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commentRangeStart w:id="0"/>
      <w:r w:rsidR="000B6B95" w:rsidRPr="001A77F3">
        <w:rPr>
          <w:rFonts w:ascii="Arial" w:hAnsi="Arial" w:cs="Arial"/>
          <w:b/>
          <w:bCs/>
          <w:sz w:val="32"/>
          <w:szCs w:val="32"/>
        </w:rPr>
        <w:t>adults</w:t>
      </w:r>
      <w:commentRangeEnd w:id="0"/>
      <w:r w:rsidR="009147AB">
        <w:rPr>
          <w:rStyle w:val="CommentReference"/>
        </w:rPr>
        <w:commentReference w:id="0"/>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12"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44A2BB0B" w14:textId="0FA646A6" w:rsidR="00BD5421" w:rsidRDefault="00C34F8C" w:rsidP="00E92448">
      <w:pPr>
        <w:spacing w:line="360" w:lineRule="auto"/>
        <w:rPr>
          <w:rFonts w:ascii="Arial" w:hAnsi="Arial" w:cs="Arial"/>
          <w:b/>
          <w:bCs/>
          <w:sz w:val="22"/>
          <w:szCs w:val="22"/>
          <w:lang w:val="en-US"/>
        </w:rPr>
      </w:pPr>
      <w:r>
        <w:rPr>
          <w:rFonts w:ascii="Arial" w:hAnsi="Arial" w:cs="Arial"/>
          <w:b/>
          <w:bCs/>
          <w:sz w:val="22"/>
          <w:szCs w:val="22"/>
          <w:lang w:val="en-US"/>
        </w:rPr>
        <w:t>National Institute</w:t>
      </w:r>
      <w:r w:rsidR="00C62FA2">
        <w:rPr>
          <w:rFonts w:ascii="Arial" w:hAnsi="Arial" w:cs="Arial"/>
          <w:b/>
          <w:bCs/>
          <w:sz w:val="22"/>
          <w:szCs w:val="22"/>
          <w:lang w:val="en-US"/>
        </w:rPr>
        <w:t>s</w:t>
      </w:r>
      <w:r>
        <w:rPr>
          <w:rFonts w:ascii="Arial" w:hAnsi="Arial" w:cs="Arial"/>
          <w:b/>
          <w:bCs/>
          <w:sz w:val="22"/>
          <w:szCs w:val="22"/>
          <w:lang w:val="en-US"/>
        </w:rPr>
        <w:t xml:space="preserve"> of Health </w:t>
      </w:r>
      <w:r w:rsidR="00E92448" w:rsidRPr="001A77F3">
        <w:rPr>
          <w:rFonts w:ascii="Arial" w:hAnsi="Arial" w:cs="Arial"/>
          <w:b/>
          <w:bCs/>
          <w:sz w:val="22"/>
          <w:szCs w:val="22"/>
          <w:lang w:val="en-US"/>
        </w:rPr>
        <w:t>R01ES034021</w:t>
      </w:r>
      <w:r w:rsidR="00BD5421">
        <w:rPr>
          <w:rFonts w:ascii="Arial" w:hAnsi="Arial" w:cs="Arial"/>
          <w:b/>
          <w:bCs/>
          <w:sz w:val="22"/>
          <w:szCs w:val="22"/>
          <w:lang w:val="en-US"/>
        </w:rPr>
        <w:t xml:space="preserve"> (DM)</w:t>
      </w:r>
    </w:p>
    <w:p w14:paraId="2233BC9F" w14:textId="74932E24" w:rsidR="00E92448" w:rsidRPr="001A77F3" w:rsidRDefault="00BD5421" w:rsidP="00E92448">
      <w:pPr>
        <w:spacing w:line="360" w:lineRule="auto"/>
        <w:rPr>
          <w:rFonts w:ascii="Arial" w:hAnsi="Arial" w:cs="Arial"/>
          <w:b/>
          <w:bCs/>
          <w:sz w:val="22"/>
          <w:szCs w:val="22"/>
          <w:lang w:val="en-US"/>
        </w:rPr>
      </w:pPr>
      <w:r>
        <w:rPr>
          <w:rFonts w:ascii="Arial" w:hAnsi="Arial" w:cs="Arial"/>
          <w:b/>
          <w:bCs/>
          <w:sz w:val="22"/>
          <w:szCs w:val="22"/>
          <w:lang w:val="en-US"/>
        </w:rPr>
        <w:t>National Institute</w:t>
      </w:r>
      <w:r w:rsidR="00C62FA2">
        <w:rPr>
          <w:rFonts w:ascii="Arial" w:hAnsi="Arial" w:cs="Arial"/>
          <w:b/>
          <w:bCs/>
          <w:sz w:val="22"/>
          <w:szCs w:val="22"/>
          <w:lang w:val="en-US"/>
        </w:rPr>
        <w:t>s</w:t>
      </w:r>
      <w:r>
        <w:rPr>
          <w:rFonts w:ascii="Arial" w:hAnsi="Arial" w:cs="Arial"/>
          <w:b/>
          <w:bCs/>
          <w:sz w:val="22"/>
          <w:szCs w:val="22"/>
          <w:lang w:val="en-US"/>
        </w:rPr>
        <w:t xml:space="preserve"> of Health </w:t>
      </w:r>
      <w:r w:rsidR="00E92448" w:rsidRPr="001A77F3">
        <w:rPr>
          <w:rFonts w:ascii="Arial" w:hAnsi="Arial" w:cs="Arial"/>
          <w:b/>
          <w:bCs/>
          <w:sz w:val="22"/>
          <w:szCs w:val="22"/>
          <w:lang w:val="en-US"/>
        </w:rPr>
        <w:t>R01AG066793 (DM)</w:t>
      </w:r>
    </w:p>
    <w:p w14:paraId="35D7E944" w14:textId="4D69C073" w:rsidR="00E92448" w:rsidRDefault="00C26864" w:rsidP="00E92448">
      <w:pPr>
        <w:spacing w:line="360" w:lineRule="auto"/>
        <w:rPr>
          <w:rFonts w:ascii="Arial" w:hAnsi="Arial" w:cs="Arial"/>
          <w:b/>
          <w:bCs/>
          <w:sz w:val="22"/>
          <w:szCs w:val="22"/>
          <w:lang w:val="en-US"/>
        </w:rPr>
      </w:pPr>
      <w:r>
        <w:rPr>
          <w:rFonts w:ascii="Arial" w:hAnsi="Arial" w:cs="Arial"/>
          <w:b/>
          <w:bCs/>
          <w:sz w:val="22"/>
          <w:szCs w:val="22"/>
          <w:lang w:val="en-US"/>
        </w:rPr>
        <w:t>N</w:t>
      </w:r>
      <w:r w:rsidR="00E33861">
        <w:rPr>
          <w:rFonts w:ascii="Arial" w:hAnsi="Arial" w:cs="Arial"/>
          <w:b/>
          <w:bCs/>
          <w:sz w:val="22"/>
          <w:szCs w:val="22"/>
          <w:lang w:val="en-US"/>
        </w:rPr>
        <w:t>ational Institute on Aging</w:t>
      </w:r>
      <w:r>
        <w:rPr>
          <w:rFonts w:ascii="Arial" w:hAnsi="Arial" w:cs="Arial"/>
          <w:b/>
          <w:bCs/>
          <w:sz w:val="22"/>
          <w:szCs w:val="22"/>
          <w:lang w:val="en-US"/>
        </w:rPr>
        <w:t xml:space="preserve"> </w:t>
      </w:r>
      <w:r w:rsidR="00E92448" w:rsidRPr="001A77F3">
        <w:rPr>
          <w:rFonts w:ascii="Arial" w:hAnsi="Arial" w:cs="Arial"/>
          <w:b/>
          <w:bCs/>
          <w:sz w:val="22"/>
          <w:szCs w:val="22"/>
          <w:lang w:val="en-US"/>
        </w:rPr>
        <w:t>P20 AG093975</w:t>
      </w:r>
      <w:r w:rsidR="00C62FA2">
        <w:rPr>
          <w:rFonts w:ascii="Arial" w:hAnsi="Arial" w:cs="Arial"/>
          <w:b/>
          <w:bCs/>
          <w:sz w:val="22"/>
          <w:szCs w:val="22"/>
          <w:lang w:val="en-US"/>
        </w:rPr>
        <w:t xml:space="preserve"> (MAK)</w:t>
      </w:r>
    </w:p>
    <w:p w14:paraId="06260984" w14:textId="09D96540" w:rsidR="00C62FA2" w:rsidRDefault="00555348" w:rsidP="00E92448">
      <w:pPr>
        <w:spacing w:line="360" w:lineRule="auto"/>
        <w:rPr>
          <w:rFonts w:ascii="Arial" w:hAnsi="Arial" w:cs="Arial"/>
          <w:b/>
          <w:bCs/>
          <w:sz w:val="22"/>
          <w:szCs w:val="22"/>
          <w:lang w:val="en-US"/>
        </w:rPr>
      </w:pPr>
      <w:r w:rsidRPr="00555348">
        <w:rPr>
          <w:rFonts w:ascii="Arial" w:hAnsi="Arial" w:cs="Arial"/>
          <w:b/>
          <w:bCs/>
          <w:sz w:val="22"/>
          <w:szCs w:val="22"/>
          <w:lang w:val="en-US"/>
        </w:rPr>
        <w:t>National Institute of Environmental Health Sciences</w:t>
      </w:r>
      <w:r w:rsidR="00C62FA2">
        <w:rPr>
          <w:rFonts w:ascii="Arial" w:hAnsi="Arial" w:cs="Arial"/>
          <w:b/>
          <w:bCs/>
          <w:sz w:val="22"/>
          <w:szCs w:val="22"/>
          <w:lang w:val="en-US"/>
        </w:rPr>
        <w:t xml:space="preserve"> </w:t>
      </w:r>
      <w:r w:rsidR="00C62FA2" w:rsidRPr="001A77F3">
        <w:rPr>
          <w:rFonts w:ascii="Arial" w:hAnsi="Arial" w:cs="Arial"/>
          <w:b/>
          <w:bCs/>
          <w:sz w:val="22"/>
          <w:szCs w:val="22"/>
          <w:lang w:val="en-US"/>
        </w:rPr>
        <w:t>P30 ES009089 (MAK)</w:t>
      </w:r>
    </w:p>
    <w:p w14:paraId="3E40223E" w14:textId="265A81D9" w:rsidR="00F30B4F" w:rsidRDefault="00E33FA8" w:rsidP="00E92448">
      <w:pPr>
        <w:spacing w:line="360" w:lineRule="auto"/>
        <w:rPr>
          <w:rFonts w:ascii="Arial" w:hAnsi="Arial" w:cs="Arial"/>
          <w:b/>
          <w:bCs/>
          <w:sz w:val="22"/>
          <w:szCs w:val="22"/>
          <w:lang w:val="en-US"/>
        </w:rPr>
      </w:pPr>
      <w:r>
        <w:rPr>
          <w:rFonts w:ascii="Arial" w:hAnsi="Arial" w:cs="Arial"/>
          <w:b/>
          <w:bCs/>
          <w:sz w:val="22"/>
          <w:szCs w:val="22"/>
          <w:lang w:val="en-US"/>
        </w:rPr>
        <w:t>Can</w:t>
      </w:r>
      <w:r w:rsidR="00E009EA">
        <w:rPr>
          <w:rFonts w:ascii="Arial" w:hAnsi="Arial" w:cs="Arial"/>
          <w:b/>
          <w:bCs/>
          <w:sz w:val="22"/>
          <w:szCs w:val="22"/>
          <w:lang w:val="en-US"/>
        </w:rPr>
        <w:t>a</w:t>
      </w:r>
      <w:r>
        <w:rPr>
          <w:rFonts w:ascii="Arial" w:hAnsi="Arial" w:cs="Arial"/>
          <w:b/>
          <w:bCs/>
          <w:sz w:val="22"/>
          <w:szCs w:val="22"/>
          <w:lang w:val="en-US"/>
        </w:rPr>
        <w:t>dian Institute for Health Research Doctoral Foreign Study Award (HM)</w:t>
      </w:r>
    </w:p>
    <w:p w14:paraId="62F193D2" w14:textId="77459148" w:rsidR="00F30B4F" w:rsidRPr="001A77F3" w:rsidRDefault="00F30B4F" w:rsidP="00E92448">
      <w:pPr>
        <w:spacing w:line="360" w:lineRule="auto"/>
        <w:rPr>
          <w:rFonts w:ascii="Arial" w:hAnsi="Arial" w:cs="Arial"/>
          <w:b/>
          <w:bCs/>
          <w:sz w:val="22"/>
          <w:szCs w:val="22"/>
          <w:lang w:val="en-US"/>
        </w:rPr>
      </w:pPr>
      <w:r w:rsidRPr="00F30B4F">
        <w:rPr>
          <w:rFonts w:ascii="Arial" w:hAnsi="Arial" w:cs="Arial"/>
          <w:b/>
          <w:bCs/>
          <w:sz w:val="22"/>
          <w:szCs w:val="22"/>
          <w:lang w:val="en-US"/>
        </w:rPr>
        <w:t>National Heart, Lung, and Blood Institute (NHLBI)</w:t>
      </w:r>
      <w:r>
        <w:rPr>
          <w:rFonts w:ascii="Arial" w:hAnsi="Arial" w:cs="Arial"/>
          <w:b/>
          <w:bCs/>
          <w:sz w:val="22"/>
          <w:szCs w:val="22"/>
          <w:lang w:val="en-US"/>
        </w:rPr>
        <w:t xml:space="preserve"> </w:t>
      </w:r>
      <w:r w:rsidRPr="00F30B4F">
        <w:rPr>
          <w:rFonts w:ascii="Arial" w:hAnsi="Arial" w:cs="Arial"/>
          <w:b/>
          <w:bCs/>
          <w:sz w:val="22"/>
          <w:szCs w:val="22"/>
          <w:lang w:val="en-US"/>
        </w:rPr>
        <w:t>F31 HL172608</w:t>
      </w:r>
      <w:r>
        <w:rPr>
          <w:rFonts w:ascii="Arial" w:hAnsi="Arial" w:cs="Arial"/>
          <w:b/>
          <w:bCs/>
          <w:sz w:val="22"/>
          <w:szCs w:val="22"/>
          <w:lang w:val="en-US"/>
        </w:rPr>
        <w:t xml:space="preserve"> (VD)</w:t>
      </w:r>
    </w:p>
    <w:p w14:paraId="639E0C9F" w14:textId="77777777" w:rsidR="00E92448" w:rsidRPr="001A77F3" w:rsidRDefault="00E92448" w:rsidP="00677708">
      <w:pPr>
        <w:spacing w:line="360" w:lineRule="auto"/>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commentRangeStart w:id="1"/>
      <w:commentRangeStart w:id="2"/>
      <w:commentRangeStart w:id="3"/>
      <w:commentRangeStart w:id="4"/>
      <w:commentRangeStart w:id="5"/>
      <w:r w:rsidRPr="00BC7831">
        <w:rPr>
          <w:rFonts w:ascii="Arial" w:hAnsi="Arial" w:cs="Arial"/>
          <w:b/>
          <w:bCs/>
        </w:rPr>
        <w:t>Abstract</w:t>
      </w:r>
      <w:r w:rsidR="00D93AE2" w:rsidRPr="00BC7831">
        <w:rPr>
          <w:rFonts w:ascii="Arial" w:hAnsi="Arial" w:cs="Arial"/>
          <w:b/>
          <w:bCs/>
        </w:rPr>
        <w:t xml:space="preserve"> </w:t>
      </w:r>
      <w:commentRangeEnd w:id="1"/>
      <w:r w:rsidR="00C70CF6">
        <w:rPr>
          <w:rStyle w:val="CommentReference"/>
        </w:rPr>
        <w:commentReference w:id="1"/>
      </w:r>
      <w:commentRangeEnd w:id="2"/>
      <w:r w:rsidR="00427FBC">
        <w:rPr>
          <w:rStyle w:val="CommentReference"/>
        </w:rPr>
        <w:commentReference w:id="2"/>
      </w:r>
      <w:commentRangeEnd w:id="3"/>
      <w:r w:rsidR="00783E6C">
        <w:rPr>
          <w:rStyle w:val="CommentReference"/>
        </w:rPr>
        <w:commentReference w:id="3"/>
      </w:r>
      <w:commentRangeEnd w:id="4"/>
      <w:r w:rsidR="00724DA2">
        <w:rPr>
          <w:rStyle w:val="CommentReference"/>
        </w:rPr>
        <w:commentReference w:id="4"/>
      </w:r>
      <w:commentRangeEnd w:id="5"/>
      <w:r w:rsidR="00D9471C">
        <w:rPr>
          <w:rStyle w:val="CommentReference"/>
        </w:rPr>
        <w:commentReference w:id="5"/>
      </w:r>
      <w:r w:rsidR="00D93AE2" w:rsidRPr="00BC7831">
        <w:rPr>
          <w:rFonts w:ascii="Arial" w:hAnsi="Arial" w:cs="Arial"/>
          <w:b/>
          <w:bCs/>
        </w:rPr>
        <w:t>(max 250 words)</w:t>
      </w:r>
    </w:p>
    <w:p w14:paraId="4E3A4BB8" w14:textId="77777777" w:rsidR="005968B2" w:rsidRPr="00BC7831" w:rsidRDefault="005968B2" w:rsidP="00E95A23">
      <w:pPr>
        <w:rPr>
          <w:rFonts w:ascii="Arial" w:hAnsi="Arial" w:cs="Arial"/>
          <w:b/>
          <w:bCs/>
        </w:rPr>
      </w:pPr>
    </w:p>
    <w:p w14:paraId="641EBD71" w14:textId="77777777" w:rsidR="005968B2" w:rsidRDefault="005968B2" w:rsidP="00E95A23">
      <w:pPr>
        <w:rPr>
          <w:rFonts w:ascii="Arial" w:hAnsi="Arial" w:cs="Arial"/>
          <w:b/>
          <w:bCs/>
        </w:rPr>
      </w:pPr>
    </w:p>
    <w:p w14:paraId="7940746A" w14:textId="489A54FB" w:rsidR="00427FBC" w:rsidRPr="00D42D30" w:rsidRDefault="00427FBC" w:rsidP="00427FB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In the U</w:t>
      </w:r>
      <w:r w:rsidR="00F30B4F">
        <w:rPr>
          <w:rFonts w:ascii="Arial" w:hAnsi="Arial" w:cs="Arial"/>
          <w:sz w:val="22"/>
          <w:szCs w:val="22"/>
        </w:rPr>
        <w:t>nited States</w:t>
      </w:r>
      <w:r w:rsidRPr="00D42D30">
        <w:rPr>
          <w:rFonts w:ascii="Arial" w:hAnsi="Arial" w:cs="Arial"/>
          <w:sz w:val="22"/>
          <w:szCs w:val="22"/>
        </w:rPr>
        <w:t xml:space="preserve">, </w:t>
      </w:r>
      <w:r>
        <w:rPr>
          <w:rFonts w:ascii="Arial" w:hAnsi="Arial" w:cs="Arial"/>
          <w:sz w:val="22"/>
          <w:szCs w:val="22"/>
        </w:rPr>
        <w:t xml:space="preserve">already prevalent </w:t>
      </w:r>
      <w:r w:rsidRPr="00D42D30">
        <w:rPr>
          <w:rFonts w:ascii="Arial" w:hAnsi="Arial" w:cs="Arial"/>
          <w:sz w:val="22"/>
          <w:szCs w:val="22"/>
        </w:rPr>
        <w:t>power outage</w:t>
      </w:r>
      <w:r w:rsidR="006E34BA">
        <w:rPr>
          <w:rFonts w:ascii="Arial" w:hAnsi="Arial" w:cs="Arial"/>
          <w:sz w:val="22"/>
          <w:szCs w:val="22"/>
        </w:rPr>
        <w:t>s are increasing in frequency and duration</w:t>
      </w:r>
      <w:r w:rsidR="003A25AA">
        <w:rPr>
          <w:rFonts w:ascii="Arial" w:hAnsi="Arial" w:cs="Arial"/>
          <w:sz w:val="22"/>
          <w:szCs w:val="22"/>
        </w:rPr>
        <w:t xml:space="preserve"> with climate change</w:t>
      </w:r>
      <w:r w:rsidR="00551529">
        <w:rPr>
          <w:rFonts w:ascii="Arial" w:hAnsi="Arial" w:cs="Arial"/>
          <w:sz w:val="22"/>
          <w:szCs w:val="22"/>
        </w:rPr>
        <w:t>.</w:t>
      </w:r>
      <w:r w:rsidRPr="00D42D30">
        <w:rPr>
          <w:rFonts w:ascii="Arial" w:hAnsi="Arial" w:cs="Arial"/>
          <w:sz w:val="22"/>
          <w:szCs w:val="22"/>
        </w:rPr>
        <w:t xml:space="preserve"> </w:t>
      </w:r>
      <w:r w:rsidR="00634AED">
        <w:rPr>
          <w:rFonts w:ascii="Arial" w:hAnsi="Arial" w:cs="Arial"/>
          <w:sz w:val="22"/>
          <w:szCs w:val="22"/>
        </w:rPr>
        <w:t>Studies</w:t>
      </w:r>
      <w:r w:rsidRPr="00D42D30">
        <w:rPr>
          <w:rFonts w:ascii="Arial" w:hAnsi="Arial" w:cs="Arial"/>
          <w:sz w:val="22"/>
          <w:szCs w:val="22"/>
        </w:rPr>
        <w:t xml:space="preserve"> from New York State show that power outages may increase hospitalizations for cardiovascular </w:t>
      </w:r>
      <w:r>
        <w:rPr>
          <w:rFonts w:ascii="Arial" w:hAnsi="Arial" w:cs="Arial"/>
          <w:sz w:val="22"/>
          <w:szCs w:val="22"/>
        </w:rPr>
        <w:t>(CVD)</w:t>
      </w:r>
      <w:r w:rsidRPr="00D42D30">
        <w:rPr>
          <w:rFonts w:ascii="Arial" w:hAnsi="Arial" w:cs="Arial"/>
          <w:sz w:val="22"/>
          <w:szCs w:val="22"/>
        </w:rPr>
        <w:t xml:space="preserve"> and respiratory disease in vulnerable populations such as older adults</w:t>
      </w:r>
      <w:r w:rsidR="00A056F0">
        <w:rPr>
          <w:rFonts w:ascii="Arial" w:hAnsi="Arial" w:cs="Arial"/>
          <w:sz w:val="22"/>
          <w:szCs w:val="22"/>
        </w:rPr>
        <w:t>, but exposure data limitations have constrained nationwide studies of power outage and health</w:t>
      </w:r>
      <w:r w:rsidR="00BA5AF0">
        <w:rPr>
          <w:rFonts w:ascii="Arial" w:hAnsi="Arial" w:cs="Arial"/>
          <w:sz w:val="22"/>
          <w:szCs w:val="22"/>
        </w:rPr>
        <w:t>.</w:t>
      </w:r>
      <w:r w:rsidRPr="00D42D30">
        <w:rPr>
          <w:rFonts w:ascii="Arial" w:hAnsi="Arial" w:cs="Arial"/>
          <w:sz w:val="22"/>
          <w:szCs w:val="22"/>
        </w:rPr>
        <w:t xml:space="preserve"> </w:t>
      </w:r>
    </w:p>
    <w:p w14:paraId="38BEF1BB" w14:textId="77777777" w:rsidR="00427FBC" w:rsidRPr="00D42D30" w:rsidRDefault="00427FBC" w:rsidP="00427FBC">
      <w:pPr>
        <w:rPr>
          <w:rFonts w:ascii="Arial" w:hAnsi="Arial" w:cs="Arial"/>
          <w:sz w:val="22"/>
          <w:szCs w:val="22"/>
        </w:rPr>
      </w:pPr>
    </w:p>
    <w:p w14:paraId="104C6A14" w14:textId="07947809" w:rsidR="00427FBC" w:rsidRPr="00D42D30" w:rsidRDefault="00427FBC" w:rsidP="00427FB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w:t>
      </w:r>
      <w:r w:rsidR="00C81D59" w:rsidRPr="00D42D30">
        <w:rPr>
          <w:rFonts w:ascii="Arial" w:hAnsi="Arial" w:cs="Arial"/>
          <w:sz w:val="22"/>
          <w:szCs w:val="22"/>
        </w:rPr>
        <w:t xml:space="preserve">Are power outages associated with emergency </w:t>
      </w:r>
      <w:r w:rsidR="00C81D59">
        <w:rPr>
          <w:rFonts w:ascii="Arial" w:hAnsi="Arial" w:cs="Arial"/>
          <w:sz w:val="22"/>
          <w:szCs w:val="22"/>
        </w:rPr>
        <w:t>CVD</w:t>
      </w:r>
      <w:r w:rsidR="00C81D59" w:rsidRPr="00D42D30">
        <w:rPr>
          <w:rFonts w:ascii="Arial" w:hAnsi="Arial" w:cs="Arial"/>
          <w:sz w:val="22"/>
          <w:szCs w:val="22"/>
        </w:rPr>
        <w:t xml:space="preserve"> and respiratory disease-related hospitalizations among older adults in the</w:t>
      </w:r>
      <w:r w:rsidR="00C81D59">
        <w:rPr>
          <w:rFonts w:ascii="Arial" w:hAnsi="Arial" w:cs="Arial"/>
          <w:sz w:val="22"/>
          <w:szCs w:val="22"/>
        </w:rPr>
        <w:t xml:space="preserve"> </w:t>
      </w:r>
      <w:r w:rsidR="006F4470">
        <w:rPr>
          <w:rFonts w:ascii="Arial" w:hAnsi="Arial" w:cs="Arial"/>
          <w:sz w:val="22"/>
          <w:szCs w:val="22"/>
        </w:rPr>
        <w:t>United States</w:t>
      </w:r>
      <w:r w:rsidR="00C81D59" w:rsidRPr="00D42D30">
        <w:rPr>
          <w:rFonts w:ascii="Arial" w:hAnsi="Arial" w:cs="Arial"/>
          <w:sz w:val="22"/>
          <w:szCs w:val="22"/>
        </w:rPr>
        <w:t>?</w:t>
      </w:r>
    </w:p>
    <w:p w14:paraId="5E8E3E41" w14:textId="77777777" w:rsidR="00427FBC" w:rsidRPr="00D42D30" w:rsidRDefault="00427FBC" w:rsidP="00427FBC">
      <w:pPr>
        <w:rPr>
          <w:rFonts w:ascii="Arial" w:hAnsi="Arial" w:cs="Arial"/>
          <w:sz w:val="22"/>
          <w:szCs w:val="22"/>
        </w:rPr>
      </w:pPr>
    </w:p>
    <w:p w14:paraId="11F73E46" w14:textId="15A048FA" w:rsidR="00427FBC" w:rsidRPr="00D42D30" w:rsidRDefault="00427FBC" w:rsidP="00427FB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national dataset of power outage exposure</w:t>
      </w:r>
      <w:r w:rsidR="00AF5F43">
        <w:rPr>
          <w:rFonts w:ascii="Arial" w:hAnsi="Arial" w:cs="Arial"/>
          <w:sz w:val="22"/>
          <w:szCs w:val="22"/>
        </w:rPr>
        <w:t xml:space="preserve"> </w:t>
      </w:r>
      <w:r w:rsidRPr="00D42D30">
        <w:rPr>
          <w:rFonts w:ascii="Arial" w:hAnsi="Arial" w:cs="Arial"/>
          <w:sz w:val="22"/>
          <w:szCs w:val="22"/>
        </w:rPr>
        <w:t>and</w:t>
      </w:r>
      <w:r w:rsidR="00AF5F43">
        <w:rPr>
          <w:rFonts w:ascii="Arial" w:hAnsi="Arial" w:cs="Arial"/>
          <w:sz w:val="22"/>
          <w:szCs w:val="22"/>
        </w:rPr>
        <w:t xml:space="preserve"> identified county-days where </w:t>
      </w:r>
      <w:r w:rsidR="00AF5F43" w:rsidRPr="00BC7831">
        <w:rPr>
          <w:rFonts w:ascii="Arial" w:eastAsia="Garamond" w:hAnsi="Arial" w:cs="Arial"/>
        </w:rPr>
        <w:t>≥</w:t>
      </w:r>
      <w:r w:rsidR="00AF5F43" w:rsidRPr="00BC7831">
        <w:rPr>
          <w:rFonts w:ascii="Arial" w:hAnsi="Arial" w:cs="Arial"/>
          <w:sz w:val="22"/>
          <w:szCs w:val="22"/>
        </w:rPr>
        <w:t>1%</w:t>
      </w:r>
      <w:r w:rsidR="00AF5F43">
        <w:rPr>
          <w:rFonts w:ascii="Arial" w:hAnsi="Arial" w:cs="Arial"/>
          <w:sz w:val="22"/>
          <w:szCs w:val="22"/>
        </w:rPr>
        <w:t xml:space="preserve"> </w:t>
      </w:r>
      <w:r w:rsidR="00BD42F8">
        <w:rPr>
          <w:rFonts w:ascii="Arial" w:hAnsi="Arial" w:cs="Arial"/>
          <w:sz w:val="22"/>
          <w:szCs w:val="22"/>
        </w:rPr>
        <w:t>of customers were exposed to 8+ hour power outages in 2018.</w:t>
      </w:r>
      <w:r w:rsidR="001962F2">
        <w:rPr>
          <w:rFonts w:ascii="Arial" w:hAnsi="Arial" w:cs="Arial"/>
          <w:sz w:val="22"/>
          <w:szCs w:val="22"/>
        </w:rPr>
        <w:t xml:space="preserve"> We</w:t>
      </w:r>
      <w:r w:rsidRPr="00D42D30">
        <w:rPr>
          <w:rFonts w:ascii="Arial" w:hAnsi="Arial" w:cs="Arial"/>
          <w:sz w:val="22"/>
          <w:szCs w:val="22"/>
        </w:rPr>
        <w:t xml:space="preserve"> </w:t>
      </w:r>
      <w:r w:rsidR="00D818D2">
        <w:rPr>
          <w:rFonts w:ascii="Arial" w:hAnsi="Arial" w:cs="Arial"/>
          <w:sz w:val="22"/>
          <w:szCs w:val="22"/>
        </w:rPr>
        <w:t>leveraged</w:t>
      </w:r>
      <w:r w:rsidR="00D818D2" w:rsidRPr="00D42D30">
        <w:rPr>
          <w:rFonts w:ascii="Arial" w:hAnsi="Arial" w:cs="Arial"/>
          <w:sz w:val="22"/>
          <w:szCs w:val="22"/>
        </w:rPr>
        <w:t xml:space="preserve"> </w:t>
      </w:r>
      <w:r w:rsidRPr="00D42D30">
        <w:rPr>
          <w:rFonts w:ascii="Arial" w:hAnsi="Arial" w:cs="Arial"/>
          <w:sz w:val="22"/>
          <w:szCs w:val="22"/>
        </w:rPr>
        <w:t xml:space="preserve">data </w:t>
      </w:r>
      <w:r w:rsidR="0090711B">
        <w:rPr>
          <w:rFonts w:ascii="Arial" w:hAnsi="Arial" w:cs="Arial"/>
          <w:sz w:val="22"/>
          <w:szCs w:val="22"/>
        </w:rPr>
        <w:t xml:space="preserve">on </w:t>
      </w:r>
      <w:r w:rsidRPr="00D42D30">
        <w:rPr>
          <w:rFonts w:ascii="Arial" w:hAnsi="Arial" w:cs="Arial"/>
          <w:sz w:val="22"/>
          <w:szCs w:val="22"/>
        </w:rPr>
        <w:t xml:space="preserve">23 million Medicare </w:t>
      </w:r>
      <w:r w:rsidR="006F4769">
        <w:rPr>
          <w:rFonts w:ascii="Arial" w:hAnsi="Arial" w:cs="Arial"/>
          <w:sz w:val="22"/>
          <w:szCs w:val="22"/>
        </w:rPr>
        <w:t>F</w:t>
      </w:r>
      <w:r w:rsidRPr="00D42D30">
        <w:rPr>
          <w:rFonts w:ascii="Arial" w:hAnsi="Arial" w:cs="Arial"/>
          <w:sz w:val="22"/>
          <w:szCs w:val="22"/>
        </w:rPr>
        <w:t>ee-</w:t>
      </w:r>
      <w:r w:rsidR="006F4769">
        <w:rPr>
          <w:rFonts w:ascii="Arial" w:hAnsi="Arial" w:cs="Arial"/>
          <w:sz w:val="22"/>
          <w:szCs w:val="22"/>
        </w:rPr>
        <w:t>F</w:t>
      </w:r>
      <w:r w:rsidRPr="00D42D30">
        <w:rPr>
          <w:rFonts w:ascii="Arial" w:hAnsi="Arial" w:cs="Arial"/>
          <w:sz w:val="22"/>
          <w:szCs w:val="22"/>
        </w:rPr>
        <w:t>or-</w:t>
      </w:r>
      <w:r w:rsidR="006F4769">
        <w:rPr>
          <w:rFonts w:ascii="Arial" w:hAnsi="Arial" w:cs="Arial"/>
          <w:sz w:val="22"/>
          <w:szCs w:val="22"/>
        </w:rPr>
        <w:t>S</w:t>
      </w:r>
      <w:r w:rsidRPr="00D42D30">
        <w:rPr>
          <w:rFonts w:ascii="Arial" w:hAnsi="Arial" w:cs="Arial"/>
          <w:sz w:val="22"/>
          <w:szCs w:val="22"/>
        </w:rPr>
        <w:t>ervice beneficiaries</w:t>
      </w:r>
      <w:r w:rsidR="00774C21">
        <w:rPr>
          <w:rFonts w:ascii="Arial" w:hAnsi="Arial" w:cs="Arial"/>
          <w:sz w:val="22"/>
          <w:szCs w:val="22"/>
        </w:rPr>
        <w:t xml:space="preserve"> aged</w:t>
      </w:r>
      <w:r w:rsidRPr="00D42D30">
        <w:rPr>
          <w:rFonts w:ascii="Arial" w:hAnsi="Arial" w:cs="Arial"/>
          <w:sz w:val="22"/>
          <w:szCs w:val="22"/>
        </w:rPr>
        <w:t xml:space="preserve"> 65+ </w:t>
      </w:r>
      <w:r w:rsidR="00C34B84">
        <w:rPr>
          <w:rFonts w:ascii="Arial" w:hAnsi="Arial" w:cs="Arial"/>
          <w:sz w:val="22"/>
          <w:szCs w:val="22"/>
        </w:rPr>
        <w:t>to estimate</w:t>
      </w:r>
      <w:r w:rsidR="0014634F">
        <w:rPr>
          <w:rFonts w:ascii="Arial" w:hAnsi="Arial" w:cs="Arial"/>
          <w:sz w:val="22"/>
          <w:szCs w:val="22"/>
        </w:rPr>
        <w:t xml:space="preserve"> daily county-level rates of emergency CVD</w:t>
      </w:r>
      <w:r w:rsidR="001E70CA">
        <w:rPr>
          <w:rFonts w:ascii="Arial" w:hAnsi="Arial" w:cs="Arial"/>
          <w:sz w:val="22"/>
          <w:szCs w:val="22"/>
        </w:rPr>
        <w:t>-</w:t>
      </w:r>
      <w:r w:rsidR="0014634F">
        <w:rPr>
          <w:rFonts w:ascii="Arial" w:hAnsi="Arial" w:cs="Arial"/>
          <w:sz w:val="22"/>
          <w:szCs w:val="22"/>
        </w:rPr>
        <w:t xml:space="preserve"> and respiratory-related hospitalizations</w:t>
      </w:r>
      <w:r w:rsidR="00D818D2">
        <w:rPr>
          <w:rFonts w:ascii="Arial" w:hAnsi="Arial" w:cs="Arial"/>
          <w:sz w:val="22"/>
          <w:szCs w:val="22"/>
        </w:rPr>
        <w:t>. We applied</w:t>
      </w:r>
      <w:r w:rsidR="0014634F">
        <w:rPr>
          <w:rFonts w:ascii="Arial" w:hAnsi="Arial" w:cs="Arial"/>
          <w:sz w:val="22"/>
          <w:szCs w:val="22"/>
        </w:rPr>
        <w:t xml:space="preserve"> a case-crossover design with a conditional Poisson model to estimate the lagged association </w:t>
      </w:r>
      <w:r w:rsidR="00805556">
        <w:rPr>
          <w:rFonts w:ascii="Arial" w:hAnsi="Arial" w:cs="Arial"/>
          <w:sz w:val="22"/>
          <w:szCs w:val="22"/>
        </w:rPr>
        <w:t xml:space="preserve">(up to 1 week) </w:t>
      </w:r>
      <w:r w:rsidR="00D818D2">
        <w:rPr>
          <w:rFonts w:ascii="Arial" w:hAnsi="Arial" w:cs="Arial"/>
          <w:sz w:val="22"/>
          <w:szCs w:val="22"/>
        </w:rPr>
        <w:t xml:space="preserve">between </w:t>
      </w:r>
      <w:r w:rsidR="0014634F">
        <w:rPr>
          <w:rFonts w:ascii="Arial" w:hAnsi="Arial" w:cs="Arial"/>
          <w:sz w:val="22"/>
          <w:szCs w:val="22"/>
        </w:rPr>
        <w:t>daily county-level pow</w:t>
      </w:r>
      <w:r w:rsidR="00C374AA">
        <w:rPr>
          <w:rFonts w:ascii="Arial" w:hAnsi="Arial" w:cs="Arial"/>
          <w:sz w:val="22"/>
          <w:szCs w:val="22"/>
        </w:rPr>
        <w:t>e</w:t>
      </w:r>
      <w:r w:rsidR="0014634F">
        <w:rPr>
          <w:rFonts w:ascii="Arial" w:hAnsi="Arial" w:cs="Arial"/>
          <w:sz w:val="22"/>
          <w:szCs w:val="22"/>
        </w:rPr>
        <w:t>r outage exposure</w:t>
      </w:r>
      <w:r w:rsidR="00D818D2">
        <w:rPr>
          <w:rFonts w:ascii="Arial" w:hAnsi="Arial" w:cs="Arial"/>
          <w:sz w:val="22"/>
          <w:szCs w:val="22"/>
        </w:rPr>
        <w:t xml:space="preserve"> and cause-specific hospitalization rates</w:t>
      </w:r>
      <w:r w:rsidR="0014634F">
        <w:rPr>
          <w:rFonts w:ascii="Arial" w:hAnsi="Arial" w:cs="Arial"/>
          <w:sz w:val="22"/>
          <w:szCs w:val="22"/>
        </w:rPr>
        <w:t xml:space="preserve">. Models controlled for </w:t>
      </w:r>
      <w:r w:rsidR="00F30B4F">
        <w:rPr>
          <w:rFonts w:ascii="Arial" w:hAnsi="Arial" w:cs="Arial"/>
          <w:sz w:val="22"/>
          <w:szCs w:val="22"/>
        </w:rPr>
        <w:t xml:space="preserve">daily </w:t>
      </w:r>
      <w:r w:rsidR="0014634F">
        <w:rPr>
          <w:rFonts w:ascii="Arial" w:hAnsi="Arial" w:cs="Arial"/>
          <w:sz w:val="22"/>
          <w:szCs w:val="22"/>
        </w:rPr>
        <w:t xml:space="preserve">temperature, precipitation, and wind speed. </w:t>
      </w:r>
      <w:r w:rsidRPr="00D42D30">
        <w:rPr>
          <w:rFonts w:ascii="Arial" w:hAnsi="Arial" w:cs="Arial"/>
          <w:sz w:val="22"/>
          <w:szCs w:val="22"/>
        </w:rPr>
        <w:t xml:space="preserve"> </w:t>
      </w:r>
    </w:p>
    <w:p w14:paraId="551CC42B" w14:textId="77777777" w:rsidR="00427FBC" w:rsidRPr="00D42D30" w:rsidRDefault="00427FBC" w:rsidP="00427FBC">
      <w:pPr>
        <w:rPr>
          <w:rFonts w:ascii="Arial" w:hAnsi="Arial" w:cs="Arial"/>
          <w:sz w:val="22"/>
          <w:szCs w:val="22"/>
        </w:rPr>
      </w:pPr>
    </w:p>
    <w:p w14:paraId="4B9E7D10" w14:textId="428FF26E" w:rsidR="00427FBC" w:rsidRPr="00D42D30" w:rsidRDefault="00427FBC" w:rsidP="00427FB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00B47CBD" w:rsidRPr="00053F25">
        <w:rPr>
          <w:rFonts w:ascii="Arial" w:hAnsi="Arial" w:cs="Arial"/>
          <w:sz w:val="22"/>
          <w:szCs w:val="22"/>
          <w:highlight w:val="yellow"/>
        </w:rPr>
        <w:t>(</w:t>
      </w:r>
      <w:r w:rsidR="00B47CBD">
        <w:rPr>
          <w:rFonts w:ascii="Arial" w:hAnsi="Arial" w:cs="Arial"/>
          <w:sz w:val="22"/>
          <w:szCs w:val="22"/>
          <w:highlight w:val="yellow"/>
        </w:rPr>
        <w:t>rate ratio [</w:t>
      </w:r>
      <w:r w:rsidR="00B47CBD" w:rsidRPr="00053F25">
        <w:rPr>
          <w:rFonts w:ascii="Arial" w:hAnsi="Arial" w:cs="Arial"/>
          <w:sz w:val="22"/>
          <w:szCs w:val="22"/>
          <w:highlight w:val="yellow"/>
        </w:rPr>
        <w:t>RR</w:t>
      </w:r>
      <w:r w:rsidR="00B47CBD">
        <w:rPr>
          <w:rFonts w:ascii="Arial" w:hAnsi="Arial" w:cs="Arial"/>
          <w:sz w:val="22"/>
          <w:szCs w:val="22"/>
          <w:highlight w:val="yellow"/>
        </w:rPr>
        <w:t>]=</w:t>
      </w:r>
      <w:r w:rsidR="00B47CBD" w:rsidRPr="00053F25">
        <w:rPr>
          <w:rFonts w:ascii="Arial" w:hAnsi="Arial" w:cs="Arial"/>
          <w:color w:val="000000"/>
          <w:sz w:val="22"/>
          <w:szCs w:val="22"/>
          <w:highlight w:val="yellow"/>
        </w:rPr>
        <w:t>1.02</w:t>
      </w:r>
      <w:r w:rsidR="00B47CBD">
        <w:rPr>
          <w:rFonts w:ascii="Arial" w:hAnsi="Arial" w:cs="Arial"/>
          <w:color w:val="000000"/>
          <w:sz w:val="22"/>
          <w:szCs w:val="22"/>
          <w:highlight w:val="yellow"/>
        </w:rPr>
        <w:t xml:space="preserve">, 95% </w:t>
      </w:r>
      <w:r w:rsidR="00B47CBD" w:rsidRPr="00053F25">
        <w:rPr>
          <w:rFonts w:ascii="Arial" w:hAnsi="Arial" w:cs="Arial"/>
          <w:color w:val="000000"/>
          <w:sz w:val="22"/>
          <w:szCs w:val="22"/>
          <w:highlight w:val="yellow"/>
        </w:rPr>
        <w:t>CI: 1.01, 1.0</w:t>
      </w:r>
      <w:r w:rsidR="001E70CA">
        <w:rPr>
          <w:rFonts w:ascii="Arial" w:hAnsi="Arial" w:cs="Arial"/>
          <w:color w:val="000000"/>
          <w:sz w:val="22"/>
          <w:szCs w:val="22"/>
          <w:highlight w:val="yellow"/>
        </w:rPr>
        <w:t>3</w:t>
      </w:r>
      <w:r w:rsidR="00B47CBD">
        <w:rPr>
          <w:rFonts w:ascii="Arial" w:hAnsi="Arial" w:cs="Arial"/>
          <w:sz w:val="22"/>
          <w:szCs w:val="22"/>
        </w:rPr>
        <w:t xml:space="preserve">. </w:t>
      </w:r>
      <w:r w:rsidRPr="00D42D30">
        <w:rPr>
          <w:rFonts w:ascii="Arial" w:hAnsi="Arial" w:cs="Arial"/>
          <w:sz w:val="22"/>
          <w:szCs w:val="22"/>
        </w:rPr>
        <w:t xml:space="preserve">Effects of outage on respiratory hospitalizations were largest the day of outage exposure </w:t>
      </w:r>
      <w:r w:rsidR="00B51854" w:rsidRPr="00053F25">
        <w:rPr>
          <w:rFonts w:ascii="Arial" w:hAnsi="Arial" w:cs="Arial"/>
          <w:sz w:val="22"/>
          <w:szCs w:val="22"/>
          <w:highlight w:val="yellow"/>
        </w:rPr>
        <w:t>(</w:t>
      </w:r>
      <w:r w:rsidR="00B51854">
        <w:rPr>
          <w:rFonts w:ascii="Arial" w:hAnsi="Arial" w:cs="Arial"/>
          <w:sz w:val="22"/>
          <w:szCs w:val="22"/>
          <w:highlight w:val="yellow"/>
        </w:rPr>
        <w:t>RR=</w:t>
      </w:r>
      <w:r w:rsidR="00B51854" w:rsidRPr="00053F25">
        <w:rPr>
          <w:rFonts w:ascii="Arial" w:hAnsi="Arial" w:cs="Arial"/>
          <w:color w:val="000000"/>
          <w:sz w:val="22"/>
          <w:szCs w:val="22"/>
          <w:highlight w:val="yellow"/>
        </w:rPr>
        <w:t>1.0</w:t>
      </w:r>
      <w:r w:rsidR="00721007">
        <w:rPr>
          <w:rFonts w:ascii="Arial" w:hAnsi="Arial" w:cs="Arial"/>
          <w:color w:val="000000"/>
          <w:sz w:val="22"/>
          <w:szCs w:val="22"/>
          <w:highlight w:val="yellow"/>
        </w:rPr>
        <w:t>3</w:t>
      </w:r>
      <w:r w:rsidR="00B51854" w:rsidRPr="00053F25">
        <w:rPr>
          <w:rFonts w:ascii="Arial" w:hAnsi="Arial" w:cs="Arial"/>
          <w:color w:val="000000"/>
          <w:sz w:val="22"/>
          <w:szCs w:val="22"/>
          <w:highlight w:val="yellow"/>
        </w:rPr>
        <w:t xml:space="preserve">, </w:t>
      </w:r>
      <w:r w:rsidR="00B51854">
        <w:rPr>
          <w:rFonts w:ascii="Arial" w:hAnsi="Arial" w:cs="Arial"/>
          <w:color w:val="000000"/>
          <w:sz w:val="22"/>
          <w:szCs w:val="22"/>
          <w:highlight w:val="yellow"/>
        </w:rPr>
        <w:t xml:space="preserve">95% </w:t>
      </w:r>
      <w:r w:rsidR="00B51854" w:rsidRPr="00053F25">
        <w:rPr>
          <w:rFonts w:ascii="Arial" w:hAnsi="Arial" w:cs="Arial"/>
          <w:color w:val="000000"/>
          <w:sz w:val="22"/>
          <w:szCs w:val="22"/>
          <w:highlight w:val="yellow"/>
        </w:rPr>
        <w:t>CI: 1.01, 1.0</w:t>
      </w:r>
      <w:r w:rsidR="00721007">
        <w:rPr>
          <w:rFonts w:ascii="Arial" w:hAnsi="Arial" w:cs="Arial"/>
          <w:color w:val="000000"/>
          <w:sz w:val="22"/>
          <w:szCs w:val="22"/>
          <w:highlight w:val="yellow"/>
        </w:rPr>
        <w:t>4</w:t>
      </w:r>
      <w:r w:rsidR="00B51854" w:rsidRPr="00053F25">
        <w:rPr>
          <w:rFonts w:ascii="Arial" w:hAnsi="Arial" w:cs="Arial"/>
          <w:color w:val="000000"/>
          <w:sz w:val="22"/>
          <w:szCs w:val="22"/>
          <w:highlight w:val="yellow"/>
        </w:rPr>
        <w:t>)</w:t>
      </w:r>
      <w:r w:rsidR="00B51854" w:rsidRPr="00D42D30">
        <w:rPr>
          <w:rFonts w:ascii="Arial" w:hAnsi="Arial" w:cs="Arial"/>
          <w:sz w:val="22"/>
          <w:szCs w:val="22"/>
        </w:rPr>
        <w:t>.</w:t>
      </w:r>
    </w:p>
    <w:p w14:paraId="1A30A7AE" w14:textId="77777777" w:rsidR="00427FBC" w:rsidRPr="00D42D30" w:rsidRDefault="00427FBC" w:rsidP="00427FBC">
      <w:pPr>
        <w:rPr>
          <w:rFonts w:ascii="Arial" w:hAnsi="Arial" w:cs="Arial"/>
          <w:sz w:val="22"/>
          <w:szCs w:val="22"/>
        </w:rPr>
      </w:pPr>
    </w:p>
    <w:p w14:paraId="7040BEE0" w14:textId="334E3063" w:rsidR="009F78C4" w:rsidRPr="00485C2D" w:rsidRDefault="00427FBC" w:rsidP="00E95A23">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Power outages</w:t>
      </w:r>
      <w:r w:rsidR="00FA63FA">
        <w:rPr>
          <w:rFonts w:ascii="Arial" w:hAnsi="Arial" w:cs="Arial"/>
          <w:sz w:val="22"/>
          <w:szCs w:val="22"/>
        </w:rPr>
        <w:t xml:space="preserve"> may </w:t>
      </w:r>
      <w:commentRangeStart w:id="6"/>
      <w:r w:rsidR="00FA63FA">
        <w:rPr>
          <w:rFonts w:ascii="Arial" w:hAnsi="Arial" w:cs="Arial"/>
          <w:sz w:val="22"/>
          <w:szCs w:val="22"/>
        </w:rPr>
        <w:t>cause</w:t>
      </w:r>
      <w:commentRangeEnd w:id="6"/>
      <w:r w:rsidR="005620CF">
        <w:rPr>
          <w:rStyle w:val="CommentReference"/>
        </w:rPr>
        <w:commentReference w:id="6"/>
      </w:r>
      <w:r w:rsidR="00FA63FA">
        <w:rPr>
          <w:rFonts w:ascii="Arial" w:hAnsi="Arial" w:cs="Arial"/>
          <w:sz w:val="22"/>
          <w:szCs w:val="22"/>
        </w:rPr>
        <w:t xml:space="preserve"> C</w:t>
      </w:r>
      <w:r w:rsidRPr="00D42D30">
        <w:rPr>
          <w:rFonts w:ascii="Arial" w:hAnsi="Arial" w:cs="Arial"/>
          <w:sz w:val="22"/>
          <w:szCs w:val="22"/>
        </w:rPr>
        <w:t xml:space="preserve">VD and respiratory hospitalizations among </w:t>
      </w:r>
      <w:r w:rsidR="002D39A9">
        <w:rPr>
          <w:rFonts w:ascii="Arial" w:hAnsi="Arial" w:cs="Arial"/>
          <w:sz w:val="22"/>
          <w:szCs w:val="22"/>
        </w:rPr>
        <w:t xml:space="preserve">US </w:t>
      </w:r>
      <w:r w:rsidRPr="00D42D30">
        <w:rPr>
          <w:rFonts w:ascii="Arial" w:hAnsi="Arial" w:cs="Arial"/>
          <w:sz w:val="22"/>
          <w:szCs w:val="22"/>
        </w:rPr>
        <w:t xml:space="preserve">older adults. Improving electricity reliability could </w:t>
      </w:r>
      <w:r w:rsidR="00C2786F">
        <w:rPr>
          <w:rFonts w:ascii="Arial" w:hAnsi="Arial" w:cs="Arial"/>
          <w:sz w:val="22"/>
          <w:szCs w:val="22"/>
        </w:rPr>
        <w:t>support</w:t>
      </w:r>
      <w:r w:rsidRPr="00D42D30">
        <w:rPr>
          <w:rFonts w:ascii="Arial" w:hAnsi="Arial" w:cs="Arial"/>
          <w:sz w:val="22"/>
          <w:szCs w:val="22"/>
        </w:rPr>
        <w:t xml:space="preserve"> community health and protect older adults from CVD and respiratory disease exacerbations</w:t>
      </w:r>
      <w:r w:rsidR="0026054D">
        <w:rPr>
          <w:rFonts w:ascii="Arial" w:hAnsi="Arial" w:cs="Arial"/>
          <w:sz w:val="22"/>
          <w:szCs w:val="22"/>
        </w:rPr>
        <w:t>.</w:t>
      </w: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0F44353D" w:rsidR="004A30FC" w:rsidRDefault="004A30FC" w:rsidP="00E95A23">
      <w:pPr>
        <w:rPr>
          <w:rFonts w:ascii="Arial" w:hAnsi="Arial" w:cs="Arial"/>
          <w:b/>
          <w:bCs/>
        </w:rPr>
      </w:pPr>
    </w:p>
    <w:p w14:paraId="1E6B1BB7" w14:textId="77777777" w:rsidR="00280E23" w:rsidRPr="003600DA" w:rsidRDefault="00280E23" w:rsidP="00280E23">
      <w:pPr>
        <w:rPr>
          <w:rFonts w:ascii="Arial" w:hAnsi="Arial" w:cs="Arial"/>
          <w:b/>
          <w:color w:val="000000"/>
          <w:sz w:val="22"/>
          <w:szCs w:val="22"/>
        </w:rPr>
      </w:pPr>
    </w:p>
    <w:p w14:paraId="0E12F002" w14:textId="77777777" w:rsidR="00280E23" w:rsidRPr="003600DA" w:rsidRDefault="00280E23" w:rsidP="00280E23">
      <w:pPr>
        <w:rPr>
          <w:rFonts w:ascii="Arial" w:hAnsi="Arial" w:cs="Arial"/>
          <w:sz w:val="22"/>
          <w:szCs w:val="22"/>
        </w:rPr>
      </w:pPr>
      <w:r w:rsidRPr="003600DA">
        <w:rPr>
          <w:rFonts w:ascii="Arial" w:hAnsi="Arial" w:cs="Arial"/>
          <w:b/>
          <w:color w:val="000000"/>
          <w:sz w:val="22"/>
          <w:szCs w:val="22"/>
        </w:rPr>
        <w:t>Significance Statement (max 120 words):</w:t>
      </w:r>
      <w:r w:rsidRPr="003600DA">
        <w:rPr>
          <w:rFonts w:ascii="Arial" w:hAnsi="Arial" w:cs="Arial"/>
          <w:sz w:val="22"/>
          <w:szCs w:val="22"/>
        </w:rPr>
        <w:t xml:space="preserve"> Power outage frequency is increasing with climate change. Outages serious risks to older adults’ health: heat and cold exposure and loss of power to medical and mobility devices following outages can cause hospitalization. To study the health impacts of outage, we developed a national dataset of power outage exposure. With additional claims data from 23 million Medicare Fee-For-Service beneficiaries age 65+, we conducted a case-crossover study of daily county-level power outage exposure and cardiovascular and respiratory hospitalization rates. We found that power outage exposure was associated with increased next-day hospitalizations for cardiovascular disease, and increased same-day hospitalizations for respiratory disease among older adults. Our results suggest that improving electricity reliability could protect older adults from outage-related cardiorespiratory hospitalizations.  </w:t>
      </w:r>
    </w:p>
    <w:p w14:paraId="3DE6975F" w14:textId="77777777" w:rsidR="00776698" w:rsidRPr="003600DA" w:rsidRDefault="00776698" w:rsidP="00E95A23">
      <w:pPr>
        <w:rPr>
          <w:rFonts w:ascii="Arial" w:hAnsi="Arial" w:cs="Arial"/>
          <w:b/>
          <w:bCs/>
          <w:sz w:val="22"/>
          <w:szCs w:val="22"/>
        </w:rPr>
      </w:pPr>
    </w:p>
    <w:p w14:paraId="79EAD94B" w14:textId="77777777" w:rsidR="00776698" w:rsidRPr="003600DA" w:rsidRDefault="00776698" w:rsidP="00E95A23">
      <w:pPr>
        <w:rPr>
          <w:rFonts w:ascii="Arial" w:hAnsi="Arial" w:cs="Arial"/>
          <w:b/>
          <w:bCs/>
          <w:sz w:val="22"/>
          <w:szCs w:val="22"/>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Default="005968B2" w:rsidP="00E95A23">
      <w:pPr>
        <w:rPr>
          <w:rFonts w:ascii="Arial" w:hAnsi="Arial" w:cs="Arial"/>
          <w:b/>
          <w:bCs/>
        </w:rPr>
      </w:pPr>
    </w:p>
    <w:p w14:paraId="0179C4F2" w14:textId="77777777" w:rsidR="00C70CF6" w:rsidRPr="00BC7831" w:rsidRDefault="00C70CF6"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5993825" w:rsidR="00425DD8" w:rsidRPr="005C6F10" w:rsidRDefault="00E95A23" w:rsidP="001C6B07">
      <w:pPr>
        <w:spacing w:line="480" w:lineRule="auto"/>
        <w:rPr>
          <w:rFonts w:ascii="Arial" w:hAnsi="Arial" w:cs="Arial"/>
          <w:b/>
          <w:bCs/>
          <w:vertAlign w:val="superscript"/>
        </w:rPr>
      </w:pPr>
      <w:r w:rsidRPr="00BC7831">
        <w:rPr>
          <w:rFonts w:ascii="Arial" w:hAnsi="Arial" w:cs="Arial"/>
          <w:b/>
          <w:bCs/>
        </w:rPr>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1399053B" w:rsidR="004A5C6E" w:rsidRPr="00BC7831" w:rsidRDefault="0041271A"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001B7D5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E055BE">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(1)</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4A5C6E"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9358F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E055BE">
        <w:rPr>
          <w:rFonts w:ascii="Arial" w:eastAsia="Times New Roman" w:hAnsi="Arial" w:cs="Arial"/>
          <w:kern w:val="0"/>
          <w:sz w:val="22"/>
          <w:szCs w:val="22"/>
          <w14:ligatures w14:val="none"/>
        </w:rPr>
        <w:instrText xml:space="preserve"> ADDIN ZOTERO_ITEM CSL_CITATION {"citationID":"URTRQLU8","properties":{"formattedCitation":"(2)","plainCitation":"(2)","noteIndex":0},"citationItems":[{"id":171,"uris":["http://zotero.org/users/local/hHKggCUl/items/E9UPLV69"],"itemData":{"id":171,"type":"document","title":"U.S.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4A5C6E" w:rsidRPr="00BC7831">
        <w:rPr>
          <w:rFonts w:ascii="Arial" w:eastAsia="Times New Roman" w:hAnsi="Arial" w:cs="Arial"/>
          <w:kern w:val="0"/>
          <w:sz w:val="22"/>
          <w:szCs w:val="22"/>
          <w14:ligatures w14:val="none"/>
        </w:rPr>
        <w:t xml:space="preserve"> </w:t>
      </w:r>
      <w:r w:rsidR="00BA2A54" w:rsidRPr="00BC7831">
        <w:rPr>
          <w:rFonts w:ascii="Arial" w:eastAsia="Times New Roman" w:hAnsi="Arial" w:cs="Arial"/>
          <w:kern w:val="0"/>
          <w:sz w:val="22"/>
          <w:szCs w:val="22"/>
          <w14:ligatures w14:val="none"/>
        </w:rPr>
        <w:t>Aging electrical grid components, already at risk of failure, were not built to withstand previously rare extreme weather events now common with climate change</w:t>
      </w:r>
      <w:r w:rsidR="00BA2A54">
        <w:rPr>
          <w:rFonts w:ascii="Arial" w:eastAsia="Times New Roman" w:hAnsi="Arial" w:cs="Arial"/>
          <w:kern w:val="0"/>
          <w:sz w:val="22"/>
          <w:szCs w:val="22"/>
          <w14:ligatures w14:val="none"/>
        </w:rPr>
        <w:t xml:space="preserve"> </w:t>
      </w:r>
      <w:r w:rsidR="00021F3D">
        <w:rPr>
          <w:rFonts w:ascii="Arial" w:eastAsia="Times New Roman" w:hAnsi="Arial" w:cs="Arial"/>
          <w:kern w:val="0"/>
          <w:sz w:val="22"/>
          <w:szCs w:val="22"/>
          <w14:ligatures w14:val="none"/>
        </w:rPr>
        <w:fldChar w:fldCharType="begin"/>
      </w:r>
      <w:r w:rsidR="00EC3F70">
        <w:rPr>
          <w:rFonts w:ascii="Arial" w:eastAsia="Times New Roman" w:hAnsi="Arial" w:cs="Arial"/>
          <w:kern w:val="0"/>
          <w:sz w:val="22"/>
          <w:szCs w:val="22"/>
          <w14:ligatures w14:val="none"/>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(3, 4)</w:t>
      </w:r>
      <w:r w:rsidR="00021F3D">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021F3D" w:rsidRPr="00BC7831">
        <w:rPr>
          <w:rFonts w:ascii="Arial" w:eastAsia="Times New Roman" w:hAnsi="Arial" w:cs="Arial"/>
          <w:kern w:val="0"/>
          <w:sz w:val="22"/>
          <w:szCs w:val="22"/>
          <w14:ligatures w14:val="none"/>
        </w:rPr>
        <w:t xml:space="preserve"> </w:t>
      </w:r>
      <w:r w:rsidR="009358F8" w:rsidRPr="00BC7831">
        <w:rPr>
          <w:rFonts w:ascii="Arial" w:eastAsia="Times New Roman" w:hAnsi="Arial" w:cs="Arial"/>
          <w:kern w:val="0"/>
          <w:sz w:val="22"/>
          <w:szCs w:val="22"/>
          <w14:ligatures w14:val="none"/>
        </w:rPr>
        <w:t xml:space="preserve">40-60% of </w:t>
      </w:r>
      <w:r w:rsidR="009358F8">
        <w:rPr>
          <w:rFonts w:ascii="Arial" w:eastAsia="Times New Roman" w:hAnsi="Arial" w:cs="Arial"/>
          <w:kern w:val="0"/>
          <w:sz w:val="22"/>
          <w:szCs w:val="22"/>
          <w14:ligatures w14:val="none"/>
        </w:rPr>
        <w:t>major</w:t>
      </w:r>
      <w:r w:rsidR="009358F8" w:rsidRPr="00BC7831">
        <w:rPr>
          <w:rFonts w:ascii="Arial" w:eastAsia="Times New Roman" w:hAnsi="Arial" w:cs="Arial"/>
          <w:kern w:val="0"/>
          <w:sz w:val="22"/>
          <w:szCs w:val="22"/>
          <w14:ligatures w14:val="none"/>
        </w:rPr>
        <w:t xml:space="preserve"> outages </w:t>
      </w:r>
      <w:r w:rsidR="009358F8">
        <w:rPr>
          <w:rFonts w:ascii="Arial" w:eastAsia="Times New Roman" w:hAnsi="Arial" w:cs="Arial"/>
          <w:kern w:val="0"/>
          <w:sz w:val="22"/>
          <w:szCs w:val="22"/>
          <w14:ligatures w14:val="none"/>
        </w:rPr>
        <w:t>are</w:t>
      </w:r>
      <w:r w:rsidR="009358F8" w:rsidRPr="00BC7831">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t xml:space="preserve">now </w:t>
      </w:r>
      <w:r w:rsidR="009358F8" w:rsidRPr="00BC7831">
        <w:rPr>
          <w:rFonts w:ascii="Arial" w:eastAsia="Times New Roman" w:hAnsi="Arial" w:cs="Arial"/>
          <w:kern w:val="0"/>
          <w:sz w:val="22"/>
          <w:szCs w:val="22"/>
          <w14:ligatures w14:val="none"/>
        </w:rPr>
        <w:t>caused by severe weather events</w:t>
      </w:r>
      <w:r w:rsidR="009358F8">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fldChar w:fldCharType="begin"/>
      </w:r>
      <w:r w:rsidR="00E055BE">
        <w:rPr>
          <w:rFonts w:ascii="Arial" w:eastAsia="Times New Roman" w:hAnsi="Arial" w:cs="Arial"/>
          <w:kern w:val="0"/>
          <w:sz w:val="22"/>
          <w:szCs w:val="22"/>
          <w14:ligatures w14:val="none"/>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9358F8">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(5)</w:t>
      </w:r>
      <w:r w:rsidR="009358F8">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9358F8" w:rsidRPr="00BC7831">
        <w:rPr>
          <w:rFonts w:ascii="Arial" w:eastAsia="Times New Roman" w:hAnsi="Arial" w:cs="Arial"/>
          <w:kern w:val="0"/>
          <w:sz w:val="22"/>
          <w:szCs w:val="22"/>
          <w14:ligatures w14:val="none"/>
        </w:rPr>
        <w:t xml:space="preserve"> </w:t>
      </w:r>
      <w:r w:rsidR="004A5C6E" w:rsidRPr="00BC7831">
        <w:rPr>
          <w:rFonts w:ascii="Arial" w:eastAsia="Times New Roman" w:hAnsi="Arial" w:cs="Arial"/>
          <w:kern w:val="0"/>
          <w:sz w:val="22"/>
          <w:szCs w:val="22"/>
          <w14:ligatures w14:val="none"/>
        </w:rPr>
        <w:t xml:space="preserve">Additionally, </w:t>
      </w:r>
      <w:r w:rsidR="009358F8">
        <w:rPr>
          <w:rFonts w:ascii="Arial" w:eastAsia="Times New Roman" w:hAnsi="Arial" w:cs="Arial"/>
          <w:kern w:val="0"/>
          <w:sz w:val="22"/>
          <w:szCs w:val="22"/>
          <w14:ligatures w14:val="none"/>
        </w:rPr>
        <w:t xml:space="preserve">extreme </w:t>
      </w:r>
      <w:r w:rsidR="004A5C6E" w:rsidRPr="00BC7831">
        <w:rPr>
          <w:rFonts w:ascii="Arial" w:eastAsia="Times New Roman" w:hAnsi="Arial" w:cs="Arial"/>
          <w:kern w:val="0"/>
          <w:sz w:val="22"/>
          <w:szCs w:val="22"/>
          <w14:ligatures w14:val="none"/>
        </w:rPr>
        <w:t xml:space="preserve">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004A5C6E" w:rsidRPr="00BC7831">
        <w:rPr>
          <w:rFonts w:ascii="Arial" w:eastAsia="Times New Roman" w:hAnsi="Arial" w:cs="Arial"/>
          <w:kern w:val="0"/>
          <w:sz w:val="22"/>
          <w:szCs w:val="22"/>
          <w14:ligatures w14:val="none"/>
        </w:rPr>
        <w:t>causing outages</w:t>
      </w:r>
      <w:r w:rsidR="009358F8">
        <w:rPr>
          <w:rFonts w:ascii="Arial" w:eastAsia="Times New Roman" w:hAnsi="Arial" w:cs="Arial"/>
          <w:kern w:val="0"/>
          <w:sz w:val="22"/>
          <w:szCs w:val="22"/>
          <w14:ligatures w14:val="none"/>
        </w:rPr>
        <w:t xml:space="preserve"> </w:t>
      </w:r>
      <w:r w:rsidR="00683895">
        <w:rPr>
          <w:rFonts w:ascii="Arial" w:eastAsia="Times New Roman" w:hAnsi="Arial" w:cs="Arial"/>
          <w:kern w:val="0"/>
          <w:sz w:val="22"/>
          <w:szCs w:val="22"/>
          <w14:ligatures w14:val="none"/>
        </w:rPr>
        <w:fldChar w:fldCharType="begin"/>
      </w:r>
      <w:r w:rsidR="00EC3F70">
        <w:rPr>
          <w:rFonts w:ascii="Arial" w:eastAsia="Times New Roman" w:hAnsi="Arial" w:cs="Arial"/>
          <w:kern w:val="0"/>
          <w:sz w:val="22"/>
          <w:szCs w:val="22"/>
          <w14:ligatures w14:val="none"/>
        </w:rPr>
        <w:instrText xml:space="preserve"> ADDIN ZOTERO_ITEM CSL_CITATION {"citationID":"YxpchR1M","properties":{"formattedCitation":"(6, 7)","plainCitation":"(6, 7)","noteIndex":0},"citationItems":[{"id":182,"uris":["http://zotero.org/users/local/hHKggCUl/items/IN7CHDCZ"],"itemData":{"id":182,"type":"document","title":"Climate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EC3F70">
        <w:rPr>
          <w:rFonts w:ascii="Arial" w:eastAsia="Times New Roman" w:hAnsi="Arial" w:cs="Arial"/>
          <w:noProof/>
          <w:kern w:val="0"/>
          <w:sz w:val="22"/>
          <w:szCs w:val="22"/>
          <w14:ligatures w14:val="none"/>
        </w:rPr>
        <w:t>(6, 7)</w:t>
      </w:r>
      <w:r w:rsidR="00683895">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4A5C6E" w:rsidRPr="00BC7831">
        <w:rPr>
          <w:rFonts w:ascii="Arial" w:eastAsia="Times New Roman" w:hAnsi="Arial" w:cs="Arial"/>
          <w:kern w:val="0"/>
          <w:sz w:val="22"/>
          <w:szCs w:val="22"/>
          <w14:ligatures w14:val="none"/>
        </w:rPr>
        <w:t xml:space="preserve"> </w:t>
      </w:r>
    </w:p>
    <w:p w14:paraId="6500A78C" w14:textId="5F79E810"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9358F8">
        <w:rPr>
          <w:rFonts w:ascii="Arial" w:hAnsi="Arial" w:cs="Arial"/>
          <w:sz w:val="22"/>
          <w:szCs w:val="22"/>
        </w:rPr>
        <w:t xml:space="preserve"> </w:t>
      </w:r>
      <w:r w:rsidR="00A676AD">
        <w:rPr>
          <w:rFonts w:ascii="Arial" w:hAnsi="Arial" w:cs="Arial"/>
          <w:sz w:val="22"/>
          <w:szCs w:val="22"/>
        </w:rPr>
        <w:fldChar w:fldCharType="begin"/>
      </w:r>
      <w:r w:rsidR="00EC3F70">
        <w:rPr>
          <w:rFonts w:ascii="Arial" w:hAnsi="Arial" w:cs="Arial"/>
          <w:sz w:val="22"/>
          <w:szCs w:val="22"/>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EC3F70">
        <w:rPr>
          <w:rFonts w:ascii="Arial" w:hAnsi="Arial" w:cs="Arial"/>
          <w:noProof/>
          <w:sz w:val="22"/>
          <w:szCs w:val="22"/>
        </w:rPr>
        <w:t>(3, 8)</w:t>
      </w:r>
      <w:r w:rsidR="00A676AD">
        <w:rPr>
          <w:rFonts w:ascii="Arial" w:hAnsi="Arial" w:cs="Arial"/>
          <w:sz w:val="22"/>
          <w:szCs w:val="22"/>
        </w:rPr>
        <w:fldChar w:fldCharType="end"/>
      </w:r>
      <w:r w:rsidR="00146246">
        <w:rPr>
          <w:rFonts w:ascii="Arial" w:hAnsi="Arial" w:cs="Arial"/>
          <w:sz w:val="22"/>
          <w:szCs w:val="22"/>
        </w:rPr>
        <w:t>.</w:t>
      </w:r>
      <w:r w:rsidR="009358F8">
        <w:rPr>
          <w:rFonts w:ascii="Arial" w:hAnsi="Arial" w:cs="Arial"/>
          <w:sz w:val="22"/>
          <w:szCs w:val="22"/>
        </w:rPr>
        <w:t xml:space="preserve"> </w:t>
      </w:r>
      <w:r w:rsidR="00146246">
        <w:rPr>
          <w:rFonts w:ascii="Arial" w:hAnsi="Arial" w:cs="Arial"/>
          <w:sz w:val="22"/>
          <w:szCs w:val="22"/>
        </w:rPr>
        <w:t>Outages</w:t>
      </w:r>
      <w:r w:rsidR="009358F8">
        <w:rPr>
          <w:rFonts w:ascii="Arial" w:hAnsi="Arial" w:cs="Arial"/>
          <w:sz w:val="22"/>
          <w:szCs w:val="22"/>
        </w:rPr>
        <w:t xml:space="preserve"> </w:t>
      </w:r>
      <w:r w:rsidRPr="00BC7831">
        <w:rPr>
          <w:rFonts w:ascii="Arial" w:hAnsi="Arial" w:cs="Arial"/>
          <w:sz w:val="22"/>
          <w:szCs w:val="22"/>
        </w:rPr>
        <w:t>disabl</w:t>
      </w:r>
      <w:r w:rsidR="009F024C">
        <w:rPr>
          <w:rFonts w:ascii="Arial" w:hAnsi="Arial" w:cs="Arial"/>
          <w:sz w:val="22"/>
          <w:szCs w:val="22"/>
        </w:rPr>
        <w:t>e</w:t>
      </w:r>
      <w:r w:rsidRPr="00BC7831">
        <w:rPr>
          <w:rFonts w:ascii="Arial" w:hAnsi="Arial" w:cs="Arial"/>
          <w:sz w:val="22"/>
          <w:szCs w:val="22"/>
        </w:rPr>
        <w:t xml:space="preserve"> air conditioners and heaters</w:t>
      </w:r>
      <w:r w:rsidR="0082221C">
        <w:rPr>
          <w:rFonts w:ascii="Arial" w:hAnsi="Arial" w:cs="Arial"/>
          <w:sz w:val="22"/>
          <w:szCs w:val="22"/>
        </w:rPr>
        <w:t xml:space="preserve"> and</w:t>
      </w:r>
      <w:r w:rsidRPr="00BC7831">
        <w:rPr>
          <w:rFonts w:ascii="Arial" w:hAnsi="Arial" w:cs="Arial"/>
          <w:sz w:val="22"/>
          <w:szCs w:val="22"/>
        </w:rPr>
        <w:t xml:space="preserve"> expos</w:t>
      </w:r>
      <w:r w:rsidR="006C7C58">
        <w:rPr>
          <w:rFonts w:ascii="Arial" w:hAnsi="Arial" w:cs="Arial"/>
          <w:sz w:val="22"/>
          <w:szCs w:val="22"/>
        </w:rPr>
        <w:t>e</w:t>
      </w:r>
      <w:r w:rsidRPr="00BC7831">
        <w:rPr>
          <w:rFonts w:ascii="Arial" w:hAnsi="Arial" w:cs="Arial"/>
          <w:sz w:val="22"/>
          <w:szCs w:val="22"/>
        </w:rPr>
        <w:t xml:space="preserve"> those affected to extreme temperatures</w:t>
      </w:r>
      <w:r w:rsidR="009358F8">
        <w:rPr>
          <w:rFonts w:ascii="Arial" w:hAnsi="Arial" w:cs="Arial"/>
          <w:sz w:val="22"/>
          <w:szCs w:val="22"/>
        </w:rPr>
        <w:t xml:space="preserve"> </w:t>
      </w:r>
      <w:r w:rsidR="00DF14BA">
        <w:rPr>
          <w:rFonts w:ascii="Arial" w:hAnsi="Arial" w:cs="Arial"/>
          <w:sz w:val="22"/>
          <w:szCs w:val="22"/>
        </w:rPr>
        <w:fldChar w:fldCharType="begin"/>
      </w:r>
      <w:r w:rsidR="00EC3F70">
        <w:rPr>
          <w:rFonts w:ascii="Arial" w:hAnsi="Arial" w:cs="Arial"/>
          <w:sz w:val="22"/>
          <w:szCs w:val="22"/>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EC3F70">
        <w:rPr>
          <w:rFonts w:ascii="Arial" w:hAnsi="Arial" w:cs="Arial"/>
          <w:noProof/>
          <w:sz w:val="22"/>
          <w:szCs w:val="22"/>
        </w:rPr>
        <w:t>(9)</w:t>
      </w:r>
      <w:r w:rsidR="00DF14BA">
        <w:rPr>
          <w:rFonts w:ascii="Arial" w:hAnsi="Arial" w:cs="Arial"/>
          <w:sz w:val="22"/>
          <w:szCs w:val="22"/>
        </w:rPr>
        <w:fldChar w:fldCharType="end"/>
      </w:r>
      <w:r w:rsidR="009358F8">
        <w:rPr>
          <w:rFonts w:ascii="Arial" w:hAnsi="Arial" w:cs="Arial"/>
          <w:sz w:val="22"/>
          <w:szCs w:val="22"/>
        </w:rPr>
        <w:t>.</w:t>
      </w:r>
      <w:r w:rsidRPr="00BC7831">
        <w:rPr>
          <w:rFonts w:ascii="Arial" w:hAnsi="Arial" w:cs="Arial"/>
          <w:sz w:val="22"/>
          <w:szCs w:val="22"/>
        </w:rPr>
        <w:t xml:space="preserve"> This heat and cold exposure may cause or exacerbate </w:t>
      </w:r>
      <w:r w:rsidR="00096516">
        <w:rPr>
          <w:rFonts w:ascii="Arial" w:hAnsi="Arial" w:cs="Arial"/>
          <w:sz w:val="22"/>
          <w:szCs w:val="22"/>
        </w:rPr>
        <w:t>cardiovascular</w:t>
      </w:r>
      <w:r w:rsidR="00313633">
        <w:rPr>
          <w:rFonts w:ascii="Arial" w:hAnsi="Arial" w:cs="Arial"/>
          <w:sz w:val="22"/>
          <w:szCs w:val="22"/>
        </w:rPr>
        <w:t xml:space="preserve"> (CVD)</w:t>
      </w:r>
      <w:r w:rsidR="00096516" w:rsidRPr="00BC7831">
        <w:rPr>
          <w:rFonts w:ascii="Arial" w:hAnsi="Arial" w:cs="Arial"/>
          <w:sz w:val="22"/>
          <w:szCs w:val="22"/>
        </w:rPr>
        <w:t xml:space="preserve"> </w:t>
      </w:r>
      <w:r w:rsidRPr="00BC7831">
        <w:rPr>
          <w:rFonts w:ascii="Arial" w:hAnsi="Arial" w:cs="Arial"/>
          <w:sz w:val="22"/>
          <w:szCs w:val="22"/>
        </w:rPr>
        <w:t xml:space="preserve">and </w:t>
      </w:r>
      <w:r w:rsidR="00096516">
        <w:rPr>
          <w:rFonts w:ascii="Arial" w:hAnsi="Arial" w:cs="Arial"/>
          <w:sz w:val="22"/>
          <w:szCs w:val="22"/>
        </w:rPr>
        <w:t>respiratory</w:t>
      </w:r>
      <w:r w:rsidR="00096516" w:rsidRPr="00BC7831">
        <w:rPr>
          <w:rFonts w:ascii="Arial" w:hAnsi="Arial" w:cs="Arial"/>
          <w:sz w:val="22"/>
          <w:szCs w:val="22"/>
        </w:rPr>
        <w:t xml:space="preserve"> </w:t>
      </w:r>
      <w:r w:rsidRPr="00BC7831">
        <w:rPr>
          <w:rFonts w:ascii="Arial" w:hAnsi="Arial" w:cs="Arial"/>
          <w:sz w:val="22"/>
          <w:szCs w:val="22"/>
        </w:rPr>
        <w:t>illness. Older adults are more likely to suffer health consequences from heat and cold exposure due to aging-related thermoregulation changes</w:t>
      </w:r>
      <w:r w:rsidR="009358F8">
        <w:rPr>
          <w:rFonts w:ascii="Arial" w:hAnsi="Arial" w:cs="Arial"/>
          <w:sz w:val="22"/>
          <w:szCs w:val="22"/>
        </w:rPr>
        <w:t xml:space="preserve"> </w:t>
      </w:r>
      <w:r w:rsidR="00CB3542">
        <w:rPr>
          <w:rFonts w:ascii="Arial" w:hAnsi="Arial" w:cs="Arial"/>
          <w:sz w:val="22"/>
          <w:szCs w:val="22"/>
        </w:rPr>
        <w:fldChar w:fldCharType="begin"/>
      </w:r>
      <w:r w:rsidR="00EC3F70">
        <w:rPr>
          <w:rFonts w:ascii="Arial" w:hAnsi="Arial" w:cs="Arial"/>
          <w:sz w:val="22"/>
          <w:szCs w:val="22"/>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C3F70">
        <w:rPr>
          <w:rFonts w:ascii="Cambria Math" w:hAnsi="Cambria Math" w:cs="Cambria Math"/>
          <w:sz w:val="22"/>
          <w:szCs w:val="22"/>
        </w:rPr>
        <w:instrText>ﬀ</w:instrText>
      </w:r>
      <w:r w:rsidR="00EC3F70">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CB3542">
        <w:rPr>
          <w:rFonts w:ascii="Arial" w:hAnsi="Arial" w:cs="Arial"/>
          <w:sz w:val="22"/>
          <w:szCs w:val="22"/>
        </w:rPr>
        <w:fldChar w:fldCharType="separate"/>
      </w:r>
      <w:r w:rsidR="00EC3F70" w:rsidRPr="00EC3F70">
        <w:rPr>
          <w:rFonts w:ascii="Arial" w:hAnsi="Arial" w:cs="Arial"/>
          <w:kern w:val="0"/>
          <w:sz w:val="22"/>
          <w:lang w:val="en-US"/>
        </w:rPr>
        <w:t>(10–12)</w:t>
      </w:r>
      <w:r w:rsidR="00CB3542">
        <w:rPr>
          <w:rFonts w:ascii="Arial" w:hAnsi="Arial" w:cs="Arial"/>
          <w:sz w:val="22"/>
          <w:szCs w:val="22"/>
        </w:rPr>
        <w:fldChar w:fldCharType="end"/>
      </w:r>
      <w:r w:rsidRPr="00BC7831">
        <w:rPr>
          <w:rFonts w:ascii="Arial" w:hAnsi="Arial" w:cs="Arial"/>
          <w:sz w:val="22"/>
          <w:szCs w:val="22"/>
        </w:rPr>
        <w:t xml:space="preserve"> </w:t>
      </w:r>
      <w:r w:rsidR="009358F8">
        <w:rPr>
          <w:rFonts w:ascii="Arial" w:hAnsi="Arial" w:cs="Arial"/>
          <w:sz w:val="22"/>
          <w:szCs w:val="22"/>
        </w:rPr>
        <w:t>and</w:t>
      </w:r>
      <w:r w:rsidR="009358F8" w:rsidRPr="00BC7831">
        <w:rPr>
          <w:rFonts w:ascii="Arial" w:hAnsi="Arial" w:cs="Arial"/>
          <w:sz w:val="22"/>
          <w:szCs w:val="22"/>
        </w:rPr>
        <w:t xml:space="preserve"> </w:t>
      </w:r>
      <w:r w:rsidR="001351A1">
        <w:rPr>
          <w:rFonts w:ascii="Arial" w:hAnsi="Arial" w:cs="Arial"/>
          <w:sz w:val="22"/>
          <w:szCs w:val="22"/>
        </w:rPr>
        <w:t>due to preexisting CVD</w:t>
      </w:r>
      <w:r w:rsidR="001461BE">
        <w:rPr>
          <w:rFonts w:ascii="Arial" w:hAnsi="Arial" w:cs="Arial"/>
          <w:sz w:val="22"/>
          <w:szCs w:val="22"/>
        </w:rPr>
        <w:t xml:space="preserve"> </w:t>
      </w:r>
      <w:r w:rsidR="00433352">
        <w:rPr>
          <w:rFonts w:ascii="Arial" w:hAnsi="Arial" w:cs="Arial"/>
          <w:sz w:val="22"/>
          <w:szCs w:val="22"/>
        </w:rPr>
        <w:t xml:space="preserve">or respiratory disease </w:t>
      </w:r>
      <w:r w:rsidR="001461BE">
        <w:rPr>
          <w:rFonts w:ascii="Arial" w:hAnsi="Arial" w:cs="Arial"/>
          <w:sz w:val="22"/>
          <w:szCs w:val="22"/>
        </w:rPr>
        <w:fldChar w:fldCharType="begin"/>
      </w:r>
      <w:r w:rsidR="00EC3F70">
        <w:rPr>
          <w:rFonts w:ascii="Arial" w:hAnsi="Arial" w:cs="Arial"/>
          <w:sz w:val="22"/>
          <w:szCs w:val="22"/>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1461BE">
        <w:rPr>
          <w:rFonts w:ascii="Arial" w:hAnsi="Arial" w:cs="Arial"/>
          <w:sz w:val="22"/>
          <w:szCs w:val="22"/>
        </w:rPr>
        <w:fldChar w:fldCharType="separate"/>
      </w:r>
      <w:r w:rsidR="00EC3F70">
        <w:rPr>
          <w:rFonts w:ascii="Arial" w:hAnsi="Arial" w:cs="Arial"/>
          <w:noProof/>
          <w:sz w:val="22"/>
          <w:szCs w:val="22"/>
        </w:rPr>
        <w:t>(13, 14)</w:t>
      </w:r>
      <w:r w:rsidR="001461BE">
        <w:rPr>
          <w:rFonts w:ascii="Arial" w:hAnsi="Arial" w:cs="Arial"/>
          <w:sz w:val="22"/>
          <w:szCs w:val="22"/>
        </w:rPr>
        <w:fldChar w:fldCharType="end"/>
      </w:r>
      <w:r w:rsidR="009358F8">
        <w:rPr>
          <w:rFonts w:ascii="Arial" w:hAnsi="Arial" w:cs="Arial"/>
          <w:sz w:val="22"/>
          <w:szCs w:val="22"/>
        </w:rPr>
        <w:t xml:space="preserve">. </w:t>
      </w:r>
      <w:r w:rsidR="00DB33E4">
        <w:rPr>
          <w:rFonts w:ascii="Arial" w:hAnsi="Arial" w:cs="Arial"/>
          <w:sz w:val="22"/>
          <w:szCs w:val="22"/>
        </w:rPr>
        <w:t>G</w:t>
      </w:r>
      <w:r w:rsidR="00592DA4">
        <w:rPr>
          <w:rFonts w:ascii="Arial" w:hAnsi="Arial" w:cs="Arial"/>
          <w:sz w:val="22"/>
          <w:szCs w:val="22"/>
        </w:rPr>
        <w:t>reater than 70% o</w:t>
      </w:r>
      <w:r w:rsidR="009358F8" w:rsidRPr="00BC7831">
        <w:rPr>
          <w:rFonts w:ascii="Arial" w:hAnsi="Arial" w:cs="Arial"/>
          <w:sz w:val="22"/>
          <w:szCs w:val="22"/>
        </w:rPr>
        <w:t xml:space="preserve">f older adults </w:t>
      </w:r>
      <w:r w:rsidR="009358F8">
        <w:rPr>
          <w:rFonts w:ascii="Arial" w:hAnsi="Arial" w:cs="Arial"/>
          <w:sz w:val="22"/>
          <w:szCs w:val="22"/>
        </w:rPr>
        <w:t xml:space="preserve">live with </w:t>
      </w:r>
      <w:r w:rsidR="00423D15">
        <w:rPr>
          <w:rFonts w:ascii="Arial" w:hAnsi="Arial" w:cs="Arial"/>
          <w:sz w:val="22"/>
          <w:szCs w:val="22"/>
        </w:rPr>
        <w:t>CVD</w:t>
      </w:r>
      <w:r w:rsidR="009358F8">
        <w:rPr>
          <w:rFonts w:ascii="Arial" w:hAnsi="Arial" w:cs="Arial"/>
          <w:sz w:val="22"/>
          <w:szCs w:val="22"/>
        </w:rPr>
        <w:t xml:space="preserve"> </w:t>
      </w:r>
      <w:r w:rsidR="00DF14BA">
        <w:rPr>
          <w:rFonts w:ascii="Arial" w:hAnsi="Arial" w:cs="Arial"/>
          <w:sz w:val="22"/>
          <w:szCs w:val="22"/>
        </w:rPr>
        <w:fldChar w:fldCharType="begin"/>
      </w:r>
      <w:r w:rsidR="00EC3F70">
        <w:rPr>
          <w:rFonts w:ascii="Arial" w:hAnsi="Arial" w:cs="Arial"/>
          <w:sz w:val="22"/>
          <w:szCs w:val="22"/>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EC3F70">
        <w:rPr>
          <w:rFonts w:ascii="Arial" w:hAnsi="Arial" w:cs="Arial"/>
          <w:noProof/>
          <w:sz w:val="22"/>
          <w:szCs w:val="22"/>
        </w:rPr>
        <w:t>(15)</w:t>
      </w:r>
      <w:r w:rsidR="00DF14BA">
        <w:rPr>
          <w:rFonts w:ascii="Arial" w:hAnsi="Arial" w:cs="Arial"/>
          <w:sz w:val="22"/>
          <w:szCs w:val="22"/>
        </w:rPr>
        <w:fldChar w:fldCharType="end"/>
      </w:r>
      <w:r w:rsidR="004C7AA4">
        <w:rPr>
          <w:rFonts w:ascii="Arial" w:hAnsi="Arial" w:cs="Arial"/>
          <w:sz w:val="22"/>
          <w:szCs w:val="22"/>
        </w:rPr>
        <w:t>.</w:t>
      </w:r>
      <w:r w:rsidR="005C6F10">
        <w:rPr>
          <w:rFonts w:ascii="Arial" w:hAnsi="Arial" w:cs="Arial"/>
          <w:sz w:val="22"/>
          <w:szCs w:val="22"/>
        </w:rPr>
        <w:t xml:space="preserve"> </w:t>
      </w:r>
      <w:r w:rsidR="004C7AA4">
        <w:rPr>
          <w:rFonts w:ascii="Arial" w:hAnsi="Arial" w:cs="Arial"/>
          <w:sz w:val="22"/>
          <w:szCs w:val="22"/>
        </w:rPr>
        <w:t>Additionally, o</w:t>
      </w:r>
      <w:r w:rsidR="009358F8">
        <w:rPr>
          <w:rFonts w:ascii="Arial" w:hAnsi="Arial" w:cs="Arial"/>
          <w:sz w:val="22"/>
          <w:szCs w:val="22"/>
        </w:rPr>
        <w:t xml:space="preserve">ver </w:t>
      </w:r>
      <w:r w:rsidR="009358F8" w:rsidRPr="00BC7831">
        <w:rPr>
          <w:rFonts w:ascii="Arial" w:hAnsi="Arial" w:cs="Arial"/>
          <w:sz w:val="22"/>
          <w:szCs w:val="22"/>
        </w:rPr>
        <w:t xml:space="preserve">3% of older adults use electricity-dependent medical equipment such as ventilators and oxygen tanks at home to treat conditions like </w:t>
      </w:r>
      <w:r w:rsidR="0018039F">
        <w:rPr>
          <w:rFonts w:ascii="Arial" w:hAnsi="Arial" w:cs="Arial"/>
          <w:sz w:val="22"/>
          <w:szCs w:val="22"/>
        </w:rPr>
        <w:t>chronic obstructive pulmonary disease</w:t>
      </w:r>
      <w:r w:rsidR="003A2FDE">
        <w:rPr>
          <w:rFonts w:ascii="Arial" w:hAnsi="Arial" w:cs="Arial"/>
          <w:sz w:val="22"/>
          <w:szCs w:val="22"/>
        </w:rPr>
        <w:t xml:space="preserve"> </w:t>
      </w:r>
      <w:r w:rsidR="009358F8">
        <w:rPr>
          <w:rFonts w:ascii="Arial" w:hAnsi="Arial" w:cs="Arial"/>
          <w:sz w:val="22"/>
          <w:szCs w:val="22"/>
        </w:rPr>
        <w:fldChar w:fldCharType="begin"/>
      </w:r>
      <w:r w:rsidR="00E055BE">
        <w:rPr>
          <w:rFonts w:ascii="Arial" w:hAnsi="Arial" w:cs="Arial"/>
          <w:sz w:val="22"/>
          <w:szCs w:val="22"/>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9358F8">
        <w:rPr>
          <w:rFonts w:ascii="Arial" w:hAnsi="Arial" w:cs="Arial"/>
          <w:sz w:val="22"/>
          <w:szCs w:val="22"/>
        </w:rPr>
        <w:fldChar w:fldCharType="separate"/>
      </w:r>
      <w:r w:rsidR="00EC3F70">
        <w:rPr>
          <w:rFonts w:ascii="Arial" w:hAnsi="Arial" w:cs="Arial"/>
          <w:noProof/>
          <w:sz w:val="22"/>
          <w:szCs w:val="22"/>
        </w:rPr>
        <w:t>(3)</w:t>
      </w:r>
      <w:r w:rsidR="009358F8">
        <w:rPr>
          <w:rFonts w:ascii="Arial" w:hAnsi="Arial" w:cs="Arial"/>
          <w:sz w:val="22"/>
          <w:szCs w:val="22"/>
        </w:rPr>
        <w:fldChar w:fldCharType="end"/>
      </w:r>
      <w:r w:rsidR="009358F8">
        <w:rPr>
          <w:rFonts w:ascii="Arial" w:hAnsi="Arial" w:cs="Arial"/>
          <w:sz w:val="22"/>
          <w:szCs w:val="22"/>
        </w:rPr>
        <w:t xml:space="preserve">. For these individuals, </w:t>
      </w:r>
      <w:r w:rsidRPr="00BC7831">
        <w:rPr>
          <w:rFonts w:ascii="Arial" w:hAnsi="Arial" w:cs="Arial"/>
          <w:sz w:val="22"/>
          <w:szCs w:val="22"/>
        </w:rPr>
        <w:t xml:space="preserve">loss of electricity can be </w:t>
      </w:r>
      <w:r w:rsidR="00212B7F">
        <w:rPr>
          <w:rFonts w:ascii="Arial" w:hAnsi="Arial" w:cs="Arial"/>
          <w:sz w:val="22"/>
          <w:szCs w:val="22"/>
        </w:rPr>
        <w:t xml:space="preserve">directly </w:t>
      </w:r>
      <w:r w:rsidRPr="00BC7831">
        <w:rPr>
          <w:rFonts w:ascii="Arial" w:hAnsi="Arial" w:cs="Arial"/>
          <w:sz w:val="22"/>
          <w:szCs w:val="22"/>
        </w:rPr>
        <w:t xml:space="preserve">life-threatening. Finally, </w:t>
      </w:r>
      <w:r w:rsidR="009358F8">
        <w:rPr>
          <w:rFonts w:ascii="Arial" w:hAnsi="Arial" w:cs="Arial"/>
          <w:sz w:val="22"/>
          <w:szCs w:val="22"/>
        </w:rPr>
        <w:lastRenderedPageBreak/>
        <w:t>prolonged</w:t>
      </w:r>
      <w:r w:rsidRPr="00BC7831">
        <w:rPr>
          <w:rFonts w:ascii="Arial" w:hAnsi="Arial" w:cs="Arial"/>
          <w:sz w:val="22"/>
          <w:szCs w:val="22"/>
        </w:rPr>
        <w:t xml:space="preserve"> loss of electricity to refrigerators, elevators, wheelchairs, and water disruptions can result in stress, isolation, dehydration, or injury</w:t>
      </w:r>
      <w:r w:rsidR="009358F8">
        <w:rPr>
          <w:rFonts w:ascii="Arial" w:hAnsi="Arial" w:cs="Arial"/>
          <w:sz w:val="22"/>
          <w:szCs w:val="22"/>
        </w:rPr>
        <w:t>.</w:t>
      </w:r>
      <w:r w:rsidRPr="00BC7831">
        <w:rPr>
          <w:rFonts w:ascii="Arial" w:hAnsi="Arial" w:cs="Arial"/>
          <w:sz w:val="22"/>
          <w:szCs w:val="22"/>
        </w:rPr>
        <w:t xml:space="preserve"> </w:t>
      </w:r>
      <w:r w:rsidR="001461BE">
        <w:rPr>
          <w:rFonts w:ascii="Arial" w:hAnsi="Arial" w:cs="Arial"/>
          <w:sz w:val="22"/>
          <w:szCs w:val="22"/>
        </w:rPr>
        <w:t>O</w:t>
      </w:r>
      <w:r w:rsidRPr="00BC7831">
        <w:rPr>
          <w:rFonts w:ascii="Arial" w:hAnsi="Arial" w:cs="Arial"/>
          <w:sz w:val="22"/>
          <w:szCs w:val="22"/>
        </w:rPr>
        <w:t>lder adults</w:t>
      </w:r>
      <w:r w:rsidR="001461BE">
        <w:rPr>
          <w:rFonts w:ascii="Arial" w:hAnsi="Arial" w:cs="Arial"/>
          <w:sz w:val="22"/>
          <w:szCs w:val="22"/>
        </w:rPr>
        <w:t>’</w:t>
      </w:r>
      <w:r w:rsidRPr="00BC7831">
        <w:rPr>
          <w:rFonts w:ascii="Arial" w:hAnsi="Arial" w:cs="Arial"/>
          <w:sz w:val="22"/>
          <w:szCs w:val="22"/>
        </w:rPr>
        <w:t xml:space="preserve">  increased reliance on mobility devices</w:t>
      </w:r>
      <w:r w:rsidR="002B77E3">
        <w:rPr>
          <w:rFonts w:ascii="Arial" w:hAnsi="Arial" w:cs="Arial"/>
          <w:sz w:val="22"/>
          <w:szCs w:val="22"/>
        </w:rPr>
        <w:t xml:space="preserve">, elevators, and increased </w:t>
      </w:r>
      <w:r w:rsidR="001461BE">
        <w:rPr>
          <w:rFonts w:ascii="Arial" w:hAnsi="Arial" w:cs="Arial"/>
          <w:sz w:val="22"/>
          <w:szCs w:val="22"/>
        </w:rPr>
        <w:t xml:space="preserve">social isolation </w:t>
      </w:r>
      <w:r w:rsidR="00A01107">
        <w:rPr>
          <w:rFonts w:ascii="Arial" w:hAnsi="Arial" w:cs="Arial"/>
          <w:sz w:val="22"/>
          <w:szCs w:val="22"/>
        </w:rPr>
        <w:fldChar w:fldCharType="begin"/>
      </w:r>
      <w:r w:rsidR="00EC3F70">
        <w:rPr>
          <w:rFonts w:ascii="Arial" w:hAnsi="Arial" w:cs="Arial"/>
          <w:sz w:val="22"/>
          <w:szCs w:val="22"/>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00A01107">
        <w:rPr>
          <w:rFonts w:ascii="Arial" w:hAnsi="Arial" w:cs="Arial"/>
          <w:sz w:val="22"/>
          <w:szCs w:val="22"/>
        </w:rPr>
        <w:fldChar w:fldCharType="separate"/>
      </w:r>
      <w:r w:rsidR="00EC3F70" w:rsidRPr="00EC3F70">
        <w:rPr>
          <w:rFonts w:ascii="Arial" w:hAnsi="Arial" w:cs="Arial"/>
          <w:kern w:val="0"/>
          <w:sz w:val="22"/>
          <w:lang w:val="en-US"/>
        </w:rPr>
        <w:t>(16–18)</w:t>
      </w:r>
      <w:r w:rsidR="00A01107">
        <w:rPr>
          <w:rFonts w:ascii="Arial" w:hAnsi="Arial" w:cs="Arial"/>
          <w:sz w:val="22"/>
          <w:szCs w:val="22"/>
        </w:rPr>
        <w:fldChar w:fldCharType="end"/>
      </w:r>
      <w:r w:rsidR="00A01107">
        <w:rPr>
          <w:rFonts w:ascii="Arial" w:hAnsi="Arial" w:cs="Arial"/>
          <w:sz w:val="22"/>
          <w:szCs w:val="22"/>
        </w:rPr>
        <w:t xml:space="preserve"> </w:t>
      </w:r>
      <w:r w:rsidR="001461BE">
        <w:rPr>
          <w:rFonts w:ascii="Arial" w:hAnsi="Arial" w:cs="Arial"/>
          <w:sz w:val="22"/>
          <w:szCs w:val="22"/>
        </w:rPr>
        <w:t xml:space="preserve">may reduce their </w:t>
      </w:r>
      <w:r w:rsidR="008B5B41">
        <w:rPr>
          <w:rFonts w:ascii="Arial" w:hAnsi="Arial" w:cs="Arial"/>
          <w:sz w:val="22"/>
          <w:szCs w:val="22"/>
        </w:rPr>
        <w:t xml:space="preserve">opportunities </w:t>
      </w:r>
      <w:r w:rsidRPr="00BC7831">
        <w:rPr>
          <w:rFonts w:ascii="Arial" w:hAnsi="Arial" w:cs="Arial"/>
          <w:sz w:val="22"/>
          <w:szCs w:val="22"/>
        </w:rPr>
        <w:t xml:space="preserve">to seek electricity, air conditioning, heat, or water to mitigate </w:t>
      </w:r>
      <w:r w:rsidR="001461BE">
        <w:rPr>
          <w:rFonts w:ascii="Arial" w:hAnsi="Arial" w:cs="Arial"/>
          <w:sz w:val="22"/>
          <w:szCs w:val="22"/>
        </w:rPr>
        <w:t>outage</w:t>
      </w:r>
      <w:r w:rsidR="001461BE" w:rsidRPr="00BC7831">
        <w:rPr>
          <w:rFonts w:ascii="Arial" w:hAnsi="Arial" w:cs="Arial"/>
          <w:sz w:val="22"/>
          <w:szCs w:val="22"/>
        </w:rPr>
        <w:t xml:space="preserve"> </w:t>
      </w:r>
      <w:r w:rsidR="001461BE">
        <w:rPr>
          <w:rFonts w:ascii="Arial" w:hAnsi="Arial" w:cs="Arial"/>
          <w:sz w:val="22"/>
          <w:szCs w:val="22"/>
        </w:rPr>
        <w:t>impacts</w:t>
      </w:r>
      <w:r w:rsidRPr="00BC7831">
        <w:rPr>
          <w:rFonts w:ascii="Arial" w:hAnsi="Arial" w:cs="Arial"/>
          <w:sz w:val="22"/>
          <w:szCs w:val="22"/>
        </w:rPr>
        <w:t>, putting them at higher risk for</w:t>
      </w:r>
      <w:r w:rsidR="00AA618D">
        <w:rPr>
          <w:rFonts w:ascii="Arial" w:hAnsi="Arial" w:cs="Arial"/>
          <w:sz w:val="22"/>
          <w:szCs w:val="22"/>
        </w:rPr>
        <w:t xml:space="preserve"> outage-related</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w:t>
      </w:r>
    </w:p>
    <w:p w14:paraId="65288B9C" w14:textId="5B8B7D11"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w:t>
      </w:r>
      <w:r w:rsidR="00FD1FDA">
        <w:rPr>
          <w:rFonts w:ascii="Arial" w:hAnsi="Arial" w:cs="Arial"/>
          <w:sz w:val="22"/>
          <w:szCs w:val="22"/>
        </w:rPr>
        <w:t>in</w:t>
      </w:r>
      <w:r w:rsidRPr="00BC7831">
        <w:rPr>
          <w:rFonts w:ascii="Arial" w:hAnsi="Arial" w:cs="Arial"/>
          <w:sz w:val="22"/>
          <w:szCs w:val="22"/>
        </w:rPr>
        <w:t xml:space="preserve"> New York State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cardio</w:t>
      </w:r>
      <w:r w:rsidR="00BC1050">
        <w:rPr>
          <w:rFonts w:ascii="Arial" w:hAnsi="Arial" w:cs="Arial"/>
          <w:sz w:val="22"/>
          <w:szCs w:val="22"/>
        </w:rPr>
        <w:t>vascular and respiratory</w:t>
      </w:r>
      <w:r w:rsidR="00CF0F1D">
        <w:rPr>
          <w:rFonts w:ascii="Arial" w:hAnsi="Arial" w:cs="Arial"/>
          <w:sz w:val="22"/>
          <w:szCs w:val="22"/>
        </w:rPr>
        <w:t xml:space="preserve"> </w:t>
      </w:r>
      <w:r w:rsidR="00C411B2">
        <w:rPr>
          <w:rFonts w:ascii="Arial" w:hAnsi="Arial" w:cs="Arial"/>
          <w:sz w:val="22"/>
          <w:szCs w:val="22"/>
        </w:rPr>
        <w:t xml:space="preserve">hospitalizations and </w:t>
      </w:r>
      <w:r w:rsidR="00B64827">
        <w:rPr>
          <w:rFonts w:ascii="Arial" w:hAnsi="Arial" w:cs="Arial"/>
          <w:sz w:val="22"/>
          <w:szCs w:val="22"/>
        </w:rPr>
        <w:t>mortality</w:t>
      </w:r>
      <w:r w:rsidR="00FD1FDA">
        <w:rPr>
          <w:rFonts w:ascii="Arial" w:hAnsi="Arial" w:cs="Arial"/>
          <w:sz w:val="22"/>
          <w:szCs w:val="22"/>
        </w:rPr>
        <w:t xml:space="preserve"> </w:t>
      </w:r>
      <w:r w:rsidR="00F9091A">
        <w:rPr>
          <w:rFonts w:ascii="Arial" w:hAnsi="Arial" w:cs="Arial"/>
          <w:sz w:val="22"/>
          <w:szCs w:val="22"/>
        </w:rPr>
        <w:fldChar w:fldCharType="begin"/>
      </w:r>
      <w:r w:rsidR="00EC3F70">
        <w:rPr>
          <w:rFonts w:ascii="Arial" w:hAnsi="Arial" w:cs="Arial"/>
          <w:sz w:val="22"/>
          <w:szCs w:val="22"/>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EC3F70" w:rsidRPr="00EC3F70">
        <w:rPr>
          <w:rFonts w:ascii="Arial" w:hAnsi="Arial" w:cs="Arial"/>
          <w:kern w:val="0"/>
          <w:sz w:val="22"/>
          <w:lang w:val="en-US"/>
        </w:rPr>
        <w:t>(19–22)</w:t>
      </w:r>
      <w:r w:rsidR="00F9091A">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t>
      </w:r>
      <w:r w:rsidR="00FD1FDA">
        <w:rPr>
          <w:rFonts w:ascii="Arial" w:hAnsi="Arial" w:cs="Arial"/>
          <w:sz w:val="22"/>
          <w:szCs w:val="22"/>
        </w:rPr>
        <w:t xml:space="preserve">among older adults </w:t>
      </w:r>
      <w:r w:rsidR="00B90A06">
        <w:rPr>
          <w:rFonts w:ascii="Arial" w:hAnsi="Arial" w:cs="Arial"/>
          <w:sz w:val="22"/>
          <w:szCs w:val="22"/>
        </w:rPr>
        <w:t>and</w:t>
      </w:r>
      <w:r w:rsidR="00FD1FDA">
        <w:rPr>
          <w:rFonts w:ascii="Arial" w:hAnsi="Arial" w:cs="Arial"/>
          <w:sz w:val="22"/>
          <w:szCs w:val="22"/>
        </w:rPr>
        <w:t xml:space="preserve"> </w:t>
      </w:r>
      <w:r w:rsidRPr="00BC7831">
        <w:rPr>
          <w:rFonts w:ascii="Arial" w:hAnsi="Arial" w:cs="Arial"/>
          <w:sz w:val="22"/>
          <w:szCs w:val="22"/>
        </w:rPr>
        <w:t>when outdoor temperatures are extreme</w:t>
      </w:r>
      <w:r w:rsidR="00FD1FDA">
        <w:rPr>
          <w:rFonts w:ascii="Arial" w:hAnsi="Arial" w:cs="Arial"/>
          <w:sz w:val="22"/>
          <w:szCs w:val="22"/>
        </w:rPr>
        <w:t xml:space="preserve"> </w:t>
      </w:r>
      <w:r w:rsidR="00FE3ED1">
        <w:rPr>
          <w:rFonts w:ascii="Arial" w:hAnsi="Arial" w:cs="Arial"/>
          <w:sz w:val="22"/>
          <w:szCs w:val="22"/>
        </w:rPr>
        <w:fldChar w:fldCharType="begin"/>
      </w:r>
      <w:r w:rsidR="00E055BE">
        <w:rPr>
          <w:rFonts w:ascii="Arial" w:hAnsi="Arial" w:cs="Arial"/>
          <w:sz w:val="22"/>
          <w:szCs w:val="22"/>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E055BE">
        <w:rPr>
          <w:rFonts w:ascii="Cambria Math" w:hAnsi="Cambria Math" w:cs="Cambria Math"/>
          <w:sz w:val="22"/>
          <w:szCs w:val="22"/>
        </w:rPr>
        <w:instrText>ﬀ</w:instrText>
      </w:r>
      <w:r w:rsidR="00E055BE">
        <w:rPr>
          <w:rFonts w:ascii="Arial" w:hAnsi="Arial" w:cs="Arial"/>
          <w:sz w:val="22"/>
          <w:szCs w:val="22"/>
        </w:rPr>
        <w:instrText>ects. We aimed to investigate the individual and joint e</w:instrText>
      </w:r>
      <w:r w:rsidR="00E055BE">
        <w:rPr>
          <w:rFonts w:ascii="Cambria Math" w:hAnsi="Cambria Math" w:cs="Cambria Math"/>
          <w:sz w:val="22"/>
          <w:szCs w:val="22"/>
        </w:rPr>
        <w:instrText>ﬀ</w:instrText>
      </w:r>
      <w:r w:rsidR="00E055BE">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055BE">
        <w:rPr>
          <w:rFonts w:ascii="Cambria Math" w:hAnsi="Cambria Math" w:cs="Cambria Math"/>
          <w:sz w:val="22"/>
          <w:szCs w:val="22"/>
        </w:rPr>
        <w:instrText>ﬀ</w:instrText>
      </w:r>
      <w:r w:rsidR="00E055BE">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055BE">
        <w:rPr>
          <w:rFonts w:ascii="Cambria Math" w:hAnsi="Cambria Math" w:cs="Cambria Math"/>
          <w:sz w:val="22"/>
          <w:szCs w:val="22"/>
        </w:rPr>
        <w:instrText>ﬀ</w:instrText>
      </w:r>
      <w:r w:rsidR="00E055BE">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055BE">
        <w:rPr>
          <w:rFonts w:ascii="Cambria Math" w:hAnsi="Cambria Math" w:cs="Cambria Math"/>
          <w:sz w:val="22"/>
          <w:szCs w:val="22"/>
        </w:rPr>
        <w:instrText>ﬀ</w:instrText>
      </w:r>
      <w:r w:rsidR="00E055BE">
        <w:rPr>
          <w:rFonts w:ascii="Arial" w:hAnsi="Arial" w:cs="Arial"/>
          <w:sz w:val="22"/>
          <w:szCs w:val="22"/>
        </w:rPr>
        <w:instrText>ect on both multiplicative and additive scales. Over 35% of the thunderstorm e</w:instrText>
      </w:r>
      <w:r w:rsidR="00E055BE">
        <w:rPr>
          <w:rFonts w:ascii="Cambria Math" w:hAnsi="Cambria Math" w:cs="Cambria Math"/>
          <w:sz w:val="22"/>
          <w:szCs w:val="22"/>
        </w:rPr>
        <w:instrText>ﬀ</w:instrText>
      </w:r>
      <w:r w:rsidR="00E055BE">
        <w:rPr>
          <w:rFonts w:ascii="Arial" w:hAnsi="Arial" w:cs="Arial"/>
          <w:sz w:val="22"/>
          <w:szCs w:val="22"/>
        </w:rPr>
        <w:instrText>ects were mediated by PM2:5 and RH.\nCONCLUSION: Thunderstorms accompanied by POs showed the strongest respiratory e</w:instrText>
      </w:r>
      <w:r w:rsidR="00E055BE">
        <w:rPr>
          <w:rFonts w:ascii="Cambria Math" w:hAnsi="Cambria Math" w:cs="Cambria Math"/>
          <w:sz w:val="22"/>
          <w:szCs w:val="22"/>
        </w:rPr>
        <w:instrText>ﬀ</w:instrText>
      </w:r>
      <w:r w:rsidR="00E055BE">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055BE">
        <w:rPr>
          <w:rFonts w:ascii="Cambria Math" w:hAnsi="Cambria Math" w:cs="Cambria Math"/>
          <w:sz w:val="22"/>
          <w:szCs w:val="22"/>
        </w:rPr>
        <w:instrText>ﬀ</w:instrText>
      </w:r>
      <w:r w:rsidR="00E055BE">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EC3F70">
        <w:rPr>
          <w:rFonts w:ascii="Arial" w:hAnsi="Arial" w:cs="Arial"/>
          <w:noProof/>
          <w:sz w:val="22"/>
          <w:szCs w:val="22"/>
        </w:rPr>
        <w:t>(20)</w:t>
      </w:r>
      <w:r w:rsidR="00FE3ED1">
        <w:rPr>
          <w:rFonts w:ascii="Arial" w:hAnsi="Arial" w:cs="Arial"/>
          <w:sz w:val="22"/>
          <w:szCs w:val="22"/>
        </w:rPr>
        <w:fldChar w:fldCharType="end"/>
      </w:r>
      <w:r w:rsidR="00FD1FDA">
        <w:rPr>
          <w:rFonts w:ascii="Arial" w:hAnsi="Arial" w:cs="Arial"/>
          <w:sz w:val="22"/>
          <w:szCs w:val="22"/>
        </w:rPr>
        <w:t>.</w:t>
      </w:r>
      <w:r w:rsidR="006C6761">
        <w:rPr>
          <w:rFonts w:ascii="Arial" w:hAnsi="Arial" w:cs="Arial"/>
          <w:sz w:val="22"/>
          <w:szCs w:val="22"/>
        </w:rPr>
        <w:t xml:space="preserve"> </w:t>
      </w:r>
      <w:r w:rsidR="006D67BF">
        <w:rPr>
          <w:rFonts w:ascii="Arial" w:hAnsi="Arial" w:cs="Arial"/>
          <w:sz w:val="22"/>
          <w:szCs w:val="22"/>
        </w:rPr>
        <w:t>P</w:t>
      </w:r>
      <w:r w:rsidR="006D67BF" w:rsidRPr="00BC7831">
        <w:rPr>
          <w:rFonts w:ascii="Arial" w:hAnsi="Arial" w:cs="Arial"/>
          <w:sz w:val="22"/>
          <w:szCs w:val="22"/>
        </w:rPr>
        <w:t xml:space="preserve">opulation-level datasets of power outage exposure beyond New York State </w:t>
      </w:r>
      <w:r w:rsidR="006D67BF">
        <w:rPr>
          <w:rFonts w:ascii="Arial" w:hAnsi="Arial" w:cs="Arial"/>
          <w:sz w:val="22"/>
          <w:szCs w:val="22"/>
        </w:rPr>
        <w:t>have only become</w:t>
      </w:r>
      <w:r w:rsidR="006D67BF" w:rsidRPr="00BC7831">
        <w:rPr>
          <w:rFonts w:ascii="Arial" w:hAnsi="Arial" w:cs="Arial"/>
          <w:sz w:val="22"/>
          <w:szCs w:val="22"/>
        </w:rPr>
        <w:t xml:space="preserve"> available</w:t>
      </w:r>
      <w:r w:rsidR="006D67BF">
        <w:rPr>
          <w:rFonts w:ascii="Arial" w:hAnsi="Arial" w:cs="Arial"/>
          <w:sz w:val="22"/>
          <w:szCs w:val="22"/>
        </w:rPr>
        <w:t xml:space="preserve"> since 2020, limiting national-</w:t>
      </w:r>
      <w:r w:rsidR="00326D9F">
        <w:rPr>
          <w:rFonts w:ascii="Arial" w:hAnsi="Arial" w:cs="Arial"/>
          <w:sz w:val="22"/>
          <w:szCs w:val="22"/>
        </w:rPr>
        <w:t>scale</w:t>
      </w:r>
      <w:r w:rsidR="006D67BF">
        <w:rPr>
          <w:rFonts w:ascii="Arial" w:hAnsi="Arial" w:cs="Arial"/>
          <w:sz w:val="22"/>
          <w:szCs w:val="22"/>
        </w:rPr>
        <w:t xml:space="preserve"> studies of power outage and health</w:t>
      </w:r>
      <w:r w:rsidR="00C47A4E">
        <w:rPr>
          <w:rFonts w:ascii="Arial" w:hAnsi="Arial" w:cs="Arial"/>
          <w:sz w:val="22"/>
          <w:szCs w:val="22"/>
        </w:rPr>
        <w:t xml:space="preserve"> </w:t>
      </w:r>
      <w:r w:rsidR="00C47A4E">
        <w:rPr>
          <w:rFonts w:ascii="Arial" w:hAnsi="Arial" w:cs="Arial"/>
          <w:sz w:val="22"/>
          <w:szCs w:val="22"/>
        </w:rPr>
        <w:fldChar w:fldCharType="begin"/>
      </w:r>
      <w:r w:rsidR="00EC3F70">
        <w:rPr>
          <w:rFonts w:ascii="Arial" w:hAnsi="Arial" w:cs="Arial"/>
          <w:sz w:val="22"/>
          <w:szCs w:val="22"/>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C47A4E">
        <w:rPr>
          <w:rFonts w:ascii="Arial" w:hAnsi="Arial" w:cs="Arial"/>
          <w:sz w:val="22"/>
          <w:szCs w:val="22"/>
        </w:rPr>
        <w:fldChar w:fldCharType="separate"/>
      </w:r>
      <w:r w:rsidR="00EC3F70">
        <w:rPr>
          <w:rFonts w:ascii="Arial" w:hAnsi="Arial" w:cs="Arial"/>
          <w:noProof/>
          <w:sz w:val="22"/>
          <w:szCs w:val="22"/>
        </w:rPr>
        <w:t>(3, 5, 23)</w:t>
      </w:r>
      <w:r w:rsidR="00C47A4E">
        <w:rPr>
          <w:rFonts w:ascii="Arial" w:hAnsi="Arial" w:cs="Arial"/>
          <w:sz w:val="22"/>
          <w:szCs w:val="22"/>
        </w:rPr>
        <w:fldChar w:fldCharType="end"/>
      </w:r>
      <w:r w:rsidR="00FD1FDA">
        <w:rPr>
          <w:rFonts w:ascii="Arial" w:hAnsi="Arial" w:cs="Arial"/>
          <w:sz w:val="22"/>
          <w:szCs w:val="22"/>
        </w:rPr>
        <w:t>.</w:t>
      </w:r>
      <w:r w:rsidR="005A1AD1">
        <w:rPr>
          <w:rFonts w:ascii="Arial" w:hAnsi="Arial" w:cs="Arial"/>
          <w:sz w:val="22"/>
          <w:szCs w:val="22"/>
        </w:rPr>
        <w:t xml:space="preserve"> </w:t>
      </w:r>
    </w:p>
    <w:p w14:paraId="34B4E620" w14:textId="2D4CF381" w:rsidR="00F50165" w:rsidRDefault="00FD1FDA" w:rsidP="001C6B07">
      <w:pPr>
        <w:spacing w:line="480" w:lineRule="auto"/>
        <w:ind w:firstLine="360"/>
        <w:rPr>
          <w:rFonts w:ascii="Arial" w:hAnsi="Arial" w:cs="Arial"/>
          <w:sz w:val="22"/>
          <w:szCs w:val="22"/>
        </w:rPr>
      </w:pPr>
      <w:r>
        <w:rPr>
          <w:rFonts w:ascii="Arial" w:hAnsi="Arial" w:cs="Arial"/>
          <w:sz w:val="22"/>
          <w:szCs w:val="22"/>
        </w:rPr>
        <w:t>We previously</w:t>
      </w:r>
      <w:r w:rsidR="004A5C6E" w:rsidRPr="00BC7831">
        <w:rPr>
          <w:rFonts w:ascii="Arial" w:hAnsi="Arial" w:cs="Arial"/>
          <w:sz w:val="22"/>
          <w:szCs w:val="22"/>
        </w:rPr>
        <w:t xml:space="preserve"> assembled the first nationwide dataset </w:t>
      </w:r>
      <w:r>
        <w:rPr>
          <w:rFonts w:ascii="Arial" w:hAnsi="Arial" w:cs="Arial"/>
          <w:sz w:val="22"/>
          <w:szCs w:val="22"/>
        </w:rPr>
        <w:t>of</w:t>
      </w:r>
      <w:r w:rsidRPr="00BC7831">
        <w:rPr>
          <w:rFonts w:ascii="Arial" w:hAnsi="Arial" w:cs="Arial"/>
          <w:sz w:val="22"/>
          <w:szCs w:val="22"/>
        </w:rPr>
        <w:t xml:space="preserve"> </w:t>
      </w:r>
      <w:r w:rsidR="004A5C6E" w:rsidRPr="00BC7831">
        <w:rPr>
          <w:rFonts w:ascii="Arial" w:hAnsi="Arial" w:cs="Arial"/>
          <w:sz w:val="22"/>
          <w:szCs w:val="22"/>
        </w:rPr>
        <w:t xml:space="preserve">hourly county-level power outage exposure from 2018-2020 based on data from </w:t>
      </w:r>
      <w:r w:rsidR="00437AB3">
        <w:rPr>
          <w:rFonts w:ascii="Arial" w:hAnsi="Arial" w:cs="Arial"/>
          <w:sz w:val="22"/>
          <w:szCs w:val="22"/>
        </w:rPr>
        <w:t>P</w:t>
      </w:r>
      <w:r w:rsidR="004A5C6E" w:rsidRPr="00BC7831">
        <w:rPr>
          <w:rFonts w:ascii="Arial" w:hAnsi="Arial" w:cs="Arial"/>
          <w:sz w:val="22"/>
          <w:szCs w:val="22"/>
        </w:rPr>
        <w:t>ower</w:t>
      </w:r>
      <w:r w:rsidR="00437AB3">
        <w:rPr>
          <w:rFonts w:ascii="Arial" w:hAnsi="Arial" w:cs="Arial"/>
          <w:sz w:val="22"/>
          <w:szCs w:val="22"/>
        </w:rPr>
        <w:t>O</w:t>
      </w:r>
      <w:r w:rsidR="004A5C6E" w:rsidRPr="00BC7831">
        <w:rPr>
          <w:rFonts w:ascii="Arial" w:hAnsi="Arial" w:cs="Arial"/>
          <w:sz w:val="22"/>
          <w:szCs w:val="22"/>
        </w:rPr>
        <w:t>utage.us</w:t>
      </w:r>
      <w:r>
        <w:rPr>
          <w:rFonts w:ascii="Arial" w:hAnsi="Arial" w:cs="Arial"/>
          <w:sz w:val="22"/>
          <w:szCs w:val="22"/>
        </w:rPr>
        <w:t xml:space="preserve"> </w:t>
      </w:r>
      <w:r w:rsidR="001B56A6">
        <w:rPr>
          <w:rFonts w:ascii="Arial" w:hAnsi="Arial" w:cs="Arial"/>
          <w:sz w:val="22"/>
          <w:szCs w:val="22"/>
        </w:rPr>
        <w:fldChar w:fldCharType="begin"/>
      </w:r>
      <w:r w:rsidR="00EC3F70">
        <w:rPr>
          <w:rFonts w:ascii="Arial" w:hAnsi="Arial" w:cs="Arial"/>
          <w:sz w:val="22"/>
          <w:szCs w:val="22"/>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EC3F70">
        <w:rPr>
          <w:rFonts w:ascii="Arial" w:hAnsi="Arial" w:cs="Arial"/>
          <w:noProof/>
          <w:sz w:val="22"/>
          <w:szCs w:val="22"/>
        </w:rPr>
        <w:t>(5, 24)</w:t>
      </w:r>
      <w:r w:rsidR="001B56A6">
        <w:rPr>
          <w:rFonts w:ascii="Arial" w:hAnsi="Arial" w:cs="Arial"/>
          <w:sz w:val="22"/>
          <w:szCs w:val="22"/>
        </w:rPr>
        <w:fldChar w:fldCharType="end"/>
      </w:r>
      <w:r>
        <w:rPr>
          <w:rFonts w:ascii="Arial" w:hAnsi="Arial" w:cs="Arial"/>
          <w:sz w:val="22"/>
          <w:szCs w:val="22"/>
        </w:rPr>
        <w:t>.</w:t>
      </w:r>
      <w:r w:rsidR="004A5C6E" w:rsidRPr="00BC7831">
        <w:rPr>
          <w:rFonts w:ascii="Arial" w:hAnsi="Arial" w:cs="Arial"/>
          <w:sz w:val="22"/>
          <w:szCs w:val="22"/>
        </w:rPr>
        <w:t xml:space="preserve"> </w:t>
      </w:r>
      <w:r>
        <w:rPr>
          <w:rFonts w:ascii="Arial" w:hAnsi="Arial" w:cs="Arial"/>
          <w:sz w:val="22"/>
          <w:szCs w:val="22"/>
        </w:rPr>
        <w:t>Her</w:t>
      </w:r>
      <w:r w:rsidR="00DA38C2">
        <w:rPr>
          <w:rFonts w:ascii="Arial" w:hAnsi="Arial" w:cs="Arial"/>
          <w:sz w:val="22"/>
          <w:szCs w:val="22"/>
        </w:rPr>
        <w:t xml:space="preserve">e, </w:t>
      </w:r>
      <w:r w:rsidR="004A5C6E" w:rsidRPr="00BC7831">
        <w:rPr>
          <w:rFonts w:ascii="Arial" w:hAnsi="Arial" w:cs="Arial"/>
          <w:sz w:val="22"/>
          <w:szCs w:val="22"/>
        </w:rPr>
        <w:t>we leverage</w:t>
      </w:r>
      <w:r w:rsidR="00DA38C2">
        <w:rPr>
          <w:rFonts w:ascii="Arial" w:hAnsi="Arial" w:cs="Arial"/>
          <w:sz w:val="22"/>
          <w:szCs w:val="22"/>
        </w:rPr>
        <w:t>d</w:t>
      </w:r>
      <w:r w:rsidR="004A5C6E" w:rsidRPr="00BC7831">
        <w:rPr>
          <w:rFonts w:ascii="Arial" w:hAnsi="Arial" w:cs="Arial"/>
          <w:sz w:val="22"/>
          <w:szCs w:val="22"/>
        </w:rPr>
        <w:t xml:space="preserve"> these data together with</w:t>
      </w:r>
      <w:r w:rsidR="008F0F25">
        <w:rPr>
          <w:rFonts w:ascii="Arial" w:hAnsi="Arial" w:cs="Arial"/>
          <w:sz w:val="22"/>
          <w:szCs w:val="22"/>
        </w:rPr>
        <w:t xml:space="preserve"> 2018</w:t>
      </w:r>
      <w:r w:rsidR="004A5C6E" w:rsidRPr="00BC7831">
        <w:rPr>
          <w:rFonts w:ascii="Arial" w:hAnsi="Arial" w:cs="Arial"/>
          <w:sz w:val="22"/>
          <w:szCs w:val="22"/>
        </w:rPr>
        <w:t xml:space="preserve"> </w:t>
      </w:r>
      <w:r w:rsidR="008D718E">
        <w:rPr>
          <w:rFonts w:ascii="Arial" w:hAnsi="Arial" w:cs="Arial"/>
          <w:sz w:val="22"/>
          <w:szCs w:val="22"/>
        </w:rPr>
        <w:t xml:space="preserve">older adult </w:t>
      </w:r>
      <w:r w:rsidR="004A5C6E" w:rsidRPr="00BC7831">
        <w:rPr>
          <w:rFonts w:ascii="Arial" w:hAnsi="Arial" w:cs="Arial"/>
          <w:sz w:val="22"/>
          <w:szCs w:val="22"/>
        </w:rPr>
        <w:t>Medicare</w:t>
      </w:r>
      <w:r w:rsidR="0082221C">
        <w:rPr>
          <w:rFonts w:ascii="Arial" w:hAnsi="Arial" w:cs="Arial"/>
          <w:sz w:val="22"/>
          <w:szCs w:val="22"/>
        </w:rPr>
        <w:t xml:space="preserve"> Fee-For-Service</w:t>
      </w:r>
      <w:r w:rsidR="004A5C6E" w:rsidRPr="00BC7831">
        <w:rPr>
          <w:rFonts w:ascii="Arial" w:hAnsi="Arial" w:cs="Arial"/>
          <w:sz w:val="22"/>
          <w:szCs w:val="22"/>
        </w:rPr>
        <w:t xml:space="preserve"> hospitalization </w:t>
      </w:r>
      <w:r w:rsidR="003B6362">
        <w:rPr>
          <w:rFonts w:ascii="Arial" w:hAnsi="Arial" w:cs="Arial"/>
          <w:sz w:val="22"/>
          <w:szCs w:val="22"/>
        </w:rPr>
        <w:t xml:space="preserve">claims </w:t>
      </w:r>
      <w:r w:rsidR="004A5C6E" w:rsidRPr="00BC7831">
        <w:rPr>
          <w:rFonts w:ascii="Arial" w:hAnsi="Arial" w:cs="Arial"/>
          <w:sz w:val="22"/>
          <w:szCs w:val="22"/>
        </w:rPr>
        <w:t xml:space="preserve">to </w:t>
      </w:r>
      <w:r w:rsidR="00F50165">
        <w:rPr>
          <w:rFonts w:ascii="Arial" w:hAnsi="Arial" w:cs="Arial"/>
          <w:sz w:val="22"/>
          <w:szCs w:val="22"/>
        </w:rPr>
        <w:t>estimate</w:t>
      </w:r>
      <w:r w:rsidR="00F50165" w:rsidRPr="00BC7831">
        <w:rPr>
          <w:rFonts w:ascii="Arial" w:hAnsi="Arial" w:cs="Arial"/>
          <w:sz w:val="22"/>
          <w:szCs w:val="22"/>
        </w:rPr>
        <w:t xml:space="preserve"> </w:t>
      </w:r>
      <w:r w:rsidR="004A5C6E" w:rsidRPr="00BC7831">
        <w:rPr>
          <w:rFonts w:ascii="Arial" w:hAnsi="Arial" w:cs="Arial"/>
          <w:sz w:val="22"/>
          <w:szCs w:val="22"/>
        </w:rPr>
        <w:t xml:space="preserve">the relationship between daily </w:t>
      </w:r>
      <w:r w:rsidR="008107A5">
        <w:rPr>
          <w:rFonts w:ascii="Arial" w:hAnsi="Arial" w:cs="Arial"/>
          <w:sz w:val="22"/>
          <w:szCs w:val="22"/>
        </w:rPr>
        <w:t xml:space="preserve">county-level </w:t>
      </w:r>
      <w:r w:rsidR="004A5C6E" w:rsidRPr="00BC7831">
        <w:rPr>
          <w:rFonts w:ascii="Arial" w:hAnsi="Arial" w:cs="Arial"/>
          <w:sz w:val="22"/>
          <w:szCs w:val="22"/>
        </w:rPr>
        <w:t xml:space="preserve">power outage exposure and cardiovascular and respiratory hospitalization rates </w:t>
      </w:r>
      <w:r w:rsidR="00F50165">
        <w:rPr>
          <w:rFonts w:ascii="Arial" w:hAnsi="Arial" w:cs="Arial"/>
          <w:sz w:val="22"/>
          <w:szCs w:val="22"/>
        </w:rPr>
        <w:t xml:space="preserve">in the </w:t>
      </w:r>
      <w:r w:rsidR="004A5C6E" w:rsidRPr="00BC7831">
        <w:rPr>
          <w:rFonts w:ascii="Arial" w:hAnsi="Arial" w:cs="Arial"/>
          <w:sz w:val="22"/>
          <w:szCs w:val="22"/>
        </w:rPr>
        <w:t>U</w:t>
      </w:r>
      <w:r w:rsidR="000F286F">
        <w:rPr>
          <w:rFonts w:ascii="Arial" w:hAnsi="Arial" w:cs="Arial"/>
          <w:sz w:val="22"/>
          <w:szCs w:val="22"/>
        </w:rPr>
        <w:t>nited States</w:t>
      </w:r>
      <w:r w:rsidR="006A55CC">
        <w:rPr>
          <w:rFonts w:ascii="Arial" w:hAnsi="Arial" w:cs="Arial"/>
          <w:sz w:val="22"/>
          <w:szCs w:val="22"/>
        </w:rPr>
        <w:t xml:space="preserve"> in a case-crossover study</w:t>
      </w:r>
      <w:r w:rsidR="004A5C6E" w:rsidRPr="00BC7831">
        <w:rPr>
          <w:rFonts w:ascii="Arial" w:hAnsi="Arial" w:cs="Arial"/>
          <w:sz w:val="22"/>
          <w:szCs w:val="22"/>
        </w:rPr>
        <w:t xml:space="preserve">. </w:t>
      </w:r>
      <w:r w:rsidR="00F50165">
        <w:rPr>
          <w:rFonts w:ascii="Arial" w:hAnsi="Arial" w:cs="Arial"/>
          <w:sz w:val="22"/>
          <w:szCs w:val="22"/>
        </w:rPr>
        <w:t>We evaluate</w:t>
      </w:r>
      <w:r w:rsidR="00214356">
        <w:rPr>
          <w:rFonts w:ascii="Arial" w:hAnsi="Arial" w:cs="Arial"/>
          <w:sz w:val="22"/>
          <w:szCs w:val="22"/>
        </w:rPr>
        <w:t>d</w:t>
      </w:r>
      <w:r w:rsidR="00F50165">
        <w:rPr>
          <w:rFonts w:ascii="Arial" w:hAnsi="Arial" w:cs="Arial"/>
          <w:sz w:val="22"/>
          <w:szCs w:val="22"/>
        </w:rPr>
        <w:t xml:space="preserve"> </w:t>
      </w:r>
      <w:r w:rsidR="00E7526E">
        <w:rPr>
          <w:rFonts w:ascii="Arial" w:hAnsi="Arial" w:cs="Arial"/>
          <w:sz w:val="22"/>
          <w:szCs w:val="22"/>
        </w:rPr>
        <w:t xml:space="preserve">the </w:t>
      </w:r>
      <w:r w:rsidR="00F50165">
        <w:rPr>
          <w:rFonts w:ascii="Arial" w:hAnsi="Arial" w:cs="Arial"/>
          <w:sz w:val="22"/>
          <w:szCs w:val="22"/>
        </w:rPr>
        <w:t>impacts of</w:t>
      </w:r>
      <w:r w:rsidR="00256A5F">
        <w:rPr>
          <w:rFonts w:ascii="Arial" w:hAnsi="Arial" w:cs="Arial"/>
          <w:sz w:val="22"/>
          <w:szCs w:val="22"/>
        </w:rPr>
        <w:t xml:space="preserve"> moderate and large-scale power outages, </w:t>
      </w:r>
      <w:r w:rsidR="000E322E">
        <w:rPr>
          <w:rFonts w:ascii="Arial" w:hAnsi="Arial" w:cs="Arial"/>
          <w:sz w:val="22"/>
          <w:szCs w:val="22"/>
        </w:rPr>
        <w:t>a</w:t>
      </w:r>
      <w:r w:rsidR="00F50165">
        <w:rPr>
          <w:rFonts w:ascii="Arial" w:hAnsi="Arial" w:cs="Arial"/>
          <w:sz w:val="22"/>
          <w:szCs w:val="22"/>
        </w:rPr>
        <w:t xml:space="preserve">nd </w:t>
      </w:r>
      <w:r w:rsidR="004A5C6E" w:rsidRPr="00BC7831">
        <w:rPr>
          <w:rFonts w:ascii="Arial" w:hAnsi="Arial" w:cs="Arial"/>
          <w:sz w:val="22"/>
          <w:szCs w:val="22"/>
        </w:rPr>
        <w:t>conduct</w:t>
      </w:r>
      <w:r w:rsidR="00537A09">
        <w:rPr>
          <w:rFonts w:ascii="Arial" w:hAnsi="Arial" w:cs="Arial"/>
          <w:sz w:val="22"/>
          <w:szCs w:val="22"/>
        </w:rPr>
        <w:t>ed</w:t>
      </w:r>
      <w:r w:rsidR="004A5C6E" w:rsidRPr="00BC7831">
        <w:rPr>
          <w:rFonts w:ascii="Arial" w:hAnsi="Arial" w:cs="Arial"/>
          <w:sz w:val="22"/>
          <w:szCs w:val="22"/>
        </w:rPr>
        <w:t xml:space="preserve"> secondary analyses examining effect </w:t>
      </w:r>
      <w:r w:rsidR="00F50165">
        <w:rPr>
          <w:rFonts w:ascii="Arial" w:hAnsi="Arial" w:cs="Arial"/>
          <w:sz w:val="22"/>
          <w:szCs w:val="22"/>
        </w:rPr>
        <w:t xml:space="preserve">measure </w:t>
      </w:r>
      <w:r w:rsidR="004A5C6E" w:rsidRPr="00BC7831">
        <w:rPr>
          <w:rFonts w:ascii="Arial" w:hAnsi="Arial" w:cs="Arial"/>
          <w:sz w:val="22"/>
          <w:szCs w:val="22"/>
        </w:rPr>
        <w:t xml:space="preserve">modification by age, sex, poverty, and electricity-dependent durable medical equipment (DME) use. </w:t>
      </w:r>
    </w:p>
    <w:p w14:paraId="0D72A386" w14:textId="77777777" w:rsidR="00620B96" w:rsidRDefault="00620B96" w:rsidP="001C6B07">
      <w:pPr>
        <w:spacing w:line="480" w:lineRule="auto"/>
        <w:ind w:firstLine="360"/>
        <w:rPr>
          <w:rFonts w:ascii="Arial" w:hAnsi="Arial" w:cs="Arial"/>
          <w:sz w:val="22"/>
          <w:szCs w:val="22"/>
        </w:rPr>
      </w:pPr>
    </w:p>
    <w:p w14:paraId="24999576" w14:textId="77777777" w:rsidR="00620B96" w:rsidRDefault="00620B96" w:rsidP="001C6B07">
      <w:pPr>
        <w:spacing w:line="480" w:lineRule="auto"/>
        <w:ind w:firstLine="360"/>
        <w:rPr>
          <w:rFonts w:ascii="Arial" w:hAnsi="Arial" w:cs="Arial"/>
          <w:sz w:val="22"/>
          <w:szCs w:val="22"/>
        </w:rPr>
      </w:pPr>
    </w:p>
    <w:p w14:paraId="43E49D05" w14:textId="77777777" w:rsidR="00620B96" w:rsidRDefault="00620B96" w:rsidP="001C6B07">
      <w:pPr>
        <w:spacing w:line="480" w:lineRule="auto"/>
        <w:ind w:firstLine="360"/>
        <w:rPr>
          <w:rFonts w:ascii="Arial" w:hAnsi="Arial" w:cs="Arial"/>
          <w:sz w:val="22"/>
          <w:szCs w:val="22"/>
        </w:rPr>
      </w:pPr>
    </w:p>
    <w:p w14:paraId="2ED5A5F4" w14:textId="77777777" w:rsidR="00620B96" w:rsidRDefault="00620B96" w:rsidP="001C6B07">
      <w:pPr>
        <w:spacing w:line="480" w:lineRule="auto"/>
        <w:ind w:firstLine="360"/>
        <w:rPr>
          <w:rFonts w:ascii="Arial" w:hAnsi="Arial" w:cs="Arial"/>
          <w:sz w:val="22"/>
          <w:szCs w:val="22"/>
        </w:rPr>
      </w:pPr>
    </w:p>
    <w:p w14:paraId="69FD1648" w14:textId="77777777" w:rsidR="00620B96" w:rsidRDefault="00620B96" w:rsidP="001C6B07">
      <w:pPr>
        <w:spacing w:line="480" w:lineRule="auto"/>
        <w:ind w:firstLine="360"/>
        <w:rPr>
          <w:rFonts w:ascii="Arial" w:hAnsi="Arial" w:cs="Arial"/>
          <w:sz w:val="22"/>
          <w:szCs w:val="22"/>
        </w:rPr>
      </w:pPr>
    </w:p>
    <w:p w14:paraId="71C9CFF8" w14:textId="77777777" w:rsidR="00620B96" w:rsidRDefault="00620B96" w:rsidP="001C6B07">
      <w:pPr>
        <w:spacing w:line="480" w:lineRule="auto"/>
        <w:ind w:firstLine="360"/>
        <w:rPr>
          <w:rFonts w:ascii="Arial" w:hAnsi="Arial" w:cs="Arial"/>
          <w:sz w:val="22"/>
          <w:szCs w:val="22"/>
        </w:rPr>
      </w:pPr>
    </w:p>
    <w:p w14:paraId="30984F0A" w14:textId="77777777" w:rsidR="00620B96" w:rsidRDefault="00620B96" w:rsidP="001C6B07">
      <w:pPr>
        <w:spacing w:line="480" w:lineRule="auto"/>
        <w:ind w:firstLine="360"/>
        <w:rPr>
          <w:rFonts w:ascii="Arial" w:hAnsi="Arial" w:cs="Arial"/>
          <w:sz w:val="22"/>
          <w:szCs w:val="22"/>
        </w:rPr>
      </w:pPr>
    </w:p>
    <w:p w14:paraId="188051A5" w14:textId="77777777" w:rsidR="00620B96" w:rsidRDefault="00620B96" w:rsidP="001C6B07">
      <w:pPr>
        <w:spacing w:line="480" w:lineRule="auto"/>
        <w:ind w:firstLine="360"/>
        <w:rPr>
          <w:rFonts w:ascii="Arial" w:hAnsi="Arial" w:cs="Arial"/>
          <w:sz w:val="22"/>
          <w:szCs w:val="22"/>
        </w:rPr>
      </w:pPr>
    </w:p>
    <w:p w14:paraId="6ED19CA2" w14:textId="77777777" w:rsidR="00620B96" w:rsidRDefault="00620B96" w:rsidP="001C6B07">
      <w:pPr>
        <w:spacing w:line="480" w:lineRule="auto"/>
        <w:ind w:firstLine="360"/>
        <w:rPr>
          <w:rFonts w:ascii="Arial" w:hAnsi="Arial" w:cs="Arial"/>
          <w:sz w:val="22"/>
          <w:szCs w:val="22"/>
        </w:rPr>
      </w:pPr>
    </w:p>
    <w:p w14:paraId="2598A0A2" w14:textId="77777777" w:rsidR="00620B96" w:rsidRDefault="00620B96" w:rsidP="001C6B07">
      <w:pPr>
        <w:spacing w:line="480" w:lineRule="auto"/>
        <w:ind w:firstLine="360"/>
        <w:rPr>
          <w:rFonts w:ascii="Arial" w:hAnsi="Arial" w:cs="Arial"/>
          <w:sz w:val="22"/>
          <w:szCs w:val="22"/>
        </w:rPr>
      </w:pPr>
    </w:p>
    <w:p w14:paraId="0993C36E" w14:textId="77777777" w:rsidR="00620B96" w:rsidRDefault="00620B96" w:rsidP="001C6B07">
      <w:pPr>
        <w:spacing w:line="480" w:lineRule="auto"/>
        <w:ind w:firstLine="360"/>
        <w:rPr>
          <w:rFonts w:ascii="Arial" w:hAnsi="Arial" w:cs="Arial"/>
          <w:sz w:val="22"/>
          <w:szCs w:val="22"/>
        </w:rPr>
      </w:pPr>
    </w:p>
    <w:p w14:paraId="632582ED" w14:textId="77777777" w:rsidR="00620B96" w:rsidRDefault="00620B96" w:rsidP="001C6B07">
      <w:pPr>
        <w:spacing w:line="480" w:lineRule="auto"/>
        <w:ind w:firstLine="360"/>
        <w:rPr>
          <w:rFonts w:ascii="Arial" w:hAnsi="Arial" w:cs="Arial"/>
          <w:sz w:val="22"/>
          <w:szCs w:val="22"/>
        </w:rPr>
      </w:pPr>
    </w:p>
    <w:p w14:paraId="3F0007A6" w14:textId="77777777" w:rsidR="00620B96" w:rsidRDefault="00620B96" w:rsidP="00620B96">
      <w:pPr>
        <w:spacing w:line="480" w:lineRule="auto"/>
        <w:rPr>
          <w:rFonts w:ascii="Arial" w:hAnsi="Arial" w:cs="Arial"/>
          <w:b/>
          <w:bCs/>
        </w:rPr>
      </w:pPr>
    </w:p>
    <w:p w14:paraId="0B00A35E" w14:textId="3FDA04EC" w:rsidR="00620B96" w:rsidRPr="003E78DE" w:rsidRDefault="00620B96" w:rsidP="00620B96">
      <w:pPr>
        <w:spacing w:line="480" w:lineRule="auto"/>
        <w:rPr>
          <w:rFonts w:ascii="Arial" w:hAnsi="Arial" w:cs="Arial"/>
          <w:b/>
          <w:bCs/>
        </w:rPr>
      </w:pPr>
      <w:r w:rsidRPr="00BC7831">
        <w:rPr>
          <w:rFonts w:ascii="Arial" w:hAnsi="Arial" w:cs="Arial"/>
          <w:b/>
          <w:bCs/>
        </w:rPr>
        <w:t>Results</w:t>
      </w:r>
    </w:p>
    <w:p w14:paraId="3288045F" w14:textId="42E13A44" w:rsidR="00620B96" w:rsidRDefault="00620B96" w:rsidP="00620B96">
      <w:pPr>
        <w:spacing w:line="480" w:lineRule="auto"/>
        <w:ind w:firstLine="720"/>
        <w:rPr>
          <w:rFonts w:ascii="Arial" w:hAnsi="Arial" w:cs="Arial"/>
          <w:sz w:val="22"/>
          <w:szCs w:val="22"/>
        </w:rPr>
      </w:pPr>
      <w:r>
        <w:rPr>
          <w:rFonts w:ascii="Arial" w:hAnsi="Arial" w:cs="Arial"/>
          <w:sz w:val="22"/>
          <w:szCs w:val="22"/>
        </w:rPr>
        <w:t>Our</w:t>
      </w:r>
      <w:r w:rsidR="00911F81">
        <w:rPr>
          <w:rFonts w:ascii="Arial" w:hAnsi="Arial" w:cs="Arial"/>
          <w:sz w:val="22"/>
          <w:szCs w:val="22"/>
        </w:rPr>
        <w:t xml:space="preserve"> </w:t>
      </w:r>
      <w:r>
        <w:rPr>
          <w:rFonts w:ascii="Arial" w:hAnsi="Arial" w:cs="Arial"/>
          <w:sz w:val="22"/>
          <w:szCs w:val="22"/>
        </w:rPr>
        <w:t xml:space="preserve">analysis </w:t>
      </w:r>
      <w:r w:rsidRPr="00BC7831">
        <w:rPr>
          <w:rFonts w:ascii="Arial" w:hAnsi="Arial" w:cs="Arial"/>
          <w:sz w:val="22"/>
          <w:szCs w:val="22"/>
        </w:rPr>
        <w:t>included 2,161 counties,</w:t>
      </w:r>
      <w:r>
        <w:rPr>
          <w:rFonts w:ascii="Arial" w:hAnsi="Arial" w:cs="Arial"/>
          <w:sz w:val="22"/>
          <w:szCs w:val="22"/>
        </w:rPr>
        <w:t xml:space="preserve"> covering </w:t>
      </w:r>
      <w:r w:rsidRPr="00BC7831">
        <w:rPr>
          <w:rFonts w:ascii="Arial" w:hAnsi="Arial" w:cs="Arial"/>
          <w:sz w:val="22"/>
          <w:szCs w:val="22"/>
        </w:rPr>
        <w:t>71.</w:t>
      </w:r>
      <w:r>
        <w:rPr>
          <w:rFonts w:ascii="Arial" w:hAnsi="Arial" w:cs="Arial"/>
          <w:sz w:val="22"/>
          <w:szCs w:val="22"/>
        </w:rPr>
        <w:t>1</w:t>
      </w:r>
      <w:r w:rsidRPr="00BC7831">
        <w:rPr>
          <w:rFonts w:ascii="Arial" w:hAnsi="Arial" w:cs="Arial"/>
          <w:sz w:val="22"/>
          <w:szCs w:val="22"/>
        </w:rPr>
        <w:t xml:space="preserve">% of </w:t>
      </w:r>
      <w:r w:rsidR="001F077E">
        <w:rPr>
          <w:rFonts w:ascii="Arial" w:hAnsi="Arial" w:cs="Arial"/>
          <w:sz w:val="22"/>
          <w:szCs w:val="22"/>
        </w:rPr>
        <w:t xml:space="preserve">2018 </w:t>
      </w:r>
      <w:r w:rsidR="00A96B18">
        <w:rPr>
          <w:rFonts w:ascii="Arial" w:hAnsi="Arial" w:cs="Arial"/>
          <w:sz w:val="22"/>
          <w:szCs w:val="22"/>
        </w:rPr>
        <w:t xml:space="preserve">older adult </w:t>
      </w:r>
      <w:r w:rsidRPr="00BC7831">
        <w:rPr>
          <w:rFonts w:ascii="Arial" w:hAnsi="Arial" w:cs="Arial"/>
          <w:sz w:val="22"/>
          <w:szCs w:val="22"/>
        </w:rPr>
        <w:t xml:space="preserve">Medicare </w:t>
      </w:r>
      <w:r>
        <w:rPr>
          <w:rFonts w:ascii="Arial" w:hAnsi="Arial" w:cs="Arial"/>
          <w:sz w:val="22"/>
          <w:szCs w:val="22"/>
        </w:rPr>
        <w:t>F</w:t>
      </w:r>
      <w:r w:rsidRPr="00BC7831">
        <w:rPr>
          <w:rFonts w:ascii="Arial" w:hAnsi="Arial" w:cs="Arial"/>
          <w:sz w:val="22"/>
          <w:szCs w:val="22"/>
        </w:rPr>
        <w:t>ee-</w:t>
      </w:r>
      <w:r>
        <w:rPr>
          <w:rFonts w:ascii="Arial" w:hAnsi="Arial" w:cs="Arial"/>
          <w:sz w:val="22"/>
          <w:szCs w:val="22"/>
        </w:rPr>
        <w:t>F</w:t>
      </w:r>
      <w:r w:rsidRPr="00BC7831">
        <w:rPr>
          <w:rFonts w:ascii="Arial" w:hAnsi="Arial" w:cs="Arial"/>
          <w:sz w:val="22"/>
          <w:szCs w:val="22"/>
        </w:rPr>
        <w:t>or-</w:t>
      </w:r>
      <w:r>
        <w:rPr>
          <w:rFonts w:ascii="Arial" w:hAnsi="Arial" w:cs="Arial"/>
          <w:sz w:val="22"/>
          <w:szCs w:val="22"/>
        </w:rPr>
        <w:t>S</w:t>
      </w:r>
      <w:r w:rsidRPr="00BC7831">
        <w:rPr>
          <w:rFonts w:ascii="Arial" w:hAnsi="Arial" w:cs="Arial"/>
          <w:sz w:val="22"/>
          <w:szCs w:val="22"/>
        </w:rPr>
        <w:t>ervice beneficiaries</w:t>
      </w:r>
      <w:r w:rsidR="00A02599">
        <w:rPr>
          <w:rFonts w:ascii="Arial" w:hAnsi="Arial" w:cs="Arial"/>
          <w:sz w:val="22"/>
          <w:szCs w:val="22"/>
        </w:rPr>
        <w:t xml:space="preserve"> age 65+</w:t>
      </w:r>
      <w:r>
        <w:rPr>
          <w:rFonts w:ascii="Arial" w:hAnsi="Arial" w:cs="Arial"/>
          <w:sz w:val="22"/>
          <w:szCs w:val="22"/>
        </w:rPr>
        <w:t xml:space="preserve"> </w:t>
      </w:r>
      <w:r w:rsidRPr="00B23266">
        <w:rPr>
          <w:rFonts w:ascii="Arial" w:hAnsi="Arial" w:cs="Arial"/>
          <w:sz w:val="22"/>
          <w:szCs w:val="22"/>
          <w:highlight w:val="magenta"/>
        </w:rPr>
        <w:t>(N = 23,622,770)</w:t>
      </w:r>
      <w:r>
        <w:rPr>
          <w:rFonts w:ascii="Arial" w:hAnsi="Arial" w:cs="Arial"/>
          <w:sz w:val="22"/>
          <w:szCs w:val="22"/>
        </w:rPr>
        <w:t xml:space="preserve">. These counties experienced an </w:t>
      </w:r>
      <w:r w:rsidRPr="00BC7831">
        <w:rPr>
          <w:rFonts w:ascii="Arial" w:hAnsi="Arial" w:cs="Arial"/>
          <w:sz w:val="22"/>
          <w:szCs w:val="22"/>
        </w:rPr>
        <w:t>average</w:t>
      </w:r>
      <w:r>
        <w:rPr>
          <w:rFonts w:ascii="Arial" w:hAnsi="Arial" w:cs="Arial"/>
          <w:sz w:val="22"/>
          <w:szCs w:val="22"/>
        </w:rPr>
        <w:t xml:space="preserve"> of</w:t>
      </w:r>
      <w:r w:rsidRPr="00BC7831">
        <w:rPr>
          <w:rFonts w:ascii="Arial" w:hAnsi="Arial" w:cs="Arial"/>
          <w:sz w:val="22"/>
          <w:szCs w:val="22"/>
        </w:rPr>
        <w:t xml:space="preserve"> </w:t>
      </w:r>
      <w:r w:rsidRPr="00DF1A6D">
        <w:rPr>
          <w:rFonts w:ascii="Arial" w:hAnsi="Arial" w:cs="Arial"/>
          <w:sz w:val="22"/>
          <w:szCs w:val="22"/>
          <w:highlight w:val="magenta"/>
        </w:rPr>
        <w:t>7 (</w:t>
      </w:r>
      <w:commentRangeStart w:id="7"/>
      <w:commentRangeStart w:id="8"/>
      <w:commentRangeStart w:id="9"/>
      <w:commentRangeStart w:id="10"/>
      <w:commentRangeStart w:id="11"/>
      <w:r w:rsidRPr="00DF1A6D">
        <w:rPr>
          <w:rFonts w:ascii="Arial" w:hAnsi="Arial" w:cs="Arial"/>
          <w:sz w:val="22"/>
          <w:szCs w:val="22"/>
          <w:highlight w:val="magenta"/>
        </w:rPr>
        <w:t>SD=28</w:t>
      </w:r>
      <w:commentRangeEnd w:id="7"/>
      <w:r w:rsidRPr="00DF1A6D">
        <w:rPr>
          <w:rStyle w:val="CommentReference"/>
          <w:highlight w:val="magenta"/>
        </w:rPr>
        <w:commentReference w:id="7"/>
      </w:r>
      <w:commentRangeEnd w:id="8"/>
      <w:r w:rsidRPr="00DF1A6D">
        <w:rPr>
          <w:rStyle w:val="CommentReference"/>
          <w:highlight w:val="magenta"/>
        </w:rPr>
        <w:commentReference w:id="8"/>
      </w:r>
      <w:commentRangeEnd w:id="9"/>
      <w:r w:rsidRPr="00DF1A6D">
        <w:rPr>
          <w:rStyle w:val="CommentReference"/>
          <w:highlight w:val="magenta"/>
        </w:rPr>
        <w:commentReference w:id="9"/>
      </w:r>
      <w:commentRangeEnd w:id="10"/>
      <w:r w:rsidRPr="00DF1A6D">
        <w:rPr>
          <w:rStyle w:val="CommentReference"/>
          <w:highlight w:val="magenta"/>
        </w:rPr>
        <w:commentReference w:id="10"/>
      </w:r>
      <w:commentRangeEnd w:id="11"/>
      <w:r w:rsidRPr="00DF1A6D">
        <w:rPr>
          <w:rStyle w:val="CommentReference"/>
          <w:highlight w:val="magenta"/>
        </w:rPr>
        <w:commentReference w:id="11"/>
      </w:r>
      <w:r w:rsidRPr="00DF1A6D">
        <w:rPr>
          <w:rFonts w:ascii="Arial" w:hAnsi="Arial" w:cs="Arial"/>
          <w:sz w:val="22"/>
          <w:szCs w:val="22"/>
          <w:highlight w:val="magenta"/>
        </w:rPr>
        <w:t>)</w:t>
      </w:r>
      <w:r w:rsidRPr="00F432F5">
        <w:rPr>
          <w:rFonts w:ascii="Arial" w:hAnsi="Arial" w:cs="Arial"/>
          <w:sz w:val="22"/>
          <w:szCs w:val="22"/>
        </w:rPr>
        <w:t xml:space="preserve"> 8+ hour power outages affecting </w:t>
      </w:r>
      <w:r w:rsidRPr="00F432F5">
        <w:rPr>
          <w:rFonts w:ascii="Arial" w:eastAsia="Garamond" w:hAnsi="Arial" w:cs="Arial"/>
        </w:rPr>
        <w:t>≥</w:t>
      </w:r>
      <w:r w:rsidRPr="00F432F5">
        <w:rPr>
          <w:rFonts w:ascii="Arial" w:hAnsi="Arial" w:cs="Arial"/>
          <w:sz w:val="22"/>
          <w:szCs w:val="22"/>
        </w:rPr>
        <w:t xml:space="preserve">1% </w:t>
      </w:r>
      <w:r>
        <w:rPr>
          <w:rFonts w:ascii="Arial" w:hAnsi="Arial" w:cs="Arial"/>
          <w:sz w:val="22"/>
          <w:szCs w:val="22"/>
        </w:rPr>
        <w:t xml:space="preserve">of </w:t>
      </w:r>
      <w:r w:rsidRPr="00F432F5">
        <w:rPr>
          <w:rFonts w:ascii="Arial" w:hAnsi="Arial" w:cs="Arial"/>
          <w:sz w:val="22"/>
          <w:szCs w:val="22"/>
        </w:rPr>
        <w:t>customers in 2018</w:t>
      </w:r>
      <w:r w:rsidRPr="00BC7831">
        <w:rPr>
          <w:rFonts w:ascii="Arial" w:hAnsi="Arial" w:cs="Arial"/>
          <w:sz w:val="22"/>
          <w:szCs w:val="22"/>
        </w:rPr>
        <w:t>.</w:t>
      </w:r>
      <w:r>
        <w:rPr>
          <w:rFonts w:ascii="Arial" w:hAnsi="Arial" w:cs="Arial"/>
          <w:sz w:val="22"/>
          <w:szCs w:val="22"/>
        </w:rPr>
        <w:t xml:space="preserve"> </w:t>
      </w:r>
      <w:r w:rsidRPr="00BC7831">
        <w:rPr>
          <w:rFonts w:ascii="Arial" w:hAnsi="Arial" w:cs="Arial"/>
          <w:sz w:val="22"/>
          <w:szCs w:val="22"/>
        </w:rPr>
        <w:t xml:space="preserve">The number of beneficiaries </w:t>
      </w:r>
      <w:r>
        <w:rPr>
          <w:rFonts w:ascii="Arial" w:hAnsi="Arial" w:cs="Arial"/>
          <w:sz w:val="22"/>
          <w:szCs w:val="22"/>
        </w:rPr>
        <w:t xml:space="preserve">per </w:t>
      </w:r>
      <w:r w:rsidRPr="00BC7831">
        <w:rPr>
          <w:rFonts w:ascii="Arial" w:hAnsi="Arial" w:cs="Arial"/>
          <w:sz w:val="22"/>
          <w:szCs w:val="22"/>
        </w:rPr>
        <w:t>count</w:t>
      </w:r>
      <w:r>
        <w:rPr>
          <w:rFonts w:ascii="Arial" w:hAnsi="Arial" w:cs="Arial"/>
          <w:sz w:val="22"/>
          <w:szCs w:val="22"/>
        </w:rPr>
        <w:t>y</w:t>
      </w:r>
      <w:r w:rsidRPr="00BC7831">
        <w:rPr>
          <w:rFonts w:ascii="Arial" w:hAnsi="Arial" w:cs="Arial"/>
          <w:sz w:val="22"/>
          <w:szCs w:val="22"/>
        </w:rPr>
        <w:t xml:space="preserve"> ranged </w:t>
      </w:r>
      <w:r w:rsidRPr="00F432F5">
        <w:rPr>
          <w:rFonts w:ascii="Arial" w:hAnsi="Arial" w:cs="Arial"/>
          <w:sz w:val="22"/>
          <w:szCs w:val="22"/>
        </w:rPr>
        <w:t xml:space="preserve">from </w:t>
      </w:r>
      <w:r w:rsidR="00142BB2" w:rsidRPr="003D29E6">
        <w:rPr>
          <w:rFonts w:ascii="Arial" w:hAnsi="Arial" w:cs="Arial"/>
          <w:sz w:val="22"/>
          <w:szCs w:val="22"/>
          <w:highlight w:val="magenta"/>
        </w:rPr>
        <w:t>0</w:t>
      </w:r>
      <w:r w:rsidRPr="003D29E6">
        <w:rPr>
          <w:rFonts w:ascii="Arial" w:hAnsi="Arial" w:cs="Arial"/>
          <w:sz w:val="22"/>
          <w:szCs w:val="22"/>
          <w:highlight w:val="magenta"/>
        </w:rPr>
        <w:t xml:space="preserve"> to 252,004</w:t>
      </w:r>
      <w:r w:rsidRPr="00F432F5">
        <w:rPr>
          <w:rFonts w:ascii="Arial" w:hAnsi="Arial" w:cs="Arial"/>
          <w:sz w:val="22"/>
          <w:szCs w:val="22"/>
        </w:rPr>
        <w:t>.</w:t>
      </w:r>
      <w:r w:rsidRPr="00BC7831">
        <w:rPr>
          <w:rFonts w:ascii="Arial" w:hAnsi="Arial" w:cs="Arial"/>
          <w:sz w:val="22"/>
          <w:szCs w:val="22"/>
        </w:rPr>
        <w:t xml:space="preserve"> </w:t>
      </w:r>
      <w:r w:rsidRPr="0030757C">
        <w:rPr>
          <w:rFonts w:ascii="Arial" w:hAnsi="Arial" w:cs="Arial"/>
          <w:sz w:val="22"/>
          <w:szCs w:val="22"/>
        </w:rPr>
        <w:t xml:space="preserve">Outages affecting </w:t>
      </w:r>
      <w:r w:rsidRPr="0030757C">
        <w:rPr>
          <w:rFonts w:ascii="Arial" w:eastAsia="Garamond" w:hAnsi="Arial" w:cs="Arial"/>
          <w:sz w:val="22"/>
          <w:szCs w:val="22"/>
        </w:rPr>
        <w:t>≥1% of county customers affected on average</w:t>
      </w:r>
      <w:r w:rsidRPr="0030757C">
        <w:rPr>
          <w:rFonts w:ascii="Arial" w:hAnsi="Arial" w:cs="Arial"/>
          <w:sz w:val="22"/>
          <w:szCs w:val="22"/>
        </w:rPr>
        <w:t xml:space="preserve"> </w:t>
      </w:r>
      <w:r w:rsidRPr="0030757C">
        <w:rPr>
          <w:rFonts w:ascii="Arial" w:eastAsia="Garamond" w:hAnsi="Arial" w:cs="Arial"/>
          <w:sz w:val="22"/>
          <w:szCs w:val="22"/>
        </w:rPr>
        <w:t>≥</w:t>
      </w:r>
      <w:r w:rsidRPr="003D29E6">
        <w:rPr>
          <w:rFonts w:ascii="Arial" w:hAnsi="Arial" w:cs="Arial"/>
          <w:sz w:val="22"/>
          <w:szCs w:val="22"/>
          <w:highlight w:val="magenta"/>
        </w:rPr>
        <w:t>109</w:t>
      </w:r>
      <w:r w:rsidRPr="0030757C">
        <w:rPr>
          <w:rFonts w:ascii="Arial" w:hAnsi="Arial" w:cs="Arial"/>
          <w:sz w:val="22"/>
          <w:szCs w:val="22"/>
        </w:rPr>
        <w:t xml:space="preserve"> Medicare Fee-For-Service beneficiaries.</w:t>
      </w:r>
      <w:r w:rsidRPr="00BC7831">
        <w:rPr>
          <w:rFonts w:ascii="Arial" w:hAnsi="Arial" w:cs="Arial"/>
          <w:sz w:val="22"/>
          <w:szCs w:val="22"/>
        </w:rPr>
        <w:t xml:space="preserve"> </w:t>
      </w:r>
      <w:r>
        <w:rPr>
          <w:rFonts w:ascii="Arial" w:hAnsi="Arial" w:cs="Arial"/>
          <w:sz w:val="22"/>
          <w:szCs w:val="22"/>
        </w:rPr>
        <w:t>Just over two percent of county-days were exposed to a power outage (</w:t>
      </w:r>
      <w:r w:rsidRPr="005B3832">
        <w:rPr>
          <w:rFonts w:ascii="Arial" w:hAnsi="Arial" w:cs="Arial"/>
          <w:sz w:val="22"/>
          <w:szCs w:val="22"/>
          <w:highlight w:val="magenta"/>
        </w:rPr>
        <w:t>n=15,990 county-days</w:t>
      </w:r>
      <w:r>
        <w:rPr>
          <w:rFonts w:ascii="Arial" w:hAnsi="Arial" w:cs="Arial"/>
          <w:sz w:val="22"/>
          <w:szCs w:val="22"/>
        </w:rPr>
        <w:t>) (</w:t>
      </w:r>
      <w:r w:rsidRPr="00537176">
        <w:rPr>
          <w:rFonts w:ascii="Arial" w:hAnsi="Arial" w:cs="Arial"/>
          <w:b/>
          <w:bCs/>
          <w:sz w:val="22"/>
          <w:szCs w:val="22"/>
        </w:rPr>
        <w:t>Table</w:t>
      </w:r>
      <w:r>
        <w:rPr>
          <w:rFonts w:ascii="Arial" w:hAnsi="Arial" w:cs="Arial"/>
          <w:b/>
          <w:bCs/>
          <w:sz w:val="22"/>
          <w:szCs w:val="22"/>
        </w:rPr>
        <w:t xml:space="preserve"> </w:t>
      </w:r>
      <w:r w:rsidRPr="00537176">
        <w:rPr>
          <w:rFonts w:ascii="Arial" w:hAnsi="Arial" w:cs="Arial"/>
          <w:b/>
          <w:bCs/>
          <w:sz w:val="22"/>
          <w:szCs w:val="22"/>
        </w:rPr>
        <w:t>1</w:t>
      </w:r>
      <w:r>
        <w:rPr>
          <w:rFonts w:ascii="Arial" w:hAnsi="Arial" w:cs="Arial"/>
          <w:sz w:val="22"/>
          <w:szCs w:val="22"/>
        </w:rPr>
        <w:t>)</w:t>
      </w:r>
      <w:r w:rsidRPr="0033600E">
        <w:rPr>
          <w:rFonts w:ascii="Arial" w:hAnsi="Arial" w:cs="Arial"/>
          <w:sz w:val="22"/>
          <w:szCs w:val="22"/>
        </w:rPr>
        <w:t xml:space="preserve">. </w:t>
      </w:r>
      <w:r>
        <w:rPr>
          <w:rFonts w:ascii="Arial" w:hAnsi="Arial" w:cs="Arial"/>
          <w:sz w:val="22"/>
          <w:szCs w:val="22"/>
        </w:rPr>
        <w:t>On average, days with more precipitation had fewer outages, while colder days and windier days had more outages (</w:t>
      </w:r>
      <w:r w:rsidRPr="00B65F3D">
        <w:rPr>
          <w:rFonts w:ascii="Arial" w:hAnsi="Arial" w:cs="Arial"/>
          <w:b/>
          <w:bCs/>
          <w:sz w:val="22"/>
          <w:szCs w:val="22"/>
        </w:rPr>
        <w:t xml:space="preserve">Supplemental Table </w:t>
      </w:r>
      <w:r w:rsidR="001C47A5">
        <w:rPr>
          <w:rFonts w:ascii="Arial" w:hAnsi="Arial" w:cs="Arial"/>
          <w:b/>
          <w:bCs/>
          <w:sz w:val="22"/>
          <w:szCs w:val="22"/>
        </w:rPr>
        <w:t>1</w:t>
      </w:r>
      <w:r w:rsidR="00512359">
        <w:rPr>
          <w:rFonts w:ascii="Arial" w:hAnsi="Arial" w:cs="Arial"/>
          <w:b/>
          <w:bCs/>
          <w:sz w:val="22"/>
          <w:szCs w:val="22"/>
        </w:rPr>
        <w:t>)</w:t>
      </w:r>
      <w:r>
        <w:rPr>
          <w:rFonts w:ascii="Arial" w:hAnsi="Arial" w:cs="Arial"/>
          <w:sz w:val="22"/>
          <w:szCs w:val="22"/>
        </w:rPr>
        <w:t>.</w:t>
      </w:r>
    </w:p>
    <w:p w14:paraId="271C90D5" w14:textId="77777777" w:rsidR="00620B96" w:rsidRPr="00BC7831" w:rsidRDefault="00620B96" w:rsidP="00620B96">
      <w:pPr>
        <w:spacing w:line="480" w:lineRule="auto"/>
        <w:rPr>
          <w:rFonts w:ascii="Arial" w:hAnsi="Arial" w:cs="Arial"/>
          <w:sz w:val="22"/>
          <w:szCs w:val="22"/>
        </w:rPr>
      </w:pPr>
      <w:r>
        <w:rPr>
          <w:rFonts w:ascii="Arial" w:hAnsi="Arial" w:cs="Arial"/>
          <w:sz w:val="22"/>
          <w:szCs w:val="22"/>
        </w:rPr>
        <w:tab/>
        <w:t>On average there were 3.23 CVD hospitalizations per county-day, and 2.25 respiratory hospitalizations. Emergency CVD and respiratory hospitalization rates were higher in southeastern states (</w:t>
      </w:r>
      <w:r w:rsidRPr="00BE17B6">
        <w:rPr>
          <w:rFonts w:ascii="Arial" w:hAnsi="Arial" w:cs="Arial"/>
          <w:b/>
          <w:bCs/>
          <w:sz w:val="22"/>
          <w:szCs w:val="22"/>
        </w:rPr>
        <w:t>Figure 1</w:t>
      </w:r>
      <w:r>
        <w:rPr>
          <w:rFonts w:ascii="Arial" w:hAnsi="Arial" w:cs="Arial"/>
          <w:sz w:val="22"/>
          <w:szCs w:val="22"/>
        </w:rPr>
        <w:t xml:space="preserve">). </w:t>
      </w:r>
      <w:r w:rsidRPr="0033600E">
        <w:rPr>
          <w:rFonts w:ascii="Arial" w:hAnsi="Arial" w:cs="Arial"/>
          <w:sz w:val="22"/>
          <w:szCs w:val="22"/>
        </w:rPr>
        <w:t xml:space="preserve">The most common causes of emergency CVD hospitalization were primary hypertension (I10), hypertensive heart and chronic kidney disease with heart failure (I30), and hypertensive heart disease with heart failure </w:t>
      </w:r>
      <w:r>
        <w:rPr>
          <w:rFonts w:ascii="Arial" w:hAnsi="Arial" w:cs="Arial"/>
          <w:sz w:val="22"/>
          <w:szCs w:val="22"/>
        </w:rPr>
        <w:t>(</w:t>
      </w:r>
      <w:r w:rsidRPr="0033600E">
        <w:rPr>
          <w:rFonts w:ascii="Arial" w:hAnsi="Arial" w:cs="Arial"/>
          <w:sz w:val="22"/>
          <w:szCs w:val="22"/>
        </w:rPr>
        <w:t>I110).</w:t>
      </w:r>
      <w:r w:rsidRPr="0033600E">
        <w:rPr>
          <w:rStyle w:val="hgkelc"/>
          <w:rFonts w:ascii="Arial" w:hAnsi="Arial" w:cs="Arial"/>
          <w:sz w:val="22"/>
          <w:szCs w:val="22"/>
          <w:lang w:val="en"/>
        </w:rPr>
        <w:t xml:space="preserve"> </w:t>
      </w:r>
      <w:r w:rsidRPr="0033600E">
        <w:rPr>
          <w:rFonts w:ascii="Arial" w:hAnsi="Arial" w:cs="Arial"/>
          <w:sz w:val="22"/>
          <w:szCs w:val="22"/>
        </w:rPr>
        <w:t>The most common causes of emergency respiratory hospitalization were acute respiratory failure with hypoxia (J96.01), acute COPD exacerbation (J44.1), and unspecified COPD (J44.9).</w:t>
      </w:r>
      <w:r w:rsidRPr="00BC7831">
        <w:rPr>
          <w:rFonts w:ascii="Arial" w:hAnsi="Arial" w:cs="Arial"/>
          <w:sz w:val="22"/>
          <w:szCs w:val="22"/>
        </w:rPr>
        <w:t xml:space="preserve"> </w:t>
      </w:r>
    </w:p>
    <w:p w14:paraId="0DED152F" w14:textId="77777777" w:rsidR="00620B96" w:rsidRPr="00BC7831" w:rsidRDefault="00620B96" w:rsidP="00620B96">
      <w:pPr>
        <w:spacing w:line="480" w:lineRule="auto"/>
        <w:rPr>
          <w:rFonts w:ascii="Arial" w:hAnsi="Arial" w:cs="Arial"/>
          <w:sz w:val="22"/>
          <w:szCs w:val="22"/>
        </w:rPr>
      </w:pPr>
    </w:p>
    <w:p w14:paraId="034958E7" w14:textId="59CABA35"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CVD hospitalizations</w:t>
      </w:r>
    </w:p>
    <w:p w14:paraId="621D2DAB" w14:textId="51567080" w:rsidR="00620B96" w:rsidRPr="000F3D13" w:rsidRDefault="00620B96" w:rsidP="00620B96">
      <w:pPr>
        <w:spacing w:line="480" w:lineRule="auto"/>
        <w:rPr>
          <w:rFonts w:ascii="Arial" w:hAnsi="Arial" w:cs="Arial"/>
          <w:sz w:val="22"/>
          <w:szCs w:val="22"/>
        </w:rPr>
      </w:pPr>
      <w:r w:rsidRPr="00BC7831">
        <w:rPr>
          <w:rFonts w:ascii="Arial" w:hAnsi="Arial" w:cs="Arial"/>
          <w:sz w:val="22"/>
          <w:szCs w:val="22"/>
        </w:rPr>
        <w:t>Main analysis</w:t>
      </w:r>
    </w:p>
    <w:p w14:paraId="146DE459" w14:textId="5C8AAEFD" w:rsidR="00620B96" w:rsidRPr="00BC7831" w:rsidRDefault="00620B96" w:rsidP="00620B96">
      <w:pPr>
        <w:spacing w:line="480" w:lineRule="auto"/>
        <w:rPr>
          <w:rFonts w:ascii="Arial" w:hAnsi="Arial" w:cs="Arial"/>
          <w:sz w:val="22"/>
          <w:szCs w:val="22"/>
        </w:rPr>
      </w:pPr>
      <w:r w:rsidRPr="00BC7831">
        <w:rPr>
          <w:rFonts w:ascii="Arial" w:hAnsi="Arial" w:cs="Arial"/>
          <w:sz w:val="22"/>
          <w:szCs w:val="22"/>
        </w:rPr>
        <w:lastRenderedPageBreak/>
        <w:tab/>
        <w:t>In our main analysis testing the effect of 8+ hour power outage</w:t>
      </w:r>
      <w:r>
        <w:rPr>
          <w:rFonts w:ascii="Arial" w:hAnsi="Arial" w:cs="Arial"/>
          <w:sz w:val="22"/>
          <w:szCs w:val="22"/>
        </w:rPr>
        <w:t xml:space="preserve"> </w:t>
      </w:r>
      <w:r w:rsidRPr="00BC7831">
        <w:rPr>
          <w:rFonts w:ascii="Arial" w:hAnsi="Arial" w:cs="Arial"/>
          <w:sz w:val="22"/>
          <w:szCs w:val="22"/>
        </w:rPr>
        <w:t>on emergency CVD hospitalization rates</w:t>
      </w:r>
      <w:r w:rsidR="005D7DAB">
        <w:rPr>
          <w:rFonts w:ascii="Arial" w:hAnsi="Arial" w:cs="Arial"/>
          <w:sz w:val="22"/>
          <w:szCs w:val="22"/>
        </w:rPr>
        <w:t xml:space="preserve"> up to 1 week after power outage exposure</w:t>
      </w:r>
      <w:r w:rsidRPr="00BC7831">
        <w:rPr>
          <w:rFonts w:ascii="Arial" w:hAnsi="Arial" w:cs="Arial"/>
          <w:sz w:val="22"/>
          <w:szCs w:val="22"/>
        </w:rPr>
        <w:t xml:space="preserve">, we found increases in CVD-related hospitalizations 1-3 days after </w:t>
      </w:r>
      <w:r w:rsidRPr="00735500">
        <w:rPr>
          <w:rFonts w:ascii="Arial" w:hAnsi="Arial" w:cs="Arial"/>
          <w:sz w:val="22"/>
          <w:szCs w:val="22"/>
        </w:rPr>
        <w:t xml:space="preserve">and 6 days after </w:t>
      </w:r>
      <w:r>
        <w:rPr>
          <w:rFonts w:ascii="Arial" w:hAnsi="Arial" w:cs="Arial"/>
          <w:sz w:val="22"/>
          <w:szCs w:val="22"/>
        </w:rPr>
        <w:t xml:space="preserve">power outage </w:t>
      </w:r>
      <w:r w:rsidRPr="00735500">
        <w:rPr>
          <w:rFonts w:ascii="Arial" w:hAnsi="Arial" w:cs="Arial"/>
          <w:sz w:val="22"/>
          <w:szCs w:val="22"/>
        </w:rPr>
        <w:t>exposure</w:t>
      </w:r>
      <w:r>
        <w:rPr>
          <w:rFonts w:ascii="Arial" w:hAnsi="Arial" w:cs="Arial"/>
          <w:sz w:val="22"/>
          <w:szCs w:val="22"/>
        </w:rPr>
        <w:t xml:space="preserve"> (</w:t>
      </w:r>
      <w:r w:rsidRPr="004F64E2">
        <w:rPr>
          <w:rFonts w:ascii="Arial" w:hAnsi="Arial" w:cs="Arial"/>
          <w:b/>
          <w:bCs/>
          <w:sz w:val="22"/>
          <w:szCs w:val="22"/>
        </w:rPr>
        <w:t>Figure 2</w:t>
      </w:r>
      <w:r>
        <w:rPr>
          <w:rFonts w:ascii="Arial" w:hAnsi="Arial" w:cs="Arial"/>
          <w:sz w:val="22"/>
          <w:szCs w:val="22"/>
        </w:rPr>
        <w:t>)</w:t>
      </w:r>
      <w:r w:rsidRPr="00735500">
        <w:rPr>
          <w:rFonts w:ascii="Arial" w:hAnsi="Arial" w:cs="Arial"/>
          <w:sz w:val="22"/>
          <w:szCs w:val="22"/>
        </w:rPr>
        <w:t>. Exposure was not associated with increased hospitalizations on other lag days. One day following power outage exposure, the CVD hospitalization rate was</w:t>
      </w:r>
      <w:r>
        <w:rPr>
          <w:rFonts w:ascii="Arial" w:hAnsi="Arial" w:cs="Arial"/>
          <w:sz w:val="22"/>
          <w:szCs w:val="22"/>
        </w:rPr>
        <w:t>,</w:t>
      </w:r>
      <w:r w:rsidRPr="00735500">
        <w:rPr>
          <w:rFonts w:ascii="Arial" w:hAnsi="Arial" w:cs="Arial"/>
          <w:sz w:val="22"/>
          <w:szCs w:val="22"/>
        </w:rPr>
        <w:t xml:space="preserve"> on average</w:t>
      </w:r>
      <w:r>
        <w:rPr>
          <w:rFonts w:ascii="Arial" w:hAnsi="Arial" w:cs="Arial"/>
          <w:sz w:val="22"/>
          <w:szCs w:val="22"/>
        </w:rPr>
        <w:t>,</w:t>
      </w:r>
      <w:r w:rsidRPr="00735500">
        <w:rPr>
          <w:rFonts w:ascii="Arial" w:hAnsi="Arial" w:cs="Arial"/>
          <w:sz w:val="22"/>
          <w:szCs w:val="22"/>
        </w:rPr>
        <w:t xml:space="preserve"> </w:t>
      </w:r>
      <w:r w:rsidRPr="00FC4401">
        <w:rPr>
          <w:rFonts w:ascii="Arial" w:hAnsi="Arial" w:cs="Arial"/>
          <w:sz w:val="22"/>
          <w:szCs w:val="22"/>
          <w:highlight w:val="magenta"/>
        </w:rPr>
        <w:t xml:space="preserve">1.020 (95% CI: </w:t>
      </w:r>
      <w:r w:rsidRPr="00FC4401">
        <w:rPr>
          <w:rFonts w:ascii="Arial" w:hAnsi="Arial" w:cs="Arial"/>
          <w:color w:val="000000"/>
          <w:sz w:val="22"/>
          <w:szCs w:val="22"/>
          <w:highlight w:val="magenta"/>
        </w:rPr>
        <w:t>1.013, 1.026)</w:t>
      </w:r>
      <w:r w:rsidRPr="00735500">
        <w:rPr>
          <w:rFonts w:ascii="Arial" w:hAnsi="Arial" w:cs="Arial"/>
          <w:sz w:val="22"/>
          <w:szCs w:val="22"/>
        </w:rPr>
        <w:t xml:space="preserve"> times higher </w:t>
      </w:r>
      <w:r>
        <w:rPr>
          <w:rFonts w:ascii="Arial" w:hAnsi="Arial" w:cs="Arial"/>
          <w:sz w:val="22"/>
          <w:szCs w:val="22"/>
        </w:rPr>
        <w:t>compared to days after no exposure (</w:t>
      </w:r>
      <w:r w:rsidRPr="00711991">
        <w:rPr>
          <w:rFonts w:ascii="Arial" w:hAnsi="Arial" w:cs="Arial"/>
          <w:b/>
          <w:bCs/>
          <w:sz w:val="22"/>
          <w:szCs w:val="22"/>
        </w:rPr>
        <w:t>Supplemental Table 1</w:t>
      </w:r>
      <w:r>
        <w:rPr>
          <w:rFonts w:ascii="Arial" w:hAnsi="Arial" w:cs="Arial"/>
          <w:sz w:val="22"/>
          <w:szCs w:val="22"/>
        </w:rPr>
        <w:t>)</w:t>
      </w:r>
      <w:r w:rsidRPr="00735500">
        <w:rPr>
          <w:rFonts w:ascii="Arial" w:hAnsi="Arial" w:cs="Arial"/>
          <w:sz w:val="22"/>
          <w:szCs w:val="22"/>
        </w:rPr>
        <w:t>.</w:t>
      </w:r>
      <w:r w:rsidRPr="00BC7831">
        <w:rPr>
          <w:rFonts w:ascii="Arial" w:hAnsi="Arial" w:cs="Arial"/>
          <w:sz w:val="22"/>
          <w:szCs w:val="22"/>
        </w:rPr>
        <w:t xml:space="preserve">  </w:t>
      </w:r>
    </w:p>
    <w:p w14:paraId="1828C4A9" w14:textId="36337970" w:rsidR="00620B96" w:rsidRDefault="00620B96" w:rsidP="00620B96">
      <w:pPr>
        <w:spacing w:line="480" w:lineRule="auto"/>
        <w:rPr>
          <w:rFonts w:ascii="Arial" w:hAnsi="Arial" w:cs="Arial"/>
          <w:sz w:val="22"/>
          <w:szCs w:val="22"/>
        </w:rPr>
      </w:pPr>
      <w:r w:rsidRPr="005C6382">
        <w:rPr>
          <w:rFonts w:ascii="Arial" w:hAnsi="Arial" w:cs="Arial"/>
          <w:sz w:val="22"/>
          <w:szCs w:val="22"/>
        </w:rPr>
        <w:tab/>
        <w:t xml:space="preserve">We also analyzed larger outages affecting </w:t>
      </w:r>
      <w:r w:rsidRPr="005C6382">
        <w:rPr>
          <w:rFonts w:ascii="Arial" w:eastAsia="Garamond" w:hAnsi="Arial" w:cs="Arial"/>
          <w:sz w:val="22"/>
          <w:szCs w:val="22"/>
        </w:rPr>
        <w:t>≥</w:t>
      </w:r>
      <w:r w:rsidRPr="005C6382">
        <w:rPr>
          <w:rFonts w:ascii="Arial" w:hAnsi="Arial" w:cs="Arial"/>
          <w:sz w:val="22"/>
          <w:szCs w:val="22"/>
        </w:rPr>
        <w:t xml:space="preserve">3% or </w:t>
      </w:r>
      <w:r w:rsidRPr="005C6382">
        <w:rPr>
          <w:rFonts w:ascii="Arial" w:eastAsia="Garamond" w:hAnsi="Arial" w:cs="Arial"/>
          <w:sz w:val="22"/>
          <w:szCs w:val="22"/>
        </w:rPr>
        <w:t>≥</w:t>
      </w:r>
      <w:r w:rsidRPr="005C6382">
        <w:rPr>
          <w:rFonts w:ascii="Arial" w:hAnsi="Arial" w:cs="Arial"/>
          <w:sz w:val="22"/>
          <w:szCs w:val="22"/>
        </w:rPr>
        <w:t>5% of county customers</w:t>
      </w:r>
      <w:r>
        <w:rPr>
          <w:rFonts w:ascii="Arial" w:hAnsi="Arial" w:cs="Arial"/>
          <w:sz w:val="22"/>
          <w:szCs w:val="22"/>
        </w:rPr>
        <w:t>.</w:t>
      </w:r>
      <w:r w:rsidRPr="005C6382">
        <w:rPr>
          <w:rFonts w:ascii="Arial" w:hAnsi="Arial" w:cs="Arial"/>
          <w:sz w:val="22"/>
          <w:szCs w:val="22"/>
        </w:rPr>
        <w:t xml:space="preserve"> Outages affecting </w:t>
      </w:r>
      <w:r w:rsidRPr="005C6382">
        <w:rPr>
          <w:rFonts w:ascii="Arial" w:eastAsia="Garamond" w:hAnsi="Arial" w:cs="Arial"/>
          <w:sz w:val="22"/>
          <w:szCs w:val="22"/>
        </w:rPr>
        <w:t>≥</w:t>
      </w:r>
      <w:r w:rsidRPr="005C6382">
        <w:rPr>
          <w:rFonts w:ascii="Arial" w:hAnsi="Arial" w:cs="Arial"/>
          <w:sz w:val="22"/>
          <w:szCs w:val="22"/>
        </w:rPr>
        <w:t xml:space="preserve">3% of county customers elevated next-day CVD hospitalization rates higher than outages affecting </w:t>
      </w:r>
      <w:r w:rsidRPr="005C6382">
        <w:rPr>
          <w:rFonts w:ascii="Arial" w:eastAsia="Garamond" w:hAnsi="Arial" w:cs="Arial"/>
          <w:sz w:val="22"/>
          <w:szCs w:val="22"/>
        </w:rPr>
        <w:t>≥</w:t>
      </w:r>
      <w:r w:rsidRPr="005C6382">
        <w:rPr>
          <w:rFonts w:ascii="Arial" w:hAnsi="Arial" w:cs="Arial"/>
          <w:sz w:val="22"/>
          <w:szCs w:val="22"/>
        </w:rPr>
        <w:t>1% of county customers (</w:t>
      </w:r>
      <w:r w:rsidRPr="005C6382">
        <w:rPr>
          <w:rFonts w:ascii="Arial" w:hAnsi="Arial" w:cs="Arial"/>
          <w:b/>
          <w:bCs/>
          <w:sz w:val="22"/>
          <w:szCs w:val="22"/>
        </w:rPr>
        <w:t>Figure 2</w:t>
      </w:r>
      <w:r w:rsidRPr="005C6382">
        <w:rPr>
          <w:rFonts w:ascii="Arial" w:hAnsi="Arial" w:cs="Arial"/>
          <w:sz w:val="22"/>
          <w:szCs w:val="22"/>
        </w:rPr>
        <w:t xml:space="preserve">). Outages affecting </w:t>
      </w:r>
      <w:r w:rsidRPr="005C6382">
        <w:rPr>
          <w:rFonts w:ascii="Arial" w:eastAsia="Garamond" w:hAnsi="Arial" w:cs="Arial"/>
          <w:sz w:val="22"/>
          <w:szCs w:val="22"/>
        </w:rPr>
        <w:t>≥</w:t>
      </w:r>
      <w:r w:rsidRPr="005C6382">
        <w:rPr>
          <w:rFonts w:ascii="Arial" w:hAnsi="Arial" w:cs="Arial"/>
          <w:sz w:val="22"/>
          <w:szCs w:val="22"/>
        </w:rPr>
        <w:t xml:space="preserve">5% of customers were associated with even higher next-day hospitalization rates compared to outages affecting </w:t>
      </w:r>
      <w:r w:rsidRPr="005C6382">
        <w:rPr>
          <w:rFonts w:ascii="Arial" w:eastAsia="Garamond" w:hAnsi="Arial" w:cs="Arial"/>
          <w:sz w:val="22"/>
          <w:szCs w:val="22"/>
        </w:rPr>
        <w:t>≥</w:t>
      </w:r>
      <w:r w:rsidRPr="005C6382">
        <w:rPr>
          <w:rFonts w:ascii="Arial" w:hAnsi="Arial" w:cs="Arial"/>
          <w:sz w:val="22"/>
          <w:szCs w:val="22"/>
        </w:rPr>
        <w:t xml:space="preserve">3% or </w:t>
      </w:r>
      <w:r w:rsidRPr="005C6382">
        <w:rPr>
          <w:rFonts w:ascii="Arial" w:eastAsia="Garamond" w:hAnsi="Arial" w:cs="Arial"/>
          <w:sz w:val="22"/>
          <w:szCs w:val="22"/>
        </w:rPr>
        <w:t>≥1% of county customers</w:t>
      </w:r>
      <w:r w:rsidRPr="005C6382">
        <w:rPr>
          <w:rFonts w:ascii="Arial" w:hAnsi="Arial" w:cs="Arial"/>
          <w:sz w:val="22"/>
          <w:szCs w:val="22"/>
        </w:rPr>
        <w:t xml:space="preserve">. For outages affecting </w:t>
      </w:r>
      <w:r w:rsidRPr="005C6382">
        <w:rPr>
          <w:rFonts w:ascii="Arial" w:eastAsia="Garamond" w:hAnsi="Arial" w:cs="Arial"/>
          <w:sz w:val="22"/>
          <w:szCs w:val="22"/>
        </w:rPr>
        <w:t>≥</w:t>
      </w:r>
      <w:r w:rsidRPr="005C6382">
        <w:rPr>
          <w:rFonts w:ascii="Arial" w:hAnsi="Arial" w:cs="Arial"/>
          <w:sz w:val="22"/>
          <w:szCs w:val="22"/>
        </w:rPr>
        <w:t xml:space="preserve">3% of county customers, the day after outage CVD rates were </w:t>
      </w:r>
      <w:r w:rsidRPr="00D468C4">
        <w:rPr>
          <w:rFonts w:ascii="Arial" w:hAnsi="Arial" w:cs="Arial"/>
          <w:sz w:val="22"/>
          <w:szCs w:val="22"/>
          <w:highlight w:val="magenta"/>
        </w:rPr>
        <w:t>1.027 (95% CI: 1.018, 1.036)</w:t>
      </w:r>
      <w:r w:rsidRPr="005C6382">
        <w:rPr>
          <w:rFonts w:ascii="Arial" w:hAnsi="Arial" w:cs="Arial"/>
          <w:sz w:val="22"/>
          <w:szCs w:val="22"/>
        </w:rPr>
        <w:t xml:space="preserve"> times higher than on </w:t>
      </w:r>
      <w:r>
        <w:rPr>
          <w:rFonts w:ascii="Arial" w:hAnsi="Arial" w:cs="Arial"/>
          <w:sz w:val="22"/>
          <w:szCs w:val="22"/>
        </w:rPr>
        <w:t>days after no exposure</w:t>
      </w:r>
      <w:r w:rsidRPr="005C6382">
        <w:rPr>
          <w:rFonts w:ascii="Arial" w:hAnsi="Arial" w:cs="Arial"/>
          <w:sz w:val="22"/>
          <w:szCs w:val="22"/>
        </w:rPr>
        <w:t xml:space="preserve">. For outages affecting </w:t>
      </w:r>
      <w:r w:rsidRPr="005C6382">
        <w:rPr>
          <w:rFonts w:ascii="Arial" w:eastAsia="Garamond" w:hAnsi="Arial" w:cs="Arial"/>
          <w:sz w:val="22"/>
          <w:szCs w:val="22"/>
        </w:rPr>
        <w:t>≥</w:t>
      </w:r>
      <w:r w:rsidRPr="005C6382">
        <w:rPr>
          <w:rFonts w:ascii="Arial" w:hAnsi="Arial" w:cs="Arial"/>
          <w:sz w:val="22"/>
          <w:szCs w:val="22"/>
        </w:rPr>
        <w:t xml:space="preserve">5% of the population, rates were </w:t>
      </w:r>
      <w:r w:rsidRPr="00D468C4">
        <w:rPr>
          <w:rFonts w:ascii="Arial" w:hAnsi="Arial" w:cs="Arial"/>
          <w:sz w:val="22"/>
          <w:szCs w:val="22"/>
          <w:highlight w:val="magenta"/>
        </w:rPr>
        <w:t>1.031 (95% CI: 1.021, 1.042)</w:t>
      </w:r>
      <w:r w:rsidRPr="005C6382">
        <w:rPr>
          <w:rFonts w:ascii="Arial" w:hAnsi="Arial" w:cs="Arial"/>
          <w:sz w:val="22"/>
          <w:szCs w:val="22"/>
        </w:rPr>
        <w:t xml:space="preserve"> times higher than on </w:t>
      </w:r>
      <w:r>
        <w:rPr>
          <w:rFonts w:ascii="Arial" w:hAnsi="Arial" w:cs="Arial"/>
          <w:sz w:val="22"/>
          <w:szCs w:val="22"/>
        </w:rPr>
        <w:t>days after no exposure.</w:t>
      </w:r>
    </w:p>
    <w:p w14:paraId="2F51377E" w14:textId="77777777" w:rsidR="000F3D13" w:rsidRPr="00BC7831" w:rsidRDefault="000F3D13" w:rsidP="00620B96">
      <w:pPr>
        <w:spacing w:line="480" w:lineRule="auto"/>
        <w:rPr>
          <w:rFonts w:ascii="Arial" w:hAnsi="Arial" w:cs="Arial"/>
          <w:sz w:val="22"/>
          <w:szCs w:val="22"/>
        </w:rPr>
      </w:pPr>
    </w:p>
    <w:p w14:paraId="6961B123" w14:textId="6B15964A" w:rsidR="00620B96" w:rsidRDefault="00620B96" w:rsidP="00620B96">
      <w:pPr>
        <w:spacing w:line="480" w:lineRule="auto"/>
        <w:rPr>
          <w:rFonts w:ascii="Arial" w:hAnsi="Arial" w:cs="Arial"/>
          <w:sz w:val="22"/>
          <w:szCs w:val="22"/>
        </w:rPr>
      </w:pPr>
      <w:r w:rsidRPr="00BC7831">
        <w:rPr>
          <w:rFonts w:ascii="Arial" w:hAnsi="Arial" w:cs="Arial"/>
          <w:sz w:val="22"/>
          <w:szCs w:val="22"/>
        </w:rPr>
        <w:t>Sensitivity analys</w:t>
      </w:r>
      <w:r>
        <w:rPr>
          <w:rFonts w:ascii="Arial" w:hAnsi="Arial" w:cs="Arial"/>
          <w:sz w:val="22"/>
          <w:szCs w:val="22"/>
        </w:rPr>
        <w:t>e</w:t>
      </w:r>
      <w:r w:rsidRPr="00BC7831">
        <w:rPr>
          <w:rFonts w:ascii="Arial" w:hAnsi="Arial" w:cs="Arial"/>
          <w:sz w:val="22"/>
          <w:szCs w:val="22"/>
        </w:rPr>
        <w:t>s</w:t>
      </w:r>
    </w:p>
    <w:p w14:paraId="0F536CCF" w14:textId="77777777" w:rsidR="00666790" w:rsidRPr="00BC7831" w:rsidRDefault="00666790" w:rsidP="00620B96">
      <w:pPr>
        <w:spacing w:line="480" w:lineRule="auto"/>
        <w:rPr>
          <w:rFonts w:ascii="Arial" w:hAnsi="Arial" w:cs="Arial"/>
          <w:sz w:val="22"/>
          <w:szCs w:val="22"/>
        </w:rPr>
      </w:pPr>
    </w:p>
    <w:p w14:paraId="63D58D1D" w14:textId="3255F379" w:rsidR="00620B96" w:rsidRPr="00BC7831" w:rsidRDefault="00710FA4" w:rsidP="00620B96">
      <w:pPr>
        <w:spacing w:line="480" w:lineRule="auto"/>
        <w:ind w:firstLine="720"/>
        <w:rPr>
          <w:rFonts w:ascii="Arial" w:hAnsi="Arial" w:cs="Arial"/>
          <w:sz w:val="22"/>
          <w:szCs w:val="22"/>
        </w:rPr>
      </w:pPr>
      <w:r>
        <w:rPr>
          <w:rFonts w:ascii="Arial" w:hAnsi="Arial" w:cs="Arial"/>
          <w:sz w:val="22"/>
          <w:szCs w:val="22"/>
        </w:rPr>
        <w:t xml:space="preserve">Because there </w:t>
      </w:r>
      <w:r w:rsidR="00F30CB5">
        <w:rPr>
          <w:rFonts w:ascii="Arial" w:hAnsi="Arial" w:cs="Arial"/>
          <w:sz w:val="22"/>
          <w:szCs w:val="22"/>
        </w:rPr>
        <w:t xml:space="preserve">is no information on the </w:t>
      </w:r>
      <w:r w:rsidR="00AE5582">
        <w:rPr>
          <w:rFonts w:ascii="Arial" w:hAnsi="Arial" w:cs="Arial"/>
          <w:sz w:val="22"/>
          <w:szCs w:val="22"/>
        </w:rPr>
        <w:t xml:space="preserve">health-relevant duration </w:t>
      </w:r>
      <w:r w:rsidR="00741F71">
        <w:rPr>
          <w:rFonts w:ascii="Arial" w:hAnsi="Arial" w:cs="Arial"/>
          <w:sz w:val="22"/>
          <w:szCs w:val="22"/>
        </w:rPr>
        <w:t>of power outage, w</w:t>
      </w:r>
      <w:r w:rsidR="00620B96" w:rsidRPr="00BC7831">
        <w:rPr>
          <w:rFonts w:ascii="Arial" w:hAnsi="Arial" w:cs="Arial"/>
          <w:sz w:val="22"/>
          <w:szCs w:val="22"/>
        </w:rPr>
        <w:t>e conducted sensitivity analyses evaluating the impact of 4+ and 12+ hour outages on CVD hospitalization rates. For 4+ hour and 12+ hour outages, we observed similar results to 8+ hour outages. Hospitalizations were elevated on lag days 1-3 and 6. The effect</w:t>
      </w:r>
      <w:r w:rsidR="00620B96">
        <w:rPr>
          <w:rFonts w:ascii="Arial" w:hAnsi="Arial" w:cs="Arial"/>
          <w:sz w:val="22"/>
          <w:szCs w:val="22"/>
        </w:rPr>
        <w:t xml:space="preserve"> estimate</w:t>
      </w:r>
      <w:r w:rsidR="00620B96" w:rsidRPr="00BC7831">
        <w:rPr>
          <w:rFonts w:ascii="Arial" w:hAnsi="Arial" w:cs="Arial"/>
          <w:sz w:val="22"/>
          <w:szCs w:val="22"/>
        </w:rPr>
        <w:t xml:space="preserve">s </w:t>
      </w:r>
      <w:r w:rsidR="00620B96" w:rsidRPr="0029582A">
        <w:rPr>
          <w:rFonts w:ascii="Arial" w:hAnsi="Arial" w:cs="Arial"/>
          <w:sz w:val="22"/>
          <w:szCs w:val="22"/>
        </w:rPr>
        <w:t>for</w:t>
      </w:r>
      <w:r w:rsidR="00620B96" w:rsidRPr="00BC7831">
        <w:rPr>
          <w:rFonts w:ascii="Arial" w:hAnsi="Arial" w:cs="Arial"/>
          <w:sz w:val="22"/>
          <w:szCs w:val="22"/>
        </w:rPr>
        <w:t xml:space="preserve"> 12+ hour outages on CVD hospitalizations were </w:t>
      </w:r>
      <w:r w:rsidR="00620B96">
        <w:rPr>
          <w:rFonts w:ascii="Arial" w:hAnsi="Arial" w:cs="Arial"/>
          <w:sz w:val="22"/>
          <w:szCs w:val="22"/>
        </w:rPr>
        <w:t>larger</w:t>
      </w:r>
      <w:r w:rsidR="00620B96" w:rsidRPr="00BC7831">
        <w:rPr>
          <w:rFonts w:ascii="Arial" w:hAnsi="Arial" w:cs="Arial"/>
          <w:sz w:val="22"/>
          <w:szCs w:val="22"/>
        </w:rPr>
        <w:t xml:space="preserve"> than for 8+ hour outages, and 8+ hour outage </w:t>
      </w:r>
      <w:r w:rsidR="00620B96">
        <w:rPr>
          <w:rFonts w:ascii="Arial" w:hAnsi="Arial" w:cs="Arial"/>
          <w:sz w:val="22"/>
          <w:szCs w:val="22"/>
        </w:rPr>
        <w:t>estimates</w:t>
      </w:r>
      <w:r w:rsidR="00620B96" w:rsidRPr="00BC7831">
        <w:rPr>
          <w:rFonts w:ascii="Arial" w:hAnsi="Arial" w:cs="Arial"/>
          <w:sz w:val="22"/>
          <w:szCs w:val="22"/>
        </w:rPr>
        <w:t xml:space="preserve"> were </w:t>
      </w:r>
      <w:r w:rsidR="00620B96">
        <w:rPr>
          <w:rFonts w:ascii="Arial" w:hAnsi="Arial" w:cs="Arial"/>
          <w:sz w:val="22"/>
          <w:szCs w:val="22"/>
        </w:rPr>
        <w:t>larger</w:t>
      </w:r>
      <w:r w:rsidR="00620B96" w:rsidRPr="00BC7831">
        <w:rPr>
          <w:rFonts w:ascii="Arial" w:hAnsi="Arial" w:cs="Arial"/>
          <w:sz w:val="22"/>
          <w:szCs w:val="22"/>
        </w:rPr>
        <w:t xml:space="preserve"> than 4+ hour outage effects (</w:t>
      </w:r>
      <w:r w:rsidR="00620B96">
        <w:rPr>
          <w:rFonts w:ascii="Arial" w:hAnsi="Arial" w:cs="Arial"/>
          <w:b/>
          <w:bCs/>
          <w:sz w:val="22"/>
          <w:szCs w:val="22"/>
        </w:rPr>
        <w:t>S</w:t>
      </w:r>
      <w:r w:rsidR="00620B96" w:rsidRPr="00BC7831">
        <w:rPr>
          <w:rFonts w:ascii="Arial" w:hAnsi="Arial" w:cs="Arial"/>
          <w:b/>
          <w:bCs/>
          <w:sz w:val="22"/>
          <w:szCs w:val="22"/>
        </w:rPr>
        <w:t xml:space="preserve">upplemental </w:t>
      </w:r>
      <w:r w:rsidR="00620B96">
        <w:rPr>
          <w:rFonts w:ascii="Arial" w:hAnsi="Arial" w:cs="Arial"/>
          <w:b/>
          <w:bCs/>
          <w:sz w:val="22"/>
          <w:szCs w:val="22"/>
        </w:rPr>
        <w:t>F</w:t>
      </w:r>
      <w:r w:rsidR="00620B96" w:rsidRPr="00BC7831">
        <w:rPr>
          <w:rFonts w:ascii="Arial" w:hAnsi="Arial" w:cs="Arial"/>
          <w:b/>
          <w:bCs/>
          <w:sz w:val="22"/>
          <w:szCs w:val="22"/>
        </w:rPr>
        <w:t>igure</w:t>
      </w:r>
      <w:r w:rsidR="00620B96">
        <w:rPr>
          <w:rFonts w:ascii="Arial" w:hAnsi="Arial" w:cs="Arial"/>
          <w:b/>
          <w:bCs/>
          <w:sz w:val="22"/>
          <w:szCs w:val="22"/>
        </w:rPr>
        <w:t xml:space="preserve"> 1</w:t>
      </w:r>
      <w:r w:rsidR="00620B96" w:rsidRPr="00BC7831">
        <w:rPr>
          <w:rFonts w:ascii="Arial" w:hAnsi="Arial" w:cs="Arial"/>
          <w:sz w:val="22"/>
          <w:szCs w:val="22"/>
        </w:rPr>
        <w:t>).</w:t>
      </w:r>
    </w:p>
    <w:p w14:paraId="129385FA" w14:textId="334F72ED"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w:t>
      </w:r>
      <w:r>
        <w:rPr>
          <w:rFonts w:ascii="Arial" w:hAnsi="Arial" w:cs="Arial"/>
          <w:sz w:val="22"/>
          <w:szCs w:val="22"/>
        </w:rPr>
        <w:t>also modelled the relationship between continuous daily county-level number of hours without power and CVD hospitalization rates</w:t>
      </w:r>
      <w:r w:rsidR="00606E10">
        <w:rPr>
          <w:rFonts w:ascii="Arial" w:hAnsi="Arial" w:cs="Arial"/>
          <w:sz w:val="22"/>
          <w:szCs w:val="22"/>
        </w:rPr>
        <w:t>, to test for a possible threshold effect where only outages longer than a certain duration caused health effects.</w:t>
      </w:r>
      <w:r>
        <w:rPr>
          <w:rFonts w:ascii="Arial" w:hAnsi="Arial" w:cs="Arial"/>
          <w:sz w:val="22"/>
          <w:szCs w:val="22"/>
        </w:rPr>
        <w:t xml:space="preserve"> Of the models we tested, t</w:t>
      </w:r>
      <w:r w:rsidRPr="00054D0A">
        <w:rPr>
          <w:rFonts w:ascii="Arial" w:hAnsi="Arial" w:cs="Arial"/>
          <w:sz w:val="22"/>
          <w:szCs w:val="22"/>
        </w:rPr>
        <w:t xml:space="preserve">he </w:t>
      </w:r>
      <w:r w:rsidRPr="00054D0A">
        <w:rPr>
          <w:rFonts w:ascii="Arial" w:hAnsi="Arial" w:cs="Arial"/>
          <w:sz w:val="22"/>
          <w:szCs w:val="22"/>
        </w:rPr>
        <w:lastRenderedPageBreak/>
        <w:t xml:space="preserve">best-fitting model was linear for the association between number of hours without power and CVD hospitalizations with 4 degrees of freedom on the lag dimension. </w:t>
      </w:r>
      <w:commentRangeStart w:id="12"/>
      <w:commentRangeStart w:id="13"/>
      <w:r w:rsidRPr="00D468C4">
        <w:rPr>
          <w:rFonts w:ascii="Arial" w:hAnsi="Arial" w:cs="Arial"/>
          <w:sz w:val="22"/>
          <w:szCs w:val="22"/>
          <w:highlight w:val="magenta"/>
        </w:rPr>
        <w:t xml:space="preserve">For every additional hour without power, the next-day CVD hospitalization rate increased by 0.1% and, therefore, by 2.4% for 24 hours without power </w:t>
      </w:r>
      <w:commentRangeEnd w:id="12"/>
      <w:r w:rsidRPr="00D468C4">
        <w:rPr>
          <w:rStyle w:val="CommentReference"/>
          <w:highlight w:val="magenta"/>
        </w:rPr>
        <w:commentReference w:id="12"/>
      </w:r>
      <w:commentRangeEnd w:id="13"/>
      <w:r w:rsidRPr="00D468C4">
        <w:rPr>
          <w:rStyle w:val="CommentReference"/>
          <w:highlight w:val="magenta"/>
        </w:rPr>
        <w:commentReference w:id="13"/>
      </w:r>
      <w:r w:rsidRPr="00D468C4">
        <w:rPr>
          <w:rFonts w:ascii="Arial" w:hAnsi="Arial" w:cs="Arial"/>
          <w:sz w:val="22"/>
          <w:szCs w:val="22"/>
          <w:highlight w:val="magenta"/>
        </w:rPr>
        <w:t>(</w:t>
      </w:r>
      <w:r w:rsidRPr="00D468C4">
        <w:rPr>
          <w:rFonts w:ascii="Arial" w:hAnsi="Arial" w:cs="Arial"/>
          <w:b/>
          <w:bCs/>
          <w:sz w:val="22"/>
          <w:szCs w:val="22"/>
          <w:highlight w:val="magenta"/>
        </w:rPr>
        <w:t>Supplemental Figure 2</w:t>
      </w:r>
      <w:r w:rsidRPr="00D468C4">
        <w:rPr>
          <w:rFonts w:ascii="Arial" w:hAnsi="Arial" w:cs="Arial"/>
          <w:sz w:val="22"/>
          <w:szCs w:val="22"/>
          <w:highlight w:val="magenta"/>
        </w:rPr>
        <w:t>).</w:t>
      </w:r>
      <w:r w:rsidRPr="00BC7831">
        <w:rPr>
          <w:rFonts w:ascii="Arial" w:hAnsi="Arial" w:cs="Arial"/>
          <w:sz w:val="22"/>
          <w:szCs w:val="22"/>
        </w:rPr>
        <w:t xml:space="preserve"> </w:t>
      </w:r>
    </w:p>
    <w:p w14:paraId="408785A3" w14:textId="77777777" w:rsidR="00620B96" w:rsidRPr="00BC7831" w:rsidRDefault="00620B96" w:rsidP="00620B96">
      <w:pPr>
        <w:spacing w:line="480" w:lineRule="auto"/>
        <w:rPr>
          <w:rFonts w:ascii="Arial" w:hAnsi="Arial" w:cs="Arial"/>
          <w:b/>
          <w:bCs/>
          <w:sz w:val="22"/>
          <w:szCs w:val="22"/>
        </w:rPr>
      </w:pPr>
    </w:p>
    <w:p w14:paraId="71E48C74" w14:textId="2A67CC4E"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Respiratory hospitalizations</w:t>
      </w:r>
    </w:p>
    <w:p w14:paraId="13BFA4AB" w14:textId="3F11D6BC" w:rsidR="00620B96" w:rsidRPr="000F3D13" w:rsidRDefault="00620B96" w:rsidP="00620B96">
      <w:pPr>
        <w:spacing w:line="480" w:lineRule="auto"/>
        <w:rPr>
          <w:rFonts w:ascii="Arial" w:hAnsi="Arial" w:cs="Arial"/>
          <w:sz w:val="22"/>
          <w:szCs w:val="22"/>
        </w:rPr>
      </w:pPr>
      <w:r w:rsidRPr="00BC7831">
        <w:rPr>
          <w:rFonts w:ascii="Arial" w:hAnsi="Arial" w:cs="Arial"/>
          <w:sz w:val="22"/>
          <w:szCs w:val="22"/>
        </w:rPr>
        <w:t>Main analysis</w:t>
      </w:r>
    </w:p>
    <w:p w14:paraId="3A1CFB74" w14:textId="77777777" w:rsidR="00620B96" w:rsidRPr="00F52884"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the strongest effect of outage on hospitalization was the day of power outage rather than the day after. On </w:t>
      </w:r>
      <w:r>
        <w:rPr>
          <w:rFonts w:ascii="Arial" w:hAnsi="Arial" w:cs="Arial"/>
          <w:sz w:val="22"/>
          <w:szCs w:val="22"/>
        </w:rPr>
        <w:t xml:space="preserve">the same </w:t>
      </w:r>
      <w:r w:rsidRPr="00BC7831">
        <w:rPr>
          <w:rFonts w:ascii="Arial" w:hAnsi="Arial" w:cs="Arial"/>
          <w:sz w:val="22"/>
          <w:szCs w:val="22"/>
        </w:rPr>
        <w:t xml:space="preserve">day of power outage exposure, the respiratory hospitalization rate was </w:t>
      </w:r>
      <w:r w:rsidRPr="006B59CE">
        <w:rPr>
          <w:rFonts w:ascii="Arial" w:hAnsi="Arial" w:cs="Arial"/>
          <w:sz w:val="22"/>
          <w:szCs w:val="22"/>
          <w:highlight w:val="yellow"/>
        </w:rPr>
        <w:t>1.026 (</w:t>
      </w:r>
      <w:r>
        <w:rPr>
          <w:rFonts w:ascii="Arial" w:hAnsi="Arial" w:cs="Arial"/>
          <w:sz w:val="22"/>
          <w:szCs w:val="22"/>
          <w:highlight w:val="yellow"/>
        </w:rPr>
        <w:t xml:space="preserve">95 % </w:t>
      </w:r>
      <w:r w:rsidRPr="006B59CE">
        <w:rPr>
          <w:rFonts w:ascii="Arial" w:hAnsi="Arial" w:cs="Arial"/>
          <w:sz w:val="22"/>
          <w:szCs w:val="22"/>
          <w:highlight w:val="yellow"/>
        </w:rPr>
        <w:t>CI: 1.012, 1.039)</w:t>
      </w:r>
      <w:r w:rsidRPr="00BC7831">
        <w:rPr>
          <w:rFonts w:ascii="Arial" w:hAnsi="Arial" w:cs="Arial"/>
          <w:sz w:val="22"/>
          <w:szCs w:val="22"/>
        </w:rPr>
        <w:t xml:space="preserve"> times higher </w:t>
      </w:r>
      <w:r>
        <w:rPr>
          <w:rFonts w:ascii="Arial" w:hAnsi="Arial" w:cs="Arial"/>
          <w:sz w:val="22"/>
          <w:szCs w:val="22"/>
        </w:rPr>
        <w:t xml:space="preserve">than on </w:t>
      </w:r>
      <w:r w:rsidRPr="00BC7831">
        <w:rPr>
          <w:rFonts w:ascii="Arial" w:hAnsi="Arial" w:cs="Arial"/>
          <w:sz w:val="22"/>
          <w:szCs w:val="22"/>
        </w:rPr>
        <w:t>unexposed days.</w:t>
      </w:r>
    </w:p>
    <w:p w14:paraId="04E767FD" w14:textId="77777777" w:rsidR="00620B96" w:rsidRPr="00530757" w:rsidRDefault="00620B96" w:rsidP="00620B96">
      <w:pPr>
        <w:spacing w:line="480" w:lineRule="auto"/>
        <w:ind w:firstLine="720"/>
        <w:rPr>
          <w:rFonts w:ascii="Arial" w:hAnsi="Arial" w:cs="Arial"/>
          <w:sz w:val="22"/>
          <w:szCs w:val="22"/>
        </w:rPr>
      </w:pPr>
      <w:r w:rsidRPr="005C6382">
        <w:rPr>
          <w:rFonts w:ascii="Arial" w:hAnsi="Arial" w:cs="Arial"/>
          <w:sz w:val="22"/>
          <w:szCs w:val="22"/>
        </w:rPr>
        <w:t xml:space="preserve">Outages affecting </w:t>
      </w:r>
      <w:r w:rsidRPr="005C6382">
        <w:rPr>
          <w:rFonts w:ascii="Arial" w:eastAsia="Garamond" w:hAnsi="Arial" w:cs="Arial"/>
          <w:sz w:val="22"/>
          <w:szCs w:val="22"/>
        </w:rPr>
        <w:t>≥</w:t>
      </w:r>
      <w:r w:rsidRPr="005C6382">
        <w:rPr>
          <w:rFonts w:ascii="Arial" w:hAnsi="Arial" w:cs="Arial"/>
          <w:sz w:val="22"/>
          <w:szCs w:val="22"/>
        </w:rPr>
        <w:t>3% of county customers elevated</w:t>
      </w:r>
      <w:r>
        <w:rPr>
          <w:rFonts w:ascii="Arial" w:hAnsi="Arial" w:cs="Arial"/>
          <w:sz w:val="22"/>
          <w:szCs w:val="22"/>
        </w:rPr>
        <w:t xml:space="preserve"> same-day respiratory</w:t>
      </w:r>
      <w:r w:rsidRPr="005C6382">
        <w:rPr>
          <w:rFonts w:ascii="Arial" w:hAnsi="Arial" w:cs="Arial"/>
          <w:sz w:val="22"/>
          <w:szCs w:val="22"/>
        </w:rPr>
        <w:t xml:space="preserve"> hospitalization rates higher than outages affecting </w:t>
      </w:r>
      <w:r w:rsidRPr="005C6382">
        <w:rPr>
          <w:rFonts w:ascii="Arial" w:eastAsia="Garamond" w:hAnsi="Arial" w:cs="Arial"/>
          <w:sz w:val="22"/>
          <w:szCs w:val="22"/>
        </w:rPr>
        <w:t>≥</w:t>
      </w:r>
      <w:r w:rsidRPr="005C6382">
        <w:rPr>
          <w:rFonts w:ascii="Arial" w:hAnsi="Arial" w:cs="Arial"/>
          <w:sz w:val="22"/>
          <w:szCs w:val="22"/>
        </w:rPr>
        <w:t>1% of county customers (</w:t>
      </w:r>
      <w:r w:rsidRPr="005C6382">
        <w:rPr>
          <w:rFonts w:ascii="Arial" w:hAnsi="Arial" w:cs="Arial"/>
          <w:b/>
          <w:bCs/>
          <w:sz w:val="22"/>
          <w:szCs w:val="22"/>
        </w:rPr>
        <w:t>Figure 2</w:t>
      </w:r>
      <w:r w:rsidRPr="005C6382">
        <w:rPr>
          <w:rFonts w:ascii="Arial" w:hAnsi="Arial" w:cs="Arial"/>
          <w:sz w:val="22"/>
          <w:szCs w:val="22"/>
        </w:rPr>
        <w:t xml:space="preserve">). Outages affecting </w:t>
      </w:r>
      <w:r w:rsidRPr="005C6382">
        <w:rPr>
          <w:rFonts w:ascii="Arial" w:eastAsia="Garamond" w:hAnsi="Arial" w:cs="Arial"/>
          <w:sz w:val="22"/>
          <w:szCs w:val="22"/>
        </w:rPr>
        <w:t>≥</w:t>
      </w:r>
      <w:r w:rsidRPr="005C6382">
        <w:rPr>
          <w:rFonts w:ascii="Arial" w:hAnsi="Arial" w:cs="Arial"/>
          <w:sz w:val="22"/>
          <w:szCs w:val="22"/>
        </w:rPr>
        <w:t>5% of customers were associated with even higher</w:t>
      </w:r>
      <w:r>
        <w:rPr>
          <w:rFonts w:ascii="Arial" w:hAnsi="Arial" w:cs="Arial"/>
          <w:sz w:val="22"/>
          <w:szCs w:val="22"/>
        </w:rPr>
        <w:t xml:space="preserve"> same-day respiratory</w:t>
      </w:r>
      <w:r w:rsidRPr="005C6382">
        <w:rPr>
          <w:rFonts w:ascii="Arial" w:hAnsi="Arial" w:cs="Arial"/>
          <w:sz w:val="22"/>
          <w:szCs w:val="22"/>
        </w:rPr>
        <w:t xml:space="preserve"> hospitalization rates compared to outages affecting </w:t>
      </w:r>
      <w:r w:rsidRPr="005C6382">
        <w:rPr>
          <w:rFonts w:ascii="Arial" w:eastAsia="Garamond" w:hAnsi="Arial" w:cs="Arial"/>
          <w:sz w:val="22"/>
          <w:szCs w:val="22"/>
        </w:rPr>
        <w:t>≥</w:t>
      </w:r>
      <w:r w:rsidRPr="005C6382">
        <w:rPr>
          <w:rFonts w:ascii="Arial" w:hAnsi="Arial" w:cs="Arial"/>
          <w:sz w:val="22"/>
          <w:szCs w:val="22"/>
        </w:rPr>
        <w:t xml:space="preserve">3% or </w:t>
      </w:r>
      <w:r w:rsidRPr="005C6382">
        <w:rPr>
          <w:rFonts w:ascii="Arial" w:eastAsia="Garamond" w:hAnsi="Arial" w:cs="Arial"/>
          <w:sz w:val="22"/>
          <w:szCs w:val="22"/>
        </w:rPr>
        <w:t>≥1% of county customers</w:t>
      </w:r>
      <w:r w:rsidRPr="005C6382">
        <w:rPr>
          <w:rFonts w:ascii="Arial" w:hAnsi="Arial" w:cs="Arial"/>
          <w:sz w:val="22"/>
          <w:szCs w:val="22"/>
        </w:rPr>
        <w:t xml:space="preserve">. </w:t>
      </w:r>
      <w:r w:rsidRPr="00BC7831">
        <w:rPr>
          <w:rFonts w:ascii="Arial" w:hAnsi="Arial" w:cs="Arial"/>
          <w:sz w:val="22"/>
          <w:szCs w:val="22"/>
        </w:rPr>
        <w:t xml:space="preserve">For outages affecting </w:t>
      </w:r>
      <w:r w:rsidRPr="00BC7831">
        <w:rPr>
          <w:rFonts w:ascii="Arial" w:eastAsia="Garamond" w:hAnsi="Arial" w:cs="Arial"/>
        </w:rPr>
        <w:t>≥</w:t>
      </w:r>
      <w:r w:rsidRPr="00BC7831">
        <w:rPr>
          <w:rFonts w:ascii="Arial" w:hAnsi="Arial" w:cs="Arial"/>
          <w:sz w:val="22"/>
          <w:szCs w:val="22"/>
        </w:rPr>
        <w:t xml:space="preserve">3% and </w:t>
      </w:r>
      <w:r w:rsidRPr="00BC7831">
        <w:rPr>
          <w:rFonts w:ascii="Arial" w:eastAsia="Garamond" w:hAnsi="Arial" w:cs="Arial"/>
        </w:rPr>
        <w:t>≥</w:t>
      </w:r>
      <w:r w:rsidRPr="00BC7831">
        <w:rPr>
          <w:rFonts w:ascii="Arial" w:hAnsi="Arial" w:cs="Arial"/>
          <w:sz w:val="22"/>
          <w:szCs w:val="22"/>
        </w:rPr>
        <w:t xml:space="preserve">5% of county customers respectively, on exposed days, respiratory hospitalization rates were </w:t>
      </w:r>
      <w:r w:rsidRPr="006B59CE">
        <w:rPr>
          <w:rFonts w:ascii="Arial" w:hAnsi="Arial" w:cs="Arial"/>
          <w:sz w:val="22"/>
          <w:szCs w:val="22"/>
          <w:highlight w:val="yellow"/>
        </w:rPr>
        <w:t>1.052 (</w:t>
      </w:r>
      <w:r>
        <w:rPr>
          <w:rFonts w:ascii="Arial" w:hAnsi="Arial" w:cs="Arial"/>
          <w:sz w:val="22"/>
          <w:szCs w:val="22"/>
          <w:highlight w:val="yellow"/>
        </w:rPr>
        <w:t xml:space="preserve">95% </w:t>
      </w:r>
      <w:r w:rsidRPr="006B59CE">
        <w:rPr>
          <w:rFonts w:ascii="Arial" w:hAnsi="Arial" w:cs="Arial"/>
          <w:sz w:val="22"/>
          <w:szCs w:val="22"/>
          <w:highlight w:val="yellow"/>
        </w:rPr>
        <w:t>CI: 1.034, 1.071)</w:t>
      </w:r>
      <w:r w:rsidRPr="00BC7831">
        <w:rPr>
          <w:rFonts w:ascii="Arial" w:hAnsi="Arial" w:cs="Arial"/>
          <w:sz w:val="22"/>
          <w:szCs w:val="22"/>
        </w:rPr>
        <w:t xml:space="preserve"> and </w:t>
      </w:r>
      <w:r w:rsidRPr="006B59CE">
        <w:rPr>
          <w:rFonts w:ascii="Arial" w:hAnsi="Arial" w:cs="Arial"/>
          <w:sz w:val="22"/>
          <w:szCs w:val="22"/>
          <w:highlight w:val="yellow"/>
        </w:rPr>
        <w:t>1.067 (</w:t>
      </w:r>
      <w:r>
        <w:rPr>
          <w:rFonts w:ascii="Arial" w:hAnsi="Arial" w:cs="Arial"/>
          <w:sz w:val="22"/>
          <w:szCs w:val="22"/>
          <w:highlight w:val="yellow"/>
        </w:rPr>
        <w:t xml:space="preserve">95% </w:t>
      </w:r>
      <w:r w:rsidRPr="006B59CE">
        <w:rPr>
          <w:rFonts w:ascii="Arial" w:hAnsi="Arial" w:cs="Arial"/>
          <w:sz w:val="22"/>
          <w:szCs w:val="22"/>
          <w:highlight w:val="yellow"/>
        </w:rPr>
        <w:t>CI: 1.045, 1.089)</w:t>
      </w:r>
      <w:r w:rsidRPr="00BC7831">
        <w:rPr>
          <w:rFonts w:ascii="Arial" w:hAnsi="Arial" w:cs="Arial"/>
          <w:sz w:val="22"/>
          <w:szCs w:val="22"/>
        </w:rPr>
        <w:t xml:space="preserve"> times higher </w:t>
      </w:r>
      <w:r>
        <w:rPr>
          <w:rFonts w:ascii="Arial" w:hAnsi="Arial" w:cs="Arial"/>
          <w:sz w:val="22"/>
          <w:szCs w:val="22"/>
        </w:rPr>
        <w:t>compared to</w:t>
      </w:r>
      <w:r w:rsidRPr="00BC7831">
        <w:rPr>
          <w:rFonts w:ascii="Arial" w:hAnsi="Arial" w:cs="Arial"/>
          <w:sz w:val="22"/>
          <w:szCs w:val="22"/>
        </w:rPr>
        <w:t xml:space="preserve"> rates on unexposed days. </w:t>
      </w:r>
    </w:p>
    <w:p w14:paraId="3C8CF607" w14:textId="77777777" w:rsidR="00620B96" w:rsidRPr="00BC7831" w:rsidRDefault="00620B96" w:rsidP="00620B96">
      <w:pPr>
        <w:spacing w:line="480" w:lineRule="auto"/>
        <w:rPr>
          <w:rFonts w:ascii="Arial" w:hAnsi="Arial" w:cs="Arial"/>
          <w:b/>
          <w:bCs/>
          <w:sz w:val="22"/>
          <w:szCs w:val="22"/>
        </w:rPr>
      </w:pPr>
    </w:p>
    <w:p w14:paraId="06C74F53" w14:textId="77777777" w:rsidR="00620B96" w:rsidRPr="00BC7831" w:rsidRDefault="00620B96" w:rsidP="00620B96">
      <w:pPr>
        <w:spacing w:line="480" w:lineRule="auto"/>
        <w:rPr>
          <w:rFonts w:ascii="Arial" w:hAnsi="Arial" w:cs="Arial"/>
          <w:sz w:val="22"/>
          <w:szCs w:val="22"/>
        </w:rPr>
      </w:pPr>
      <w:r w:rsidRPr="00BC7831">
        <w:rPr>
          <w:rFonts w:ascii="Arial" w:hAnsi="Arial" w:cs="Arial"/>
          <w:sz w:val="22"/>
          <w:szCs w:val="22"/>
        </w:rPr>
        <w:t>Sensitivity analysis</w:t>
      </w:r>
    </w:p>
    <w:p w14:paraId="273AE265" w14:textId="77777777" w:rsidR="00620B96" w:rsidRPr="00BC7831" w:rsidRDefault="00620B96" w:rsidP="00620B96">
      <w:pPr>
        <w:spacing w:line="480" w:lineRule="auto"/>
        <w:rPr>
          <w:rFonts w:ascii="Arial" w:hAnsi="Arial" w:cs="Arial"/>
          <w:sz w:val="22"/>
          <w:szCs w:val="22"/>
        </w:rPr>
      </w:pPr>
    </w:p>
    <w:p w14:paraId="03B2CA6D" w14:textId="384273EE" w:rsidR="00B90F9B" w:rsidRPr="00BC7831" w:rsidRDefault="00620B96" w:rsidP="009175C2">
      <w:pPr>
        <w:spacing w:line="480" w:lineRule="auto"/>
        <w:ind w:firstLine="720"/>
        <w:rPr>
          <w:rFonts w:ascii="Arial" w:hAnsi="Arial" w:cs="Arial"/>
          <w:sz w:val="22"/>
          <w:szCs w:val="22"/>
        </w:rPr>
      </w:pPr>
      <w:r w:rsidRPr="00BC7831">
        <w:rPr>
          <w:rFonts w:ascii="Arial" w:hAnsi="Arial" w:cs="Arial"/>
          <w:sz w:val="22"/>
          <w:szCs w:val="22"/>
        </w:rPr>
        <w:t>For sensitivity analyses evaluating the impact of 4+ and 12+ hour outages</w:t>
      </w:r>
      <w:r w:rsidR="00E27546">
        <w:rPr>
          <w:rFonts w:ascii="Arial" w:hAnsi="Arial" w:cs="Arial"/>
          <w:sz w:val="22"/>
          <w:szCs w:val="22"/>
        </w:rPr>
        <w:t xml:space="preserve"> on respiratory hospitalizations,</w:t>
      </w:r>
      <w:r>
        <w:rPr>
          <w:rFonts w:ascii="Arial" w:hAnsi="Arial" w:cs="Arial"/>
          <w:sz w:val="22"/>
          <w:szCs w:val="22"/>
        </w:rPr>
        <w:t xml:space="preserve"> </w:t>
      </w:r>
      <w:r w:rsidRPr="00BC7831">
        <w:rPr>
          <w:rFonts w:ascii="Arial" w:hAnsi="Arial" w:cs="Arial"/>
          <w:sz w:val="22"/>
          <w:szCs w:val="22"/>
        </w:rPr>
        <w:t xml:space="preserve">we found </w:t>
      </w:r>
      <w:r>
        <w:rPr>
          <w:rFonts w:ascii="Arial" w:hAnsi="Arial" w:cs="Arial"/>
          <w:sz w:val="22"/>
          <w:szCs w:val="22"/>
        </w:rPr>
        <w:t xml:space="preserve">the </w:t>
      </w:r>
      <w:r w:rsidRPr="00BC7831">
        <w:rPr>
          <w:rFonts w:ascii="Arial" w:hAnsi="Arial" w:cs="Arial"/>
          <w:sz w:val="22"/>
          <w:szCs w:val="22"/>
        </w:rPr>
        <w:t xml:space="preserve">strongest effects on respiratory </w:t>
      </w:r>
      <w:r w:rsidRPr="00D70604">
        <w:rPr>
          <w:rFonts w:ascii="Arial" w:hAnsi="Arial" w:cs="Arial"/>
          <w:sz w:val="22"/>
          <w:szCs w:val="22"/>
        </w:rPr>
        <w:t>hospitalizations following 12+ hour outage exposure</w:t>
      </w:r>
      <w:r>
        <w:rPr>
          <w:rFonts w:ascii="Arial" w:hAnsi="Arial" w:cs="Arial"/>
          <w:sz w:val="22"/>
          <w:szCs w:val="22"/>
        </w:rPr>
        <w:t>.</w:t>
      </w:r>
      <w:r w:rsidRPr="00D70604">
        <w:rPr>
          <w:rFonts w:ascii="Arial" w:hAnsi="Arial" w:cs="Arial"/>
          <w:sz w:val="22"/>
          <w:szCs w:val="22"/>
        </w:rPr>
        <w:t xml:space="preserve"> </w:t>
      </w:r>
      <w:r>
        <w:rPr>
          <w:rFonts w:ascii="Arial" w:hAnsi="Arial" w:cs="Arial"/>
          <w:sz w:val="22"/>
          <w:szCs w:val="22"/>
        </w:rPr>
        <w:t>E</w:t>
      </w:r>
      <w:r w:rsidRPr="00D70604">
        <w:rPr>
          <w:rFonts w:ascii="Arial" w:hAnsi="Arial" w:cs="Arial"/>
          <w:sz w:val="22"/>
          <w:szCs w:val="22"/>
        </w:rPr>
        <w:t xml:space="preserve">ffect size </w:t>
      </w:r>
      <w:r w:rsidR="00D90C90">
        <w:rPr>
          <w:rFonts w:ascii="Arial" w:hAnsi="Arial" w:cs="Arial"/>
          <w:sz w:val="22"/>
          <w:szCs w:val="22"/>
        </w:rPr>
        <w:t>increased</w:t>
      </w:r>
      <w:r>
        <w:rPr>
          <w:rFonts w:ascii="Arial" w:hAnsi="Arial" w:cs="Arial"/>
          <w:sz w:val="22"/>
          <w:szCs w:val="22"/>
        </w:rPr>
        <w:t xml:space="preserve"> across outage durations</w:t>
      </w:r>
      <w:r w:rsidRPr="00D70604">
        <w:rPr>
          <w:rFonts w:ascii="Arial" w:hAnsi="Arial" w:cs="Arial"/>
          <w:sz w:val="22"/>
          <w:szCs w:val="22"/>
        </w:rPr>
        <w:t xml:space="preserve"> as duration </w:t>
      </w:r>
      <w:r w:rsidR="00D90C90">
        <w:rPr>
          <w:rFonts w:ascii="Arial" w:hAnsi="Arial" w:cs="Arial"/>
          <w:sz w:val="22"/>
          <w:szCs w:val="22"/>
        </w:rPr>
        <w:t>increased</w:t>
      </w:r>
      <w:r w:rsidRPr="00D70604">
        <w:rPr>
          <w:rFonts w:ascii="Arial" w:hAnsi="Arial" w:cs="Arial"/>
          <w:sz w:val="22"/>
          <w:szCs w:val="22"/>
        </w:rPr>
        <w:t>.</w:t>
      </w:r>
      <w:r w:rsidR="009175C2">
        <w:rPr>
          <w:rFonts w:ascii="Arial" w:hAnsi="Arial" w:cs="Arial"/>
          <w:sz w:val="22"/>
          <w:szCs w:val="22"/>
        </w:rPr>
        <w:t xml:space="preserve"> </w:t>
      </w:r>
      <w:r w:rsidR="00B90F9B">
        <w:rPr>
          <w:rFonts w:ascii="Arial" w:hAnsi="Arial" w:cs="Arial"/>
          <w:sz w:val="22"/>
          <w:szCs w:val="22"/>
        </w:rPr>
        <w:lastRenderedPageBreak/>
        <w:t>Respiratory h</w:t>
      </w:r>
      <w:r w:rsidR="00B90F9B" w:rsidRPr="00D70604">
        <w:rPr>
          <w:rFonts w:ascii="Arial" w:hAnsi="Arial" w:cs="Arial"/>
          <w:sz w:val="22"/>
          <w:szCs w:val="22"/>
        </w:rPr>
        <w:t xml:space="preserve">ospitalization rates were </w:t>
      </w:r>
      <w:r w:rsidR="00B90F9B" w:rsidRPr="00753EA1">
        <w:rPr>
          <w:rFonts w:ascii="Arial" w:hAnsi="Arial" w:cs="Arial"/>
          <w:sz w:val="22"/>
          <w:szCs w:val="22"/>
          <w:highlight w:val="yellow"/>
        </w:rPr>
        <w:t>1.013 times higher (</w:t>
      </w:r>
      <w:r w:rsidR="00B90F9B">
        <w:rPr>
          <w:rFonts w:ascii="Arial" w:hAnsi="Arial" w:cs="Arial"/>
          <w:sz w:val="22"/>
          <w:szCs w:val="22"/>
          <w:highlight w:val="yellow"/>
        </w:rPr>
        <w:t xml:space="preserve">95% </w:t>
      </w:r>
      <w:r w:rsidR="00B90F9B" w:rsidRPr="00753EA1">
        <w:rPr>
          <w:rFonts w:ascii="Arial" w:hAnsi="Arial" w:cs="Arial"/>
          <w:sz w:val="22"/>
          <w:szCs w:val="22"/>
          <w:highlight w:val="yellow"/>
        </w:rPr>
        <w:t>CI: 1.002, 1.023)</w:t>
      </w:r>
      <w:r w:rsidR="00B90F9B" w:rsidRPr="00D70604">
        <w:rPr>
          <w:rFonts w:ascii="Arial" w:hAnsi="Arial" w:cs="Arial"/>
          <w:sz w:val="22"/>
          <w:szCs w:val="22"/>
        </w:rPr>
        <w:t xml:space="preserve"> the day of </w:t>
      </w:r>
      <w:r w:rsidR="00B90F9B">
        <w:rPr>
          <w:rFonts w:ascii="Arial" w:hAnsi="Arial" w:cs="Arial"/>
          <w:sz w:val="22"/>
          <w:szCs w:val="22"/>
        </w:rPr>
        <w:t>4</w:t>
      </w:r>
      <w:r w:rsidR="00B90F9B" w:rsidRPr="00D70604">
        <w:rPr>
          <w:rFonts w:ascii="Arial" w:hAnsi="Arial" w:cs="Arial"/>
          <w:sz w:val="22"/>
          <w:szCs w:val="22"/>
        </w:rPr>
        <w:t xml:space="preserve">+ hour power outage exposure, </w:t>
      </w:r>
      <w:r w:rsidR="00B90F9B" w:rsidRPr="00D70604">
        <w:rPr>
          <w:rFonts w:ascii="Arial" w:hAnsi="Arial" w:cs="Arial"/>
          <w:sz w:val="22"/>
          <w:szCs w:val="22"/>
          <w:highlight w:val="yellow"/>
        </w:rPr>
        <w:t>1.026 times higher (</w:t>
      </w:r>
      <w:r w:rsidR="00B90F9B">
        <w:rPr>
          <w:rFonts w:ascii="Arial" w:hAnsi="Arial" w:cs="Arial"/>
          <w:sz w:val="22"/>
          <w:szCs w:val="22"/>
          <w:highlight w:val="yellow"/>
        </w:rPr>
        <w:t xml:space="preserve">95% </w:t>
      </w:r>
      <w:r w:rsidR="00B90F9B" w:rsidRPr="00D70604">
        <w:rPr>
          <w:rFonts w:ascii="Arial" w:hAnsi="Arial" w:cs="Arial"/>
          <w:sz w:val="22"/>
          <w:szCs w:val="22"/>
          <w:highlight w:val="yellow"/>
        </w:rPr>
        <w:t>CI: 1.012, 1.039)</w:t>
      </w:r>
      <w:r w:rsidR="00B90F9B" w:rsidRPr="00D70604">
        <w:rPr>
          <w:rFonts w:ascii="Arial" w:hAnsi="Arial" w:cs="Arial"/>
          <w:sz w:val="22"/>
          <w:szCs w:val="22"/>
        </w:rPr>
        <w:t xml:space="preserve"> </w:t>
      </w:r>
      <w:r w:rsidR="00B90F9B">
        <w:rPr>
          <w:rFonts w:ascii="Arial" w:hAnsi="Arial" w:cs="Arial"/>
          <w:sz w:val="22"/>
          <w:szCs w:val="22"/>
        </w:rPr>
        <w:t>the day of</w:t>
      </w:r>
      <w:r w:rsidR="00B90F9B" w:rsidRPr="00D70604">
        <w:rPr>
          <w:rFonts w:ascii="Arial" w:hAnsi="Arial" w:cs="Arial"/>
          <w:sz w:val="22"/>
          <w:szCs w:val="22"/>
        </w:rPr>
        <w:t xml:space="preserve"> 8+ hour outage exposure, and </w:t>
      </w:r>
      <w:r w:rsidR="003111A1" w:rsidRPr="00474F26">
        <w:rPr>
          <w:rFonts w:ascii="Arial" w:hAnsi="Arial" w:cs="Arial"/>
          <w:sz w:val="22"/>
          <w:szCs w:val="22"/>
          <w:highlight w:val="yellow"/>
        </w:rPr>
        <w:t xml:space="preserve">1.032 </w:t>
      </w:r>
      <w:r w:rsidR="003111A1" w:rsidRPr="00D70604">
        <w:rPr>
          <w:rFonts w:ascii="Arial" w:hAnsi="Arial" w:cs="Arial"/>
          <w:sz w:val="22"/>
          <w:szCs w:val="22"/>
          <w:highlight w:val="yellow"/>
        </w:rPr>
        <w:t>times higher (</w:t>
      </w:r>
      <w:r w:rsidR="003111A1">
        <w:rPr>
          <w:rFonts w:ascii="Arial" w:hAnsi="Arial" w:cs="Arial"/>
          <w:sz w:val="22"/>
          <w:szCs w:val="22"/>
          <w:highlight w:val="yellow"/>
        </w:rPr>
        <w:t xml:space="preserve">95% </w:t>
      </w:r>
      <w:r w:rsidR="003111A1" w:rsidRPr="00D70604">
        <w:rPr>
          <w:rFonts w:ascii="Arial" w:hAnsi="Arial" w:cs="Arial"/>
          <w:sz w:val="22"/>
          <w:szCs w:val="22"/>
          <w:highlight w:val="yellow"/>
        </w:rPr>
        <w:t>CI: 1.017, 1.047)</w:t>
      </w:r>
      <w:r w:rsidR="003111A1" w:rsidRPr="00D70604">
        <w:rPr>
          <w:rFonts w:ascii="Arial" w:hAnsi="Arial" w:cs="Arial"/>
          <w:sz w:val="22"/>
          <w:szCs w:val="22"/>
        </w:rPr>
        <w:t xml:space="preserve"> </w:t>
      </w:r>
      <w:r w:rsidR="00B90F9B">
        <w:rPr>
          <w:rFonts w:ascii="Arial" w:hAnsi="Arial" w:cs="Arial"/>
          <w:sz w:val="22"/>
          <w:szCs w:val="22"/>
        </w:rPr>
        <w:t>the day of</w:t>
      </w:r>
      <w:r w:rsidR="00B90F9B" w:rsidRPr="00D70604">
        <w:rPr>
          <w:rFonts w:ascii="Arial" w:hAnsi="Arial" w:cs="Arial"/>
          <w:sz w:val="22"/>
          <w:szCs w:val="22"/>
        </w:rPr>
        <w:t xml:space="preserve"> </w:t>
      </w:r>
      <w:r w:rsidR="004A0B49">
        <w:rPr>
          <w:rFonts w:ascii="Arial" w:hAnsi="Arial" w:cs="Arial"/>
          <w:sz w:val="22"/>
          <w:szCs w:val="22"/>
        </w:rPr>
        <w:t>12</w:t>
      </w:r>
      <w:r w:rsidR="00B90F9B" w:rsidRPr="00D70604">
        <w:rPr>
          <w:rFonts w:ascii="Arial" w:hAnsi="Arial" w:cs="Arial"/>
          <w:sz w:val="22"/>
          <w:szCs w:val="22"/>
        </w:rPr>
        <w:t>+ hour outage exposure compared to unexposed days.</w:t>
      </w:r>
      <w:r w:rsidR="00B90F9B">
        <w:rPr>
          <w:rFonts w:ascii="Arial" w:hAnsi="Arial" w:cs="Arial"/>
          <w:sz w:val="22"/>
          <w:szCs w:val="22"/>
        </w:rPr>
        <w:t xml:space="preserve"> </w:t>
      </w:r>
    </w:p>
    <w:p w14:paraId="7BC9DF1D" w14:textId="77777777" w:rsidR="00620B96" w:rsidRPr="00BC7831" w:rsidRDefault="00620B96" w:rsidP="000A3F6A">
      <w:pPr>
        <w:spacing w:line="480" w:lineRule="auto"/>
        <w:ind w:firstLine="720"/>
        <w:rPr>
          <w:rFonts w:ascii="Arial" w:hAnsi="Arial" w:cs="Arial"/>
          <w:sz w:val="22"/>
          <w:szCs w:val="22"/>
        </w:rPr>
      </w:pPr>
      <w:r w:rsidRPr="00BC7831">
        <w:rPr>
          <w:rFonts w:ascii="Arial" w:hAnsi="Arial" w:cs="Arial"/>
          <w:sz w:val="22"/>
          <w:szCs w:val="22"/>
        </w:rPr>
        <w:t xml:space="preserve">Finally, we </w:t>
      </w:r>
      <w:r>
        <w:rPr>
          <w:rFonts w:ascii="Arial" w:hAnsi="Arial" w:cs="Arial"/>
          <w:sz w:val="22"/>
          <w:szCs w:val="22"/>
        </w:rPr>
        <w:t xml:space="preserve">modelled the relationship between </w:t>
      </w:r>
      <w:r w:rsidRPr="00BC7831">
        <w:rPr>
          <w:rFonts w:ascii="Arial" w:hAnsi="Arial" w:cs="Arial"/>
          <w:sz w:val="22"/>
          <w:szCs w:val="22"/>
        </w:rPr>
        <w:t>continuous number of hours without power and respiratory hospitalization rates</w:t>
      </w:r>
      <w:r>
        <w:rPr>
          <w:rFonts w:ascii="Arial" w:hAnsi="Arial" w:cs="Arial"/>
          <w:sz w:val="22"/>
          <w:szCs w:val="22"/>
        </w:rPr>
        <w:t xml:space="preserve">. </w:t>
      </w:r>
      <w:r w:rsidRPr="00BC7831">
        <w:rPr>
          <w:rFonts w:ascii="Arial" w:hAnsi="Arial" w:cs="Arial"/>
          <w:sz w:val="22"/>
          <w:szCs w:val="22"/>
        </w:rPr>
        <w:t xml:space="preserve">The best-fitting model </w:t>
      </w:r>
      <w:r>
        <w:rPr>
          <w:rFonts w:ascii="Arial" w:hAnsi="Arial" w:cs="Arial"/>
          <w:sz w:val="22"/>
          <w:szCs w:val="22"/>
        </w:rPr>
        <w:t>indicated</w:t>
      </w:r>
      <w:r w:rsidRPr="00BC7831">
        <w:rPr>
          <w:rFonts w:ascii="Arial" w:hAnsi="Arial" w:cs="Arial"/>
          <w:sz w:val="22"/>
          <w:szCs w:val="22"/>
        </w:rPr>
        <w:t xml:space="preserve"> a linear relationship between number of hours without power and respiratory hospitalizations</w:t>
      </w:r>
      <w:r w:rsidRPr="00054D0A">
        <w:rPr>
          <w:rFonts w:ascii="Arial" w:hAnsi="Arial" w:cs="Arial"/>
          <w:sz w:val="22"/>
          <w:szCs w:val="22"/>
        </w:rPr>
        <w:t>, with 4 degrees of freedom on the lag dimension. For every additional hour without power, the next-day respiratory hospitalization rate increased by 0.11%</w:t>
      </w:r>
      <w:r>
        <w:rPr>
          <w:rFonts w:ascii="Arial" w:hAnsi="Arial" w:cs="Arial"/>
          <w:sz w:val="22"/>
          <w:szCs w:val="22"/>
        </w:rPr>
        <w:t xml:space="preserve"> or 2.64% following 24 hours of power outage</w:t>
      </w:r>
      <w:r w:rsidRPr="00054D0A">
        <w:rPr>
          <w:rFonts w:ascii="Arial" w:hAnsi="Arial" w:cs="Arial"/>
          <w:sz w:val="22"/>
          <w:szCs w:val="22"/>
        </w:rPr>
        <w:t xml:space="preserve"> (</w:t>
      </w:r>
      <w:r w:rsidRPr="00054D0A">
        <w:rPr>
          <w:rFonts w:ascii="Arial" w:hAnsi="Arial" w:cs="Arial"/>
          <w:b/>
          <w:bCs/>
          <w:sz w:val="22"/>
          <w:szCs w:val="22"/>
        </w:rPr>
        <w:t xml:space="preserve">Supplemental Figure </w:t>
      </w:r>
      <w:commentRangeStart w:id="14"/>
      <w:r w:rsidRPr="00054D0A">
        <w:rPr>
          <w:rFonts w:ascii="Arial" w:hAnsi="Arial" w:cs="Arial"/>
          <w:b/>
          <w:bCs/>
          <w:sz w:val="22"/>
          <w:szCs w:val="22"/>
        </w:rPr>
        <w:t>2</w:t>
      </w:r>
      <w:commentRangeEnd w:id="14"/>
      <w:r>
        <w:rPr>
          <w:rStyle w:val="CommentReference"/>
        </w:rPr>
        <w:commentReference w:id="14"/>
      </w:r>
      <w:r w:rsidRPr="00054D0A">
        <w:rPr>
          <w:rFonts w:ascii="Arial" w:hAnsi="Arial" w:cs="Arial"/>
          <w:sz w:val="22"/>
          <w:szCs w:val="22"/>
        </w:rPr>
        <w:t>).</w:t>
      </w:r>
      <w:r w:rsidRPr="00BC7831">
        <w:rPr>
          <w:rFonts w:ascii="Arial" w:hAnsi="Arial" w:cs="Arial"/>
          <w:sz w:val="22"/>
          <w:szCs w:val="22"/>
        </w:rPr>
        <w:t xml:space="preserve"> </w:t>
      </w:r>
    </w:p>
    <w:p w14:paraId="0A816495" w14:textId="77777777" w:rsidR="00620B96" w:rsidRPr="00BC7831" w:rsidRDefault="00620B96" w:rsidP="00620B96">
      <w:pPr>
        <w:spacing w:line="480" w:lineRule="auto"/>
        <w:rPr>
          <w:rFonts w:ascii="Arial" w:hAnsi="Arial" w:cs="Arial"/>
          <w:b/>
          <w:bCs/>
          <w:sz w:val="22"/>
          <w:szCs w:val="22"/>
        </w:rPr>
      </w:pPr>
    </w:p>
    <w:p w14:paraId="20FC6426" w14:textId="77777777"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0D9ACC3E" w14:textId="77777777" w:rsidR="00620B96" w:rsidRPr="00BC7831" w:rsidRDefault="00620B96" w:rsidP="00620B96">
      <w:pPr>
        <w:spacing w:line="480" w:lineRule="auto"/>
        <w:rPr>
          <w:rFonts w:ascii="Arial" w:hAnsi="Arial" w:cs="Arial"/>
          <w:sz w:val="22"/>
          <w:szCs w:val="22"/>
        </w:rPr>
      </w:pPr>
    </w:p>
    <w:p w14:paraId="069A101D" w14:textId="7777777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relationship between power outage and CVD and respiratory hospitalizations by age, sex, county-level poverty, and percentage of county Medicare beneficiaries using DME. Overall, we did not observe effect modification by age, sex, or county-level poverty. However, the </w:t>
      </w:r>
      <w:r>
        <w:rPr>
          <w:rFonts w:ascii="Arial" w:hAnsi="Arial" w:cs="Arial"/>
          <w:sz w:val="22"/>
          <w:szCs w:val="22"/>
        </w:rPr>
        <w:t>association</w:t>
      </w:r>
      <w:r w:rsidRPr="00BC7831">
        <w:rPr>
          <w:rFonts w:ascii="Arial" w:hAnsi="Arial" w:cs="Arial"/>
          <w:sz w:val="22"/>
          <w:szCs w:val="22"/>
        </w:rPr>
        <w:t xml:space="preserve"> </w:t>
      </w:r>
      <w:r>
        <w:rPr>
          <w:rFonts w:ascii="Arial" w:hAnsi="Arial" w:cs="Arial"/>
          <w:sz w:val="22"/>
          <w:szCs w:val="22"/>
        </w:rPr>
        <w:t>between</w:t>
      </w:r>
      <w:r w:rsidRPr="00BC7831">
        <w:rPr>
          <w:rFonts w:ascii="Arial" w:hAnsi="Arial" w:cs="Arial"/>
          <w:sz w:val="22"/>
          <w:szCs w:val="22"/>
        </w:rPr>
        <w:t xml:space="preserve"> power outage </w:t>
      </w:r>
      <w:r>
        <w:rPr>
          <w:rFonts w:ascii="Arial" w:hAnsi="Arial" w:cs="Arial"/>
          <w:sz w:val="22"/>
          <w:szCs w:val="22"/>
        </w:rPr>
        <w:t>and</w:t>
      </w:r>
      <w:r w:rsidRPr="00BC7831">
        <w:rPr>
          <w:rFonts w:ascii="Arial" w:hAnsi="Arial" w:cs="Arial"/>
          <w:sz w:val="22"/>
          <w:szCs w:val="22"/>
        </w:rPr>
        <w:t xml:space="preserve">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Pr="00BC7831">
        <w:rPr>
          <w:rFonts w:ascii="Arial" w:hAnsi="Arial" w:cs="Arial"/>
          <w:b/>
          <w:bCs/>
          <w:sz w:val="22"/>
          <w:szCs w:val="22"/>
        </w:rPr>
        <w:t>Figure</w:t>
      </w:r>
      <w:r>
        <w:rPr>
          <w:rFonts w:ascii="Arial" w:hAnsi="Arial" w:cs="Arial"/>
          <w:b/>
          <w:bCs/>
          <w:sz w:val="22"/>
          <w:szCs w:val="22"/>
        </w:rPr>
        <w:t xml:space="preserve"> 3</w:t>
      </w:r>
      <w:r w:rsidRPr="00BC7831">
        <w:rPr>
          <w:rFonts w:ascii="Arial" w:hAnsi="Arial" w:cs="Arial"/>
          <w:sz w:val="22"/>
          <w:szCs w:val="22"/>
        </w:rPr>
        <w:t xml:space="preserve">). </w:t>
      </w:r>
    </w:p>
    <w:p w14:paraId="5F68D4BE" w14:textId="77777777" w:rsidR="00620B96" w:rsidRPr="00BC7831" w:rsidRDefault="00620B96" w:rsidP="00620B96">
      <w:pPr>
        <w:spacing w:line="480" w:lineRule="auto"/>
        <w:rPr>
          <w:rFonts w:ascii="Arial" w:hAnsi="Arial" w:cs="Arial"/>
          <w:sz w:val="22"/>
          <w:szCs w:val="22"/>
        </w:rPr>
      </w:pPr>
    </w:p>
    <w:p w14:paraId="53B65D4E" w14:textId="77777777"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Discussion</w:t>
      </w:r>
    </w:p>
    <w:p w14:paraId="162662D6" w14:textId="77777777" w:rsidR="00620B96" w:rsidRPr="00BC7831" w:rsidRDefault="00620B96" w:rsidP="00620B96">
      <w:pPr>
        <w:spacing w:line="480" w:lineRule="auto"/>
        <w:rPr>
          <w:rFonts w:ascii="Arial" w:hAnsi="Arial" w:cs="Arial"/>
          <w:b/>
          <w:bCs/>
          <w:sz w:val="22"/>
          <w:szCs w:val="22"/>
        </w:rPr>
      </w:pPr>
    </w:p>
    <w:p w14:paraId="59AA7BFD" w14:textId="017C79C1" w:rsidR="00620B96" w:rsidRPr="00BC7831" w:rsidRDefault="00620B96" w:rsidP="00620B96">
      <w:pPr>
        <w:spacing w:line="480" w:lineRule="auto"/>
        <w:rPr>
          <w:rFonts w:ascii="Arial" w:hAnsi="Arial" w:cs="Arial"/>
          <w:sz w:val="22"/>
          <w:szCs w:val="22"/>
        </w:rPr>
      </w:pPr>
      <w:r w:rsidRPr="00BC7831">
        <w:rPr>
          <w:rFonts w:ascii="Arial" w:hAnsi="Arial" w:cs="Arial"/>
          <w:b/>
          <w:bCs/>
          <w:sz w:val="22"/>
          <w:szCs w:val="22"/>
        </w:rPr>
        <w:lastRenderedPageBreak/>
        <w:tab/>
      </w:r>
      <w:r w:rsidRPr="00BC7831">
        <w:rPr>
          <w:rFonts w:ascii="Arial" w:hAnsi="Arial" w:cs="Arial"/>
          <w:sz w:val="22"/>
          <w:szCs w:val="22"/>
        </w:rPr>
        <w:t xml:space="preserve"> In this</w:t>
      </w:r>
      <w:r>
        <w:rPr>
          <w:rFonts w:ascii="Arial" w:hAnsi="Arial" w:cs="Arial"/>
          <w:sz w:val="22"/>
          <w:szCs w:val="22"/>
        </w:rPr>
        <w:t xml:space="preserve"> 2018</w:t>
      </w:r>
      <w:r w:rsidR="00BD10C7">
        <w:rPr>
          <w:rFonts w:ascii="Arial" w:hAnsi="Arial" w:cs="Arial"/>
          <w:sz w:val="22"/>
          <w:szCs w:val="22"/>
        </w:rPr>
        <w:t xml:space="preserve"> case-crossover</w:t>
      </w:r>
      <w:r w:rsidRPr="00BC7831">
        <w:rPr>
          <w:rFonts w:ascii="Arial" w:hAnsi="Arial" w:cs="Arial"/>
          <w:sz w:val="22"/>
          <w:szCs w:val="22"/>
        </w:rPr>
        <w:t xml:space="preserve"> study of </w:t>
      </w:r>
      <w:r>
        <w:rPr>
          <w:rFonts w:ascii="Arial" w:hAnsi="Arial" w:cs="Arial"/>
          <w:sz w:val="22"/>
          <w:szCs w:val="22"/>
        </w:rPr>
        <w:t xml:space="preserve">over </w:t>
      </w:r>
      <w:r w:rsidRPr="00BC7831">
        <w:rPr>
          <w:rFonts w:ascii="Arial" w:hAnsi="Arial" w:cs="Arial"/>
          <w:sz w:val="22"/>
          <w:szCs w:val="22"/>
        </w:rPr>
        <w:t>23 million Medicare beneficiaries age</w:t>
      </w:r>
      <w:r>
        <w:rPr>
          <w:rFonts w:ascii="Arial" w:hAnsi="Arial" w:cs="Arial"/>
          <w:sz w:val="22"/>
          <w:szCs w:val="22"/>
        </w:rPr>
        <w:t>d</w:t>
      </w:r>
      <w:r w:rsidRPr="00BC7831">
        <w:rPr>
          <w:rFonts w:ascii="Arial" w:hAnsi="Arial" w:cs="Arial"/>
          <w:sz w:val="22"/>
          <w:szCs w:val="22"/>
        </w:rPr>
        <w:t xml:space="preserve"> 65+, we found that power outages </w:t>
      </w:r>
      <w:r w:rsidR="007472D0">
        <w:rPr>
          <w:rFonts w:ascii="Arial" w:hAnsi="Arial" w:cs="Arial"/>
          <w:sz w:val="22"/>
          <w:szCs w:val="22"/>
        </w:rPr>
        <w:t xml:space="preserve">were associated with </w:t>
      </w:r>
      <w:r w:rsidRPr="00BC7831">
        <w:rPr>
          <w:rFonts w:ascii="Arial" w:hAnsi="Arial" w:cs="Arial"/>
          <w:sz w:val="22"/>
          <w:szCs w:val="22"/>
        </w:rPr>
        <w:t xml:space="preserve">increased </w:t>
      </w:r>
      <w:r>
        <w:rPr>
          <w:rFonts w:ascii="Arial" w:hAnsi="Arial" w:cs="Arial"/>
          <w:sz w:val="22"/>
          <w:szCs w:val="22"/>
        </w:rPr>
        <w:t>acute</w:t>
      </w:r>
      <w:r w:rsidRPr="00BC7831">
        <w:rPr>
          <w:rFonts w:ascii="Arial" w:hAnsi="Arial" w:cs="Arial"/>
          <w:sz w:val="22"/>
          <w:szCs w:val="22"/>
        </w:rPr>
        <w:t xml:space="preserve"> emergency CVD and respiratory hospitalizations. </w:t>
      </w:r>
      <w:r w:rsidRPr="00C36849">
        <w:rPr>
          <w:rFonts w:ascii="Arial" w:hAnsi="Arial" w:cs="Arial"/>
          <w:sz w:val="22"/>
          <w:szCs w:val="22"/>
        </w:rPr>
        <w:t xml:space="preserve">the association between outage and CVD hospitalizations was strongest the day after exposure, while the association between outage and respiratory hospitalizations was strongest the </w:t>
      </w:r>
      <w:r>
        <w:rPr>
          <w:rFonts w:ascii="Arial" w:hAnsi="Arial" w:cs="Arial"/>
          <w:sz w:val="22"/>
          <w:szCs w:val="22"/>
        </w:rPr>
        <w:t xml:space="preserve">same </w:t>
      </w:r>
      <w:r w:rsidRPr="00C36849">
        <w:rPr>
          <w:rFonts w:ascii="Arial" w:hAnsi="Arial" w:cs="Arial"/>
          <w:sz w:val="22"/>
          <w:szCs w:val="22"/>
        </w:rPr>
        <w:t xml:space="preserve">day of outage exposure. </w:t>
      </w:r>
      <w:r>
        <w:rPr>
          <w:rFonts w:ascii="Arial" w:hAnsi="Arial" w:cs="Arial"/>
          <w:sz w:val="22"/>
          <w:szCs w:val="22"/>
        </w:rPr>
        <w:t>As expected, l</w:t>
      </w:r>
      <w:r w:rsidRPr="00BC7831">
        <w:rPr>
          <w:rFonts w:ascii="Arial" w:hAnsi="Arial" w:cs="Arial"/>
          <w:sz w:val="22"/>
          <w:szCs w:val="22"/>
        </w:rPr>
        <w:t xml:space="preserve">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w:t>
      </w:r>
      <w:r>
        <w:rPr>
          <w:rFonts w:ascii="Arial" w:hAnsi="Arial" w:cs="Arial"/>
          <w:sz w:val="22"/>
          <w:szCs w:val="22"/>
        </w:rPr>
        <w:t xml:space="preserve">versus </w:t>
      </w:r>
      <w:r w:rsidRPr="00BC7831">
        <w:rPr>
          <w:rFonts w:ascii="Arial" w:eastAsia="Garamond" w:hAnsi="Arial" w:cs="Arial"/>
        </w:rPr>
        <w:t>≥</w:t>
      </w:r>
      <w:r w:rsidRPr="00BC7831">
        <w:rPr>
          <w:rFonts w:ascii="Arial" w:hAnsi="Arial" w:cs="Arial"/>
          <w:sz w:val="22"/>
          <w:szCs w:val="22"/>
        </w:rPr>
        <w:t xml:space="preserve">1% of county customers had larger effects on hospitalization rates. Furthermore, power outages were prevalent. US counties experienced an average of </w:t>
      </w:r>
      <w:r>
        <w:rPr>
          <w:rFonts w:ascii="Arial" w:hAnsi="Arial" w:cs="Arial"/>
          <w:sz w:val="22"/>
          <w:szCs w:val="22"/>
        </w:rPr>
        <w:t>seven</w:t>
      </w:r>
      <w:r w:rsidRPr="00BC7831">
        <w:rPr>
          <w:rFonts w:ascii="Arial" w:hAnsi="Arial" w:cs="Arial"/>
          <w:sz w:val="22"/>
          <w:szCs w:val="22"/>
        </w:rPr>
        <w:t xml:space="preserve"> 8+ hour outages affecting </w:t>
      </w:r>
      <w:r w:rsidRPr="00BC7831">
        <w:rPr>
          <w:rFonts w:ascii="Arial" w:eastAsia="Garamond" w:hAnsi="Arial" w:cs="Arial"/>
        </w:rPr>
        <w:t>≥</w:t>
      </w:r>
      <w:r w:rsidRPr="00BC7831">
        <w:rPr>
          <w:rFonts w:ascii="Arial" w:hAnsi="Arial" w:cs="Arial"/>
          <w:sz w:val="22"/>
          <w:szCs w:val="22"/>
        </w:rPr>
        <w:t>1% of customers in 2018, and shorter outages were even more common. With outage frequency and duration increa</w:t>
      </w:r>
      <w:r>
        <w:rPr>
          <w:rFonts w:ascii="Arial" w:hAnsi="Arial" w:cs="Arial"/>
          <w:sz w:val="22"/>
          <w:szCs w:val="22"/>
        </w:rPr>
        <w:t>sing</w:t>
      </w:r>
      <w:r w:rsidRPr="00BC7831">
        <w:rPr>
          <w:rFonts w:ascii="Arial" w:hAnsi="Arial" w:cs="Arial"/>
          <w:sz w:val="22"/>
          <w:szCs w:val="22"/>
        </w:rPr>
        <w:t xml:space="preserve"> due to climate change, these outages pose a </w:t>
      </w:r>
      <w:r>
        <w:rPr>
          <w:rFonts w:ascii="Arial" w:hAnsi="Arial" w:cs="Arial"/>
          <w:sz w:val="22"/>
          <w:szCs w:val="22"/>
        </w:rPr>
        <w:t>growing</w:t>
      </w:r>
      <w:r w:rsidRPr="00BC7831">
        <w:rPr>
          <w:rFonts w:ascii="Arial" w:hAnsi="Arial" w:cs="Arial"/>
          <w:sz w:val="22"/>
          <w:szCs w:val="22"/>
        </w:rPr>
        <w:t xml:space="preserve"> threat to the cardiovascular and respiratory health of older adults. </w:t>
      </w:r>
    </w:p>
    <w:p w14:paraId="7C63875A" w14:textId="009C6488"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Several New York State-based studies have </w:t>
      </w:r>
      <w:r>
        <w:rPr>
          <w:rFonts w:ascii="Arial" w:hAnsi="Arial" w:cs="Arial"/>
          <w:sz w:val="22"/>
          <w:szCs w:val="22"/>
        </w:rPr>
        <w:t>reported</w:t>
      </w:r>
      <w:r w:rsidRPr="00BC7831">
        <w:rPr>
          <w:rFonts w:ascii="Arial" w:hAnsi="Arial" w:cs="Arial"/>
          <w:sz w:val="22"/>
          <w:szCs w:val="22"/>
        </w:rPr>
        <w:t xml:space="preserve"> </w:t>
      </w:r>
      <w:r>
        <w:rPr>
          <w:rFonts w:ascii="Arial" w:hAnsi="Arial" w:cs="Arial"/>
          <w:sz w:val="22"/>
          <w:szCs w:val="22"/>
        </w:rPr>
        <w:t xml:space="preserve">associations between </w:t>
      </w:r>
      <w:r w:rsidRPr="00BC7831">
        <w:rPr>
          <w:rFonts w:ascii="Arial" w:hAnsi="Arial" w:cs="Arial"/>
          <w:sz w:val="22"/>
          <w:szCs w:val="22"/>
        </w:rPr>
        <w:t>power outage</w:t>
      </w:r>
      <w:r>
        <w:rPr>
          <w:rFonts w:ascii="Arial" w:hAnsi="Arial" w:cs="Arial"/>
          <w:sz w:val="22"/>
          <w:szCs w:val="22"/>
        </w:rPr>
        <w:t xml:space="preserve"> exposure and </w:t>
      </w:r>
      <w:r w:rsidRPr="00BC7831">
        <w:rPr>
          <w:rFonts w:ascii="Arial" w:hAnsi="Arial" w:cs="Arial"/>
          <w:sz w:val="22"/>
          <w:szCs w:val="22"/>
        </w:rPr>
        <w:t>increase</w:t>
      </w:r>
      <w:r>
        <w:rPr>
          <w:rFonts w:ascii="Arial" w:hAnsi="Arial" w:cs="Arial"/>
          <w:sz w:val="22"/>
          <w:szCs w:val="22"/>
        </w:rPr>
        <w:t>d</w:t>
      </w:r>
      <w:r w:rsidRPr="00BC7831">
        <w:rPr>
          <w:rFonts w:ascii="Arial" w:hAnsi="Arial" w:cs="Arial"/>
          <w:sz w:val="22"/>
          <w:szCs w:val="22"/>
        </w:rPr>
        <w:t xml:space="preserve"> CVD and respiratory </w:t>
      </w:r>
      <w:r>
        <w:rPr>
          <w:rFonts w:ascii="Arial" w:hAnsi="Arial" w:cs="Arial"/>
          <w:sz w:val="22"/>
          <w:szCs w:val="22"/>
        </w:rPr>
        <w:t>acute care visits, with larger effects for</w:t>
      </w:r>
      <w:r w:rsidRPr="00BC7831">
        <w:rPr>
          <w:rFonts w:ascii="Arial" w:hAnsi="Arial" w:cs="Arial"/>
          <w:sz w:val="22"/>
          <w:szCs w:val="22"/>
        </w:rPr>
        <w:t xml:space="preserve"> older </w:t>
      </w:r>
      <w:r>
        <w:rPr>
          <w:rFonts w:ascii="Arial" w:hAnsi="Arial" w:cs="Arial"/>
          <w:sz w:val="22"/>
          <w:szCs w:val="22"/>
        </w:rPr>
        <w:t xml:space="preserve">versus younger </w:t>
      </w:r>
      <w:r w:rsidRPr="00BC7831">
        <w:rPr>
          <w:rFonts w:ascii="Arial" w:hAnsi="Arial" w:cs="Arial"/>
          <w:sz w:val="22"/>
          <w:szCs w:val="22"/>
        </w:rPr>
        <w:t>adults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Pr>
          <w:rFonts w:ascii="Arial" w:hAnsi="Arial" w:cs="Arial"/>
          <w:sz w:val="22"/>
          <w:szCs w:val="22"/>
        </w:rPr>
        <w:fldChar w:fldCharType="separate"/>
      </w:r>
      <w:r w:rsidR="00EC3F70" w:rsidRPr="00EC3F70">
        <w:rPr>
          <w:rFonts w:ascii="Arial" w:hAnsi="Arial" w:cs="Arial"/>
          <w:kern w:val="0"/>
          <w:sz w:val="22"/>
          <w:lang w:val="en-US"/>
        </w:rPr>
        <w:t>(19–21, 25)</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Deng et al.</w:t>
      </w:r>
      <w:r>
        <w:rPr>
          <w:rFonts w:ascii="Arial" w:hAnsi="Arial" w:cs="Arial"/>
          <w:sz w:val="22"/>
          <w:szCs w:val="22"/>
        </w:rPr>
        <w:t xml:space="preserve"> </w:t>
      </w:r>
      <w:r w:rsidRPr="00BC7831">
        <w:rPr>
          <w:rFonts w:ascii="Arial" w:hAnsi="Arial" w:cs="Arial"/>
          <w:sz w:val="22"/>
          <w:szCs w:val="22"/>
        </w:rPr>
        <w:t xml:space="preserve">found the largest increases in CVD emergency department visits the day after exposure, while respiratory visits increased most </w:t>
      </w:r>
      <w:r>
        <w:rPr>
          <w:rFonts w:ascii="Arial" w:hAnsi="Arial" w:cs="Arial"/>
          <w:sz w:val="22"/>
          <w:szCs w:val="22"/>
        </w:rPr>
        <w:t>on the</w:t>
      </w:r>
      <w:r w:rsidRPr="00BC7831">
        <w:rPr>
          <w:rFonts w:ascii="Arial" w:hAnsi="Arial" w:cs="Arial"/>
          <w:sz w:val="22"/>
          <w:szCs w:val="22"/>
        </w:rPr>
        <w:t xml:space="preserve"> day of exposure; </w:t>
      </w:r>
      <w:r>
        <w:rPr>
          <w:rFonts w:ascii="Arial" w:hAnsi="Arial" w:cs="Arial"/>
          <w:sz w:val="22"/>
          <w:szCs w:val="22"/>
        </w:rPr>
        <w:t>the same</w:t>
      </w:r>
      <w:r w:rsidRPr="00BC7831">
        <w:rPr>
          <w:rFonts w:ascii="Arial" w:hAnsi="Arial" w:cs="Arial"/>
          <w:sz w:val="22"/>
          <w:szCs w:val="22"/>
        </w:rPr>
        <w:t xml:space="preserve"> pattern </w:t>
      </w:r>
      <w:r>
        <w:rPr>
          <w:rFonts w:ascii="Arial" w:hAnsi="Arial" w:cs="Arial"/>
          <w:sz w:val="22"/>
          <w:szCs w:val="22"/>
        </w:rPr>
        <w:t>as</w:t>
      </w:r>
      <w:r w:rsidRPr="00BC7831">
        <w:rPr>
          <w:rFonts w:ascii="Arial" w:hAnsi="Arial" w:cs="Arial"/>
          <w:sz w:val="22"/>
          <w:szCs w:val="22"/>
        </w:rPr>
        <w:t xml:space="preserve"> </w:t>
      </w:r>
      <w:r>
        <w:rPr>
          <w:rFonts w:ascii="Arial" w:hAnsi="Arial" w:cs="Arial"/>
          <w:sz w:val="22"/>
          <w:szCs w:val="22"/>
        </w:rPr>
        <w:t xml:space="preserve">in </w:t>
      </w:r>
      <w:r w:rsidRPr="00BC7831">
        <w:rPr>
          <w:rFonts w:ascii="Arial" w:hAnsi="Arial" w:cs="Arial"/>
          <w:sz w:val="22"/>
          <w:szCs w:val="22"/>
        </w:rPr>
        <w:t xml:space="preserve">our results. Do et al. </w:t>
      </w:r>
      <w:r>
        <w:rPr>
          <w:rFonts w:ascii="Arial" w:hAnsi="Arial" w:cs="Arial"/>
          <w:sz w:val="22"/>
          <w:szCs w:val="22"/>
        </w:rPr>
        <w:t>estimated</w:t>
      </w:r>
      <w:r w:rsidRPr="00BC7831">
        <w:rPr>
          <w:rFonts w:ascii="Arial" w:hAnsi="Arial" w:cs="Arial"/>
          <w:sz w:val="22"/>
          <w:szCs w:val="22"/>
        </w:rPr>
        <w:t xml:space="preserve"> the </w:t>
      </w:r>
      <w:r>
        <w:rPr>
          <w:rFonts w:ascii="Arial" w:hAnsi="Arial" w:cs="Arial"/>
          <w:sz w:val="22"/>
          <w:szCs w:val="22"/>
        </w:rPr>
        <w:t>association</w:t>
      </w:r>
      <w:r w:rsidRPr="00BC7831">
        <w:rPr>
          <w:rFonts w:ascii="Arial" w:hAnsi="Arial" w:cs="Arial"/>
          <w:sz w:val="22"/>
          <w:szCs w:val="22"/>
        </w:rPr>
        <w:t xml:space="preserve"> of power outage </w:t>
      </w:r>
      <w:r>
        <w:rPr>
          <w:rFonts w:ascii="Arial" w:hAnsi="Arial" w:cs="Arial"/>
          <w:sz w:val="22"/>
          <w:szCs w:val="22"/>
        </w:rPr>
        <w:t>with</w:t>
      </w:r>
      <w:r w:rsidRPr="00BC7831">
        <w:rPr>
          <w:rFonts w:ascii="Arial" w:hAnsi="Arial" w:cs="Arial"/>
          <w:sz w:val="22"/>
          <w:szCs w:val="22"/>
        </w:rPr>
        <w:t xml:space="preserve"> CVD hospitalizations in Medicare beneficiaries 65+ in New York State from 2017-2018</w:t>
      </w:r>
      <w:r>
        <w:rPr>
          <w:rFonts w:ascii="Arial" w:hAnsi="Arial" w:cs="Arial"/>
          <w:sz w:val="22"/>
          <w:szCs w:val="22"/>
        </w:rPr>
        <w:t xml:space="preserve">, which overlaps our study period and population </w:t>
      </w:r>
      <w:r>
        <w:rPr>
          <w:rFonts w:ascii="Arial" w:hAnsi="Arial" w:cs="Arial"/>
          <w:sz w:val="22"/>
          <w:szCs w:val="22"/>
        </w:rPr>
        <w:fldChar w:fldCharType="begin"/>
      </w:r>
      <w:r w:rsidR="00EC3F70">
        <w:rPr>
          <w:rFonts w:ascii="Arial" w:hAnsi="Arial" w:cs="Arial"/>
          <w:sz w:val="22"/>
          <w:szCs w:val="22"/>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(25)</w:t>
      </w:r>
      <w:r>
        <w:rPr>
          <w:rFonts w:ascii="Arial" w:hAnsi="Arial" w:cs="Arial"/>
          <w:sz w:val="22"/>
          <w:szCs w:val="22"/>
        </w:rPr>
        <w:fldChar w:fldCharType="end"/>
      </w:r>
      <w:r w:rsidRPr="00BC7831">
        <w:rPr>
          <w:rFonts w:ascii="Arial" w:hAnsi="Arial" w:cs="Arial"/>
          <w:sz w:val="22"/>
          <w:szCs w:val="22"/>
        </w:rPr>
        <w:t xml:space="preserve">. </w:t>
      </w:r>
      <w:r>
        <w:rPr>
          <w:rFonts w:ascii="Arial" w:hAnsi="Arial" w:cs="Arial"/>
          <w:sz w:val="22"/>
          <w:szCs w:val="22"/>
        </w:rPr>
        <w:t>They</w:t>
      </w:r>
      <w:r w:rsidRPr="00BC7831">
        <w:rPr>
          <w:rFonts w:ascii="Arial" w:hAnsi="Arial" w:cs="Arial"/>
          <w:sz w:val="22"/>
          <w:szCs w:val="22"/>
        </w:rPr>
        <w:t xml:space="preserve"> found elevated emergency CVD hospitalizations one day after power outage exposure, though confidence intervals </w:t>
      </w:r>
      <w:r>
        <w:rPr>
          <w:rFonts w:ascii="Arial" w:hAnsi="Arial" w:cs="Arial"/>
          <w:sz w:val="22"/>
          <w:szCs w:val="22"/>
        </w:rPr>
        <w:t>contained</w:t>
      </w:r>
      <w:r w:rsidRPr="00BC7831">
        <w:rPr>
          <w:rFonts w:ascii="Arial" w:hAnsi="Arial" w:cs="Arial"/>
          <w:sz w:val="22"/>
          <w:szCs w:val="22"/>
        </w:rPr>
        <w:t xml:space="preserve"> the null</w:t>
      </w:r>
      <w:r>
        <w:rPr>
          <w:rFonts w:ascii="Arial" w:hAnsi="Arial" w:cs="Arial"/>
          <w:sz w:val="22"/>
          <w:szCs w:val="22"/>
        </w:rPr>
        <w:t>.</w:t>
      </w:r>
      <w:r w:rsidRPr="00BC7831">
        <w:rPr>
          <w:rFonts w:ascii="Arial" w:hAnsi="Arial" w:cs="Arial"/>
          <w:sz w:val="22"/>
          <w:szCs w:val="22"/>
        </w:rPr>
        <w:t xml:space="preserve"> We estimated similar effects with more precision because of our larger study population. </w:t>
      </w:r>
    </w:p>
    <w:p w14:paraId="114C7DDC" w14:textId="1ED3E85B"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w:t>
      </w:r>
      <w:r>
        <w:rPr>
          <w:rFonts w:ascii="Arial" w:hAnsi="Arial" w:cs="Arial"/>
          <w:sz w:val="22"/>
          <w:szCs w:val="22"/>
        </w:rPr>
        <w:t xml:space="preserve">stress, </w:t>
      </w:r>
      <w:r w:rsidRPr="00BC7831">
        <w:rPr>
          <w:rFonts w:ascii="Arial" w:hAnsi="Arial" w:cs="Arial"/>
          <w:sz w:val="22"/>
          <w:szCs w:val="22"/>
        </w:rPr>
        <w:t>and loss of electricity to life-sustaining medical devices and mobility aids. Power outages may also cause changes in indoor air quality</w:t>
      </w:r>
      <w:r>
        <w:rPr>
          <w:rFonts w:ascii="Arial" w:hAnsi="Arial" w:cs="Arial"/>
          <w:sz w:val="22"/>
          <w:szCs w:val="22"/>
        </w:rPr>
        <w:t xml:space="preserve"> when</w:t>
      </w:r>
      <w:r w:rsidRPr="00BC7831">
        <w:rPr>
          <w:rFonts w:ascii="Arial" w:hAnsi="Arial" w:cs="Arial"/>
          <w:sz w:val="22"/>
          <w:szCs w:val="22"/>
        </w:rPr>
        <w:t xml:space="preserve"> dehumidifiers, air purifiers, and ventilation systems</w:t>
      </w:r>
      <w:r>
        <w:rPr>
          <w:rFonts w:ascii="Arial" w:hAnsi="Arial" w:cs="Arial"/>
          <w:sz w:val="22"/>
          <w:szCs w:val="22"/>
        </w:rPr>
        <w:t xml:space="preserve"> lose power</w:t>
      </w:r>
      <w:r w:rsidRPr="00BC7831">
        <w:rPr>
          <w:rFonts w:ascii="Arial" w:hAnsi="Arial" w:cs="Arial"/>
          <w:sz w:val="22"/>
          <w:szCs w:val="22"/>
        </w:rPr>
        <w:t xml:space="preserve">. </w:t>
      </w:r>
      <w:r>
        <w:rPr>
          <w:rFonts w:ascii="Arial" w:hAnsi="Arial" w:cs="Arial"/>
          <w:sz w:val="22"/>
          <w:szCs w:val="22"/>
        </w:rPr>
        <w:t>Further, m</w:t>
      </w:r>
      <w:r w:rsidRPr="00BC7831">
        <w:rPr>
          <w:rFonts w:ascii="Arial" w:hAnsi="Arial" w:cs="Arial"/>
          <w:sz w:val="22"/>
          <w:szCs w:val="22"/>
        </w:rPr>
        <w:t xml:space="preserve">any power outages are caused by climate-related severe weather like heat waves, winter </w:t>
      </w:r>
      <w:r w:rsidRPr="00BC7831">
        <w:rPr>
          <w:rFonts w:ascii="Arial" w:hAnsi="Arial" w:cs="Arial"/>
          <w:sz w:val="22"/>
          <w:szCs w:val="22"/>
        </w:rPr>
        <w:lastRenderedPageBreak/>
        <w:t>storms, hurricanes, wildfires, and floods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(3, 26, 27)</w:t>
      </w:r>
      <w:r>
        <w:rPr>
          <w:rFonts w:ascii="Arial" w:hAnsi="Arial" w:cs="Arial"/>
          <w:sz w:val="22"/>
          <w:szCs w:val="22"/>
        </w:rPr>
        <w:fldChar w:fldCharType="end"/>
      </w:r>
      <w:r>
        <w:rPr>
          <w:rFonts w:ascii="Arial" w:hAnsi="Arial" w:cs="Arial"/>
          <w:sz w:val="22"/>
          <w:szCs w:val="22"/>
        </w:rPr>
        <w:t xml:space="preserve">, which likely amplifies health risks </w:t>
      </w:r>
      <w:r>
        <w:rPr>
          <w:rFonts w:ascii="Arial" w:hAnsi="Arial" w:cs="Arial"/>
          <w:sz w:val="22"/>
          <w:szCs w:val="22"/>
        </w:rPr>
        <w:fldChar w:fldCharType="begin"/>
      </w:r>
      <w:r w:rsidR="00EC3F70">
        <w:rPr>
          <w:rFonts w:ascii="Arial" w:hAnsi="Arial" w:cs="Arial"/>
          <w:sz w:val="22"/>
          <w:szCs w:val="22"/>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(20, 28, 29)</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w:t>
      </w:r>
      <w:r>
        <w:rPr>
          <w:rFonts w:ascii="Arial" w:hAnsi="Arial" w:cs="Arial"/>
          <w:sz w:val="22"/>
          <w:szCs w:val="22"/>
        </w:rPr>
        <w:t xml:space="preserve">While we did not directly assess co-exposure to extreme weather, </w:t>
      </w:r>
      <w:r w:rsidRPr="00BC7831">
        <w:rPr>
          <w:rFonts w:ascii="Arial" w:hAnsi="Arial" w:cs="Arial"/>
          <w:sz w:val="22"/>
          <w:szCs w:val="22"/>
        </w:rPr>
        <w:t>we controlled for temperature, wind, and precipitation</w:t>
      </w:r>
      <w:r>
        <w:rPr>
          <w:rFonts w:ascii="Arial" w:hAnsi="Arial" w:cs="Arial"/>
          <w:sz w:val="22"/>
          <w:szCs w:val="22"/>
        </w:rPr>
        <w:t xml:space="preserve"> as confounders. Enabled by</w:t>
      </w:r>
      <w:r w:rsidRPr="00BC7831">
        <w:rPr>
          <w:rFonts w:ascii="Arial" w:hAnsi="Arial" w:cs="Arial"/>
          <w:sz w:val="22"/>
          <w:szCs w:val="22"/>
        </w:rPr>
        <w:t xml:space="preserve"> </w:t>
      </w:r>
      <w:r>
        <w:rPr>
          <w:rFonts w:ascii="Arial" w:hAnsi="Arial" w:cs="Arial"/>
          <w:sz w:val="22"/>
          <w:szCs w:val="22"/>
        </w:rPr>
        <w:t>n</w:t>
      </w:r>
      <w:r w:rsidRPr="00BC7831">
        <w:rPr>
          <w:rFonts w:ascii="Arial" w:hAnsi="Arial" w:cs="Arial"/>
          <w:sz w:val="22"/>
          <w:szCs w:val="22"/>
        </w:rPr>
        <w:t>ew national datasets of power outage exposure</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(23, 24)</w:t>
      </w:r>
      <w:r>
        <w:rPr>
          <w:rFonts w:ascii="Arial" w:hAnsi="Arial" w:cs="Arial"/>
          <w:sz w:val="22"/>
          <w:szCs w:val="22"/>
        </w:rPr>
        <w:fldChar w:fldCharType="end"/>
      </w:r>
      <w:r>
        <w:rPr>
          <w:rFonts w:ascii="Arial" w:hAnsi="Arial" w:cs="Arial"/>
          <w:sz w:val="22"/>
          <w:szCs w:val="22"/>
        </w:rPr>
        <w:t>, f</w:t>
      </w:r>
      <w:r w:rsidRPr="00BC7831">
        <w:rPr>
          <w:rFonts w:ascii="Arial" w:hAnsi="Arial" w:cs="Arial"/>
          <w:sz w:val="22"/>
          <w:szCs w:val="22"/>
        </w:rPr>
        <w:t>uture studies should examine the</w:t>
      </w:r>
      <w:r>
        <w:rPr>
          <w:rFonts w:ascii="Arial" w:hAnsi="Arial" w:cs="Arial"/>
          <w:sz w:val="22"/>
          <w:szCs w:val="22"/>
        </w:rPr>
        <w:t xml:space="preserve"> joint</w:t>
      </w:r>
      <w:r w:rsidRPr="00BC7831">
        <w:rPr>
          <w:rFonts w:ascii="Arial" w:hAnsi="Arial" w:cs="Arial"/>
          <w:sz w:val="22"/>
          <w:szCs w:val="22"/>
        </w:rPr>
        <w:t xml:space="preserve"> health effects of outages and severe weather</w:t>
      </w:r>
      <w:r>
        <w:rPr>
          <w:rFonts w:ascii="Arial" w:hAnsi="Arial" w:cs="Arial"/>
          <w:sz w:val="22"/>
          <w:szCs w:val="22"/>
        </w:rPr>
        <w:t>.</w:t>
      </w:r>
    </w:p>
    <w:p w14:paraId="3E8525A2" w14:textId="50417C05"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this study, larger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 xml:space="preserve">5% </w:t>
      </w:r>
      <w:r>
        <w:rPr>
          <w:rFonts w:ascii="Arial" w:hAnsi="Arial" w:cs="Arial"/>
          <w:sz w:val="22"/>
          <w:szCs w:val="22"/>
        </w:rPr>
        <w:t xml:space="preserve">versus </w:t>
      </w:r>
      <w:r w:rsidRPr="00BC7831">
        <w:rPr>
          <w:rFonts w:ascii="Arial" w:eastAsia="Garamond" w:hAnsi="Arial" w:cs="Arial"/>
        </w:rPr>
        <w:t>≥</w:t>
      </w:r>
      <w:r w:rsidRPr="00BC7831">
        <w:rPr>
          <w:rFonts w:ascii="Arial" w:hAnsi="Arial" w:cs="Arial"/>
          <w:sz w:val="22"/>
          <w:szCs w:val="22"/>
        </w:rPr>
        <w:t xml:space="preserve">1% of county customers were associated with higher hospitalization rates. </w:t>
      </w:r>
      <w:r>
        <w:rPr>
          <w:rFonts w:ascii="Arial" w:hAnsi="Arial" w:cs="Arial"/>
          <w:sz w:val="22"/>
          <w:szCs w:val="22"/>
        </w:rPr>
        <w:t>The reason may be two-fold. First, t</w:t>
      </w:r>
      <w:r w:rsidRPr="00BC7831">
        <w:rPr>
          <w:rFonts w:ascii="Arial" w:hAnsi="Arial" w:cs="Arial"/>
          <w:sz w:val="22"/>
          <w:szCs w:val="22"/>
        </w:rPr>
        <w:t xml:space="preserve">he effects of </w:t>
      </w:r>
      <w:r>
        <w:rPr>
          <w:rFonts w:ascii="Arial" w:hAnsi="Arial" w:cs="Arial"/>
          <w:sz w:val="22"/>
          <w:szCs w:val="22"/>
        </w:rPr>
        <w:t>larger</w:t>
      </w:r>
      <w:r w:rsidRPr="00BC7831">
        <w:rPr>
          <w:rFonts w:ascii="Arial" w:hAnsi="Arial" w:cs="Arial"/>
          <w:sz w:val="22"/>
          <w:szCs w:val="22"/>
        </w:rPr>
        <w:t xml:space="preserve"> outages on hospitalization rates may appear </w:t>
      </w:r>
      <w:r>
        <w:rPr>
          <w:rFonts w:ascii="Arial" w:hAnsi="Arial" w:cs="Arial"/>
          <w:sz w:val="22"/>
          <w:szCs w:val="22"/>
        </w:rPr>
        <w:t>stronger</w:t>
      </w:r>
      <w:r w:rsidRPr="00BC7831">
        <w:rPr>
          <w:rFonts w:ascii="Arial" w:hAnsi="Arial" w:cs="Arial"/>
          <w:sz w:val="22"/>
          <w:szCs w:val="22"/>
        </w:rPr>
        <w:t xml:space="preserve"> because </w:t>
      </w:r>
      <w:r>
        <w:rPr>
          <w:rFonts w:ascii="Arial" w:hAnsi="Arial" w:cs="Arial"/>
          <w:sz w:val="22"/>
          <w:szCs w:val="22"/>
        </w:rPr>
        <w:t>the exposure is</w:t>
      </w:r>
      <w:r w:rsidRPr="00BC7831">
        <w:rPr>
          <w:rFonts w:ascii="Arial" w:hAnsi="Arial" w:cs="Arial"/>
          <w:sz w:val="22"/>
          <w:szCs w:val="22"/>
        </w:rPr>
        <w:t xml:space="preserve"> measured more accurately. </w:t>
      </w:r>
      <w:r>
        <w:rPr>
          <w:rFonts w:ascii="Arial" w:hAnsi="Arial" w:cs="Arial"/>
          <w:sz w:val="22"/>
          <w:szCs w:val="22"/>
        </w:rPr>
        <w:t>We expect</w:t>
      </w:r>
      <w:r w:rsidRPr="00BC7831">
        <w:rPr>
          <w:rFonts w:ascii="Arial" w:hAnsi="Arial" w:cs="Arial"/>
          <w:sz w:val="22"/>
          <w:szCs w:val="22"/>
        </w:rPr>
        <w:t xml:space="preserve"> less exposure misclassification when county-days are considered exposed to power outage when </w:t>
      </w:r>
      <w:r w:rsidRPr="00BC7831">
        <w:rPr>
          <w:rFonts w:ascii="Arial" w:eastAsia="Garamond" w:hAnsi="Arial" w:cs="Arial"/>
        </w:rPr>
        <w:t>≥</w:t>
      </w:r>
      <w:r w:rsidRPr="00BC7831">
        <w:rPr>
          <w:rFonts w:ascii="Arial" w:hAnsi="Arial" w:cs="Arial"/>
          <w:sz w:val="22"/>
          <w:szCs w:val="22"/>
        </w:rPr>
        <w:t xml:space="preserve">5% of county customers are without power, compared to </w:t>
      </w:r>
      <w:r w:rsidRPr="00BC7831">
        <w:rPr>
          <w:rFonts w:ascii="Arial" w:eastAsia="Garamond" w:hAnsi="Arial" w:cs="Arial"/>
        </w:rPr>
        <w:t>≥</w:t>
      </w:r>
      <w:r w:rsidRPr="00BC7831">
        <w:rPr>
          <w:rFonts w:ascii="Arial" w:hAnsi="Arial" w:cs="Arial"/>
          <w:sz w:val="22"/>
          <w:szCs w:val="22"/>
        </w:rPr>
        <w:t xml:space="preserve">1% of customers. Exposure misclassification may bias results, likely toward the null, though the magnitude and direction of bias </w:t>
      </w:r>
      <w:r>
        <w:rPr>
          <w:rFonts w:ascii="Arial" w:hAnsi="Arial" w:cs="Arial"/>
          <w:sz w:val="22"/>
          <w:szCs w:val="22"/>
        </w:rPr>
        <w:t>are</w:t>
      </w:r>
      <w:r w:rsidRPr="00BC7831">
        <w:rPr>
          <w:rFonts w:ascii="Arial" w:hAnsi="Arial" w:cs="Arial"/>
          <w:sz w:val="22"/>
          <w:szCs w:val="22"/>
        </w:rPr>
        <w:t xml:space="preserve"> unknown</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(30)</w:t>
      </w:r>
      <w:r>
        <w:rPr>
          <w:rFonts w:ascii="Arial" w:hAnsi="Arial" w:cs="Arial"/>
          <w:sz w:val="22"/>
          <w:szCs w:val="22"/>
        </w:rPr>
        <w:fldChar w:fldCharType="end"/>
      </w:r>
      <w:r w:rsidRPr="00BC7831">
        <w:rPr>
          <w:rFonts w:ascii="Arial" w:hAnsi="Arial" w:cs="Arial"/>
          <w:sz w:val="22"/>
          <w:szCs w:val="22"/>
        </w:rPr>
        <w:t xml:space="preserve">. </w:t>
      </w:r>
      <w:r>
        <w:rPr>
          <w:rFonts w:ascii="Arial" w:hAnsi="Arial" w:cs="Arial"/>
          <w:sz w:val="22"/>
          <w:szCs w:val="22"/>
        </w:rPr>
        <w:t xml:space="preserve">Second, </w:t>
      </w:r>
      <w:r w:rsidRPr="00BC7831">
        <w:rPr>
          <w:rFonts w:ascii="Arial" w:hAnsi="Arial" w:cs="Arial"/>
          <w:sz w:val="22"/>
          <w:szCs w:val="22"/>
        </w:rPr>
        <w:t>larger outages may also cause more hospitalizations because they are community-wide events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(3, 29)</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During a small power outage, older adults may be able to rely on neighbors or other nearby community resources for </w:t>
      </w:r>
      <w:r>
        <w:rPr>
          <w:rFonts w:ascii="Arial" w:hAnsi="Arial" w:cs="Arial"/>
          <w:sz w:val="22"/>
          <w:szCs w:val="22"/>
        </w:rPr>
        <w:t xml:space="preserve">social support, </w:t>
      </w:r>
      <w:r w:rsidRPr="00BC7831">
        <w:rPr>
          <w:rFonts w:ascii="Arial" w:hAnsi="Arial" w:cs="Arial"/>
          <w:sz w:val="22"/>
          <w:szCs w:val="22"/>
        </w:rPr>
        <w:t>electricity, heat, or air conditioning. During a larger outage, fewer places have power</w:t>
      </w:r>
      <w:r>
        <w:rPr>
          <w:rFonts w:ascii="Arial" w:hAnsi="Arial" w:cs="Arial"/>
          <w:sz w:val="22"/>
          <w:szCs w:val="22"/>
        </w:rPr>
        <w:t>, and fewer people can help</w:t>
      </w:r>
      <w:r w:rsidRPr="00BC7831">
        <w:rPr>
          <w:rFonts w:ascii="Arial" w:hAnsi="Arial" w:cs="Arial"/>
          <w:sz w:val="22"/>
          <w:szCs w:val="22"/>
        </w:rPr>
        <w:t xml:space="preserve">. </w:t>
      </w:r>
      <w:r>
        <w:rPr>
          <w:rFonts w:ascii="Arial" w:hAnsi="Arial" w:cs="Arial"/>
          <w:sz w:val="22"/>
          <w:szCs w:val="22"/>
        </w:rPr>
        <w:t>Therefore, m</w:t>
      </w:r>
      <w:r w:rsidRPr="00BC7831">
        <w:rPr>
          <w:rFonts w:ascii="Arial" w:hAnsi="Arial" w:cs="Arial"/>
          <w:sz w:val="22"/>
          <w:szCs w:val="22"/>
        </w:rPr>
        <w:t>ore individuals may</w:t>
      </w:r>
      <w:r>
        <w:rPr>
          <w:rFonts w:ascii="Arial" w:hAnsi="Arial" w:cs="Arial"/>
          <w:sz w:val="22"/>
          <w:szCs w:val="22"/>
        </w:rPr>
        <w:t xml:space="preserve"> </w:t>
      </w:r>
      <w:r w:rsidRPr="00BC7831">
        <w:rPr>
          <w:rFonts w:ascii="Arial" w:hAnsi="Arial" w:cs="Arial"/>
          <w:sz w:val="22"/>
          <w:szCs w:val="22"/>
        </w:rPr>
        <w:t>be exposed to the midstream effects of power outage such as heat and cold during these large</w:t>
      </w:r>
      <w:r>
        <w:rPr>
          <w:rFonts w:ascii="Arial" w:hAnsi="Arial" w:cs="Arial"/>
          <w:sz w:val="22"/>
          <w:szCs w:val="22"/>
        </w:rPr>
        <w:t>r</w:t>
      </w:r>
      <w:r w:rsidRPr="00BC7831">
        <w:rPr>
          <w:rFonts w:ascii="Arial" w:hAnsi="Arial" w:cs="Arial"/>
          <w:sz w:val="22"/>
          <w:szCs w:val="22"/>
        </w:rPr>
        <w:t xml:space="preserve"> outages, </w:t>
      </w:r>
      <w:r>
        <w:rPr>
          <w:rFonts w:ascii="Arial" w:hAnsi="Arial" w:cs="Arial"/>
          <w:sz w:val="22"/>
          <w:szCs w:val="22"/>
        </w:rPr>
        <w:t xml:space="preserve">potentially </w:t>
      </w:r>
      <w:r w:rsidRPr="00BC7831">
        <w:rPr>
          <w:rFonts w:ascii="Arial" w:hAnsi="Arial" w:cs="Arial"/>
          <w:sz w:val="22"/>
          <w:szCs w:val="22"/>
        </w:rPr>
        <w:t>increas</w:t>
      </w:r>
      <w:r>
        <w:rPr>
          <w:rFonts w:ascii="Arial" w:hAnsi="Arial" w:cs="Arial"/>
          <w:sz w:val="22"/>
          <w:szCs w:val="22"/>
        </w:rPr>
        <w:t>ing</w:t>
      </w:r>
      <w:r w:rsidRPr="00BC7831">
        <w:rPr>
          <w:rFonts w:ascii="Arial" w:hAnsi="Arial" w:cs="Arial"/>
          <w:sz w:val="22"/>
          <w:szCs w:val="22"/>
        </w:rPr>
        <w:t xml:space="preserve"> hospitalizations. </w:t>
      </w:r>
    </w:p>
    <w:p w14:paraId="150180FC" w14:textId="1BC3847A"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We tested for effect modification of the power outage</w:t>
      </w:r>
      <w:r>
        <w:rPr>
          <w:rFonts w:ascii="Arial" w:hAnsi="Arial" w:cs="Arial"/>
          <w:sz w:val="22"/>
          <w:szCs w:val="22"/>
        </w:rPr>
        <w:t>-</w:t>
      </w:r>
      <w:r w:rsidRPr="00BC7831">
        <w:rPr>
          <w:rFonts w:ascii="Arial" w:hAnsi="Arial" w:cs="Arial"/>
          <w:sz w:val="22"/>
          <w:szCs w:val="22"/>
        </w:rPr>
        <w:t>hospitalization</w:t>
      </w:r>
      <w:r>
        <w:rPr>
          <w:rFonts w:ascii="Arial" w:hAnsi="Arial" w:cs="Arial"/>
          <w:sz w:val="22"/>
          <w:szCs w:val="22"/>
        </w:rPr>
        <w:t xml:space="preserve"> association</w:t>
      </w:r>
      <w:r w:rsidRPr="00BC7831">
        <w:rPr>
          <w:rFonts w:ascii="Arial" w:hAnsi="Arial" w:cs="Arial"/>
          <w:sz w:val="22"/>
          <w:szCs w:val="22"/>
        </w:rPr>
        <w:t xml:space="preserve"> by sex, age</w:t>
      </w:r>
      <w:ins w:id="15" w:author="Kioumourtzoglou, Marianthi-Anna" w:date="2025-01-21T23:25:00Z" w16du:dateUtc="2025-01-22T04:25:00Z">
        <w:r>
          <w:rPr>
            <w:rFonts w:ascii="Arial" w:hAnsi="Arial" w:cs="Arial"/>
            <w:sz w:val="22"/>
            <w:szCs w:val="22"/>
          </w:rPr>
          <w:t>,</w:t>
        </w:r>
      </w:ins>
      <w:r>
        <w:rPr>
          <w:rFonts w:ascii="Arial" w:hAnsi="Arial" w:cs="Arial"/>
          <w:sz w:val="22"/>
          <w:szCs w:val="22"/>
        </w:rPr>
        <w:t xml:space="preserve"> and</w:t>
      </w:r>
      <w:r w:rsidRPr="00BC7831">
        <w:rPr>
          <w:rFonts w:ascii="Arial" w:hAnsi="Arial" w:cs="Arial"/>
          <w:sz w:val="22"/>
          <w:szCs w:val="22"/>
        </w:rPr>
        <w:t xml:space="preserve"> </w:t>
      </w:r>
      <w:r>
        <w:rPr>
          <w:rFonts w:ascii="Arial" w:hAnsi="Arial" w:cs="Arial"/>
          <w:sz w:val="22"/>
          <w:szCs w:val="22"/>
        </w:rPr>
        <w:t xml:space="preserve">area-level </w:t>
      </w:r>
      <w:r w:rsidRPr="00BC7831">
        <w:rPr>
          <w:rFonts w:ascii="Arial" w:hAnsi="Arial" w:cs="Arial"/>
          <w:sz w:val="22"/>
          <w:szCs w:val="22"/>
        </w:rPr>
        <w:t xml:space="preserve">poverty and </w:t>
      </w:r>
      <w:commentRangeStart w:id="16"/>
      <w:commentRangeStart w:id="17"/>
      <w:commentRangeStart w:id="18"/>
      <w:r w:rsidRPr="00BC7831">
        <w:rPr>
          <w:rFonts w:ascii="Arial" w:hAnsi="Arial" w:cs="Arial"/>
          <w:sz w:val="22"/>
          <w:szCs w:val="22"/>
        </w:rPr>
        <w:t>DME use</w:t>
      </w:r>
      <w:commentRangeEnd w:id="16"/>
      <w:r>
        <w:rPr>
          <w:rStyle w:val="CommentReference"/>
        </w:rPr>
        <w:commentReference w:id="16"/>
      </w:r>
      <w:commentRangeEnd w:id="17"/>
      <w:r>
        <w:rPr>
          <w:rStyle w:val="CommentReference"/>
        </w:rPr>
        <w:commentReference w:id="17"/>
      </w:r>
      <w:commentRangeEnd w:id="18"/>
      <w:r>
        <w:rPr>
          <w:rStyle w:val="CommentReference"/>
        </w:rPr>
        <w:commentReference w:id="18"/>
      </w:r>
      <w:r w:rsidRPr="00BC7831">
        <w:rPr>
          <w:rFonts w:ascii="Arial" w:hAnsi="Arial" w:cs="Arial"/>
          <w:sz w:val="22"/>
          <w:szCs w:val="22"/>
        </w:rPr>
        <w:t xml:space="preserve">. Contrary to our hypotheses, we did not observe effect modification by sex, age, or county poverty quartile. Because we measured poverty at the county level, and wealth varies widely within counties, </w:t>
      </w:r>
      <w:r>
        <w:rPr>
          <w:rFonts w:ascii="Arial" w:hAnsi="Arial" w:cs="Arial"/>
          <w:sz w:val="22"/>
          <w:szCs w:val="22"/>
        </w:rPr>
        <w:t xml:space="preserve">average poverty levels may not accurately reflect </w:t>
      </w:r>
      <w:r w:rsidRPr="00BC7831">
        <w:rPr>
          <w:rFonts w:ascii="Arial" w:hAnsi="Arial" w:cs="Arial"/>
          <w:sz w:val="22"/>
          <w:szCs w:val="22"/>
        </w:rPr>
        <w:t>adaptive capacity</w:t>
      </w:r>
      <w:r>
        <w:rPr>
          <w:rFonts w:ascii="Arial" w:hAnsi="Arial" w:cs="Arial"/>
          <w:sz w:val="22"/>
          <w:szCs w:val="22"/>
        </w:rPr>
        <w:t xml:space="preserve"> of individuals within counties.</w:t>
      </w:r>
      <w:r w:rsidRPr="00BC7831">
        <w:rPr>
          <w:rFonts w:ascii="Arial" w:hAnsi="Arial" w:cs="Arial"/>
          <w:sz w:val="22"/>
          <w:szCs w:val="22"/>
        </w:rPr>
        <w:t xml:space="preserve"> </w:t>
      </w:r>
      <w:r>
        <w:rPr>
          <w:rFonts w:ascii="Arial" w:hAnsi="Arial" w:cs="Arial"/>
          <w:sz w:val="22"/>
          <w:szCs w:val="22"/>
        </w:rPr>
        <w:t>Higher resolution</w:t>
      </w:r>
      <w:r w:rsidRPr="00BC7831">
        <w:rPr>
          <w:rFonts w:ascii="Arial" w:hAnsi="Arial" w:cs="Arial"/>
          <w:sz w:val="22"/>
          <w:szCs w:val="22"/>
        </w:rPr>
        <w:t xml:space="preserve"> data</w:t>
      </w:r>
      <w:r>
        <w:rPr>
          <w:rFonts w:ascii="Arial" w:hAnsi="Arial" w:cs="Arial"/>
          <w:sz w:val="22"/>
          <w:szCs w:val="22"/>
        </w:rPr>
        <w:t xml:space="preserve"> is </w:t>
      </w:r>
      <w:r w:rsidRPr="00BC7831">
        <w:rPr>
          <w:rFonts w:ascii="Arial" w:hAnsi="Arial" w:cs="Arial"/>
          <w:sz w:val="22"/>
          <w:szCs w:val="22"/>
        </w:rPr>
        <w:t>necessary to test for effect modification</w:t>
      </w:r>
      <w:r>
        <w:rPr>
          <w:rFonts w:ascii="Arial" w:hAnsi="Arial" w:cs="Arial"/>
          <w:sz w:val="22"/>
          <w:szCs w:val="22"/>
        </w:rPr>
        <w:t xml:space="preserve"> by community socioeconomic status</w:t>
      </w:r>
      <w:r w:rsidRPr="00BC7831">
        <w:rPr>
          <w:rFonts w:ascii="Arial" w:hAnsi="Arial" w:cs="Arial"/>
          <w:sz w:val="22"/>
          <w:szCs w:val="22"/>
        </w:rPr>
        <w:t>. We did observe effect modification by DME use quartile. Counties with higher prevalence of DME use (4</w:t>
      </w:r>
      <w:r w:rsidRPr="00BC7831">
        <w:rPr>
          <w:rFonts w:ascii="Arial" w:hAnsi="Arial" w:cs="Arial"/>
          <w:sz w:val="22"/>
          <w:szCs w:val="22"/>
          <w:vertAlign w:val="superscript"/>
        </w:rPr>
        <w:t>th</w:t>
      </w:r>
      <w:r w:rsidRPr="00BC7831">
        <w:rPr>
          <w:rFonts w:ascii="Arial" w:hAnsi="Arial" w:cs="Arial"/>
          <w:sz w:val="22"/>
          <w:szCs w:val="22"/>
        </w:rPr>
        <w:t xml:space="preserve"> </w:t>
      </w:r>
      <w:r w:rsidRPr="00BC7831">
        <w:rPr>
          <w:rFonts w:ascii="Arial" w:hAnsi="Arial" w:cs="Arial"/>
          <w:sz w:val="22"/>
          <w:szCs w:val="22"/>
        </w:rPr>
        <w:lastRenderedPageBreak/>
        <w:t>quartile DME use)</w:t>
      </w:r>
      <w:r>
        <w:rPr>
          <w:rFonts w:ascii="Arial" w:hAnsi="Arial" w:cs="Arial"/>
          <w:sz w:val="22"/>
          <w:szCs w:val="22"/>
        </w:rPr>
        <w:t xml:space="preserve"> in the full Medicare population</w:t>
      </w:r>
      <w:r w:rsidRPr="00BC7831">
        <w:rPr>
          <w:rFonts w:ascii="Arial" w:hAnsi="Arial" w:cs="Arial"/>
          <w:sz w:val="22"/>
          <w:szCs w:val="22"/>
        </w:rPr>
        <w:t xml:space="preserve"> had lower hospitalization rates after power outage exposure </w:t>
      </w:r>
      <w:r>
        <w:rPr>
          <w:rFonts w:ascii="Arial" w:hAnsi="Arial" w:cs="Arial"/>
          <w:sz w:val="22"/>
          <w:szCs w:val="22"/>
        </w:rPr>
        <w:t>than</w:t>
      </w:r>
      <w:r w:rsidRPr="00BC7831">
        <w:rPr>
          <w:rFonts w:ascii="Arial" w:hAnsi="Arial" w:cs="Arial"/>
          <w:sz w:val="22"/>
          <w:szCs w:val="22"/>
        </w:rPr>
        <w:t xml:space="preserve"> counties with lower DME use (1</w:t>
      </w:r>
      <w:r w:rsidRPr="00BC7831">
        <w:rPr>
          <w:rFonts w:ascii="Arial" w:hAnsi="Arial" w:cs="Arial"/>
          <w:sz w:val="22"/>
          <w:szCs w:val="22"/>
          <w:vertAlign w:val="superscript"/>
        </w:rPr>
        <w:t>st</w:t>
      </w:r>
      <w:r w:rsidRPr="00BC7831">
        <w:rPr>
          <w:rFonts w:ascii="Arial" w:hAnsi="Arial" w:cs="Arial"/>
          <w:sz w:val="22"/>
          <w:szCs w:val="22"/>
        </w:rPr>
        <w:t xml:space="preserve"> quartile). We hypothesized the opposite: that DME </w:t>
      </w:r>
      <w:r>
        <w:rPr>
          <w:rFonts w:ascii="Arial" w:hAnsi="Arial" w:cs="Arial"/>
          <w:sz w:val="22"/>
          <w:szCs w:val="22"/>
        </w:rPr>
        <w:t xml:space="preserve">versus non-DME </w:t>
      </w:r>
      <w:r w:rsidRPr="00BC7831">
        <w:rPr>
          <w:rFonts w:ascii="Arial" w:hAnsi="Arial" w:cs="Arial"/>
          <w:sz w:val="22"/>
          <w:szCs w:val="22"/>
        </w:rPr>
        <w:t xml:space="preserve">users would be more vulnerable to health effects from power outage. </w:t>
      </w:r>
      <w:r>
        <w:rPr>
          <w:rFonts w:ascii="Arial" w:hAnsi="Arial" w:cs="Arial"/>
          <w:sz w:val="22"/>
          <w:szCs w:val="22"/>
        </w:rPr>
        <w:t>Several factors may explain these unexpected findings.</w:t>
      </w:r>
      <w:r w:rsidRPr="00BC7831">
        <w:rPr>
          <w:rFonts w:ascii="Arial" w:hAnsi="Arial" w:cs="Arial"/>
          <w:sz w:val="22"/>
          <w:szCs w:val="22"/>
        </w:rPr>
        <w:t xml:space="preserve"> First, power outages could caus</w:t>
      </w:r>
      <w:r>
        <w:rPr>
          <w:rFonts w:ascii="Arial" w:hAnsi="Arial" w:cs="Arial"/>
          <w:sz w:val="22"/>
          <w:szCs w:val="22"/>
        </w:rPr>
        <w:t>e more</w:t>
      </w:r>
      <w:r w:rsidRPr="00BC7831">
        <w:rPr>
          <w:rFonts w:ascii="Arial" w:hAnsi="Arial" w:cs="Arial"/>
          <w:sz w:val="22"/>
          <w:szCs w:val="22"/>
        </w:rPr>
        <w:t xml:space="preserve"> mortality</w:t>
      </w:r>
      <w:r>
        <w:rPr>
          <w:rFonts w:ascii="Arial" w:hAnsi="Arial" w:cs="Arial"/>
          <w:sz w:val="22"/>
          <w:szCs w:val="22"/>
        </w:rPr>
        <w:t xml:space="preserve"> among DME versus non-DME users, so mortality could act differentially as a competing risk for hospitalization in the DME user group.</w:t>
      </w:r>
      <w:r w:rsidRPr="00BC7831">
        <w:rPr>
          <w:rFonts w:ascii="Arial" w:hAnsi="Arial" w:cs="Arial"/>
          <w:sz w:val="22"/>
          <w:szCs w:val="22"/>
        </w:rPr>
        <w:t xml:space="preserve"> Second, DME users may be more prepared for outages compared to non-DME users</w:t>
      </w:r>
      <w:r>
        <w:rPr>
          <w:rFonts w:ascii="Arial" w:hAnsi="Arial" w:cs="Arial"/>
          <w:sz w:val="22"/>
          <w:szCs w:val="22"/>
        </w:rPr>
        <w:t>, with greater</w:t>
      </w:r>
      <w:r w:rsidRPr="00BC7831">
        <w:rPr>
          <w:rFonts w:ascii="Arial" w:hAnsi="Arial" w:cs="Arial"/>
          <w:sz w:val="22"/>
          <w:szCs w:val="22"/>
        </w:rPr>
        <w:t xml:space="preserve"> access to generators or back up batteries</w:t>
      </w:r>
      <w:r>
        <w:rPr>
          <w:rFonts w:ascii="Arial" w:hAnsi="Arial" w:cs="Arial"/>
          <w:sz w:val="22"/>
          <w:szCs w:val="22"/>
        </w:rPr>
        <w:t xml:space="preserve"> </w:t>
      </w:r>
      <w:r>
        <w:rPr>
          <w:rFonts w:ascii="Arial" w:hAnsi="Arial" w:cs="Arial"/>
          <w:sz w:val="22"/>
          <w:szCs w:val="22"/>
        </w:rPr>
        <w:fldChar w:fldCharType="begin"/>
      </w:r>
      <w:r w:rsidR="00EC3F70">
        <w:rPr>
          <w:rFonts w:ascii="Arial" w:hAnsi="Arial" w:cs="Arial"/>
          <w:sz w:val="22"/>
          <w:szCs w:val="22"/>
        </w:rPr>
        <w:instrText xml:space="preserve"> ADDIN ZOTERO_ITEM CSL_CITATION {"citationID":"c9aLjRL1","properties":{"formattedCitation":"(31)","plainCitation":"(31)","noteIndex":0},"citationItems":[{"id":266,"uris":["http://zotero.org/users/local/hHKggCUl/items/YGDBPCNH"],"itemData":{"id":266,"type":"article-journal","container-title":"Journal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(31)</w:t>
      </w:r>
      <w:r>
        <w:rPr>
          <w:rFonts w:ascii="Arial" w:hAnsi="Arial" w:cs="Arial"/>
          <w:sz w:val="22"/>
          <w:szCs w:val="22"/>
        </w:rPr>
        <w:fldChar w:fldCharType="end"/>
      </w:r>
      <w:r>
        <w:rPr>
          <w:rFonts w:ascii="Arial" w:hAnsi="Arial" w:cs="Arial"/>
          <w:sz w:val="22"/>
          <w:szCs w:val="22"/>
        </w:rPr>
        <w:t xml:space="preserve">, though reports describing preparedness among vulnerable groups are mixed </w:t>
      </w:r>
      <w:r>
        <w:rPr>
          <w:rFonts w:ascii="Arial" w:hAnsi="Arial" w:cs="Arial"/>
          <w:sz w:val="22"/>
          <w:szCs w:val="22"/>
        </w:rPr>
        <w:fldChar w:fldCharType="begin"/>
      </w:r>
      <w:r w:rsidR="00EC3F70">
        <w:rPr>
          <w:rFonts w:ascii="Arial" w:hAnsi="Arial" w:cs="Arial"/>
          <w:sz w:val="22"/>
          <w:szCs w:val="22"/>
        </w:rPr>
        <w:instrText xml:space="preserve"> ADDIN ZOTERO_ITEM CSL_CITATION {"citationID":"TmDdgmmZ","properties":{"formattedCitation":"(32)","plainCitation":"(32)","noteIndex":0},"citationItems":[{"id":262,"uris":["http://zotero.org/users/local/hHKggCUl/items/4A2EF26X"],"itemData":{"id":262,"type":"article-journal","abstract":"Objectives.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(32)</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Third, all DME users may not be equally vulnerable to health effects from power outage. We measured county DME use based on how many Medicare beneficiaries used any </w:t>
      </w:r>
      <w:r>
        <w:rPr>
          <w:rFonts w:ascii="Arial" w:hAnsi="Arial" w:cs="Arial"/>
          <w:sz w:val="22"/>
          <w:szCs w:val="22"/>
        </w:rPr>
        <w:t>type</w:t>
      </w:r>
      <w:r w:rsidRPr="00BC7831">
        <w:rPr>
          <w:rFonts w:ascii="Arial" w:hAnsi="Arial" w:cs="Arial"/>
          <w:sz w:val="22"/>
          <w:szCs w:val="22"/>
        </w:rPr>
        <w:t xml:space="preserve"> of DME, including wheelchairs, beds, oxygen equipment, ventilators, </w:t>
      </w:r>
      <w:r>
        <w:rPr>
          <w:rFonts w:ascii="Arial" w:hAnsi="Arial" w:cs="Arial"/>
          <w:sz w:val="22"/>
          <w:szCs w:val="22"/>
        </w:rPr>
        <w:t xml:space="preserve">augmentative and </w:t>
      </w:r>
      <w:r w:rsidRPr="00BC7831">
        <w:rPr>
          <w:rFonts w:ascii="Arial" w:hAnsi="Arial" w:cs="Arial"/>
          <w:sz w:val="22"/>
          <w:szCs w:val="22"/>
        </w:rPr>
        <w:t xml:space="preserve">alternative communication devices, and more. </w:t>
      </w:r>
      <w:r>
        <w:rPr>
          <w:rFonts w:ascii="Arial" w:hAnsi="Arial" w:cs="Arial"/>
          <w:sz w:val="22"/>
          <w:szCs w:val="22"/>
        </w:rPr>
        <w:t xml:space="preserve">Certain types of </w:t>
      </w:r>
      <w:r w:rsidRPr="00BC7831">
        <w:rPr>
          <w:rFonts w:ascii="Arial" w:hAnsi="Arial" w:cs="Arial"/>
          <w:sz w:val="22"/>
          <w:szCs w:val="22"/>
        </w:rPr>
        <w:t xml:space="preserve">DME </w:t>
      </w:r>
      <w:r>
        <w:rPr>
          <w:rFonts w:ascii="Arial" w:hAnsi="Arial" w:cs="Arial"/>
          <w:sz w:val="22"/>
          <w:szCs w:val="22"/>
        </w:rPr>
        <w:t>use</w:t>
      </w:r>
      <w:r w:rsidRPr="00BC7831">
        <w:rPr>
          <w:rFonts w:ascii="Arial" w:hAnsi="Arial" w:cs="Arial"/>
          <w:sz w:val="22"/>
          <w:szCs w:val="22"/>
        </w:rPr>
        <w:t xml:space="preserve"> </w:t>
      </w:r>
      <w:r>
        <w:rPr>
          <w:rFonts w:ascii="Arial" w:hAnsi="Arial" w:cs="Arial"/>
          <w:sz w:val="22"/>
          <w:szCs w:val="22"/>
        </w:rPr>
        <w:t>could</w:t>
      </w:r>
      <w:r w:rsidRPr="00BC7831">
        <w:rPr>
          <w:rFonts w:ascii="Arial" w:hAnsi="Arial" w:cs="Arial"/>
          <w:sz w:val="22"/>
          <w:szCs w:val="22"/>
        </w:rPr>
        <w:t xml:space="preserve"> indicat</w:t>
      </w:r>
      <w:r>
        <w:rPr>
          <w:rFonts w:ascii="Arial" w:hAnsi="Arial" w:cs="Arial"/>
          <w:sz w:val="22"/>
          <w:szCs w:val="22"/>
        </w:rPr>
        <w:t>e</w:t>
      </w:r>
      <w:r w:rsidRPr="00BC7831">
        <w:rPr>
          <w:rFonts w:ascii="Arial" w:hAnsi="Arial" w:cs="Arial"/>
          <w:sz w:val="22"/>
          <w:szCs w:val="22"/>
        </w:rPr>
        <w:t xml:space="preserve"> better access to health care, and higher adaptive capacity</w:t>
      </w:r>
      <w:r>
        <w:rPr>
          <w:rFonts w:ascii="Arial" w:hAnsi="Arial" w:cs="Arial"/>
          <w:sz w:val="22"/>
          <w:szCs w:val="22"/>
        </w:rPr>
        <w:t>, but no data exists to support or refute this claim.</w:t>
      </w:r>
      <w:r w:rsidRPr="00BC7831">
        <w:rPr>
          <w:rFonts w:ascii="Arial" w:hAnsi="Arial" w:cs="Arial"/>
          <w:sz w:val="22"/>
          <w:szCs w:val="22"/>
        </w:rPr>
        <w:t xml:space="preserve"> </w:t>
      </w:r>
      <w:r>
        <w:rPr>
          <w:rFonts w:ascii="Arial" w:hAnsi="Arial" w:cs="Arial"/>
          <w:sz w:val="22"/>
          <w:szCs w:val="22"/>
        </w:rPr>
        <w:t>Additionally, p</w:t>
      </w:r>
      <w:r w:rsidRPr="00BC7831">
        <w:rPr>
          <w:rFonts w:ascii="Arial" w:hAnsi="Arial" w:cs="Arial"/>
          <w:sz w:val="22"/>
          <w:szCs w:val="22"/>
        </w:rPr>
        <w:t>eople using life-sustaining DME such as oxygen and ventilators may be more vulnerable to health effects from power outage than other DME users</w:t>
      </w:r>
      <w:r>
        <w:rPr>
          <w:rFonts w:ascii="Arial" w:hAnsi="Arial" w:cs="Arial"/>
          <w:sz w:val="22"/>
          <w:szCs w:val="22"/>
        </w:rPr>
        <w:t>, but we were unable to separate this group out for analysis.</w:t>
      </w:r>
      <w:r w:rsidRPr="00BC7831">
        <w:rPr>
          <w:rFonts w:ascii="Arial" w:hAnsi="Arial" w:cs="Arial"/>
          <w:sz w:val="22"/>
          <w:szCs w:val="22"/>
        </w:rPr>
        <w:t xml:space="preserve"> </w:t>
      </w:r>
      <w:r>
        <w:rPr>
          <w:rFonts w:ascii="Arial" w:hAnsi="Arial" w:cs="Arial"/>
          <w:sz w:val="22"/>
          <w:szCs w:val="22"/>
        </w:rPr>
        <w:t xml:space="preserve">Finally, the counts used to generate our DME use quartiles are based on the full Medicare population, while only Medicare Fee-For-Service beneficiaries comprise our study population. Using the same population to generate DME use quartiles would have been more informative, but we lacked the data to do so. </w:t>
      </w:r>
    </w:p>
    <w:p w14:paraId="75BE01CF" w14:textId="7777777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 </w:t>
      </w:r>
    </w:p>
    <w:p w14:paraId="1558603B" w14:textId="77777777" w:rsidR="00620B96" w:rsidRPr="00BC7831" w:rsidRDefault="00620B96" w:rsidP="00620B96">
      <w:pPr>
        <w:spacing w:line="480" w:lineRule="auto"/>
        <w:rPr>
          <w:rFonts w:ascii="Arial" w:hAnsi="Arial" w:cs="Arial"/>
          <w:sz w:val="22"/>
          <w:szCs w:val="22"/>
        </w:rPr>
      </w:pPr>
      <w:r>
        <w:rPr>
          <w:rFonts w:ascii="Arial" w:hAnsi="Arial" w:cs="Arial"/>
          <w:sz w:val="22"/>
          <w:szCs w:val="22"/>
        </w:rPr>
        <w:t>Study l</w:t>
      </w:r>
      <w:r w:rsidRPr="00BC7831">
        <w:rPr>
          <w:rFonts w:ascii="Arial" w:hAnsi="Arial" w:cs="Arial"/>
          <w:sz w:val="22"/>
          <w:szCs w:val="22"/>
        </w:rPr>
        <w:t>imitations</w:t>
      </w:r>
    </w:p>
    <w:p w14:paraId="7A707ED6" w14:textId="77777777" w:rsidR="00620B96" w:rsidRPr="00BC7831" w:rsidRDefault="00620B96" w:rsidP="00620B96">
      <w:pPr>
        <w:spacing w:line="480" w:lineRule="auto"/>
        <w:rPr>
          <w:rFonts w:ascii="Arial" w:hAnsi="Arial" w:cs="Arial"/>
          <w:sz w:val="22"/>
          <w:szCs w:val="22"/>
        </w:rPr>
      </w:pPr>
    </w:p>
    <w:p w14:paraId="48BEDBEA" w14:textId="1BF0337E"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this study we measured county-level power outage, since no national finer-resolution power outage exposure data are available. We considered a county-day exposed to power outage if </w:t>
      </w:r>
      <w:r w:rsidRPr="00BC7831">
        <w:rPr>
          <w:rFonts w:ascii="Arial" w:eastAsia="Garamond" w:hAnsi="Arial" w:cs="Arial"/>
        </w:rPr>
        <w:t>≥</w:t>
      </w:r>
      <w:r w:rsidRPr="00BC7831">
        <w:rPr>
          <w:rFonts w:ascii="Arial" w:hAnsi="Arial" w:cs="Arial"/>
          <w:sz w:val="22"/>
          <w:szCs w:val="22"/>
        </w:rPr>
        <w:t>1% of county customers were without power for 8+ consecutive hours</w:t>
      </w:r>
      <w:r>
        <w:rPr>
          <w:rFonts w:ascii="Arial" w:hAnsi="Arial" w:cs="Arial"/>
          <w:sz w:val="22"/>
          <w:szCs w:val="22"/>
        </w:rPr>
        <w:t>, a definition that may have substantial exposure misclassification (</w:t>
      </w:r>
      <w:r w:rsidRPr="00BC7831">
        <w:rPr>
          <w:rFonts w:ascii="Arial" w:hAnsi="Arial" w:cs="Arial"/>
          <w:sz w:val="22"/>
          <w:szCs w:val="22"/>
        </w:rPr>
        <w:t xml:space="preserve">up to 99% of customers </w:t>
      </w:r>
      <w:r>
        <w:rPr>
          <w:rFonts w:ascii="Arial" w:hAnsi="Arial" w:cs="Arial"/>
          <w:sz w:val="22"/>
          <w:szCs w:val="22"/>
        </w:rPr>
        <w:t xml:space="preserve">may be </w:t>
      </w:r>
      <w:r>
        <w:rPr>
          <w:rFonts w:ascii="Arial" w:hAnsi="Arial" w:cs="Arial"/>
          <w:sz w:val="22"/>
          <w:szCs w:val="22"/>
        </w:rPr>
        <w:lastRenderedPageBreak/>
        <w:t>un</w:t>
      </w:r>
      <w:r w:rsidRPr="00BC7831">
        <w:rPr>
          <w:rFonts w:ascii="Arial" w:hAnsi="Arial" w:cs="Arial"/>
          <w:sz w:val="22"/>
          <w:szCs w:val="22"/>
        </w:rPr>
        <w:t xml:space="preserve">exposed </w:t>
      </w:r>
      <w:r>
        <w:rPr>
          <w:rFonts w:ascii="Arial" w:hAnsi="Arial" w:cs="Arial"/>
          <w:sz w:val="22"/>
          <w:szCs w:val="22"/>
        </w:rPr>
        <w:t>on a</w:t>
      </w:r>
      <w:r w:rsidRPr="00BC7831">
        <w:rPr>
          <w:rFonts w:ascii="Arial" w:hAnsi="Arial" w:cs="Arial"/>
          <w:sz w:val="22"/>
          <w:szCs w:val="22"/>
        </w:rPr>
        <w:t xml:space="preserve"> power outage</w:t>
      </w:r>
      <w:r>
        <w:rPr>
          <w:rFonts w:ascii="Arial" w:hAnsi="Arial" w:cs="Arial"/>
          <w:sz w:val="22"/>
          <w:szCs w:val="22"/>
        </w:rPr>
        <w:t xml:space="preserve"> day)</w:t>
      </w:r>
      <w:r w:rsidRPr="00BC7831">
        <w:rPr>
          <w:rFonts w:ascii="Arial" w:hAnsi="Arial" w:cs="Arial"/>
          <w:sz w:val="22"/>
          <w:szCs w:val="22"/>
        </w:rPr>
        <w:t xml:space="preserve">. </w:t>
      </w:r>
      <w:r>
        <w:rPr>
          <w:rFonts w:ascii="Arial" w:hAnsi="Arial" w:cs="Arial"/>
          <w:sz w:val="22"/>
          <w:szCs w:val="22"/>
        </w:rPr>
        <w:t>This misclassification has likely biased study</w:t>
      </w:r>
      <w:r w:rsidRPr="00BC7831">
        <w:rPr>
          <w:rFonts w:ascii="Arial" w:hAnsi="Arial" w:cs="Arial"/>
          <w:sz w:val="22"/>
          <w:szCs w:val="22"/>
        </w:rPr>
        <w:t xml:space="preserve"> results</w:t>
      </w:r>
      <w:r>
        <w:rPr>
          <w:rFonts w:ascii="Arial" w:hAnsi="Arial" w:cs="Arial"/>
          <w:sz w:val="22"/>
          <w:szCs w:val="22"/>
        </w:rPr>
        <w:t>, the magnitude of bias remains unknown.</w:t>
      </w:r>
      <w:r w:rsidR="009F386B">
        <w:rPr>
          <w:rFonts w:ascii="Arial" w:hAnsi="Arial" w:cs="Arial"/>
          <w:sz w:val="22"/>
          <w:szCs w:val="22"/>
        </w:rPr>
        <w:t xml:space="preserve"> </w:t>
      </w:r>
      <w:r>
        <w:rPr>
          <w:rFonts w:ascii="Arial" w:hAnsi="Arial" w:cs="Arial"/>
          <w:sz w:val="22"/>
          <w:szCs w:val="22"/>
        </w:rPr>
        <w:t xml:space="preserve">Future studies could collaborate with utilities to obtain finer-resolution power outage data or use satellite imagery to identify exact outage boundaries of long-duration outages </w:t>
      </w:r>
      <w:r>
        <w:rPr>
          <w:rFonts w:ascii="Arial" w:hAnsi="Arial" w:cs="Arial"/>
          <w:sz w:val="22"/>
          <w:szCs w:val="22"/>
        </w:rPr>
        <w:fldChar w:fldCharType="begin"/>
      </w:r>
      <w:r w:rsidR="00EC3F70">
        <w:rPr>
          <w:rFonts w:ascii="Arial" w:hAnsi="Arial" w:cs="Arial"/>
          <w:sz w:val="22"/>
          <w:szCs w:val="22"/>
        </w:rPr>
        <w:instrText xml:space="preserve"> ADDIN ZOTERO_ITEM CSL_CITATION {"citationID":"nVeNQGKE","properties":{"formattedCitation":"(33, 34)","plainCitation":"(33, 34)","noteIndex":0},"citationItems":[{"id":270,"uris":["http://zotero.org/users/local/hHKggCUl/items/49K4KLNV"],"itemData":{"id":270,"type":"article-journal","abstract":"The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EC3F70">
        <w:rPr>
          <w:rFonts w:ascii="Cambria Math" w:hAnsi="Cambria Math" w:cs="Cambria Math"/>
          <w:sz w:val="22"/>
          <w:szCs w:val="22"/>
        </w:rPr>
        <w:instrText>ﬀ</w:instrText>
      </w:r>
      <w:r w:rsidR="00EC3F70">
        <w:rPr>
          <w:rFonts w:ascii="Arial" w:hAnsi="Arial" w:cs="Arial"/>
          <w:sz w:val="22"/>
          <w:szCs w:val="22"/>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EC3F70">
        <w:rPr>
          <w:rFonts w:ascii="Cambria Math" w:hAnsi="Cambria Math" w:cs="Cambria Math"/>
          <w:sz w:val="22"/>
          <w:szCs w:val="22"/>
        </w:rPr>
        <w:instrText>ﬀ</w:instrText>
      </w:r>
      <w:r w:rsidR="00EC3F70">
        <w:rPr>
          <w:rFonts w:ascii="Arial" w:hAnsi="Arial" w:cs="Arial"/>
          <w:sz w:val="22"/>
          <w:szCs w:val="22"/>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EC3F70">
        <w:rPr>
          <w:rFonts w:ascii="Cambria Math" w:hAnsi="Cambria Math" w:cs="Cambria Math"/>
          <w:sz w:val="22"/>
          <w:szCs w:val="22"/>
        </w:rPr>
        <w:instrText>ﬀ</w:instrText>
      </w:r>
      <w:r w:rsidR="00EC3F70">
        <w:rPr>
          <w:rFonts w:ascii="Arial" w:hAnsi="Arial" w:cs="Arial"/>
          <w:sz w:val="22"/>
          <w:szCs w:val="22"/>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(33, 34)</w:t>
      </w:r>
      <w:r>
        <w:rPr>
          <w:rFonts w:ascii="Arial" w:hAnsi="Arial" w:cs="Arial"/>
          <w:sz w:val="22"/>
          <w:szCs w:val="22"/>
        </w:rPr>
        <w:fldChar w:fldCharType="end"/>
      </w:r>
      <w:r>
        <w:rPr>
          <w:rFonts w:ascii="Arial" w:hAnsi="Arial" w:cs="Arial"/>
          <w:sz w:val="22"/>
          <w:szCs w:val="22"/>
        </w:rPr>
        <w:t>.</w:t>
      </w:r>
    </w:p>
    <w:p w14:paraId="5D0789BB" w14:textId="7777777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We also </w:t>
      </w:r>
      <w:r>
        <w:rPr>
          <w:rFonts w:ascii="Arial" w:hAnsi="Arial" w:cs="Arial"/>
          <w:sz w:val="22"/>
          <w:szCs w:val="22"/>
        </w:rPr>
        <w:t>assessed</w:t>
      </w:r>
      <w:r w:rsidRPr="00BC7831">
        <w:rPr>
          <w:rFonts w:ascii="Arial" w:hAnsi="Arial" w:cs="Arial"/>
          <w:sz w:val="22"/>
          <w:szCs w:val="22"/>
        </w:rPr>
        <w:t xml:space="preserve"> poverty and DME use</w:t>
      </w:r>
      <w:r>
        <w:rPr>
          <w:rFonts w:ascii="Arial" w:hAnsi="Arial" w:cs="Arial"/>
          <w:sz w:val="22"/>
          <w:szCs w:val="22"/>
        </w:rPr>
        <w:t xml:space="preserve"> as</w:t>
      </w:r>
      <w:r w:rsidRPr="00BC7831">
        <w:rPr>
          <w:rFonts w:ascii="Arial" w:hAnsi="Arial" w:cs="Arial"/>
          <w:sz w:val="22"/>
          <w:szCs w:val="22"/>
        </w:rPr>
        <w:t xml:space="preserve"> potential effect modifiers at the county level. Because counties are large and diverse, this likely impacted our </w:t>
      </w:r>
      <w:r>
        <w:rPr>
          <w:rFonts w:ascii="Arial" w:hAnsi="Arial" w:cs="Arial"/>
          <w:sz w:val="22"/>
          <w:szCs w:val="22"/>
        </w:rPr>
        <w:t>ability to detect effect modification by these factors</w:t>
      </w:r>
      <w:r w:rsidRPr="00BC7831">
        <w:rPr>
          <w:rFonts w:ascii="Arial" w:hAnsi="Arial" w:cs="Arial"/>
          <w:sz w:val="22"/>
          <w:szCs w:val="22"/>
        </w:rPr>
        <w:t>.</w:t>
      </w:r>
    </w:p>
    <w:p w14:paraId="053BB017" w14:textId="4E290A27" w:rsidR="00620B96" w:rsidRPr="00BC7831"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Finally, the POUS dataset we used to </w:t>
      </w:r>
      <w:r>
        <w:rPr>
          <w:rFonts w:ascii="Arial" w:hAnsi="Arial" w:cs="Arial"/>
          <w:sz w:val="22"/>
          <w:szCs w:val="22"/>
        </w:rPr>
        <w:t>assess</w:t>
      </w:r>
      <w:r w:rsidRPr="00BC7831">
        <w:rPr>
          <w:rFonts w:ascii="Arial" w:hAnsi="Arial" w:cs="Arial"/>
          <w:sz w:val="22"/>
          <w:szCs w:val="22"/>
        </w:rPr>
        <w:t xml:space="preserve"> exposure is missing substantial </w:t>
      </w:r>
      <w:r>
        <w:rPr>
          <w:rFonts w:ascii="Arial" w:hAnsi="Arial" w:cs="Arial"/>
          <w:sz w:val="22"/>
          <w:szCs w:val="22"/>
        </w:rPr>
        <w:t xml:space="preserve">amounts of </w:t>
      </w:r>
      <w:r w:rsidRPr="00BC7831">
        <w:rPr>
          <w:rFonts w:ascii="Arial" w:hAnsi="Arial" w:cs="Arial"/>
          <w:sz w:val="22"/>
          <w:szCs w:val="22"/>
        </w:rPr>
        <w:t xml:space="preserve">data. We </w:t>
      </w:r>
      <w:r>
        <w:rPr>
          <w:rFonts w:ascii="Arial" w:hAnsi="Arial" w:cs="Arial"/>
          <w:sz w:val="22"/>
          <w:szCs w:val="22"/>
        </w:rPr>
        <w:t>excluded</w:t>
      </w:r>
      <w:r w:rsidRPr="00BC7831">
        <w:rPr>
          <w:rFonts w:ascii="Arial" w:hAnsi="Arial" w:cs="Arial"/>
          <w:sz w:val="22"/>
          <w:szCs w:val="22"/>
        </w:rPr>
        <w:t xml:space="preserve"> counties missing more than 50% of customer-hours in 2018 to balance generalizability and bias from missing data </w:t>
      </w:r>
      <w:r>
        <w:rPr>
          <w:rFonts w:ascii="Arial" w:hAnsi="Arial" w:cs="Arial"/>
          <w:sz w:val="22"/>
          <w:szCs w:val="22"/>
        </w:rPr>
        <w:t>based on our prior</w:t>
      </w:r>
      <w:r w:rsidRPr="00BC7831">
        <w:rPr>
          <w:rFonts w:ascii="Arial" w:hAnsi="Arial" w:cs="Arial"/>
          <w:sz w:val="22"/>
          <w:szCs w:val="22"/>
        </w:rPr>
        <w:t xml:space="preserve"> simulation </w:t>
      </w:r>
      <w:r>
        <w:rPr>
          <w:rFonts w:ascii="Arial" w:hAnsi="Arial" w:cs="Arial"/>
          <w:sz w:val="22"/>
          <w:szCs w:val="22"/>
        </w:rPr>
        <w:t xml:space="preserve">study </w:t>
      </w:r>
      <w:r>
        <w:rPr>
          <w:rFonts w:ascii="Arial" w:hAnsi="Arial" w:cs="Arial"/>
          <w:sz w:val="22"/>
          <w:szCs w:val="22"/>
        </w:rPr>
        <w:fldChar w:fldCharType="begin"/>
      </w:r>
      <w:r w:rsidR="00EC3F70">
        <w:rPr>
          <w:rFonts w:ascii="Arial" w:hAnsi="Arial" w:cs="Arial"/>
          <w:sz w:val="22"/>
          <w:szCs w:val="22"/>
        </w:rPr>
        <w:instrText xml:space="preserve"> ADDIN ZOTERO_ITEM CSL_CITATION {"citationID":"qX55s3Vm","properties":{"formattedCitation":"(35)","plainCitation":"(35)","noteIndex":0},"citationItems":[{"id":214,"uris":["http://zotero.org/users/local/hHKggCUl/items/N5A3SZJH"],"itemData":{"id":214,"type":"article-journal","container-title":"Under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(35)</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Many counties missing &gt;50% of exposure data were rural with low customer counts. Other studies of power outage and health have found differential effects of power outage on health by urban or rural statu</w:t>
      </w:r>
      <w:r>
        <w:rPr>
          <w:rFonts w:ascii="Arial" w:hAnsi="Arial" w:cs="Arial"/>
          <w:sz w:val="22"/>
          <w:szCs w:val="22"/>
        </w:rPr>
        <w:t xml:space="preserve">s, with stronger effects of outages on health in urban areas </w:t>
      </w:r>
      <w:r>
        <w:rPr>
          <w:rFonts w:ascii="Arial" w:hAnsi="Arial" w:cs="Arial"/>
          <w:sz w:val="22"/>
          <w:szCs w:val="22"/>
        </w:rPr>
        <w:fldChar w:fldCharType="begin"/>
      </w:r>
      <w:r w:rsidR="00EC3F70">
        <w:rPr>
          <w:rFonts w:ascii="Arial" w:hAnsi="Arial" w:cs="Arial"/>
          <w:sz w:val="22"/>
          <w:szCs w:val="22"/>
        </w:rPr>
        <w:instrText xml:space="preserve"> ADDIN ZOTERO_ITEM CSL_CITATION {"citationID":"8SAq5Tlk","properties":{"formattedCitation":"(25, 36)","plainCitation":"(25, 36)","noteIndex":0},"citationItems":[{"id":240,"uris":["http://zotero.org/users/local/hHKggCUl/items/534RADTL"],"itemData":{"id":240,"type":"article-journal","container-title":"Under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Pr>
          <w:rFonts w:ascii="Arial" w:hAnsi="Arial" w:cs="Arial"/>
          <w:sz w:val="22"/>
          <w:szCs w:val="22"/>
        </w:rPr>
        <w:fldChar w:fldCharType="separate"/>
      </w:r>
      <w:r w:rsidR="00EC3F70">
        <w:rPr>
          <w:rFonts w:ascii="Arial" w:hAnsi="Arial" w:cs="Arial"/>
          <w:noProof/>
          <w:sz w:val="22"/>
          <w:szCs w:val="22"/>
        </w:rPr>
        <w:t>(25, 36)</w:t>
      </w:r>
      <w:r>
        <w:rPr>
          <w:rFonts w:ascii="Arial" w:hAnsi="Arial" w:cs="Arial"/>
          <w:sz w:val="22"/>
          <w:szCs w:val="22"/>
        </w:rPr>
        <w:fldChar w:fldCharType="end"/>
      </w:r>
      <w:r>
        <w:rPr>
          <w:rFonts w:ascii="Arial" w:hAnsi="Arial" w:cs="Arial"/>
          <w:sz w:val="22"/>
          <w:szCs w:val="22"/>
        </w:rPr>
        <w:t>.</w:t>
      </w:r>
      <w:r w:rsidRPr="00BC7831">
        <w:rPr>
          <w:rFonts w:ascii="Arial" w:hAnsi="Arial" w:cs="Arial"/>
          <w:sz w:val="22"/>
          <w:szCs w:val="22"/>
        </w:rPr>
        <w:t xml:space="preserve"> Because we excluded many rural counties, our results may not </w:t>
      </w:r>
      <w:r>
        <w:rPr>
          <w:rFonts w:ascii="Arial" w:hAnsi="Arial" w:cs="Arial"/>
          <w:sz w:val="22"/>
          <w:szCs w:val="22"/>
        </w:rPr>
        <w:t>generalize to</w:t>
      </w:r>
      <w:r w:rsidRPr="00BC7831">
        <w:rPr>
          <w:rFonts w:ascii="Arial" w:hAnsi="Arial" w:cs="Arial"/>
          <w:sz w:val="22"/>
          <w:szCs w:val="22"/>
        </w:rPr>
        <w:t xml:space="preserve"> </w:t>
      </w:r>
      <w:r>
        <w:rPr>
          <w:rFonts w:ascii="Arial" w:hAnsi="Arial" w:cs="Arial"/>
          <w:sz w:val="22"/>
          <w:szCs w:val="22"/>
        </w:rPr>
        <w:t>these areas.</w:t>
      </w:r>
      <w:r w:rsidRPr="00BC7831">
        <w:rPr>
          <w:rFonts w:ascii="Arial" w:hAnsi="Arial" w:cs="Arial"/>
          <w:sz w:val="22"/>
          <w:szCs w:val="22"/>
        </w:rPr>
        <w:t xml:space="preserve"> </w:t>
      </w:r>
    </w:p>
    <w:p w14:paraId="5DDF1E12" w14:textId="77777777" w:rsidR="00620B96" w:rsidRPr="00BC7831" w:rsidRDefault="00620B96" w:rsidP="00620B96">
      <w:pPr>
        <w:spacing w:line="480" w:lineRule="auto"/>
        <w:ind w:firstLine="720"/>
        <w:rPr>
          <w:rFonts w:ascii="Arial" w:hAnsi="Arial" w:cs="Arial"/>
        </w:rPr>
      </w:pPr>
    </w:p>
    <w:p w14:paraId="53918FD3" w14:textId="77777777" w:rsidR="00620B96" w:rsidRPr="00BC7831" w:rsidRDefault="00620B96" w:rsidP="00620B96">
      <w:pPr>
        <w:spacing w:line="480" w:lineRule="auto"/>
        <w:rPr>
          <w:rFonts w:ascii="Arial" w:hAnsi="Arial" w:cs="Arial"/>
          <w:b/>
          <w:bCs/>
          <w:sz w:val="22"/>
          <w:szCs w:val="22"/>
        </w:rPr>
      </w:pPr>
      <w:r w:rsidRPr="00BC7831">
        <w:rPr>
          <w:rFonts w:ascii="Arial" w:hAnsi="Arial" w:cs="Arial"/>
          <w:b/>
          <w:bCs/>
          <w:sz w:val="22"/>
          <w:szCs w:val="22"/>
        </w:rPr>
        <w:t>Conclusion</w:t>
      </w:r>
    </w:p>
    <w:p w14:paraId="12477217" w14:textId="77777777" w:rsidR="00620B96" w:rsidRPr="00BC7831" w:rsidRDefault="00620B96" w:rsidP="00620B96">
      <w:pPr>
        <w:spacing w:line="480" w:lineRule="auto"/>
        <w:rPr>
          <w:rFonts w:ascii="Arial" w:hAnsi="Arial" w:cs="Arial"/>
          <w:b/>
          <w:bCs/>
          <w:sz w:val="22"/>
          <w:szCs w:val="22"/>
        </w:rPr>
      </w:pPr>
    </w:p>
    <w:p w14:paraId="59F08710" w14:textId="16866242" w:rsidR="00620B96" w:rsidRPr="00E70C84" w:rsidRDefault="00620B96" w:rsidP="00620B96">
      <w:pPr>
        <w:spacing w:line="480" w:lineRule="auto"/>
        <w:ind w:firstLine="720"/>
        <w:rPr>
          <w:rFonts w:ascii="Arial" w:hAnsi="Arial" w:cs="Arial"/>
          <w:sz w:val="22"/>
          <w:szCs w:val="22"/>
        </w:rPr>
      </w:pPr>
      <w:r w:rsidRPr="00BC7831">
        <w:rPr>
          <w:rFonts w:ascii="Arial" w:hAnsi="Arial" w:cs="Arial"/>
          <w:sz w:val="22"/>
          <w:szCs w:val="22"/>
        </w:rPr>
        <w:t xml:space="preserve">In this </w:t>
      </w:r>
      <w:r>
        <w:rPr>
          <w:rFonts w:ascii="Arial" w:hAnsi="Arial" w:cs="Arial"/>
          <w:sz w:val="22"/>
          <w:szCs w:val="22"/>
        </w:rPr>
        <w:t xml:space="preserve">first </w:t>
      </w:r>
      <w:r w:rsidRPr="00BC7831">
        <w:rPr>
          <w:rFonts w:ascii="Arial" w:hAnsi="Arial" w:cs="Arial"/>
          <w:sz w:val="22"/>
          <w:szCs w:val="22"/>
        </w:rPr>
        <w:t>national study of power outage exposure</w:t>
      </w:r>
      <w:r>
        <w:rPr>
          <w:rFonts w:ascii="Arial" w:hAnsi="Arial" w:cs="Arial"/>
          <w:sz w:val="22"/>
          <w:szCs w:val="22"/>
        </w:rPr>
        <w:t xml:space="preserve">, </w:t>
      </w:r>
      <w:r w:rsidRPr="00BC7831">
        <w:rPr>
          <w:rFonts w:ascii="Arial" w:hAnsi="Arial" w:cs="Arial"/>
          <w:sz w:val="22"/>
          <w:szCs w:val="22"/>
        </w:rPr>
        <w:t>we found that power outages were associated with increased CVD and respiratory hospitalization rates</w:t>
      </w:r>
      <w:r>
        <w:rPr>
          <w:rFonts w:ascii="Arial" w:hAnsi="Arial" w:cs="Arial"/>
          <w:sz w:val="22"/>
          <w:szCs w:val="22"/>
        </w:rPr>
        <w:t xml:space="preserve"> </w:t>
      </w:r>
      <w:r w:rsidRPr="00BC7831">
        <w:rPr>
          <w:rFonts w:ascii="Arial" w:hAnsi="Arial" w:cs="Arial"/>
          <w:sz w:val="22"/>
          <w:szCs w:val="22"/>
        </w:rPr>
        <w:t xml:space="preserve">among </w:t>
      </w:r>
      <w:r>
        <w:rPr>
          <w:rFonts w:ascii="Arial" w:hAnsi="Arial" w:cs="Arial"/>
          <w:sz w:val="22"/>
          <w:szCs w:val="22"/>
        </w:rPr>
        <w:t xml:space="preserve">23 million </w:t>
      </w:r>
      <w:r w:rsidRPr="00BC7831">
        <w:rPr>
          <w:rFonts w:ascii="Arial" w:hAnsi="Arial" w:cs="Arial"/>
          <w:sz w:val="22"/>
          <w:szCs w:val="22"/>
        </w:rPr>
        <w:t xml:space="preserve">older adult Medicare beneficiaries. We had adequate </w:t>
      </w:r>
      <w:r>
        <w:rPr>
          <w:rFonts w:ascii="Arial" w:hAnsi="Arial" w:cs="Arial"/>
          <w:sz w:val="22"/>
          <w:szCs w:val="22"/>
        </w:rPr>
        <w:t xml:space="preserve">statistical </w:t>
      </w:r>
      <w:r w:rsidRPr="00BC7831">
        <w:rPr>
          <w:rFonts w:ascii="Arial" w:hAnsi="Arial" w:cs="Arial"/>
          <w:sz w:val="22"/>
          <w:szCs w:val="22"/>
        </w:rPr>
        <w:t xml:space="preserve">power to detect effects of power outage on </w:t>
      </w:r>
      <w:r>
        <w:rPr>
          <w:rFonts w:ascii="Arial" w:hAnsi="Arial" w:cs="Arial"/>
          <w:sz w:val="22"/>
          <w:szCs w:val="22"/>
        </w:rPr>
        <w:t>cardiorespiratory hospitalizations</w:t>
      </w:r>
      <w:r w:rsidRPr="00BC7831">
        <w:rPr>
          <w:rFonts w:ascii="Arial" w:hAnsi="Arial" w:cs="Arial"/>
          <w:sz w:val="22"/>
          <w:szCs w:val="22"/>
        </w:rPr>
        <w:t xml:space="preserve">, making our results more precise and generalizable than studies limited to New York State. </w:t>
      </w:r>
      <w:r>
        <w:rPr>
          <w:rFonts w:ascii="Arial" w:hAnsi="Arial" w:cs="Arial"/>
          <w:sz w:val="22"/>
          <w:szCs w:val="22"/>
        </w:rPr>
        <w:t>Beneficiaries in our study experienced broad exposure: they experienced on average seven power outages in 2018, a number that will increase further with climate change. H</w:t>
      </w:r>
      <w:r w:rsidRPr="00BC7831">
        <w:rPr>
          <w:rFonts w:ascii="Arial" w:hAnsi="Arial" w:cs="Arial"/>
          <w:sz w:val="22"/>
          <w:szCs w:val="22"/>
        </w:rPr>
        <w:t xml:space="preserve">eat, winter storms, or other climate-related weather events </w:t>
      </w:r>
      <w:r>
        <w:rPr>
          <w:rFonts w:ascii="Arial" w:hAnsi="Arial" w:cs="Arial"/>
          <w:sz w:val="22"/>
          <w:szCs w:val="22"/>
        </w:rPr>
        <w:t xml:space="preserve">causing and </w:t>
      </w:r>
      <w:r w:rsidRPr="00BC7831">
        <w:rPr>
          <w:rFonts w:ascii="Arial" w:hAnsi="Arial" w:cs="Arial"/>
          <w:sz w:val="22"/>
          <w:szCs w:val="22"/>
        </w:rPr>
        <w:t xml:space="preserve">co-occurring </w:t>
      </w:r>
      <w:r>
        <w:rPr>
          <w:rFonts w:ascii="Arial" w:hAnsi="Arial" w:cs="Arial"/>
          <w:sz w:val="22"/>
          <w:szCs w:val="22"/>
        </w:rPr>
        <w:t xml:space="preserve">with </w:t>
      </w:r>
      <w:r w:rsidRPr="00BC7831">
        <w:rPr>
          <w:rFonts w:ascii="Arial" w:hAnsi="Arial" w:cs="Arial"/>
          <w:sz w:val="22"/>
          <w:szCs w:val="22"/>
        </w:rPr>
        <w:t>power outages</w:t>
      </w:r>
      <w:r>
        <w:rPr>
          <w:rFonts w:ascii="Arial" w:hAnsi="Arial" w:cs="Arial"/>
          <w:sz w:val="22"/>
          <w:szCs w:val="22"/>
        </w:rPr>
        <w:t xml:space="preserve"> likely amplify</w:t>
      </w:r>
      <w:r w:rsidRPr="00BC7831">
        <w:rPr>
          <w:rFonts w:ascii="Arial" w:hAnsi="Arial" w:cs="Arial"/>
          <w:sz w:val="22"/>
          <w:szCs w:val="22"/>
        </w:rPr>
        <w:t xml:space="preserve"> cardiorespiratory health </w:t>
      </w:r>
      <w:r>
        <w:rPr>
          <w:rFonts w:ascii="Arial" w:hAnsi="Arial" w:cs="Arial"/>
          <w:sz w:val="22"/>
          <w:szCs w:val="22"/>
        </w:rPr>
        <w:t xml:space="preserve">impacts and must be evaluated in future research. </w:t>
      </w:r>
      <w:r w:rsidRPr="00BC7831">
        <w:rPr>
          <w:rFonts w:ascii="Arial" w:hAnsi="Arial" w:cs="Arial"/>
          <w:sz w:val="22"/>
          <w:szCs w:val="22"/>
        </w:rPr>
        <w:t xml:space="preserve">Improving electricity reliability </w:t>
      </w:r>
      <w:r>
        <w:rPr>
          <w:rFonts w:ascii="Arial" w:hAnsi="Arial" w:cs="Arial"/>
          <w:sz w:val="22"/>
          <w:szCs w:val="22"/>
        </w:rPr>
        <w:t xml:space="preserve">represents a key opportunity to </w:t>
      </w:r>
      <w:r>
        <w:rPr>
          <w:rFonts w:ascii="Arial" w:hAnsi="Arial" w:cs="Arial"/>
          <w:sz w:val="22"/>
          <w:szCs w:val="22"/>
        </w:rPr>
        <w:lastRenderedPageBreak/>
        <w:t>support</w:t>
      </w:r>
      <w:r w:rsidRPr="00BC7831">
        <w:rPr>
          <w:rFonts w:ascii="Arial" w:hAnsi="Arial" w:cs="Arial"/>
          <w:sz w:val="22"/>
          <w:szCs w:val="22"/>
        </w:rPr>
        <w:t xml:space="preserve"> community health and protect older adults from CVD and respiratory disease exacerbations.</w:t>
      </w:r>
    </w:p>
    <w:p w14:paraId="41FC24C3" w14:textId="77777777" w:rsidR="00620B96" w:rsidRPr="00BC7831" w:rsidRDefault="00620B96" w:rsidP="001C6B07">
      <w:pPr>
        <w:spacing w:line="480" w:lineRule="auto"/>
        <w:ind w:firstLine="360"/>
        <w:rPr>
          <w:rFonts w:ascii="Arial" w:hAnsi="Arial" w:cs="Arial"/>
          <w:sz w:val="22"/>
          <w:szCs w:val="22"/>
        </w:rPr>
      </w:pPr>
    </w:p>
    <w:p w14:paraId="6A34B164" w14:textId="77777777" w:rsidR="004A5C6E" w:rsidRPr="00BC7831" w:rsidRDefault="004A5C6E" w:rsidP="00FB7A53">
      <w:pPr>
        <w:spacing w:line="480" w:lineRule="auto"/>
        <w:ind w:firstLine="360"/>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626D4234" w:rsidR="00E95A23" w:rsidRPr="00BC7831" w:rsidRDefault="00190EB5" w:rsidP="001C6B07">
      <w:pPr>
        <w:spacing w:line="480" w:lineRule="auto"/>
        <w:rPr>
          <w:rFonts w:ascii="Arial" w:hAnsi="Arial" w:cs="Arial"/>
          <w:b/>
          <w:bCs/>
        </w:rPr>
      </w:pPr>
      <w:commentRangeStart w:id="19"/>
      <w:commentRangeStart w:id="20"/>
      <w:commentRangeStart w:id="21"/>
      <w:commentRangeStart w:id="22"/>
      <w:r>
        <w:rPr>
          <w:rFonts w:ascii="Arial" w:hAnsi="Arial" w:cs="Arial"/>
          <w:b/>
          <w:bCs/>
        </w:rPr>
        <w:t xml:space="preserve">Materials </w:t>
      </w:r>
      <w:commentRangeEnd w:id="19"/>
      <w:r>
        <w:rPr>
          <w:rStyle w:val="CommentReference"/>
        </w:rPr>
        <w:commentReference w:id="19"/>
      </w:r>
      <w:commentRangeEnd w:id="20"/>
      <w:r w:rsidR="00BE3B46">
        <w:rPr>
          <w:rStyle w:val="CommentReference"/>
        </w:rPr>
        <w:commentReference w:id="20"/>
      </w:r>
      <w:commentRangeEnd w:id="21"/>
      <w:r w:rsidR="009A6E35">
        <w:rPr>
          <w:rStyle w:val="CommentReference"/>
        </w:rPr>
        <w:commentReference w:id="21"/>
      </w:r>
      <w:commentRangeEnd w:id="22"/>
      <w:r w:rsidR="001D7B70">
        <w:rPr>
          <w:rStyle w:val="CommentReference"/>
        </w:rPr>
        <w:commentReference w:id="22"/>
      </w:r>
      <w:r>
        <w:rPr>
          <w:rFonts w:ascii="Arial" w:hAnsi="Arial" w:cs="Arial"/>
          <w:b/>
          <w:bCs/>
        </w:rPr>
        <w:t xml:space="preserve">and </w:t>
      </w:r>
      <w:r w:rsidR="00683192"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7F071BCC"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w:t>
      </w:r>
      <w:r w:rsidR="00ED7C89" w:rsidRPr="00BC7831">
        <w:rPr>
          <w:rFonts w:ascii="Arial" w:hAnsi="Arial" w:cs="Arial"/>
          <w:sz w:val="22"/>
          <w:szCs w:val="22"/>
        </w:rPr>
        <w:t xml:space="preserve"> </w:t>
      </w:r>
      <w:r w:rsidR="003B6362" w:rsidRPr="00BC7831">
        <w:rPr>
          <w:rFonts w:ascii="Arial" w:hAnsi="Arial" w:cs="Arial"/>
          <w:sz w:val="22"/>
          <w:szCs w:val="22"/>
        </w:rPr>
        <w:t xml:space="preserve">Medicare </w:t>
      </w:r>
      <w:r w:rsidR="00F50165">
        <w:rPr>
          <w:rFonts w:ascii="Arial" w:hAnsi="Arial" w:cs="Arial"/>
          <w:sz w:val="22"/>
          <w:szCs w:val="22"/>
        </w:rPr>
        <w:t>F</w:t>
      </w:r>
      <w:r w:rsidRPr="00BC7831">
        <w:rPr>
          <w:rFonts w:ascii="Arial" w:hAnsi="Arial" w:cs="Arial"/>
          <w:sz w:val="22"/>
          <w:szCs w:val="22"/>
        </w:rPr>
        <w:t>ee-</w:t>
      </w:r>
      <w:r w:rsidR="00F50165">
        <w:rPr>
          <w:rFonts w:ascii="Arial" w:hAnsi="Arial" w:cs="Arial"/>
          <w:sz w:val="22"/>
          <w:szCs w:val="22"/>
        </w:rPr>
        <w:t>F</w:t>
      </w:r>
      <w:r w:rsidRPr="00BC7831">
        <w:rPr>
          <w:rFonts w:ascii="Arial" w:hAnsi="Arial" w:cs="Arial"/>
          <w:sz w:val="22"/>
          <w:szCs w:val="22"/>
        </w:rPr>
        <w:t>or-</w:t>
      </w:r>
      <w:r w:rsidR="00F50165">
        <w:rPr>
          <w:rFonts w:ascii="Arial" w:hAnsi="Arial" w:cs="Arial"/>
          <w:sz w:val="22"/>
          <w:szCs w:val="22"/>
        </w:rPr>
        <w:t>S</w:t>
      </w:r>
      <w:r w:rsidRPr="00BC7831">
        <w:rPr>
          <w:rFonts w:ascii="Arial" w:hAnsi="Arial" w:cs="Arial"/>
          <w:sz w:val="22"/>
          <w:szCs w:val="22"/>
        </w:rPr>
        <w:t xml:space="preserve">ervice </w:t>
      </w:r>
      <w:r w:rsidR="00F50165">
        <w:rPr>
          <w:rFonts w:ascii="Arial" w:hAnsi="Arial" w:cs="Arial"/>
          <w:sz w:val="22"/>
          <w:szCs w:val="22"/>
        </w:rPr>
        <w:t>beneficiaries</w:t>
      </w:r>
      <w:r w:rsidR="00F50165" w:rsidRPr="00BC7831">
        <w:rPr>
          <w:rFonts w:ascii="Arial" w:hAnsi="Arial" w:cs="Arial"/>
          <w:sz w:val="22"/>
          <w:szCs w:val="22"/>
        </w:rPr>
        <w:t xml:space="preserve"> </w:t>
      </w:r>
      <w:r w:rsidRPr="00BC7831">
        <w:rPr>
          <w:rFonts w:ascii="Arial" w:hAnsi="Arial" w:cs="Arial"/>
          <w:sz w:val="22"/>
          <w:szCs w:val="22"/>
        </w:rPr>
        <w:t>age</w:t>
      </w:r>
      <w:r w:rsidR="00F50165">
        <w:rPr>
          <w:rFonts w:ascii="Arial" w:hAnsi="Arial" w:cs="Arial"/>
          <w:sz w:val="22"/>
          <w:szCs w:val="22"/>
        </w:rPr>
        <w:t>d</w:t>
      </w:r>
      <w:r w:rsidRPr="00BC7831">
        <w:rPr>
          <w:rFonts w:ascii="Arial" w:hAnsi="Arial" w:cs="Arial"/>
          <w:sz w:val="22"/>
          <w:szCs w:val="22"/>
        </w:rPr>
        <w:t xml:space="preserve"> 65+</w:t>
      </w:r>
      <w:r w:rsidR="0069484B">
        <w:rPr>
          <w:rFonts w:ascii="Arial" w:hAnsi="Arial" w:cs="Arial"/>
          <w:sz w:val="22"/>
          <w:szCs w:val="22"/>
        </w:rPr>
        <w:t xml:space="preserve"> and </w:t>
      </w:r>
      <w:r w:rsidRPr="00BC7831">
        <w:rPr>
          <w:rFonts w:ascii="Arial" w:hAnsi="Arial" w:cs="Arial"/>
          <w:sz w:val="22"/>
          <w:szCs w:val="22"/>
        </w:rPr>
        <w:t>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 xml:space="preserve">are </w:t>
      </w:r>
      <w:r w:rsidR="00716A3E">
        <w:rPr>
          <w:rFonts w:ascii="Arial" w:hAnsi="Arial" w:cs="Arial"/>
          <w:sz w:val="22"/>
          <w:szCs w:val="22"/>
        </w:rPr>
        <w:t>B</w:t>
      </w:r>
      <w:r w:rsidR="00F50165">
        <w:rPr>
          <w:rFonts w:ascii="Arial" w:hAnsi="Arial" w:cs="Arial"/>
          <w:sz w:val="22"/>
          <w:szCs w:val="22"/>
        </w:rPr>
        <w:t>eneficiary</w:t>
      </w:r>
      <w:r w:rsidR="00F50165" w:rsidRPr="00BC7831">
        <w:rPr>
          <w:rFonts w:ascii="Arial" w:hAnsi="Arial" w:cs="Arial"/>
          <w:sz w:val="22"/>
          <w:szCs w:val="22"/>
        </w:rPr>
        <w:t xml:space="preserve"> </w:t>
      </w:r>
      <w:r w:rsidR="00716A3E">
        <w:rPr>
          <w:rFonts w:ascii="Arial" w:hAnsi="Arial" w:cs="Arial"/>
          <w:sz w:val="22"/>
          <w:szCs w:val="22"/>
        </w:rPr>
        <w:t>S</w:t>
      </w:r>
      <w:r w:rsidR="004B2F86">
        <w:rPr>
          <w:rFonts w:ascii="Arial" w:hAnsi="Arial" w:cs="Arial"/>
          <w:sz w:val="22"/>
          <w:szCs w:val="22"/>
        </w:rPr>
        <w:t xml:space="preserve">ummary </w:t>
      </w:r>
      <w:r w:rsidR="00716A3E">
        <w:rPr>
          <w:rFonts w:ascii="Arial" w:hAnsi="Arial" w:cs="Arial"/>
          <w:sz w:val="22"/>
          <w:szCs w:val="22"/>
        </w:rPr>
        <w:t>F</w:t>
      </w:r>
      <w:r w:rsidR="004B2F86">
        <w:rPr>
          <w:rFonts w:ascii="Arial" w:hAnsi="Arial" w:cs="Arial"/>
          <w:sz w:val="22"/>
          <w:szCs w:val="22"/>
        </w:rPr>
        <w:t>i</w:t>
      </w:r>
      <w:r w:rsidR="00315FEE" w:rsidRPr="00BC7831">
        <w:rPr>
          <w:rFonts w:ascii="Arial" w:hAnsi="Arial" w:cs="Arial"/>
          <w:sz w:val="22"/>
          <w:szCs w:val="22"/>
        </w:rPr>
        <w:t>le</w:t>
      </w:r>
      <w:r w:rsidR="004B2F86">
        <w:rPr>
          <w:rFonts w:ascii="Arial" w:hAnsi="Arial" w:cs="Arial"/>
          <w:sz w:val="22"/>
          <w:szCs w:val="22"/>
        </w:rPr>
        <w:t xml:space="preserve"> (MSBF)</w:t>
      </w:r>
      <w:r w:rsidR="00315FEE" w:rsidRPr="00BC7831">
        <w:rPr>
          <w:rFonts w:ascii="Arial" w:hAnsi="Arial" w:cs="Arial"/>
          <w:sz w:val="22"/>
          <w:szCs w:val="22"/>
        </w:rPr>
        <w:t>, we obtained age, sex,</w:t>
      </w:r>
      <w:r w:rsidR="00C121A5">
        <w:rPr>
          <w:rFonts w:ascii="Arial" w:hAnsi="Arial" w:cs="Arial"/>
          <w:sz w:val="22"/>
          <w:szCs w:val="22"/>
        </w:rPr>
        <w:t xml:space="preserve"> </w:t>
      </w:r>
      <w:r w:rsidR="00390950">
        <w:rPr>
          <w:rFonts w:ascii="Arial" w:hAnsi="Arial" w:cs="Arial"/>
          <w:sz w:val="22"/>
          <w:szCs w:val="22"/>
        </w:rPr>
        <w:t xml:space="preserve">and </w:t>
      </w:r>
      <w:r w:rsidR="00315FEE" w:rsidRPr="00BC7831">
        <w:rPr>
          <w:rFonts w:ascii="Arial" w:hAnsi="Arial" w:cs="Arial"/>
          <w:sz w:val="22"/>
          <w:szCs w:val="22"/>
        </w:rPr>
        <w:t>county</w:t>
      </w:r>
      <w:r w:rsidR="00390950">
        <w:rPr>
          <w:rFonts w:ascii="Arial" w:hAnsi="Arial" w:cs="Arial"/>
          <w:sz w:val="22"/>
          <w:szCs w:val="22"/>
        </w:rPr>
        <w:t xml:space="preserve"> of </w:t>
      </w:r>
      <w:r w:rsidR="00C121A5">
        <w:rPr>
          <w:rFonts w:ascii="Arial" w:hAnsi="Arial" w:cs="Arial"/>
          <w:sz w:val="22"/>
          <w:szCs w:val="22"/>
        </w:rPr>
        <w:t>r</w:t>
      </w:r>
      <w:r w:rsidR="00315FEE" w:rsidRPr="00BC7831">
        <w:rPr>
          <w:rFonts w:ascii="Arial" w:hAnsi="Arial" w:cs="Arial"/>
          <w:sz w:val="22"/>
          <w:szCs w:val="22"/>
        </w:rPr>
        <w:t xml:space="preserve">esidence for all </w:t>
      </w:r>
      <w:r w:rsidR="00F50165">
        <w:rPr>
          <w:rFonts w:ascii="Arial" w:hAnsi="Arial" w:cs="Arial"/>
          <w:sz w:val="22"/>
          <w:szCs w:val="22"/>
        </w:rPr>
        <w:t>beneficiaries</w:t>
      </w:r>
      <w:r w:rsidR="00F50165">
        <w:rPr>
          <w:rStyle w:val="CommentReference"/>
        </w:rPr>
        <w:t>.</w:t>
      </w:r>
      <w:r w:rsidR="00315FEE" w:rsidRPr="00BC7831">
        <w:rPr>
          <w:rFonts w:ascii="Arial" w:hAnsi="Arial" w:cs="Arial"/>
          <w:sz w:val="22"/>
          <w:szCs w:val="22"/>
        </w:rPr>
        <w:t xml:space="preserve"> </w:t>
      </w:r>
    </w:p>
    <w:p w14:paraId="69EA6672" w14:textId="3B19B755" w:rsidR="00527AD9" w:rsidRDefault="00315FEE" w:rsidP="001C6B07">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w:t>
      </w:r>
      <w:r w:rsidR="002304FB">
        <w:rPr>
          <w:rFonts w:ascii="Arial" w:hAnsi="Arial" w:cs="Arial"/>
          <w:sz w:val="22"/>
          <w:szCs w:val="22"/>
        </w:rPr>
        <w:t>,</w:t>
      </w:r>
      <w:r w:rsidRPr="00BC7831">
        <w:rPr>
          <w:rFonts w:ascii="Arial" w:hAnsi="Arial" w:cs="Arial"/>
          <w:sz w:val="22"/>
          <w:szCs w:val="22"/>
        </w:rPr>
        <w:t xml:space="preserve"> </w:t>
      </w:r>
      <w:r w:rsidR="00AE7983">
        <w:rPr>
          <w:rFonts w:ascii="Arial" w:hAnsi="Arial" w:cs="Arial"/>
          <w:sz w:val="22"/>
          <w:szCs w:val="22"/>
        </w:rPr>
        <w:t xml:space="preserve">obtained </w:t>
      </w:r>
      <w:r w:rsidRPr="00BC7831">
        <w:rPr>
          <w:rFonts w:ascii="Arial" w:hAnsi="Arial" w:cs="Arial"/>
          <w:sz w:val="22"/>
          <w:szCs w:val="22"/>
        </w:rPr>
        <w:t>from the Center</w:t>
      </w:r>
      <w:r w:rsidR="00F50165">
        <w:rPr>
          <w:rFonts w:ascii="Arial" w:hAnsi="Arial" w:cs="Arial"/>
          <w:sz w:val="22"/>
          <w:szCs w:val="22"/>
        </w:rPr>
        <w:t>s</w:t>
      </w:r>
      <w:r w:rsidRPr="00BC7831">
        <w:rPr>
          <w:rFonts w:ascii="Arial" w:hAnsi="Arial" w:cs="Arial"/>
          <w:sz w:val="22"/>
          <w:szCs w:val="22"/>
        </w:rPr>
        <w:t xml:space="preserve"> for Medicare and Medicaid Service</w:t>
      </w:r>
      <w:r w:rsidR="00F50165">
        <w:rPr>
          <w:rFonts w:ascii="Arial" w:hAnsi="Arial" w:cs="Arial"/>
          <w:sz w:val="22"/>
          <w:szCs w:val="22"/>
        </w:rPr>
        <w:t>s</w:t>
      </w:r>
      <w:r w:rsidRPr="00BC7831">
        <w:rPr>
          <w:rFonts w:ascii="Arial" w:hAnsi="Arial" w:cs="Arial"/>
          <w:sz w:val="22"/>
          <w:szCs w:val="22"/>
        </w:rPr>
        <w:t xml:space="preserv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F50165">
        <w:rPr>
          <w:rFonts w:ascii="Arial" w:hAnsi="Arial" w:cs="Arial"/>
          <w:sz w:val="22"/>
          <w:szCs w:val="22"/>
        </w:rPr>
        <w:t xml:space="preserve"> via </w:t>
      </w:r>
      <w:r w:rsidR="00F50165" w:rsidRPr="00EB39B4">
        <w:rPr>
          <w:rFonts w:ascii="Arial" w:hAnsi="Arial" w:cs="Arial"/>
          <w:i/>
          <w:iCs/>
          <w:sz w:val="22"/>
          <w:szCs w:val="22"/>
        </w:rPr>
        <w:t>International Classification of Diseases</w:t>
      </w:r>
      <w:r w:rsidR="00F50165">
        <w:rPr>
          <w:rFonts w:ascii="Arial" w:hAnsi="Arial" w:cs="Arial"/>
          <w:sz w:val="22"/>
          <w:szCs w:val="22"/>
        </w:rPr>
        <w:t xml:space="preserve">, Tenth Revision </w:t>
      </w:r>
      <w:r w:rsidR="00476EE1" w:rsidRPr="00BC7831">
        <w:rPr>
          <w:rFonts w:ascii="Arial" w:hAnsi="Arial" w:cs="Arial"/>
          <w:sz w:val="22"/>
          <w:szCs w:val="22"/>
        </w:rPr>
        <w:t>(</w:t>
      </w:r>
      <w:r w:rsidR="008376DD" w:rsidRPr="00EB39B4">
        <w:rPr>
          <w:rFonts w:ascii="Arial" w:hAnsi="Arial" w:cs="Arial"/>
          <w:i/>
          <w:iCs/>
          <w:sz w:val="22"/>
          <w:szCs w:val="22"/>
        </w:rPr>
        <w:t>ICD</w:t>
      </w:r>
      <w:r w:rsidR="008376DD" w:rsidRPr="00BC7831">
        <w:rPr>
          <w:rFonts w:ascii="Arial" w:hAnsi="Arial" w:cs="Arial"/>
          <w:sz w:val="22"/>
          <w:szCs w:val="22"/>
        </w:rPr>
        <w:t>-10</w:t>
      </w:r>
      <w:r w:rsidR="00476EE1" w:rsidRPr="00BC7831">
        <w:rPr>
          <w:rFonts w:ascii="Arial" w:hAnsi="Arial" w:cs="Arial"/>
          <w:sz w:val="22"/>
          <w:szCs w:val="22"/>
        </w:rPr>
        <w:t>)</w:t>
      </w:r>
      <w:r w:rsidR="00190EB5">
        <w:rPr>
          <w:rFonts w:ascii="Arial" w:hAnsi="Arial" w:cs="Arial"/>
          <w:sz w:val="22"/>
          <w:szCs w:val="22"/>
        </w:rPr>
        <w:t xml:space="preserve"> diagnostic codes</w:t>
      </w:r>
      <w:r w:rsidR="00476EE1" w:rsidRPr="00BC7831">
        <w:rPr>
          <w:rFonts w:ascii="Arial" w:hAnsi="Arial" w:cs="Arial"/>
          <w:sz w:val="22"/>
          <w:szCs w:val="22"/>
        </w:rPr>
        <w:t>.</w:t>
      </w:r>
    </w:p>
    <w:p w14:paraId="4B9539D7" w14:textId="69907EDF" w:rsidR="005141CE" w:rsidRDefault="0078311F" w:rsidP="00877A37">
      <w:pPr>
        <w:spacing w:line="480" w:lineRule="auto"/>
        <w:ind w:firstLine="720"/>
        <w:rPr>
          <w:rFonts w:ascii="Arial" w:hAnsi="Arial" w:cs="Arial"/>
          <w:sz w:val="22"/>
          <w:szCs w:val="22"/>
        </w:rPr>
      </w:pPr>
      <w:r w:rsidRPr="0078311F">
        <w:rPr>
          <w:rFonts w:ascii="Arial" w:hAnsi="Arial" w:cs="Arial"/>
          <w:sz w:val="22"/>
          <w:szCs w:val="22"/>
        </w:rPr>
        <w:t>This study was approved by the Institutional Review Boards at WIRB (single IRB for multi-site project), the Harvard T.H. Chan School of Public Health, and the Columbia University Mailman School of Public Health.</w:t>
      </w:r>
    </w:p>
    <w:p w14:paraId="6FDCC1B2" w14:textId="77777777" w:rsidR="0078311F" w:rsidRPr="00BC7831" w:rsidRDefault="0078311F"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5C379FBA"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lastRenderedPageBreak/>
        <w:tab/>
        <w:t xml:space="preserve">Using </w:t>
      </w:r>
      <w:r w:rsidR="00194BF5">
        <w:rPr>
          <w:rFonts w:ascii="Arial" w:hAnsi="Arial" w:cs="Arial"/>
          <w:sz w:val="22"/>
          <w:szCs w:val="22"/>
        </w:rPr>
        <w:t>beneficiaries’</w:t>
      </w:r>
      <w:r w:rsidRPr="00BC7831">
        <w:rPr>
          <w:rFonts w:ascii="Arial" w:hAnsi="Arial" w:cs="Arial"/>
          <w:sz w:val="22"/>
          <w:szCs w:val="22"/>
        </w:rPr>
        <w:t xml:space="preserve"> county of residence, we tabulated the number of Medicare </w:t>
      </w:r>
      <w:r w:rsidR="00576261">
        <w:rPr>
          <w:rFonts w:ascii="Arial" w:hAnsi="Arial" w:cs="Arial"/>
          <w:sz w:val="22"/>
          <w:szCs w:val="22"/>
        </w:rPr>
        <w:t xml:space="preserve">Fee-for-Service </w:t>
      </w:r>
      <w:r w:rsidR="00AA39D4">
        <w:rPr>
          <w:rFonts w:ascii="Arial" w:hAnsi="Arial" w:cs="Arial"/>
          <w:sz w:val="22"/>
          <w:szCs w:val="22"/>
        </w:rPr>
        <w:t xml:space="preserve">beneficiaries </w:t>
      </w:r>
      <w:commentRangeStart w:id="23"/>
      <w:commentRangeStart w:id="24"/>
      <w:r w:rsidR="008C51E0" w:rsidRPr="00BC7831">
        <w:rPr>
          <w:rFonts w:ascii="Arial" w:hAnsi="Arial" w:cs="Arial"/>
          <w:sz w:val="22"/>
          <w:szCs w:val="22"/>
        </w:rPr>
        <w:t>for all US</w:t>
      </w:r>
      <w:commentRangeEnd w:id="23"/>
      <w:r w:rsidR="00C335EA">
        <w:rPr>
          <w:rStyle w:val="CommentReference"/>
        </w:rPr>
        <w:commentReference w:id="23"/>
      </w:r>
      <w:commentRangeEnd w:id="24"/>
      <w:r w:rsidR="00A65137">
        <w:rPr>
          <w:rStyle w:val="CommentReference"/>
        </w:rPr>
        <w:commentReference w:id="24"/>
      </w:r>
      <w:r w:rsidR="008C51E0" w:rsidRPr="00BC7831">
        <w:rPr>
          <w:rFonts w:ascii="Arial" w:hAnsi="Arial" w:cs="Arial"/>
          <w:sz w:val="22"/>
          <w:szCs w:val="22"/>
        </w:rPr>
        <w:t xml:space="preserve"> counties</w:t>
      </w:r>
      <w:r w:rsidR="00695A06">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w:t>
      </w:r>
      <w:r w:rsidR="00AA39D4">
        <w:rPr>
          <w:rFonts w:ascii="Arial" w:hAnsi="Arial" w:cs="Arial"/>
          <w:sz w:val="22"/>
          <w:szCs w:val="22"/>
        </w:rPr>
        <w:t xml:space="preserve"> hospitalized beneficiary’s</w:t>
      </w:r>
      <w:r w:rsidR="0091054F" w:rsidRPr="00BC7831">
        <w:rPr>
          <w:rFonts w:ascii="Arial" w:hAnsi="Arial" w:cs="Arial"/>
          <w:sz w:val="22"/>
          <w:szCs w:val="22"/>
        </w:rPr>
        <w:t xml:space="preserve"> county of </w:t>
      </w:r>
      <w:r w:rsidR="00453777" w:rsidRPr="00BC7831">
        <w:rPr>
          <w:rFonts w:ascii="Arial" w:hAnsi="Arial" w:cs="Arial"/>
          <w:sz w:val="22"/>
          <w:szCs w:val="22"/>
        </w:rPr>
        <w:t>residence</w:t>
      </w:r>
      <w:r w:rsidR="00AE3685" w:rsidRPr="00BC7831">
        <w:rPr>
          <w:rFonts w:ascii="Arial" w:hAnsi="Arial" w:cs="Arial"/>
          <w:sz w:val="22"/>
          <w:szCs w:val="22"/>
        </w:rPr>
        <w:t>. We identif</w:t>
      </w:r>
      <w:r w:rsidR="00E0781E">
        <w:rPr>
          <w:rFonts w:ascii="Arial" w:hAnsi="Arial" w:cs="Arial"/>
          <w:sz w:val="22"/>
          <w:szCs w:val="22"/>
        </w:rPr>
        <w:t>ied</w:t>
      </w:r>
      <w:r w:rsidR="00AE3685" w:rsidRPr="00BC7831">
        <w:rPr>
          <w:rFonts w:ascii="Arial" w:hAnsi="Arial" w:cs="Arial"/>
          <w:sz w:val="22"/>
          <w:szCs w:val="22"/>
        </w:rPr>
        <w:t xml:space="preserve"> CVD</w:t>
      </w:r>
      <w:r w:rsidR="0026132A">
        <w:rPr>
          <w:rFonts w:ascii="Arial" w:hAnsi="Arial" w:cs="Arial"/>
          <w:sz w:val="22"/>
          <w:szCs w:val="22"/>
        </w:rPr>
        <w:t xml:space="preserve"> (I00-I99)</w:t>
      </w:r>
      <w:r w:rsidR="00AE3685" w:rsidRPr="00BC7831">
        <w:rPr>
          <w:rFonts w:ascii="Arial" w:hAnsi="Arial" w:cs="Arial"/>
          <w:sz w:val="22"/>
          <w:szCs w:val="22"/>
        </w:rPr>
        <w:t xml:space="preserve"> </w:t>
      </w:r>
      <w:r w:rsidR="0026132A">
        <w:rPr>
          <w:rFonts w:ascii="Arial" w:hAnsi="Arial" w:cs="Arial"/>
          <w:sz w:val="22"/>
          <w:szCs w:val="22"/>
        </w:rPr>
        <w:t>and</w:t>
      </w:r>
      <w:r w:rsidR="0026132A" w:rsidRPr="00BC7831">
        <w:rPr>
          <w:rFonts w:ascii="Arial" w:hAnsi="Arial" w:cs="Arial"/>
          <w:sz w:val="22"/>
          <w:szCs w:val="22"/>
        </w:rPr>
        <w:t xml:space="preserve"> </w:t>
      </w:r>
      <w:r w:rsidR="00AE3685" w:rsidRPr="00BC7831">
        <w:rPr>
          <w:rFonts w:ascii="Arial" w:hAnsi="Arial" w:cs="Arial"/>
          <w:sz w:val="22"/>
          <w:szCs w:val="22"/>
        </w:rPr>
        <w:t>respiratory</w:t>
      </w:r>
      <w:r w:rsidR="0026132A">
        <w:rPr>
          <w:rFonts w:ascii="Arial" w:hAnsi="Arial" w:cs="Arial"/>
          <w:sz w:val="22"/>
          <w:szCs w:val="22"/>
        </w:rPr>
        <w:t xml:space="preserve"> (J00-J99) hospitalizations</w:t>
      </w:r>
      <w:r w:rsidR="00AE3685" w:rsidRPr="00BC7831">
        <w:rPr>
          <w:rFonts w:ascii="Arial" w:hAnsi="Arial" w:cs="Arial"/>
          <w:sz w:val="22"/>
          <w:szCs w:val="22"/>
        </w:rPr>
        <w:t xml:space="preserve">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w:t>
      </w:r>
      <w:r w:rsidR="00562941">
        <w:rPr>
          <w:rFonts w:ascii="Arial" w:hAnsi="Arial" w:cs="Arial"/>
          <w:sz w:val="22"/>
          <w:szCs w:val="22"/>
        </w:rPr>
        <w:t xml:space="preserve"> </w:t>
      </w:r>
      <w:r w:rsidR="00562941" w:rsidRPr="00562941">
        <w:rPr>
          <w:rFonts w:ascii="Arial" w:hAnsi="Arial" w:cs="Arial"/>
          <w:i/>
          <w:iCs/>
          <w:sz w:val="22"/>
          <w:szCs w:val="22"/>
        </w:rPr>
        <w:t>ICD</w:t>
      </w:r>
      <w:r w:rsidR="00EE2EA1" w:rsidRPr="00ED2BE2">
        <w:rPr>
          <w:rFonts w:ascii="Arial" w:hAnsi="Arial" w:cs="Arial"/>
          <w:sz w:val="22"/>
          <w:szCs w:val="22"/>
        </w:rPr>
        <w:t>-10</w:t>
      </w:r>
      <w:r w:rsidR="0022236B" w:rsidRPr="00BC7831">
        <w:rPr>
          <w:rFonts w:ascii="Arial" w:hAnsi="Arial" w:cs="Arial"/>
          <w:sz w:val="22"/>
          <w:szCs w:val="22"/>
        </w:rPr>
        <w:t xml:space="preserve"> </w:t>
      </w:r>
      <w:r w:rsidR="004A1162">
        <w:rPr>
          <w:rFonts w:ascii="Arial" w:hAnsi="Arial" w:cs="Arial"/>
          <w:sz w:val="22"/>
          <w:szCs w:val="22"/>
        </w:rPr>
        <w:t xml:space="preserve">diagnostic </w:t>
      </w:r>
      <w:r w:rsidR="0022236B" w:rsidRPr="00BC7831">
        <w:rPr>
          <w:rFonts w:ascii="Arial" w:hAnsi="Arial" w:cs="Arial"/>
          <w:sz w:val="22"/>
          <w:szCs w:val="22"/>
        </w:rPr>
        <w:t>codes</w:t>
      </w:r>
      <w:r w:rsidR="00DA7EEC">
        <w:rPr>
          <w:rFonts w:ascii="Arial" w:hAnsi="Arial" w:cs="Arial"/>
          <w:sz w:val="22"/>
          <w:szCs w:val="22"/>
        </w:rPr>
        <w:t xml:space="preserve"> on the record</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w:t>
      </w:r>
      <w:r w:rsidR="00022CB7">
        <w:rPr>
          <w:rFonts w:ascii="Arial" w:hAnsi="Arial" w:cs="Arial"/>
          <w:sz w:val="22"/>
          <w:szCs w:val="22"/>
        </w:rPr>
        <w:t>(</w:t>
      </w:r>
      <w:r w:rsidR="009C0A3C">
        <w:rPr>
          <w:rFonts w:ascii="Arial" w:hAnsi="Arial" w:cs="Arial"/>
          <w:sz w:val="22"/>
          <w:szCs w:val="22"/>
        </w:rPr>
        <w:t xml:space="preserve">henceforth </w:t>
      </w:r>
      <w:r w:rsidR="00022CB7">
        <w:rPr>
          <w:rFonts w:ascii="Arial" w:hAnsi="Arial" w:cs="Arial"/>
          <w:sz w:val="22"/>
          <w:szCs w:val="22"/>
        </w:rPr>
        <w:t xml:space="preserve">referred to as ‘emergency </w:t>
      </w:r>
      <w:r w:rsidR="00E6139A">
        <w:rPr>
          <w:rFonts w:ascii="Arial" w:hAnsi="Arial" w:cs="Arial"/>
          <w:sz w:val="22"/>
          <w:szCs w:val="22"/>
        </w:rPr>
        <w:t>hospitalizations</w:t>
      </w:r>
      <w:r w:rsidR="00717838">
        <w:rPr>
          <w:rFonts w:ascii="Arial" w:hAnsi="Arial" w:cs="Arial"/>
          <w:sz w:val="22"/>
          <w:szCs w:val="22"/>
        </w:rPr>
        <w:t>’</w:t>
      </w:r>
      <w:r w:rsidR="00022CB7">
        <w:rPr>
          <w:rFonts w:ascii="Arial" w:hAnsi="Arial" w:cs="Arial"/>
          <w:sz w:val="22"/>
          <w:szCs w:val="22"/>
        </w:rPr>
        <w:t xml:space="preserve">) </w:t>
      </w:r>
      <w:r w:rsidR="00946BDF" w:rsidRPr="00BC7831">
        <w:rPr>
          <w:rFonts w:ascii="Arial" w:hAnsi="Arial" w:cs="Arial"/>
          <w:sz w:val="22"/>
          <w:szCs w:val="22"/>
        </w:rPr>
        <w:t xml:space="preserve">since we </w:t>
      </w:r>
      <w:r w:rsidR="009E2468" w:rsidRPr="00BC7831">
        <w:rPr>
          <w:rFonts w:ascii="Arial" w:hAnsi="Arial" w:cs="Arial"/>
          <w:sz w:val="22"/>
          <w:szCs w:val="22"/>
        </w:rPr>
        <w:t xml:space="preserve">hypothesized </w:t>
      </w:r>
      <w:r w:rsidR="0026132A">
        <w:rPr>
          <w:rFonts w:ascii="Arial" w:hAnsi="Arial" w:cs="Arial"/>
          <w:sz w:val="22"/>
          <w:szCs w:val="22"/>
        </w:rPr>
        <w:t xml:space="preserve">that power outages would increase </w:t>
      </w:r>
      <w:r w:rsidR="009E2468" w:rsidRPr="00BC7831">
        <w:rPr>
          <w:rFonts w:ascii="Arial" w:hAnsi="Arial" w:cs="Arial"/>
          <w:sz w:val="22"/>
          <w:szCs w:val="22"/>
        </w:rPr>
        <w:t>emergency and urgent hospitalization rates</w:t>
      </w:r>
      <w:r w:rsidR="0026132A">
        <w:rPr>
          <w:rFonts w:ascii="Arial" w:hAnsi="Arial" w:cs="Arial"/>
          <w:sz w:val="22"/>
          <w:szCs w:val="22"/>
        </w:rPr>
        <w:t>, but not scheduled hospitalizations,</w:t>
      </w:r>
      <w:r w:rsidR="009E2468" w:rsidRPr="00BC7831">
        <w:rPr>
          <w:rFonts w:ascii="Arial" w:hAnsi="Arial" w:cs="Arial"/>
          <w:sz w:val="22"/>
          <w:szCs w:val="22"/>
        </w:rPr>
        <w:t xml:space="preserve"> </w:t>
      </w:r>
      <w:r w:rsidR="0026132A">
        <w:rPr>
          <w:rFonts w:ascii="Arial" w:hAnsi="Arial" w:cs="Arial"/>
          <w:sz w:val="22"/>
          <w:szCs w:val="22"/>
        </w:rPr>
        <w:t xml:space="preserve">due to short-term </w:t>
      </w:r>
      <w:r w:rsidR="007E7558" w:rsidRPr="00BC7831">
        <w:rPr>
          <w:rFonts w:ascii="Arial" w:hAnsi="Arial" w:cs="Arial"/>
          <w:sz w:val="22"/>
          <w:szCs w:val="22"/>
        </w:rPr>
        <w:t>heat, cold, and electricity-dependent medical device disruption</w:t>
      </w:r>
      <w:r w:rsidR="009E2468" w:rsidRPr="00BC7831">
        <w:rPr>
          <w:rFonts w:ascii="Arial" w:hAnsi="Arial" w:cs="Arial"/>
          <w:sz w:val="22"/>
          <w:szCs w:val="22"/>
        </w:rPr>
        <w:t xml:space="preserve">. </w:t>
      </w:r>
    </w:p>
    <w:p w14:paraId="33FA055D" w14:textId="77777777" w:rsidR="00DF7800"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1DC96AF7" w:rsidR="00356E66" w:rsidRDefault="00E4157D" w:rsidP="001C6B07">
      <w:pPr>
        <w:spacing w:line="480" w:lineRule="auto"/>
        <w:ind w:firstLine="360"/>
        <w:rPr>
          <w:rFonts w:ascii="Arial" w:hAnsi="Arial" w:cs="Arial"/>
          <w:sz w:val="22"/>
          <w:szCs w:val="22"/>
        </w:rPr>
      </w:pPr>
      <w:r>
        <w:rPr>
          <w:rFonts w:ascii="Arial" w:hAnsi="Arial" w:cs="Arial"/>
          <w:sz w:val="22"/>
          <w:szCs w:val="22"/>
        </w:rPr>
        <w:t>T</w:t>
      </w:r>
      <w:r w:rsidR="00E429A5">
        <w:rPr>
          <w:rFonts w:ascii="Arial" w:hAnsi="Arial" w:cs="Arial"/>
          <w:sz w:val="22"/>
          <w:szCs w:val="22"/>
        </w:rPr>
        <w:t>o</w:t>
      </w:r>
      <w:r>
        <w:rPr>
          <w:rFonts w:ascii="Arial" w:hAnsi="Arial" w:cs="Arial"/>
          <w:sz w:val="22"/>
          <w:szCs w:val="22"/>
        </w:rPr>
        <w:t xml:space="preserve"> assess power outage exposure for 2018, w</w:t>
      </w:r>
      <w:r w:rsidR="00EC70C3" w:rsidRPr="00BC7831">
        <w:rPr>
          <w:rFonts w:ascii="Arial" w:hAnsi="Arial" w:cs="Arial"/>
          <w:sz w:val="22"/>
          <w:szCs w:val="22"/>
        </w:rPr>
        <w:t>e used PowerO</w:t>
      </w:r>
      <w:r w:rsidR="00CB621C" w:rsidRPr="00BC7831">
        <w:rPr>
          <w:rFonts w:ascii="Arial" w:hAnsi="Arial" w:cs="Arial"/>
          <w:sz w:val="22"/>
          <w:szCs w:val="22"/>
        </w:rPr>
        <w:t>u</w:t>
      </w:r>
      <w:r w:rsidR="00EC70C3"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E055BE">
        <w:rPr>
          <w:rFonts w:ascii="Arial" w:hAnsi="Arial" w:cs="Arial"/>
          <w:sz w:val="22"/>
          <w:szCs w:val="22"/>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EC3F70">
        <w:rPr>
          <w:rFonts w:ascii="Arial" w:hAnsi="Arial" w:cs="Arial"/>
          <w:noProof/>
          <w:sz w:val="22"/>
          <w:szCs w:val="22"/>
        </w:rPr>
        <w:t>(24)</w:t>
      </w:r>
      <w:r w:rsidR="00986A0A">
        <w:rPr>
          <w:rFonts w:ascii="Arial" w:hAnsi="Arial" w:cs="Arial"/>
          <w:sz w:val="22"/>
          <w:szCs w:val="22"/>
        </w:rPr>
        <w:fldChar w:fldCharType="end"/>
      </w:r>
      <w:r w:rsidR="00A22923" w:rsidRPr="00BC7831">
        <w:rPr>
          <w:rFonts w:ascii="Arial" w:hAnsi="Arial" w:cs="Arial"/>
          <w:sz w:val="22"/>
          <w:szCs w:val="22"/>
        </w:rPr>
        <w:t xml:space="preserve"> </w:t>
      </w:r>
      <w:r w:rsidR="00EC70C3" w:rsidRPr="00BC7831">
        <w:rPr>
          <w:rFonts w:ascii="Arial" w:hAnsi="Arial" w:cs="Arial"/>
          <w:sz w:val="22"/>
          <w:szCs w:val="22"/>
        </w:rPr>
        <w:t xml:space="preserve">nationwide county-level data. </w:t>
      </w:r>
      <w:r w:rsidR="00486AB7" w:rsidRPr="00BC7831">
        <w:rPr>
          <w:rFonts w:ascii="Arial" w:hAnsi="Arial" w:cs="Arial"/>
          <w:sz w:val="22"/>
          <w:szCs w:val="22"/>
        </w:rPr>
        <w:t>These data included the number of customers without power every hour by county. ‘Customers’ refer</w:t>
      </w:r>
      <w:r w:rsidR="00CE47B1">
        <w:rPr>
          <w:rFonts w:ascii="Arial" w:hAnsi="Arial" w:cs="Arial"/>
          <w:sz w:val="22"/>
          <w:szCs w:val="22"/>
        </w:rPr>
        <w:t>red</w:t>
      </w:r>
      <w:r w:rsidR="00486AB7" w:rsidRPr="00BC7831">
        <w:rPr>
          <w:rFonts w:ascii="Arial" w:hAnsi="Arial" w:cs="Arial"/>
          <w:sz w:val="22"/>
          <w:szCs w:val="22"/>
        </w:rPr>
        <w:t xml:space="preserve"> to residential consumers</w:t>
      </w:r>
      <w:r w:rsidR="00190EB5">
        <w:rPr>
          <w:rFonts w:ascii="Arial" w:hAnsi="Arial" w:cs="Arial"/>
          <w:sz w:val="22"/>
          <w:szCs w:val="22"/>
        </w:rPr>
        <w:t>,</w:t>
      </w:r>
      <w:r w:rsidR="00486AB7" w:rsidRPr="00BC7831">
        <w:rPr>
          <w:rFonts w:ascii="Arial" w:hAnsi="Arial" w:cs="Arial"/>
          <w:sz w:val="22"/>
          <w:szCs w:val="22"/>
        </w:rPr>
        <w:t xml:space="preserve">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w:t>
      </w:r>
      <w:r w:rsidR="00190EB5">
        <w:rPr>
          <w:rFonts w:ascii="Arial" w:hAnsi="Arial" w:cs="Arial"/>
          <w:sz w:val="22"/>
          <w:szCs w:val="22"/>
        </w:rPr>
        <w:t>,</w:t>
      </w:r>
      <w:r w:rsidR="00486AB7" w:rsidRPr="00BC7831">
        <w:rPr>
          <w:rFonts w:ascii="Arial" w:hAnsi="Arial" w:cs="Arial"/>
          <w:sz w:val="22"/>
          <w:szCs w:val="22"/>
        </w:rPr>
        <w:t xml:space="preserve"> and non-residential consumers</w:t>
      </w:r>
      <w:r w:rsidR="00190EB5">
        <w:rPr>
          <w:rFonts w:ascii="Arial" w:hAnsi="Arial" w:cs="Arial"/>
          <w:sz w:val="22"/>
          <w:szCs w:val="22"/>
        </w:rPr>
        <w:t>,</w:t>
      </w:r>
      <w:r w:rsidR="00486AB7" w:rsidRPr="00BC7831">
        <w:rPr>
          <w:rFonts w:ascii="Arial" w:hAnsi="Arial" w:cs="Arial"/>
          <w:sz w:val="22"/>
          <w:szCs w:val="22"/>
        </w:rPr>
        <w:t xml:space="preserve"> such as businesses. </w:t>
      </w:r>
      <w:r w:rsidR="00190EB5">
        <w:rPr>
          <w:rFonts w:ascii="Arial" w:hAnsi="Arial" w:cs="Arial"/>
          <w:sz w:val="22"/>
          <w:szCs w:val="22"/>
        </w:rPr>
        <w:t xml:space="preserve">Because </w:t>
      </w:r>
      <w:r w:rsidR="008421E6">
        <w:rPr>
          <w:rFonts w:ascii="Arial" w:hAnsi="Arial" w:cs="Arial"/>
          <w:sz w:val="22"/>
          <w:szCs w:val="22"/>
        </w:rPr>
        <w:t xml:space="preserve">county-level </w:t>
      </w:r>
      <w:r w:rsidR="00190EB5">
        <w:rPr>
          <w:rFonts w:ascii="Arial" w:hAnsi="Arial" w:cs="Arial"/>
          <w:sz w:val="22"/>
          <w:szCs w:val="22"/>
        </w:rPr>
        <w:t>e</w:t>
      </w:r>
      <w:r w:rsidR="00486AB7" w:rsidRPr="00BC7831">
        <w:rPr>
          <w:rFonts w:ascii="Arial" w:hAnsi="Arial" w:cs="Arial"/>
          <w:sz w:val="22"/>
          <w:szCs w:val="22"/>
        </w:rPr>
        <w:t xml:space="preserve">stimates of customers served from POUS were </w:t>
      </w:r>
      <w:commentRangeStart w:id="25"/>
      <w:commentRangeStart w:id="26"/>
      <w:r w:rsidR="00486AB7" w:rsidRPr="00BC7831">
        <w:rPr>
          <w:rFonts w:ascii="Arial" w:hAnsi="Arial" w:cs="Arial"/>
          <w:sz w:val="22"/>
          <w:szCs w:val="22"/>
        </w:rPr>
        <w:t>unreliable</w:t>
      </w:r>
      <w:commentRangeEnd w:id="25"/>
      <w:r w:rsidR="00B5751B">
        <w:rPr>
          <w:rStyle w:val="CommentReference"/>
        </w:rPr>
        <w:commentReference w:id="25"/>
      </w:r>
      <w:commentRangeEnd w:id="26"/>
      <w:r w:rsidR="00756751">
        <w:rPr>
          <w:rStyle w:val="CommentReference"/>
        </w:rPr>
        <w:commentReference w:id="26"/>
      </w:r>
      <w:r w:rsidR="00190EB5">
        <w:rPr>
          <w:rFonts w:ascii="Arial" w:hAnsi="Arial" w:cs="Arial"/>
          <w:sz w:val="22"/>
          <w:szCs w:val="22"/>
        </w:rPr>
        <w:t>,</w:t>
      </w:r>
      <w:r w:rsidR="00486AB7" w:rsidRPr="00BC7831">
        <w:rPr>
          <w:rFonts w:ascii="Arial" w:hAnsi="Arial" w:cs="Arial"/>
          <w:sz w:val="22"/>
          <w:szCs w:val="22"/>
        </w:rPr>
        <w:t xml:space="preserve"> </w:t>
      </w:r>
      <w:r w:rsidR="00190EB5">
        <w:rPr>
          <w:rFonts w:ascii="Arial" w:hAnsi="Arial" w:cs="Arial"/>
          <w:sz w:val="22"/>
          <w:szCs w:val="22"/>
        </w:rPr>
        <w:t>w</w:t>
      </w:r>
      <w:r w:rsidR="00486AB7" w:rsidRPr="00BC7831">
        <w:rPr>
          <w:rFonts w:ascii="Arial" w:hAnsi="Arial" w:cs="Arial"/>
          <w:sz w:val="22"/>
          <w:szCs w:val="22"/>
        </w:rPr>
        <w:t xml:space="preserve">e used </w:t>
      </w:r>
      <w:r w:rsidR="0086084A">
        <w:rPr>
          <w:rFonts w:ascii="Arial" w:hAnsi="Arial" w:cs="Arial"/>
          <w:sz w:val="22"/>
          <w:szCs w:val="22"/>
        </w:rPr>
        <w:t>Energy Information Administration (</w:t>
      </w:r>
      <w:r w:rsidR="00486AB7" w:rsidRPr="00BC7831">
        <w:rPr>
          <w:rFonts w:ascii="Arial" w:hAnsi="Arial" w:cs="Arial"/>
          <w:sz w:val="22"/>
          <w:szCs w:val="22"/>
        </w:rPr>
        <w:t>EIA</w:t>
      </w:r>
      <w:r w:rsidR="0086084A">
        <w:rPr>
          <w:rFonts w:ascii="Arial" w:hAnsi="Arial" w:cs="Arial"/>
          <w:sz w:val="22"/>
          <w:szCs w:val="22"/>
        </w:rPr>
        <w:t>)</w:t>
      </w:r>
      <w:r w:rsidR="00486AB7" w:rsidRPr="00BC7831">
        <w:rPr>
          <w:rFonts w:ascii="Arial" w:hAnsi="Arial" w:cs="Arial"/>
          <w:sz w:val="22"/>
          <w:szCs w:val="22"/>
        </w:rPr>
        <w:t xml:space="preserve"> estimates of customers served by state</w:t>
      </w:r>
      <w:r w:rsidR="00190EB5">
        <w:rPr>
          <w:rFonts w:ascii="Arial" w:hAnsi="Arial" w:cs="Arial"/>
          <w:sz w:val="22"/>
          <w:szCs w:val="22"/>
        </w:rPr>
        <w:t xml:space="preserve"> </w:t>
      </w:r>
      <w:r w:rsidR="008D2F65">
        <w:rPr>
          <w:rFonts w:ascii="Arial" w:hAnsi="Arial" w:cs="Arial"/>
          <w:sz w:val="22"/>
          <w:szCs w:val="22"/>
        </w:rPr>
        <w:fldChar w:fldCharType="begin"/>
      </w:r>
      <w:r w:rsidR="00EC3F70">
        <w:rPr>
          <w:rFonts w:ascii="Arial" w:hAnsi="Arial" w:cs="Arial"/>
          <w:sz w:val="22"/>
          <w:szCs w:val="22"/>
        </w:rPr>
        <w:instrText xml:space="preserve"> ADDIN ZOTERO_ITEM CSL_CITATION {"citationID":"2tRo5iq8","properties":{"formattedCitation":"(37)","plainCitation":"(37)","noteIndex":0},"citationItems":[{"id":239,"uris":["http://zotero.org/users/local/hHKggCUl/items/Y7V7WTH3"],"itemData":{"id":239,"type":"webpage","container-title":"U.S.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EC3F70">
        <w:rPr>
          <w:rFonts w:ascii="Arial" w:hAnsi="Arial" w:cs="Arial"/>
          <w:noProof/>
          <w:sz w:val="22"/>
          <w:szCs w:val="22"/>
        </w:rPr>
        <w:t>(37)</w:t>
      </w:r>
      <w:r w:rsidR="008D2F65">
        <w:rPr>
          <w:rFonts w:ascii="Arial" w:hAnsi="Arial" w:cs="Arial"/>
          <w:sz w:val="22"/>
          <w:szCs w:val="22"/>
        </w:rPr>
        <w:fldChar w:fldCharType="end"/>
      </w:r>
      <w:r w:rsidR="00190EB5">
        <w:rPr>
          <w:rFonts w:ascii="Arial" w:hAnsi="Arial" w:cs="Arial"/>
          <w:sz w:val="22"/>
          <w:szCs w:val="22"/>
        </w:rPr>
        <w:t xml:space="preserve"> and</w:t>
      </w:r>
      <w:r w:rsidR="00486AB7" w:rsidRPr="00BC7831">
        <w:rPr>
          <w:rFonts w:ascii="Arial" w:hAnsi="Arial" w:cs="Arial"/>
          <w:sz w:val="22"/>
          <w:szCs w:val="22"/>
        </w:rPr>
        <w:t xml:space="preserve"> </w:t>
      </w:r>
      <w:r w:rsidR="008D2F65">
        <w:rPr>
          <w:rFonts w:ascii="Arial" w:hAnsi="Arial" w:cs="Arial"/>
          <w:sz w:val="22"/>
          <w:szCs w:val="22"/>
        </w:rPr>
        <w:t xml:space="preserve">2013-2018 American Community Survey </w:t>
      </w:r>
      <w:r w:rsidR="00486AB7" w:rsidRPr="00BC7831">
        <w:rPr>
          <w:rFonts w:ascii="Arial" w:hAnsi="Arial" w:cs="Arial"/>
          <w:sz w:val="22"/>
          <w:szCs w:val="22"/>
        </w:rPr>
        <w:t>estimates of the number of households and establishments by county to determine the proportion of state customers in each county</w:t>
      </w:r>
      <w:r w:rsidR="00190EB5">
        <w:rPr>
          <w:rFonts w:ascii="Arial" w:hAnsi="Arial" w:cs="Arial"/>
          <w:sz w:val="22"/>
          <w:szCs w:val="22"/>
        </w:rPr>
        <w:t xml:space="preserve">. </w:t>
      </w:r>
      <w:r w:rsidR="00217E82">
        <w:rPr>
          <w:rFonts w:ascii="Arial" w:hAnsi="Arial" w:cs="Arial"/>
          <w:sz w:val="22"/>
          <w:szCs w:val="22"/>
        </w:rPr>
        <w:t>We</w:t>
      </w:r>
      <w:r w:rsidR="00BF67F2">
        <w:rPr>
          <w:rFonts w:ascii="Arial" w:hAnsi="Arial" w:cs="Arial"/>
          <w:sz w:val="22"/>
          <w:szCs w:val="22"/>
        </w:rPr>
        <w:t xml:space="preserve"> then</w:t>
      </w:r>
      <w:r w:rsidR="00486AB7" w:rsidRPr="00BC7831">
        <w:rPr>
          <w:rFonts w:ascii="Arial" w:hAnsi="Arial" w:cs="Arial"/>
          <w:sz w:val="22"/>
          <w:szCs w:val="22"/>
        </w:rPr>
        <w:t xml:space="preserve"> allocate</w:t>
      </w:r>
      <w:r w:rsidR="00217E82">
        <w:rPr>
          <w:rFonts w:ascii="Arial" w:hAnsi="Arial" w:cs="Arial"/>
          <w:sz w:val="22"/>
          <w:szCs w:val="22"/>
        </w:rPr>
        <w:t>d</w:t>
      </w:r>
      <w:r w:rsidR="00486AB7" w:rsidRPr="00BC7831">
        <w:rPr>
          <w:rFonts w:ascii="Arial" w:hAnsi="Arial" w:cs="Arial"/>
          <w:sz w:val="22"/>
          <w:szCs w:val="22"/>
        </w:rPr>
        <w:t xml:space="preserve"> state</w:t>
      </w:r>
      <w:r w:rsidR="00190EB5">
        <w:rPr>
          <w:rFonts w:ascii="Arial" w:hAnsi="Arial" w:cs="Arial"/>
          <w:sz w:val="22"/>
          <w:szCs w:val="22"/>
        </w:rPr>
        <w:t>-level</w:t>
      </w:r>
      <w:r w:rsidR="00486AB7" w:rsidRPr="00BC7831">
        <w:rPr>
          <w:rFonts w:ascii="Arial" w:hAnsi="Arial" w:cs="Arial"/>
          <w:sz w:val="22"/>
          <w:szCs w:val="22"/>
        </w:rPr>
        <w:t xml:space="preserve"> customers to each county, estimating the number of customers served </w:t>
      </w:r>
      <w:r w:rsidR="00190EB5">
        <w:rPr>
          <w:rFonts w:ascii="Arial" w:hAnsi="Arial" w:cs="Arial"/>
          <w:sz w:val="22"/>
          <w:szCs w:val="22"/>
        </w:rPr>
        <w:t>in each</w:t>
      </w:r>
      <w:r w:rsidR="00190EB5" w:rsidRPr="00BC7831">
        <w:rPr>
          <w:rFonts w:ascii="Arial" w:hAnsi="Arial" w:cs="Arial"/>
          <w:sz w:val="22"/>
          <w:szCs w:val="22"/>
        </w:rPr>
        <w:t xml:space="preserve"> </w:t>
      </w:r>
      <w:r w:rsidR="00486AB7" w:rsidRPr="00BC7831">
        <w:rPr>
          <w:rFonts w:ascii="Arial" w:hAnsi="Arial" w:cs="Arial"/>
          <w:sz w:val="22"/>
          <w:szCs w:val="22"/>
        </w:rPr>
        <w:t xml:space="preserve">county. </w:t>
      </w:r>
    </w:p>
    <w:p w14:paraId="4B93C492" w14:textId="1A67CB7C" w:rsidR="00773EF7" w:rsidRPr="00BC7831" w:rsidRDefault="000C7CF3" w:rsidP="008C106B">
      <w:pPr>
        <w:spacing w:line="480" w:lineRule="auto"/>
        <w:ind w:firstLine="360"/>
        <w:rPr>
          <w:rFonts w:ascii="Arial" w:hAnsi="Arial" w:cs="Arial"/>
          <w:sz w:val="22"/>
          <w:szCs w:val="22"/>
        </w:rPr>
      </w:pPr>
      <w:r w:rsidRPr="00C52117">
        <w:rPr>
          <w:rFonts w:ascii="Arial" w:hAnsi="Arial" w:cs="Arial"/>
          <w:sz w:val="22"/>
          <w:szCs w:val="22"/>
          <w:highlight w:val="yellow"/>
        </w:rPr>
        <w:t>Substantial exposure data were missing from the POUS dataset</w:t>
      </w:r>
      <w:r w:rsidR="00DE3D43" w:rsidRPr="00C52117">
        <w:rPr>
          <w:rFonts w:ascii="Arial" w:hAnsi="Arial" w:cs="Arial"/>
          <w:sz w:val="22"/>
          <w:szCs w:val="22"/>
          <w:highlight w:val="yellow"/>
        </w:rPr>
        <w:t>.</w:t>
      </w:r>
      <w:r w:rsidRPr="00C52117">
        <w:rPr>
          <w:rFonts w:ascii="Arial" w:hAnsi="Arial" w:cs="Arial"/>
          <w:sz w:val="22"/>
          <w:szCs w:val="22"/>
          <w:highlight w:val="yellow"/>
        </w:rPr>
        <w:t xml:space="preserve"> </w:t>
      </w:r>
      <w:r w:rsidR="00DE3D43" w:rsidRPr="00C52117">
        <w:rPr>
          <w:rFonts w:ascii="Arial" w:hAnsi="Arial" w:cs="Arial"/>
          <w:sz w:val="22"/>
          <w:szCs w:val="22"/>
          <w:highlight w:val="yellow"/>
        </w:rPr>
        <w:t>The POUS</w:t>
      </w:r>
      <w:r w:rsidRPr="00C52117">
        <w:rPr>
          <w:rFonts w:ascii="Arial" w:hAnsi="Arial" w:cs="Arial"/>
          <w:sz w:val="22"/>
          <w:szCs w:val="22"/>
          <w:highlight w:val="yellow"/>
        </w:rPr>
        <w:t xml:space="preserve"> dataset was created using web scraping, and some utilities do not have websites or their websites were offline during part or all of the study period.  Previously, we conducted a simulation study to test the impacts of this missing data on an epidemiologic study like the one we conducted herein </w:t>
      </w:r>
      <w:r w:rsidRPr="00C52117">
        <w:rPr>
          <w:rFonts w:ascii="Arial" w:hAnsi="Arial" w:cs="Arial"/>
          <w:sz w:val="22"/>
          <w:szCs w:val="22"/>
          <w:highlight w:val="yellow"/>
        </w:rPr>
        <w:fldChar w:fldCharType="begin"/>
      </w:r>
      <w:r w:rsidR="00EC3F70">
        <w:rPr>
          <w:rFonts w:ascii="Arial" w:hAnsi="Arial" w:cs="Arial"/>
          <w:sz w:val="22"/>
          <w:szCs w:val="22"/>
          <w:highlight w:val="yellow"/>
        </w:rPr>
        <w:instrText xml:space="preserve"> ADDIN ZOTERO_ITEM CSL_CITATION {"citationID":"sIcsWTtZ","properties":{"formattedCitation":"(35)","plainCitation":"(35)","noteIndex":0},"citationItems":[{"id":214,"uris":["http://zotero.org/users/local/hHKggCUl/items/N5A3SZJH"],"itemData":{"id":214,"type":"article-journal","container-title":"Under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C52117">
        <w:rPr>
          <w:rFonts w:ascii="Arial" w:hAnsi="Arial" w:cs="Arial"/>
          <w:sz w:val="22"/>
          <w:szCs w:val="22"/>
          <w:highlight w:val="yellow"/>
        </w:rPr>
        <w:fldChar w:fldCharType="separate"/>
      </w:r>
      <w:r w:rsidR="00EC3F70">
        <w:rPr>
          <w:rFonts w:ascii="Arial" w:hAnsi="Arial" w:cs="Arial"/>
          <w:noProof/>
          <w:sz w:val="22"/>
          <w:szCs w:val="22"/>
          <w:highlight w:val="yellow"/>
        </w:rPr>
        <w:t>(35)</w:t>
      </w:r>
      <w:r w:rsidRPr="00C52117">
        <w:rPr>
          <w:rFonts w:ascii="Arial" w:hAnsi="Arial" w:cs="Arial"/>
          <w:sz w:val="22"/>
          <w:szCs w:val="22"/>
          <w:highlight w:val="yellow"/>
        </w:rPr>
        <w:fldChar w:fldCharType="end"/>
      </w:r>
      <w:r w:rsidRPr="00C52117">
        <w:rPr>
          <w:rFonts w:ascii="Arial" w:hAnsi="Arial" w:cs="Arial"/>
          <w:sz w:val="22"/>
          <w:szCs w:val="22"/>
          <w:highlight w:val="yellow"/>
        </w:rPr>
        <w:t>.</w:t>
      </w:r>
      <w:r w:rsidR="00EB3AED" w:rsidRPr="00C52117">
        <w:rPr>
          <w:rFonts w:ascii="Arial" w:hAnsi="Arial" w:cs="Arial"/>
          <w:sz w:val="22"/>
          <w:szCs w:val="22"/>
          <w:highlight w:val="yellow"/>
        </w:rPr>
        <w:t xml:space="preserve"> </w:t>
      </w:r>
      <w:r w:rsidR="00650690" w:rsidRPr="00C52117">
        <w:rPr>
          <w:rFonts w:ascii="Arial" w:hAnsi="Arial" w:cs="Arial"/>
          <w:sz w:val="22"/>
          <w:szCs w:val="22"/>
          <w:highlight w:val="yellow"/>
        </w:rPr>
        <w:t xml:space="preserve">Based on the results of the simulation </w:t>
      </w:r>
      <w:proofErr w:type="gramStart"/>
      <w:r w:rsidR="00650690" w:rsidRPr="00C52117">
        <w:rPr>
          <w:rFonts w:ascii="Arial" w:hAnsi="Arial" w:cs="Arial"/>
          <w:sz w:val="22"/>
          <w:szCs w:val="22"/>
          <w:highlight w:val="yellow"/>
        </w:rPr>
        <w:t>study,</w:t>
      </w:r>
      <w:proofErr w:type="gramEnd"/>
      <w:r w:rsidR="00650690" w:rsidRPr="00C52117">
        <w:rPr>
          <w:rFonts w:ascii="Arial" w:hAnsi="Arial" w:cs="Arial"/>
          <w:sz w:val="22"/>
          <w:szCs w:val="22"/>
          <w:highlight w:val="yellow"/>
        </w:rPr>
        <w:t xml:space="preserve"> </w:t>
      </w:r>
      <w:r w:rsidR="002E6850" w:rsidRPr="00C52117">
        <w:rPr>
          <w:rFonts w:ascii="Arial" w:hAnsi="Arial" w:cs="Arial"/>
          <w:sz w:val="22"/>
          <w:szCs w:val="22"/>
          <w:highlight w:val="yellow"/>
        </w:rPr>
        <w:t xml:space="preserve">to balance potential bias and generalizability, </w:t>
      </w:r>
      <w:r w:rsidR="00650690" w:rsidRPr="00C52117">
        <w:rPr>
          <w:rFonts w:ascii="Arial" w:hAnsi="Arial" w:cs="Arial"/>
          <w:sz w:val="22"/>
          <w:szCs w:val="22"/>
          <w:highlight w:val="yellow"/>
        </w:rPr>
        <w:lastRenderedPageBreak/>
        <w:t>we excluded counties with</w:t>
      </w:r>
      <w:r w:rsidR="00F567EA">
        <w:rPr>
          <w:rFonts w:ascii="Arial" w:hAnsi="Arial" w:cs="Arial"/>
          <w:sz w:val="22"/>
          <w:szCs w:val="22"/>
          <w:highlight w:val="yellow"/>
        </w:rPr>
        <w:t xml:space="preserve"> &gt;50% </w:t>
      </w:r>
      <w:r w:rsidR="00650690" w:rsidRPr="00C52117">
        <w:rPr>
          <w:rFonts w:ascii="Arial" w:hAnsi="Arial" w:cs="Arial"/>
          <w:sz w:val="22"/>
          <w:szCs w:val="22"/>
          <w:highlight w:val="yellow"/>
        </w:rPr>
        <w:t>of county-hours missing in the POUS data (n=</w:t>
      </w:r>
      <w:r w:rsidR="009174A0" w:rsidRPr="00C52117">
        <w:rPr>
          <w:rFonts w:ascii="Arial" w:hAnsi="Arial" w:cs="Arial"/>
          <w:sz w:val="22"/>
          <w:szCs w:val="22"/>
          <w:highlight w:val="yellow"/>
        </w:rPr>
        <w:t>907</w:t>
      </w:r>
      <w:r w:rsidR="00650690" w:rsidRPr="00C52117">
        <w:rPr>
          <w:rFonts w:ascii="Arial" w:hAnsi="Arial" w:cs="Arial"/>
          <w:sz w:val="22"/>
          <w:szCs w:val="22"/>
          <w:highlight w:val="yellow"/>
        </w:rPr>
        <w:t xml:space="preserve"> counties).</w:t>
      </w:r>
      <w:r w:rsidR="005B541B" w:rsidRPr="00C52117">
        <w:rPr>
          <w:rFonts w:ascii="Arial" w:hAnsi="Arial" w:cs="Arial"/>
          <w:sz w:val="22"/>
          <w:szCs w:val="22"/>
          <w:highlight w:val="yellow"/>
        </w:rPr>
        <w:t xml:space="preserve"> </w:t>
      </w:r>
      <w:commentRangeStart w:id="27"/>
      <w:r w:rsidR="005324CD" w:rsidRPr="00C52117">
        <w:rPr>
          <w:rFonts w:ascii="Arial" w:hAnsi="Arial" w:cs="Arial"/>
          <w:sz w:val="22"/>
          <w:szCs w:val="22"/>
          <w:highlight w:val="yellow"/>
        </w:rPr>
        <w:t>After</w:t>
      </w:r>
      <w:commentRangeEnd w:id="27"/>
      <w:r w:rsidR="00D57FDB" w:rsidRPr="00C52117">
        <w:rPr>
          <w:rStyle w:val="CommentReference"/>
          <w:highlight w:val="yellow"/>
        </w:rPr>
        <w:commentReference w:id="27"/>
      </w:r>
      <w:r w:rsidR="005324CD" w:rsidRPr="00C52117">
        <w:rPr>
          <w:rFonts w:ascii="Arial" w:hAnsi="Arial" w:cs="Arial"/>
          <w:sz w:val="22"/>
          <w:szCs w:val="22"/>
          <w:highlight w:val="yellow"/>
        </w:rPr>
        <w:t xml:space="preserve"> excluding counties wit</w:t>
      </w:r>
      <w:r w:rsidR="00BB75BA" w:rsidRPr="00C52117">
        <w:rPr>
          <w:rFonts w:ascii="Arial" w:hAnsi="Arial" w:cs="Arial"/>
          <w:sz w:val="22"/>
          <w:szCs w:val="22"/>
          <w:highlight w:val="yellow"/>
        </w:rPr>
        <w:t>h</w:t>
      </w:r>
      <w:r w:rsidR="005324CD" w:rsidRPr="00C52117">
        <w:rPr>
          <w:rFonts w:ascii="Arial" w:hAnsi="Arial" w:cs="Arial"/>
          <w:sz w:val="22"/>
          <w:szCs w:val="22"/>
          <w:highlight w:val="yellow"/>
        </w:rPr>
        <w:t xml:space="preserve"> missing data, our analytic dataset included 2,161 counties (69%) covering 71.06% of 2018 Medicare beneficiaries (N = 23,622,770). On average, the remaining counties were missing 7% of power outage county-hours.</w:t>
      </w:r>
      <w:r w:rsidR="00F44A71" w:rsidRPr="00C52117">
        <w:rPr>
          <w:rFonts w:ascii="Arial" w:hAnsi="Arial" w:cs="Arial"/>
          <w:sz w:val="22"/>
          <w:szCs w:val="22"/>
          <w:highlight w:val="yellow"/>
        </w:rPr>
        <w:t xml:space="preserve"> </w:t>
      </w:r>
      <w:r w:rsidR="00267B2F" w:rsidRPr="00C52117">
        <w:rPr>
          <w:rFonts w:ascii="Arial" w:hAnsi="Arial" w:cs="Arial"/>
          <w:sz w:val="22"/>
          <w:szCs w:val="22"/>
          <w:highlight w:val="yellow"/>
        </w:rPr>
        <w:t>Finally, w</w:t>
      </w:r>
      <w:r w:rsidR="00F44A71" w:rsidRPr="00C52117">
        <w:rPr>
          <w:rFonts w:ascii="Arial" w:hAnsi="Arial" w:cs="Arial"/>
          <w:sz w:val="22"/>
          <w:szCs w:val="22"/>
          <w:highlight w:val="yellow"/>
        </w:rPr>
        <w:t xml:space="preserve">hen </w:t>
      </w:r>
      <w:r w:rsidR="00267B2F" w:rsidRPr="00C52117">
        <w:rPr>
          <w:rFonts w:ascii="Arial" w:hAnsi="Arial" w:cs="Arial"/>
          <w:sz w:val="22"/>
          <w:szCs w:val="22"/>
          <w:highlight w:val="yellow"/>
        </w:rPr>
        <w:t xml:space="preserve">included </w:t>
      </w:r>
      <w:r w:rsidR="00F44A71" w:rsidRPr="00C52117">
        <w:rPr>
          <w:rFonts w:ascii="Arial" w:hAnsi="Arial" w:cs="Arial"/>
          <w:sz w:val="22"/>
          <w:szCs w:val="22"/>
          <w:highlight w:val="yellow"/>
        </w:rPr>
        <w:t xml:space="preserve">counties were missing 4 or fewer hours of consecutive exposure data, we used last observation carried forward to impute those </w:t>
      </w:r>
      <w:commentRangeStart w:id="28"/>
      <w:r w:rsidR="00F44A71" w:rsidRPr="00C52117">
        <w:rPr>
          <w:rFonts w:ascii="Arial" w:hAnsi="Arial" w:cs="Arial"/>
          <w:sz w:val="22"/>
          <w:szCs w:val="22"/>
          <w:highlight w:val="yellow"/>
        </w:rPr>
        <w:t>hours</w:t>
      </w:r>
      <w:commentRangeEnd w:id="28"/>
      <w:r w:rsidR="00AE0382" w:rsidRPr="00C52117">
        <w:rPr>
          <w:rStyle w:val="CommentReference"/>
          <w:highlight w:val="yellow"/>
        </w:rPr>
        <w:commentReference w:id="28"/>
      </w:r>
      <w:r w:rsidR="00F44A71" w:rsidRPr="00C52117">
        <w:rPr>
          <w:rFonts w:ascii="Arial" w:hAnsi="Arial" w:cs="Arial"/>
          <w:sz w:val="22"/>
          <w:szCs w:val="22"/>
          <w:highlight w:val="yellow"/>
        </w:rPr>
        <w:t>.</w:t>
      </w:r>
    </w:p>
    <w:p w14:paraId="0083DB6D" w14:textId="5446CDE0" w:rsidR="00BC64E3" w:rsidRPr="00BC7831" w:rsidRDefault="007C00BE" w:rsidP="001C6B07">
      <w:pPr>
        <w:spacing w:line="480" w:lineRule="auto"/>
        <w:ind w:firstLine="360"/>
        <w:rPr>
          <w:rFonts w:ascii="Arial" w:hAnsi="Arial" w:cs="Arial"/>
          <w:sz w:val="22"/>
          <w:szCs w:val="22"/>
        </w:rPr>
      </w:pPr>
      <w:r>
        <w:rPr>
          <w:rFonts w:ascii="Arial" w:hAnsi="Arial" w:cs="Arial"/>
          <w:sz w:val="22"/>
          <w:szCs w:val="22"/>
        </w:rPr>
        <w:t>We</w:t>
      </w:r>
      <w:r w:rsidRPr="00BC7831">
        <w:rPr>
          <w:rFonts w:ascii="Arial" w:hAnsi="Arial" w:cs="Arial"/>
          <w:sz w:val="22"/>
          <w:szCs w:val="22"/>
        </w:rPr>
        <w:t xml:space="preserve"> were interested in understanding the health impacts of </w:t>
      </w:r>
      <w:r w:rsidR="00DF0D81">
        <w:rPr>
          <w:rFonts w:ascii="Arial" w:hAnsi="Arial" w:cs="Arial"/>
          <w:sz w:val="22"/>
          <w:szCs w:val="22"/>
        </w:rPr>
        <w:t>prevalent</w:t>
      </w:r>
      <w:r w:rsidRPr="00BC7831">
        <w:rPr>
          <w:rFonts w:ascii="Arial" w:hAnsi="Arial" w:cs="Arial"/>
          <w:sz w:val="22"/>
          <w:szCs w:val="22"/>
        </w:rPr>
        <w:t xml:space="preserve"> </w:t>
      </w:r>
      <w:r>
        <w:rPr>
          <w:rFonts w:ascii="Arial" w:hAnsi="Arial" w:cs="Arial"/>
          <w:sz w:val="22"/>
          <w:szCs w:val="22"/>
        </w:rPr>
        <w:t xml:space="preserve">moderate to large-scale power outages, not only large outages caused by </w:t>
      </w:r>
      <w:r w:rsidRPr="00BC7831">
        <w:rPr>
          <w:rFonts w:ascii="Arial" w:hAnsi="Arial" w:cs="Arial"/>
          <w:sz w:val="22"/>
          <w:szCs w:val="22"/>
        </w:rPr>
        <w:t>disasters</w:t>
      </w:r>
      <w:r>
        <w:rPr>
          <w:rFonts w:ascii="Arial" w:hAnsi="Arial" w:cs="Arial"/>
          <w:sz w:val="22"/>
          <w:szCs w:val="22"/>
        </w:rPr>
        <w:t xml:space="preserve">. </w:t>
      </w:r>
      <w:r w:rsidR="00531AA0">
        <w:rPr>
          <w:rFonts w:ascii="Arial" w:hAnsi="Arial" w:cs="Arial"/>
          <w:sz w:val="22"/>
          <w:szCs w:val="22"/>
        </w:rPr>
        <w:t>Therefore,</w:t>
      </w:r>
      <w:r w:rsidR="00531AA0" w:rsidRPr="00BC7831">
        <w:rPr>
          <w:rFonts w:ascii="Arial" w:hAnsi="Arial" w:cs="Arial"/>
          <w:sz w:val="22"/>
          <w:szCs w:val="22"/>
        </w:rPr>
        <w:t xml:space="preserve"> </w:t>
      </w:r>
      <w:r w:rsidR="00531AA0">
        <w:rPr>
          <w:rFonts w:ascii="Arial" w:hAnsi="Arial" w:cs="Arial"/>
          <w:sz w:val="22"/>
          <w:szCs w:val="22"/>
        </w:rPr>
        <w:t>w</w:t>
      </w:r>
      <w:r w:rsidR="009E5F2D" w:rsidRPr="00BC7831">
        <w:rPr>
          <w:rFonts w:ascii="Arial" w:hAnsi="Arial" w:cs="Arial"/>
          <w:sz w:val="22"/>
          <w:szCs w:val="22"/>
        </w:rPr>
        <w:t xml:space="preserve">e considered a county-day exposed to power outage if </w:t>
      </w:r>
      <w:r w:rsidR="00846FE0" w:rsidRPr="00BC7831">
        <w:rPr>
          <w:rFonts w:ascii="Arial" w:eastAsia="Garamond" w:hAnsi="Arial" w:cs="Arial"/>
        </w:rPr>
        <w:t>≥</w:t>
      </w:r>
      <w:r w:rsidR="009E5F2D" w:rsidRPr="00BC7831">
        <w:rPr>
          <w:rFonts w:ascii="Arial" w:hAnsi="Arial" w:cs="Arial"/>
          <w:sz w:val="22"/>
          <w:szCs w:val="22"/>
        </w:rPr>
        <w:t>1% of county customers were without power for 8 or more consecutive hours</w:t>
      </w:r>
      <w:r w:rsidR="00D93CE7">
        <w:rPr>
          <w:rFonts w:ascii="Arial" w:hAnsi="Arial" w:cs="Arial"/>
          <w:sz w:val="22"/>
          <w:szCs w:val="22"/>
        </w:rPr>
        <w:t xml:space="preserve"> on that day.</w:t>
      </w:r>
      <w:r w:rsidR="00684E1C">
        <w:rPr>
          <w:rFonts w:ascii="Arial" w:hAnsi="Arial" w:cs="Arial"/>
          <w:sz w:val="22"/>
          <w:szCs w:val="22"/>
        </w:rPr>
        <w:t xml:space="preserve"> </w:t>
      </w:r>
      <w:r w:rsidR="00D93CE7">
        <w:rPr>
          <w:rFonts w:ascii="Arial" w:hAnsi="Arial" w:cs="Arial"/>
          <w:sz w:val="22"/>
          <w:szCs w:val="22"/>
        </w:rPr>
        <w:t xml:space="preserve">In cases </w:t>
      </w:r>
      <w:r w:rsidR="009628E8">
        <w:rPr>
          <w:rFonts w:ascii="Arial" w:hAnsi="Arial" w:cs="Arial"/>
          <w:sz w:val="22"/>
          <w:szCs w:val="22"/>
        </w:rPr>
        <w:t xml:space="preserve">when </w:t>
      </w:r>
      <w:r w:rsidR="00D93CE7">
        <w:rPr>
          <w:rFonts w:ascii="Arial" w:hAnsi="Arial" w:cs="Arial"/>
          <w:sz w:val="22"/>
          <w:szCs w:val="22"/>
        </w:rPr>
        <w:t>an 8+ hour power outage spanned two days but neither day had 8 total hours of exposure alone, we considered the second day exposed.</w:t>
      </w:r>
      <w:r w:rsidRPr="00BC7831">
        <w:rPr>
          <w:rFonts w:ascii="Arial" w:hAnsi="Arial" w:cs="Arial"/>
          <w:sz w:val="22"/>
          <w:szCs w:val="22"/>
        </w:rPr>
        <w:t xml:space="preserve"> </w:t>
      </w:r>
      <w:r w:rsidR="00291CA7" w:rsidRPr="00BC7831">
        <w:rPr>
          <w:rFonts w:ascii="Arial" w:hAnsi="Arial" w:cs="Arial"/>
          <w:sz w:val="22"/>
          <w:szCs w:val="22"/>
        </w:rPr>
        <w:t xml:space="preserve"> </w:t>
      </w:r>
      <w:r w:rsidR="00714722">
        <w:rPr>
          <w:rFonts w:ascii="Arial" w:hAnsi="Arial" w:cs="Arial"/>
          <w:sz w:val="22"/>
          <w:szCs w:val="22"/>
        </w:rPr>
        <w:t xml:space="preserve">We also assessed the impacts of larger-scale outages affecting </w:t>
      </w:r>
      <w:r w:rsidR="00714722" w:rsidRPr="00BC7831">
        <w:rPr>
          <w:rFonts w:ascii="Arial" w:eastAsia="Garamond" w:hAnsi="Arial" w:cs="Arial"/>
        </w:rPr>
        <w:t>≥</w:t>
      </w:r>
      <w:r w:rsidR="00714722">
        <w:rPr>
          <w:rFonts w:ascii="Arial" w:hAnsi="Arial" w:cs="Arial"/>
          <w:sz w:val="22"/>
          <w:szCs w:val="22"/>
        </w:rPr>
        <w:t>3</w:t>
      </w:r>
      <w:r w:rsidR="00714722" w:rsidRPr="00BC7831">
        <w:rPr>
          <w:rFonts w:ascii="Arial" w:hAnsi="Arial" w:cs="Arial"/>
          <w:sz w:val="22"/>
          <w:szCs w:val="22"/>
        </w:rPr>
        <w:t>%</w:t>
      </w:r>
      <w:r w:rsidR="00714722">
        <w:rPr>
          <w:rFonts w:ascii="Arial" w:hAnsi="Arial" w:cs="Arial"/>
          <w:sz w:val="22"/>
          <w:szCs w:val="22"/>
        </w:rPr>
        <w:t xml:space="preserve"> and </w:t>
      </w:r>
      <w:r w:rsidR="00714722" w:rsidRPr="00BC7831">
        <w:rPr>
          <w:rFonts w:ascii="Arial" w:eastAsia="Garamond" w:hAnsi="Arial" w:cs="Arial"/>
        </w:rPr>
        <w:t>≥</w:t>
      </w:r>
      <w:r w:rsidR="00714722">
        <w:rPr>
          <w:rFonts w:ascii="Arial" w:hAnsi="Arial" w:cs="Arial"/>
          <w:sz w:val="22"/>
          <w:szCs w:val="22"/>
        </w:rPr>
        <w:t>5</w:t>
      </w:r>
      <w:r w:rsidR="00714722" w:rsidRPr="00BC7831">
        <w:rPr>
          <w:rFonts w:ascii="Arial" w:hAnsi="Arial" w:cs="Arial"/>
          <w:sz w:val="22"/>
          <w:szCs w:val="22"/>
        </w:rPr>
        <w:t>%</w:t>
      </w:r>
      <w:r w:rsidR="00714722">
        <w:rPr>
          <w:rFonts w:ascii="Arial" w:hAnsi="Arial" w:cs="Arial"/>
          <w:sz w:val="22"/>
          <w:szCs w:val="22"/>
        </w:rPr>
        <w:t xml:space="preserve"> of county customers.</w:t>
      </w:r>
    </w:p>
    <w:p w14:paraId="6813EEFD" w14:textId="03A6973C" w:rsidR="00C4763F" w:rsidRPr="00BC7831" w:rsidRDefault="005D2F4D" w:rsidP="001C6B07">
      <w:pPr>
        <w:spacing w:line="480" w:lineRule="auto"/>
        <w:ind w:firstLine="360"/>
        <w:rPr>
          <w:rFonts w:ascii="Arial" w:hAnsi="Arial" w:cs="Arial"/>
          <w:sz w:val="22"/>
          <w:szCs w:val="22"/>
        </w:rPr>
      </w:pPr>
      <w:commentRangeStart w:id="29"/>
      <w:commentRangeStart w:id="30"/>
      <w:commentRangeStart w:id="31"/>
      <w:r w:rsidRPr="00BC7831">
        <w:rPr>
          <w:rFonts w:ascii="Arial" w:hAnsi="Arial" w:cs="Arial"/>
          <w:sz w:val="22"/>
          <w:szCs w:val="22"/>
        </w:rPr>
        <w:t xml:space="preserve">We </w:t>
      </w:r>
      <w:r w:rsidR="00D93CE7">
        <w:rPr>
          <w:rFonts w:ascii="Arial" w:hAnsi="Arial" w:cs="Arial"/>
          <w:sz w:val="22"/>
          <w:szCs w:val="22"/>
        </w:rPr>
        <w:t>analyzed</w:t>
      </w:r>
      <w:r w:rsidR="008F1776" w:rsidRPr="00BC7831">
        <w:rPr>
          <w:rFonts w:ascii="Arial" w:hAnsi="Arial" w:cs="Arial"/>
          <w:sz w:val="22"/>
          <w:szCs w:val="22"/>
        </w:rPr>
        <w:t xml:space="preserve"> </w:t>
      </w:r>
      <w:r w:rsidRPr="00BC7831">
        <w:rPr>
          <w:rFonts w:ascii="Arial" w:hAnsi="Arial" w:cs="Arial"/>
          <w:sz w:val="22"/>
          <w:szCs w:val="22"/>
        </w:rPr>
        <w:t>8+ hour power outag</w:t>
      </w:r>
      <w:r w:rsidR="008F1776" w:rsidRPr="00BC7831">
        <w:rPr>
          <w:rFonts w:ascii="Arial" w:hAnsi="Arial" w:cs="Arial"/>
          <w:sz w:val="22"/>
          <w:szCs w:val="22"/>
        </w:rPr>
        <w:t xml:space="preserve">es </w:t>
      </w:r>
      <w:r w:rsidR="00D93CE7">
        <w:rPr>
          <w:rFonts w:ascii="Arial" w:hAnsi="Arial" w:cs="Arial"/>
          <w:sz w:val="22"/>
          <w:szCs w:val="22"/>
        </w:rPr>
        <w:t xml:space="preserve">because </w:t>
      </w:r>
      <w:r w:rsidR="00D93CE7" w:rsidRPr="00BC7831">
        <w:rPr>
          <w:rFonts w:ascii="Arial" w:hAnsi="Arial" w:cs="Arial"/>
          <w:sz w:val="22"/>
          <w:szCs w:val="22"/>
        </w:rPr>
        <w:t>we hypothesized that indoor temperatures would change substantially</w:t>
      </w:r>
      <w:r w:rsidR="00D93CE7">
        <w:rPr>
          <w:rFonts w:ascii="Arial" w:hAnsi="Arial" w:cs="Arial"/>
          <w:sz w:val="22"/>
          <w:szCs w:val="22"/>
        </w:rPr>
        <w:t xml:space="preserve"> over this time</w:t>
      </w:r>
      <w:r w:rsidR="00D93CE7" w:rsidRPr="00BC7831">
        <w:rPr>
          <w:rFonts w:ascii="Arial" w:hAnsi="Arial" w:cs="Arial"/>
          <w:sz w:val="22"/>
          <w:szCs w:val="22"/>
        </w:rPr>
        <w:t xml:space="preserve">, exposing older adults to heat and cold. </w:t>
      </w:r>
      <w:r w:rsidR="00D93CE7">
        <w:rPr>
          <w:rFonts w:ascii="Arial" w:hAnsi="Arial" w:cs="Arial"/>
          <w:sz w:val="22"/>
          <w:szCs w:val="22"/>
        </w:rPr>
        <w:t xml:space="preserve">Further, </w:t>
      </w:r>
      <w:r w:rsidRPr="00BC7831">
        <w:rPr>
          <w:rFonts w:ascii="Arial" w:hAnsi="Arial" w:cs="Arial"/>
          <w:sz w:val="22"/>
          <w:szCs w:val="22"/>
        </w:rPr>
        <w:t xml:space="preserve">batteries for most electricity-dependent medical equipment last 8 </w:t>
      </w:r>
      <w:commentRangeStart w:id="32"/>
      <w:commentRangeStart w:id="33"/>
      <w:r w:rsidRPr="00BC7831">
        <w:rPr>
          <w:rFonts w:ascii="Arial" w:hAnsi="Arial" w:cs="Arial"/>
          <w:sz w:val="22"/>
          <w:szCs w:val="22"/>
        </w:rPr>
        <w:t>hours</w:t>
      </w:r>
      <w:commentRangeEnd w:id="32"/>
      <w:r w:rsidR="00D93CE7">
        <w:rPr>
          <w:rStyle w:val="CommentReference"/>
        </w:rPr>
        <w:commentReference w:id="32"/>
      </w:r>
      <w:commentRangeEnd w:id="33"/>
      <w:r w:rsidR="003E7012">
        <w:rPr>
          <w:rStyle w:val="CommentReference"/>
        </w:rPr>
        <w:commentReference w:id="33"/>
      </w:r>
      <w:r w:rsidR="00D93CE7">
        <w:rPr>
          <w:rFonts w:ascii="Arial" w:hAnsi="Arial" w:cs="Arial"/>
          <w:sz w:val="22"/>
          <w:szCs w:val="22"/>
        </w:rPr>
        <w:t>.</w:t>
      </w:r>
      <w:r w:rsidRPr="00BC7831">
        <w:rPr>
          <w:rFonts w:ascii="Arial" w:hAnsi="Arial" w:cs="Arial"/>
          <w:sz w:val="22"/>
          <w:szCs w:val="22"/>
        </w:rPr>
        <w:t xml:space="preserve"> During </w:t>
      </w:r>
      <w:proofErr w:type="gramStart"/>
      <w:r w:rsidRPr="00BC7831">
        <w:rPr>
          <w:rFonts w:ascii="Arial" w:hAnsi="Arial" w:cs="Arial"/>
          <w:sz w:val="22"/>
          <w:szCs w:val="22"/>
        </w:rPr>
        <w:t>a</w:t>
      </w:r>
      <w:proofErr w:type="gramEnd"/>
      <w:r w:rsidRPr="00BC7831">
        <w:rPr>
          <w:rFonts w:ascii="Arial" w:hAnsi="Arial" w:cs="Arial"/>
          <w:sz w:val="22"/>
          <w:szCs w:val="22"/>
        </w:rPr>
        <w:t xml:space="preserve"> </w:t>
      </w:r>
      <w:r w:rsidR="009116B5">
        <w:rPr>
          <w:rFonts w:ascii="Arial" w:hAnsi="Arial" w:cs="Arial"/>
          <w:sz w:val="22"/>
          <w:szCs w:val="22"/>
        </w:rPr>
        <w:t xml:space="preserve">8+ </w:t>
      </w:r>
      <w:r w:rsidR="0024462F">
        <w:rPr>
          <w:rFonts w:ascii="Arial" w:hAnsi="Arial" w:cs="Arial"/>
          <w:sz w:val="22"/>
          <w:szCs w:val="22"/>
        </w:rPr>
        <w:t xml:space="preserve">hour </w:t>
      </w:r>
      <w:r w:rsidRPr="00BC7831">
        <w:rPr>
          <w:rFonts w:ascii="Arial" w:hAnsi="Arial" w:cs="Arial"/>
          <w:sz w:val="22"/>
          <w:szCs w:val="22"/>
        </w:rPr>
        <w:t xml:space="preserve">power outage, electricity-dependent medical device users </w:t>
      </w:r>
      <w:r w:rsidR="00D93CE7">
        <w:rPr>
          <w:rFonts w:ascii="Arial" w:hAnsi="Arial" w:cs="Arial"/>
          <w:sz w:val="22"/>
          <w:szCs w:val="22"/>
        </w:rPr>
        <w:t>could</w:t>
      </w:r>
      <w:r w:rsidR="00D93CE7" w:rsidRPr="00BC7831">
        <w:rPr>
          <w:rFonts w:ascii="Arial" w:hAnsi="Arial" w:cs="Arial"/>
          <w:sz w:val="22"/>
          <w:szCs w:val="22"/>
        </w:rPr>
        <w:t xml:space="preserve"> </w:t>
      </w:r>
      <w:r w:rsidRPr="00BC7831">
        <w:rPr>
          <w:rFonts w:ascii="Arial" w:hAnsi="Arial" w:cs="Arial"/>
          <w:sz w:val="22"/>
          <w:szCs w:val="22"/>
        </w:rPr>
        <w:t>experience adverse health effects without their equipmen</w:t>
      </w:r>
      <w:r w:rsidR="001D30C7">
        <w:rPr>
          <w:rFonts w:ascii="Arial" w:hAnsi="Arial" w:cs="Arial"/>
          <w:sz w:val="22"/>
          <w:szCs w:val="22"/>
        </w:rPr>
        <w:t xml:space="preserve">t. </w:t>
      </w:r>
      <w:r w:rsidR="009F110F">
        <w:rPr>
          <w:rFonts w:ascii="Arial" w:hAnsi="Arial" w:cs="Arial"/>
          <w:sz w:val="22"/>
          <w:szCs w:val="22"/>
        </w:rPr>
        <w:t>W</w:t>
      </w:r>
      <w:r w:rsidR="00864A66">
        <w:rPr>
          <w:rFonts w:ascii="Arial" w:hAnsi="Arial" w:cs="Arial"/>
          <w:sz w:val="22"/>
          <w:szCs w:val="22"/>
        </w:rPr>
        <w:t>e also chose this definition since p</w:t>
      </w:r>
      <w:r w:rsidR="00864A66" w:rsidRPr="00BC7831">
        <w:rPr>
          <w:rFonts w:ascii="Arial" w:hAnsi="Arial" w:cs="Arial"/>
          <w:sz w:val="22"/>
          <w:szCs w:val="22"/>
        </w:rPr>
        <w:t xml:space="preserve">rior studies </w:t>
      </w:r>
      <w:r w:rsidR="00864A66">
        <w:rPr>
          <w:rFonts w:ascii="Arial" w:hAnsi="Arial" w:cs="Arial"/>
          <w:sz w:val="22"/>
          <w:szCs w:val="22"/>
        </w:rPr>
        <w:t xml:space="preserve">have </w:t>
      </w:r>
      <w:r w:rsidR="00864A66" w:rsidRPr="00BC7831">
        <w:rPr>
          <w:rFonts w:ascii="Arial" w:hAnsi="Arial" w:cs="Arial"/>
          <w:sz w:val="22"/>
          <w:szCs w:val="22"/>
        </w:rPr>
        <w:t xml:space="preserve">evaluated the health impacts of similar </w:t>
      </w:r>
      <w:r w:rsidR="00CB48C5">
        <w:rPr>
          <w:rFonts w:ascii="Arial" w:hAnsi="Arial" w:cs="Arial"/>
          <w:sz w:val="22"/>
          <w:szCs w:val="22"/>
        </w:rPr>
        <w:t>size</w:t>
      </w:r>
      <w:r w:rsidR="00D154AC">
        <w:rPr>
          <w:rFonts w:ascii="Arial" w:hAnsi="Arial" w:cs="Arial"/>
          <w:sz w:val="22"/>
          <w:szCs w:val="22"/>
        </w:rPr>
        <w:t xml:space="preserve"> </w:t>
      </w:r>
      <w:r w:rsidR="00864A66" w:rsidRPr="00BC7831">
        <w:rPr>
          <w:rFonts w:ascii="Arial" w:hAnsi="Arial" w:cs="Arial"/>
          <w:sz w:val="22"/>
          <w:szCs w:val="22"/>
        </w:rPr>
        <w:t xml:space="preserve">outages, and </w:t>
      </w:r>
      <w:r w:rsidR="00864A66">
        <w:rPr>
          <w:rFonts w:ascii="Arial" w:hAnsi="Arial" w:cs="Arial"/>
          <w:sz w:val="22"/>
          <w:szCs w:val="22"/>
        </w:rPr>
        <w:t>found associations between outage exposure and</w:t>
      </w:r>
      <w:r w:rsidR="009273BE">
        <w:rPr>
          <w:rFonts w:ascii="Arial" w:hAnsi="Arial" w:cs="Arial"/>
          <w:sz w:val="22"/>
          <w:szCs w:val="22"/>
        </w:rPr>
        <w:t xml:space="preserve"> </w:t>
      </w:r>
      <w:r w:rsidR="00864A66" w:rsidRPr="00BC7831">
        <w:rPr>
          <w:rFonts w:ascii="Arial" w:hAnsi="Arial" w:cs="Arial"/>
          <w:sz w:val="22"/>
          <w:szCs w:val="22"/>
        </w:rPr>
        <w:t xml:space="preserve">cardiovascular and respiratory </w:t>
      </w:r>
      <w:r w:rsidR="00864A66">
        <w:rPr>
          <w:rFonts w:ascii="Arial" w:hAnsi="Arial" w:cs="Arial"/>
          <w:sz w:val="22"/>
          <w:szCs w:val="22"/>
        </w:rPr>
        <w:t xml:space="preserve">ED visits and hospitalizations </w:t>
      </w:r>
      <w:r w:rsidR="00864A66">
        <w:rPr>
          <w:rFonts w:ascii="Arial" w:hAnsi="Arial" w:cs="Arial"/>
          <w:sz w:val="22"/>
          <w:szCs w:val="22"/>
        </w:rPr>
        <w:fldChar w:fldCharType="begin"/>
      </w:r>
      <w:r w:rsidR="00EC3F70">
        <w:rPr>
          <w:rFonts w:ascii="Arial" w:hAnsi="Arial" w:cs="Arial"/>
          <w:sz w:val="22"/>
          <w:szCs w:val="22"/>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864A66">
        <w:rPr>
          <w:rFonts w:ascii="Arial" w:hAnsi="Arial" w:cs="Arial"/>
          <w:sz w:val="22"/>
          <w:szCs w:val="22"/>
        </w:rPr>
        <w:fldChar w:fldCharType="separate"/>
      </w:r>
      <w:r w:rsidR="00EC3F70" w:rsidRPr="00EC3F70">
        <w:rPr>
          <w:rFonts w:ascii="Arial" w:hAnsi="Arial" w:cs="Arial"/>
          <w:kern w:val="0"/>
          <w:sz w:val="22"/>
          <w:lang w:val="en-US"/>
        </w:rPr>
        <w:t>(19–21, 25)</w:t>
      </w:r>
      <w:r w:rsidR="00864A66">
        <w:rPr>
          <w:rFonts w:ascii="Arial" w:hAnsi="Arial" w:cs="Arial"/>
          <w:sz w:val="22"/>
          <w:szCs w:val="22"/>
        </w:rPr>
        <w:fldChar w:fldCharType="end"/>
      </w:r>
      <w:r w:rsidR="00864A66">
        <w:rPr>
          <w:rFonts w:ascii="Arial" w:hAnsi="Arial" w:cs="Arial"/>
          <w:sz w:val="22"/>
          <w:szCs w:val="22"/>
        </w:rPr>
        <w:t>.</w:t>
      </w:r>
    </w:p>
    <w:p w14:paraId="5FC450C0" w14:textId="7F55CF94"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w:t>
      </w:r>
      <w:r w:rsidR="00D93CE7">
        <w:rPr>
          <w:rFonts w:ascii="Arial" w:hAnsi="Arial" w:cs="Arial"/>
          <w:sz w:val="22"/>
          <w:szCs w:val="22"/>
        </w:rPr>
        <w:t xml:space="preserve">health impacts of </w:t>
      </w:r>
      <w:r w:rsidRPr="00BC7831">
        <w:rPr>
          <w:rFonts w:ascii="Arial" w:hAnsi="Arial" w:cs="Arial"/>
          <w:sz w:val="22"/>
          <w:szCs w:val="22"/>
        </w:rPr>
        <w:t>outages of certain lengths</w:t>
      </w:r>
      <w:r w:rsidR="00D93CE7">
        <w:rPr>
          <w:rFonts w:ascii="Arial" w:hAnsi="Arial" w:cs="Arial"/>
          <w:sz w:val="22"/>
          <w:szCs w:val="22"/>
        </w:rPr>
        <w:t xml:space="preserve"> </w:t>
      </w:r>
      <w:r w:rsidR="00205D36">
        <w:rPr>
          <w:rFonts w:ascii="Arial" w:hAnsi="Arial" w:cs="Arial"/>
          <w:sz w:val="22"/>
          <w:szCs w:val="22"/>
        </w:rPr>
        <w:fldChar w:fldCharType="begin"/>
      </w:r>
      <w:r w:rsidR="00EC3F70">
        <w:rPr>
          <w:rFonts w:ascii="Arial" w:hAnsi="Arial" w:cs="Arial"/>
          <w:sz w:val="22"/>
          <w:szCs w:val="22"/>
        </w:rPr>
        <w:instrText xml:space="preserve"> ADDIN ZOTERO_ITEM CSL_CITATION {"citationID":"lqKdItdQ","properties":{"formattedCitation":"(19\\uc0\\u8211{}21, 25, 36, 38)","plainCitation":"(19–21, 25, 36, 38)","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EC3F70">
        <w:rPr>
          <w:rFonts w:ascii="Cambria Math" w:hAnsi="Cambria Math" w:cs="Cambria Math"/>
          <w:sz w:val="22"/>
          <w:szCs w:val="22"/>
        </w:rPr>
        <w:instrText>ﬀ</w:instrText>
      </w:r>
      <w:r w:rsidR="00EC3F70">
        <w:rPr>
          <w:rFonts w:ascii="Arial" w:hAnsi="Arial" w:cs="Arial"/>
          <w:sz w:val="22"/>
          <w:szCs w:val="22"/>
        </w:rPr>
        <w:instrText>ects. We aimed to investigate the individual and joint e</w:instrText>
      </w:r>
      <w:r w:rsidR="00EC3F70">
        <w:rPr>
          <w:rFonts w:ascii="Cambria Math" w:hAnsi="Cambria Math" w:cs="Cambria Math"/>
          <w:sz w:val="22"/>
          <w:szCs w:val="22"/>
        </w:rPr>
        <w:instrText>ﬀ</w:instrText>
      </w:r>
      <w:r w:rsidR="00EC3F7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EC3F70">
        <w:rPr>
          <w:rFonts w:ascii="Cambria Math" w:hAnsi="Cambria Math" w:cs="Cambria Math"/>
          <w:sz w:val="22"/>
          <w:szCs w:val="22"/>
        </w:rPr>
        <w:instrText>ﬀ</w:instrText>
      </w:r>
      <w:r w:rsidR="00EC3F7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EC3F70">
        <w:rPr>
          <w:rFonts w:ascii="Cambria Math" w:hAnsi="Cambria Math" w:cs="Cambria Math"/>
          <w:sz w:val="22"/>
          <w:szCs w:val="22"/>
        </w:rPr>
        <w:instrText>ﬀ</w:instrText>
      </w:r>
      <w:r w:rsidR="00EC3F7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 on both multiplicative and additive scales. Over 35% of the thunderstorm e</w:instrText>
      </w:r>
      <w:r w:rsidR="00EC3F70">
        <w:rPr>
          <w:rFonts w:ascii="Cambria Math" w:hAnsi="Cambria Math" w:cs="Cambria Math"/>
          <w:sz w:val="22"/>
          <w:szCs w:val="22"/>
        </w:rPr>
        <w:instrText>ﬀ</w:instrText>
      </w:r>
      <w:r w:rsidR="00EC3F70">
        <w:rPr>
          <w:rFonts w:ascii="Arial" w:hAnsi="Arial" w:cs="Arial"/>
          <w:sz w:val="22"/>
          <w:szCs w:val="22"/>
        </w:rPr>
        <w:instrText>ects were mediated by PM2:5 and RH.\nCONCLUSION: Thunderstorms accompanied by POs showed the strongest respiratory e</w:instrText>
      </w:r>
      <w:r w:rsidR="00EC3F70">
        <w:rPr>
          <w:rFonts w:ascii="Cambria Math" w:hAnsi="Cambria Math" w:cs="Cambria Math"/>
          <w:sz w:val="22"/>
          <w:szCs w:val="22"/>
        </w:rPr>
        <w:instrText>ﬀ</w:instrText>
      </w:r>
      <w:r w:rsidR="00EC3F7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EC3F70">
        <w:rPr>
          <w:rFonts w:ascii="Cambria Math" w:hAnsi="Cambria Math" w:cs="Cambria Math"/>
          <w:sz w:val="22"/>
          <w:szCs w:val="22"/>
        </w:rPr>
        <w:instrText>ﬀ</w:instrText>
      </w:r>
      <w:r w:rsidR="00EC3F7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EC3F70">
        <w:rPr>
          <w:rFonts w:ascii="Cambria Math" w:hAnsi="Cambria Math" w:cs="Cambria Math"/>
          <w:sz w:val="22"/>
          <w:szCs w:val="22"/>
        </w:rPr>
        <w:instrText>ﬀ</w:instrText>
      </w:r>
      <w:r w:rsidR="00EC3F70">
        <w:rPr>
          <w:rFonts w:ascii="Arial" w:hAnsi="Arial" w:cs="Arial"/>
          <w:sz w:val="22"/>
          <w:szCs w:val="22"/>
        </w:rPr>
        <w:instrText>ects of large-scale power outages, including the massive power failure that a</w:instrText>
      </w:r>
      <w:r w:rsidR="00EC3F70">
        <w:rPr>
          <w:rFonts w:ascii="Cambria Math" w:hAnsi="Cambria Math" w:cs="Cambria Math"/>
          <w:sz w:val="22"/>
          <w:szCs w:val="22"/>
        </w:rPr>
        <w:instrText>ﬀ</w:instrText>
      </w:r>
      <w:r w:rsidR="00EC3F7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EC3F70">
        <w:rPr>
          <w:rFonts w:ascii="Cambria Math" w:hAnsi="Cambria Math" w:cs="Cambria Math"/>
          <w:sz w:val="22"/>
          <w:szCs w:val="22"/>
        </w:rPr>
        <w:instrText>ﬀ</w:instrText>
      </w:r>
      <w:r w:rsidR="00EC3F70">
        <w:rPr>
          <w:rFonts w:ascii="Arial" w:hAnsi="Arial" w:cs="Arial"/>
          <w:sz w:val="22"/>
          <w:szCs w:val="22"/>
        </w:rPr>
        <w:instrText>ect health. This information can inform preparedness e</w:instrText>
      </w:r>
      <w:r w:rsidR="00EC3F70">
        <w:rPr>
          <w:rFonts w:ascii="Cambria Math" w:hAnsi="Cambria Math" w:cs="Cambria Math"/>
          <w:sz w:val="22"/>
          <w:szCs w:val="22"/>
        </w:rPr>
        <w:instrText>ﬀ</w:instrText>
      </w:r>
      <w:r w:rsidR="00EC3F7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EC3F70" w:rsidRPr="00EC3F70">
        <w:rPr>
          <w:rFonts w:ascii="Arial" w:hAnsi="Arial" w:cs="Arial"/>
          <w:kern w:val="0"/>
          <w:sz w:val="22"/>
          <w:lang w:val="en-US"/>
        </w:rPr>
        <w:t>(19–21, 25, 36, 38)</w:t>
      </w:r>
      <w:r w:rsidR="00205D36">
        <w:rPr>
          <w:rFonts w:ascii="Arial" w:hAnsi="Arial" w:cs="Arial"/>
          <w:sz w:val="22"/>
          <w:szCs w:val="22"/>
        </w:rPr>
        <w:fldChar w:fldCharType="end"/>
      </w:r>
      <w:r w:rsidR="00D93CE7">
        <w:rPr>
          <w:rFonts w:ascii="Arial" w:hAnsi="Arial" w:cs="Arial"/>
          <w:sz w:val="22"/>
          <w:szCs w:val="22"/>
        </w:rPr>
        <w:t>,</w:t>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w:t>
      </w:r>
      <w:r w:rsidR="00D93CE7">
        <w:rPr>
          <w:rFonts w:ascii="Arial" w:hAnsi="Arial" w:cs="Arial"/>
          <w:sz w:val="22"/>
          <w:szCs w:val="22"/>
        </w:rPr>
        <w:t>. We</w:t>
      </w:r>
      <w:r w:rsidR="0001425C" w:rsidRPr="00BC7831">
        <w:rPr>
          <w:rFonts w:ascii="Arial" w:hAnsi="Arial" w:cs="Arial"/>
          <w:sz w:val="22"/>
          <w:szCs w:val="22"/>
        </w:rPr>
        <w:t xml:space="preserve"> </w:t>
      </w:r>
      <w:r w:rsidR="00DF520E" w:rsidRPr="00BC7831">
        <w:rPr>
          <w:rFonts w:ascii="Arial" w:hAnsi="Arial" w:cs="Arial"/>
          <w:sz w:val="22"/>
          <w:szCs w:val="22"/>
        </w:rPr>
        <w:t>evaluat</w:t>
      </w:r>
      <w:r w:rsidR="00D93CE7">
        <w:rPr>
          <w:rFonts w:ascii="Arial" w:hAnsi="Arial" w:cs="Arial"/>
          <w:sz w:val="22"/>
          <w:szCs w:val="22"/>
        </w:rPr>
        <w:t>ed</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w:t>
      </w:r>
      <w:r w:rsidR="00E8267C">
        <w:rPr>
          <w:rFonts w:ascii="Arial" w:hAnsi="Arial" w:cs="Arial"/>
          <w:sz w:val="22"/>
          <w:szCs w:val="22"/>
        </w:rPr>
        <w:t>CVD and respiratory</w:t>
      </w:r>
      <w:r w:rsidR="0062388E" w:rsidRPr="00BC7831">
        <w:rPr>
          <w:rFonts w:ascii="Arial" w:hAnsi="Arial" w:cs="Arial"/>
          <w:sz w:val="22"/>
          <w:szCs w:val="22"/>
        </w:rPr>
        <w:t xml:space="preserve">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t>
      </w:r>
      <w:r w:rsidR="00A05FEB">
        <w:rPr>
          <w:rFonts w:ascii="Arial" w:hAnsi="Arial" w:cs="Arial"/>
          <w:sz w:val="22"/>
          <w:szCs w:val="22"/>
        </w:rPr>
        <w:t>using</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 xml:space="preserve">daily number of hours without </w:t>
      </w:r>
      <w:r w:rsidR="00C4763F" w:rsidRPr="00BC7831">
        <w:rPr>
          <w:rFonts w:ascii="Arial" w:hAnsi="Arial" w:cs="Arial"/>
          <w:sz w:val="22"/>
          <w:szCs w:val="22"/>
        </w:rPr>
        <w:lastRenderedPageBreak/>
        <w:t>power</w:t>
      </w:r>
      <w:r w:rsidR="00E331DA" w:rsidRPr="00BC7831">
        <w:rPr>
          <w:rFonts w:ascii="Arial" w:hAnsi="Arial" w:cs="Arial"/>
          <w:sz w:val="22"/>
          <w:szCs w:val="22"/>
        </w:rPr>
        <w:t>”</w:t>
      </w:r>
      <w:r w:rsidR="00C4763F" w:rsidRPr="00BC7831">
        <w:rPr>
          <w:rFonts w:ascii="Arial" w:hAnsi="Arial" w:cs="Arial"/>
          <w:sz w:val="22"/>
          <w:szCs w:val="22"/>
        </w:rPr>
        <w:t xml:space="preserve"> (h</w:t>
      </w:r>
      <w:r w:rsidR="00D93CE7">
        <w:rPr>
          <w:rFonts w:ascii="Arial" w:hAnsi="Arial" w:cs="Arial"/>
          <w:sz w:val="22"/>
          <w:szCs w:val="22"/>
        </w:rPr>
        <w:t>ou</w:t>
      </w:r>
      <w:r w:rsidR="00C4763F" w:rsidRPr="00BC7831">
        <w:rPr>
          <w:rFonts w:ascii="Arial" w:hAnsi="Arial" w:cs="Arial"/>
          <w:sz w:val="22"/>
          <w:szCs w:val="22"/>
        </w:rPr>
        <w:t xml:space="preserve">rs where </w:t>
      </w:r>
      <w:r w:rsidR="00846FE0" w:rsidRPr="00BC7831">
        <w:rPr>
          <w:rFonts w:ascii="Arial" w:eastAsia="Garamond" w:hAnsi="Arial" w:cs="Arial"/>
        </w:rPr>
        <w:t>≥</w:t>
      </w:r>
      <w:r w:rsidR="00C4763F" w:rsidRPr="00BC7831">
        <w:rPr>
          <w:rFonts w:ascii="Arial" w:hAnsi="Arial" w:cs="Arial"/>
          <w:sz w:val="22"/>
          <w:szCs w:val="22"/>
        </w:rPr>
        <w:t xml:space="preserve">1% of </w:t>
      </w:r>
      <w:r w:rsidR="00D93CE7">
        <w:rPr>
          <w:rFonts w:ascii="Arial" w:hAnsi="Arial" w:cs="Arial"/>
          <w:sz w:val="22"/>
          <w:szCs w:val="22"/>
        </w:rPr>
        <w:t xml:space="preserve">the </w:t>
      </w:r>
      <w:r w:rsidR="00C4763F" w:rsidRPr="00BC7831">
        <w:rPr>
          <w:rFonts w:ascii="Arial" w:hAnsi="Arial" w:cs="Arial"/>
          <w:sz w:val="22"/>
          <w:szCs w:val="22"/>
        </w:rPr>
        <w:t xml:space="preserve">population </w:t>
      </w:r>
      <w:r w:rsidR="00D93CE7">
        <w:rPr>
          <w:rFonts w:ascii="Arial" w:hAnsi="Arial" w:cs="Arial"/>
          <w:sz w:val="22"/>
          <w:szCs w:val="22"/>
        </w:rPr>
        <w:t>was</w:t>
      </w:r>
      <w:r w:rsidR="00D93CE7" w:rsidRPr="00BC7831">
        <w:rPr>
          <w:rFonts w:ascii="Arial" w:hAnsi="Arial" w:cs="Arial"/>
          <w:sz w:val="22"/>
          <w:szCs w:val="22"/>
        </w:rPr>
        <w:t xml:space="preserve"> </w:t>
      </w:r>
      <w:r w:rsidR="00C4763F" w:rsidRPr="00BC7831">
        <w:rPr>
          <w:rFonts w:ascii="Arial" w:hAnsi="Arial" w:cs="Arial"/>
          <w:sz w:val="22"/>
          <w:szCs w:val="22"/>
        </w:rPr>
        <w:t xml:space="preserve">without power) to </w:t>
      </w:r>
      <w:r w:rsidR="00144627">
        <w:rPr>
          <w:rFonts w:ascii="Arial" w:hAnsi="Arial" w:cs="Arial"/>
          <w:sz w:val="22"/>
          <w:szCs w:val="22"/>
        </w:rPr>
        <w:t>test</w:t>
      </w:r>
      <w:r w:rsidR="00D93CE7">
        <w:rPr>
          <w:rFonts w:ascii="Arial" w:hAnsi="Arial" w:cs="Arial"/>
          <w:sz w:val="22"/>
          <w:szCs w:val="22"/>
        </w:rPr>
        <w:t xml:space="preserve"> for a</w:t>
      </w:r>
      <w:r w:rsidR="00C4763F" w:rsidRPr="00BC7831">
        <w:rPr>
          <w:rFonts w:ascii="Arial" w:hAnsi="Arial" w:cs="Arial"/>
          <w:sz w:val="22"/>
          <w:szCs w:val="22"/>
        </w:rPr>
        <w:t xml:space="preserve"> threshold</w:t>
      </w:r>
      <w:r w:rsidR="00D93CE7">
        <w:rPr>
          <w:rFonts w:ascii="Arial" w:hAnsi="Arial" w:cs="Arial"/>
          <w:sz w:val="22"/>
          <w:szCs w:val="22"/>
        </w:rPr>
        <w:t xml:space="preserve"> </w:t>
      </w:r>
      <w:r w:rsidR="001B198A">
        <w:rPr>
          <w:rFonts w:ascii="Arial" w:hAnsi="Arial" w:cs="Arial"/>
          <w:sz w:val="22"/>
          <w:szCs w:val="22"/>
        </w:rPr>
        <w:t>effect</w:t>
      </w:r>
      <w:r w:rsidR="00A05F77">
        <w:rPr>
          <w:rFonts w:ascii="Arial" w:hAnsi="Arial" w:cs="Arial"/>
          <w:sz w:val="22"/>
          <w:szCs w:val="22"/>
        </w:rPr>
        <w:t xml:space="preserve"> </w:t>
      </w:r>
      <w:r w:rsidR="005B45CA">
        <w:rPr>
          <w:rFonts w:ascii="Arial" w:hAnsi="Arial" w:cs="Arial"/>
          <w:sz w:val="22"/>
          <w:szCs w:val="22"/>
        </w:rPr>
        <w:t>(</w:t>
      </w:r>
      <w:r w:rsidR="001B198A">
        <w:rPr>
          <w:rFonts w:ascii="Arial" w:hAnsi="Arial" w:cs="Arial"/>
          <w:sz w:val="22"/>
          <w:szCs w:val="22"/>
        </w:rPr>
        <w:t>where only outages longer than a certain duration caused health effects</w:t>
      </w:r>
      <w:r w:rsidR="005B45CA">
        <w:rPr>
          <w:rFonts w:ascii="Arial" w:hAnsi="Arial" w:cs="Arial"/>
          <w:sz w:val="22"/>
          <w:szCs w:val="22"/>
        </w:rPr>
        <w:t>)</w:t>
      </w:r>
      <w:r w:rsidR="00D93CE7">
        <w:rPr>
          <w:rFonts w:ascii="Arial" w:hAnsi="Arial" w:cs="Arial"/>
          <w:sz w:val="22"/>
          <w:szCs w:val="22"/>
        </w:rPr>
        <w:t>.</w:t>
      </w:r>
      <w:r w:rsidR="00C4763F" w:rsidRPr="00BC7831">
        <w:rPr>
          <w:rFonts w:ascii="Arial" w:hAnsi="Arial" w:cs="Arial"/>
          <w:sz w:val="22"/>
          <w:szCs w:val="22"/>
        </w:rPr>
        <w:t xml:space="preserve"> </w:t>
      </w:r>
      <w:commentRangeEnd w:id="29"/>
      <w:r w:rsidR="00831938">
        <w:rPr>
          <w:rStyle w:val="CommentReference"/>
        </w:rPr>
        <w:commentReference w:id="29"/>
      </w:r>
      <w:commentRangeEnd w:id="30"/>
      <w:r w:rsidR="00864A66">
        <w:rPr>
          <w:rStyle w:val="CommentReference"/>
        </w:rPr>
        <w:commentReference w:id="30"/>
      </w:r>
      <w:commentRangeEnd w:id="31"/>
      <w:r w:rsidR="00AB2C7F">
        <w:rPr>
          <w:rStyle w:val="CommentReference"/>
        </w:rPr>
        <w:commentReference w:id="31"/>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14D0F947" w14:textId="140D80ED" w:rsidR="003A415F" w:rsidRPr="00BC7831" w:rsidRDefault="00955CA0" w:rsidP="00DF6D1C">
      <w:pPr>
        <w:spacing w:line="480" w:lineRule="auto"/>
        <w:ind w:firstLine="360"/>
        <w:rPr>
          <w:rFonts w:ascii="Arial" w:hAnsi="Arial" w:cs="Arial"/>
          <w:sz w:val="22"/>
          <w:szCs w:val="22"/>
        </w:rPr>
      </w:pPr>
      <w:r w:rsidRPr="00BC7831">
        <w:rPr>
          <w:rFonts w:ascii="Arial" w:hAnsi="Arial" w:cs="Arial"/>
          <w:sz w:val="22"/>
          <w:szCs w:val="22"/>
        </w:rPr>
        <w:t xml:space="preserve">We used a </w:t>
      </w:r>
      <w:r w:rsidR="00A52603">
        <w:rPr>
          <w:rFonts w:ascii="Arial" w:hAnsi="Arial" w:cs="Arial"/>
          <w:sz w:val="22"/>
          <w:szCs w:val="22"/>
        </w:rPr>
        <w:t xml:space="preserve">time-stratified </w:t>
      </w:r>
      <w:r w:rsidR="0000570D" w:rsidRPr="00BC7831">
        <w:rPr>
          <w:rFonts w:ascii="Arial" w:hAnsi="Arial" w:cs="Arial"/>
          <w:sz w:val="22"/>
          <w:szCs w:val="22"/>
        </w:rPr>
        <w:t xml:space="preserve">case-crossover design with a </w:t>
      </w:r>
      <w:r w:rsidRPr="00BC7831">
        <w:rPr>
          <w:rFonts w:ascii="Arial" w:hAnsi="Arial" w:cs="Arial"/>
          <w:sz w:val="22"/>
          <w:szCs w:val="22"/>
        </w:rPr>
        <w:t xml:space="preserve">conditional Poisson </w:t>
      </w:r>
      <w:commentRangeStart w:id="34"/>
      <w:r w:rsidRPr="00BC7831">
        <w:rPr>
          <w:rFonts w:ascii="Arial" w:hAnsi="Arial" w:cs="Arial"/>
          <w:sz w:val="22"/>
          <w:szCs w:val="22"/>
        </w:rPr>
        <w:t>model</w:t>
      </w:r>
      <w:commentRangeEnd w:id="34"/>
      <w:r w:rsidR="008D0E91">
        <w:rPr>
          <w:rStyle w:val="CommentReference"/>
        </w:rPr>
        <w:commentReference w:id="34"/>
      </w:r>
      <w:r w:rsidR="00DB56DE">
        <w:rPr>
          <w:rFonts w:ascii="Arial" w:hAnsi="Arial" w:cs="Arial"/>
          <w:sz w:val="22"/>
          <w:szCs w:val="22"/>
        </w:rPr>
        <w:t xml:space="preserve"> </w:t>
      </w:r>
      <w:r w:rsidR="00205D36">
        <w:rPr>
          <w:rFonts w:ascii="Arial" w:hAnsi="Arial" w:cs="Arial"/>
          <w:sz w:val="22"/>
          <w:szCs w:val="22"/>
        </w:rPr>
        <w:fldChar w:fldCharType="begin"/>
      </w:r>
      <w:r w:rsidR="00EC3F70">
        <w:rPr>
          <w:rFonts w:ascii="Arial" w:hAnsi="Arial" w:cs="Arial"/>
          <w:sz w:val="22"/>
          <w:szCs w:val="22"/>
        </w:rPr>
        <w:instrText xml:space="preserve"> ADDIN ZOTERO_ITEM CSL_CITATION {"citationID":"7opQ6oZg","properties":{"formattedCitation":"(39)","plainCitation":"(39)","noteIndex":0},"citationItems":[{"id":216,"uris":["http://zotero.org/users/local/hHKggCUl/items/AG3LS9AB"],"itemData":{"id":216,"type":"article-journal","abstract":"Background: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EC3F70">
        <w:rPr>
          <w:rFonts w:ascii="Arial" w:hAnsi="Arial" w:cs="Arial"/>
          <w:noProof/>
          <w:sz w:val="22"/>
          <w:szCs w:val="22"/>
        </w:rPr>
        <w:t>(39)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 xml:space="preserve">exposure and CVD </w:t>
      </w:r>
      <w:r w:rsidR="00831938">
        <w:rPr>
          <w:rFonts w:ascii="Arial" w:hAnsi="Arial" w:cs="Arial"/>
          <w:sz w:val="22"/>
          <w:szCs w:val="22"/>
        </w:rPr>
        <w:t>or</w:t>
      </w:r>
      <w:r w:rsidR="00831938" w:rsidRPr="00BC7831">
        <w:rPr>
          <w:rFonts w:ascii="Arial" w:hAnsi="Arial" w:cs="Arial"/>
          <w:sz w:val="22"/>
          <w:szCs w:val="22"/>
        </w:rPr>
        <w:t xml:space="preserve"> </w:t>
      </w:r>
      <w:r w:rsidR="00724CA1" w:rsidRPr="00BC7831">
        <w:rPr>
          <w:rFonts w:ascii="Arial" w:hAnsi="Arial" w:cs="Arial"/>
          <w:sz w:val="22"/>
          <w:szCs w:val="22"/>
        </w:rPr>
        <w:t>respiratory hospitalization r</w:t>
      </w:r>
      <w:r w:rsidR="00FE6474" w:rsidRPr="00BC7831">
        <w:rPr>
          <w:rFonts w:ascii="Arial" w:hAnsi="Arial" w:cs="Arial"/>
          <w:sz w:val="22"/>
          <w:szCs w:val="22"/>
        </w:rPr>
        <w:t>ates</w:t>
      </w:r>
      <w:r w:rsidR="004C5402" w:rsidRPr="00BC7831">
        <w:rPr>
          <w:rFonts w:ascii="Arial" w:hAnsi="Arial" w:cs="Arial"/>
          <w:sz w:val="22"/>
          <w:szCs w:val="22"/>
        </w:rPr>
        <w:t>. We</w:t>
      </w:r>
      <w:r w:rsidR="00D30E56" w:rsidRPr="00BC7831">
        <w:rPr>
          <w:rFonts w:ascii="Arial" w:hAnsi="Arial" w:cs="Arial"/>
          <w:sz w:val="22"/>
          <w:szCs w:val="22"/>
        </w:rPr>
        <w:t xml:space="preserve"> </w:t>
      </w:r>
      <w:r w:rsidR="00831938">
        <w:rPr>
          <w:rFonts w:ascii="Arial" w:hAnsi="Arial" w:cs="Arial"/>
          <w:sz w:val="22"/>
          <w:szCs w:val="22"/>
        </w:rPr>
        <w:t xml:space="preserve">modeled CVD and respiratory hospitalizations separately </w:t>
      </w:r>
      <w:r w:rsidR="00DF6D1C">
        <w:rPr>
          <w:rFonts w:ascii="Arial" w:hAnsi="Arial" w:cs="Arial"/>
          <w:sz w:val="22"/>
          <w:szCs w:val="22"/>
        </w:rPr>
        <w:t xml:space="preserve">because </w:t>
      </w:r>
      <w:r w:rsidR="000830FA" w:rsidRPr="00BC7831">
        <w:rPr>
          <w:rFonts w:ascii="Arial" w:hAnsi="Arial" w:cs="Arial"/>
          <w:sz w:val="22"/>
          <w:szCs w:val="22"/>
        </w:rPr>
        <w:t>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w:t>
      </w:r>
      <w:r w:rsidR="00831938">
        <w:rPr>
          <w:rFonts w:ascii="Arial" w:hAnsi="Arial" w:cs="Arial"/>
          <w:sz w:val="22"/>
          <w:szCs w:val="22"/>
        </w:rPr>
        <w:t xml:space="preserve"> </w:t>
      </w:r>
      <w:r w:rsidR="00DF6D1C">
        <w:rPr>
          <w:rFonts w:ascii="Arial" w:hAnsi="Arial" w:cs="Arial"/>
          <w:sz w:val="22"/>
          <w:szCs w:val="22"/>
        </w:rPr>
        <w:t>a</w:t>
      </w:r>
      <w:r w:rsidR="000830FA" w:rsidRPr="00BC7831">
        <w:rPr>
          <w:rFonts w:ascii="Arial" w:hAnsi="Arial" w:cs="Arial"/>
          <w:sz w:val="22"/>
          <w:szCs w:val="22"/>
        </w:rPr>
        <w:t xml:space="preserve">ffect </w:t>
      </w:r>
      <w:r w:rsidR="00831938">
        <w:rPr>
          <w:rFonts w:ascii="Arial" w:hAnsi="Arial" w:cs="Arial"/>
          <w:sz w:val="22"/>
          <w:szCs w:val="22"/>
        </w:rPr>
        <w:t>these</w:t>
      </w:r>
      <w:r w:rsidR="000830FA" w:rsidRPr="00BC7831">
        <w:rPr>
          <w:rFonts w:ascii="Arial" w:hAnsi="Arial" w:cs="Arial"/>
          <w:sz w:val="22"/>
          <w:szCs w:val="22"/>
        </w:rPr>
        <w:t xml:space="preserve"> </w:t>
      </w:r>
      <w:r w:rsidR="00A46F35">
        <w:rPr>
          <w:rFonts w:ascii="Arial" w:hAnsi="Arial" w:cs="Arial"/>
          <w:sz w:val="22"/>
          <w:szCs w:val="22"/>
        </w:rPr>
        <w:t>outcomes</w:t>
      </w:r>
      <w:r w:rsidR="00A46F35" w:rsidRPr="00BC7831">
        <w:rPr>
          <w:rFonts w:ascii="Arial" w:hAnsi="Arial" w:cs="Arial"/>
          <w:sz w:val="22"/>
          <w:szCs w:val="22"/>
        </w:rPr>
        <w:t xml:space="preserve"> </w:t>
      </w:r>
      <w:r w:rsidR="000830FA" w:rsidRPr="00BC7831">
        <w:rPr>
          <w:rFonts w:ascii="Arial" w:hAnsi="Arial" w:cs="Arial"/>
          <w:sz w:val="22"/>
          <w:szCs w:val="22"/>
        </w:rPr>
        <w:t>differently</w:t>
      </w:r>
      <w:r w:rsidR="00DF6D1C">
        <w:rPr>
          <w:rFonts w:ascii="Arial" w:hAnsi="Arial" w:cs="Arial"/>
          <w:sz w:val="22"/>
          <w:szCs w:val="22"/>
        </w:rPr>
        <w:t xml:space="preserve"> </w:t>
      </w:r>
      <w:r w:rsidR="00385BB3">
        <w:rPr>
          <w:rFonts w:ascii="Arial" w:hAnsi="Arial" w:cs="Arial"/>
          <w:sz w:val="22"/>
          <w:szCs w:val="22"/>
        </w:rPr>
        <w:fldChar w:fldCharType="begin"/>
      </w:r>
      <w:r w:rsidR="00EC3F70">
        <w:rPr>
          <w:rFonts w:ascii="Arial" w:hAnsi="Arial" w:cs="Arial"/>
          <w:sz w:val="22"/>
          <w:szCs w:val="22"/>
        </w:rPr>
        <w:instrText xml:space="preserve"> ADDIN ZOTERO_ITEM CSL_CITATION {"citationID":"5LvlVl64","properties":{"formattedCitation":"(40\\uc0\\u8211{}42)","plainCitation":"(40–42)","noteIndex":0},"citationItems":[{"id":245,"uris":["http://zotero.org/users/local/hHKggCUl/items/7MGSB3BY"],"itemData":{"id":245,"type":"article-journal","abstract":"Cold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EC3F70" w:rsidRPr="00EC3F70">
        <w:rPr>
          <w:rFonts w:ascii="Arial" w:hAnsi="Arial" w:cs="Arial"/>
          <w:kern w:val="0"/>
          <w:sz w:val="22"/>
          <w:lang w:val="en-US"/>
        </w:rPr>
        <w:t>(40–42)</w:t>
      </w:r>
      <w:r w:rsidR="00385BB3">
        <w:rPr>
          <w:rFonts w:ascii="Arial" w:hAnsi="Arial" w:cs="Arial"/>
          <w:sz w:val="22"/>
          <w:szCs w:val="22"/>
        </w:rPr>
        <w:fldChar w:fldCharType="end"/>
      </w:r>
      <w:r w:rsidR="00DF6D1C">
        <w:rPr>
          <w:rFonts w:ascii="Arial" w:hAnsi="Arial" w:cs="Arial"/>
          <w:sz w:val="22"/>
          <w:szCs w:val="22"/>
        </w:rPr>
        <w:t>.</w:t>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w:t>
      </w:r>
      <w:r w:rsidR="005D24F3">
        <w:rPr>
          <w:rFonts w:ascii="Arial" w:hAnsi="Arial" w:cs="Arial"/>
          <w:sz w:val="22"/>
          <w:szCs w:val="22"/>
        </w:rPr>
        <w:t xml:space="preserve">case day (i.e., </w:t>
      </w:r>
      <w:r w:rsidR="009957C7" w:rsidRPr="00BC7831">
        <w:rPr>
          <w:rFonts w:ascii="Arial" w:hAnsi="Arial" w:cs="Arial"/>
          <w:sz w:val="22"/>
          <w:szCs w:val="22"/>
        </w:rPr>
        <w:t>county-day with</w:t>
      </w:r>
      <w:r w:rsidR="00DF6D1C">
        <w:rPr>
          <w:rFonts w:ascii="Arial" w:hAnsi="Arial" w:cs="Arial"/>
          <w:sz w:val="22"/>
          <w:szCs w:val="22"/>
        </w:rPr>
        <w:t xml:space="preserve"> a</w:t>
      </w:r>
      <w:r w:rsidR="009957C7" w:rsidRPr="00BC7831">
        <w:rPr>
          <w:rFonts w:ascii="Arial" w:hAnsi="Arial" w:cs="Arial"/>
          <w:sz w:val="22"/>
          <w:szCs w:val="22"/>
        </w:rPr>
        <w:t xml:space="preserve"> non-zero hospitalization count</w:t>
      </w:r>
      <w:r w:rsidR="00831938">
        <w:rPr>
          <w:rFonts w:ascii="Arial" w:hAnsi="Arial" w:cs="Arial"/>
          <w:sz w:val="22"/>
          <w:szCs w:val="22"/>
        </w:rPr>
        <w:t>) by</w:t>
      </w:r>
      <w:r w:rsidR="00831938" w:rsidRPr="00BC7831">
        <w:rPr>
          <w:rFonts w:ascii="Arial" w:hAnsi="Arial" w:cs="Arial"/>
          <w:sz w:val="22"/>
          <w:szCs w:val="22"/>
        </w:rPr>
        <w:t xml:space="preserve"> </w:t>
      </w:r>
      <w:r w:rsidR="009957C7" w:rsidRPr="00BC7831">
        <w:rPr>
          <w:rFonts w:ascii="Arial" w:hAnsi="Arial" w:cs="Arial"/>
          <w:sz w:val="22"/>
          <w:szCs w:val="22"/>
        </w:rPr>
        <w:t xml:space="preserve">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controlled for</w:t>
      </w:r>
      <w:r w:rsidR="00F57588" w:rsidRPr="00BC7831">
        <w:rPr>
          <w:rFonts w:ascii="Arial" w:hAnsi="Arial" w:cs="Arial"/>
          <w:sz w:val="22"/>
          <w:szCs w:val="22"/>
        </w:rPr>
        <w:t xml:space="preserve"> </w:t>
      </w:r>
      <w:r w:rsidR="00DF6D1C">
        <w:rPr>
          <w:rFonts w:ascii="Arial" w:hAnsi="Arial" w:cs="Arial"/>
          <w:sz w:val="22"/>
          <w:szCs w:val="22"/>
        </w:rPr>
        <w:t xml:space="preserve">time-invariant </w:t>
      </w:r>
      <w:r w:rsidR="00F57588" w:rsidRPr="00BC7831">
        <w:rPr>
          <w:rFonts w:ascii="Arial" w:hAnsi="Arial" w:cs="Arial"/>
          <w:sz w:val="22"/>
          <w:szCs w:val="22"/>
        </w:rPr>
        <w:t>confounders</w:t>
      </w:r>
      <w:r w:rsidR="006E6EAD" w:rsidRPr="00BC7831">
        <w:rPr>
          <w:rFonts w:ascii="Arial" w:hAnsi="Arial" w:cs="Arial"/>
          <w:sz w:val="22"/>
          <w:szCs w:val="22"/>
        </w:rPr>
        <w:t xml:space="preserve"> </w:t>
      </w:r>
      <w:r w:rsidR="00831938">
        <w:rPr>
          <w:rFonts w:ascii="Arial" w:hAnsi="Arial" w:cs="Arial"/>
          <w:sz w:val="22"/>
          <w:szCs w:val="22"/>
        </w:rPr>
        <w:t>such as</w:t>
      </w:r>
      <w:r w:rsidR="00831938" w:rsidRPr="00BC7831">
        <w:rPr>
          <w:rFonts w:ascii="Arial" w:hAnsi="Arial" w:cs="Arial"/>
          <w:sz w:val="22"/>
          <w:szCs w:val="22"/>
        </w:rPr>
        <w:t xml:space="preserve"> </w:t>
      </w:r>
      <w:r w:rsidR="006E6EAD" w:rsidRPr="00BC7831">
        <w:rPr>
          <w:rFonts w:ascii="Arial" w:hAnsi="Arial" w:cs="Arial"/>
          <w:sz w:val="22"/>
          <w:szCs w:val="22"/>
        </w:rPr>
        <w:t xml:space="preserve">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w:t>
      </w:r>
      <w:r w:rsidR="00DF6D1C">
        <w:rPr>
          <w:rFonts w:ascii="Arial" w:hAnsi="Arial" w:cs="Arial"/>
          <w:sz w:val="22"/>
          <w:szCs w:val="22"/>
        </w:rPr>
        <w:t>as well as</w:t>
      </w:r>
      <w:r w:rsidR="00DF6D1C" w:rsidRPr="00BC7831">
        <w:rPr>
          <w:rFonts w:ascii="Arial" w:hAnsi="Arial" w:cs="Arial"/>
          <w:sz w:val="22"/>
          <w:szCs w:val="22"/>
        </w:rPr>
        <w:t xml:space="preserve"> </w:t>
      </w:r>
      <w:r w:rsidR="006F3450" w:rsidRPr="00BC7831">
        <w:rPr>
          <w:rFonts w:ascii="Arial" w:hAnsi="Arial" w:cs="Arial"/>
          <w:sz w:val="22"/>
          <w:szCs w:val="22"/>
        </w:rPr>
        <w:t xml:space="preserve">seasonal </w:t>
      </w:r>
      <w:r w:rsidR="00072AB8" w:rsidRPr="00BC7831">
        <w:rPr>
          <w:rFonts w:ascii="Arial" w:hAnsi="Arial" w:cs="Arial"/>
          <w:sz w:val="22"/>
          <w:szCs w:val="22"/>
        </w:rPr>
        <w:t>and day</w:t>
      </w:r>
      <w:r w:rsidR="00DF6D1C">
        <w:rPr>
          <w:rFonts w:ascii="Arial" w:hAnsi="Arial" w:cs="Arial"/>
          <w:sz w:val="22"/>
          <w:szCs w:val="22"/>
        </w:rPr>
        <w:t>-</w:t>
      </w:r>
      <w:r w:rsidR="00072AB8" w:rsidRPr="00BC7831">
        <w:rPr>
          <w:rFonts w:ascii="Arial" w:hAnsi="Arial" w:cs="Arial"/>
          <w:sz w:val="22"/>
          <w:szCs w:val="22"/>
        </w:rPr>
        <w:t>of</w:t>
      </w:r>
      <w:r w:rsidR="00DF6D1C">
        <w:rPr>
          <w:rFonts w:ascii="Arial" w:hAnsi="Arial" w:cs="Arial"/>
          <w:sz w:val="22"/>
          <w:szCs w:val="22"/>
        </w:rPr>
        <w:t>-</w:t>
      </w:r>
      <w:r w:rsidR="00072AB8" w:rsidRPr="00BC7831">
        <w:rPr>
          <w:rFonts w:ascii="Arial" w:hAnsi="Arial" w:cs="Arial"/>
          <w:sz w:val="22"/>
          <w:szCs w:val="22"/>
        </w:rPr>
        <w:t xml:space="preserve">week </w:t>
      </w:r>
      <w:r w:rsidR="006F3450" w:rsidRPr="00BC7831">
        <w:rPr>
          <w:rFonts w:ascii="Arial" w:hAnsi="Arial" w:cs="Arial"/>
          <w:sz w:val="22"/>
          <w:szCs w:val="22"/>
        </w:rPr>
        <w:t xml:space="preserve">trends. </w:t>
      </w:r>
    </w:p>
    <w:p w14:paraId="7DB684FE" w14:textId="6F68CD12" w:rsidR="00D148E0" w:rsidRPr="00BC7831" w:rsidRDefault="006844BC" w:rsidP="006844BC">
      <w:pPr>
        <w:spacing w:line="480" w:lineRule="auto"/>
        <w:ind w:firstLine="360"/>
        <w:rPr>
          <w:rFonts w:ascii="Arial" w:hAnsi="Arial" w:cs="Arial"/>
          <w:sz w:val="22"/>
          <w:szCs w:val="22"/>
        </w:rPr>
      </w:pPr>
      <w:r w:rsidRPr="00BC7831">
        <w:rPr>
          <w:rFonts w:ascii="Arial" w:hAnsi="Arial" w:cs="Arial"/>
          <w:sz w:val="22"/>
          <w:szCs w:val="22"/>
        </w:rPr>
        <w:t xml:space="preserve"> </w:t>
      </w:r>
      <w:r>
        <w:rPr>
          <w:rFonts w:ascii="Arial" w:hAnsi="Arial" w:cs="Arial"/>
          <w:sz w:val="22"/>
          <w:szCs w:val="22"/>
        </w:rPr>
        <w:t>W</w:t>
      </w:r>
      <w:r w:rsidR="00D17635" w:rsidRPr="00BC7831">
        <w:rPr>
          <w:rFonts w:ascii="Arial" w:hAnsi="Arial" w:cs="Arial"/>
          <w:sz w:val="22"/>
          <w:szCs w:val="22"/>
        </w:rPr>
        <w:t>e controlled for</w:t>
      </w:r>
      <w:r>
        <w:rPr>
          <w:rFonts w:ascii="Arial" w:hAnsi="Arial" w:cs="Arial"/>
          <w:sz w:val="22"/>
          <w:szCs w:val="22"/>
        </w:rPr>
        <w:t xml:space="preserve"> </w:t>
      </w:r>
      <w:r w:rsidR="003B03BB">
        <w:rPr>
          <w:rFonts w:ascii="Arial" w:hAnsi="Arial" w:cs="Arial"/>
          <w:sz w:val="22"/>
          <w:szCs w:val="22"/>
        </w:rPr>
        <w:t>meteorological</w:t>
      </w:r>
      <w:r w:rsidR="00D016D4">
        <w:rPr>
          <w:rFonts w:ascii="Arial" w:hAnsi="Arial" w:cs="Arial"/>
          <w:sz w:val="22"/>
          <w:szCs w:val="22"/>
        </w:rPr>
        <w:t xml:space="preserve"> confounders such as</w:t>
      </w:r>
      <w:r w:rsidR="00494E8E">
        <w:rPr>
          <w:rFonts w:ascii="Arial" w:hAnsi="Arial" w:cs="Arial"/>
          <w:sz w:val="22"/>
          <w:szCs w:val="22"/>
        </w:rPr>
        <w:t xml:space="preserve"> temperature, precipitation, and</w:t>
      </w:r>
      <w:r w:rsidR="00D17635" w:rsidRPr="00BC7831">
        <w:rPr>
          <w:rFonts w:ascii="Arial" w:hAnsi="Arial" w:cs="Arial"/>
          <w:sz w:val="22"/>
          <w:szCs w:val="22"/>
        </w:rPr>
        <w:t xml:space="preserve"> wind speed</w:t>
      </w:r>
      <w:r w:rsidR="00667783">
        <w:rPr>
          <w:rFonts w:ascii="Arial" w:hAnsi="Arial" w:cs="Arial"/>
          <w:sz w:val="22"/>
          <w:szCs w:val="22"/>
        </w:rPr>
        <w:t xml:space="preserve"> (wind speed w</w:t>
      </w:r>
      <w:r w:rsidR="00E73A41">
        <w:rPr>
          <w:rFonts w:ascii="Arial" w:hAnsi="Arial" w:cs="Arial"/>
          <w:sz w:val="22"/>
          <w:szCs w:val="22"/>
        </w:rPr>
        <w:t xml:space="preserve">as a proxy for cyclones, tornadoes, </w:t>
      </w:r>
      <w:r w:rsidR="00C525D3">
        <w:rPr>
          <w:rFonts w:ascii="Arial" w:hAnsi="Arial" w:cs="Arial"/>
          <w:sz w:val="22"/>
          <w:szCs w:val="22"/>
        </w:rPr>
        <w:t>and other storms</w:t>
      </w:r>
      <w:r w:rsidR="00E73A41">
        <w:rPr>
          <w:rFonts w:ascii="Arial" w:hAnsi="Arial" w:cs="Arial"/>
          <w:sz w:val="22"/>
          <w:szCs w:val="22"/>
        </w:rPr>
        <w:t>)</w:t>
      </w:r>
      <w:r w:rsidR="00B36D9A">
        <w:rPr>
          <w:rFonts w:ascii="Arial" w:hAnsi="Arial" w:cs="Arial"/>
          <w:sz w:val="22"/>
          <w:szCs w:val="22"/>
        </w:rPr>
        <w:t>.</w:t>
      </w:r>
      <w:r w:rsidR="0057597C">
        <w:rPr>
          <w:rFonts w:ascii="Arial" w:hAnsi="Arial" w:cs="Arial"/>
          <w:sz w:val="22"/>
          <w:szCs w:val="22"/>
        </w:rPr>
        <w:t xml:space="preserve"> These factors</w:t>
      </w:r>
      <w:r w:rsidR="00D17635" w:rsidRPr="00BC7831">
        <w:rPr>
          <w:rFonts w:ascii="Arial" w:hAnsi="Arial" w:cs="Arial"/>
          <w:sz w:val="22"/>
          <w:szCs w:val="22"/>
        </w:rPr>
        <w:t xml:space="preserve"> influence both power outage and hospitalization rates. We used daily county-level </w:t>
      </w:r>
      <w:r w:rsidR="002E5380" w:rsidRPr="00BC7831">
        <w:rPr>
          <w:rFonts w:ascii="Arial" w:hAnsi="Arial" w:cs="Arial"/>
          <w:sz w:val="22"/>
          <w:szCs w:val="22"/>
        </w:rPr>
        <w:t>maxim</w:t>
      </w:r>
      <w:r w:rsidR="002E5380">
        <w:rPr>
          <w:rFonts w:ascii="Arial" w:hAnsi="Arial" w:cs="Arial"/>
          <w:sz w:val="22"/>
          <w:szCs w:val="22"/>
        </w:rPr>
        <w:t>al</w:t>
      </w:r>
      <w:r w:rsidR="002E5380" w:rsidRPr="00BC7831">
        <w:rPr>
          <w:rFonts w:ascii="Arial" w:hAnsi="Arial" w:cs="Arial"/>
          <w:sz w:val="22"/>
          <w:szCs w:val="22"/>
        </w:rPr>
        <w:t xml:space="preserve"> </w:t>
      </w:r>
      <w:r w:rsidR="00D17635" w:rsidRPr="00BC7831">
        <w:rPr>
          <w:rFonts w:ascii="Arial" w:hAnsi="Arial" w:cs="Arial"/>
          <w:sz w:val="22"/>
          <w:szCs w:val="22"/>
        </w:rPr>
        <w:t xml:space="preserve">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a dataset of daily high-spatial resolution</w:t>
      </w:r>
      <w:r w:rsidR="00325AAE">
        <w:rPr>
          <w:rFonts w:ascii="Arial" w:hAnsi="Arial" w:cs="Arial"/>
          <w:sz w:val="22"/>
          <w:szCs w:val="22"/>
        </w:rPr>
        <w:t xml:space="preserve"> </w:t>
      </w:r>
      <w:r w:rsidR="00D17635" w:rsidRPr="00BC7831">
        <w:rPr>
          <w:rFonts w:ascii="Arial" w:hAnsi="Arial" w:cs="Arial"/>
          <w:sz w:val="22"/>
          <w:szCs w:val="22"/>
        </w:rPr>
        <w:t>surface meteorological data</w:t>
      </w:r>
      <w:r w:rsidR="00CA54C7">
        <w:rPr>
          <w:rFonts w:ascii="Arial" w:hAnsi="Arial" w:cs="Arial"/>
          <w:sz w:val="22"/>
          <w:szCs w:val="22"/>
        </w:rPr>
        <w:t xml:space="preserve"> </w:t>
      </w:r>
      <w:r w:rsidR="0008219F">
        <w:rPr>
          <w:rFonts w:ascii="Arial" w:hAnsi="Arial" w:cs="Arial"/>
          <w:sz w:val="22"/>
          <w:szCs w:val="22"/>
        </w:rPr>
        <w:fldChar w:fldCharType="begin"/>
      </w:r>
      <w:r w:rsidR="00EC3F70">
        <w:rPr>
          <w:rFonts w:ascii="Arial" w:hAnsi="Arial" w:cs="Arial"/>
          <w:sz w:val="22"/>
          <w:szCs w:val="22"/>
        </w:rPr>
        <w:instrText xml:space="preserve"> ADDIN ZOTERO_ITEM CSL_CITATION {"citationID":"anMHlWK4","properties":{"formattedCitation":"(43)","plainCitation":"(43)","noteIndex":0},"citationItems":[{"id":257,"uris":["http://zotero.org/users/local/hHKggCUl/items/P8C49KHT"],"itemData":{"id":257,"type":"article-journal","abstract":"Abstract\n            Landscape</w:instrText>
      </w:r>
      <w:r w:rsidR="00EC3F70">
        <w:rPr>
          <w:rFonts w:ascii="Cambria Math" w:hAnsi="Cambria Math" w:cs="Cambria Math"/>
          <w:sz w:val="22"/>
          <w:szCs w:val="22"/>
        </w:rPr>
        <w:instrText>‐</w:instrText>
      </w:r>
      <w:r w:rsidR="00EC3F70">
        <w:rPr>
          <w:rFonts w:ascii="Arial" w:hAnsi="Arial" w:cs="Arial"/>
          <w:sz w:val="22"/>
          <w:szCs w:val="22"/>
        </w:rPr>
        <w:instrText>scale ecological modelling has been hindered by suitable high</w:instrText>
      </w:r>
      <w:r w:rsidR="00EC3F70">
        <w:rPr>
          <w:rFonts w:ascii="Cambria Math" w:hAnsi="Cambria Math" w:cs="Cambria Math"/>
          <w:sz w:val="22"/>
          <w:szCs w:val="22"/>
        </w:rPr>
        <w:instrText>‐</w:instrText>
      </w:r>
      <w:r w:rsidR="00EC3F70">
        <w:rPr>
          <w:rFonts w:ascii="Arial" w:hAnsi="Arial" w:cs="Arial"/>
          <w:sz w:val="22"/>
          <w:szCs w:val="22"/>
        </w:rPr>
        <w:instrText>resolution surface meteorological datasets. To overcome these limitations, desirable spatial attributes of gridded climate data are combined with desirable temporal attributes of regional</w:instrText>
      </w:r>
      <w:r w:rsidR="00EC3F70">
        <w:rPr>
          <w:rFonts w:ascii="Cambria Math" w:hAnsi="Cambria Math" w:cs="Cambria Math"/>
          <w:sz w:val="22"/>
          <w:szCs w:val="22"/>
        </w:rPr>
        <w:instrText>‐</w:instrText>
      </w:r>
      <w:r w:rsidR="00EC3F70">
        <w:rPr>
          <w:rFonts w:ascii="Arial" w:hAnsi="Arial" w:cs="Arial"/>
          <w:sz w:val="22"/>
          <w:szCs w:val="22"/>
        </w:rPr>
        <w:instrText>scale reanalysis and daily gauge</w:instrText>
      </w:r>
      <w:r w:rsidR="00EC3F70">
        <w:rPr>
          <w:rFonts w:ascii="Cambria Math" w:hAnsi="Cambria Math" w:cs="Cambria Math"/>
          <w:sz w:val="22"/>
          <w:szCs w:val="22"/>
        </w:rPr>
        <w:instrText>‐</w:instrText>
      </w:r>
      <w:r w:rsidR="00EC3F70">
        <w:rPr>
          <w:rFonts w:ascii="Arial" w:hAnsi="Arial" w:cs="Arial"/>
          <w:sz w:val="22"/>
          <w:szCs w:val="22"/>
        </w:rPr>
        <w:instrText>based precipitation to derive a spatially and temporally complete, high</w:instrText>
      </w:r>
      <w:r w:rsidR="00EC3F70">
        <w:rPr>
          <w:rFonts w:ascii="Cambria Math" w:hAnsi="Cambria Math" w:cs="Cambria Math"/>
          <w:sz w:val="22"/>
          <w:szCs w:val="22"/>
        </w:rPr>
        <w:instrText>‐</w:instrText>
      </w:r>
      <w:r w:rsidR="00EC3F70">
        <w:rPr>
          <w:rFonts w:ascii="Arial" w:hAnsi="Arial" w:cs="Arial"/>
          <w:sz w:val="22"/>
          <w:szCs w:val="22"/>
        </w:rPr>
        <w:instrText>resolution (4</w:instrText>
      </w:r>
      <w:r w:rsidR="00EC3F70">
        <w:rPr>
          <w:rFonts w:ascii="Cambria Math" w:hAnsi="Cambria Math" w:cs="Cambria Math"/>
          <w:sz w:val="22"/>
          <w:szCs w:val="22"/>
        </w:rPr>
        <w:instrText>‐</w:instrText>
      </w:r>
      <w:r w:rsidR="00EC3F70">
        <w:rPr>
          <w:rFonts w:ascii="Arial" w:hAnsi="Arial" w:cs="Arial"/>
          <w:sz w:val="22"/>
          <w:szCs w:val="22"/>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EC3F70">
        <w:rPr>
          <w:rFonts w:ascii="Cambria Math" w:hAnsi="Cambria Math" w:cs="Cambria Math"/>
          <w:sz w:val="22"/>
          <w:szCs w:val="22"/>
        </w:rPr>
        <w:instrText>‐</w:instrText>
      </w:r>
      <w:r w:rsidR="00EC3F70">
        <w:rPr>
          <w:rFonts w:ascii="Arial" w:hAnsi="Arial" w:cs="Arial"/>
          <w:sz w:val="22"/>
          <w:szCs w:val="22"/>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0008219F">
        <w:rPr>
          <w:rFonts w:ascii="Arial" w:hAnsi="Arial" w:cs="Arial"/>
          <w:sz w:val="22"/>
          <w:szCs w:val="22"/>
        </w:rPr>
        <w:fldChar w:fldCharType="separate"/>
      </w:r>
      <w:r w:rsidR="00EC3F70">
        <w:rPr>
          <w:rFonts w:ascii="Arial" w:hAnsi="Arial" w:cs="Arial"/>
          <w:noProof/>
          <w:sz w:val="22"/>
          <w:szCs w:val="22"/>
        </w:rPr>
        <w:t>(43)</w:t>
      </w:r>
      <w:r w:rsidR="0008219F">
        <w:rPr>
          <w:rFonts w:ascii="Arial" w:hAnsi="Arial" w:cs="Arial"/>
          <w:sz w:val="22"/>
          <w:szCs w:val="22"/>
        </w:rPr>
        <w:fldChar w:fldCharType="end"/>
      </w:r>
      <w:r w:rsidR="00D17635" w:rsidRPr="00BC7831">
        <w:rPr>
          <w:rFonts w:ascii="Arial" w:hAnsi="Arial" w:cs="Arial"/>
          <w:sz w:val="22"/>
          <w:szCs w:val="22"/>
        </w:rPr>
        <w:t>. We included</w:t>
      </w:r>
      <w:r w:rsidR="00DF6D1C">
        <w:rPr>
          <w:rFonts w:ascii="Arial" w:hAnsi="Arial" w:cs="Arial"/>
          <w:sz w:val="22"/>
          <w:szCs w:val="22"/>
        </w:rPr>
        <w:t xml:space="preserve"> </w:t>
      </w:r>
      <w:r w:rsidR="000073F6" w:rsidRPr="00BC7831">
        <w:rPr>
          <w:rFonts w:ascii="Arial" w:hAnsi="Arial" w:cs="Arial"/>
          <w:sz w:val="22"/>
          <w:szCs w:val="22"/>
        </w:rPr>
        <w:t>maxim</w:t>
      </w:r>
      <w:r w:rsidR="000073F6">
        <w:rPr>
          <w:rFonts w:ascii="Arial" w:hAnsi="Arial" w:cs="Arial"/>
          <w:sz w:val="22"/>
          <w:szCs w:val="22"/>
        </w:rPr>
        <w:t>al</w:t>
      </w:r>
      <w:r w:rsidR="000073F6" w:rsidRPr="00BC7831">
        <w:rPr>
          <w:rFonts w:ascii="Arial" w:hAnsi="Arial" w:cs="Arial"/>
          <w:sz w:val="22"/>
          <w:szCs w:val="22"/>
        </w:rPr>
        <w:t xml:space="preserve"> </w:t>
      </w:r>
      <w:r w:rsidR="00D17635" w:rsidRPr="00BC7831">
        <w:rPr>
          <w:rFonts w:ascii="Arial" w:hAnsi="Arial" w:cs="Arial"/>
          <w:sz w:val="22"/>
          <w:szCs w:val="22"/>
        </w:rPr>
        <w:t>temperature flexibly in our models as a natural spline with 3 degrees of freedo</w:t>
      </w:r>
      <w:r w:rsidR="00B92335">
        <w:rPr>
          <w:rFonts w:ascii="Arial" w:hAnsi="Arial" w:cs="Arial"/>
          <w:sz w:val="22"/>
          <w:szCs w:val="22"/>
        </w:rPr>
        <w:t xml:space="preserve">m, based on the known </w:t>
      </w:r>
      <w:r w:rsidR="001D1F54">
        <w:rPr>
          <w:rFonts w:ascii="Arial" w:hAnsi="Arial" w:cs="Arial"/>
          <w:sz w:val="22"/>
          <w:szCs w:val="22"/>
        </w:rPr>
        <w:t xml:space="preserve">non-linear </w:t>
      </w:r>
      <w:r w:rsidR="00B92335">
        <w:rPr>
          <w:rFonts w:ascii="Arial" w:hAnsi="Arial" w:cs="Arial"/>
          <w:sz w:val="22"/>
          <w:szCs w:val="22"/>
        </w:rPr>
        <w:t>relationship between temperature and hospitalizations</w:t>
      </w:r>
      <w:r w:rsidR="001D1F54">
        <w:rPr>
          <w:rFonts w:ascii="Arial" w:hAnsi="Arial" w:cs="Arial"/>
          <w:sz w:val="22"/>
          <w:szCs w:val="22"/>
        </w:rPr>
        <w:t xml:space="preserve"> </w:t>
      </w:r>
      <w:r w:rsidR="001D1F54">
        <w:rPr>
          <w:rFonts w:ascii="Arial" w:hAnsi="Arial" w:cs="Arial"/>
          <w:sz w:val="22"/>
          <w:szCs w:val="22"/>
        </w:rPr>
        <w:fldChar w:fldCharType="begin"/>
      </w:r>
      <w:r w:rsidR="00EC3F70">
        <w:rPr>
          <w:rFonts w:ascii="Arial" w:hAnsi="Arial" w:cs="Arial"/>
          <w:sz w:val="22"/>
          <w:szCs w:val="22"/>
        </w:rPr>
        <w:instrText xml:space="preserve"> ADDIN ZOTERO_ITEM CSL_CITATION {"citationID":"rL987GAw","properties":{"formattedCitation":"(44)","plainCitation":"(44)","noteIndex":0},"citationItems":[{"id":211,"uris":["http://zotero.org/users/local/hHKggCUl/items/7S2KHWLC"],"itemData":{"id":211,"type":"article-journal","abstract":"Objectives: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001D1F54">
        <w:rPr>
          <w:rFonts w:ascii="Arial" w:hAnsi="Arial" w:cs="Arial"/>
          <w:sz w:val="22"/>
          <w:szCs w:val="22"/>
        </w:rPr>
        <w:fldChar w:fldCharType="separate"/>
      </w:r>
      <w:r w:rsidR="00EC3F70">
        <w:rPr>
          <w:rFonts w:ascii="Arial" w:hAnsi="Arial" w:cs="Arial"/>
          <w:noProof/>
          <w:sz w:val="22"/>
          <w:szCs w:val="22"/>
        </w:rPr>
        <w:t>(44)</w:t>
      </w:r>
      <w:r w:rsidR="001D1F54">
        <w:rPr>
          <w:rFonts w:ascii="Arial" w:hAnsi="Arial" w:cs="Arial"/>
          <w:sz w:val="22"/>
          <w:szCs w:val="22"/>
        </w:rPr>
        <w:fldChar w:fldCharType="end"/>
      </w:r>
      <w:r w:rsidR="00B92335">
        <w:rPr>
          <w:rFonts w:ascii="Arial" w:hAnsi="Arial" w:cs="Arial"/>
          <w:sz w:val="22"/>
          <w:szCs w:val="22"/>
        </w:rPr>
        <w:t>.</w:t>
      </w:r>
      <w:r w:rsidR="00D17635" w:rsidRPr="00BC7831">
        <w:rPr>
          <w:rFonts w:ascii="Arial" w:hAnsi="Arial" w:cs="Arial"/>
          <w:sz w:val="22"/>
          <w:szCs w:val="22"/>
        </w:rPr>
        <w:t xml:space="preserve"> To determine how flexibly to control for wind speed and precipitation, we </w:t>
      </w:r>
      <w:r w:rsidR="00432414">
        <w:rPr>
          <w:rFonts w:ascii="Arial" w:hAnsi="Arial" w:cs="Arial"/>
          <w:sz w:val="22"/>
          <w:szCs w:val="22"/>
        </w:rPr>
        <w:t>examined</w:t>
      </w:r>
      <w:r w:rsidR="00D17635" w:rsidRPr="00BC7831">
        <w:rPr>
          <w:rFonts w:ascii="Arial" w:hAnsi="Arial" w:cs="Arial"/>
          <w:sz w:val="22"/>
          <w:szCs w:val="22"/>
        </w:rPr>
        <w:t xml:space="preserve">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r w:rsidR="00432414">
        <w:rPr>
          <w:rFonts w:ascii="Arial" w:hAnsi="Arial" w:cs="Arial"/>
          <w:sz w:val="22"/>
          <w:szCs w:val="22"/>
        </w:rPr>
        <w:t xml:space="preserve">the quasi-Akaike Information Criterion </w:t>
      </w:r>
      <w:r w:rsidR="00432414">
        <w:rPr>
          <w:rFonts w:ascii="Arial" w:hAnsi="Arial" w:cs="Arial"/>
          <w:sz w:val="22"/>
          <w:szCs w:val="22"/>
        </w:rPr>
        <w:lastRenderedPageBreak/>
        <w:t>(</w:t>
      </w:r>
      <w:proofErr w:type="spellStart"/>
      <w:r w:rsidR="00D17635" w:rsidRPr="00BC7831">
        <w:rPr>
          <w:rFonts w:ascii="Arial" w:hAnsi="Arial" w:cs="Arial"/>
          <w:sz w:val="22"/>
          <w:szCs w:val="22"/>
        </w:rPr>
        <w:t>qAIC</w:t>
      </w:r>
      <w:proofErr w:type="spellEnd"/>
      <w:r w:rsidR="00432414">
        <w:rPr>
          <w:rFonts w:ascii="Arial" w:hAnsi="Arial" w:cs="Arial"/>
          <w:sz w:val="22"/>
          <w:szCs w:val="22"/>
        </w:rPr>
        <w:t>)</w:t>
      </w:r>
      <w:r w:rsidR="00D17635" w:rsidRPr="00BC7831">
        <w:rPr>
          <w:rFonts w:ascii="Arial" w:hAnsi="Arial" w:cs="Arial"/>
          <w:sz w:val="22"/>
          <w:szCs w:val="22"/>
        </w:rPr>
        <w:t xml:space="preserve">. We controlled for these confounders in </w:t>
      </w:r>
      <w:r w:rsidR="009F0B44">
        <w:rPr>
          <w:rFonts w:ascii="Arial" w:hAnsi="Arial" w:cs="Arial"/>
          <w:sz w:val="22"/>
          <w:szCs w:val="22"/>
        </w:rPr>
        <w:t>our analytic</w:t>
      </w:r>
      <w:r w:rsidR="00D77115">
        <w:rPr>
          <w:rFonts w:ascii="Arial" w:hAnsi="Arial" w:cs="Arial"/>
          <w:sz w:val="22"/>
          <w:szCs w:val="22"/>
        </w:rPr>
        <w:t xml:space="preserve"> power outage</w:t>
      </w:r>
      <w:r w:rsidR="00D77115" w:rsidRPr="00BC7831">
        <w:rPr>
          <w:rFonts w:ascii="Arial" w:hAnsi="Arial" w:cs="Arial"/>
          <w:sz w:val="22"/>
          <w:szCs w:val="22"/>
        </w:rPr>
        <w:t xml:space="preserve"> </w:t>
      </w:r>
      <w:r w:rsidR="00D17635" w:rsidRPr="00BC7831">
        <w:rPr>
          <w:rFonts w:ascii="Arial" w:hAnsi="Arial" w:cs="Arial"/>
          <w:sz w:val="22"/>
          <w:szCs w:val="22"/>
        </w:rPr>
        <w:t>models with the</w:t>
      </w:r>
      <w:r w:rsidR="00DF485C">
        <w:rPr>
          <w:rFonts w:ascii="Arial" w:hAnsi="Arial" w:cs="Arial"/>
          <w:sz w:val="22"/>
          <w:szCs w:val="22"/>
        </w:rPr>
        <w:t xml:space="preserve"> </w:t>
      </w:r>
      <w:proofErr w:type="spellStart"/>
      <w:r w:rsidR="00DF485C">
        <w:rPr>
          <w:rFonts w:ascii="Arial" w:hAnsi="Arial" w:cs="Arial"/>
          <w:sz w:val="22"/>
          <w:szCs w:val="22"/>
        </w:rPr>
        <w:t>qAIC</w:t>
      </w:r>
      <w:proofErr w:type="spellEnd"/>
      <w:r w:rsidR="00DF485C">
        <w:rPr>
          <w:rFonts w:ascii="Arial" w:hAnsi="Arial" w:cs="Arial"/>
          <w:sz w:val="22"/>
          <w:szCs w:val="22"/>
        </w:rPr>
        <w:t>-determined</w:t>
      </w:r>
      <w:r w:rsidR="00D17635" w:rsidRPr="00BC7831">
        <w:rPr>
          <w:rFonts w:ascii="Arial" w:hAnsi="Arial" w:cs="Arial"/>
          <w:sz w:val="22"/>
          <w:szCs w:val="22"/>
        </w:rPr>
        <w:t xml:space="preserve"> degree of flexibility. In </w:t>
      </w:r>
      <w:r w:rsidR="0008707D">
        <w:rPr>
          <w:rFonts w:ascii="Arial" w:hAnsi="Arial" w:cs="Arial"/>
          <w:sz w:val="22"/>
          <w:szCs w:val="22"/>
        </w:rPr>
        <w:t xml:space="preserve">respiratory hospitalization </w:t>
      </w:r>
      <w:r w:rsidR="00D17635" w:rsidRPr="00BC7831">
        <w:rPr>
          <w:rFonts w:ascii="Arial" w:hAnsi="Arial" w:cs="Arial"/>
          <w:sz w:val="22"/>
          <w:szCs w:val="22"/>
        </w:rPr>
        <w:t xml:space="preserve">models, we controlled for precipitation linearly, and in </w:t>
      </w:r>
      <w:r w:rsidR="005557A1">
        <w:rPr>
          <w:rFonts w:ascii="Arial" w:hAnsi="Arial" w:cs="Arial"/>
          <w:sz w:val="22"/>
          <w:szCs w:val="22"/>
        </w:rPr>
        <w:t xml:space="preserve">CVD </w:t>
      </w:r>
      <w:r w:rsidR="00D17635" w:rsidRPr="00BC7831">
        <w:rPr>
          <w:rFonts w:ascii="Arial" w:hAnsi="Arial" w:cs="Arial"/>
          <w:sz w:val="22"/>
          <w:szCs w:val="22"/>
        </w:rPr>
        <w:t xml:space="preserve">models, with 2 degrees of freedom. </w:t>
      </w:r>
      <w:r w:rsidR="0096673B">
        <w:rPr>
          <w:rFonts w:ascii="Arial" w:hAnsi="Arial" w:cs="Arial"/>
          <w:sz w:val="22"/>
          <w:szCs w:val="22"/>
        </w:rPr>
        <w:t>We modelled w</w:t>
      </w:r>
      <w:r w:rsidR="00D17635" w:rsidRPr="00BC7831">
        <w:rPr>
          <w:rFonts w:ascii="Arial" w:hAnsi="Arial" w:cs="Arial"/>
          <w:sz w:val="22"/>
          <w:szCs w:val="22"/>
        </w:rPr>
        <w:t xml:space="preserve">ind speed with 3 degrees of freedom across </w:t>
      </w:r>
      <w:r w:rsidR="001573EB">
        <w:rPr>
          <w:rFonts w:ascii="Arial" w:hAnsi="Arial" w:cs="Arial"/>
          <w:sz w:val="22"/>
          <w:szCs w:val="22"/>
        </w:rPr>
        <w:t xml:space="preserve">both </w:t>
      </w:r>
      <w:r w:rsidR="00D17635" w:rsidRPr="00BC7831">
        <w:rPr>
          <w:rFonts w:ascii="Arial" w:hAnsi="Arial" w:cs="Arial"/>
          <w:sz w:val="22"/>
          <w:szCs w:val="22"/>
        </w:rPr>
        <w:t xml:space="preserve">outcomes. </w:t>
      </w:r>
    </w:p>
    <w:p w14:paraId="04BEC167" w14:textId="091A818B" w:rsidR="007224A4"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commentRangeStart w:id="35"/>
      <w:commentRangeStart w:id="36"/>
      <w:r w:rsidR="00B15544" w:rsidRPr="00BC7831">
        <w:rPr>
          <w:rFonts w:ascii="Arial" w:hAnsi="Arial" w:cs="Arial"/>
          <w:sz w:val="22"/>
          <w:szCs w:val="22"/>
        </w:rPr>
        <w:t>Power outage exposure was moderately autocorrelated (</w:t>
      </w:r>
      <m:oMath>
        <m:r>
          <w:rPr>
            <w:rFonts w:ascii="Cambria Math" w:hAnsi="Cambria Math" w:cs="Arial"/>
            <w:sz w:val="22"/>
            <w:szCs w:val="22"/>
          </w:rPr>
          <m:t>ρ</m:t>
        </m:r>
      </m:oMath>
      <w:r w:rsidR="00B15544" w:rsidRPr="00BC7831">
        <w:rPr>
          <w:rFonts w:ascii="Arial" w:hAnsi="Arial" w:cs="Arial"/>
          <w:sz w:val="22"/>
          <w:szCs w:val="22"/>
        </w:rPr>
        <w:t xml:space="preserve"> = 0.2)</w:t>
      </w:r>
      <w:r w:rsidR="00843736" w:rsidRPr="00BC7831">
        <w:rPr>
          <w:rFonts w:ascii="Arial" w:hAnsi="Arial" w:cs="Arial"/>
          <w:sz w:val="22"/>
          <w:szCs w:val="22"/>
        </w:rPr>
        <w:t>.</w:t>
      </w:r>
      <w:r w:rsidR="00173727" w:rsidRPr="00BC7831">
        <w:rPr>
          <w:rFonts w:ascii="Arial" w:hAnsi="Arial" w:cs="Arial"/>
          <w:sz w:val="22"/>
          <w:szCs w:val="22"/>
        </w:rPr>
        <w:t xml:space="preserve"> </w:t>
      </w:r>
      <w:commentRangeEnd w:id="35"/>
      <w:r w:rsidR="00712DA7">
        <w:rPr>
          <w:rStyle w:val="CommentReference"/>
        </w:rPr>
        <w:commentReference w:id="35"/>
      </w:r>
      <w:commentRangeEnd w:id="36"/>
      <w:r w:rsidR="00274719">
        <w:rPr>
          <w:rStyle w:val="CommentReference"/>
        </w:rPr>
        <w:commentReference w:id="36"/>
      </w:r>
      <w:commentRangeStart w:id="37"/>
      <w:commentRangeStart w:id="38"/>
      <w:commentRangeStart w:id="39"/>
      <w:r w:rsidR="00173727" w:rsidRPr="00BC7831">
        <w:rPr>
          <w:rFonts w:ascii="Arial" w:hAnsi="Arial" w:cs="Arial"/>
          <w:sz w:val="22"/>
          <w:szCs w:val="22"/>
        </w:rPr>
        <w:t xml:space="preserve">We included </w:t>
      </w:r>
      <w:r w:rsidR="00593945">
        <w:rPr>
          <w:rFonts w:ascii="Arial" w:hAnsi="Arial" w:cs="Arial"/>
          <w:sz w:val="22"/>
          <w:szCs w:val="22"/>
        </w:rPr>
        <w:t xml:space="preserve">distributed </w:t>
      </w:r>
      <w:r w:rsidR="00593945" w:rsidRPr="00BC7831">
        <w:rPr>
          <w:rFonts w:ascii="Arial" w:hAnsi="Arial" w:cs="Arial"/>
          <w:sz w:val="22"/>
          <w:szCs w:val="22"/>
        </w:rPr>
        <w:t>lag</w:t>
      </w:r>
      <w:r w:rsidR="00593945">
        <w:rPr>
          <w:rFonts w:ascii="Arial" w:hAnsi="Arial" w:cs="Arial"/>
          <w:sz w:val="22"/>
          <w:szCs w:val="22"/>
        </w:rPr>
        <w:t xml:space="preserve"> terms</w:t>
      </w:r>
      <w:r w:rsidR="00593945" w:rsidRPr="00BC7831">
        <w:rPr>
          <w:rFonts w:ascii="Arial" w:hAnsi="Arial" w:cs="Arial"/>
          <w:sz w:val="22"/>
          <w:szCs w:val="22"/>
        </w:rPr>
        <w:t xml:space="preserve"> </w:t>
      </w:r>
      <w:r w:rsidR="00173727" w:rsidRPr="00BC7831">
        <w:rPr>
          <w:rFonts w:ascii="Arial" w:hAnsi="Arial" w:cs="Arial"/>
          <w:sz w:val="22"/>
          <w:szCs w:val="22"/>
        </w:rPr>
        <w:t xml:space="preserve">up to 6 days after power outage exposure and constrained these </w:t>
      </w:r>
      <w:r w:rsidR="001D0AE6">
        <w:rPr>
          <w:rFonts w:ascii="Arial" w:hAnsi="Arial" w:cs="Arial"/>
          <w:sz w:val="22"/>
          <w:szCs w:val="22"/>
        </w:rPr>
        <w:t xml:space="preserve">terms </w:t>
      </w:r>
      <w:r w:rsidR="00992EF9">
        <w:rPr>
          <w:rFonts w:ascii="Arial" w:hAnsi="Arial" w:cs="Arial"/>
          <w:sz w:val="22"/>
          <w:szCs w:val="22"/>
        </w:rPr>
        <w:fldChar w:fldCharType="begin"/>
      </w:r>
      <w:r w:rsidR="00EC3F70">
        <w:rPr>
          <w:rFonts w:ascii="Arial" w:hAnsi="Arial" w:cs="Arial"/>
          <w:sz w:val="22"/>
          <w:szCs w:val="22"/>
        </w:rPr>
        <w:instrText xml:space="preserve"> ADDIN ZOTERO_ITEM CSL_CITATION {"citationID":"AyNmwG13","properties":{"formattedCitation":"(45)","plainCitation":"(45)","noteIndex":0},"citationItems":[{"id":259,"uris":["http://zotero.org/users/local/hHKggCUl/items/TT6S5RCD"],"itemData":{"id":259,"type":"article-journal","abstract":"Abstract\n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EC3F70">
        <w:rPr>
          <w:rFonts w:ascii="Cambria Math" w:hAnsi="Cambria Math" w:cs="Cambria Math"/>
          <w:sz w:val="22"/>
          <w:szCs w:val="22"/>
        </w:rPr>
        <w:instrText>‐</w:instrText>
      </w:r>
      <w:r w:rsidR="00EC3F70">
        <w:rPr>
          <w:rFonts w:ascii="Arial" w:hAnsi="Arial" w:cs="Arial"/>
          <w:sz w:val="22"/>
          <w:szCs w:val="22"/>
        </w:rPr>
        <w:instrText>linear models (DLNM), a modelling framework that can simultaneously represent non</w:instrText>
      </w:r>
      <w:r w:rsidR="00EC3F70">
        <w:rPr>
          <w:rFonts w:ascii="Cambria Math" w:hAnsi="Cambria Math" w:cs="Cambria Math"/>
          <w:sz w:val="22"/>
          <w:szCs w:val="22"/>
        </w:rPr>
        <w:instrText>‐</w:instrText>
      </w:r>
      <w:r w:rsidR="00EC3F70">
        <w:rPr>
          <w:rFonts w:ascii="Arial" w:hAnsi="Arial" w:cs="Arial"/>
          <w:sz w:val="22"/>
          <w:szCs w:val="22"/>
        </w:rPr>
        <w:instrText>linear exposure–response dependencies and delayed effects. This methodology is based on the definition of a ‘cross</w:instrText>
      </w:r>
      <w:r w:rsidR="00EC3F70">
        <w:rPr>
          <w:rFonts w:ascii="Cambria Math" w:hAnsi="Cambria Math" w:cs="Cambria Math"/>
          <w:sz w:val="22"/>
          <w:szCs w:val="22"/>
        </w:rPr>
        <w:instrText>‐</w:instrText>
      </w:r>
      <w:r w:rsidR="00EC3F70">
        <w:rPr>
          <w:rFonts w:ascii="Arial" w:hAnsi="Arial" w:cs="Arial"/>
          <w:sz w:val="22"/>
          <w:szCs w:val="22"/>
        </w:rPr>
        <w:instrText>basis’, a bi</w:instrText>
      </w:r>
      <w:r w:rsidR="00EC3F70">
        <w:rPr>
          <w:rFonts w:ascii="Cambria Math" w:hAnsi="Cambria Math" w:cs="Cambria Math"/>
          <w:sz w:val="22"/>
          <w:szCs w:val="22"/>
        </w:rPr>
        <w:instrText>‐</w:instrText>
      </w:r>
      <w:r w:rsidR="00EC3F70">
        <w:rPr>
          <w:rFonts w:ascii="Arial" w:hAnsi="Arial" w:cs="Arial"/>
          <w:sz w:val="22"/>
          <w:szCs w:val="22"/>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EC3F70">
        <w:rPr>
          <w:rFonts w:ascii="Cambria Math" w:hAnsi="Cambria Math" w:cs="Cambria Math"/>
          <w:sz w:val="22"/>
          <w:szCs w:val="22"/>
        </w:rPr>
        <w:instrText>‐</w:instrText>
      </w:r>
      <w:r w:rsidR="00EC3F70">
        <w:rPr>
          <w:rFonts w:ascii="Arial" w:hAnsi="Arial" w:cs="Arial"/>
          <w:sz w:val="22"/>
          <w:szCs w:val="22"/>
        </w:rPr>
        <w:instrText xml:space="preserve">linear models","volume":"29","author":[{"family":"Gasparrini","given":"A."},{"family":"Armstrong","given":"B."},{"family":"Kenward","given":"M. G."}],"issued":{"date-parts":[["2010",9,20]]}}}],"schema":"https://github.com/citation-style-language/schema/raw/master/csl-citation.json"} </w:instrText>
      </w:r>
      <w:r w:rsidR="00992EF9">
        <w:rPr>
          <w:rFonts w:ascii="Arial" w:hAnsi="Arial" w:cs="Arial"/>
          <w:sz w:val="22"/>
          <w:szCs w:val="22"/>
        </w:rPr>
        <w:fldChar w:fldCharType="separate"/>
      </w:r>
      <w:r w:rsidR="00EC3F70">
        <w:rPr>
          <w:rFonts w:ascii="Arial" w:hAnsi="Arial" w:cs="Arial"/>
          <w:noProof/>
          <w:sz w:val="22"/>
          <w:szCs w:val="22"/>
        </w:rPr>
        <w:t>(45)</w:t>
      </w:r>
      <w:r w:rsidR="00992EF9">
        <w:rPr>
          <w:rFonts w:ascii="Arial" w:hAnsi="Arial" w:cs="Arial"/>
          <w:sz w:val="22"/>
          <w:szCs w:val="22"/>
        </w:rPr>
        <w:fldChar w:fldCharType="end"/>
      </w:r>
      <w:r w:rsidR="00173727" w:rsidRPr="00BC7831">
        <w:rPr>
          <w:rFonts w:ascii="Arial" w:hAnsi="Arial" w:cs="Arial"/>
          <w:sz w:val="22"/>
          <w:szCs w:val="22"/>
        </w:rPr>
        <w:t xml:space="preserve">.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w:t>
      </w:r>
      <w:commentRangeEnd w:id="37"/>
      <w:r w:rsidR="00712DA7">
        <w:rPr>
          <w:rStyle w:val="CommentReference"/>
        </w:rPr>
        <w:commentReference w:id="37"/>
      </w:r>
      <w:commentRangeEnd w:id="38"/>
      <w:r w:rsidR="00157A47">
        <w:rPr>
          <w:rStyle w:val="CommentReference"/>
        </w:rPr>
        <w:commentReference w:id="38"/>
      </w:r>
      <w:commentRangeEnd w:id="39"/>
      <w:r w:rsidR="00DD5277">
        <w:rPr>
          <w:rStyle w:val="CommentReference"/>
        </w:rPr>
        <w:commentReference w:id="39"/>
      </w:r>
      <w:r w:rsidR="00247A97" w:rsidRPr="00BC7831">
        <w:rPr>
          <w:rFonts w:ascii="Arial" w:hAnsi="Arial" w:cs="Arial"/>
          <w:sz w:val="22"/>
          <w:szCs w:val="22"/>
        </w:rPr>
        <w:t>of freedom on the lag dimension</w:t>
      </w:r>
      <w:r w:rsidR="00157A47">
        <w:rPr>
          <w:rFonts w:ascii="Arial" w:hAnsi="Arial" w:cs="Arial"/>
          <w:sz w:val="22"/>
          <w:szCs w:val="22"/>
        </w:rPr>
        <w:t xml:space="preserve"> (1-3 knots</w:t>
      </w:r>
      <w:r w:rsidR="00257A60">
        <w:rPr>
          <w:rFonts w:ascii="Arial" w:hAnsi="Arial" w:cs="Arial"/>
          <w:sz w:val="22"/>
          <w:szCs w:val="22"/>
        </w:rPr>
        <w:t>)</w:t>
      </w:r>
      <w:r w:rsidR="00420186">
        <w:rPr>
          <w:rFonts w:ascii="Arial" w:hAnsi="Arial" w:cs="Arial"/>
          <w:sz w:val="22"/>
          <w:szCs w:val="22"/>
        </w:rPr>
        <w:t>, and</w:t>
      </w:r>
      <w:r w:rsidR="00796B80" w:rsidRPr="00BC7831">
        <w:rPr>
          <w:rFonts w:ascii="Arial" w:hAnsi="Arial" w:cs="Arial"/>
          <w:sz w:val="22"/>
          <w:szCs w:val="22"/>
        </w:rPr>
        <w:t xml:space="preserve"> </w:t>
      </w:r>
      <w:r w:rsidR="00420186">
        <w:rPr>
          <w:rFonts w:ascii="Arial" w:hAnsi="Arial" w:cs="Arial"/>
          <w:sz w:val="22"/>
          <w:szCs w:val="22"/>
        </w:rPr>
        <w:t>w</w:t>
      </w:r>
      <w:r w:rsidR="00670AA4" w:rsidRPr="00BC7831">
        <w:rPr>
          <w:rFonts w:ascii="Arial" w:hAnsi="Arial" w:cs="Arial"/>
          <w:sz w:val="22"/>
          <w:szCs w:val="22"/>
        </w:rPr>
        <w:t xml:space="preserve">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DC5C28">
        <w:rPr>
          <w:rFonts w:ascii="Arial" w:hAnsi="Arial" w:cs="Arial"/>
          <w:sz w:val="22"/>
          <w:szCs w:val="22"/>
        </w:rPr>
        <w:t>. We found that</w:t>
      </w:r>
      <w:r w:rsidR="00102BF7" w:rsidRPr="00BC7831">
        <w:rPr>
          <w:rFonts w:ascii="Arial" w:hAnsi="Arial" w:cs="Arial"/>
          <w:sz w:val="22"/>
          <w:szCs w:val="22"/>
        </w:rPr>
        <w:t xml:space="preserve">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produced the best model fit, and</w:t>
      </w:r>
      <w:r w:rsidR="00934B8A">
        <w:rPr>
          <w:rFonts w:ascii="Arial" w:hAnsi="Arial" w:cs="Arial"/>
          <w:sz w:val="22"/>
          <w:szCs w:val="22"/>
        </w:rPr>
        <w:t xml:space="preserve"> for respiratory hospitalizations</w:t>
      </w:r>
      <w:r w:rsidR="0028214A">
        <w:rPr>
          <w:rFonts w:ascii="Arial" w:hAnsi="Arial" w:cs="Arial"/>
          <w:sz w:val="22"/>
          <w:szCs w:val="22"/>
        </w:rPr>
        <w:t>,</w:t>
      </w:r>
      <w:r w:rsidR="00FA1CB0" w:rsidRPr="00BC7831">
        <w:rPr>
          <w:rFonts w:ascii="Arial" w:hAnsi="Arial" w:cs="Arial"/>
          <w:sz w:val="22"/>
          <w:szCs w:val="22"/>
        </w:rPr>
        <w:t xml:space="preserve"> 3 degrees of freedom </w:t>
      </w:r>
      <w:r w:rsidR="0028214A">
        <w:rPr>
          <w:rFonts w:ascii="Arial" w:hAnsi="Arial" w:cs="Arial"/>
          <w:sz w:val="22"/>
          <w:szCs w:val="22"/>
        </w:rPr>
        <w:t>resulted in the best model fit</w:t>
      </w:r>
      <w:r w:rsidR="008C7227">
        <w:rPr>
          <w:rFonts w:ascii="Arial" w:hAnsi="Arial" w:cs="Arial"/>
          <w:sz w:val="22"/>
          <w:szCs w:val="22"/>
        </w:rPr>
        <w:t>.</w:t>
      </w:r>
      <w:commentRangeStart w:id="40"/>
      <w:commentRangeStart w:id="41"/>
      <w:commentRangeEnd w:id="40"/>
      <w:r w:rsidR="00421B32">
        <w:rPr>
          <w:rStyle w:val="CommentReference"/>
        </w:rPr>
        <w:commentReference w:id="40"/>
      </w:r>
      <w:commentRangeEnd w:id="41"/>
      <w:r w:rsidR="002D7B80">
        <w:rPr>
          <w:rStyle w:val="CommentReference"/>
        </w:rPr>
        <w:commentReference w:id="41"/>
      </w:r>
    </w:p>
    <w:p w14:paraId="21C3BA87" w14:textId="65C553CC" w:rsidR="009F53EE" w:rsidRDefault="00D93CE7" w:rsidP="00335035">
      <w:pPr>
        <w:spacing w:line="480" w:lineRule="auto"/>
        <w:ind w:firstLine="360"/>
        <w:rPr>
          <w:rFonts w:ascii="Arial" w:hAnsi="Arial" w:cs="Arial"/>
          <w:sz w:val="22"/>
          <w:szCs w:val="22"/>
        </w:rPr>
      </w:pPr>
      <w:r w:rsidRPr="00BC7831">
        <w:rPr>
          <w:rFonts w:ascii="Arial" w:hAnsi="Arial" w:cs="Arial"/>
          <w:sz w:val="22"/>
          <w:szCs w:val="22"/>
        </w:rPr>
        <w:t xml:space="preserve">We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w:t>
      </w:r>
      <w:r>
        <w:rPr>
          <w:rFonts w:ascii="Arial" w:hAnsi="Arial" w:cs="Arial"/>
          <w:sz w:val="22"/>
          <w:szCs w:val="22"/>
        </w:rPr>
        <w:t xml:space="preserve">, rather than </w:t>
      </w:r>
      <w:r w:rsidRPr="00BC7831">
        <w:rPr>
          <w:rFonts w:ascii="Arial" w:eastAsia="Garamond" w:hAnsi="Arial" w:cs="Arial"/>
        </w:rPr>
        <w:t>≥</w:t>
      </w:r>
      <w:r>
        <w:rPr>
          <w:rFonts w:ascii="Arial" w:hAnsi="Arial" w:cs="Arial"/>
          <w:sz w:val="22"/>
          <w:szCs w:val="22"/>
        </w:rPr>
        <w:t>1</w:t>
      </w:r>
      <w:r w:rsidR="005D24F3">
        <w:rPr>
          <w:rFonts w:ascii="Arial" w:hAnsi="Arial" w:cs="Arial"/>
          <w:sz w:val="22"/>
          <w:szCs w:val="22"/>
        </w:rPr>
        <w:t>%</w:t>
      </w:r>
      <w:r w:rsidRPr="00BC7831">
        <w:rPr>
          <w:rFonts w:ascii="Arial" w:hAnsi="Arial" w:cs="Arial"/>
          <w:sz w:val="22"/>
          <w:szCs w:val="22"/>
        </w:rPr>
        <w:t>.</w:t>
      </w:r>
      <w:r w:rsidR="00F71E74">
        <w:rPr>
          <w:rFonts w:ascii="Arial" w:hAnsi="Arial" w:cs="Arial"/>
          <w:sz w:val="22"/>
          <w:szCs w:val="22"/>
        </w:rPr>
        <w:t xml:space="preserve"> </w:t>
      </w:r>
    </w:p>
    <w:p w14:paraId="3CEA9DD3" w14:textId="1CC50691" w:rsidR="00555B70" w:rsidRPr="00BC7831" w:rsidRDefault="00555B70" w:rsidP="007E7CCD">
      <w:pPr>
        <w:spacing w:line="480" w:lineRule="auto"/>
        <w:ind w:firstLine="360"/>
        <w:rPr>
          <w:rFonts w:ascii="Arial" w:hAnsi="Arial" w:cs="Arial"/>
          <w:sz w:val="22"/>
          <w:szCs w:val="22"/>
        </w:rPr>
      </w:pPr>
      <w:r>
        <w:rPr>
          <w:rFonts w:ascii="Arial" w:hAnsi="Arial" w:cs="Arial"/>
          <w:sz w:val="22"/>
          <w:szCs w:val="22"/>
        </w:rPr>
        <w:t>In an additional secondary analysis, w</w:t>
      </w:r>
      <w:r w:rsidRPr="00BC7831">
        <w:rPr>
          <w:rFonts w:ascii="Arial" w:hAnsi="Arial" w:cs="Arial"/>
          <w:sz w:val="22"/>
          <w:szCs w:val="22"/>
        </w:rPr>
        <w:t xml:space="preserve">e </w:t>
      </w:r>
      <w:r>
        <w:rPr>
          <w:rFonts w:ascii="Arial" w:hAnsi="Arial" w:cs="Arial"/>
          <w:sz w:val="22"/>
          <w:szCs w:val="22"/>
        </w:rPr>
        <w:t xml:space="preserve">tested the relationship between continuous daily county-level number of hours without power and </w:t>
      </w:r>
      <w:r w:rsidR="0046573D">
        <w:rPr>
          <w:rFonts w:ascii="Arial" w:hAnsi="Arial" w:cs="Arial"/>
          <w:sz w:val="22"/>
          <w:szCs w:val="22"/>
        </w:rPr>
        <w:t>hospitalizations</w:t>
      </w:r>
      <w:r>
        <w:rPr>
          <w:rFonts w:ascii="Arial" w:hAnsi="Arial" w:cs="Arial"/>
          <w:sz w:val="22"/>
          <w:szCs w:val="22"/>
        </w:rPr>
        <w:t xml:space="preserve"> rates to tes</w:t>
      </w:r>
      <w:r w:rsidR="00526FC1">
        <w:rPr>
          <w:rFonts w:ascii="Arial" w:hAnsi="Arial" w:cs="Arial"/>
          <w:sz w:val="22"/>
          <w:szCs w:val="22"/>
        </w:rPr>
        <w:t>t</w:t>
      </w:r>
      <w:r>
        <w:rPr>
          <w:rFonts w:ascii="Arial" w:hAnsi="Arial" w:cs="Arial"/>
          <w:sz w:val="22"/>
          <w:szCs w:val="22"/>
        </w:rPr>
        <w:t xml:space="preserve"> for possible threshold effects. We </w:t>
      </w:r>
      <w:r w:rsidRPr="00BC7831">
        <w:rPr>
          <w:rFonts w:ascii="Arial" w:hAnsi="Arial" w:cs="Arial"/>
          <w:sz w:val="22"/>
          <w:szCs w:val="22"/>
        </w:rPr>
        <w:t xml:space="preserve">used </w:t>
      </w:r>
      <w:r w:rsidR="00CC46EC">
        <w:rPr>
          <w:rFonts w:ascii="Arial" w:hAnsi="Arial" w:cs="Arial"/>
          <w:sz w:val="22"/>
          <w:szCs w:val="22"/>
        </w:rPr>
        <w:t>constrained</w:t>
      </w:r>
      <w:r w:rsidRPr="00BC7831">
        <w:rPr>
          <w:rFonts w:ascii="Arial" w:hAnsi="Arial" w:cs="Arial"/>
          <w:sz w:val="22"/>
          <w:szCs w:val="22"/>
        </w:rPr>
        <w:t xml:space="preserve"> non-linear lag terms</w:t>
      </w:r>
      <w:r w:rsidR="0046573D">
        <w:rPr>
          <w:rFonts w:ascii="Arial" w:hAnsi="Arial" w:cs="Arial"/>
          <w:sz w:val="22"/>
          <w:szCs w:val="22"/>
        </w:rPr>
        <w:t xml:space="preserve"> for power outage exposure</w:t>
      </w:r>
      <w:r w:rsidRPr="00BC7831">
        <w:rPr>
          <w:rFonts w:ascii="Arial" w:hAnsi="Arial" w:cs="Arial"/>
          <w:sz w:val="22"/>
          <w:szCs w:val="22"/>
        </w:rPr>
        <w:t xml:space="preserve"> in </w:t>
      </w:r>
      <w:r>
        <w:rPr>
          <w:rFonts w:ascii="Arial" w:hAnsi="Arial" w:cs="Arial"/>
          <w:sz w:val="22"/>
          <w:szCs w:val="22"/>
        </w:rPr>
        <w:t>a</w:t>
      </w:r>
      <w:r w:rsidRPr="00BC7831">
        <w:rPr>
          <w:rFonts w:ascii="Arial" w:hAnsi="Arial" w:cs="Arial"/>
          <w:sz w:val="22"/>
          <w:szCs w:val="22"/>
        </w:rPr>
        <w:t xml:space="preserve"> conditional Poisson</w:t>
      </w:r>
      <w:r w:rsidR="00A476CC">
        <w:rPr>
          <w:rFonts w:ascii="Arial" w:hAnsi="Arial" w:cs="Arial"/>
          <w:sz w:val="22"/>
          <w:szCs w:val="22"/>
        </w:rPr>
        <w:t xml:space="preserve"> like the models described above</w:t>
      </w:r>
      <w:r>
        <w:rPr>
          <w:rFonts w:ascii="Arial" w:hAnsi="Arial" w:cs="Arial"/>
          <w:sz w:val="22"/>
          <w:szCs w:val="22"/>
        </w:rPr>
        <w:t xml:space="preserve">. </w:t>
      </w:r>
      <w:r w:rsidR="00A476CC">
        <w:rPr>
          <w:rFonts w:ascii="Arial" w:hAnsi="Arial" w:cs="Arial"/>
          <w:sz w:val="22"/>
          <w:szCs w:val="22"/>
        </w:rPr>
        <w:t>To test for threshold effects, we compared models with a linear exposure-response function to those with a</w:t>
      </w:r>
      <w:r w:rsidR="00A476CC" w:rsidRPr="00BC7831">
        <w:rPr>
          <w:rFonts w:ascii="Arial" w:hAnsi="Arial" w:cs="Arial"/>
          <w:sz w:val="22"/>
          <w:szCs w:val="22"/>
        </w:rPr>
        <w:t xml:space="preserve"> natural spline </w:t>
      </w:r>
      <w:r w:rsidR="00A476CC">
        <w:rPr>
          <w:rFonts w:ascii="Arial" w:hAnsi="Arial" w:cs="Arial"/>
          <w:sz w:val="22"/>
          <w:szCs w:val="22"/>
        </w:rPr>
        <w:t xml:space="preserve">exposure-response function </w:t>
      </w:r>
      <w:r w:rsidR="00A476CC" w:rsidRPr="00BC7831">
        <w:rPr>
          <w:rFonts w:ascii="Arial" w:hAnsi="Arial" w:cs="Arial"/>
          <w:sz w:val="22"/>
          <w:szCs w:val="22"/>
        </w:rPr>
        <w:t>with 3 degrees of freedom</w:t>
      </w:r>
      <w:r w:rsidR="00B92C0B">
        <w:rPr>
          <w:rFonts w:ascii="Arial" w:hAnsi="Arial" w:cs="Arial"/>
          <w:sz w:val="22"/>
          <w:szCs w:val="22"/>
        </w:rPr>
        <w:t>.</w:t>
      </w:r>
      <w:r w:rsidR="00B7360F">
        <w:rPr>
          <w:rFonts w:ascii="Arial" w:hAnsi="Arial" w:cs="Arial"/>
          <w:sz w:val="22"/>
          <w:szCs w:val="22"/>
        </w:rPr>
        <w:t xml:space="preserve"> </w:t>
      </w:r>
      <w:r w:rsidR="00642019">
        <w:rPr>
          <w:rFonts w:ascii="Arial" w:hAnsi="Arial" w:cs="Arial"/>
          <w:sz w:val="22"/>
          <w:szCs w:val="22"/>
        </w:rPr>
        <w:t xml:space="preserve">We also </w:t>
      </w:r>
      <w:r w:rsidR="00642019" w:rsidRPr="00BC7831">
        <w:rPr>
          <w:rFonts w:ascii="Arial" w:hAnsi="Arial" w:cs="Arial"/>
          <w:sz w:val="22"/>
          <w:szCs w:val="22"/>
        </w:rPr>
        <w:t xml:space="preserve">tested </w:t>
      </w:r>
      <w:r w:rsidR="004F3EEC">
        <w:rPr>
          <w:rFonts w:ascii="Arial" w:hAnsi="Arial" w:cs="Arial"/>
          <w:sz w:val="22"/>
          <w:szCs w:val="22"/>
        </w:rPr>
        <w:t>models</w:t>
      </w:r>
      <w:r w:rsidR="00642019">
        <w:rPr>
          <w:rFonts w:ascii="Arial" w:hAnsi="Arial" w:cs="Arial"/>
          <w:sz w:val="22"/>
          <w:szCs w:val="22"/>
        </w:rPr>
        <w:t xml:space="preserve"> with </w:t>
      </w:r>
      <w:r w:rsidR="00642019" w:rsidRPr="00BC7831">
        <w:rPr>
          <w:rFonts w:ascii="Arial" w:hAnsi="Arial" w:cs="Arial"/>
          <w:sz w:val="22"/>
          <w:szCs w:val="22"/>
        </w:rPr>
        <w:t>3-6 degrees of freedom on the lag dimension</w:t>
      </w:r>
      <w:r w:rsidR="000D517E">
        <w:rPr>
          <w:rFonts w:ascii="Arial" w:hAnsi="Arial" w:cs="Arial"/>
          <w:sz w:val="22"/>
          <w:szCs w:val="22"/>
        </w:rPr>
        <w:t xml:space="preserve">, and used </w:t>
      </w:r>
      <w:proofErr w:type="spellStart"/>
      <w:r w:rsidR="000D517E" w:rsidRPr="00BC7831">
        <w:rPr>
          <w:rFonts w:ascii="Arial" w:hAnsi="Arial" w:cs="Arial"/>
          <w:sz w:val="22"/>
          <w:szCs w:val="22"/>
        </w:rPr>
        <w:t>qAICs</w:t>
      </w:r>
      <w:proofErr w:type="spellEnd"/>
      <w:r w:rsidR="000D517E" w:rsidRPr="00BC7831">
        <w:rPr>
          <w:rFonts w:ascii="Arial" w:hAnsi="Arial" w:cs="Arial"/>
          <w:sz w:val="22"/>
          <w:szCs w:val="22"/>
        </w:rPr>
        <w:t xml:space="preserve"> to find the best-fitting model among </w:t>
      </w:r>
      <w:r w:rsidR="000D517E">
        <w:rPr>
          <w:rFonts w:ascii="Arial" w:hAnsi="Arial" w:cs="Arial"/>
          <w:sz w:val="22"/>
          <w:szCs w:val="22"/>
        </w:rPr>
        <w:t xml:space="preserve">these </w:t>
      </w:r>
      <w:r w:rsidR="000D517E" w:rsidRPr="00BC7831">
        <w:rPr>
          <w:rFonts w:ascii="Arial" w:hAnsi="Arial" w:cs="Arial"/>
          <w:sz w:val="22"/>
          <w:szCs w:val="22"/>
        </w:rPr>
        <w:t>eight model</w:t>
      </w:r>
      <w:r w:rsidR="000D517E">
        <w:rPr>
          <w:rFonts w:ascii="Arial" w:hAnsi="Arial" w:cs="Arial"/>
          <w:sz w:val="22"/>
          <w:szCs w:val="22"/>
        </w:rPr>
        <w:t xml:space="preserve"> options</w:t>
      </w:r>
      <w:r w:rsidR="00F3578B">
        <w:rPr>
          <w:rFonts w:ascii="Arial" w:hAnsi="Arial" w:cs="Arial"/>
          <w:sz w:val="22"/>
          <w:szCs w:val="22"/>
        </w:rPr>
        <w:t>.</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3AEC116B" w14:textId="70903DBB" w:rsidR="000C69F6" w:rsidRDefault="00095F02" w:rsidP="00D46512">
      <w:pPr>
        <w:spacing w:line="480" w:lineRule="auto"/>
        <w:ind w:firstLine="360"/>
        <w:rPr>
          <w:rFonts w:ascii="Arial" w:hAnsi="Arial" w:cs="Arial"/>
          <w:sz w:val="22"/>
          <w:szCs w:val="22"/>
        </w:rPr>
      </w:pPr>
      <w:r w:rsidRPr="00BC7831">
        <w:rPr>
          <w:rFonts w:ascii="Arial" w:hAnsi="Arial" w:cs="Arial"/>
          <w:sz w:val="22"/>
          <w:szCs w:val="22"/>
        </w:rPr>
        <w:lastRenderedPageBreak/>
        <w:t xml:space="preserve">We tested for effect modification </w:t>
      </w:r>
      <w:r w:rsidR="0059650D">
        <w:rPr>
          <w:rFonts w:ascii="Arial" w:hAnsi="Arial" w:cs="Arial"/>
          <w:sz w:val="22"/>
          <w:szCs w:val="22"/>
        </w:rPr>
        <w:t>in</w:t>
      </w:r>
      <w:r w:rsidRPr="00BC7831">
        <w:rPr>
          <w:rFonts w:ascii="Arial" w:hAnsi="Arial" w:cs="Arial"/>
          <w:sz w:val="22"/>
          <w:szCs w:val="22"/>
        </w:rPr>
        <w:t xml:space="preserve"> the association of power outage exposure on CVD and respiratory outcomes by </w:t>
      </w:r>
      <w:r w:rsidR="00E364A3">
        <w:rPr>
          <w:rFonts w:ascii="Arial" w:hAnsi="Arial" w:cs="Arial"/>
          <w:sz w:val="22"/>
          <w:szCs w:val="22"/>
        </w:rPr>
        <w:t xml:space="preserve">individual </w:t>
      </w:r>
      <w:r w:rsidRPr="00BC7831">
        <w:rPr>
          <w:rFonts w:ascii="Arial" w:hAnsi="Arial" w:cs="Arial"/>
          <w:sz w:val="22"/>
          <w:szCs w:val="22"/>
        </w:rPr>
        <w:t xml:space="preserve">age and sex. </w:t>
      </w:r>
      <w:r w:rsidR="003F7EA2" w:rsidRPr="00BC7831">
        <w:rPr>
          <w:rFonts w:ascii="Arial" w:hAnsi="Arial" w:cs="Arial"/>
          <w:sz w:val="22"/>
          <w:szCs w:val="22"/>
        </w:rPr>
        <w:t>We stratified analyses by age</w:t>
      </w:r>
      <w:r w:rsidR="003F7EA2">
        <w:rPr>
          <w:rFonts w:ascii="Arial" w:hAnsi="Arial" w:cs="Arial"/>
          <w:sz w:val="22"/>
          <w:szCs w:val="22"/>
        </w:rPr>
        <w:t xml:space="preserve"> (65-75 and 75+)</w:t>
      </w:r>
      <w:r w:rsidR="003F7EA2" w:rsidRPr="00BC7831">
        <w:rPr>
          <w:rFonts w:ascii="Arial" w:hAnsi="Arial" w:cs="Arial"/>
          <w:sz w:val="22"/>
          <w:szCs w:val="22"/>
        </w:rPr>
        <w:t xml:space="preserve"> and by sex (male and female; there is no gender reporting or option to record sex as intersex in CMS records).</w:t>
      </w:r>
      <w:r w:rsidR="00E67941">
        <w:rPr>
          <w:rFonts w:ascii="Arial" w:hAnsi="Arial" w:cs="Arial"/>
          <w:sz w:val="22"/>
          <w:szCs w:val="22"/>
        </w:rPr>
        <w:t xml:space="preserve"> </w:t>
      </w:r>
      <w:r w:rsidR="00E67941" w:rsidRPr="00BC7831">
        <w:rPr>
          <w:rFonts w:ascii="Arial" w:hAnsi="Arial" w:cs="Arial"/>
          <w:sz w:val="22"/>
          <w:szCs w:val="22"/>
        </w:rPr>
        <w:t xml:space="preserve">We also tested for effect modification by </w:t>
      </w:r>
      <w:r w:rsidR="00E67941">
        <w:rPr>
          <w:rFonts w:ascii="Arial" w:hAnsi="Arial" w:cs="Arial"/>
          <w:sz w:val="22"/>
          <w:szCs w:val="22"/>
        </w:rPr>
        <w:t xml:space="preserve">county-level </w:t>
      </w:r>
      <w:r w:rsidR="00E67941" w:rsidRPr="00BC7831">
        <w:rPr>
          <w:rFonts w:ascii="Arial" w:hAnsi="Arial" w:cs="Arial"/>
          <w:sz w:val="22"/>
          <w:szCs w:val="22"/>
        </w:rPr>
        <w:t>poverty status. We calculated the proportion of county households making less than the federal poverty income using 2013-2018 American Community Survey data and stratified analyses by quartiles</w:t>
      </w:r>
      <w:r w:rsidR="003B76A2">
        <w:rPr>
          <w:rFonts w:ascii="Arial" w:hAnsi="Arial" w:cs="Arial"/>
          <w:sz w:val="22"/>
          <w:szCs w:val="22"/>
        </w:rPr>
        <w:t xml:space="preserve">, and compared effects </w:t>
      </w:r>
      <w:r w:rsidR="006D592E">
        <w:rPr>
          <w:rFonts w:ascii="Arial" w:hAnsi="Arial" w:cs="Arial"/>
          <w:sz w:val="22"/>
          <w:szCs w:val="22"/>
        </w:rPr>
        <w:t>between the 1</w:t>
      </w:r>
      <w:r w:rsidR="006D592E" w:rsidRPr="006D592E">
        <w:rPr>
          <w:rFonts w:ascii="Arial" w:hAnsi="Arial" w:cs="Arial"/>
          <w:sz w:val="22"/>
          <w:szCs w:val="22"/>
          <w:vertAlign w:val="superscript"/>
        </w:rPr>
        <w:t>st</w:t>
      </w:r>
      <w:r w:rsidR="006D592E">
        <w:rPr>
          <w:rFonts w:ascii="Arial" w:hAnsi="Arial" w:cs="Arial"/>
          <w:sz w:val="22"/>
          <w:szCs w:val="22"/>
        </w:rPr>
        <w:t xml:space="preserve"> and 4</w:t>
      </w:r>
      <w:proofErr w:type="gramStart"/>
      <w:r w:rsidR="006D592E" w:rsidRPr="006D592E">
        <w:rPr>
          <w:rFonts w:ascii="Arial" w:hAnsi="Arial" w:cs="Arial"/>
          <w:sz w:val="22"/>
          <w:szCs w:val="22"/>
          <w:vertAlign w:val="superscript"/>
        </w:rPr>
        <w:t>th</w:t>
      </w:r>
      <w:r w:rsidR="006D592E">
        <w:rPr>
          <w:rFonts w:ascii="Arial" w:hAnsi="Arial" w:cs="Arial"/>
          <w:sz w:val="22"/>
          <w:szCs w:val="22"/>
        </w:rPr>
        <w:t xml:space="preserve"> </w:t>
      </w:r>
      <w:r w:rsidR="003B76A2">
        <w:rPr>
          <w:rFonts w:ascii="Arial" w:hAnsi="Arial" w:cs="Arial"/>
          <w:sz w:val="22"/>
          <w:szCs w:val="22"/>
        </w:rPr>
        <w:t xml:space="preserve"> quartile</w:t>
      </w:r>
      <w:r w:rsidR="006D592E">
        <w:rPr>
          <w:rFonts w:ascii="Arial" w:hAnsi="Arial" w:cs="Arial"/>
          <w:sz w:val="22"/>
          <w:szCs w:val="22"/>
        </w:rPr>
        <w:t>s</w:t>
      </w:r>
      <w:proofErr w:type="gramEnd"/>
      <w:r w:rsidR="00E67941" w:rsidRPr="00BC7831">
        <w:rPr>
          <w:rFonts w:ascii="Arial" w:hAnsi="Arial" w:cs="Arial"/>
          <w:sz w:val="22"/>
          <w:szCs w:val="22"/>
        </w:rPr>
        <w:t xml:space="preserve">. </w:t>
      </w:r>
      <w:r w:rsidR="0042005D" w:rsidRPr="00BC7831">
        <w:rPr>
          <w:rFonts w:ascii="Arial" w:hAnsi="Arial" w:cs="Arial"/>
          <w:sz w:val="22"/>
          <w:szCs w:val="22"/>
        </w:rPr>
        <w:t xml:space="preserve">Finally, we tested for effect modification by the percentage of </w:t>
      </w:r>
      <w:r w:rsidR="0042005D">
        <w:rPr>
          <w:rFonts w:ascii="Arial" w:hAnsi="Arial" w:cs="Arial"/>
          <w:sz w:val="22"/>
          <w:szCs w:val="22"/>
        </w:rPr>
        <w:t xml:space="preserve">total </w:t>
      </w:r>
      <w:r w:rsidR="0042005D" w:rsidRPr="00BC7831">
        <w:rPr>
          <w:rFonts w:ascii="Arial" w:hAnsi="Arial" w:cs="Arial"/>
          <w:sz w:val="22"/>
          <w:szCs w:val="22"/>
        </w:rPr>
        <w:t>Medicare beneficiaries using DME by county</w:t>
      </w:r>
      <w:r w:rsidR="002C7A95">
        <w:rPr>
          <w:rFonts w:ascii="Arial" w:hAnsi="Arial" w:cs="Arial"/>
          <w:sz w:val="22"/>
          <w:szCs w:val="22"/>
        </w:rPr>
        <w:t xml:space="preserve">. </w:t>
      </w:r>
      <w:r w:rsidR="002C7A95" w:rsidRPr="00BC7831">
        <w:rPr>
          <w:rFonts w:ascii="Arial" w:hAnsi="Arial" w:cs="Arial"/>
          <w:sz w:val="22"/>
          <w:szCs w:val="22"/>
        </w:rPr>
        <w:t>We calculated the percentage of DME users by county and stratified analyses by quartile</w:t>
      </w:r>
      <w:r w:rsidR="00CC1823">
        <w:rPr>
          <w:rFonts w:ascii="Arial" w:hAnsi="Arial" w:cs="Arial"/>
          <w:sz w:val="22"/>
          <w:szCs w:val="22"/>
        </w:rPr>
        <w:t>, and compared effects between</w:t>
      </w:r>
      <w:r w:rsidR="00AA17FE">
        <w:rPr>
          <w:rFonts w:ascii="Arial" w:hAnsi="Arial" w:cs="Arial"/>
          <w:sz w:val="22"/>
          <w:szCs w:val="22"/>
        </w:rPr>
        <w:t xml:space="preserve"> the</w:t>
      </w:r>
      <w:r w:rsidR="00CC1823">
        <w:rPr>
          <w:rFonts w:ascii="Arial" w:hAnsi="Arial" w:cs="Arial"/>
          <w:sz w:val="22"/>
          <w:szCs w:val="22"/>
        </w:rPr>
        <w:t xml:space="preserve"> 1</w:t>
      </w:r>
      <w:r w:rsidR="00CC1823" w:rsidRPr="006D592E">
        <w:rPr>
          <w:rFonts w:ascii="Arial" w:hAnsi="Arial" w:cs="Arial"/>
          <w:sz w:val="22"/>
          <w:szCs w:val="22"/>
          <w:vertAlign w:val="superscript"/>
        </w:rPr>
        <w:t>st</w:t>
      </w:r>
      <w:r w:rsidR="00CC1823">
        <w:rPr>
          <w:rFonts w:ascii="Arial" w:hAnsi="Arial" w:cs="Arial"/>
          <w:sz w:val="22"/>
          <w:szCs w:val="22"/>
        </w:rPr>
        <w:t xml:space="preserve"> and 4</w:t>
      </w:r>
      <w:proofErr w:type="gramStart"/>
      <w:r w:rsidR="00CC1823" w:rsidRPr="006D592E">
        <w:rPr>
          <w:rFonts w:ascii="Arial" w:hAnsi="Arial" w:cs="Arial"/>
          <w:sz w:val="22"/>
          <w:szCs w:val="22"/>
          <w:vertAlign w:val="superscript"/>
        </w:rPr>
        <w:t>th</w:t>
      </w:r>
      <w:r w:rsidR="00CC1823">
        <w:rPr>
          <w:rFonts w:ascii="Arial" w:hAnsi="Arial" w:cs="Arial"/>
          <w:sz w:val="22"/>
          <w:szCs w:val="22"/>
        </w:rPr>
        <w:t xml:space="preserve">  quartiles</w:t>
      </w:r>
      <w:proofErr w:type="gramEnd"/>
      <w:r w:rsidR="002C7A95">
        <w:rPr>
          <w:rFonts w:ascii="Arial" w:hAnsi="Arial" w:cs="Arial"/>
          <w:sz w:val="22"/>
          <w:szCs w:val="22"/>
        </w:rPr>
        <w:t>.</w:t>
      </w:r>
      <w:r w:rsidR="00524E29">
        <w:rPr>
          <w:rFonts w:ascii="Arial" w:hAnsi="Arial" w:cs="Arial"/>
          <w:sz w:val="22"/>
          <w:szCs w:val="22"/>
        </w:rPr>
        <w:t xml:space="preserve"> </w:t>
      </w:r>
      <w:r w:rsidR="002C7A95">
        <w:rPr>
          <w:rFonts w:ascii="Arial" w:hAnsi="Arial" w:cs="Arial"/>
          <w:sz w:val="22"/>
          <w:szCs w:val="22"/>
        </w:rPr>
        <w:t xml:space="preserve">We estimated DME use with </w:t>
      </w:r>
      <w:proofErr w:type="spellStart"/>
      <w:r w:rsidR="0042005D" w:rsidRPr="00BC7831">
        <w:rPr>
          <w:rFonts w:ascii="Arial" w:hAnsi="Arial" w:cs="Arial"/>
          <w:sz w:val="22"/>
          <w:szCs w:val="22"/>
        </w:rPr>
        <w:t>emPOWER</w:t>
      </w:r>
      <w:proofErr w:type="spellEnd"/>
      <w:r w:rsidR="0042005D" w:rsidRPr="00BC7831">
        <w:rPr>
          <w:rFonts w:ascii="Arial" w:hAnsi="Arial" w:cs="Arial"/>
          <w:sz w:val="22"/>
          <w:szCs w:val="22"/>
        </w:rPr>
        <w:t xml:space="preserve"> </w:t>
      </w:r>
      <w:r w:rsidR="002C7A95">
        <w:rPr>
          <w:rFonts w:ascii="Arial" w:hAnsi="Arial" w:cs="Arial"/>
          <w:sz w:val="22"/>
          <w:szCs w:val="22"/>
        </w:rPr>
        <w:t>data</w:t>
      </w:r>
      <w:r w:rsidR="00524E29">
        <w:rPr>
          <w:rFonts w:ascii="Arial" w:hAnsi="Arial" w:cs="Arial"/>
          <w:sz w:val="22"/>
          <w:szCs w:val="22"/>
        </w:rPr>
        <w:t xml:space="preserve"> </w:t>
      </w:r>
      <w:r w:rsidR="00524E29">
        <w:rPr>
          <w:rFonts w:ascii="Arial" w:hAnsi="Arial" w:cs="Arial"/>
          <w:sz w:val="22"/>
          <w:szCs w:val="22"/>
        </w:rPr>
        <w:fldChar w:fldCharType="begin"/>
      </w:r>
      <w:r w:rsidR="00EC3F70">
        <w:rPr>
          <w:rFonts w:ascii="Arial" w:hAnsi="Arial" w:cs="Arial"/>
          <w:sz w:val="22"/>
          <w:szCs w:val="22"/>
        </w:rPr>
        <w:instrText xml:space="preserve"> ADDIN ZOTERO_ITEM CSL_CITATION {"citationID":"U0aBvAdH","properties":{"formattedCitation":"(46)","plainCitation":"(46)","noteIndex":0},"citationItems":[{"id":260,"uris":["http://zotero.org/users/local/hHKggCUl/items/DEGGDVC8"],"itemData":{"id":260,"type":"webpage","title":"HHS emPOWER program platform","URL":"https://empowerprogram.hhs.gov/","accessed":{"date-parts":[["2024",1,3]]}}}],"schema":"https://github.com/citation-style-language/schema/raw/master/csl-citation.json"} </w:instrText>
      </w:r>
      <w:r w:rsidR="00524E29">
        <w:rPr>
          <w:rFonts w:ascii="Arial" w:hAnsi="Arial" w:cs="Arial"/>
          <w:sz w:val="22"/>
          <w:szCs w:val="22"/>
        </w:rPr>
        <w:fldChar w:fldCharType="separate"/>
      </w:r>
      <w:r w:rsidR="00EC3F70">
        <w:rPr>
          <w:rFonts w:ascii="Arial" w:hAnsi="Arial" w:cs="Arial"/>
          <w:noProof/>
          <w:sz w:val="22"/>
          <w:szCs w:val="22"/>
        </w:rPr>
        <w:t>(46)</w:t>
      </w:r>
      <w:r w:rsidR="00524E29">
        <w:rPr>
          <w:rFonts w:ascii="Arial" w:hAnsi="Arial" w:cs="Arial"/>
          <w:sz w:val="22"/>
          <w:szCs w:val="22"/>
        </w:rPr>
        <w:fldChar w:fldCharType="end"/>
      </w:r>
      <w:r w:rsidR="002C7A95">
        <w:rPr>
          <w:rFonts w:ascii="Arial" w:hAnsi="Arial" w:cs="Arial"/>
          <w:sz w:val="22"/>
          <w:szCs w:val="22"/>
        </w:rPr>
        <w:t xml:space="preserve">, which </w:t>
      </w:r>
      <w:r w:rsidR="0042005D">
        <w:rPr>
          <w:rFonts w:ascii="Arial" w:hAnsi="Arial" w:cs="Arial"/>
          <w:sz w:val="22"/>
          <w:szCs w:val="22"/>
        </w:rPr>
        <w:t>provides</w:t>
      </w:r>
      <w:r w:rsidR="0042005D" w:rsidRPr="00BC7831">
        <w:rPr>
          <w:rFonts w:ascii="Arial" w:hAnsi="Arial" w:cs="Arial"/>
          <w:sz w:val="22"/>
          <w:szCs w:val="22"/>
        </w:rPr>
        <w:t xml:space="preserve"> the number of Medicare beneficiaries (all, </w:t>
      </w:r>
      <w:r w:rsidR="00724320">
        <w:rPr>
          <w:rFonts w:ascii="Arial" w:hAnsi="Arial" w:cs="Arial"/>
          <w:sz w:val="22"/>
          <w:szCs w:val="22"/>
        </w:rPr>
        <w:t>including Fee-For-Service, Medicare Advantage, and those &lt;65</w:t>
      </w:r>
      <w:r w:rsidR="0042005D" w:rsidRPr="00BC7831">
        <w:rPr>
          <w:rFonts w:ascii="Arial" w:hAnsi="Arial" w:cs="Arial"/>
          <w:sz w:val="22"/>
          <w:szCs w:val="22"/>
        </w:rPr>
        <w:t>) using DME and the total number of beneficiaries</w:t>
      </w:r>
      <w:r w:rsidR="0042005D">
        <w:rPr>
          <w:rFonts w:ascii="Arial" w:hAnsi="Arial" w:cs="Arial"/>
          <w:sz w:val="22"/>
          <w:szCs w:val="22"/>
        </w:rPr>
        <w:t xml:space="preserve"> by county</w:t>
      </w:r>
      <w:r w:rsidR="0042005D" w:rsidRPr="00BC7831">
        <w:rPr>
          <w:rFonts w:ascii="Arial" w:hAnsi="Arial" w:cs="Arial"/>
          <w:sz w:val="22"/>
          <w:szCs w:val="22"/>
        </w:rPr>
        <w:t xml:space="preserve">. </w:t>
      </w:r>
    </w:p>
    <w:p w14:paraId="277309DC" w14:textId="77777777" w:rsidR="00D46512" w:rsidRDefault="00D46512" w:rsidP="00D46512">
      <w:pPr>
        <w:spacing w:line="480" w:lineRule="auto"/>
        <w:ind w:firstLine="360"/>
        <w:rPr>
          <w:ins w:id="42" w:author="Kioumourtzoglou, Marianthi-Anna" w:date="2025-01-21T22:57:00Z" w16du:dateUtc="2025-01-22T03:57:00Z"/>
          <w:rFonts w:ascii="Arial" w:hAnsi="Arial" w:cs="Arial"/>
          <w:sz w:val="22"/>
          <w:szCs w:val="22"/>
        </w:rPr>
      </w:pPr>
    </w:p>
    <w:p w14:paraId="4A266ABE" w14:textId="40221A0F" w:rsidR="008065B6" w:rsidRDefault="00094E26" w:rsidP="002D2253">
      <w:pPr>
        <w:spacing w:line="480" w:lineRule="auto"/>
        <w:ind w:firstLine="360"/>
        <w:rPr>
          <w:ins w:id="43" w:author="Kioumourtzoglou, Marianthi-Anna" w:date="2025-01-21T22:57:00Z" w16du:dateUtc="2025-01-22T03:57:00Z"/>
          <w:rFonts w:ascii="Arial" w:hAnsi="Arial" w:cs="Arial"/>
          <w:sz w:val="22"/>
          <w:szCs w:val="22"/>
        </w:rPr>
      </w:pPr>
      <w:r w:rsidRPr="002D2253">
        <w:rPr>
          <w:rFonts w:ascii="Arial" w:hAnsi="Arial" w:cs="Arial"/>
          <w:sz w:val="22"/>
          <w:szCs w:val="22"/>
        </w:rPr>
        <w:t xml:space="preserve">We conducted analyses in R </w:t>
      </w:r>
      <w:r w:rsidR="00B72069" w:rsidRPr="002D2253">
        <w:rPr>
          <w:rFonts w:ascii="Arial" w:hAnsi="Arial" w:cs="Arial"/>
          <w:sz w:val="22"/>
          <w:szCs w:val="22"/>
        </w:rPr>
        <w:t xml:space="preserve">4.4.1, using R packages </w:t>
      </w:r>
      <w:proofErr w:type="spellStart"/>
      <w:r w:rsidR="00B72069" w:rsidRPr="002D2253">
        <w:rPr>
          <w:rFonts w:ascii="Arial" w:hAnsi="Arial" w:cs="Arial"/>
          <w:sz w:val="22"/>
          <w:szCs w:val="22"/>
        </w:rPr>
        <w:t>gnm</w:t>
      </w:r>
      <w:proofErr w:type="spellEnd"/>
      <w:r w:rsidR="00346290">
        <w:rPr>
          <w:rFonts w:ascii="Arial" w:hAnsi="Arial" w:cs="Arial"/>
          <w:sz w:val="22"/>
          <w:szCs w:val="22"/>
        </w:rPr>
        <w:t xml:space="preserve"> </w:t>
      </w:r>
      <w:r w:rsidR="00346290">
        <w:rPr>
          <w:rFonts w:ascii="Arial" w:hAnsi="Arial" w:cs="Arial"/>
          <w:sz w:val="22"/>
          <w:szCs w:val="22"/>
        </w:rPr>
        <w:fldChar w:fldCharType="begin"/>
      </w:r>
      <w:r w:rsidR="00EC3F70">
        <w:rPr>
          <w:rFonts w:ascii="Arial" w:hAnsi="Arial" w:cs="Arial"/>
          <w:sz w:val="22"/>
          <w:szCs w:val="22"/>
        </w:rPr>
        <w:instrText xml:space="preserve"> ADDIN ZOTERO_ITEM CSL_CITATION {"citationID":"WRuETQSQ","properties":{"formattedCitation":"(47)","plainCitation":"(47)","noteIndex":0},"citationItems":[{"id":284,"uris":["http://zotero.org/users/local/hHKggCUl/items/2E4WRPEG"],"itemData":{"id":284,"type":"dataset","abstract":"Functions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00346290">
        <w:rPr>
          <w:rFonts w:ascii="Arial" w:hAnsi="Arial" w:cs="Arial"/>
          <w:sz w:val="22"/>
          <w:szCs w:val="22"/>
        </w:rPr>
        <w:fldChar w:fldCharType="separate"/>
      </w:r>
      <w:r w:rsidR="00EC3F70">
        <w:rPr>
          <w:rFonts w:ascii="Arial" w:hAnsi="Arial" w:cs="Arial"/>
          <w:noProof/>
          <w:sz w:val="22"/>
          <w:szCs w:val="22"/>
        </w:rPr>
        <w:t>(47)</w:t>
      </w:r>
      <w:r w:rsidR="00346290">
        <w:rPr>
          <w:rFonts w:ascii="Arial" w:hAnsi="Arial" w:cs="Arial"/>
          <w:sz w:val="22"/>
          <w:szCs w:val="22"/>
        </w:rPr>
        <w:fldChar w:fldCharType="end"/>
      </w:r>
      <w:r w:rsidR="00B72069" w:rsidRPr="002D2253">
        <w:rPr>
          <w:rFonts w:ascii="Arial" w:hAnsi="Arial" w:cs="Arial"/>
          <w:sz w:val="22"/>
          <w:szCs w:val="22"/>
        </w:rPr>
        <w:t>, splines</w:t>
      </w:r>
      <w:r w:rsidR="00346290">
        <w:rPr>
          <w:rFonts w:ascii="Arial" w:hAnsi="Arial" w:cs="Arial"/>
          <w:sz w:val="22"/>
          <w:szCs w:val="22"/>
        </w:rPr>
        <w:t xml:space="preserve"> </w:t>
      </w:r>
      <w:r w:rsidR="00346290">
        <w:rPr>
          <w:rFonts w:ascii="Arial" w:hAnsi="Arial" w:cs="Arial"/>
          <w:sz w:val="22"/>
          <w:szCs w:val="22"/>
        </w:rPr>
        <w:fldChar w:fldCharType="begin"/>
      </w:r>
      <w:r w:rsidR="00EC3F70">
        <w:rPr>
          <w:rFonts w:ascii="Arial" w:hAnsi="Arial" w:cs="Arial"/>
          <w:sz w:val="22"/>
          <w:szCs w:val="22"/>
        </w:rPr>
        <w:instrText xml:space="preserve"> ADDIN ZOTERO_ITEM CSL_CITATION {"citationID":"hpvKRVfB","properties":{"formattedCitation":"(48)","plainCitation":"(48)","noteIndex":0},"citationItems":[{"id":282,"uris":["http://zotero.org/users/local/hHKggCUl/items/Z3RI6IXZ"],"itemData":{"id":282,"type":"article-journal","abstract":"Splines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EC3F70">
        <w:rPr>
          <w:rFonts w:ascii="Cambria Math" w:hAnsi="Cambria Math" w:cs="Cambria Math"/>
          <w:sz w:val="22"/>
          <w:szCs w:val="22"/>
        </w:rPr>
        <w:instrText>ﬃ</w:instrText>
      </w:r>
      <w:r w:rsidR="00EC3F70">
        <w:rPr>
          <w:rFonts w:ascii="Arial" w:hAnsi="Arial" w:cs="Arial"/>
          <w:sz w:val="22"/>
          <w:szCs w:val="22"/>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00346290">
        <w:rPr>
          <w:rFonts w:ascii="Arial" w:hAnsi="Arial" w:cs="Arial"/>
          <w:sz w:val="22"/>
          <w:szCs w:val="22"/>
        </w:rPr>
        <w:fldChar w:fldCharType="separate"/>
      </w:r>
      <w:r w:rsidR="00EC3F70">
        <w:rPr>
          <w:rFonts w:ascii="Arial" w:hAnsi="Arial" w:cs="Arial"/>
          <w:noProof/>
          <w:sz w:val="22"/>
          <w:szCs w:val="22"/>
        </w:rPr>
        <w:t>(48)</w:t>
      </w:r>
      <w:r w:rsidR="00346290">
        <w:rPr>
          <w:rFonts w:ascii="Arial" w:hAnsi="Arial" w:cs="Arial"/>
          <w:sz w:val="22"/>
          <w:szCs w:val="22"/>
        </w:rPr>
        <w:fldChar w:fldCharType="end"/>
      </w:r>
      <w:r w:rsidR="00B72069" w:rsidRPr="002D2253">
        <w:rPr>
          <w:rFonts w:ascii="Arial" w:hAnsi="Arial" w:cs="Arial"/>
          <w:sz w:val="22"/>
          <w:szCs w:val="22"/>
        </w:rPr>
        <w:t xml:space="preserve">, and </w:t>
      </w:r>
      <w:proofErr w:type="spellStart"/>
      <w:r w:rsidR="00B72069" w:rsidRPr="002D2253">
        <w:rPr>
          <w:rFonts w:ascii="Arial" w:hAnsi="Arial" w:cs="Arial"/>
          <w:sz w:val="22"/>
          <w:szCs w:val="22"/>
        </w:rPr>
        <w:t>dlnm</w:t>
      </w:r>
      <w:proofErr w:type="spellEnd"/>
      <w:r w:rsidR="00EA1694">
        <w:rPr>
          <w:rFonts w:ascii="Arial" w:hAnsi="Arial" w:cs="Arial"/>
          <w:sz w:val="22"/>
          <w:szCs w:val="22"/>
        </w:rPr>
        <w:t xml:space="preserve"> </w:t>
      </w:r>
      <w:r w:rsidR="00346290">
        <w:rPr>
          <w:rFonts w:ascii="Arial" w:hAnsi="Arial" w:cs="Arial"/>
          <w:sz w:val="22"/>
          <w:szCs w:val="22"/>
        </w:rPr>
        <w:fldChar w:fldCharType="begin"/>
      </w:r>
      <w:r w:rsidR="00EC3F70">
        <w:rPr>
          <w:rFonts w:ascii="Arial" w:hAnsi="Arial" w:cs="Arial"/>
          <w:sz w:val="22"/>
          <w:szCs w:val="22"/>
        </w:rPr>
        <w:instrText xml:space="preserve"> ADDIN ZOTERO_ITEM CSL_CITATION {"citationID":"kexcwpZU","properties":{"formattedCitation":"(49)","plainCitation":"(49)","noteIndex":0},"citationItems":[{"id":280,"uris":["http://zotero.org/users/local/hHKggCUl/items/PCT3ARIL"],"itemData":{"id":280,"type":"article-journal","abstract":"Distributed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EC3F70">
        <w:rPr>
          <w:rFonts w:ascii="Cambria Math" w:hAnsi="Cambria Math" w:cs="Cambria Math"/>
          <w:sz w:val="22"/>
          <w:szCs w:val="22"/>
        </w:rPr>
        <w:instrText>ﬀ</w:instrText>
      </w:r>
      <w:r w:rsidR="00EC3F70">
        <w:rPr>
          <w:rFonts w:ascii="Arial" w:hAnsi="Arial" w:cs="Arial"/>
          <w:sz w:val="22"/>
          <w:szCs w:val="22"/>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EC3F70">
        <w:rPr>
          <w:rFonts w:ascii="Cambria Math" w:hAnsi="Cambria Math" w:cs="Cambria Math"/>
          <w:sz w:val="22"/>
          <w:szCs w:val="22"/>
        </w:rPr>
        <w:instrText>ﬀ</w:instrText>
      </w:r>
      <w:r w:rsidR="00EC3F70">
        <w:rPr>
          <w:rFonts w:ascii="Arial" w:hAnsi="Arial" w:cs="Arial"/>
          <w:sz w:val="22"/>
          <w:szCs w:val="22"/>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00346290">
        <w:rPr>
          <w:rFonts w:ascii="Arial" w:hAnsi="Arial" w:cs="Arial"/>
          <w:sz w:val="22"/>
          <w:szCs w:val="22"/>
        </w:rPr>
        <w:fldChar w:fldCharType="separate"/>
      </w:r>
      <w:r w:rsidR="00EC3F70">
        <w:rPr>
          <w:rFonts w:ascii="Arial" w:hAnsi="Arial" w:cs="Arial"/>
          <w:noProof/>
          <w:sz w:val="22"/>
          <w:szCs w:val="22"/>
        </w:rPr>
        <w:t>(49)</w:t>
      </w:r>
      <w:r w:rsidR="00346290">
        <w:rPr>
          <w:rFonts w:ascii="Arial" w:hAnsi="Arial" w:cs="Arial"/>
          <w:sz w:val="22"/>
          <w:szCs w:val="22"/>
        </w:rPr>
        <w:fldChar w:fldCharType="end"/>
      </w:r>
      <w:r w:rsidR="00B72069" w:rsidRPr="002D2253">
        <w:rPr>
          <w:rFonts w:ascii="Arial" w:hAnsi="Arial" w:cs="Arial"/>
          <w:sz w:val="22"/>
          <w:szCs w:val="22"/>
        </w:rPr>
        <w:t>.</w:t>
      </w:r>
    </w:p>
    <w:p w14:paraId="47BC1D74" w14:textId="77777777" w:rsidR="008065B6" w:rsidRDefault="008065B6" w:rsidP="001C6B07">
      <w:pPr>
        <w:spacing w:line="480" w:lineRule="auto"/>
        <w:rPr>
          <w:rFonts w:ascii="Arial" w:hAnsi="Arial" w:cs="Arial"/>
          <w:sz w:val="22"/>
          <w:szCs w:val="22"/>
        </w:rPr>
      </w:pPr>
    </w:p>
    <w:p w14:paraId="059C5D40" w14:textId="77777777" w:rsidR="006F57CB" w:rsidRDefault="006F57CB" w:rsidP="001C6B07">
      <w:pPr>
        <w:spacing w:line="480" w:lineRule="auto"/>
        <w:rPr>
          <w:rFonts w:ascii="Arial" w:hAnsi="Arial" w:cs="Arial"/>
          <w:sz w:val="22"/>
          <w:szCs w:val="22"/>
        </w:rPr>
      </w:pPr>
    </w:p>
    <w:p w14:paraId="7A1C35BA" w14:textId="77777777" w:rsidR="006F57CB" w:rsidRDefault="006F57CB" w:rsidP="001C6B07">
      <w:pPr>
        <w:spacing w:line="480" w:lineRule="auto"/>
        <w:rPr>
          <w:rFonts w:ascii="Arial" w:hAnsi="Arial" w:cs="Arial"/>
          <w:sz w:val="22"/>
          <w:szCs w:val="22"/>
        </w:rPr>
      </w:pPr>
    </w:p>
    <w:p w14:paraId="45678014" w14:textId="77777777" w:rsidR="006F57CB" w:rsidRDefault="006F57CB" w:rsidP="001C6B07">
      <w:pPr>
        <w:spacing w:line="480" w:lineRule="auto"/>
        <w:rPr>
          <w:rFonts w:ascii="Arial" w:hAnsi="Arial" w:cs="Arial"/>
          <w:sz w:val="22"/>
          <w:szCs w:val="22"/>
        </w:rPr>
      </w:pPr>
    </w:p>
    <w:p w14:paraId="3053A36C" w14:textId="77777777" w:rsidR="006F57CB" w:rsidRDefault="006F57CB" w:rsidP="001C6B07">
      <w:pPr>
        <w:spacing w:line="480" w:lineRule="auto"/>
        <w:rPr>
          <w:rFonts w:ascii="Arial" w:hAnsi="Arial" w:cs="Arial"/>
          <w:sz w:val="22"/>
          <w:szCs w:val="22"/>
        </w:rPr>
      </w:pPr>
    </w:p>
    <w:p w14:paraId="124D0691" w14:textId="77777777" w:rsidR="006F57CB" w:rsidRDefault="006F57CB" w:rsidP="001C6B07">
      <w:pPr>
        <w:spacing w:line="480" w:lineRule="auto"/>
        <w:rPr>
          <w:rFonts w:ascii="Arial" w:hAnsi="Arial" w:cs="Arial"/>
          <w:sz w:val="22"/>
          <w:szCs w:val="22"/>
        </w:rPr>
      </w:pPr>
    </w:p>
    <w:p w14:paraId="4C990A42" w14:textId="77777777" w:rsidR="006F57CB" w:rsidRDefault="006F57CB" w:rsidP="001C6B07">
      <w:pPr>
        <w:spacing w:line="480" w:lineRule="auto"/>
        <w:rPr>
          <w:rFonts w:ascii="Arial" w:hAnsi="Arial" w:cs="Arial"/>
          <w:sz w:val="22"/>
          <w:szCs w:val="22"/>
        </w:rPr>
      </w:pPr>
    </w:p>
    <w:p w14:paraId="67CE54B1" w14:textId="77777777" w:rsidR="006F57CB" w:rsidRDefault="006F57CB" w:rsidP="001C6B07">
      <w:pPr>
        <w:spacing w:line="480" w:lineRule="auto"/>
        <w:rPr>
          <w:rFonts w:ascii="Arial" w:hAnsi="Arial" w:cs="Arial"/>
          <w:sz w:val="22"/>
          <w:szCs w:val="22"/>
        </w:rPr>
      </w:pPr>
    </w:p>
    <w:p w14:paraId="55A63C94" w14:textId="77777777" w:rsidR="006F57CB" w:rsidRDefault="006F57CB" w:rsidP="001C6B07">
      <w:pPr>
        <w:spacing w:line="480" w:lineRule="auto"/>
        <w:rPr>
          <w:rFonts w:ascii="Arial" w:hAnsi="Arial" w:cs="Arial"/>
          <w:sz w:val="22"/>
          <w:szCs w:val="22"/>
        </w:rPr>
      </w:pPr>
    </w:p>
    <w:p w14:paraId="6B67888F" w14:textId="77777777" w:rsidR="006F57CB" w:rsidRDefault="006F57CB" w:rsidP="001C6B07">
      <w:pPr>
        <w:spacing w:line="480" w:lineRule="auto"/>
        <w:rPr>
          <w:rFonts w:ascii="Arial" w:hAnsi="Arial" w:cs="Arial"/>
          <w:sz w:val="22"/>
          <w:szCs w:val="22"/>
        </w:rPr>
      </w:pPr>
    </w:p>
    <w:p w14:paraId="4D303836" w14:textId="77777777" w:rsidR="006F57CB" w:rsidRDefault="006F57CB" w:rsidP="001C6B07">
      <w:pPr>
        <w:spacing w:line="480" w:lineRule="auto"/>
        <w:rPr>
          <w:rFonts w:ascii="Arial" w:hAnsi="Arial" w:cs="Arial"/>
          <w:sz w:val="22"/>
          <w:szCs w:val="22"/>
        </w:rPr>
      </w:pPr>
    </w:p>
    <w:p w14:paraId="0804B294" w14:textId="77777777" w:rsidR="006F57CB" w:rsidRDefault="006F57CB" w:rsidP="001C6B07">
      <w:pPr>
        <w:spacing w:line="480" w:lineRule="auto"/>
        <w:rPr>
          <w:rFonts w:ascii="Arial" w:hAnsi="Arial" w:cs="Arial"/>
          <w:sz w:val="22"/>
          <w:szCs w:val="22"/>
        </w:rPr>
      </w:pPr>
    </w:p>
    <w:p w14:paraId="35D71479" w14:textId="77777777" w:rsidR="006F57CB" w:rsidRDefault="006F57CB" w:rsidP="001C6B07">
      <w:pPr>
        <w:spacing w:line="480" w:lineRule="auto"/>
        <w:rPr>
          <w:rFonts w:ascii="Arial" w:hAnsi="Arial" w:cs="Arial"/>
          <w:sz w:val="22"/>
          <w:szCs w:val="22"/>
        </w:rPr>
      </w:pPr>
    </w:p>
    <w:p w14:paraId="06E1AE5C" w14:textId="77777777" w:rsidR="006F57CB" w:rsidRDefault="006F57CB" w:rsidP="001C6B07">
      <w:pPr>
        <w:spacing w:line="480" w:lineRule="auto"/>
        <w:rPr>
          <w:rFonts w:ascii="Arial" w:hAnsi="Arial" w:cs="Arial"/>
          <w:sz w:val="22"/>
          <w:szCs w:val="22"/>
        </w:rPr>
      </w:pPr>
    </w:p>
    <w:p w14:paraId="380EFC8A" w14:textId="77777777" w:rsidR="006F57CB" w:rsidRPr="00BC7831" w:rsidRDefault="006F57CB" w:rsidP="001C6B07">
      <w:pPr>
        <w:spacing w:line="480" w:lineRule="auto"/>
        <w:rPr>
          <w:rFonts w:ascii="Arial" w:hAnsi="Arial" w:cs="Arial"/>
          <w:sz w:val="22"/>
          <w:szCs w:val="22"/>
        </w:rPr>
      </w:pPr>
    </w:p>
    <w:p w14:paraId="4FCF2178" w14:textId="09E28132" w:rsidR="005334F7" w:rsidRDefault="005334F7" w:rsidP="00271271">
      <w:pPr>
        <w:rPr>
          <w:rFonts w:ascii="Arial" w:hAnsi="Arial" w:cs="Arial"/>
          <w:b/>
          <w:bCs/>
        </w:rPr>
      </w:pPr>
      <w:r w:rsidRPr="00152553">
        <w:rPr>
          <w:rFonts w:ascii="Arial" w:hAnsi="Arial" w:cs="Arial"/>
          <w:b/>
          <w:bCs/>
        </w:rPr>
        <w:t xml:space="preserve">Tables and Figures </w:t>
      </w:r>
    </w:p>
    <w:p w14:paraId="01A85335" w14:textId="77777777" w:rsidR="0039074D" w:rsidRDefault="0039074D" w:rsidP="00271271">
      <w:pPr>
        <w:rPr>
          <w:rFonts w:ascii="Arial" w:hAnsi="Arial" w:cs="Arial"/>
          <w:b/>
          <w:bCs/>
        </w:rPr>
      </w:pPr>
    </w:p>
    <w:p w14:paraId="48C4172C" w14:textId="1CB1221C" w:rsidR="002836A9" w:rsidRPr="00A776B1" w:rsidRDefault="002836A9" w:rsidP="00271271">
      <w:pPr>
        <w:rPr>
          <w:rFonts w:ascii="Arial" w:hAnsi="Arial" w:cs="Arial"/>
        </w:rPr>
      </w:pPr>
      <w:commentRangeStart w:id="44"/>
      <w:r>
        <w:rPr>
          <w:rFonts w:ascii="Arial" w:hAnsi="Arial" w:cs="Arial"/>
          <w:b/>
          <w:bCs/>
        </w:rPr>
        <w:t>Table 1:</w:t>
      </w:r>
      <w:commentRangeEnd w:id="44"/>
      <w:r w:rsidR="005E577B">
        <w:rPr>
          <w:rStyle w:val="CommentReference"/>
        </w:rPr>
        <w:commentReference w:id="44"/>
      </w:r>
      <w:r w:rsidR="006454BA">
        <w:rPr>
          <w:rFonts w:ascii="Arial" w:hAnsi="Arial" w:cs="Arial"/>
          <w:b/>
          <w:bCs/>
        </w:rPr>
        <w:t xml:space="preserve"> </w:t>
      </w:r>
      <w:r w:rsidR="006454BA">
        <w:rPr>
          <w:rFonts w:ascii="Arial" w:hAnsi="Arial" w:cs="Arial"/>
        </w:rPr>
        <w:t xml:space="preserve">Distribution of power outage by 2018 Medicare Fee-For-Service study population </w:t>
      </w:r>
      <w:r w:rsidR="00505584">
        <w:rPr>
          <w:rFonts w:ascii="Arial" w:hAnsi="Arial" w:cs="Arial"/>
        </w:rPr>
        <w:t>sociodemographic</w:t>
      </w:r>
      <w:r w:rsidR="00EE4CC2">
        <w:rPr>
          <w:rFonts w:ascii="Arial" w:hAnsi="Arial" w:cs="Arial"/>
        </w:rPr>
        <w:t xml:space="preserve"> characteristics.</w:t>
      </w:r>
    </w:p>
    <w:p w14:paraId="5C1A01E2" w14:textId="77777777" w:rsidR="00AA0E1E" w:rsidRDefault="00AA0E1E" w:rsidP="00271271">
      <w:pPr>
        <w:rPr>
          <w:rFonts w:ascii="Arial" w:hAnsi="Arial" w:cs="Arial"/>
          <w:b/>
          <w:bCs/>
        </w:rPr>
      </w:pP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835236" w:rsidRPr="00835236" w14:paraId="1D2C07A5" w14:textId="77777777" w:rsidTr="00785993">
        <w:tc>
          <w:tcPr>
            <w:tcW w:w="4106" w:type="dxa"/>
            <w:gridSpan w:val="3"/>
            <w:tcBorders>
              <w:bottom w:val="single" w:sz="4" w:space="0" w:color="auto"/>
            </w:tcBorders>
            <w:shd w:val="clear" w:color="auto" w:fill="auto"/>
          </w:tcPr>
          <w:p w14:paraId="1C0909C4"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Number of county beneficiaries by category</w:t>
            </w:r>
          </w:p>
        </w:tc>
        <w:tc>
          <w:tcPr>
            <w:tcW w:w="5533" w:type="dxa"/>
            <w:tcBorders>
              <w:bottom w:val="single" w:sz="4" w:space="0" w:color="auto"/>
            </w:tcBorders>
            <w:shd w:val="clear" w:color="auto" w:fill="auto"/>
          </w:tcPr>
          <w:p w14:paraId="21C8532F" w14:textId="77777777" w:rsidR="00835236" w:rsidRPr="00835236" w:rsidRDefault="00835236" w:rsidP="00AD7C9A">
            <w:pPr>
              <w:rPr>
                <w:rFonts w:ascii="Arial" w:hAnsi="Arial" w:cs="Arial"/>
                <w:b/>
                <w:bCs/>
                <w:sz w:val="22"/>
                <w:szCs w:val="22"/>
              </w:rPr>
            </w:pPr>
            <w:commentRangeStart w:id="45"/>
            <w:commentRangeStart w:id="46"/>
            <w:r w:rsidRPr="00835236">
              <w:rPr>
                <w:rFonts w:ascii="Arial" w:hAnsi="Arial" w:cs="Arial"/>
                <w:b/>
                <w:bCs/>
                <w:sz w:val="22"/>
                <w:szCs w:val="22"/>
              </w:rPr>
              <w:t xml:space="preserve">Proportion of county-person-days with 8+ hour outage affecting </w:t>
            </w:r>
            <w:r w:rsidRPr="00835236">
              <w:rPr>
                <w:rFonts w:ascii="Arial" w:eastAsia="Garamond" w:hAnsi="Arial" w:cs="Arial"/>
                <w:b/>
                <w:bCs/>
              </w:rPr>
              <w:t>≥</w:t>
            </w:r>
            <w:r w:rsidRPr="00835236">
              <w:rPr>
                <w:rFonts w:ascii="Arial" w:hAnsi="Arial" w:cs="Arial"/>
                <w:b/>
                <w:bCs/>
                <w:sz w:val="22"/>
                <w:szCs w:val="22"/>
              </w:rPr>
              <w:t>1% of county customers</w:t>
            </w:r>
            <w:commentRangeEnd w:id="45"/>
            <w:r w:rsidR="00CB71AF">
              <w:rPr>
                <w:rStyle w:val="CommentReference"/>
              </w:rPr>
              <w:commentReference w:id="45"/>
            </w:r>
            <w:commentRangeEnd w:id="46"/>
            <w:r w:rsidR="00133A81">
              <w:rPr>
                <w:rStyle w:val="CommentReference"/>
              </w:rPr>
              <w:commentReference w:id="46"/>
            </w:r>
          </w:p>
        </w:tc>
      </w:tr>
      <w:tr w:rsidR="00ED46DA" w:rsidRPr="00857560" w14:paraId="3F385CB7" w14:textId="77777777" w:rsidTr="00F92ACD">
        <w:tc>
          <w:tcPr>
            <w:tcW w:w="2263" w:type="dxa"/>
            <w:gridSpan w:val="2"/>
            <w:tcBorders>
              <w:top w:val="single" w:sz="4" w:space="0" w:color="auto"/>
            </w:tcBorders>
            <w:shd w:val="clear" w:color="auto" w:fill="auto"/>
          </w:tcPr>
          <w:p w14:paraId="30ED0D20" w14:textId="4986C225" w:rsidR="00A75C11" w:rsidRPr="002350FD" w:rsidRDefault="00ED46DA" w:rsidP="0029359E">
            <w:pPr>
              <w:rPr>
                <w:rFonts w:ascii="Arial" w:hAnsi="Arial" w:cs="Arial"/>
                <w:b/>
                <w:bCs/>
                <w:sz w:val="22"/>
                <w:szCs w:val="22"/>
              </w:rPr>
            </w:pPr>
            <w:r w:rsidRPr="002350FD">
              <w:rPr>
                <w:rFonts w:ascii="Arial" w:hAnsi="Arial" w:cs="Arial"/>
                <w:b/>
                <w:bCs/>
                <w:sz w:val="22"/>
                <w:szCs w:val="22"/>
              </w:rPr>
              <w:t xml:space="preserve">All </w:t>
            </w:r>
          </w:p>
        </w:tc>
        <w:tc>
          <w:tcPr>
            <w:tcW w:w="1843" w:type="dxa"/>
            <w:tcBorders>
              <w:top w:val="single" w:sz="4" w:space="0" w:color="auto"/>
            </w:tcBorders>
            <w:shd w:val="clear" w:color="auto" w:fill="auto"/>
          </w:tcPr>
          <w:p w14:paraId="111D40B8" w14:textId="04C65348" w:rsidR="00ED46DA" w:rsidRPr="00857560" w:rsidRDefault="00ED46DA" w:rsidP="0029359E">
            <w:pPr>
              <w:rPr>
                <w:rFonts w:ascii="Arial" w:hAnsi="Arial" w:cs="Arial"/>
                <w:sz w:val="22"/>
                <w:szCs w:val="22"/>
              </w:rPr>
            </w:pPr>
          </w:p>
        </w:tc>
        <w:tc>
          <w:tcPr>
            <w:tcW w:w="5533" w:type="dxa"/>
            <w:tcBorders>
              <w:top w:val="single" w:sz="4" w:space="0" w:color="auto"/>
            </w:tcBorders>
            <w:shd w:val="clear" w:color="auto" w:fill="auto"/>
          </w:tcPr>
          <w:p w14:paraId="2A48A03F" w14:textId="7F2DBDEE" w:rsidR="00ED46DA" w:rsidRPr="00857560" w:rsidRDefault="00ED46DA" w:rsidP="0029359E">
            <w:pPr>
              <w:rPr>
                <w:rFonts w:ascii="Arial" w:hAnsi="Arial" w:cs="Arial"/>
                <w:sz w:val="22"/>
                <w:szCs w:val="22"/>
              </w:rPr>
            </w:pPr>
          </w:p>
        </w:tc>
      </w:tr>
      <w:tr w:rsidR="00785993" w:rsidRPr="00857560" w14:paraId="129167BF" w14:textId="77777777" w:rsidTr="00785993">
        <w:tc>
          <w:tcPr>
            <w:tcW w:w="2263" w:type="dxa"/>
            <w:gridSpan w:val="2"/>
            <w:shd w:val="clear" w:color="auto" w:fill="D9E2F3" w:themeFill="accent1" w:themeFillTint="33"/>
          </w:tcPr>
          <w:p w14:paraId="20F3C210" w14:textId="77777777" w:rsidR="00785993" w:rsidRPr="00857560" w:rsidRDefault="00785993" w:rsidP="00785993">
            <w:pPr>
              <w:rPr>
                <w:rFonts w:ascii="Arial" w:hAnsi="Arial" w:cs="Arial"/>
                <w:sz w:val="22"/>
                <w:szCs w:val="22"/>
              </w:rPr>
            </w:pPr>
          </w:p>
        </w:tc>
        <w:tc>
          <w:tcPr>
            <w:tcW w:w="1843" w:type="dxa"/>
            <w:shd w:val="clear" w:color="auto" w:fill="D9E2F3" w:themeFill="accent1" w:themeFillTint="33"/>
          </w:tcPr>
          <w:p w14:paraId="4268978F" w14:textId="64C41776" w:rsidR="00785993" w:rsidRPr="00857560" w:rsidRDefault="00785993" w:rsidP="00785993">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418B282F" w14:textId="06C0D5E9"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2A1E15D6" w14:textId="77777777" w:rsidTr="00610DF2">
        <w:tc>
          <w:tcPr>
            <w:tcW w:w="9639" w:type="dxa"/>
            <w:gridSpan w:val="4"/>
            <w:shd w:val="clear" w:color="auto" w:fill="auto"/>
          </w:tcPr>
          <w:p w14:paraId="67447D46" w14:textId="77777777" w:rsidR="00785993" w:rsidRDefault="00785993" w:rsidP="00785993">
            <w:pPr>
              <w:rPr>
                <w:rFonts w:ascii="Arial" w:hAnsi="Arial" w:cs="Arial"/>
                <w:sz w:val="22"/>
                <w:szCs w:val="22"/>
              </w:rPr>
            </w:pPr>
          </w:p>
          <w:p w14:paraId="3D2E090D" w14:textId="02D95953" w:rsidR="00785993" w:rsidRPr="002350FD" w:rsidRDefault="00785993" w:rsidP="00785993">
            <w:pPr>
              <w:rPr>
                <w:rFonts w:ascii="Arial" w:hAnsi="Arial" w:cs="Arial"/>
                <w:b/>
                <w:bCs/>
                <w:sz w:val="22"/>
                <w:szCs w:val="22"/>
              </w:rPr>
            </w:pPr>
            <w:r w:rsidRPr="002350FD">
              <w:rPr>
                <w:rFonts w:ascii="Arial" w:hAnsi="Arial" w:cs="Arial"/>
                <w:b/>
                <w:bCs/>
                <w:sz w:val="22"/>
                <w:szCs w:val="22"/>
              </w:rPr>
              <w:t>Sex</w:t>
            </w:r>
          </w:p>
        </w:tc>
      </w:tr>
      <w:tr w:rsidR="00785993" w:rsidRPr="00857560" w14:paraId="0EBCDCFD" w14:textId="77777777" w:rsidTr="00610DF2">
        <w:tc>
          <w:tcPr>
            <w:tcW w:w="846" w:type="dxa"/>
            <w:shd w:val="clear" w:color="auto" w:fill="D9E2F3" w:themeFill="accent1" w:themeFillTint="33"/>
          </w:tcPr>
          <w:p w14:paraId="5F386B9C"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2853AB5" w14:textId="77777777" w:rsidR="00785993" w:rsidRPr="00857560" w:rsidRDefault="00785993" w:rsidP="00785993">
            <w:pPr>
              <w:rPr>
                <w:rFonts w:ascii="Arial" w:hAnsi="Arial" w:cs="Arial"/>
                <w:sz w:val="22"/>
                <w:szCs w:val="22"/>
              </w:rPr>
            </w:pPr>
            <w:r w:rsidRPr="00857560">
              <w:rPr>
                <w:rFonts w:ascii="Arial" w:hAnsi="Arial" w:cs="Arial"/>
                <w:sz w:val="22"/>
                <w:szCs w:val="22"/>
              </w:rPr>
              <w:t>Male</w:t>
            </w:r>
          </w:p>
        </w:tc>
        <w:tc>
          <w:tcPr>
            <w:tcW w:w="1843" w:type="dxa"/>
            <w:shd w:val="clear" w:color="auto" w:fill="D9E2F3" w:themeFill="accent1" w:themeFillTint="33"/>
          </w:tcPr>
          <w:p w14:paraId="1C29EEF9" w14:textId="77777777" w:rsidR="00785993" w:rsidRPr="00857560" w:rsidRDefault="00785993" w:rsidP="00785993">
            <w:pPr>
              <w:rPr>
                <w:rFonts w:ascii="Arial" w:hAnsi="Arial" w:cs="Arial"/>
                <w:sz w:val="22"/>
                <w:szCs w:val="22"/>
              </w:rPr>
            </w:pPr>
            <w:r w:rsidRPr="00857560">
              <w:rPr>
                <w:rFonts w:ascii="Arial" w:hAnsi="Arial" w:cs="Arial"/>
                <w:sz w:val="22"/>
                <w:szCs w:val="22"/>
              </w:rPr>
              <w:t>10,813,568</w:t>
            </w:r>
          </w:p>
        </w:tc>
        <w:tc>
          <w:tcPr>
            <w:tcW w:w="5533" w:type="dxa"/>
            <w:shd w:val="clear" w:color="auto" w:fill="D9E2F3" w:themeFill="accent1" w:themeFillTint="33"/>
          </w:tcPr>
          <w:p w14:paraId="0FC1894C"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33D96A24" w14:textId="77777777" w:rsidTr="00835236">
        <w:tc>
          <w:tcPr>
            <w:tcW w:w="846" w:type="dxa"/>
            <w:shd w:val="clear" w:color="auto" w:fill="auto"/>
          </w:tcPr>
          <w:p w14:paraId="7E76881C" w14:textId="77777777" w:rsidR="00785993" w:rsidRPr="00857560" w:rsidRDefault="00785993" w:rsidP="00785993">
            <w:pPr>
              <w:rPr>
                <w:rFonts w:ascii="Arial" w:hAnsi="Arial" w:cs="Arial"/>
                <w:sz w:val="22"/>
                <w:szCs w:val="22"/>
              </w:rPr>
            </w:pPr>
          </w:p>
        </w:tc>
        <w:tc>
          <w:tcPr>
            <w:tcW w:w="1417" w:type="dxa"/>
            <w:shd w:val="clear" w:color="auto" w:fill="auto"/>
          </w:tcPr>
          <w:p w14:paraId="24508ED6" w14:textId="77777777" w:rsidR="00785993" w:rsidRPr="00857560" w:rsidRDefault="00785993" w:rsidP="00785993">
            <w:pPr>
              <w:rPr>
                <w:rFonts w:ascii="Arial" w:hAnsi="Arial" w:cs="Arial"/>
                <w:sz w:val="22"/>
                <w:szCs w:val="22"/>
              </w:rPr>
            </w:pPr>
            <w:r w:rsidRPr="00857560">
              <w:rPr>
                <w:rFonts w:ascii="Arial" w:hAnsi="Arial" w:cs="Arial"/>
                <w:sz w:val="22"/>
                <w:szCs w:val="22"/>
              </w:rPr>
              <w:t>Female</w:t>
            </w:r>
          </w:p>
        </w:tc>
        <w:tc>
          <w:tcPr>
            <w:tcW w:w="1843" w:type="dxa"/>
            <w:shd w:val="clear" w:color="auto" w:fill="auto"/>
          </w:tcPr>
          <w:p w14:paraId="41847A8A" w14:textId="77777777" w:rsidR="00785993" w:rsidRPr="00857560" w:rsidRDefault="00785993" w:rsidP="00785993">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73B5F7A7" w14:textId="77777777" w:rsidTr="00A75C11">
        <w:tc>
          <w:tcPr>
            <w:tcW w:w="9639" w:type="dxa"/>
            <w:gridSpan w:val="4"/>
            <w:shd w:val="clear" w:color="auto" w:fill="auto"/>
          </w:tcPr>
          <w:p w14:paraId="45604268" w14:textId="77777777" w:rsidR="00785993" w:rsidRDefault="00785993" w:rsidP="00785993">
            <w:pPr>
              <w:rPr>
                <w:rFonts w:ascii="Arial" w:hAnsi="Arial" w:cs="Arial"/>
                <w:sz w:val="22"/>
                <w:szCs w:val="22"/>
              </w:rPr>
            </w:pPr>
          </w:p>
          <w:p w14:paraId="36C9B873" w14:textId="010F5C9A" w:rsidR="00785993" w:rsidRPr="002350FD" w:rsidRDefault="00785993" w:rsidP="00785993">
            <w:pPr>
              <w:rPr>
                <w:rFonts w:ascii="Arial" w:hAnsi="Arial" w:cs="Arial"/>
                <w:b/>
                <w:bCs/>
                <w:sz w:val="22"/>
                <w:szCs w:val="22"/>
              </w:rPr>
            </w:pPr>
            <w:r w:rsidRPr="002350FD">
              <w:rPr>
                <w:rFonts w:ascii="Arial" w:hAnsi="Arial" w:cs="Arial"/>
                <w:b/>
                <w:bCs/>
                <w:sz w:val="22"/>
                <w:szCs w:val="22"/>
              </w:rPr>
              <w:t>Age, years</w:t>
            </w:r>
          </w:p>
        </w:tc>
      </w:tr>
      <w:tr w:rsidR="00785993" w:rsidRPr="00857560" w14:paraId="1C33FDBE" w14:textId="77777777" w:rsidTr="00A75C11">
        <w:tc>
          <w:tcPr>
            <w:tcW w:w="846" w:type="dxa"/>
            <w:shd w:val="clear" w:color="auto" w:fill="D9E2F3" w:themeFill="accent1" w:themeFillTint="33"/>
          </w:tcPr>
          <w:p w14:paraId="26EAC6BE"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7D73148" w14:textId="77777777" w:rsidR="00785993" w:rsidRPr="00857560" w:rsidRDefault="00785993" w:rsidP="00785993">
            <w:pPr>
              <w:rPr>
                <w:rFonts w:ascii="Arial" w:hAnsi="Arial" w:cs="Arial"/>
                <w:sz w:val="22"/>
                <w:szCs w:val="22"/>
              </w:rPr>
            </w:pPr>
            <w:r w:rsidRPr="00857560">
              <w:rPr>
                <w:rFonts w:ascii="Arial" w:hAnsi="Arial" w:cs="Arial"/>
                <w:sz w:val="22"/>
                <w:szCs w:val="22"/>
              </w:rPr>
              <w:t xml:space="preserve">75 or older </w:t>
            </w:r>
          </w:p>
        </w:tc>
        <w:tc>
          <w:tcPr>
            <w:tcW w:w="1843" w:type="dxa"/>
            <w:shd w:val="clear" w:color="auto" w:fill="D9E2F3" w:themeFill="accent1" w:themeFillTint="33"/>
          </w:tcPr>
          <w:p w14:paraId="358A4ADC" w14:textId="77777777" w:rsidR="00785993" w:rsidRPr="00857560" w:rsidRDefault="00785993" w:rsidP="00785993">
            <w:pPr>
              <w:rPr>
                <w:rFonts w:ascii="Arial" w:hAnsi="Arial" w:cs="Arial"/>
                <w:sz w:val="22"/>
                <w:szCs w:val="22"/>
              </w:rPr>
            </w:pPr>
            <w:r w:rsidRPr="00857560">
              <w:rPr>
                <w:rFonts w:ascii="Arial" w:hAnsi="Arial" w:cs="Arial"/>
                <w:sz w:val="22"/>
                <w:szCs w:val="22"/>
              </w:rPr>
              <w:t>9,784,741</w:t>
            </w:r>
          </w:p>
        </w:tc>
        <w:tc>
          <w:tcPr>
            <w:tcW w:w="5533" w:type="dxa"/>
            <w:shd w:val="clear" w:color="auto" w:fill="D9E2F3" w:themeFill="accent1" w:themeFillTint="33"/>
          </w:tcPr>
          <w:p w14:paraId="15669A23"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0F7F5178" w14:textId="77777777" w:rsidTr="00A75C11">
        <w:tc>
          <w:tcPr>
            <w:tcW w:w="846" w:type="dxa"/>
            <w:shd w:val="clear" w:color="auto" w:fill="auto"/>
          </w:tcPr>
          <w:p w14:paraId="119A3160" w14:textId="77777777" w:rsidR="00785993" w:rsidRPr="00857560" w:rsidRDefault="00785993" w:rsidP="00785993">
            <w:pPr>
              <w:rPr>
                <w:rFonts w:ascii="Arial" w:hAnsi="Arial" w:cs="Arial"/>
                <w:sz w:val="22"/>
                <w:szCs w:val="22"/>
              </w:rPr>
            </w:pPr>
          </w:p>
        </w:tc>
        <w:tc>
          <w:tcPr>
            <w:tcW w:w="1417" w:type="dxa"/>
            <w:shd w:val="clear" w:color="auto" w:fill="auto"/>
          </w:tcPr>
          <w:p w14:paraId="6364F110" w14:textId="77777777" w:rsidR="00785993" w:rsidRPr="00857560" w:rsidRDefault="00785993" w:rsidP="00785993">
            <w:pPr>
              <w:rPr>
                <w:rFonts w:ascii="Arial" w:hAnsi="Arial" w:cs="Arial"/>
                <w:sz w:val="22"/>
                <w:szCs w:val="22"/>
              </w:rPr>
            </w:pPr>
            <w:r w:rsidRPr="00857560">
              <w:rPr>
                <w:rFonts w:ascii="Arial" w:hAnsi="Arial" w:cs="Arial"/>
                <w:sz w:val="22"/>
                <w:szCs w:val="22"/>
              </w:rPr>
              <w:t>65 - 75</w:t>
            </w:r>
          </w:p>
        </w:tc>
        <w:tc>
          <w:tcPr>
            <w:tcW w:w="1843" w:type="dxa"/>
            <w:shd w:val="clear" w:color="auto" w:fill="auto"/>
          </w:tcPr>
          <w:p w14:paraId="3280CDB4" w14:textId="77777777" w:rsidR="00785993" w:rsidRPr="00857560" w:rsidRDefault="00785993" w:rsidP="00785993">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1AFE5B35" w14:textId="77777777" w:rsidTr="00610DF2">
        <w:tc>
          <w:tcPr>
            <w:tcW w:w="9639" w:type="dxa"/>
            <w:gridSpan w:val="4"/>
            <w:shd w:val="clear" w:color="auto" w:fill="auto"/>
          </w:tcPr>
          <w:p w14:paraId="74EA6E44" w14:textId="77777777" w:rsidR="00785993" w:rsidRPr="002350FD" w:rsidRDefault="00785993" w:rsidP="00785993">
            <w:pPr>
              <w:rPr>
                <w:rFonts w:ascii="Arial" w:hAnsi="Arial" w:cs="Arial"/>
                <w:b/>
                <w:bCs/>
                <w:sz w:val="22"/>
                <w:szCs w:val="22"/>
              </w:rPr>
            </w:pPr>
          </w:p>
          <w:p w14:paraId="226515B4" w14:textId="18E06E0B"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County population with income &lt; 2020 census federal poverty level </w:t>
            </w:r>
          </w:p>
        </w:tc>
      </w:tr>
      <w:tr w:rsidR="00785993" w:rsidRPr="00857560" w14:paraId="3DF798F3" w14:textId="77777777" w:rsidTr="00610DF2">
        <w:tc>
          <w:tcPr>
            <w:tcW w:w="846" w:type="dxa"/>
            <w:shd w:val="clear" w:color="auto" w:fill="D9E2F3" w:themeFill="accent1" w:themeFillTint="33"/>
          </w:tcPr>
          <w:p w14:paraId="2AFDB84D"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29436B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6B03F507" w14:textId="77777777" w:rsidR="00785993" w:rsidRPr="00857560" w:rsidRDefault="00785993" w:rsidP="00785993">
            <w:pPr>
              <w:rPr>
                <w:rFonts w:ascii="Arial" w:hAnsi="Arial" w:cs="Arial"/>
                <w:sz w:val="22"/>
                <w:szCs w:val="22"/>
              </w:rPr>
            </w:pPr>
            <w:r w:rsidRPr="00857560">
              <w:rPr>
                <w:rFonts w:ascii="Arial" w:hAnsi="Arial" w:cs="Arial"/>
                <w:sz w:val="22"/>
                <w:szCs w:val="22"/>
              </w:rPr>
              <w:t>8,214,604</w:t>
            </w:r>
          </w:p>
        </w:tc>
        <w:tc>
          <w:tcPr>
            <w:tcW w:w="5533" w:type="dxa"/>
            <w:shd w:val="clear" w:color="auto" w:fill="D9E2F3" w:themeFill="accent1" w:themeFillTint="33"/>
          </w:tcPr>
          <w:p w14:paraId="11DBF2A0"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4AC51AE4" w14:textId="77777777" w:rsidTr="00835236">
        <w:tc>
          <w:tcPr>
            <w:tcW w:w="846" w:type="dxa"/>
            <w:shd w:val="clear" w:color="auto" w:fill="auto"/>
          </w:tcPr>
          <w:p w14:paraId="5EB37E4A" w14:textId="77777777" w:rsidR="00785993" w:rsidRPr="00857560" w:rsidRDefault="00785993" w:rsidP="00785993">
            <w:pPr>
              <w:rPr>
                <w:rFonts w:ascii="Arial" w:hAnsi="Arial" w:cs="Arial"/>
                <w:sz w:val="22"/>
                <w:szCs w:val="22"/>
              </w:rPr>
            </w:pPr>
          </w:p>
        </w:tc>
        <w:tc>
          <w:tcPr>
            <w:tcW w:w="1417" w:type="dxa"/>
            <w:shd w:val="clear" w:color="auto" w:fill="auto"/>
          </w:tcPr>
          <w:p w14:paraId="2700B8D2"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61BF2542" w14:textId="77777777" w:rsidR="00785993" w:rsidRPr="00857560" w:rsidRDefault="00785993" w:rsidP="00785993">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785993" w:rsidRPr="00857560" w:rsidRDefault="00785993" w:rsidP="00785993">
            <w:pPr>
              <w:rPr>
                <w:rFonts w:ascii="Arial" w:hAnsi="Arial" w:cs="Arial"/>
                <w:sz w:val="22"/>
                <w:szCs w:val="22"/>
              </w:rPr>
            </w:pPr>
            <w:r w:rsidRPr="00857560">
              <w:rPr>
                <w:rFonts w:ascii="Arial" w:hAnsi="Arial" w:cs="Arial"/>
                <w:sz w:val="22"/>
                <w:szCs w:val="22"/>
              </w:rPr>
              <w:t>0.011</w:t>
            </w:r>
          </w:p>
        </w:tc>
      </w:tr>
      <w:tr w:rsidR="00785993" w:rsidRPr="00857560" w14:paraId="2723E91D" w14:textId="77777777" w:rsidTr="00610DF2">
        <w:tc>
          <w:tcPr>
            <w:tcW w:w="846" w:type="dxa"/>
            <w:shd w:val="clear" w:color="auto" w:fill="D9E2F3" w:themeFill="accent1" w:themeFillTint="33"/>
          </w:tcPr>
          <w:p w14:paraId="06A57912"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5224BA8"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5FBD34A3" w14:textId="77777777" w:rsidR="00785993" w:rsidRPr="00857560" w:rsidRDefault="00785993" w:rsidP="00785993">
            <w:pPr>
              <w:rPr>
                <w:rFonts w:ascii="Arial" w:hAnsi="Arial" w:cs="Arial"/>
                <w:sz w:val="22"/>
                <w:szCs w:val="22"/>
              </w:rPr>
            </w:pPr>
            <w:r w:rsidRPr="00857560">
              <w:rPr>
                <w:rFonts w:ascii="Arial" w:hAnsi="Arial" w:cs="Arial"/>
                <w:sz w:val="22"/>
                <w:szCs w:val="22"/>
              </w:rPr>
              <w:t>6,000,194</w:t>
            </w:r>
          </w:p>
        </w:tc>
        <w:tc>
          <w:tcPr>
            <w:tcW w:w="5533" w:type="dxa"/>
            <w:shd w:val="clear" w:color="auto" w:fill="D9E2F3" w:themeFill="accent1" w:themeFillTint="33"/>
          </w:tcPr>
          <w:p w14:paraId="78992B6D"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5A1234C1" w14:textId="77777777" w:rsidTr="00835236">
        <w:tc>
          <w:tcPr>
            <w:tcW w:w="846" w:type="dxa"/>
            <w:shd w:val="clear" w:color="auto" w:fill="auto"/>
          </w:tcPr>
          <w:p w14:paraId="27B2C265" w14:textId="77777777" w:rsidR="00785993" w:rsidRPr="00857560" w:rsidRDefault="00785993" w:rsidP="00785993">
            <w:pPr>
              <w:rPr>
                <w:rFonts w:ascii="Arial" w:hAnsi="Arial" w:cs="Arial"/>
                <w:sz w:val="22"/>
                <w:szCs w:val="22"/>
              </w:rPr>
            </w:pPr>
          </w:p>
        </w:tc>
        <w:tc>
          <w:tcPr>
            <w:tcW w:w="1417" w:type="dxa"/>
            <w:shd w:val="clear" w:color="auto" w:fill="auto"/>
          </w:tcPr>
          <w:p w14:paraId="0FD873C3"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7DDDB5DC" w14:textId="77777777" w:rsidR="00785993" w:rsidRPr="00857560" w:rsidRDefault="00785993" w:rsidP="00785993">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2175E560" w14:textId="77777777" w:rsidTr="00A75C11">
        <w:tc>
          <w:tcPr>
            <w:tcW w:w="9639" w:type="dxa"/>
            <w:gridSpan w:val="4"/>
            <w:shd w:val="clear" w:color="auto" w:fill="auto"/>
          </w:tcPr>
          <w:p w14:paraId="51CC4904" w14:textId="77777777" w:rsidR="00785993" w:rsidRPr="00272EA2" w:rsidRDefault="00785993" w:rsidP="00785993">
            <w:pPr>
              <w:rPr>
                <w:rFonts w:ascii="Arial" w:hAnsi="Arial" w:cs="Arial"/>
                <w:b/>
                <w:bCs/>
                <w:sz w:val="22"/>
                <w:szCs w:val="22"/>
              </w:rPr>
            </w:pPr>
          </w:p>
          <w:p w14:paraId="077EAB14" w14:textId="60951179" w:rsidR="00785993" w:rsidRPr="00272EA2" w:rsidRDefault="00785993" w:rsidP="00785993">
            <w:pPr>
              <w:rPr>
                <w:rFonts w:ascii="Arial" w:hAnsi="Arial" w:cs="Arial"/>
                <w:b/>
                <w:bCs/>
                <w:sz w:val="22"/>
                <w:szCs w:val="22"/>
              </w:rPr>
            </w:pPr>
            <w:r w:rsidRPr="00272EA2">
              <w:rPr>
                <w:rFonts w:ascii="Arial" w:hAnsi="Arial" w:cs="Arial"/>
                <w:b/>
                <w:bCs/>
                <w:sz w:val="22"/>
                <w:szCs w:val="22"/>
              </w:rPr>
              <w:t xml:space="preserve">County Medicare beneficiaries using durable medical equipment </w:t>
            </w:r>
          </w:p>
        </w:tc>
      </w:tr>
      <w:tr w:rsidR="00785993" w:rsidRPr="00857560" w14:paraId="43432364" w14:textId="77777777" w:rsidTr="00A75C11">
        <w:tc>
          <w:tcPr>
            <w:tcW w:w="846" w:type="dxa"/>
            <w:shd w:val="clear" w:color="auto" w:fill="D9E2F3" w:themeFill="accent1" w:themeFillTint="33"/>
          </w:tcPr>
          <w:p w14:paraId="42ED55D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2601E06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310AD970" w14:textId="77777777" w:rsidR="00785993" w:rsidRPr="00857560" w:rsidRDefault="00785993" w:rsidP="00785993">
            <w:pPr>
              <w:rPr>
                <w:rFonts w:ascii="Arial" w:hAnsi="Arial" w:cs="Arial"/>
                <w:sz w:val="22"/>
                <w:szCs w:val="22"/>
              </w:rPr>
            </w:pPr>
            <w:r w:rsidRPr="00857560">
              <w:rPr>
                <w:rFonts w:ascii="Arial" w:hAnsi="Arial" w:cs="Arial"/>
                <w:sz w:val="22"/>
                <w:szCs w:val="22"/>
              </w:rPr>
              <w:t>14,203,491</w:t>
            </w:r>
          </w:p>
        </w:tc>
        <w:tc>
          <w:tcPr>
            <w:tcW w:w="5533" w:type="dxa"/>
            <w:shd w:val="clear" w:color="auto" w:fill="D9E2F3" w:themeFill="accent1" w:themeFillTint="33"/>
          </w:tcPr>
          <w:p w14:paraId="0844677F" w14:textId="77777777" w:rsidR="00785993" w:rsidRPr="00857560" w:rsidRDefault="00785993" w:rsidP="00785993">
            <w:pPr>
              <w:rPr>
                <w:rFonts w:ascii="Arial" w:hAnsi="Arial" w:cs="Arial"/>
                <w:sz w:val="22"/>
                <w:szCs w:val="22"/>
              </w:rPr>
            </w:pPr>
            <w:r w:rsidRPr="00857560">
              <w:rPr>
                <w:rFonts w:ascii="Arial" w:hAnsi="Arial" w:cs="Arial"/>
                <w:sz w:val="22"/>
                <w:szCs w:val="22"/>
              </w:rPr>
              <w:t>0.008</w:t>
            </w:r>
          </w:p>
        </w:tc>
      </w:tr>
      <w:tr w:rsidR="00785993" w:rsidRPr="00857560" w14:paraId="68DD3BAC" w14:textId="77777777" w:rsidTr="00A75C11">
        <w:tc>
          <w:tcPr>
            <w:tcW w:w="846" w:type="dxa"/>
            <w:shd w:val="clear" w:color="auto" w:fill="auto"/>
          </w:tcPr>
          <w:p w14:paraId="01B18C46" w14:textId="77777777" w:rsidR="00785993" w:rsidRPr="00857560" w:rsidRDefault="00785993" w:rsidP="00785993">
            <w:pPr>
              <w:rPr>
                <w:rFonts w:ascii="Arial" w:hAnsi="Arial" w:cs="Arial"/>
                <w:sz w:val="22"/>
                <w:szCs w:val="22"/>
              </w:rPr>
            </w:pPr>
          </w:p>
        </w:tc>
        <w:tc>
          <w:tcPr>
            <w:tcW w:w="1417" w:type="dxa"/>
            <w:shd w:val="clear" w:color="auto" w:fill="auto"/>
          </w:tcPr>
          <w:p w14:paraId="135EFDD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3E3D2BF3" w14:textId="77777777" w:rsidR="00785993" w:rsidRPr="00857560" w:rsidRDefault="00785993" w:rsidP="00785993">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785993" w:rsidRPr="00857560" w:rsidRDefault="00785993" w:rsidP="00785993">
            <w:pPr>
              <w:rPr>
                <w:rFonts w:ascii="Arial" w:hAnsi="Arial" w:cs="Arial"/>
                <w:sz w:val="22"/>
                <w:szCs w:val="22"/>
              </w:rPr>
            </w:pPr>
            <w:r w:rsidRPr="00857560">
              <w:rPr>
                <w:rFonts w:ascii="Arial" w:hAnsi="Arial" w:cs="Arial"/>
                <w:sz w:val="22"/>
                <w:szCs w:val="22"/>
              </w:rPr>
              <w:t>0.017</w:t>
            </w:r>
          </w:p>
        </w:tc>
      </w:tr>
      <w:tr w:rsidR="00785993" w:rsidRPr="00857560" w14:paraId="5D4FA462" w14:textId="77777777" w:rsidTr="00A75C11">
        <w:tc>
          <w:tcPr>
            <w:tcW w:w="846" w:type="dxa"/>
            <w:shd w:val="clear" w:color="auto" w:fill="D9E2F3" w:themeFill="accent1" w:themeFillTint="33"/>
          </w:tcPr>
          <w:p w14:paraId="0A47136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3BEEDD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2EB73224" w14:textId="77777777" w:rsidR="00785993" w:rsidRPr="00857560" w:rsidRDefault="00785993" w:rsidP="00785993">
            <w:pPr>
              <w:rPr>
                <w:rFonts w:ascii="Arial" w:hAnsi="Arial" w:cs="Arial"/>
                <w:sz w:val="22"/>
                <w:szCs w:val="22"/>
              </w:rPr>
            </w:pPr>
            <w:r w:rsidRPr="00857560">
              <w:rPr>
                <w:rFonts w:ascii="Arial" w:hAnsi="Arial" w:cs="Arial"/>
                <w:sz w:val="22"/>
                <w:szCs w:val="22"/>
              </w:rPr>
              <w:t>2,663,919</w:t>
            </w:r>
          </w:p>
        </w:tc>
        <w:tc>
          <w:tcPr>
            <w:tcW w:w="5533" w:type="dxa"/>
            <w:shd w:val="clear" w:color="auto" w:fill="D9E2F3" w:themeFill="accent1" w:themeFillTint="33"/>
          </w:tcPr>
          <w:p w14:paraId="450B4B2C" w14:textId="77777777" w:rsidR="00785993" w:rsidRPr="00857560" w:rsidRDefault="00785993" w:rsidP="00785993">
            <w:pPr>
              <w:rPr>
                <w:rFonts w:ascii="Arial" w:hAnsi="Arial" w:cs="Arial"/>
                <w:sz w:val="22"/>
                <w:szCs w:val="22"/>
              </w:rPr>
            </w:pPr>
            <w:r w:rsidRPr="00857560">
              <w:rPr>
                <w:rFonts w:ascii="Arial" w:hAnsi="Arial" w:cs="Arial"/>
                <w:sz w:val="22"/>
                <w:szCs w:val="22"/>
              </w:rPr>
              <w:t>0.019</w:t>
            </w:r>
          </w:p>
        </w:tc>
      </w:tr>
      <w:tr w:rsidR="00785993" w:rsidRPr="00857560" w14:paraId="161839E1" w14:textId="77777777" w:rsidTr="00A75C11">
        <w:tc>
          <w:tcPr>
            <w:tcW w:w="846" w:type="dxa"/>
            <w:shd w:val="clear" w:color="auto" w:fill="auto"/>
          </w:tcPr>
          <w:p w14:paraId="536235CB" w14:textId="77777777" w:rsidR="00785993" w:rsidRPr="00857560" w:rsidRDefault="00785993" w:rsidP="00785993">
            <w:pPr>
              <w:rPr>
                <w:rFonts w:ascii="Arial" w:hAnsi="Arial" w:cs="Arial"/>
                <w:sz w:val="22"/>
                <w:szCs w:val="22"/>
              </w:rPr>
            </w:pPr>
          </w:p>
        </w:tc>
        <w:tc>
          <w:tcPr>
            <w:tcW w:w="1417" w:type="dxa"/>
            <w:shd w:val="clear" w:color="auto" w:fill="auto"/>
          </w:tcPr>
          <w:p w14:paraId="79B67FB0"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694D860F" w14:textId="77777777" w:rsidR="00785993" w:rsidRPr="00857560" w:rsidRDefault="00785993" w:rsidP="00785993">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785993" w:rsidRPr="00857560" w:rsidRDefault="00785993" w:rsidP="00785993">
            <w:pPr>
              <w:rPr>
                <w:rFonts w:ascii="Arial" w:hAnsi="Arial" w:cs="Arial"/>
                <w:sz w:val="22"/>
                <w:szCs w:val="22"/>
              </w:rPr>
            </w:pPr>
            <w:r w:rsidRPr="00857560">
              <w:rPr>
                <w:rFonts w:ascii="Arial" w:hAnsi="Arial" w:cs="Arial"/>
                <w:sz w:val="22"/>
                <w:szCs w:val="22"/>
              </w:rPr>
              <w:t>0.020</w:t>
            </w:r>
          </w:p>
        </w:tc>
      </w:tr>
    </w:tbl>
    <w:p w14:paraId="349A6786" w14:textId="29BB028C" w:rsidR="002836A9" w:rsidRDefault="002836A9" w:rsidP="00271271">
      <w:pPr>
        <w:rPr>
          <w:rFonts w:ascii="Arial" w:hAnsi="Arial" w:cs="Arial"/>
          <w:b/>
          <w:bCs/>
        </w:rPr>
      </w:pPr>
    </w:p>
    <w:p w14:paraId="6646918D" w14:textId="5571FC0F" w:rsidR="002836A9" w:rsidRDefault="002836A9" w:rsidP="00271271">
      <w:pPr>
        <w:rPr>
          <w:rFonts w:ascii="Arial" w:hAnsi="Arial" w:cs="Arial"/>
          <w:b/>
          <w:bCs/>
        </w:rPr>
      </w:pPr>
    </w:p>
    <w:p w14:paraId="12002088" w14:textId="77777777" w:rsidR="00610DF2" w:rsidRDefault="00610DF2" w:rsidP="00271271">
      <w:pPr>
        <w:rPr>
          <w:rFonts w:ascii="Arial" w:hAnsi="Arial" w:cs="Arial"/>
          <w:b/>
          <w:bCs/>
        </w:rPr>
      </w:pPr>
    </w:p>
    <w:p w14:paraId="7B1D3A2A" w14:textId="77777777" w:rsidR="00610DF2" w:rsidRDefault="00610DF2" w:rsidP="00271271">
      <w:pPr>
        <w:rPr>
          <w:rFonts w:ascii="Arial" w:hAnsi="Arial" w:cs="Arial"/>
          <w:b/>
          <w:bCs/>
        </w:rPr>
      </w:pPr>
    </w:p>
    <w:p w14:paraId="50695C3C" w14:textId="77777777" w:rsidR="00610DF2" w:rsidRDefault="00610DF2" w:rsidP="00271271">
      <w:pPr>
        <w:rPr>
          <w:rFonts w:ascii="Arial" w:hAnsi="Arial" w:cs="Arial"/>
          <w:b/>
          <w:bCs/>
        </w:rPr>
      </w:pPr>
    </w:p>
    <w:p w14:paraId="434F8B99" w14:textId="77777777" w:rsidR="00610DF2" w:rsidRDefault="00610DF2" w:rsidP="00271271">
      <w:pPr>
        <w:rPr>
          <w:rFonts w:ascii="Arial" w:hAnsi="Arial" w:cs="Arial"/>
          <w:b/>
          <w:bCs/>
        </w:rPr>
      </w:pPr>
    </w:p>
    <w:p w14:paraId="0DF037F6" w14:textId="77777777" w:rsidR="00610DF2" w:rsidRDefault="00610DF2" w:rsidP="00271271">
      <w:pPr>
        <w:rPr>
          <w:rFonts w:ascii="Arial" w:hAnsi="Arial" w:cs="Arial"/>
          <w:b/>
          <w:bCs/>
        </w:rPr>
      </w:pPr>
    </w:p>
    <w:p w14:paraId="6A0E93A3" w14:textId="0732C9EB" w:rsidR="00D266CA" w:rsidRPr="00430D5E" w:rsidRDefault="00FA4E6D" w:rsidP="00430D5E">
      <w:pPr>
        <w:rPr>
          <w:rFonts w:ascii="Arial" w:hAnsi="Arial" w:cs="Arial"/>
          <w:b/>
          <w:bCs/>
        </w:rPr>
      </w:pPr>
      <w:r>
        <w:rPr>
          <w:noProof/>
        </w:rPr>
        <w:lastRenderedPageBreak/>
        <w:drawing>
          <wp:anchor distT="0" distB="0" distL="114300" distR="114300" simplePos="0" relativeHeight="251662336" behindDoc="0" locked="0" layoutInCell="1" allowOverlap="1" wp14:anchorId="0AF9C0F2" wp14:editId="15F53173">
            <wp:simplePos x="0" y="0"/>
            <wp:positionH relativeFrom="column">
              <wp:posOffset>-116205</wp:posOffset>
            </wp:positionH>
            <wp:positionV relativeFrom="paragraph">
              <wp:posOffset>208344</wp:posOffset>
            </wp:positionV>
            <wp:extent cx="6480810" cy="2607310"/>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rotWithShape="1">
                    <a:blip r:embed="rId13" cstate="print">
                      <a:extLst>
                        <a:ext uri="{28A0092B-C50C-407E-A947-70E740481C1C}">
                          <a14:useLocalDpi xmlns:a14="http://schemas.microsoft.com/office/drawing/2010/main" val="0"/>
                        </a:ext>
                      </a:extLst>
                    </a:blip>
                    <a:srcRect t="16338"/>
                    <a:stretch/>
                  </pic:blipFill>
                  <pic:spPr bwMode="auto">
                    <a:xfrm>
                      <a:off x="0" y="0"/>
                      <a:ext cx="6480810"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0D5E">
        <w:rPr>
          <w:rFonts w:ascii="Arial" w:hAnsi="Arial" w:cs="Arial"/>
          <w:b/>
          <w:bCs/>
        </w:rPr>
        <w:t xml:space="preserve">A. </w:t>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t>B.</w:t>
      </w:r>
      <w:r w:rsidR="00430D5E">
        <w:rPr>
          <w:rFonts w:ascii="Arial" w:hAnsi="Arial" w:cs="Arial"/>
          <w:b/>
          <w:bCs/>
        </w:rPr>
        <w:tab/>
      </w:r>
      <w:r w:rsidR="00430D5E">
        <w:rPr>
          <w:rFonts w:ascii="Arial" w:hAnsi="Arial" w:cs="Arial"/>
          <w:b/>
          <w:bCs/>
        </w:rPr>
        <w:tab/>
      </w:r>
      <w:r w:rsidR="00430D5E">
        <w:rPr>
          <w:rFonts w:ascii="Arial" w:hAnsi="Arial" w:cs="Arial"/>
          <w:b/>
          <w:bCs/>
        </w:rPr>
        <w:tab/>
      </w:r>
      <w:r w:rsidR="00430D5E">
        <w:rPr>
          <w:rFonts w:ascii="Arial" w:hAnsi="Arial" w:cs="Arial"/>
          <w:b/>
          <w:bCs/>
        </w:rPr>
        <w:tab/>
      </w:r>
    </w:p>
    <w:p w14:paraId="36443370" w14:textId="341D6EF0" w:rsidR="00D266CA" w:rsidRDefault="00430D5E" w:rsidP="00271271">
      <w:pPr>
        <w:rPr>
          <w:rFonts w:ascii="Arial" w:hAnsi="Arial" w:cs="Arial"/>
          <w:b/>
          <w:bCs/>
        </w:rPr>
      </w:pPr>
      <w:r>
        <w:rPr>
          <w:rFonts w:ascii="Arial" w:hAnsi="Arial" w:cs="Arial"/>
          <w:b/>
          <w:bCs/>
        </w:rPr>
        <w:t>C.</w:t>
      </w:r>
    </w:p>
    <w:p w14:paraId="2E8F6B5C" w14:textId="0E6AB70E" w:rsidR="004C587F" w:rsidRDefault="00FA4E6D" w:rsidP="00271271">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79145C7E" wp14:editId="33A292D2">
            <wp:simplePos x="0" y="0"/>
            <wp:positionH relativeFrom="column">
              <wp:posOffset>-78885</wp:posOffset>
            </wp:positionH>
            <wp:positionV relativeFrom="paragraph">
              <wp:posOffset>133985</wp:posOffset>
            </wp:positionV>
            <wp:extent cx="3322320" cy="2279650"/>
            <wp:effectExtent l="0" t="0" r="5080" b="6350"/>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2320" cy="2279650"/>
                    </a:xfrm>
                    <a:prstGeom prst="rect">
                      <a:avLst/>
                    </a:prstGeom>
                  </pic:spPr>
                </pic:pic>
              </a:graphicData>
            </a:graphic>
            <wp14:sizeRelH relativeFrom="page">
              <wp14:pctWidth>0</wp14:pctWidth>
            </wp14:sizeRelH>
            <wp14:sizeRelV relativeFrom="page">
              <wp14:pctHeight>0</wp14:pctHeight>
            </wp14:sizeRelV>
          </wp:anchor>
        </w:drawing>
      </w:r>
    </w:p>
    <w:p w14:paraId="29010A85" w14:textId="15C3AA58" w:rsidR="004C587F" w:rsidRDefault="004C587F" w:rsidP="00271271">
      <w:pPr>
        <w:rPr>
          <w:rFonts w:ascii="Arial" w:hAnsi="Arial" w:cs="Arial"/>
          <w:b/>
          <w:bCs/>
        </w:rPr>
      </w:pPr>
    </w:p>
    <w:p w14:paraId="3D93EC96" w14:textId="7EC78CF1" w:rsidR="004C587F" w:rsidRDefault="004C587F" w:rsidP="00271271">
      <w:pPr>
        <w:rPr>
          <w:rFonts w:ascii="Arial" w:hAnsi="Arial" w:cs="Arial"/>
          <w:b/>
          <w:bCs/>
        </w:rPr>
      </w:pPr>
    </w:p>
    <w:p w14:paraId="5737A504" w14:textId="5F2786CB" w:rsidR="004C587F" w:rsidRDefault="004C587F" w:rsidP="00271271">
      <w:pPr>
        <w:rPr>
          <w:rFonts w:ascii="Arial" w:hAnsi="Arial" w:cs="Arial"/>
          <w:b/>
          <w:bCs/>
        </w:rPr>
      </w:pPr>
    </w:p>
    <w:p w14:paraId="1A9F4B20" w14:textId="3472018C" w:rsidR="004C587F" w:rsidRDefault="004C587F" w:rsidP="00271271">
      <w:pPr>
        <w:rPr>
          <w:rFonts w:ascii="Arial" w:hAnsi="Arial" w:cs="Arial"/>
          <w:b/>
          <w:bCs/>
        </w:rPr>
      </w:pPr>
    </w:p>
    <w:p w14:paraId="00FE6E61" w14:textId="599FE355" w:rsidR="004C587F" w:rsidRDefault="004C587F" w:rsidP="00271271">
      <w:pPr>
        <w:rPr>
          <w:rFonts w:ascii="Arial" w:hAnsi="Arial" w:cs="Arial"/>
          <w:b/>
          <w:bCs/>
        </w:rPr>
      </w:pPr>
    </w:p>
    <w:p w14:paraId="2E73F93A" w14:textId="00915FDC" w:rsidR="004C587F" w:rsidRDefault="004C587F" w:rsidP="00271271">
      <w:pPr>
        <w:rPr>
          <w:rFonts w:ascii="Arial" w:hAnsi="Arial" w:cs="Arial"/>
          <w:b/>
          <w:bCs/>
        </w:rPr>
      </w:pPr>
    </w:p>
    <w:p w14:paraId="0051A2A0" w14:textId="6677C715" w:rsidR="004C587F" w:rsidRDefault="004C587F" w:rsidP="00271271">
      <w:pPr>
        <w:rPr>
          <w:rFonts w:ascii="Arial" w:hAnsi="Arial" w:cs="Arial"/>
          <w:b/>
          <w:bCs/>
        </w:rPr>
      </w:pPr>
    </w:p>
    <w:p w14:paraId="4DA5BBCC" w14:textId="46CB17D5" w:rsidR="004C587F" w:rsidRDefault="004C587F" w:rsidP="00271271">
      <w:pPr>
        <w:rPr>
          <w:rFonts w:ascii="Arial" w:hAnsi="Arial" w:cs="Arial"/>
          <w:b/>
          <w:bCs/>
        </w:rPr>
      </w:pPr>
    </w:p>
    <w:p w14:paraId="436C896C" w14:textId="7D4137E7" w:rsidR="004C587F" w:rsidRDefault="004C587F" w:rsidP="00271271">
      <w:pPr>
        <w:rPr>
          <w:rFonts w:ascii="Arial" w:hAnsi="Arial" w:cs="Arial"/>
          <w:b/>
          <w:bCs/>
        </w:rPr>
      </w:pPr>
    </w:p>
    <w:p w14:paraId="0D9ED172" w14:textId="0D987CC5" w:rsidR="004C587F" w:rsidRDefault="004C587F" w:rsidP="00271271">
      <w:pPr>
        <w:rPr>
          <w:rFonts w:ascii="Arial" w:hAnsi="Arial" w:cs="Arial"/>
          <w:b/>
          <w:bCs/>
        </w:rPr>
      </w:pPr>
    </w:p>
    <w:p w14:paraId="4419C1B2" w14:textId="64C6315C" w:rsidR="004C587F" w:rsidRDefault="004C587F" w:rsidP="00271271">
      <w:pPr>
        <w:rPr>
          <w:rFonts w:ascii="Arial" w:hAnsi="Arial" w:cs="Arial"/>
          <w:b/>
          <w:bCs/>
        </w:rPr>
      </w:pPr>
    </w:p>
    <w:p w14:paraId="507744A6" w14:textId="1315C255" w:rsidR="004C587F" w:rsidRDefault="004C587F" w:rsidP="00271271">
      <w:pPr>
        <w:rPr>
          <w:rFonts w:ascii="Arial" w:hAnsi="Arial" w:cs="Arial"/>
          <w:b/>
          <w:bCs/>
        </w:rPr>
      </w:pPr>
    </w:p>
    <w:p w14:paraId="0E1CD485" w14:textId="34545EE9" w:rsidR="004C587F" w:rsidRDefault="004C587F" w:rsidP="00271271">
      <w:pPr>
        <w:rPr>
          <w:rFonts w:ascii="Arial" w:hAnsi="Arial" w:cs="Arial"/>
          <w:b/>
          <w:bCs/>
        </w:rPr>
      </w:pPr>
    </w:p>
    <w:p w14:paraId="585CBF8B" w14:textId="3064D4F2" w:rsidR="004C587F" w:rsidRDefault="004C587F" w:rsidP="00271271">
      <w:pPr>
        <w:rPr>
          <w:rFonts w:ascii="Arial" w:hAnsi="Arial" w:cs="Arial"/>
          <w:b/>
          <w:bCs/>
        </w:rPr>
      </w:pPr>
    </w:p>
    <w:p w14:paraId="690A045A" w14:textId="77777777" w:rsidR="00841F5D" w:rsidRDefault="0039074D" w:rsidP="00271271">
      <w:pPr>
        <w:rPr>
          <w:rFonts w:ascii="Arial" w:hAnsi="Arial" w:cs="Arial"/>
          <w:b/>
          <w:bCs/>
        </w:rPr>
      </w:pPr>
      <w:r>
        <w:rPr>
          <w:rFonts w:ascii="Arial" w:hAnsi="Arial" w:cs="Arial"/>
          <w:b/>
          <w:bCs/>
        </w:rPr>
        <w:t>Figure 1:</w:t>
      </w:r>
      <w:r w:rsidR="000F0034">
        <w:rPr>
          <w:rFonts w:ascii="Arial" w:hAnsi="Arial" w:cs="Arial"/>
          <w:b/>
          <w:bCs/>
        </w:rPr>
        <w:t xml:space="preserve"> </w:t>
      </w:r>
    </w:p>
    <w:p w14:paraId="5EE8F656" w14:textId="3EE9D0CD" w:rsidR="00841F5D" w:rsidRDefault="00841F5D" w:rsidP="00841F5D">
      <w:pPr>
        <w:rPr>
          <w:rFonts w:ascii="Arial" w:hAnsi="Arial" w:cs="Arial"/>
          <w:sz w:val="22"/>
          <w:szCs w:val="22"/>
        </w:rPr>
      </w:pPr>
      <w:r w:rsidRPr="00841F5D">
        <w:rPr>
          <w:rFonts w:ascii="Arial" w:hAnsi="Arial" w:cs="Arial"/>
          <w:b/>
          <w:bCs/>
          <w:sz w:val="22"/>
          <w:szCs w:val="22"/>
        </w:rPr>
        <w:t>A</w:t>
      </w:r>
      <w:r>
        <w:rPr>
          <w:rFonts w:ascii="Arial" w:hAnsi="Arial" w:cs="Arial"/>
          <w:sz w:val="22"/>
          <w:szCs w:val="22"/>
        </w:rPr>
        <w:t xml:space="preserve">. </w:t>
      </w:r>
      <w:r w:rsidR="000F0034" w:rsidRPr="00841F5D">
        <w:rPr>
          <w:rFonts w:ascii="Arial" w:hAnsi="Arial" w:cs="Arial"/>
          <w:sz w:val="22"/>
          <w:szCs w:val="22"/>
        </w:rPr>
        <w:t xml:space="preserve">2018 </w:t>
      </w:r>
      <w:r w:rsidR="006454BA" w:rsidRPr="00841F5D">
        <w:rPr>
          <w:rFonts w:ascii="Arial" w:hAnsi="Arial" w:cs="Arial"/>
          <w:sz w:val="22"/>
          <w:szCs w:val="22"/>
        </w:rPr>
        <w:t xml:space="preserve">Medicare Fee-For-Service </w:t>
      </w:r>
      <w:r w:rsidR="00E501BD" w:rsidRPr="00841F5D">
        <w:rPr>
          <w:rFonts w:ascii="Arial" w:hAnsi="Arial" w:cs="Arial"/>
          <w:sz w:val="22"/>
          <w:szCs w:val="22"/>
        </w:rPr>
        <w:t>county</w:t>
      </w:r>
      <w:r w:rsidR="006454BA" w:rsidRPr="00841F5D">
        <w:rPr>
          <w:rFonts w:ascii="Arial" w:hAnsi="Arial" w:cs="Arial"/>
          <w:sz w:val="22"/>
          <w:szCs w:val="22"/>
        </w:rPr>
        <w:t>-level</w:t>
      </w:r>
      <w:r w:rsidR="00E501BD" w:rsidRPr="00841F5D">
        <w:rPr>
          <w:rFonts w:ascii="Arial" w:hAnsi="Arial" w:cs="Arial"/>
          <w:sz w:val="22"/>
          <w:szCs w:val="22"/>
        </w:rPr>
        <w:t xml:space="preserve"> </w:t>
      </w:r>
      <w:r w:rsidR="000F0034" w:rsidRPr="00841F5D">
        <w:rPr>
          <w:rFonts w:ascii="Arial" w:hAnsi="Arial" w:cs="Arial"/>
          <w:sz w:val="22"/>
          <w:szCs w:val="22"/>
        </w:rPr>
        <w:t>cardiovascular hospitalization rate</w:t>
      </w:r>
      <w:r>
        <w:rPr>
          <w:rFonts w:ascii="Arial" w:hAnsi="Arial" w:cs="Arial"/>
          <w:sz w:val="22"/>
          <w:szCs w:val="22"/>
        </w:rPr>
        <w:t xml:space="preserve"> per 100,000 beneficiaries</w:t>
      </w:r>
      <w:r w:rsidR="00AE7498">
        <w:rPr>
          <w:rFonts w:ascii="Arial" w:hAnsi="Arial" w:cs="Arial"/>
          <w:sz w:val="22"/>
          <w:szCs w:val="22"/>
        </w:rPr>
        <w:t>.</w:t>
      </w:r>
    </w:p>
    <w:p w14:paraId="1A5F9F51" w14:textId="2AFC25E9" w:rsidR="005D5C74" w:rsidRDefault="00841F5D" w:rsidP="00841F5D">
      <w:pPr>
        <w:rPr>
          <w:rFonts w:ascii="Arial" w:hAnsi="Arial" w:cs="Arial"/>
          <w:sz w:val="22"/>
          <w:szCs w:val="22"/>
        </w:rPr>
      </w:pPr>
      <w:r w:rsidRPr="00841F5D">
        <w:rPr>
          <w:rFonts w:ascii="Arial" w:hAnsi="Arial" w:cs="Arial"/>
          <w:b/>
          <w:bCs/>
          <w:sz w:val="22"/>
          <w:szCs w:val="22"/>
        </w:rPr>
        <w:t>B</w:t>
      </w:r>
      <w:r>
        <w:rPr>
          <w:rFonts w:ascii="Arial" w:hAnsi="Arial" w:cs="Arial"/>
          <w:sz w:val="22"/>
          <w:szCs w:val="22"/>
        </w:rPr>
        <w:t>.</w:t>
      </w:r>
      <w:r w:rsidR="000F0034" w:rsidRPr="00841F5D">
        <w:rPr>
          <w:rFonts w:ascii="Arial" w:hAnsi="Arial" w:cs="Arial"/>
          <w:sz w:val="22"/>
          <w:szCs w:val="22"/>
        </w:rPr>
        <w:t xml:space="preserve"> </w:t>
      </w:r>
      <w:r w:rsidRPr="00841F5D">
        <w:rPr>
          <w:rFonts w:ascii="Arial" w:hAnsi="Arial" w:cs="Arial"/>
          <w:sz w:val="22"/>
          <w:szCs w:val="22"/>
        </w:rPr>
        <w:t xml:space="preserve">2018 Medicare Fee-For-Service county-level </w:t>
      </w:r>
      <w:r>
        <w:rPr>
          <w:rFonts w:ascii="Arial" w:hAnsi="Arial" w:cs="Arial"/>
          <w:sz w:val="22"/>
          <w:szCs w:val="22"/>
        </w:rPr>
        <w:t>respiratory</w:t>
      </w:r>
      <w:r w:rsidRPr="00841F5D">
        <w:rPr>
          <w:rFonts w:ascii="Arial" w:hAnsi="Arial" w:cs="Arial"/>
          <w:sz w:val="22"/>
          <w:szCs w:val="22"/>
        </w:rPr>
        <w:t xml:space="preserve"> hospitalization rate</w:t>
      </w:r>
      <w:r>
        <w:rPr>
          <w:rFonts w:ascii="Arial" w:hAnsi="Arial" w:cs="Arial"/>
          <w:sz w:val="22"/>
          <w:szCs w:val="22"/>
        </w:rPr>
        <w:t xml:space="preserve"> per 100,000 beneficiaries</w:t>
      </w:r>
      <w:r w:rsidR="00AE7498">
        <w:rPr>
          <w:rFonts w:ascii="Arial" w:hAnsi="Arial" w:cs="Arial"/>
          <w:sz w:val="22"/>
          <w:szCs w:val="22"/>
        </w:rPr>
        <w:t>.</w:t>
      </w:r>
    </w:p>
    <w:p w14:paraId="7E403B55" w14:textId="27E85E9E" w:rsidR="0039074D" w:rsidRPr="00841F5D" w:rsidRDefault="005D5C74" w:rsidP="00841F5D">
      <w:pPr>
        <w:rPr>
          <w:rFonts w:ascii="Arial" w:hAnsi="Arial" w:cs="Arial"/>
        </w:rPr>
      </w:pPr>
      <w:r w:rsidRPr="005D5C74">
        <w:rPr>
          <w:rFonts w:ascii="Arial" w:hAnsi="Arial" w:cs="Arial"/>
          <w:b/>
          <w:bCs/>
          <w:sz w:val="22"/>
          <w:szCs w:val="22"/>
        </w:rPr>
        <w:t>C</w:t>
      </w:r>
      <w:r>
        <w:rPr>
          <w:rFonts w:ascii="Arial" w:hAnsi="Arial" w:cs="Arial"/>
          <w:sz w:val="22"/>
          <w:szCs w:val="22"/>
        </w:rPr>
        <w:t>. P</w:t>
      </w:r>
      <w:r w:rsidR="000F0034" w:rsidRPr="00841F5D">
        <w:rPr>
          <w:rFonts w:ascii="Arial" w:hAnsi="Arial" w:cs="Arial"/>
          <w:sz w:val="22"/>
          <w:szCs w:val="22"/>
        </w:rPr>
        <w:t xml:space="preserve">ower outage rate for </w:t>
      </w:r>
      <w:r w:rsidR="00FC1212" w:rsidRPr="00841F5D">
        <w:rPr>
          <w:rFonts w:ascii="Arial" w:hAnsi="Arial" w:cs="Arial"/>
          <w:sz w:val="22"/>
          <w:szCs w:val="22"/>
        </w:rPr>
        <w:t xml:space="preserve">2,161 </w:t>
      </w:r>
      <w:r w:rsidR="000F0034" w:rsidRPr="00841F5D">
        <w:rPr>
          <w:rFonts w:ascii="Arial" w:hAnsi="Arial" w:cs="Arial"/>
          <w:sz w:val="22"/>
          <w:szCs w:val="22"/>
        </w:rPr>
        <w:t>counties included in</w:t>
      </w:r>
      <w:r w:rsidR="00C47A17" w:rsidRPr="00841F5D">
        <w:rPr>
          <w:rFonts w:ascii="Arial" w:hAnsi="Arial" w:cs="Arial"/>
          <w:sz w:val="22"/>
          <w:szCs w:val="22"/>
        </w:rPr>
        <w:t xml:space="preserve"> main analysis of </w:t>
      </w:r>
      <w:r w:rsidR="00B1167C" w:rsidRPr="00841F5D">
        <w:rPr>
          <w:rFonts w:ascii="Arial" w:hAnsi="Arial" w:cs="Arial"/>
          <w:sz w:val="22"/>
          <w:szCs w:val="22"/>
        </w:rPr>
        <w:t>association</w:t>
      </w:r>
      <w:r w:rsidR="0009324F" w:rsidRPr="00841F5D">
        <w:rPr>
          <w:rFonts w:ascii="Arial" w:hAnsi="Arial" w:cs="Arial"/>
          <w:sz w:val="22"/>
          <w:szCs w:val="22"/>
        </w:rPr>
        <w:t xml:space="preserve"> between </w:t>
      </w:r>
      <w:r w:rsidR="00C47A17" w:rsidRPr="00841F5D">
        <w:rPr>
          <w:rFonts w:ascii="Arial" w:hAnsi="Arial" w:cs="Arial"/>
          <w:sz w:val="22"/>
          <w:szCs w:val="22"/>
        </w:rPr>
        <w:t xml:space="preserve">8+ hour power outage exposure and cardiovascular and respiratory </w:t>
      </w:r>
      <w:r w:rsidR="00B1167C" w:rsidRPr="00841F5D">
        <w:rPr>
          <w:rFonts w:ascii="Arial" w:hAnsi="Arial" w:cs="Arial"/>
          <w:sz w:val="22"/>
          <w:szCs w:val="22"/>
        </w:rPr>
        <w:t>hospitalization</w:t>
      </w:r>
      <w:r w:rsidR="00C47A17" w:rsidRPr="00841F5D">
        <w:rPr>
          <w:rFonts w:ascii="Arial" w:hAnsi="Arial" w:cs="Arial"/>
          <w:sz w:val="22"/>
          <w:szCs w:val="22"/>
        </w:rPr>
        <w:t>.</w:t>
      </w:r>
      <w:r w:rsidR="00C47A17" w:rsidRPr="00841F5D">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065D3AD0" w:rsidR="00287138" w:rsidRDefault="00E87DF0" w:rsidP="00271271">
      <w:pPr>
        <w:rPr>
          <w:rFonts w:ascii="Arial" w:hAnsi="Arial" w:cs="Arial"/>
          <w:b/>
          <w:bCs/>
        </w:rPr>
      </w:pPr>
      <w:r>
        <w:rPr>
          <w:noProof/>
        </w:rPr>
        <w:lastRenderedPageBreak/>
        <mc:AlternateContent>
          <mc:Choice Requires="wps">
            <w:drawing>
              <wp:anchor distT="0" distB="0" distL="114300" distR="114300" simplePos="0" relativeHeight="251668480" behindDoc="0" locked="0" layoutInCell="1" allowOverlap="1" wp14:anchorId="45ED8FAC" wp14:editId="44CBC6F4">
                <wp:simplePos x="0" y="0"/>
                <wp:positionH relativeFrom="column">
                  <wp:posOffset>5210175</wp:posOffset>
                </wp:positionH>
                <wp:positionV relativeFrom="paragraph">
                  <wp:posOffset>902335</wp:posOffset>
                </wp:positionV>
                <wp:extent cx="849630" cy="528320"/>
                <wp:effectExtent l="0" t="0" r="1270" b="5080"/>
                <wp:wrapNone/>
                <wp:docPr id="945677086" name="Text Box 3"/>
                <wp:cNvGraphicFramePr/>
                <a:graphic xmlns:a="http://schemas.openxmlformats.org/drawingml/2006/main">
                  <a:graphicData uri="http://schemas.microsoft.com/office/word/2010/wordprocessingShape">
                    <wps:wsp>
                      <wps:cNvSpPr txBox="1"/>
                      <wps:spPr>
                        <a:xfrm>
                          <a:off x="0" y="0"/>
                          <a:ext cx="849630" cy="528320"/>
                        </a:xfrm>
                        <a:prstGeom prst="rect">
                          <a:avLst/>
                        </a:prstGeom>
                        <a:solidFill>
                          <a:schemeClr val="lt1"/>
                        </a:solidFill>
                        <a:ln w="6350">
                          <a:noFill/>
                        </a:ln>
                      </wps:spPr>
                      <wps:txb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 3%</w:t>
                            </w:r>
                          </w:p>
                          <w:p w14:paraId="5E0A18EC" w14:textId="12004F36" w:rsidR="003D3E0F" w:rsidRPr="005D678C" w:rsidRDefault="003D3E0F">
                            <w:pPr>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D8FAC" id="_x0000_t202" coordsize="21600,21600" o:spt="202" path="m,l,21600r21600,l21600,xe">
                <v:stroke joinstyle="miter"/>
                <v:path gradientshapeok="t" o:connecttype="rect"/>
              </v:shapetype>
              <v:shape id="Text Box 3" o:spid="_x0000_s1026" type="#_x0000_t202" style="position:absolute;margin-left:410.25pt;margin-top:71.05pt;width:66.9pt;height:4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" fillcolor="white [3201]" stroked="f" strokeweight=".5pt">
                <v:textbo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 3%</w:t>
                      </w:r>
                    </w:p>
                    <w:p w14:paraId="5E0A18EC" w14:textId="12004F36" w:rsidR="003D3E0F" w:rsidRPr="005D678C" w:rsidRDefault="003D3E0F">
                      <w:pPr>
                        <w:rPr>
                          <w:sz w:val="20"/>
                          <w:szCs w:val="20"/>
                        </w:rPr>
                      </w:pPr>
                      <w:r w:rsidRPr="005D678C">
                        <w:rPr>
                          <w:rFonts w:ascii="Arial" w:eastAsia="Garamond" w:hAnsi="Arial" w:cs="Arial"/>
                          <w:sz w:val="20"/>
                          <w:szCs w:val="20"/>
                        </w:rPr>
                        <w:t>≥ 5%</w:t>
                      </w:r>
                    </w:p>
                  </w:txbxContent>
                </v:textbox>
              </v:shape>
            </w:pict>
          </mc:Fallback>
        </mc:AlternateContent>
      </w:r>
      <w:r w:rsidR="00F90A61">
        <w:rPr>
          <w:rFonts w:ascii="Arial" w:hAnsi="Arial" w:cs="Arial"/>
          <w:b/>
          <w:bCs/>
          <w:noProof/>
        </w:rPr>
        <w:drawing>
          <wp:anchor distT="0" distB="0" distL="114300" distR="114300" simplePos="0" relativeHeight="251666943" behindDoc="0" locked="0" layoutInCell="1" allowOverlap="1" wp14:anchorId="1FE37D18" wp14:editId="41A5FF46">
            <wp:simplePos x="0" y="0"/>
            <wp:positionH relativeFrom="column">
              <wp:posOffset>4934585</wp:posOffset>
            </wp:positionH>
            <wp:positionV relativeFrom="paragraph">
              <wp:posOffset>677690</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C41109">
        <w:rPr>
          <w:rFonts w:ascii="Arial" w:hAnsi="Arial" w:cs="Arial"/>
          <w:b/>
          <w:bCs/>
          <w:noProof/>
        </w:rPr>
        <w:drawing>
          <wp:anchor distT="0" distB="0" distL="114300" distR="114300" simplePos="0" relativeHeight="251665408" behindDoc="0" locked="0" layoutInCell="1" allowOverlap="1" wp14:anchorId="504C2269" wp14:editId="5FB8689D">
            <wp:simplePos x="0" y="0"/>
            <wp:positionH relativeFrom="column">
              <wp:posOffset>-355600</wp:posOffset>
            </wp:positionH>
            <wp:positionV relativeFrom="paragraph">
              <wp:posOffset>0</wp:posOffset>
            </wp:positionV>
            <wp:extent cx="6583680" cy="3582035"/>
            <wp:effectExtent l="0" t="0" r="0" b="0"/>
            <wp:wrapSquare wrapText="bothSides"/>
            <wp:docPr id="23228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441" name="Picture 232289441"/>
                    <pic:cNvPicPr/>
                  </pic:nvPicPr>
                  <pic:blipFill rotWithShape="1">
                    <a:blip r:embed="rId16" cstate="print">
                      <a:extLst>
                        <a:ext uri="{28A0092B-C50C-407E-A947-70E740481C1C}">
                          <a14:useLocalDpi xmlns:a14="http://schemas.microsoft.com/office/drawing/2010/main" val="0"/>
                        </a:ext>
                      </a:extLst>
                    </a:blip>
                    <a:srcRect t="10951" r="18556"/>
                    <a:stretch/>
                  </pic:blipFill>
                  <pic:spPr bwMode="auto">
                    <a:xfrm>
                      <a:off x="0" y="0"/>
                      <a:ext cx="6583680"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7BA5E166"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6454BA">
        <w:rPr>
          <w:rFonts w:ascii="Arial" w:hAnsi="Arial" w:cs="Arial"/>
          <w:sz w:val="22"/>
          <w:szCs w:val="22"/>
        </w:rPr>
        <w:t>Rate ratios</w:t>
      </w:r>
      <w:r w:rsidR="006454BA" w:rsidRPr="00CF3DBF">
        <w:rPr>
          <w:rFonts w:ascii="Arial" w:hAnsi="Arial" w:cs="Arial"/>
          <w:sz w:val="22"/>
          <w:szCs w:val="22"/>
        </w:rPr>
        <w:t xml:space="preserve"> </w:t>
      </w:r>
      <w:r w:rsidR="00FC535D" w:rsidRPr="00CF3DBF">
        <w:rPr>
          <w:rFonts w:ascii="Arial" w:hAnsi="Arial" w:cs="Arial"/>
          <w:sz w:val="22"/>
          <w:szCs w:val="22"/>
        </w:rPr>
        <w:t xml:space="preserve">and </w:t>
      </w:r>
      <w:r w:rsidR="006454BA">
        <w:rPr>
          <w:rFonts w:ascii="Arial" w:hAnsi="Arial" w:cs="Arial"/>
          <w:sz w:val="22"/>
          <w:szCs w:val="22"/>
        </w:rPr>
        <w:t xml:space="preserve">95%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w:t>
      </w:r>
      <w:r w:rsidR="006454BA">
        <w:rPr>
          <w:rFonts w:ascii="Arial" w:hAnsi="Arial" w:cs="Arial"/>
          <w:sz w:val="22"/>
          <w:szCs w:val="22"/>
        </w:rPr>
        <w:t xml:space="preserve">county-level </w:t>
      </w:r>
      <w:r w:rsidR="00FC535D" w:rsidRPr="00CF3DBF">
        <w:rPr>
          <w:rFonts w:ascii="Arial" w:hAnsi="Arial" w:cs="Arial"/>
          <w:sz w:val="22"/>
          <w:szCs w:val="22"/>
        </w:rPr>
        <w:t>8+ hour power outage exposure and CVD and respiratory hospitalizations in US 2018</w:t>
      </w:r>
      <w:r w:rsidR="009A4D78">
        <w:rPr>
          <w:rFonts w:ascii="Arial" w:hAnsi="Arial" w:cs="Arial"/>
          <w:sz w:val="22"/>
          <w:szCs w:val="22"/>
        </w:rPr>
        <w:t xml:space="preserve"> Medicare</w:t>
      </w:r>
      <w:r w:rsidR="00FC535D" w:rsidRPr="00CF3DBF">
        <w:rPr>
          <w:rFonts w:ascii="Arial" w:hAnsi="Arial" w:cs="Arial"/>
          <w:sz w:val="22"/>
          <w:szCs w:val="22"/>
        </w:rPr>
        <w:t xml:space="preserve"> </w:t>
      </w:r>
      <w:r w:rsidR="006454BA">
        <w:rPr>
          <w:rFonts w:ascii="Arial" w:hAnsi="Arial" w:cs="Arial"/>
          <w:sz w:val="22"/>
          <w:szCs w:val="22"/>
        </w:rPr>
        <w:t>F</w:t>
      </w:r>
      <w:r w:rsidR="00FC535D" w:rsidRPr="00CF3DBF">
        <w:rPr>
          <w:rFonts w:ascii="Arial" w:hAnsi="Arial" w:cs="Arial"/>
          <w:sz w:val="22"/>
          <w:szCs w:val="22"/>
        </w:rPr>
        <w:t>ee-</w:t>
      </w:r>
      <w:r w:rsidR="006454BA">
        <w:rPr>
          <w:rFonts w:ascii="Arial" w:hAnsi="Arial" w:cs="Arial"/>
          <w:sz w:val="22"/>
          <w:szCs w:val="22"/>
        </w:rPr>
        <w:t>F</w:t>
      </w:r>
      <w:r w:rsidR="00FC535D" w:rsidRPr="00CF3DBF">
        <w:rPr>
          <w:rFonts w:ascii="Arial" w:hAnsi="Arial" w:cs="Arial"/>
          <w:sz w:val="22"/>
          <w:szCs w:val="22"/>
        </w:rPr>
        <w:t>or-</w:t>
      </w:r>
      <w:r w:rsidR="006454BA">
        <w:rPr>
          <w:rFonts w:ascii="Arial" w:hAnsi="Arial" w:cs="Arial"/>
          <w:sz w:val="22"/>
          <w:szCs w:val="22"/>
        </w:rPr>
        <w:t>S</w:t>
      </w:r>
      <w:r w:rsidR="00FC535D" w:rsidRPr="00CF3DBF">
        <w:rPr>
          <w:rFonts w:ascii="Arial" w:hAnsi="Arial" w:cs="Arial"/>
          <w:sz w:val="22"/>
          <w:szCs w:val="22"/>
        </w:rPr>
        <w:t>ervice</w:t>
      </w:r>
      <w:r w:rsidR="00637477">
        <w:rPr>
          <w:rFonts w:ascii="Arial" w:hAnsi="Arial" w:cs="Arial"/>
          <w:sz w:val="22"/>
          <w:szCs w:val="22"/>
        </w:rPr>
        <w:t xml:space="preserve"> </w:t>
      </w:r>
      <w:r w:rsidR="00FC535D" w:rsidRPr="00CF3DBF">
        <w:rPr>
          <w:rFonts w:ascii="Arial" w:hAnsi="Arial" w:cs="Arial"/>
          <w:sz w:val="22"/>
          <w:szCs w:val="22"/>
        </w:rPr>
        <w:t xml:space="preserve">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r w:rsidR="006454BA">
        <w:rPr>
          <w:rFonts w:ascii="Arial" w:hAnsi="Arial" w:cs="Arial"/>
          <w:sz w:val="22"/>
          <w:szCs w:val="22"/>
        </w:rPr>
        <w:t xml:space="preserve"> Estimates </w:t>
      </w:r>
      <w:r w:rsidR="00A34712">
        <w:rPr>
          <w:rFonts w:ascii="Arial" w:hAnsi="Arial" w:cs="Arial"/>
          <w:sz w:val="22"/>
          <w:szCs w:val="22"/>
        </w:rPr>
        <w:t xml:space="preserve">are </w:t>
      </w:r>
      <w:r w:rsidR="006454BA">
        <w:rPr>
          <w:rFonts w:ascii="Arial" w:hAnsi="Arial" w:cs="Arial"/>
          <w:sz w:val="22"/>
          <w:szCs w:val="22"/>
        </w:rPr>
        <w:t xml:space="preserve">from conditional </w:t>
      </w:r>
      <w:r w:rsidR="00776E3A">
        <w:rPr>
          <w:rFonts w:ascii="Arial" w:hAnsi="Arial" w:cs="Arial"/>
          <w:sz w:val="22"/>
          <w:szCs w:val="22"/>
        </w:rPr>
        <w:t xml:space="preserve">Poisson </w:t>
      </w:r>
      <w:r w:rsidR="006454BA">
        <w:rPr>
          <w:rFonts w:ascii="Arial" w:hAnsi="Arial" w:cs="Arial"/>
          <w:sz w:val="22"/>
          <w:szCs w:val="22"/>
        </w:rPr>
        <w:t xml:space="preserve">regression models adjusted for </w:t>
      </w:r>
      <w:r w:rsidR="006E12CD">
        <w:rPr>
          <w:rFonts w:ascii="Arial" w:hAnsi="Arial" w:cs="Arial"/>
          <w:sz w:val="22"/>
          <w:szCs w:val="22"/>
        </w:rPr>
        <w:t xml:space="preserve">wind speed, temperature, and precipitation. </w:t>
      </w:r>
    </w:p>
    <w:p w14:paraId="4334771D" w14:textId="6A8A6EBC" w:rsidR="002836A9" w:rsidRDefault="002836A9" w:rsidP="00271271"/>
    <w:p w14:paraId="51B64608" w14:textId="0E41D5DE" w:rsidR="00AC65C6" w:rsidRDefault="00AC65C6" w:rsidP="00271271"/>
    <w:p w14:paraId="6611ECF3" w14:textId="6779A14F" w:rsidR="000E69F6" w:rsidRDefault="000E69F6" w:rsidP="00271271">
      <w:pPr>
        <w:rPr>
          <w:rFonts w:ascii="Arial" w:hAnsi="Arial" w:cs="Arial"/>
          <w:b/>
          <w:bCs/>
        </w:rPr>
      </w:pPr>
    </w:p>
    <w:p w14:paraId="4351230C" w14:textId="59FDA35D" w:rsidR="000E69F6" w:rsidRDefault="000E69F6" w:rsidP="00271271">
      <w:pPr>
        <w:rPr>
          <w:rFonts w:ascii="Arial" w:hAnsi="Arial" w:cs="Arial"/>
          <w:b/>
          <w:bCs/>
        </w:rPr>
      </w:pPr>
    </w:p>
    <w:p w14:paraId="7B98F38E" w14:textId="674C264D" w:rsidR="000E69F6" w:rsidRDefault="000E69F6" w:rsidP="00271271">
      <w:pPr>
        <w:rPr>
          <w:rFonts w:ascii="Arial" w:hAnsi="Arial" w:cs="Arial"/>
          <w:b/>
          <w:bCs/>
        </w:rPr>
      </w:pPr>
    </w:p>
    <w:p w14:paraId="527E17EB" w14:textId="0BFC9D92" w:rsidR="000E69F6" w:rsidRDefault="000E69F6" w:rsidP="00271271">
      <w:pPr>
        <w:rPr>
          <w:rFonts w:ascii="Arial" w:hAnsi="Arial" w:cs="Arial"/>
          <w:b/>
          <w:bCs/>
        </w:rPr>
      </w:pPr>
    </w:p>
    <w:p w14:paraId="2639A0B1" w14:textId="4900961B" w:rsidR="000E69F6" w:rsidRDefault="000E69F6" w:rsidP="00271271">
      <w:pPr>
        <w:rPr>
          <w:rFonts w:ascii="Arial" w:hAnsi="Arial" w:cs="Arial"/>
          <w:b/>
          <w:bCs/>
        </w:rPr>
      </w:pPr>
    </w:p>
    <w:p w14:paraId="3CA0320A" w14:textId="327D1DB7" w:rsidR="000E69F6" w:rsidRDefault="000E69F6" w:rsidP="00271271">
      <w:pPr>
        <w:rPr>
          <w:rFonts w:ascii="Arial" w:hAnsi="Arial" w:cs="Arial"/>
          <w:b/>
          <w:bCs/>
        </w:rPr>
      </w:pPr>
    </w:p>
    <w:p w14:paraId="3B3FC185" w14:textId="6B19EFB0" w:rsidR="000E69F6" w:rsidRDefault="000E69F6" w:rsidP="00271271">
      <w:pPr>
        <w:rPr>
          <w:rFonts w:ascii="Arial" w:hAnsi="Arial" w:cs="Arial"/>
          <w:b/>
          <w:bCs/>
        </w:rPr>
      </w:pPr>
    </w:p>
    <w:p w14:paraId="6939E112" w14:textId="436B9C11" w:rsidR="000E69F6" w:rsidRDefault="000E69F6" w:rsidP="00271271">
      <w:pPr>
        <w:rPr>
          <w:rFonts w:ascii="Arial" w:hAnsi="Arial" w:cs="Arial"/>
          <w:b/>
          <w:bCs/>
        </w:rPr>
      </w:pPr>
    </w:p>
    <w:p w14:paraId="7C284595" w14:textId="54E15821" w:rsidR="000E69F6" w:rsidRDefault="000E69F6" w:rsidP="00271271">
      <w:pPr>
        <w:rPr>
          <w:rFonts w:ascii="Arial" w:hAnsi="Arial" w:cs="Arial"/>
          <w:b/>
          <w:bCs/>
        </w:rPr>
      </w:pPr>
    </w:p>
    <w:p w14:paraId="64559DE3" w14:textId="1F09937F"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2A670C75" w14:textId="66C9D3F3" w:rsidR="003C6490" w:rsidRPr="00EE1E04"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B82B9A">
        <w:rPr>
          <w:rFonts w:ascii="Arial" w:hAnsi="Arial" w:cs="Arial"/>
          <w:sz w:val="22"/>
          <w:szCs w:val="22"/>
        </w:rPr>
        <w:t>Rate ratios</w:t>
      </w:r>
      <w:r w:rsidR="00B82B9A" w:rsidRPr="00CF3DBF">
        <w:rPr>
          <w:rFonts w:ascii="Arial" w:hAnsi="Arial" w:cs="Arial"/>
          <w:sz w:val="22"/>
          <w:szCs w:val="22"/>
        </w:rPr>
        <w:t xml:space="preserve"> and </w:t>
      </w:r>
      <w:r w:rsidR="00B82B9A">
        <w:rPr>
          <w:rFonts w:ascii="Arial" w:hAnsi="Arial" w:cs="Arial"/>
          <w:sz w:val="22"/>
          <w:szCs w:val="22"/>
        </w:rPr>
        <w:t>95% confidence intervals</w:t>
      </w:r>
      <w:r w:rsidR="00B82B9A" w:rsidRPr="00CF3DBF">
        <w:rPr>
          <w:rFonts w:ascii="Arial" w:hAnsi="Arial" w:cs="Arial"/>
          <w:sz w:val="22"/>
          <w:szCs w:val="22"/>
        </w:rPr>
        <w:t xml:space="preserve"> </w:t>
      </w:r>
      <w:r w:rsidR="00B82B9A">
        <w:rPr>
          <w:rFonts w:ascii="Arial" w:hAnsi="Arial" w:cs="Arial"/>
          <w:sz w:val="22"/>
          <w:szCs w:val="22"/>
        </w:rPr>
        <w:t>for</w:t>
      </w:r>
      <w:r w:rsidR="00B82B9A" w:rsidRPr="00CF3DBF">
        <w:rPr>
          <w:rFonts w:ascii="Arial" w:hAnsi="Arial" w:cs="Arial"/>
          <w:sz w:val="22"/>
          <w:szCs w:val="22"/>
        </w:rPr>
        <w:t xml:space="preserve"> the association between </w:t>
      </w:r>
      <w:r w:rsidR="00B82B9A">
        <w:rPr>
          <w:rFonts w:ascii="Arial" w:hAnsi="Arial" w:cs="Arial"/>
          <w:sz w:val="22"/>
          <w:szCs w:val="22"/>
        </w:rPr>
        <w:t xml:space="preserve">county-level </w:t>
      </w:r>
      <w:r w:rsidR="00B82B9A" w:rsidRPr="00CF3DBF">
        <w:rPr>
          <w:rFonts w:ascii="Arial" w:hAnsi="Arial" w:cs="Arial"/>
          <w:sz w:val="22"/>
          <w:szCs w:val="22"/>
        </w:rPr>
        <w:t>8+ hour power outage exposure and CVD and respiratory hospitalizations in US 2018</w:t>
      </w:r>
      <w:r w:rsidR="00F1246E">
        <w:rPr>
          <w:rFonts w:ascii="Arial" w:hAnsi="Arial" w:cs="Arial"/>
          <w:sz w:val="22"/>
          <w:szCs w:val="22"/>
        </w:rPr>
        <w:t xml:space="preserve"> Medicare</w:t>
      </w:r>
      <w:r w:rsidR="00B82B9A" w:rsidRPr="00CF3DBF">
        <w:rPr>
          <w:rFonts w:ascii="Arial" w:hAnsi="Arial" w:cs="Arial"/>
          <w:sz w:val="22"/>
          <w:szCs w:val="22"/>
        </w:rPr>
        <w:t xml:space="preserve"> </w:t>
      </w:r>
      <w:r w:rsidR="00B82B9A">
        <w:rPr>
          <w:rFonts w:ascii="Arial" w:hAnsi="Arial" w:cs="Arial"/>
          <w:sz w:val="22"/>
          <w:szCs w:val="22"/>
        </w:rPr>
        <w:t>F</w:t>
      </w:r>
      <w:r w:rsidR="00B82B9A" w:rsidRPr="00CF3DBF">
        <w:rPr>
          <w:rFonts w:ascii="Arial" w:hAnsi="Arial" w:cs="Arial"/>
          <w:sz w:val="22"/>
          <w:szCs w:val="22"/>
        </w:rPr>
        <w:t>ee-</w:t>
      </w:r>
      <w:r w:rsidR="00B82B9A">
        <w:rPr>
          <w:rFonts w:ascii="Arial" w:hAnsi="Arial" w:cs="Arial"/>
          <w:sz w:val="22"/>
          <w:szCs w:val="22"/>
        </w:rPr>
        <w:t>F</w:t>
      </w:r>
      <w:r w:rsidR="00B82B9A" w:rsidRPr="00CF3DBF">
        <w:rPr>
          <w:rFonts w:ascii="Arial" w:hAnsi="Arial" w:cs="Arial"/>
          <w:sz w:val="22"/>
          <w:szCs w:val="22"/>
        </w:rPr>
        <w:t>or-</w:t>
      </w:r>
      <w:r w:rsidR="00B82B9A">
        <w:rPr>
          <w:rFonts w:ascii="Arial" w:hAnsi="Arial" w:cs="Arial"/>
          <w:sz w:val="22"/>
          <w:szCs w:val="22"/>
        </w:rPr>
        <w:t>S</w:t>
      </w:r>
      <w:r w:rsidR="00B82B9A" w:rsidRPr="00CF3DBF">
        <w:rPr>
          <w:rFonts w:ascii="Arial" w:hAnsi="Arial" w:cs="Arial"/>
          <w:sz w:val="22"/>
          <w:szCs w:val="22"/>
        </w:rPr>
        <w:t>ervice</w:t>
      </w:r>
      <w:r w:rsidR="0081270F">
        <w:rPr>
          <w:rFonts w:ascii="Arial" w:hAnsi="Arial" w:cs="Arial"/>
          <w:sz w:val="22"/>
          <w:szCs w:val="22"/>
        </w:rPr>
        <w:t xml:space="preserve"> </w:t>
      </w:r>
      <w:r w:rsidR="00B82B9A" w:rsidRPr="00CF3DBF">
        <w:rPr>
          <w:rFonts w:ascii="Arial" w:hAnsi="Arial" w:cs="Arial"/>
          <w:sz w:val="22"/>
          <w:szCs w:val="22"/>
        </w:rPr>
        <w:t xml:space="preserve">beneficiaries for outages affecting </w:t>
      </w:r>
      <w:r w:rsidR="00B82B9A" w:rsidRPr="00CF3DBF">
        <w:rPr>
          <w:rFonts w:ascii="Arial" w:eastAsia="Garamond" w:hAnsi="Arial" w:cs="Arial"/>
          <w:sz w:val="22"/>
          <w:szCs w:val="22"/>
        </w:rPr>
        <w:t>≥</w:t>
      </w:r>
      <w:r w:rsidR="00B82B9A" w:rsidRPr="00CF3DBF">
        <w:rPr>
          <w:rFonts w:ascii="Arial" w:hAnsi="Arial" w:cs="Arial"/>
          <w:sz w:val="22"/>
          <w:szCs w:val="22"/>
        </w:rPr>
        <w:t>1%</w:t>
      </w:r>
      <w:r w:rsidR="00B82B9A">
        <w:rPr>
          <w:rFonts w:ascii="Arial" w:hAnsi="Arial" w:cs="Arial"/>
          <w:sz w:val="22"/>
          <w:szCs w:val="22"/>
        </w:rPr>
        <w:t xml:space="preserve"> </w:t>
      </w:r>
      <w:r w:rsidR="00B82B9A" w:rsidRPr="00CF3DBF">
        <w:rPr>
          <w:rFonts w:ascii="Arial" w:hAnsi="Arial" w:cs="Arial"/>
          <w:sz w:val="22"/>
          <w:szCs w:val="22"/>
        </w:rPr>
        <w:t>of county electrical customers</w:t>
      </w:r>
      <w:r w:rsidR="007166B9">
        <w:rPr>
          <w:rFonts w:ascii="Arial" w:hAnsi="Arial" w:cs="Arial"/>
          <w:sz w:val="22"/>
          <w:szCs w:val="22"/>
        </w:rPr>
        <w:t>, stratified by potential effect modifiers</w:t>
      </w:r>
      <w:r w:rsidR="00A22F65">
        <w:rPr>
          <w:rFonts w:ascii="Arial" w:hAnsi="Arial" w:cs="Arial"/>
          <w:sz w:val="22"/>
          <w:szCs w:val="22"/>
        </w:rPr>
        <w:t>: age, sex, county poverty quartile, and count</w:t>
      </w:r>
      <w:r w:rsidR="005D36FB">
        <w:rPr>
          <w:rFonts w:ascii="Arial" w:hAnsi="Arial" w:cs="Arial"/>
          <w:sz w:val="22"/>
          <w:szCs w:val="22"/>
        </w:rPr>
        <w:t>y durable medical equipment (DME) use</w:t>
      </w:r>
      <w:r w:rsidR="00A22F65">
        <w:rPr>
          <w:rFonts w:ascii="Arial" w:hAnsi="Arial" w:cs="Arial"/>
          <w:sz w:val="22"/>
          <w:szCs w:val="22"/>
        </w:rPr>
        <w:t xml:space="preserve"> quartile</w:t>
      </w:r>
      <w:r w:rsidR="00265CA1">
        <w:rPr>
          <w:rFonts w:ascii="Arial" w:hAnsi="Arial" w:cs="Arial"/>
          <w:sz w:val="22"/>
          <w:szCs w:val="22"/>
        </w:rPr>
        <w:t>.</w:t>
      </w:r>
      <w:r w:rsidR="00B82B9A">
        <w:rPr>
          <w:rFonts w:ascii="Arial" w:hAnsi="Arial" w:cs="Arial"/>
          <w:sz w:val="22"/>
          <w:szCs w:val="22"/>
        </w:rPr>
        <w:t xml:space="preserve"> Estimates are from conditional </w:t>
      </w:r>
      <w:r w:rsidR="000040B7">
        <w:rPr>
          <w:rFonts w:ascii="Arial" w:hAnsi="Arial" w:cs="Arial"/>
          <w:sz w:val="22"/>
          <w:szCs w:val="22"/>
        </w:rPr>
        <w:t xml:space="preserve">Poisson </w:t>
      </w:r>
      <w:r w:rsidR="00B82B9A">
        <w:rPr>
          <w:rFonts w:ascii="Arial" w:hAnsi="Arial" w:cs="Arial"/>
          <w:sz w:val="22"/>
          <w:szCs w:val="22"/>
        </w:rPr>
        <w:t>regression models adjusted for wind speed, temperature, and precipitation.</w:t>
      </w:r>
      <w:r w:rsidR="00B940D3">
        <w:rPr>
          <w:rFonts w:ascii="Arial" w:hAnsi="Arial" w:cs="Arial"/>
          <w:sz w:val="22"/>
          <w:szCs w:val="22"/>
        </w:rPr>
        <w:t xml:space="preserve"> </w:t>
      </w: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343A747E" w14:textId="77777777" w:rsidR="00310C3C" w:rsidRDefault="00310C3C" w:rsidP="00271271">
      <w:pPr>
        <w:rPr>
          <w:b/>
          <w:bCs/>
        </w:rPr>
      </w:pPr>
    </w:p>
    <w:p w14:paraId="5F1EF0EA" w14:textId="77777777" w:rsidR="00310C3C" w:rsidRDefault="00310C3C" w:rsidP="00271271">
      <w:pPr>
        <w:rPr>
          <w:b/>
          <w:bCs/>
        </w:rPr>
      </w:pPr>
    </w:p>
    <w:p w14:paraId="6998C272" w14:textId="77777777" w:rsidR="00573255" w:rsidRDefault="00573255" w:rsidP="00271271">
      <w:pPr>
        <w:rPr>
          <w:rFonts w:ascii="Arial" w:hAnsi="Arial" w:cs="Arial"/>
          <w:b/>
          <w:bCs/>
          <w:sz w:val="28"/>
          <w:szCs w:val="28"/>
        </w:rPr>
      </w:pPr>
    </w:p>
    <w:p w14:paraId="6BA5A46C" w14:textId="77777777" w:rsidR="00DC5831" w:rsidRDefault="00DC5831" w:rsidP="00271271">
      <w:pPr>
        <w:rPr>
          <w:rFonts w:ascii="Arial" w:hAnsi="Arial" w:cs="Arial"/>
          <w:b/>
          <w:bCs/>
          <w:sz w:val="22"/>
          <w:szCs w:val="22"/>
        </w:rPr>
      </w:pPr>
    </w:p>
    <w:p w14:paraId="30D1C4E0" w14:textId="160F7FC7" w:rsidR="005D7DA3" w:rsidRPr="00A53C1D" w:rsidRDefault="005D7DA3" w:rsidP="00271271">
      <w:pPr>
        <w:rPr>
          <w:rFonts w:ascii="Arial" w:hAnsi="Arial" w:cs="Arial"/>
          <w:b/>
          <w:bCs/>
          <w:sz w:val="22"/>
          <w:szCs w:val="22"/>
        </w:rPr>
      </w:pPr>
      <w:r w:rsidRPr="00A53C1D">
        <w:rPr>
          <w:rFonts w:ascii="Arial" w:hAnsi="Arial" w:cs="Arial"/>
          <w:b/>
          <w:bCs/>
          <w:sz w:val="22"/>
          <w:szCs w:val="22"/>
        </w:rPr>
        <w:lastRenderedPageBreak/>
        <w:t>References</w:t>
      </w:r>
    </w:p>
    <w:p w14:paraId="05AF18C6" w14:textId="77777777" w:rsidR="005D7DA3" w:rsidRPr="00A53C1D" w:rsidRDefault="005D7DA3" w:rsidP="00271271">
      <w:pPr>
        <w:rPr>
          <w:rFonts w:ascii="Arial" w:hAnsi="Arial" w:cs="Arial"/>
          <w:b/>
          <w:bCs/>
          <w:sz w:val="22"/>
          <w:szCs w:val="22"/>
        </w:rPr>
      </w:pPr>
    </w:p>
    <w:p w14:paraId="502F8BD9" w14:textId="77777777" w:rsidR="00EC3F70" w:rsidRPr="00EC3F70" w:rsidRDefault="00A93F0B" w:rsidP="00EC3F70">
      <w:pPr>
        <w:pStyle w:val="Bibliography"/>
        <w:rPr>
          <w:rFonts w:ascii="Calibri" w:cs="Calibri"/>
          <w:kern w:val="0"/>
          <w:sz w:val="22"/>
          <w:lang w:val="en-US"/>
        </w:rPr>
      </w:pPr>
      <w:r w:rsidRPr="00A53C1D">
        <w:fldChar w:fldCharType="begin"/>
      </w:r>
      <w:r w:rsidR="00EC3F70">
        <w:instrText xml:space="preserve"> ADDIN ZOTERO_BIBL {"uncited":[],"omitted":[],"custom":[]} CSL_BIBLIOGRAPHY </w:instrText>
      </w:r>
      <w:r w:rsidRPr="00A53C1D">
        <w:fldChar w:fldCharType="separate"/>
      </w:r>
      <w:r w:rsidR="00EC3F70" w:rsidRPr="00EC3F70">
        <w:rPr>
          <w:rFonts w:ascii="Calibri" w:cs="Calibri"/>
          <w:kern w:val="0"/>
          <w:sz w:val="22"/>
          <w:lang w:val="en-US"/>
        </w:rPr>
        <w:t xml:space="preserve">1. </w:t>
      </w:r>
      <w:r w:rsidR="00EC3F70" w:rsidRPr="00EC3F70">
        <w:rPr>
          <w:rFonts w:ascii="Calibri" w:cs="Calibri"/>
          <w:kern w:val="0"/>
          <w:sz w:val="22"/>
          <w:lang w:val="en-US"/>
        </w:rPr>
        <w:tab/>
        <w:t>Climate Central, Weather-related Power Outages Rising. (2024).</w:t>
      </w:r>
    </w:p>
    <w:p w14:paraId="4B14EA8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 </w:t>
      </w:r>
      <w:r w:rsidRPr="00EC3F70">
        <w:rPr>
          <w:rFonts w:ascii="Calibri" w:cs="Calibri"/>
          <w:kern w:val="0"/>
          <w:sz w:val="22"/>
          <w:lang w:val="en-US"/>
        </w:rPr>
        <w:tab/>
        <w:t>U.S. Energy Information Administration, U.S. electricity customers experienced eight hours of power interruptions in 2020. (2021).</w:t>
      </w:r>
    </w:p>
    <w:p w14:paraId="7C77565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 </w:t>
      </w:r>
      <w:r w:rsidRPr="00EC3F70">
        <w:rPr>
          <w:rFonts w:ascii="Calibri" w:cs="Calibri"/>
          <w:kern w:val="0"/>
          <w:sz w:val="22"/>
          <w:lang w:val="en-US"/>
        </w:rPr>
        <w:tab/>
        <w:t xml:space="preserve">J. A. Casey, M. Fukurai, D. Hernández, S. Balsari, M. V. Kiang, Power Outages and Community Health: a Narrative Review. </w:t>
      </w:r>
      <w:r w:rsidRPr="00EC3F70">
        <w:rPr>
          <w:rFonts w:ascii="Calibri" w:cs="Calibri"/>
          <w:i/>
          <w:iCs/>
          <w:kern w:val="0"/>
          <w:sz w:val="22"/>
          <w:lang w:val="en-US"/>
        </w:rPr>
        <w:t>Curr Envir Health Rpt</w:t>
      </w:r>
      <w:r w:rsidRPr="00EC3F70">
        <w:rPr>
          <w:rFonts w:ascii="Calibri" w:cs="Calibri"/>
          <w:kern w:val="0"/>
          <w:sz w:val="22"/>
          <w:lang w:val="en-US"/>
        </w:rPr>
        <w:t xml:space="preserve"> 7, 371–383 (2020).</w:t>
      </w:r>
    </w:p>
    <w:p w14:paraId="0939865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 </w:t>
      </w:r>
      <w:r w:rsidRPr="00EC3F70">
        <w:rPr>
          <w:rFonts w:ascii="Calibri" w:cs="Calibri"/>
          <w:kern w:val="0"/>
          <w:sz w:val="22"/>
          <w:lang w:val="en-US"/>
        </w:rPr>
        <w:tab/>
        <w:t>The US has more power outages than any other developed country. Here’s why. (2020).</w:t>
      </w:r>
    </w:p>
    <w:p w14:paraId="7EE31C1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5. </w:t>
      </w:r>
      <w:r w:rsidRPr="00EC3F70">
        <w:rPr>
          <w:rFonts w:ascii="Calibri" w:cs="Calibri"/>
          <w:kern w:val="0"/>
          <w:sz w:val="22"/>
          <w:lang w:val="en-US"/>
        </w:rPr>
        <w:tab/>
        <w:t xml:space="preserve">V. Do, </w:t>
      </w:r>
      <w:r w:rsidRPr="00EC3F70">
        <w:rPr>
          <w:rFonts w:ascii="Calibri" w:cs="Calibri"/>
          <w:i/>
          <w:iCs/>
          <w:kern w:val="0"/>
          <w:sz w:val="22"/>
          <w:lang w:val="en-US"/>
        </w:rPr>
        <w:t>et al.</w:t>
      </w:r>
      <w:r w:rsidRPr="00EC3F70">
        <w:rPr>
          <w:rFonts w:ascii="Calibri" w:cs="Calibri"/>
          <w:kern w:val="0"/>
          <w:sz w:val="22"/>
          <w:lang w:val="en-US"/>
        </w:rPr>
        <w:t xml:space="preserve">, Spatiotemporal distribution of power outages with climate events and social vulnerability in the USA. </w:t>
      </w:r>
      <w:r w:rsidRPr="00EC3F70">
        <w:rPr>
          <w:rFonts w:ascii="Calibri" w:cs="Calibri"/>
          <w:i/>
          <w:iCs/>
          <w:kern w:val="0"/>
          <w:sz w:val="22"/>
          <w:lang w:val="en-US"/>
        </w:rPr>
        <w:t>Nat Commun</w:t>
      </w:r>
      <w:r w:rsidRPr="00EC3F70">
        <w:rPr>
          <w:rFonts w:ascii="Calibri" w:cs="Calibri"/>
          <w:kern w:val="0"/>
          <w:sz w:val="22"/>
          <w:lang w:val="en-US"/>
        </w:rPr>
        <w:t xml:space="preserve"> 14, 2470 (2023).</w:t>
      </w:r>
    </w:p>
    <w:p w14:paraId="69BA1E9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6. </w:t>
      </w:r>
      <w:r w:rsidRPr="00EC3F70">
        <w:rPr>
          <w:rFonts w:ascii="Calibri" w:cs="Calibri"/>
          <w:kern w:val="0"/>
          <w:sz w:val="22"/>
          <w:lang w:val="en-US"/>
        </w:rPr>
        <w:tab/>
        <w:t>United States Environmental Protection Agency, Climate Change Impacts on Energy.</w:t>
      </w:r>
    </w:p>
    <w:p w14:paraId="2435289B"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7. </w:t>
      </w:r>
      <w:r w:rsidRPr="00EC3F70">
        <w:rPr>
          <w:rFonts w:ascii="Calibri" w:cs="Calibri"/>
          <w:kern w:val="0"/>
          <w:sz w:val="22"/>
          <w:lang w:val="en-US"/>
        </w:rPr>
        <w:tab/>
        <w:t>Washington Post, Nation at risk of winter blackouts as power grid remains under strain.</w:t>
      </w:r>
    </w:p>
    <w:p w14:paraId="2663854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8. </w:t>
      </w:r>
      <w:r w:rsidRPr="00EC3F70">
        <w:rPr>
          <w:rFonts w:ascii="Calibri" w:cs="Calibri"/>
          <w:kern w:val="0"/>
          <w:sz w:val="22"/>
          <w:lang w:val="en-US"/>
        </w:rPr>
        <w:tab/>
        <w:t xml:space="preserve">M. Mango, J. A. Casey, D. Hernández, Resilient Power: A home-based electricity generation and storage solution for the medically vulnerable during climate-induced power outages. </w:t>
      </w:r>
      <w:r w:rsidRPr="00EC3F70">
        <w:rPr>
          <w:rFonts w:ascii="Calibri" w:cs="Calibri"/>
          <w:i/>
          <w:iCs/>
          <w:kern w:val="0"/>
          <w:sz w:val="22"/>
          <w:lang w:val="en-US"/>
        </w:rPr>
        <w:t>Futures</w:t>
      </w:r>
      <w:r w:rsidRPr="00EC3F70">
        <w:rPr>
          <w:rFonts w:ascii="Calibri" w:cs="Calibri"/>
          <w:kern w:val="0"/>
          <w:sz w:val="22"/>
          <w:lang w:val="en-US"/>
        </w:rPr>
        <w:t xml:space="preserve"> 128, 102707 (2021).</w:t>
      </w:r>
    </w:p>
    <w:p w14:paraId="52FD76E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9. </w:t>
      </w:r>
      <w:r w:rsidRPr="00EC3F70">
        <w:rPr>
          <w:rFonts w:ascii="Calibri" w:cs="Calibri"/>
          <w:kern w:val="0"/>
          <w:sz w:val="22"/>
          <w:lang w:val="en-US"/>
        </w:rPr>
        <w:tab/>
        <w:t xml:space="preserve">B. Stone, </w:t>
      </w:r>
      <w:r w:rsidRPr="00EC3F70">
        <w:rPr>
          <w:rFonts w:ascii="Calibri" w:cs="Calibri"/>
          <w:i/>
          <w:iCs/>
          <w:kern w:val="0"/>
          <w:sz w:val="22"/>
          <w:lang w:val="en-US"/>
        </w:rPr>
        <w:t>et al.</w:t>
      </w:r>
      <w:r w:rsidRPr="00EC3F70">
        <w:rPr>
          <w:rFonts w:ascii="Calibri" w:cs="Calibri"/>
          <w:kern w:val="0"/>
          <w:sz w:val="22"/>
          <w:lang w:val="en-US"/>
        </w:rPr>
        <w:t xml:space="preserve">, Compound Climate and Infrastructure Events: How Electrical Grid Failure Alters Heat Wave Risk. </w:t>
      </w:r>
      <w:r w:rsidRPr="00EC3F70">
        <w:rPr>
          <w:rFonts w:ascii="Calibri" w:cs="Calibri"/>
          <w:i/>
          <w:iCs/>
          <w:kern w:val="0"/>
          <w:sz w:val="22"/>
          <w:lang w:val="en-US"/>
        </w:rPr>
        <w:t>Environ. Sci. Technol.</w:t>
      </w:r>
      <w:r w:rsidRPr="00EC3F70">
        <w:rPr>
          <w:rFonts w:ascii="Calibri" w:cs="Calibri"/>
          <w:kern w:val="0"/>
          <w:sz w:val="22"/>
          <w:lang w:val="en-US"/>
        </w:rPr>
        <w:t xml:space="preserve"> 55, 6957–6964 (2021).</w:t>
      </w:r>
    </w:p>
    <w:p w14:paraId="60C80C0E"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10. </w:t>
      </w:r>
      <w:r w:rsidRPr="00EC3F70">
        <w:rPr>
          <w:rFonts w:ascii="Calibri" w:cs="Calibri"/>
          <w:kern w:val="0"/>
          <w:sz w:val="22"/>
          <w:lang w:val="en-US"/>
        </w:rPr>
        <w:tab/>
        <w:t xml:space="preserve">A. R. Nunes, General and specified vulnerability to extreme temperatures among older adults. </w:t>
      </w:r>
      <w:r w:rsidRPr="00EC3F70">
        <w:rPr>
          <w:rFonts w:ascii="Calibri" w:cs="Calibri"/>
          <w:i/>
          <w:iCs/>
          <w:kern w:val="0"/>
          <w:sz w:val="22"/>
          <w:lang w:val="en-US"/>
        </w:rPr>
        <w:t>International Journal of Environmental Health Research</w:t>
      </w:r>
      <w:r w:rsidRPr="00EC3F70">
        <w:rPr>
          <w:rFonts w:ascii="Calibri" w:cs="Calibri"/>
          <w:kern w:val="0"/>
          <w:sz w:val="22"/>
          <w:lang w:val="en-US"/>
        </w:rPr>
        <w:t xml:space="preserve"> 30, 515–532 (2020).</w:t>
      </w:r>
    </w:p>
    <w:p w14:paraId="75836A7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11. </w:t>
      </w:r>
      <w:r w:rsidRPr="00EC3F70">
        <w:rPr>
          <w:rFonts w:ascii="Calibri" w:cs="Calibri"/>
          <w:kern w:val="0"/>
          <w:sz w:val="22"/>
          <w:lang w:val="en-US"/>
        </w:rPr>
        <w:tab/>
        <w:t xml:space="preserve">T. Benmarhnia, S. Deguen, J. S. Kaufman, A. Smargiassi, Review Article: Vulnerability to Heat-related Mortality. </w:t>
      </w:r>
      <w:r w:rsidRPr="00EC3F70">
        <w:rPr>
          <w:rFonts w:ascii="Calibri" w:cs="Calibri"/>
          <w:i/>
          <w:iCs/>
          <w:kern w:val="0"/>
          <w:sz w:val="22"/>
          <w:lang w:val="en-US"/>
        </w:rPr>
        <w:t>Epidemiology</w:t>
      </w:r>
      <w:r w:rsidRPr="00EC3F70">
        <w:rPr>
          <w:rFonts w:ascii="Calibri" w:cs="Calibri"/>
          <w:kern w:val="0"/>
          <w:sz w:val="22"/>
          <w:lang w:val="en-US"/>
        </w:rPr>
        <w:t xml:space="preserve"> 26, 781–793 (2015).</w:t>
      </w:r>
    </w:p>
    <w:p w14:paraId="4D997C2D"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12. </w:t>
      </w:r>
      <w:r w:rsidRPr="00EC3F70">
        <w:rPr>
          <w:rFonts w:ascii="Calibri" w:cs="Calibri"/>
          <w:kern w:val="0"/>
          <w:sz w:val="22"/>
          <w:lang w:val="en-US"/>
        </w:rPr>
        <w:tab/>
        <w:t xml:space="preserve">R. D. Meade, </w:t>
      </w:r>
      <w:r w:rsidRPr="00EC3F70">
        <w:rPr>
          <w:rFonts w:ascii="Calibri" w:cs="Calibri"/>
          <w:i/>
          <w:iCs/>
          <w:kern w:val="0"/>
          <w:sz w:val="22"/>
          <w:lang w:val="en-US"/>
        </w:rPr>
        <w:t>et al.</w:t>
      </w:r>
      <w:r w:rsidRPr="00EC3F70">
        <w:rPr>
          <w:rFonts w:ascii="Calibri" w:cs="Calibri"/>
          <w:kern w:val="0"/>
          <w:sz w:val="22"/>
          <w:lang w:val="en-US"/>
        </w:rPr>
        <w:t xml:space="preserve">, Physiological factors characterizing heat-vulnerable older adults: A narrative review. </w:t>
      </w:r>
      <w:r w:rsidRPr="00EC3F70">
        <w:rPr>
          <w:rFonts w:ascii="Calibri" w:cs="Calibri"/>
          <w:i/>
          <w:iCs/>
          <w:kern w:val="0"/>
          <w:sz w:val="22"/>
          <w:lang w:val="en-US"/>
        </w:rPr>
        <w:t>Environment International</w:t>
      </w:r>
      <w:r w:rsidRPr="00EC3F70">
        <w:rPr>
          <w:rFonts w:ascii="Calibri" w:cs="Calibri"/>
          <w:kern w:val="0"/>
          <w:sz w:val="22"/>
          <w:lang w:val="en-US"/>
        </w:rPr>
        <w:t xml:space="preserve"> 144, 105909 (2020).</w:t>
      </w:r>
    </w:p>
    <w:p w14:paraId="143DB5B9"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13. </w:t>
      </w:r>
      <w:r w:rsidRPr="00EC3F70">
        <w:rPr>
          <w:rFonts w:ascii="Calibri" w:cs="Calibri"/>
          <w:kern w:val="0"/>
          <w:sz w:val="22"/>
          <w:lang w:val="en-US"/>
        </w:rPr>
        <w:tab/>
        <w:t xml:space="preserve">N. Veronese, </w:t>
      </w:r>
      <w:r w:rsidRPr="00EC3F70">
        <w:rPr>
          <w:rFonts w:ascii="Calibri" w:cs="Calibri"/>
          <w:i/>
          <w:iCs/>
          <w:kern w:val="0"/>
          <w:sz w:val="22"/>
          <w:lang w:val="en-US"/>
        </w:rPr>
        <w:t>et al.</w:t>
      </w:r>
      <w:r w:rsidRPr="00EC3F70">
        <w:rPr>
          <w:rFonts w:ascii="Calibri" w:cs="Calibri"/>
          <w:kern w:val="0"/>
          <w:sz w:val="22"/>
          <w:lang w:val="en-US"/>
        </w:rPr>
        <w:t xml:space="preserve">, Prevalence of multidimensional frailty and pre-frailty in older people in different settings: A systematic review and meta-analysis. </w:t>
      </w:r>
      <w:r w:rsidRPr="00EC3F70">
        <w:rPr>
          <w:rFonts w:ascii="Calibri" w:cs="Calibri"/>
          <w:i/>
          <w:iCs/>
          <w:kern w:val="0"/>
          <w:sz w:val="22"/>
          <w:lang w:val="en-US"/>
        </w:rPr>
        <w:t>Ageing Research Reviews</w:t>
      </w:r>
      <w:r w:rsidRPr="00EC3F70">
        <w:rPr>
          <w:rFonts w:ascii="Calibri" w:cs="Calibri"/>
          <w:kern w:val="0"/>
          <w:sz w:val="22"/>
          <w:lang w:val="en-US"/>
        </w:rPr>
        <w:t xml:space="preserve"> 72, 101498 (2021).</w:t>
      </w:r>
    </w:p>
    <w:p w14:paraId="1E7138D9"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14. </w:t>
      </w:r>
      <w:r w:rsidRPr="00EC3F70">
        <w:rPr>
          <w:rFonts w:ascii="Calibri" w:cs="Calibri"/>
          <w:kern w:val="0"/>
          <w:sz w:val="22"/>
          <w:lang w:val="en-US"/>
        </w:rPr>
        <w:tab/>
        <w:t xml:space="preserve">C. O. Weiss, C. M. Boyd, Q. Yu, J. L. Wolff, B. Leff, Patterns of Prevalent Major Chronic Disease Among Older Adults in the United States. </w:t>
      </w:r>
      <w:r w:rsidRPr="00EC3F70">
        <w:rPr>
          <w:rFonts w:ascii="Calibri" w:cs="Calibri"/>
          <w:i/>
          <w:iCs/>
          <w:kern w:val="0"/>
          <w:sz w:val="22"/>
          <w:lang w:val="en-US"/>
        </w:rPr>
        <w:t>JAMA</w:t>
      </w:r>
      <w:r w:rsidRPr="00EC3F70">
        <w:rPr>
          <w:rFonts w:ascii="Calibri" w:cs="Calibri"/>
          <w:kern w:val="0"/>
          <w:sz w:val="22"/>
          <w:lang w:val="en-US"/>
        </w:rPr>
        <w:t xml:space="preserve"> 298, 1158 (2007).</w:t>
      </w:r>
    </w:p>
    <w:p w14:paraId="789EB0F9"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15. </w:t>
      </w:r>
      <w:r w:rsidRPr="00EC3F70">
        <w:rPr>
          <w:rFonts w:ascii="Calibri" w:cs="Calibri"/>
          <w:kern w:val="0"/>
          <w:sz w:val="22"/>
          <w:lang w:val="en-US"/>
        </w:rPr>
        <w:tab/>
        <w:t xml:space="preserve">A. Yazdanyar, A. B. Newman, The Burden of Cardiovascular Disease in the Elderly: Morbidity, Mortality, and Costs. </w:t>
      </w:r>
      <w:r w:rsidRPr="00EC3F70">
        <w:rPr>
          <w:rFonts w:ascii="Calibri" w:cs="Calibri"/>
          <w:i/>
          <w:iCs/>
          <w:kern w:val="0"/>
          <w:sz w:val="22"/>
          <w:lang w:val="en-US"/>
        </w:rPr>
        <w:t>Clinics in Geriatric Medicine</w:t>
      </w:r>
      <w:r w:rsidRPr="00EC3F70">
        <w:rPr>
          <w:rFonts w:ascii="Calibri" w:cs="Calibri"/>
          <w:kern w:val="0"/>
          <w:sz w:val="22"/>
          <w:lang w:val="en-US"/>
        </w:rPr>
        <w:t xml:space="preserve"> 25, 563–577 (2009).</w:t>
      </w:r>
    </w:p>
    <w:p w14:paraId="7AF83FFB"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16. </w:t>
      </w:r>
      <w:r w:rsidRPr="00EC3F70">
        <w:rPr>
          <w:rFonts w:ascii="Calibri" w:cs="Calibri"/>
          <w:kern w:val="0"/>
          <w:sz w:val="22"/>
          <w:lang w:val="en-US"/>
        </w:rPr>
        <w:tab/>
        <w:t xml:space="preserve">L. Dahlberg, K. J. McKee, A. Frank, M. Naseer, A systematic review of longitudinal risk factors for loneliness in older adults. </w:t>
      </w:r>
      <w:r w:rsidRPr="00EC3F70">
        <w:rPr>
          <w:rFonts w:ascii="Calibri" w:cs="Calibri"/>
          <w:i/>
          <w:iCs/>
          <w:kern w:val="0"/>
          <w:sz w:val="22"/>
          <w:lang w:val="en-US"/>
        </w:rPr>
        <w:t>Aging &amp; Mental Health</w:t>
      </w:r>
      <w:r w:rsidRPr="00EC3F70">
        <w:rPr>
          <w:rFonts w:ascii="Calibri" w:cs="Calibri"/>
          <w:kern w:val="0"/>
          <w:sz w:val="22"/>
          <w:lang w:val="en-US"/>
        </w:rPr>
        <w:t xml:space="preserve"> 26, 225–249 (2022).</w:t>
      </w:r>
    </w:p>
    <w:p w14:paraId="20BB863C"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17. </w:t>
      </w:r>
      <w:r w:rsidRPr="00EC3F70">
        <w:rPr>
          <w:rFonts w:ascii="Calibri" w:cs="Calibri"/>
          <w:kern w:val="0"/>
          <w:sz w:val="22"/>
          <w:lang w:val="en-US"/>
        </w:rPr>
        <w:tab/>
        <w:t xml:space="preserve">P. Hoang, </w:t>
      </w:r>
      <w:r w:rsidRPr="00EC3F70">
        <w:rPr>
          <w:rFonts w:ascii="Calibri" w:cs="Calibri"/>
          <w:i/>
          <w:iCs/>
          <w:kern w:val="0"/>
          <w:sz w:val="22"/>
          <w:lang w:val="en-US"/>
        </w:rPr>
        <w:t>et al.</w:t>
      </w:r>
      <w:r w:rsidRPr="00EC3F70">
        <w:rPr>
          <w:rFonts w:ascii="Calibri" w:cs="Calibri"/>
          <w:kern w:val="0"/>
          <w:sz w:val="22"/>
          <w:lang w:val="en-US"/>
        </w:rPr>
        <w:t xml:space="preserve">, Interventions Associated With Reduced Loneliness and Social Isolation in Older Adults: A Systematic Review and Meta-analysis. </w:t>
      </w:r>
      <w:r w:rsidRPr="00EC3F70">
        <w:rPr>
          <w:rFonts w:ascii="Calibri" w:cs="Calibri"/>
          <w:i/>
          <w:iCs/>
          <w:kern w:val="0"/>
          <w:sz w:val="22"/>
          <w:lang w:val="en-US"/>
        </w:rPr>
        <w:t>JAMA Netw Open</w:t>
      </w:r>
      <w:r w:rsidRPr="00EC3F70">
        <w:rPr>
          <w:rFonts w:ascii="Calibri" w:cs="Calibri"/>
          <w:kern w:val="0"/>
          <w:sz w:val="22"/>
          <w:lang w:val="en-US"/>
        </w:rPr>
        <w:t xml:space="preserve"> 5, e2236676 (2022).</w:t>
      </w:r>
    </w:p>
    <w:p w14:paraId="55195DA0"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lastRenderedPageBreak/>
        <w:t xml:space="preserve">18. </w:t>
      </w:r>
      <w:r w:rsidRPr="00EC3F70">
        <w:rPr>
          <w:rFonts w:ascii="Calibri" w:cs="Calibri"/>
          <w:kern w:val="0"/>
          <w:sz w:val="22"/>
          <w:lang w:val="en-US"/>
        </w:rPr>
        <w:tab/>
        <w:t xml:space="preserve">N. A. M. Molinari, B. Chen, N. Krishna, T. Morris, Who’s at Risk When the Power Goes Out? The At-home Electricity-Dependent Population in the United States, 2012. </w:t>
      </w:r>
      <w:r w:rsidRPr="00EC3F70">
        <w:rPr>
          <w:rFonts w:ascii="Calibri" w:cs="Calibri"/>
          <w:i/>
          <w:iCs/>
          <w:kern w:val="0"/>
          <w:sz w:val="22"/>
          <w:lang w:val="en-US"/>
        </w:rPr>
        <w:t>Journal of Public Health Management and Practice</w:t>
      </w:r>
      <w:r w:rsidRPr="00EC3F70">
        <w:rPr>
          <w:rFonts w:ascii="Calibri" w:cs="Calibri"/>
          <w:kern w:val="0"/>
          <w:sz w:val="22"/>
          <w:lang w:val="en-US"/>
        </w:rPr>
        <w:t xml:space="preserve"> 23, 152–159 (2017).</w:t>
      </w:r>
    </w:p>
    <w:p w14:paraId="492994F2"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19. </w:t>
      </w:r>
      <w:r w:rsidRPr="00EC3F70">
        <w:rPr>
          <w:rFonts w:ascii="Calibri" w:cs="Calibri"/>
          <w:kern w:val="0"/>
          <w:sz w:val="22"/>
          <w:lang w:val="en-US"/>
        </w:rPr>
        <w:tab/>
        <w:t xml:space="preserve">W. Zhang, </w:t>
      </w:r>
      <w:r w:rsidRPr="00EC3F70">
        <w:rPr>
          <w:rFonts w:ascii="Calibri" w:cs="Calibri"/>
          <w:i/>
          <w:iCs/>
          <w:kern w:val="0"/>
          <w:sz w:val="22"/>
          <w:lang w:val="en-US"/>
        </w:rPr>
        <w:t>et al.</w:t>
      </w:r>
      <w:r w:rsidRPr="00EC3F70">
        <w:rPr>
          <w:rFonts w:ascii="Calibri" w:cs="Calibri"/>
          <w:kern w:val="0"/>
          <w:sz w:val="22"/>
          <w:lang w:val="en-US"/>
        </w:rPr>
        <w:t xml:space="preserve">, Power Outage: An Ignored Risk Factor for COPD Exacerbations. </w:t>
      </w:r>
      <w:r w:rsidRPr="00EC3F70">
        <w:rPr>
          <w:rFonts w:ascii="Calibri" w:cs="Calibri"/>
          <w:i/>
          <w:iCs/>
          <w:kern w:val="0"/>
          <w:sz w:val="22"/>
          <w:lang w:val="en-US"/>
        </w:rPr>
        <w:t>Chest</w:t>
      </w:r>
      <w:r w:rsidRPr="00EC3F70">
        <w:rPr>
          <w:rFonts w:ascii="Calibri" w:cs="Calibri"/>
          <w:kern w:val="0"/>
          <w:sz w:val="22"/>
          <w:lang w:val="en-US"/>
        </w:rPr>
        <w:t xml:space="preserve"> 158, 2346–2357 (2020).</w:t>
      </w:r>
    </w:p>
    <w:p w14:paraId="5B43EF3D"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20. </w:t>
      </w:r>
      <w:r w:rsidRPr="00EC3F70">
        <w:rPr>
          <w:rFonts w:ascii="Calibri" w:cs="Calibri"/>
          <w:kern w:val="0"/>
          <w:sz w:val="22"/>
          <w:lang w:val="en-US"/>
        </w:rPr>
        <w:tab/>
        <w:t xml:space="preserve">S. Lin, </w:t>
      </w:r>
      <w:r w:rsidRPr="00EC3F70">
        <w:rPr>
          <w:rFonts w:ascii="Calibri" w:cs="Calibri"/>
          <w:i/>
          <w:iCs/>
          <w:kern w:val="0"/>
          <w:sz w:val="22"/>
          <w:lang w:val="en-US"/>
        </w:rPr>
        <w:t>et al.</w:t>
      </w:r>
      <w:r w:rsidRPr="00EC3F70">
        <w:rPr>
          <w:rFonts w:ascii="Calibri" w:cs="Calibri"/>
          <w:kern w:val="0"/>
          <w:sz w:val="22"/>
          <w:lang w:val="en-US"/>
        </w:rPr>
        <w:t xml:space="preserve">, The Joint Effects of Thunderstorms and Power Outages on Respiratory-Related Emergency Visits and Modifying and Mediating Factors of This Relationship. </w:t>
      </w:r>
      <w:r w:rsidRPr="00EC3F70">
        <w:rPr>
          <w:rFonts w:ascii="Calibri" w:cs="Calibri"/>
          <w:i/>
          <w:iCs/>
          <w:kern w:val="0"/>
          <w:sz w:val="22"/>
          <w:lang w:val="en-US"/>
        </w:rPr>
        <w:t>Environ Health Perspect</w:t>
      </w:r>
      <w:r w:rsidRPr="00EC3F70">
        <w:rPr>
          <w:rFonts w:ascii="Calibri" w:cs="Calibri"/>
          <w:kern w:val="0"/>
          <w:sz w:val="22"/>
          <w:lang w:val="en-US"/>
        </w:rPr>
        <w:t xml:space="preserve"> 132, 067002 (2024).</w:t>
      </w:r>
    </w:p>
    <w:p w14:paraId="583DE381"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21. </w:t>
      </w:r>
      <w:r w:rsidRPr="00EC3F70">
        <w:rPr>
          <w:rFonts w:ascii="Calibri" w:cs="Calibri"/>
          <w:kern w:val="0"/>
          <w:sz w:val="22"/>
          <w:lang w:val="en-US"/>
        </w:rPr>
        <w:tab/>
        <w:t xml:space="preserve">C. Dominianni, K. Lane, S. Johnson, K. Ito, T. Matte, Health Impacts of Citywide and Localized Power Outages in New York City. </w:t>
      </w:r>
      <w:r w:rsidRPr="00EC3F70">
        <w:rPr>
          <w:rFonts w:ascii="Calibri" w:cs="Calibri"/>
          <w:i/>
          <w:iCs/>
          <w:kern w:val="0"/>
          <w:sz w:val="22"/>
          <w:lang w:val="en-US"/>
        </w:rPr>
        <w:t>Environ Health Perspect</w:t>
      </w:r>
      <w:r w:rsidRPr="00EC3F70">
        <w:rPr>
          <w:rFonts w:ascii="Calibri" w:cs="Calibri"/>
          <w:kern w:val="0"/>
          <w:sz w:val="22"/>
          <w:lang w:val="en-US"/>
        </w:rPr>
        <w:t xml:space="preserve"> 126, 067003 (2018).</w:t>
      </w:r>
    </w:p>
    <w:p w14:paraId="594DBEB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22. </w:t>
      </w:r>
      <w:r w:rsidRPr="00EC3F70">
        <w:rPr>
          <w:rFonts w:ascii="Calibri" w:cs="Calibri"/>
          <w:kern w:val="0"/>
          <w:sz w:val="22"/>
          <w:lang w:val="en-US"/>
        </w:rPr>
        <w:tab/>
        <w:t xml:space="preserve">G. B. Anderson, M. L. Bell, Lights Out: Impact of the August 2003 Power Outage on Mortality in New York, NY. </w:t>
      </w:r>
      <w:r w:rsidRPr="00EC3F70">
        <w:rPr>
          <w:rFonts w:ascii="Calibri" w:cs="Calibri"/>
          <w:i/>
          <w:iCs/>
          <w:kern w:val="0"/>
          <w:sz w:val="22"/>
          <w:lang w:val="en-US"/>
        </w:rPr>
        <w:t>Epidemiology</w:t>
      </w:r>
      <w:r w:rsidRPr="00EC3F70">
        <w:rPr>
          <w:rFonts w:ascii="Calibri" w:cs="Calibri"/>
          <w:kern w:val="0"/>
          <w:sz w:val="22"/>
          <w:lang w:val="en-US"/>
        </w:rPr>
        <w:t xml:space="preserve"> 23, 189–193 (2012).</w:t>
      </w:r>
    </w:p>
    <w:p w14:paraId="169AD0D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23. </w:t>
      </w:r>
      <w:r w:rsidRPr="00EC3F70">
        <w:rPr>
          <w:rFonts w:ascii="Calibri" w:cs="Calibri"/>
          <w:kern w:val="0"/>
          <w:sz w:val="22"/>
          <w:lang w:val="en-US"/>
        </w:rPr>
        <w:tab/>
        <w:t>Oak Ridge National Laboratory, Oak Ridge National Laboratory, EAGLE-I Outage Data 2014-2022. Available at: https://smc-datachallenge.ornl.gov/eagle/ [Accessed 3 January 2025].</w:t>
      </w:r>
    </w:p>
    <w:p w14:paraId="4C4BB2A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24. </w:t>
      </w:r>
      <w:r w:rsidRPr="00EC3F70">
        <w:rPr>
          <w:rFonts w:ascii="Calibri" w:cs="Calibri"/>
          <w:kern w:val="0"/>
          <w:sz w:val="22"/>
          <w:lang w:val="en-US"/>
        </w:rPr>
        <w:tab/>
        <w:t>PowerOutage.us. Available at: https://poweroutage.us/.</w:t>
      </w:r>
    </w:p>
    <w:p w14:paraId="0F12BBD8"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25. </w:t>
      </w:r>
      <w:r w:rsidRPr="00EC3F70">
        <w:rPr>
          <w:rFonts w:ascii="Calibri" w:cs="Calibri"/>
          <w:kern w:val="0"/>
          <w:sz w:val="22"/>
          <w:lang w:val="en-US"/>
        </w:rPr>
        <w:tab/>
        <w:t xml:space="preserve">V. Do, The impact of power outages on cardiovascular hospitalizations among Medicare enrollees in New York State, 2017-2018. </w:t>
      </w:r>
      <w:r w:rsidRPr="00EC3F70">
        <w:rPr>
          <w:rFonts w:ascii="Calibri" w:cs="Calibri"/>
          <w:i/>
          <w:iCs/>
          <w:kern w:val="0"/>
          <w:sz w:val="22"/>
          <w:lang w:val="en-US"/>
        </w:rPr>
        <w:t>Under review at Epidemiology</w:t>
      </w:r>
      <w:r w:rsidRPr="00EC3F70">
        <w:rPr>
          <w:rFonts w:ascii="Calibri" w:cs="Calibri"/>
          <w:kern w:val="0"/>
          <w:sz w:val="22"/>
          <w:lang w:val="en-US"/>
        </w:rPr>
        <w:t>.</w:t>
      </w:r>
    </w:p>
    <w:p w14:paraId="5CBCFFE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26. </w:t>
      </w:r>
      <w:r w:rsidRPr="00EC3F70">
        <w:rPr>
          <w:rFonts w:ascii="Calibri" w:cs="Calibri"/>
          <w:kern w:val="0"/>
          <w:sz w:val="22"/>
          <w:lang w:val="en-US"/>
        </w:rPr>
        <w:tab/>
        <w:t xml:space="preserve">V. Do, </w:t>
      </w:r>
      <w:r w:rsidRPr="00EC3F70">
        <w:rPr>
          <w:rFonts w:ascii="Calibri" w:cs="Calibri"/>
          <w:i/>
          <w:iCs/>
          <w:kern w:val="0"/>
          <w:sz w:val="22"/>
          <w:lang w:val="en-US"/>
        </w:rPr>
        <w:t>et al.</w:t>
      </w:r>
      <w:r w:rsidRPr="00EC3F70">
        <w:rPr>
          <w:rFonts w:ascii="Calibri" w:cs="Calibri"/>
          <w:kern w:val="0"/>
          <w:sz w:val="22"/>
          <w:lang w:val="en-US"/>
        </w:rPr>
        <w:t>, Spatiotemporal patterns of power outages co-occurring with individual and multiple severe weather events in the United States, 2018-2020. [Preprint] (2024). Available at: https://www.researchsquare.com/article/rs-4752336/v1 [Accessed 4 January 2025].</w:t>
      </w:r>
    </w:p>
    <w:p w14:paraId="59B1D76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27. </w:t>
      </w:r>
      <w:r w:rsidRPr="00EC3F70">
        <w:rPr>
          <w:rFonts w:ascii="Calibri" w:cs="Calibri"/>
          <w:kern w:val="0"/>
          <w:sz w:val="22"/>
          <w:lang w:val="en-US"/>
        </w:rPr>
        <w:tab/>
        <w:t xml:space="preserve">H. M. Salman, J. Pasupuleti, A. H. Sabry, Review on Causes of Power Outages and Their Occurrence: Mitigation Strategies. </w:t>
      </w:r>
      <w:r w:rsidRPr="00EC3F70">
        <w:rPr>
          <w:rFonts w:ascii="Calibri" w:cs="Calibri"/>
          <w:i/>
          <w:iCs/>
          <w:kern w:val="0"/>
          <w:sz w:val="22"/>
          <w:lang w:val="en-US"/>
        </w:rPr>
        <w:t>Sustainability</w:t>
      </w:r>
      <w:r w:rsidRPr="00EC3F70">
        <w:rPr>
          <w:rFonts w:ascii="Calibri" w:cs="Calibri"/>
          <w:kern w:val="0"/>
          <w:sz w:val="22"/>
          <w:lang w:val="en-US"/>
        </w:rPr>
        <w:t xml:space="preserve"> 15, 15001 (2023).</w:t>
      </w:r>
    </w:p>
    <w:p w14:paraId="16A12A6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28. </w:t>
      </w:r>
      <w:r w:rsidRPr="00EC3F70">
        <w:rPr>
          <w:rFonts w:ascii="Calibri" w:cs="Calibri"/>
          <w:kern w:val="0"/>
          <w:sz w:val="22"/>
          <w:lang w:val="en-US"/>
        </w:rPr>
        <w:tab/>
        <w:t xml:space="preserve">X. Deng, </w:t>
      </w:r>
      <w:r w:rsidRPr="00EC3F70">
        <w:rPr>
          <w:rFonts w:ascii="Calibri" w:cs="Calibri"/>
          <w:i/>
          <w:iCs/>
          <w:kern w:val="0"/>
          <w:sz w:val="22"/>
          <w:lang w:val="en-US"/>
        </w:rPr>
        <w:t>et al.</w:t>
      </w:r>
      <w:r w:rsidRPr="00EC3F70">
        <w:rPr>
          <w:rFonts w:ascii="Calibri" w:cs="Calibri"/>
          <w:kern w:val="0"/>
          <w:sz w:val="22"/>
          <w:lang w:val="en-US"/>
        </w:rPr>
        <w:t xml:space="preserve">, The independent and synergistic impacts of power outages and floods on hospital admissions for multiple diseases. </w:t>
      </w:r>
      <w:r w:rsidRPr="00EC3F70">
        <w:rPr>
          <w:rFonts w:ascii="Calibri" w:cs="Calibri"/>
          <w:i/>
          <w:iCs/>
          <w:kern w:val="0"/>
          <w:sz w:val="22"/>
          <w:lang w:val="en-US"/>
        </w:rPr>
        <w:t>Science of The Total Environment</w:t>
      </w:r>
      <w:r w:rsidRPr="00EC3F70">
        <w:rPr>
          <w:rFonts w:ascii="Calibri" w:cs="Calibri"/>
          <w:kern w:val="0"/>
          <w:sz w:val="22"/>
          <w:lang w:val="en-US"/>
        </w:rPr>
        <w:t xml:space="preserve"> 828, 154305 (2022).</w:t>
      </w:r>
    </w:p>
    <w:p w14:paraId="3FE4ED7D"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29. </w:t>
      </w:r>
      <w:r w:rsidRPr="00EC3F70">
        <w:rPr>
          <w:rFonts w:ascii="Calibri" w:cs="Calibri"/>
          <w:kern w:val="0"/>
          <w:sz w:val="22"/>
          <w:lang w:val="en-US"/>
        </w:rPr>
        <w:tab/>
        <w:t xml:space="preserve">C. Klinger, O. Landeg, V. Murray, Power Outages, Extreme Events and Health: a Systematic Review of the Literature from 2011-2012. </w:t>
      </w:r>
      <w:r w:rsidRPr="00EC3F70">
        <w:rPr>
          <w:rFonts w:ascii="Calibri" w:cs="Calibri"/>
          <w:i/>
          <w:iCs/>
          <w:kern w:val="0"/>
          <w:sz w:val="22"/>
          <w:lang w:val="en-US"/>
        </w:rPr>
        <w:t>PLOS Currents</w:t>
      </w:r>
      <w:r w:rsidRPr="00EC3F70">
        <w:rPr>
          <w:rFonts w:ascii="Calibri" w:cs="Calibri"/>
          <w:kern w:val="0"/>
          <w:sz w:val="22"/>
          <w:lang w:val="en-US"/>
        </w:rPr>
        <w:t xml:space="preserve"> (2014).</w:t>
      </w:r>
    </w:p>
    <w:p w14:paraId="4C77AB1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30. </w:t>
      </w:r>
      <w:r w:rsidRPr="00EC3F70">
        <w:rPr>
          <w:rFonts w:ascii="Calibri" w:cs="Calibri"/>
          <w:kern w:val="0"/>
          <w:sz w:val="22"/>
          <w:lang w:val="en-US"/>
        </w:rPr>
        <w:tab/>
        <w:t xml:space="preserve">R. J. Carroll, D. Ruppert, L. A. Stefanski, C. M. Crainiceanu, </w:t>
      </w:r>
      <w:r w:rsidRPr="00EC3F70">
        <w:rPr>
          <w:rFonts w:ascii="Calibri" w:cs="Calibri"/>
          <w:i/>
          <w:iCs/>
          <w:kern w:val="0"/>
          <w:sz w:val="22"/>
          <w:lang w:val="en-US"/>
        </w:rPr>
        <w:t>Measurement Error in Nonlinear Models</w:t>
      </w:r>
      <w:r w:rsidRPr="00EC3F70">
        <w:rPr>
          <w:rFonts w:ascii="Calibri" w:cs="Calibri"/>
          <w:kern w:val="0"/>
          <w:sz w:val="22"/>
          <w:lang w:val="en-US"/>
        </w:rPr>
        <w:t>.</w:t>
      </w:r>
    </w:p>
    <w:p w14:paraId="25EBE45B"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31. </w:t>
      </w:r>
      <w:r w:rsidRPr="00EC3F70">
        <w:rPr>
          <w:rFonts w:ascii="Calibri" w:cs="Calibri"/>
          <w:kern w:val="0"/>
          <w:sz w:val="22"/>
          <w:lang w:val="en-US"/>
        </w:rPr>
        <w:tab/>
        <w:t xml:space="preserve">C. Dominianni, </w:t>
      </w:r>
      <w:r w:rsidRPr="00EC3F70">
        <w:rPr>
          <w:rFonts w:ascii="Calibri" w:cs="Calibri"/>
          <w:i/>
          <w:iCs/>
          <w:kern w:val="0"/>
          <w:sz w:val="22"/>
          <w:lang w:val="en-US"/>
        </w:rPr>
        <w:t>et al.</w:t>
      </w:r>
      <w:r w:rsidRPr="00EC3F70">
        <w:rPr>
          <w:rFonts w:ascii="Calibri" w:cs="Calibri"/>
          <w:kern w:val="0"/>
          <w:sz w:val="22"/>
          <w:lang w:val="en-US"/>
        </w:rPr>
        <w:t xml:space="preserve">, Power Outage Preparedness and Concern among Vulnerable New York City Residents. </w:t>
      </w:r>
      <w:r w:rsidRPr="00EC3F70">
        <w:rPr>
          <w:rFonts w:ascii="Calibri" w:cs="Calibri"/>
          <w:i/>
          <w:iCs/>
          <w:kern w:val="0"/>
          <w:sz w:val="22"/>
          <w:lang w:val="en-US"/>
        </w:rPr>
        <w:t>J Urban Health</w:t>
      </w:r>
      <w:r w:rsidRPr="00EC3F70">
        <w:rPr>
          <w:rFonts w:ascii="Calibri" w:cs="Calibri"/>
          <w:kern w:val="0"/>
          <w:sz w:val="22"/>
          <w:lang w:val="en-US"/>
        </w:rPr>
        <w:t xml:space="preserve"> 95, 716–726 (2018).</w:t>
      </w:r>
    </w:p>
    <w:p w14:paraId="65A43DB7"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32. </w:t>
      </w:r>
      <w:r w:rsidRPr="00EC3F70">
        <w:rPr>
          <w:rFonts w:ascii="Calibri" w:cs="Calibri"/>
          <w:kern w:val="0"/>
          <w:sz w:val="22"/>
          <w:lang w:val="en-US"/>
        </w:rPr>
        <w:tab/>
        <w:t xml:space="preserve">T. M. Al-rousan, L. M. Rubenstein, R. B. Wallace, Preparedness for Natural Disasters Among Older US Adults: A Nationwide Survey. </w:t>
      </w:r>
      <w:r w:rsidRPr="00EC3F70">
        <w:rPr>
          <w:rFonts w:ascii="Calibri" w:cs="Calibri"/>
          <w:i/>
          <w:iCs/>
          <w:kern w:val="0"/>
          <w:sz w:val="22"/>
          <w:lang w:val="en-US"/>
        </w:rPr>
        <w:t>Am J Public Health</w:t>
      </w:r>
      <w:r w:rsidRPr="00EC3F70">
        <w:rPr>
          <w:rFonts w:ascii="Calibri" w:cs="Calibri"/>
          <w:kern w:val="0"/>
          <w:sz w:val="22"/>
          <w:lang w:val="en-US"/>
        </w:rPr>
        <w:t xml:space="preserve"> 104, 506–511 (2014).</w:t>
      </w:r>
    </w:p>
    <w:p w14:paraId="68E07A5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33. </w:t>
      </w:r>
      <w:r w:rsidRPr="00EC3F70">
        <w:rPr>
          <w:rFonts w:ascii="Calibri" w:cs="Calibri"/>
          <w:kern w:val="0"/>
          <w:sz w:val="22"/>
          <w:lang w:val="en-US"/>
        </w:rPr>
        <w:tab/>
        <w:t xml:space="preserve">J. Xu, Y. Qiang, H. Cai, L. Zou, Power outage and environmental justice in Winter Storm Uri: an analytical workflow based on nighttime light remote sensing. </w:t>
      </w:r>
      <w:r w:rsidRPr="00EC3F70">
        <w:rPr>
          <w:rFonts w:ascii="Calibri" w:cs="Calibri"/>
          <w:i/>
          <w:iCs/>
          <w:kern w:val="0"/>
          <w:sz w:val="22"/>
          <w:lang w:val="en-US"/>
        </w:rPr>
        <w:t>International Journal of Digital Earth</w:t>
      </w:r>
      <w:r w:rsidRPr="00EC3F70">
        <w:rPr>
          <w:rFonts w:ascii="Calibri" w:cs="Calibri"/>
          <w:kern w:val="0"/>
          <w:sz w:val="22"/>
          <w:lang w:val="en-US"/>
        </w:rPr>
        <w:t xml:space="preserve"> 16, 2259–2278 (2023).</w:t>
      </w:r>
    </w:p>
    <w:p w14:paraId="06C1FB74"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lastRenderedPageBreak/>
        <w:t xml:space="preserve">34. </w:t>
      </w:r>
      <w:r w:rsidRPr="00EC3F70">
        <w:rPr>
          <w:rFonts w:ascii="Calibri" w:cs="Calibri"/>
          <w:kern w:val="0"/>
          <w:sz w:val="22"/>
          <w:lang w:val="en-US"/>
        </w:rPr>
        <w:tab/>
        <w:t xml:space="preserve">Z. Shah, </w:t>
      </w:r>
      <w:r w:rsidRPr="00EC3F70">
        <w:rPr>
          <w:rFonts w:ascii="Calibri" w:cs="Calibri"/>
          <w:i/>
          <w:iCs/>
          <w:kern w:val="0"/>
          <w:sz w:val="22"/>
          <w:lang w:val="en-US"/>
        </w:rPr>
        <w:t>et al.</w:t>
      </w:r>
      <w:r w:rsidRPr="00EC3F70">
        <w:rPr>
          <w:rFonts w:ascii="Calibri" w:cs="Calibri"/>
          <w:kern w:val="0"/>
          <w:sz w:val="22"/>
          <w:lang w:val="en-US"/>
        </w:rPr>
        <w:t xml:space="preserve">, The electricity scene from above: Exploring power grid inconsistencies using satellite data in Accra, Ghana. </w:t>
      </w:r>
      <w:r w:rsidRPr="00EC3F70">
        <w:rPr>
          <w:rFonts w:ascii="Calibri" w:cs="Calibri"/>
          <w:i/>
          <w:iCs/>
          <w:kern w:val="0"/>
          <w:sz w:val="22"/>
          <w:lang w:val="en-US"/>
        </w:rPr>
        <w:t>Applied Energy</w:t>
      </w:r>
      <w:r w:rsidRPr="00EC3F70">
        <w:rPr>
          <w:rFonts w:ascii="Calibri" w:cs="Calibri"/>
          <w:kern w:val="0"/>
          <w:sz w:val="22"/>
          <w:lang w:val="en-US"/>
        </w:rPr>
        <w:t xml:space="preserve"> 319, 119237 (2022).</w:t>
      </w:r>
    </w:p>
    <w:p w14:paraId="5AD84C2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35. </w:t>
      </w:r>
      <w:r w:rsidRPr="00EC3F70">
        <w:rPr>
          <w:rFonts w:ascii="Calibri" w:cs="Calibri"/>
          <w:kern w:val="0"/>
          <w:sz w:val="22"/>
          <w:lang w:val="en-US"/>
        </w:rPr>
        <w:tab/>
        <w:t xml:space="preserve">H. McBrien, D. Mork, M.-A. Kioumourtzoglou, J. A. Casey, Assessing potential sources of bias in measuring power outage exposure with simulations. </w:t>
      </w:r>
      <w:r w:rsidRPr="00EC3F70">
        <w:rPr>
          <w:rFonts w:ascii="Calibri" w:cs="Calibri"/>
          <w:i/>
          <w:iCs/>
          <w:kern w:val="0"/>
          <w:sz w:val="22"/>
          <w:lang w:val="en-US"/>
        </w:rPr>
        <w:t>Under review at Environmental Health</w:t>
      </w:r>
      <w:r w:rsidRPr="00EC3F70">
        <w:rPr>
          <w:rFonts w:ascii="Calibri" w:cs="Calibri"/>
          <w:kern w:val="0"/>
          <w:sz w:val="22"/>
          <w:lang w:val="en-US"/>
        </w:rPr>
        <w:t>.</w:t>
      </w:r>
    </w:p>
    <w:p w14:paraId="36EF8602"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36. </w:t>
      </w:r>
      <w:r w:rsidRPr="00EC3F70">
        <w:rPr>
          <w:rFonts w:ascii="Calibri" w:cs="Calibri"/>
          <w:kern w:val="0"/>
          <w:sz w:val="22"/>
          <w:lang w:val="en-US"/>
        </w:rPr>
        <w:tab/>
        <w:t xml:space="preserve">A. J. Northrop, N. M. Flores, V. Do, P. E. Sheffield, J. A. Casey, Power outages and pediatric unintentional injury hospitalizations in New York State. </w:t>
      </w:r>
      <w:r w:rsidRPr="00EC3F70">
        <w:rPr>
          <w:rFonts w:ascii="Calibri" w:cs="Calibri"/>
          <w:i/>
          <w:iCs/>
          <w:kern w:val="0"/>
          <w:sz w:val="22"/>
          <w:lang w:val="en-US"/>
        </w:rPr>
        <w:t>Environmental Epidemiology</w:t>
      </w:r>
      <w:r w:rsidRPr="00EC3F70">
        <w:rPr>
          <w:rFonts w:ascii="Calibri" w:cs="Calibri"/>
          <w:kern w:val="0"/>
          <w:sz w:val="22"/>
          <w:lang w:val="en-US"/>
        </w:rPr>
        <w:t xml:space="preserve"> 8, e287 (2024).</w:t>
      </w:r>
    </w:p>
    <w:p w14:paraId="1DF4D9E3"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37. </w:t>
      </w:r>
      <w:r w:rsidRPr="00EC3F70">
        <w:rPr>
          <w:rFonts w:ascii="Calibri" w:cs="Calibri"/>
          <w:kern w:val="0"/>
          <w:sz w:val="22"/>
          <w:lang w:val="en-US"/>
        </w:rPr>
        <w:tab/>
        <w:t xml:space="preserve">U.S. Energy Information Administration Electricity Data. </w:t>
      </w:r>
      <w:r w:rsidRPr="00EC3F70">
        <w:rPr>
          <w:rFonts w:ascii="Calibri" w:cs="Calibri"/>
          <w:i/>
          <w:iCs/>
          <w:kern w:val="0"/>
          <w:sz w:val="22"/>
          <w:lang w:val="en-US"/>
        </w:rPr>
        <w:t>U.S. Energy Information Administration Electricity Data</w:t>
      </w:r>
      <w:r w:rsidRPr="00EC3F70">
        <w:rPr>
          <w:rFonts w:ascii="Calibri" w:cs="Calibri"/>
          <w:kern w:val="0"/>
          <w:sz w:val="22"/>
          <w:lang w:val="en-US"/>
        </w:rPr>
        <w:t>. Available at: https://www.eia.gov/electricity/data.php [Accessed 3 January 2024].</w:t>
      </w:r>
    </w:p>
    <w:p w14:paraId="5557A72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38. </w:t>
      </w:r>
      <w:r w:rsidRPr="00EC3F70">
        <w:rPr>
          <w:rFonts w:ascii="Calibri" w:cs="Calibri"/>
          <w:kern w:val="0"/>
          <w:sz w:val="22"/>
          <w:lang w:val="en-US"/>
        </w:rPr>
        <w:tab/>
        <w:t xml:space="preserve">J. Xiao, </w:t>
      </w:r>
      <w:r w:rsidRPr="00EC3F70">
        <w:rPr>
          <w:rFonts w:ascii="Calibri" w:cs="Calibri"/>
          <w:i/>
          <w:iCs/>
          <w:kern w:val="0"/>
          <w:sz w:val="22"/>
          <w:lang w:val="en-US"/>
        </w:rPr>
        <w:t>et al.</w:t>
      </w:r>
      <w:r w:rsidRPr="00EC3F70">
        <w:rPr>
          <w:rFonts w:ascii="Calibri" w:cs="Calibri"/>
          <w:kern w:val="0"/>
          <w:sz w:val="22"/>
          <w:lang w:val="en-US"/>
        </w:rPr>
        <w:t xml:space="preserve">, Increased risk of multiple pregnancy complications following large-scale power outages during Hurricane Sandy in New York State. </w:t>
      </w:r>
      <w:r w:rsidRPr="00EC3F70">
        <w:rPr>
          <w:rFonts w:ascii="Calibri" w:cs="Calibri"/>
          <w:i/>
          <w:iCs/>
          <w:kern w:val="0"/>
          <w:sz w:val="22"/>
          <w:lang w:val="en-US"/>
        </w:rPr>
        <w:t>Science of The Total Environment</w:t>
      </w:r>
      <w:r w:rsidRPr="00EC3F70">
        <w:rPr>
          <w:rFonts w:ascii="Calibri" w:cs="Calibri"/>
          <w:kern w:val="0"/>
          <w:sz w:val="22"/>
          <w:lang w:val="en-US"/>
        </w:rPr>
        <w:t xml:space="preserve"> 770, 145359 (2021).</w:t>
      </w:r>
    </w:p>
    <w:p w14:paraId="1EB4DDF6"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39. </w:t>
      </w:r>
      <w:r w:rsidRPr="00EC3F70">
        <w:rPr>
          <w:rFonts w:ascii="Calibri" w:cs="Calibri"/>
          <w:kern w:val="0"/>
          <w:sz w:val="22"/>
          <w:lang w:val="en-US"/>
        </w:rPr>
        <w:tab/>
        <w:t xml:space="preserve">B. G. Armstrong, A. Gasparrini, A. Tobias, Conditional Poisson models: a flexible alternative to conditional logistic case cross-over analysis. </w:t>
      </w:r>
      <w:r w:rsidRPr="00EC3F70">
        <w:rPr>
          <w:rFonts w:ascii="Calibri" w:cs="Calibri"/>
          <w:i/>
          <w:iCs/>
          <w:kern w:val="0"/>
          <w:sz w:val="22"/>
          <w:lang w:val="en-US"/>
        </w:rPr>
        <w:t>BMC Med Res Methodol</w:t>
      </w:r>
      <w:r w:rsidRPr="00EC3F70">
        <w:rPr>
          <w:rFonts w:ascii="Calibri" w:cs="Calibri"/>
          <w:kern w:val="0"/>
          <w:sz w:val="22"/>
          <w:lang w:val="en-US"/>
        </w:rPr>
        <w:t xml:space="preserve"> 14, 122 (2014).</w:t>
      </w:r>
    </w:p>
    <w:p w14:paraId="1BB3E8D5"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40. </w:t>
      </w:r>
      <w:r w:rsidRPr="00EC3F70">
        <w:rPr>
          <w:rFonts w:ascii="Calibri" w:cs="Calibri"/>
          <w:kern w:val="0"/>
          <w:sz w:val="22"/>
          <w:lang w:val="en-US"/>
        </w:rPr>
        <w:tab/>
        <w:t xml:space="preserve">C. J. Gronlund, K. P. Sullivan, Y. Kefelegn, L. Cameron, M. S. O’Neill, Climate change and temperature extremes: A review of heat- and cold-related morbidity and mortality concerns of municipalities. </w:t>
      </w:r>
      <w:r w:rsidRPr="00EC3F70">
        <w:rPr>
          <w:rFonts w:ascii="Calibri" w:cs="Calibri"/>
          <w:i/>
          <w:iCs/>
          <w:kern w:val="0"/>
          <w:sz w:val="22"/>
          <w:lang w:val="en-US"/>
        </w:rPr>
        <w:t>Maturitas</w:t>
      </w:r>
      <w:r w:rsidRPr="00EC3F70">
        <w:rPr>
          <w:rFonts w:ascii="Calibri" w:cs="Calibri"/>
          <w:kern w:val="0"/>
          <w:sz w:val="22"/>
          <w:lang w:val="en-US"/>
        </w:rPr>
        <w:t xml:space="preserve"> 114, 54–59 (2018).</w:t>
      </w:r>
    </w:p>
    <w:p w14:paraId="5FF7EB46"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41. </w:t>
      </w:r>
      <w:r w:rsidRPr="00EC3F70">
        <w:rPr>
          <w:rFonts w:ascii="Calibri" w:cs="Calibri"/>
          <w:kern w:val="0"/>
          <w:sz w:val="22"/>
          <w:lang w:val="en-US"/>
        </w:rPr>
        <w:tab/>
        <w:t xml:space="preserve">C.-M. Tseng, </w:t>
      </w:r>
      <w:r w:rsidRPr="00EC3F70">
        <w:rPr>
          <w:rFonts w:ascii="Calibri" w:cs="Calibri"/>
          <w:i/>
          <w:iCs/>
          <w:kern w:val="0"/>
          <w:sz w:val="22"/>
          <w:lang w:val="en-US"/>
        </w:rPr>
        <w:t>et al.</w:t>
      </w:r>
      <w:r w:rsidRPr="00EC3F70">
        <w:rPr>
          <w:rFonts w:ascii="Calibri" w:cs="Calibri"/>
          <w:kern w:val="0"/>
          <w:sz w:val="22"/>
          <w:lang w:val="en-US"/>
        </w:rPr>
        <w:t xml:space="preserve">, The Effect of Cold Temperature on Increased Exacerbation of Chronic Obstructive Pulmonary Disease: A Nationwide Study. </w:t>
      </w:r>
      <w:r w:rsidRPr="00EC3F70">
        <w:rPr>
          <w:rFonts w:ascii="Calibri" w:cs="Calibri"/>
          <w:i/>
          <w:iCs/>
          <w:kern w:val="0"/>
          <w:sz w:val="22"/>
          <w:lang w:val="en-US"/>
        </w:rPr>
        <w:t>PLoS ONE</w:t>
      </w:r>
      <w:r w:rsidRPr="00EC3F70">
        <w:rPr>
          <w:rFonts w:ascii="Calibri" w:cs="Calibri"/>
          <w:kern w:val="0"/>
          <w:sz w:val="22"/>
          <w:lang w:val="en-US"/>
        </w:rPr>
        <w:t xml:space="preserve"> 8, e57066 (2013).</w:t>
      </w:r>
    </w:p>
    <w:p w14:paraId="4509C99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42. </w:t>
      </w:r>
      <w:r w:rsidRPr="00EC3F70">
        <w:rPr>
          <w:rFonts w:ascii="Calibri" w:cs="Calibri"/>
          <w:kern w:val="0"/>
          <w:sz w:val="22"/>
          <w:lang w:val="en-US"/>
        </w:rPr>
        <w:tab/>
        <w:t xml:space="preserve">B. Alahmad, </w:t>
      </w:r>
      <w:r w:rsidRPr="00EC3F70">
        <w:rPr>
          <w:rFonts w:ascii="Calibri" w:cs="Calibri"/>
          <w:i/>
          <w:iCs/>
          <w:kern w:val="0"/>
          <w:sz w:val="22"/>
          <w:lang w:val="en-US"/>
        </w:rPr>
        <w:t>et al.</w:t>
      </w:r>
      <w:r w:rsidRPr="00EC3F70">
        <w:rPr>
          <w:rFonts w:ascii="Calibri" w:cs="Calibri"/>
          <w:kern w:val="0"/>
          <w:sz w:val="22"/>
          <w:lang w:val="en-US"/>
        </w:rPr>
        <w:t xml:space="preserve">, Associations Between Extreme Temperatures and Cardiovascular Cause-Specific Mortality: Results From 27 Countries. </w:t>
      </w:r>
      <w:r w:rsidRPr="00EC3F70">
        <w:rPr>
          <w:rFonts w:ascii="Calibri" w:cs="Calibri"/>
          <w:i/>
          <w:iCs/>
          <w:kern w:val="0"/>
          <w:sz w:val="22"/>
          <w:lang w:val="en-US"/>
        </w:rPr>
        <w:t>Circulation</w:t>
      </w:r>
      <w:r w:rsidRPr="00EC3F70">
        <w:rPr>
          <w:rFonts w:ascii="Calibri" w:cs="Calibri"/>
          <w:kern w:val="0"/>
          <w:sz w:val="22"/>
          <w:lang w:val="en-US"/>
        </w:rPr>
        <w:t xml:space="preserve"> 147, 35–46 (2023).</w:t>
      </w:r>
    </w:p>
    <w:p w14:paraId="2387E560"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43. </w:t>
      </w:r>
      <w:r w:rsidRPr="00EC3F70">
        <w:rPr>
          <w:rFonts w:ascii="Calibri" w:cs="Calibri"/>
          <w:kern w:val="0"/>
          <w:sz w:val="22"/>
          <w:lang w:val="en-US"/>
        </w:rPr>
        <w:tab/>
        <w:t xml:space="preserve">J. T. Abatzoglou, Development of gridded surface meteorological data for ecological applications and modelling. </w:t>
      </w:r>
      <w:r w:rsidRPr="00EC3F70">
        <w:rPr>
          <w:rFonts w:ascii="Calibri" w:cs="Calibri"/>
          <w:i/>
          <w:iCs/>
          <w:kern w:val="0"/>
          <w:sz w:val="22"/>
          <w:lang w:val="en-US"/>
        </w:rPr>
        <w:t>Intl Journal of Climatology</w:t>
      </w:r>
      <w:r w:rsidRPr="00EC3F70">
        <w:rPr>
          <w:rFonts w:ascii="Calibri" w:cs="Calibri"/>
          <w:kern w:val="0"/>
          <w:sz w:val="22"/>
          <w:lang w:val="en-US"/>
        </w:rPr>
        <w:t xml:space="preserve"> 33, 121–131 (2013).</w:t>
      </w:r>
    </w:p>
    <w:p w14:paraId="2F7751D8"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44. </w:t>
      </w:r>
      <w:r w:rsidRPr="00EC3F70">
        <w:rPr>
          <w:rFonts w:ascii="Calibri" w:cs="Calibri"/>
          <w:kern w:val="0"/>
          <w:sz w:val="22"/>
          <w:lang w:val="en-US"/>
        </w:rPr>
        <w:tab/>
        <w:t xml:space="preserve">G. B. Anderson, </w:t>
      </w:r>
      <w:r w:rsidRPr="00EC3F70">
        <w:rPr>
          <w:rFonts w:ascii="Calibri" w:cs="Calibri"/>
          <w:i/>
          <w:iCs/>
          <w:kern w:val="0"/>
          <w:sz w:val="22"/>
          <w:lang w:val="en-US"/>
        </w:rPr>
        <w:t>et al.</w:t>
      </w:r>
      <w:r w:rsidRPr="00EC3F70">
        <w:rPr>
          <w:rFonts w:ascii="Calibri" w:cs="Calibri"/>
          <w:kern w:val="0"/>
          <w:sz w:val="22"/>
          <w:lang w:val="en-US"/>
        </w:rPr>
        <w:t xml:space="preserve">, Heat-related Emergency Hospitalizations for Respiratory Diseases in the Medicare Population. </w:t>
      </w:r>
      <w:r w:rsidRPr="00EC3F70">
        <w:rPr>
          <w:rFonts w:ascii="Calibri" w:cs="Calibri"/>
          <w:i/>
          <w:iCs/>
          <w:kern w:val="0"/>
          <w:sz w:val="22"/>
          <w:lang w:val="en-US"/>
        </w:rPr>
        <w:t>Am J Respir Crit Care Med</w:t>
      </w:r>
      <w:r w:rsidRPr="00EC3F70">
        <w:rPr>
          <w:rFonts w:ascii="Calibri" w:cs="Calibri"/>
          <w:kern w:val="0"/>
          <w:sz w:val="22"/>
          <w:lang w:val="en-US"/>
        </w:rPr>
        <w:t xml:space="preserve"> 187, 1098–1103 (2013).</w:t>
      </w:r>
    </w:p>
    <w:p w14:paraId="0F8B8744"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45. </w:t>
      </w:r>
      <w:r w:rsidRPr="00EC3F70">
        <w:rPr>
          <w:rFonts w:ascii="Calibri" w:cs="Calibri"/>
          <w:kern w:val="0"/>
          <w:sz w:val="22"/>
          <w:lang w:val="en-US"/>
        </w:rPr>
        <w:tab/>
        <w:t xml:space="preserve">A. Gasparrini, B. Armstrong, M. G. Kenward, Distributed lag non‐linear models. </w:t>
      </w:r>
      <w:r w:rsidRPr="00EC3F70">
        <w:rPr>
          <w:rFonts w:ascii="Calibri" w:cs="Calibri"/>
          <w:i/>
          <w:iCs/>
          <w:kern w:val="0"/>
          <w:sz w:val="22"/>
          <w:lang w:val="en-US"/>
        </w:rPr>
        <w:t>Statistics in Medicine</w:t>
      </w:r>
      <w:r w:rsidRPr="00EC3F70">
        <w:rPr>
          <w:rFonts w:ascii="Calibri" w:cs="Calibri"/>
          <w:kern w:val="0"/>
          <w:sz w:val="22"/>
          <w:lang w:val="en-US"/>
        </w:rPr>
        <w:t xml:space="preserve"> 29, 2224–2234 (2010).</w:t>
      </w:r>
    </w:p>
    <w:p w14:paraId="76D0ED3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46. </w:t>
      </w:r>
      <w:r w:rsidRPr="00EC3F70">
        <w:rPr>
          <w:rFonts w:ascii="Calibri" w:cs="Calibri"/>
          <w:kern w:val="0"/>
          <w:sz w:val="22"/>
          <w:lang w:val="en-US"/>
        </w:rPr>
        <w:tab/>
        <w:t>HHS emPOWER program platform. Available at: https://empowerprogram.hhs.gov/ [Accessed 3 January 2024].</w:t>
      </w:r>
    </w:p>
    <w:p w14:paraId="4829CCBF"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47. </w:t>
      </w:r>
      <w:r w:rsidRPr="00EC3F70">
        <w:rPr>
          <w:rFonts w:ascii="Calibri" w:cs="Calibri"/>
          <w:kern w:val="0"/>
          <w:sz w:val="22"/>
          <w:lang w:val="en-US"/>
        </w:rPr>
        <w:tab/>
        <w:t>H. Turner, D. Firth, gnm: Generalized Nonlinear Models. https://doi.org/10.32614/CRAN.package.gnm. Deposited 29 June 2005.</w:t>
      </w:r>
    </w:p>
    <w:p w14:paraId="06A08CD6"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t xml:space="preserve">48. </w:t>
      </w:r>
      <w:r w:rsidRPr="00EC3F70">
        <w:rPr>
          <w:rFonts w:ascii="Calibri" w:cs="Calibri"/>
          <w:kern w:val="0"/>
          <w:sz w:val="22"/>
          <w:lang w:val="en-US"/>
        </w:rPr>
        <w:tab/>
        <w:t xml:space="preserve">W. Wang, J. Yan, Shape-Restricted Regression Splines with R Package splines2. </w:t>
      </w:r>
      <w:r w:rsidRPr="00EC3F70">
        <w:rPr>
          <w:rFonts w:ascii="Calibri" w:cs="Calibri"/>
          <w:i/>
          <w:iCs/>
          <w:kern w:val="0"/>
          <w:sz w:val="22"/>
          <w:lang w:val="en-US"/>
        </w:rPr>
        <w:t>Journal of Data Science</w:t>
      </w:r>
      <w:r w:rsidRPr="00EC3F70">
        <w:rPr>
          <w:rFonts w:ascii="Calibri" w:cs="Calibri"/>
          <w:kern w:val="0"/>
          <w:sz w:val="22"/>
          <w:lang w:val="en-US"/>
        </w:rPr>
        <w:t xml:space="preserve"> 498–517 (2021). https://doi.org/10.6339/21-JDS1020.</w:t>
      </w:r>
    </w:p>
    <w:p w14:paraId="5847B23A" w14:textId="77777777" w:rsidR="00EC3F70" w:rsidRPr="00EC3F70" w:rsidRDefault="00EC3F70" w:rsidP="00EC3F70">
      <w:pPr>
        <w:pStyle w:val="Bibliography"/>
        <w:rPr>
          <w:rFonts w:ascii="Calibri" w:cs="Calibri"/>
          <w:kern w:val="0"/>
          <w:sz w:val="22"/>
          <w:lang w:val="en-US"/>
        </w:rPr>
      </w:pPr>
      <w:r w:rsidRPr="00EC3F70">
        <w:rPr>
          <w:rFonts w:ascii="Calibri" w:cs="Calibri"/>
          <w:kern w:val="0"/>
          <w:sz w:val="22"/>
          <w:lang w:val="en-US"/>
        </w:rPr>
        <w:lastRenderedPageBreak/>
        <w:t xml:space="preserve">49. </w:t>
      </w:r>
      <w:r w:rsidRPr="00EC3F70">
        <w:rPr>
          <w:rFonts w:ascii="Calibri" w:cs="Calibri"/>
          <w:kern w:val="0"/>
          <w:sz w:val="22"/>
          <w:lang w:val="en-US"/>
        </w:rPr>
        <w:tab/>
        <w:t xml:space="preserve">A. Gasparrini, Distributed Lag Linear and Non-Linear Models in </w:t>
      </w:r>
      <w:r w:rsidRPr="00EC3F70">
        <w:rPr>
          <w:rFonts w:ascii="Calibri" w:cs="Calibri"/>
          <w:i/>
          <w:iCs/>
          <w:kern w:val="0"/>
          <w:sz w:val="22"/>
          <w:lang w:val="en-US"/>
        </w:rPr>
        <w:t>R</w:t>
      </w:r>
      <w:r w:rsidRPr="00EC3F70">
        <w:rPr>
          <w:rFonts w:ascii="Calibri" w:cs="Calibri"/>
          <w:kern w:val="0"/>
          <w:sz w:val="22"/>
          <w:lang w:val="en-US"/>
        </w:rPr>
        <w:t xml:space="preserve"> : The Package dlnm. </w:t>
      </w:r>
      <w:r w:rsidRPr="00EC3F70">
        <w:rPr>
          <w:rFonts w:ascii="Calibri" w:cs="Calibri"/>
          <w:i/>
          <w:iCs/>
          <w:kern w:val="0"/>
          <w:sz w:val="22"/>
          <w:lang w:val="en-US"/>
        </w:rPr>
        <w:t>J. Stat. Soft.</w:t>
      </w:r>
      <w:r w:rsidRPr="00EC3F70">
        <w:rPr>
          <w:rFonts w:ascii="Calibri" w:cs="Calibri"/>
          <w:kern w:val="0"/>
          <w:sz w:val="22"/>
          <w:lang w:val="en-US"/>
        </w:rPr>
        <w:t xml:space="preserve"> 43 (2011).</w:t>
      </w:r>
    </w:p>
    <w:p w14:paraId="22D588A5" w14:textId="30CEA99D" w:rsidR="00603693" w:rsidRPr="00A53C1D" w:rsidRDefault="00A93F0B" w:rsidP="00271271">
      <w:pPr>
        <w:rPr>
          <w:rFonts w:ascii="Arial" w:hAnsi="Arial" w:cs="Arial"/>
          <w:b/>
          <w:bCs/>
          <w:sz w:val="22"/>
          <w:szCs w:val="22"/>
        </w:rPr>
      </w:pPr>
      <w:r w:rsidRPr="00A53C1D">
        <w:rPr>
          <w:rFonts w:ascii="Arial" w:hAnsi="Arial" w:cs="Arial"/>
          <w:b/>
          <w:bCs/>
          <w:sz w:val="22"/>
          <w:szCs w:val="22"/>
        </w:rPr>
        <w:fldChar w:fldCharType="end"/>
      </w:r>
    </w:p>
    <w:sectPr w:rsidR="00603693" w:rsidRPr="00A53C1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5-01-25T15:26:00Z" w:initials="HM">
    <w:p w14:paraId="3F4438CD" w14:textId="231CAC81" w:rsidR="009147AB" w:rsidRDefault="009147AB">
      <w:pPr>
        <w:pStyle w:val="CommentText"/>
      </w:pPr>
      <w:r>
        <w:rPr>
          <w:rStyle w:val="CommentReference"/>
        </w:rPr>
        <w:annotationRef/>
      </w:r>
      <w:r>
        <w:t xml:space="preserve">This title is causal language. OK? No? </w:t>
      </w:r>
      <w:r w:rsidR="003151B5">
        <w:t xml:space="preserve">suggestions? </w:t>
      </w:r>
    </w:p>
  </w:comment>
  <w:comment w:id="1" w:author="Joan Casey" w:date="2025-01-07T08:56:00Z" w:initials="JAC">
    <w:p w14:paraId="0838AC42" w14:textId="77777777" w:rsidR="00C70CF6" w:rsidRDefault="00C70CF6" w:rsidP="00C70CF6">
      <w:r>
        <w:rPr>
          <w:rStyle w:val="CommentReference"/>
        </w:rPr>
        <w:annotationRef/>
      </w:r>
      <w:r>
        <w:rPr>
          <w:color w:val="000000"/>
          <w:sz w:val="20"/>
          <w:szCs w:val="20"/>
        </w:rPr>
        <w:t>No citations in abstract, please remove.</w:t>
      </w:r>
    </w:p>
  </w:comment>
  <w:comment w:id="2" w:author="Heather M" w:date="2025-01-08T14:15:00Z" w:initials="HM">
    <w:p w14:paraId="22D0B049" w14:textId="401EFA8B" w:rsidR="00427FBC" w:rsidRDefault="00427FB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3" w:author="Kioumourtzoglou, Marianthi-Anna" w:date="2025-01-21T21:23:00Z" w:initials="MK">
    <w:p w14:paraId="65F3D9DF" w14:textId="77777777" w:rsidR="00783E6C" w:rsidRDefault="00783E6C" w:rsidP="00783E6C">
      <w:r>
        <w:rPr>
          <w:rStyle w:val="CommentReference"/>
        </w:rPr>
        <w:annotationRef/>
      </w:r>
      <w:r>
        <w:rPr>
          <w:sz w:val="20"/>
          <w:szCs w:val="20"/>
        </w:rPr>
        <w:t>what do you mean they asked for it? They explicitly state in their guidelines: “It may include up to three cited (non-numerical) references.”</w:t>
      </w:r>
    </w:p>
    <w:p w14:paraId="56FA23E4" w14:textId="77777777" w:rsidR="00783E6C" w:rsidRDefault="00783E6C" w:rsidP="00783E6C"/>
    <w:p w14:paraId="553FC089" w14:textId="77777777" w:rsidR="00783E6C" w:rsidRDefault="00783E6C" w:rsidP="00783E6C">
      <w:r>
        <w:rPr>
          <w:sz w:val="20"/>
          <w:szCs w:val="20"/>
        </w:rPr>
        <w:t>1. may does not read like required to me</w:t>
      </w:r>
    </w:p>
    <w:p w14:paraId="09CA3864" w14:textId="77777777" w:rsidR="00783E6C" w:rsidRDefault="00783E6C" w:rsidP="00783E6C">
      <w:r>
        <w:rPr>
          <w:sz w:val="20"/>
          <w:szCs w:val="20"/>
        </w:rPr>
        <w:t>2. it says up to 3</w:t>
      </w:r>
    </w:p>
    <w:p w14:paraId="2DE20808" w14:textId="77777777" w:rsidR="00783E6C" w:rsidRDefault="00783E6C" w:rsidP="00783E6C">
      <w:r>
        <w:rPr>
          <w:sz w:val="20"/>
          <w:szCs w:val="20"/>
        </w:rPr>
        <w:t>3. it says non-numerical</w:t>
      </w:r>
    </w:p>
    <w:p w14:paraId="535ADB1E" w14:textId="77777777" w:rsidR="00783E6C" w:rsidRDefault="00783E6C" w:rsidP="00783E6C"/>
    <w:p w14:paraId="205D1260" w14:textId="77777777" w:rsidR="00783E6C" w:rsidRDefault="00783E6C" w:rsidP="00783E6C">
      <w:proofErr w:type="gramStart"/>
      <w:r>
        <w:rPr>
          <w:sz w:val="20"/>
          <w:szCs w:val="20"/>
        </w:rPr>
        <w:t>so</w:t>
      </w:r>
      <w:proofErr w:type="gramEnd"/>
      <w:r>
        <w:rPr>
          <w:sz w:val="20"/>
          <w:szCs w:val="20"/>
        </w:rPr>
        <w:t xml:space="preserve"> i am confused…</w:t>
      </w:r>
    </w:p>
  </w:comment>
  <w:comment w:id="4" w:author="Heather M" w:date="2025-01-24T11:56:00Z" w:initials="HM">
    <w:p w14:paraId="7F889E90" w14:textId="23E897E3" w:rsidR="00724DA2" w:rsidRDefault="00724DA2">
      <w:pPr>
        <w:pStyle w:val="CommentText"/>
      </w:pPr>
      <w:r>
        <w:rPr>
          <w:rStyle w:val="CommentReference"/>
        </w:rPr>
        <w:annotationRef/>
      </w:r>
      <w:r>
        <w:rPr>
          <w:noProof/>
        </w:rPr>
        <w:drawing>
          <wp:inline distT="0" distB="0" distL="0" distR="0" wp14:anchorId="2D179FE8" wp14:editId="4A8AD568">
            <wp:extent cx="5943600" cy="1543050"/>
            <wp:effectExtent l="0" t="0" r="0" b="6350"/>
            <wp:docPr id="209991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367" name="Picture 102057367"/>
                    <pic:cNvPicPr/>
                  </pic:nvPicPr>
                  <pic:blipFill>
                    <a:blip r:embed="rId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comment>
  <w:comment w:id="5" w:author="Heather M" w:date="2025-01-24T12:01:00Z" w:initials="HM">
    <w:p w14:paraId="6C49E0F6" w14:textId="5CF822E5" w:rsidR="00D9471C" w:rsidRDefault="00D9471C">
      <w:pPr>
        <w:pStyle w:val="CommentText"/>
      </w:pPr>
      <w:r>
        <w:rPr>
          <w:rStyle w:val="CommentReference"/>
        </w:rPr>
        <w:annotationRef/>
      </w:r>
      <w:r>
        <w:t xml:space="preserve">Under manuscript order </w:t>
      </w:r>
      <w:r w:rsidR="005620CF">
        <w:t xml:space="preserve">– abstract </w:t>
      </w:r>
      <w:hyperlink r:id="rId2" w:history="1">
        <w:r w:rsidR="005620CF" w:rsidRPr="00C83EB3">
          <w:rPr>
            <w:rStyle w:val="Hyperlink"/>
          </w:rPr>
          <w:t>https://www.pnas.org/author-center/submitting-your-manuscript</w:t>
        </w:r>
      </w:hyperlink>
    </w:p>
    <w:p w14:paraId="373CB405" w14:textId="51389DE3" w:rsidR="00D9471C" w:rsidRDefault="00D9471C">
      <w:pPr>
        <w:pStyle w:val="CommentText"/>
      </w:pPr>
      <w:r>
        <w:t xml:space="preserve">Are their guidelines internally inconsistent? </w:t>
      </w:r>
      <w:r w:rsidR="00A40293">
        <w:t xml:space="preserve">Or am I reading them wrong? </w:t>
      </w:r>
    </w:p>
  </w:comment>
  <w:comment w:id="6" w:author="Heather M" w:date="2025-01-24T12:02:00Z" w:initials="HM">
    <w:p w14:paraId="61F5C658" w14:textId="2A21B0A7" w:rsidR="005620CF" w:rsidRDefault="005620CF">
      <w:pPr>
        <w:pStyle w:val="CommentText"/>
      </w:pPr>
      <w:r>
        <w:rPr>
          <w:rStyle w:val="CommentReference"/>
        </w:rPr>
        <w:annotationRef/>
      </w:r>
      <w:r>
        <w:t xml:space="preserve">Is this </w:t>
      </w:r>
      <w:proofErr w:type="gramStart"/>
      <w:r>
        <w:t>wording</w:t>
      </w:r>
      <w:proofErr w:type="gramEnd"/>
      <w:r>
        <w:t xml:space="preserve"> ok?</w:t>
      </w:r>
      <w:r w:rsidR="009454CA">
        <w:t xml:space="preserve"> I’m having a little crisis over here</w:t>
      </w:r>
      <w:r w:rsidR="00E07CCA">
        <w:t xml:space="preserve"> in </w:t>
      </w:r>
      <w:proofErr w:type="spellStart"/>
      <w:r w:rsidR="002237FC">
        <w:t>ny</w:t>
      </w:r>
      <w:r w:rsidR="00ED4C5C">
        <w:t>c</w:t>
      </w:r>
      <w:proofErr w:type="spellEnd"/>
      <w:r w:rsidR="009454CA">
        <w:t xml:space="preserve"> about causal words vs association wording. Maybe we can discuss </w:t>
      </w:r>
    </w:p>
  </w:comment>
  <w:comment w:id="7" w:author="Joan Casey" w:date="2025-01-07T13:44:00Z" w:initials="JAC">
    <w:p w14:paraId="7B7A5F2E" w14:textId="77777777" w:rsidR="00620B96" w:rsidRDefault="00620B96" w:rsidP="00620B96">
      <w:r>
        <w:rPr>
          <w:rStyle w:val="CommentReference"/>
        </w:rPr>
        <w:annotationRef/>
      </w:r>
      <w:r>
        <w:rPr>
          <w:color w:val="000000"/>
          <w:sz w:val="20"/>
          <w:szCs w:val="20"/>
        </w:rPr>
        <w:t>is this right?</w:t>
      </w:r>
    </w:p>
  </w:comment>
  <w:comment w:id="8" w:author="Heather M" w:date="2025-01-08T14:44:00Z" w:initials="HM">
    <w:p w14:paraId="20A256E8" w14:textId="77777777" w:rsidR="00620B96" w:rsidRDefault="00620B96" w:rsidP="00620B96">
      <w:pPr>
        <w:pStyle w:val="CommentText"/>
      </w:pPr>
      <w:r>
        <w:rPr>
          <w:rStyle w:val="CommentReference"/>
        </w:rPr>
        <w:annotationRef/>
      </w:r>
      <w:r>
        <w:t>Yes? You think it seems too large? Distribution is very skewed with a very small number of counties w very large outage counts</w:t>
      </w:r>
    </w:p>
  </w:comment>
  <w:comment w:id="9" w:author="Vivian Do" w:date="2025-01-13T13:40:00Z" w:initials="VD">
    <w:p w14:paraId="0EECCB0A" w14:textId="77777777" w:rsidR="00620B96" w:rsidRDefault="00620B96" w:rsidP="00620B96">
      <w:r>
        <w:rPr>
          <w:rStyle w:val="CommentReference"/>
        </w:rPr>
        <w:annotationRef/>
      </w:r>
      <w:r>
        <w:rPr>
          <w:color w:val="000000"/>
          <w:sz w:val="20"/>
          <w:szCs w:val="20"/>
        </w:rPr>
        <w:t xml:space="preserve">Chiming in here, this doesn’t seem too out of left field. Super </w:t>
      </w:r>
      <w:proofErr w:type="spellStart"/>
      <w:r>
        <w:rPr>
          <w:color w:val="000000"/>
          <w:sz w:val="20"/>
          <w:szCs w:val="20"/>
        </w:rPr>
        <w:t>super</w:t>
      </w:r>
      <w:proofErr w:type="spellEnd"/>
      <w:r>
        <w:rPr>
          <w:color w:val="000000"/>
          <w:sz w:val="20"/>
          <w:szCs w:val="20"/>
        </w:rPr>
        <w:t xml:space="preserve"> right skewed distribution </w:t>
      </w:r>
    </w:p>
  </w:comment>
  <w:comment w:id="10" w:author="Kioumourtzoglou, Marianthi-Anna" w:date="2025-01-21T22:39:00Z" w:initials="MK">
    <w:p w14:paraId="2D36006C" w14:textId="77777777" w:rsidR="00620B96" w:rsidRDefault="00620B96" w:rsidP="00620B96">
      <w:r>
        <w:rPr>
          <w:rStyle w:val="CommentReference"/>
        </w:rPr>
        <w:annotationRef/>
      </w:r>
      <w:r>
        <w:rPr>
          <w:sz w:val="20"/>
          <w:szCs w:val="20"/>
        </w:rPr>
        <w:t>if there is not descriptive table with this, could we give ranges in parentheses?</w:t>
      </w:r>
    </w:p>
  </w:comment>
  <w:comment w:id="11" w:author="Heather M" w:date="2025-01-24T13:32:00Z" w:initials="HM">
    <w:p w14:paraId="0BBAF525" w14:textId="77777777" w:rsidR="00620B96" w:rsidRDefault="00620B96" w:rsidP="00620B96">
      <w:pPr>
        <w:pStyle w:val="CommentText"/>
      </w:pPr>
      <w:r>
        <w:rPr>
          <w:rStyle w:val="CommentReference"/>
        </w:rPr>
        <w:annotationRef/>
      </w:r>
      <w:r>
        <w:t xml:space="preserve">There is a figure, good enough? If not, what do you envision? </w:t>
      </w:r>
    </w:p>
  </w:comment>
  <w:comment w:id="12" w:author="Mork, Daniel S" w:date="2025-01-15T14:36:00Z" w:initials="DM">
    <w:p w14:paraId="3064ACE0" w14:textId="77777777" w:rsidR="00620B96" w:rsidRDefault="00620B96" w:rsidP="00620B96">
      <w:r>
        <w:rPr>
          <w:rStyle w:val="CommentReference"/>
        </w:rPr>
        <w:annotationRef/>
      </w:r>
      <w:r>
        <w:rPr>
          <w:sz w:val="20"/>
          <w:szCs w:val="20"/>
        </w:rPr>
        <w:t>you should report results on the same scale (RR) vs now using %s</w:t>
      </w:r>
    </w:p>
  </w:comment>
  <w:comment w:id="13" w:author="Kioumourtzoglou, Marianthi-Anna" w:date="2025-01-21T23:00:00Z" w:initials="MK">
    <w:p w14:paraId="2148EB0A" w14:textId="77777777" w:rsidR="00620B96" w:rsidRDefault="00620B96" w:rsidP="00620B96">
      <w:r>
        <w:rPr>
          <w:rStyle w:val="CommentReference"/>
        </w:rPr>
        <w:annotationRef/>
      </w:r>
      <w:r>
        <w:rPr>
          <w:sz w:val="20"/>
          <w:szCs w:val="20"/>
        </w:rPr>
        <w:t xml:space="preserve">agreed. and i like %increase more than RR personally (throughout) — plus that gives you more decimals! </w:t>
      </w:r>
    </w:p>
  </w:comment>
  <w:comment w:id="14" w:author="Heather M" w:date="2025-01-25T16:58:00Z" w:initials="HM">
    <w:p w14:paraId="056D9410" w14:textId="77777777" w:rsidR="00620B96" w:rsidRDefault="00620B96" w:rsidP="00620B96">
      <w:pPr>
        <w:pStyle w:val="CommentText"/>
      </w:pPr>
      <w:r>
        <w:rPr>
          <w:rStyle w:val="CommentReference"/>
        </w:rPr>
        <w:annotationRef/>
      </w:r>
      <w:r>
        <w:t>Need to present as an RR</w:t>
      </w:r>
    </w:p>
  </w:comment>
  <w:comment w:id="16" w:author="Mork, Daniel S" w:date="2025-01-15T21:46:00Z" w:initials="DM">
    <w:p w14:paraId="1E4B1B6C" w14:textId="77777777" w:rsidR="00620B96" w:rsidRDefault="00620B96" w:rsidP="00620B96">
      <w:r>
        <w:rPr>
          <w:rStyle w:val="CommentReference"/>
        </w:rPr>
        <w:annotationRef/>
      </w:r>
      <w:r>
        <w:rPr>
          <w:sz w:val="20"/>
          <w:szCs w:val="20"/>
        </w:rPr>
        <w:t>are DME users more likely to live in SNF settings? does the DME dataset differentiate residential vs assisted living situations?</w:t>
      </w:r>
    </w:p>
  </w:comment>
  <w:comment w:id="17" w:author="Kioumourtzoglou, Marianthi-Anna" w:date="2025-01-21T23:26:00Z" w:initials="MK">
    <w:p w14:paraId="4267BB27" w14:textId="77777777" w:rsidR="00620B96" w:rsidRDefault="00620B96" w:rsidP="00620B96">
      <w:r>
        <w:rPr>
          <w:rStyle w:val="CommentReference"/>
        </w:rPr>
        <w:annotationRef/>
      </w:r>
      <w:r>
        <w:rPr>
          <w:sz w:val="20"/>
          <w:szCs w:val="20"/>
        </w:rPr>
        <w:t>what is SNF?</w:t>
      </w:r>
    </w:p>
  </w:comment>
  <w:comment w:id="18" w:author="Heather M" w:date="2025-01-25T14:54:00Z" w:initials="HM">
    <w:p w14:paraId="2083947F" w14:textId="77777777" w:rsidR="00620B96" w:rsidRDefault="00620B96" w:rsidP="00620B96">
      <w:pPr>
        <w:pStyle w:val="CommentText"/>
      </w:pPr>
      <w:r>
        <w:rPr>
          <w:rStyle w:val="CommentReference"/>
        </w:rPr>
        <w:annotationRef/>
      </w:r>
      <w:r>
        <w:t xml:space="preserve">Skilled nursing facility. I think this is maybe a good point but not quite sure how to incorporate it </w:t>
      </w:r>
    </w:p>
  </w:comment>
  <w:comment w:id="19" w:author="Joan Casey" w:date="2025-01-07T12:51:00Z" w:initials="JAC">
    <w:p w14:paraId="054A60A8" w14:textId="1C1A1F2B" w:rsidR="00190EB5" w:rsidRDefault="00190EB5" w:rsidP="00190EB5">
      <w:r>
        <w:rPr>
          <w:rStyle w:val="CommentReference"/>
        </w:rPr>
        <w:annotationRef/>
      </w:r>
      <w:r>
        <w:rPr>
          <w:color w:val="000000"/>
          <w:sz w:val="20"/>
          <w:szCs w:val="20"/>
        </w:rPr>
        <w:t xml:space="preserve">For PNAS this goes last, after discussion: </w:t>
      </w:r>
      <w:hyperlink r:id="rId3" w:anchor="initial-submissions" w:history="1">
        <w:r w:rsidRPr="001B24B5">
          <w:rPr>
            <w:rStyle w:val="Hyperlink"/>
            <w:sz w:val="20"/>
            <w:szCs w:val="20"/>
          </w:rPr>
          <w:t>https://www.pnas.org/author-center/submitting-your-manuscript#initial-submissions</w:t>
        </w:r>
      </w:hyperlink>
    </w:p>
    <w:p w14:paraId="116AB50C" w14:textId="77777777" w:rsidR="00190EB5" w:rsidRDefault="00190EB5" w:rsidP="00190EB5"/>
    <w:p w14:paraId="4BACA911" w14:textId="77777777" w:rsidR="00190EB5" w:rsidRDefault="00190EB5" w:rsidP="00190EB5">
      <w:r>
        <w:rPr>
          <w:color w:val="000000"/>
          <w:sz w:val="20"/>
          <w:szCs w:val="20"/>
        </w:rPr>
        <w:t>Please review the guidelines and make sure you have everything else that you need.</w:t>
      </w:r>
    </w:p>
  </w:comment>
  <w:comment w:id="20" w:author="Heather M" w:date="2025-01-08T17:06:00Z" w:initials="HM">
    <w:p w14:paraId="246B80E7" w14:textId="4CA64660" w:rsidR="00BE3B46" w:rsidRDefault="00BE3B46">
      <w:pPr>
        <w:pStyle w:val="CommentText"/>
      </w:pPr>
      <w:r>
        <w:rPr>
          <w:rStyle w:val="CommentReference"/>
        </w:rPr>
        <w:annotationRef/>
      </w:r>
      <w:r w:rsidR="001A051D">
        <w:rPr>
          <w:rStyle w:val="CommentReference"/>
        </w:rPr>
        <w:t>Noted will fix and review guidelines</w:t>
      </w:r>
      <w:r w:rsidR="001F695E">
        <w:t xml:space="preserve"> </w:t>
      </w:r>
    </w:p>
  </w:comment>
  <w:comment w:id="21" w:author="Kioumourtzoglou, Marianthi-Anna" w:date="2025-01-21T21:48:00Z" w:initials="MK">
    <w:p w14:paraId="5DF2509C" w14:textId="77777777" w:rsidR="009A6E35" w:rsidRDefault="009A6E35" w:rsidP="009A6E35">
      <w:r>
        <w:rPr>
          <w:rStyle w:val="CommentReference"/>
        </w:rPr>
        <w:annotationRef/>
      </w:r>
      <w:r>
        <w:rPr>
          <w:sz w:val="20"/>
          <w:szCs w:val="20"/>
        </w:rPr>
        <w:t>wait — this is not an easy fix! b/c you do then need to incorporate some info about the methods as you present the results for the readers to be able to follow… so that is a pretty large change! Please always make sure to check the guidelines before preparing the manuscript!! this will save both you and all your coauthors a lot of time!</w:t>
      </w:r>
    </w:p>
  </w:comment>
  <w:comment w:id="22" w:author="Heather M" w:date="2025-01-24T16:19:00Z" w:initials="HM">
    <w:p w14:paraId="6C116E21" w14:textId="5D7CDFFA" w:rsidR="001D7B70" w:rsidRDefault="001D7B70">
      <w:pPr>
        <w:pStyle w:val="CommentText"/>
      </w:pPr>
      <w:r>
        <w:rPr>
          <w:rStyle w:val="CommentReference"/>
        </w:rPr>
        <w:annotationRef/>
      </w:r>
      <w:r>
        <w:t>Sorry Marianthi I didn’t realize</w:t>
      </w:r>
      <w:r w:rsidR="007355FB">
        <w:t xml:space="preserve"> this would change the manuscript at all</w:t>
      </w:r>
      <w:r w:rsidR="008A17D4">
        <w:t xml:space="preserve"> but in hindsight obviously it does a lot.</w:t>
      </w:r>
      <w:r>
        <w:t xml:space="preserve"> </w:t>
      </w:r>
      <w:r w:rsidR="00DF280C">
        <w:t xml:space="preserve">I’ll </w:t>
      </w:r>
      <w:r w:rsidR="00F5218C">
        <w:t>added some stuff, let me know what you think.</w:t>
      </w:r>
      <w:r>
        <w:t xml:space="preserve"> </w:t>
      </w:r>
    </w:p>
  </w:comment>
  <w:comment w:id="23" w:author="Kioumourtzoglou, Marianthi-Anna" w:date="2025-01-21T21:51:00Z" w:initials="MK">
    <w:p w14:paraId="6D8AF458" w14:textId="77777777" w:rsidR="00C335EA" w:rsidRDefault="00C335EA" w:rsidP="00C335EA">
      <w:r>
        <w:rPr>
          <w:rStyle w:val="CommentReference"/>
        </w:rPr>
        <w:annotationRef/>
      </w:r>
      <w:r>
        <w:rPr>
          <w:sz w:val="20"/>
          <w:szCs w:val="20"/>
        </w:rPr>
        <w:t xml:space="preserve">contiguous </w:t>
      </w:r>
      <w:proofErr w:type="gramStart"/>
      <w:r>
        <w:rPr>
          <w:sz w:val="20"/>
          <w:szCs w:val="20"/>
        </w:rPr>
        <w:t>US</w:t>
      </w:r>
      <w:proofErr w:type="gramEnd"/>
      <w:r>
        <w:rPr>
          <w:sz w:val="20"/>
          <w:szCs w:val="20"/>
        </w:rPr>
        <w:t xml:space="preserve"> correct? are you include AK and HI too?</w:t>
      </w:r>
    </w:p>
  </w:comment>
  <w:comment w:id="24" w:author="Heather M" w:date="2025-01-25T15:25:00Z" w:initials="HM">
    <w:p w14:paraId="7308AC63" w14:textId="6DBAD653" w:rsidR="00A65137" w:rsidRDefault="00A65137">
      <w:pPr>
        <w:pStyle w:val="CommentText"/>
      </w:pPr>
      <w:r>
        <w:rPr>
          <w:rStyle w:val="CommentReference"/>
        </w:rPr>
        <w:annotationRef/>
      </w:r>
      <w:r>
        <w:t xml:space="preserve">It ended up being that way because of the reliability of PO data in HI and AK, but we did not start out that way. How should I handle this in the manuscript? </w:t>
      </w:r>
    </w:p>
  </w:comment>
  <w:comment w:id="25" w:author="Kioumourtzoglou, Marianthi-Anna" w:date="2025-01-21T21:57:00Z" w:initials="MK">
    <w:p w14:paraId="3378AA07" w14:textId="77777777" w:rsidR="00B5751B" w:rsidRDefault="00B5751B" w:rsidP="00B5751B">
      <w:r>
        <w:rPr>
          <w:rStyle w:val="CommentReference"/>
        </w:rPr>
        <w:annotationRef/>
      </w:r>
      <w:r>
        <w:rPr>
          <w:sz w:val="20"/>
          <w:szCs w:val="20"/>
        </w:rPr>
        <w:t>concern here — if this is unreliable, why do we think other info from POUS is reliable?</w:t>
      </w:r>
    </w:p>
  </w:comment>
  <w:comment w:id="26" w:author="Heather M" w:date="2025-01-24T12:21:00Z" w:initials="HM">
    <w:p w14:paraId="69853D4A" w14:textId="6E23C2E7" w:rsidR="00756751" w:rsidRDefault="00756751">
      <w:pPr>
        <w:pStyle w:val="CommentText"/>
      </w:pPr>
      <w:r>
        <w:rPr>
          <w:rStyle w:val="CommentReference"/>
        </w:rPr>
        <w:annotationRef/>
      </w:r>
      <w:r>
        <w:t>We don’t but it’s the best we have</w:t>
      </w:r>
      <w:r w:rsidR="00982C60">
        <w:t>.</w:t>
      </w:r>
      <w:r w:rsidR="00511CB1">
        <w:t xml:space="preserve"> Probably we’ll use EAGLE-I in subsequent analyses.</w:t>
      </w:r>
      <w:r w:rsidR="00982C60">
        <w:t xml:space="preserve"> Do you think we need to write something about this or are you just discussing? </w:t>
      </w:r>
      <w:r w:rsidR="005B1AB5">
        <w:t xml:space="preserve">I think Vivian added and subtracted some stuff from this paragraph that imo made it confusing – it’s back to original now. </w:t>
      </w:r>
      <w:r w:rsidR="00AE5F53">
        <w:t>what do you think?</w:t>
      </w:r>
    </w:p>
  </w:comment>
  <w:comment w:id="27" w:author="Heather M" w:date="2025-01-24T12:41:00Z" w:initials="HM">
    <w:p w14:paraId="6B6493C4" w14:textId="0024FD42" w:rsidR="00D57FDB" w:rsidRDefault="00D57FDB">
      <w:pPr>
        <w:pStyle w:val="CommentText"/>
      </w:pPr>
      <w:r>
        <w:rPr>
          <w:rStyle w:val="CommentReference"/>
        </w:rPr>
        <w:annotationRef/>
      </w:r>
      <w:proofErr w:type="gramStart"/>
      <w:r>
        <w:t>Marianthi</w:t>
      </w:r>
      <w:proofErr w:type="gramEnd"/>
      <w:r>
        <w:t xml:space="preserve"> you said “we report here the 13% like it’s the ground truth, but we did make many choices in those simulations and the 13% could very well be 10% or 20% in real life (or even smaller or larger). </w:t>
      </w:r>
      <w:proofErr w:type="gramStart"/>
      <w:r>
        <w:t>So</w:t>
      </w:r>
      <w:proofErr w:type="gramEnd"/>
      <w:r>
        <w:t xml:space="preserve"> I would not give an exact number here (at least not without mentioning all the parameters of the simulations, which does not seem reasonable to do). And then the connection between the 16% and the 50% is not clear at all. Ie why those simulation results allowed us to drop these counties? (i know the answer b/c i have read that paper. but the readers do not have to read that paper to be able to understand what we did and why)”. I rewrote this paragraph</w:t>
      </w:r>
      <w:r w:rsidR="00B734A0">
        <w:t xml:space="preserve"> to not include numbers from the </w:t>
      </w:r>
      <w:proofErr w:type="spellStart"/>
      <w:r w:rsidR="00B734A0">
        <w:t>simnulation</w:t>
      </w:r>
      <w:proofErr w:type="spellEnd"/>
      <w:r w:rsidR="00B734A0">
        <w:t xml:space="preserve"> st</w:t>
      </w:r>
      <w:r w:rsidR="00CA034F">
        <w:t>udy</w:t>
      </w:r>
      <w:r>
        <w:t xml:space="preserve"> – what do you think now? I’m not quite sure what you think the solution to your comment </w:t>
      </w:r>
      <w:proofErr w:type="gramStart"/>
      <w:r>
        <w:t>would be,</w:t>
      </w:r>
      <w:proofErr w:type="gramEnd"/>
      <w:r>
        <w:t xml:space="preserve"> is there a way you’d change this to address it? </w:t>
      </w:r>
    </w:p>
  </w:comment>
  <w:comment w:id="28" w:author="Heather M" w:date="2025-01-24T16:34:00Z" w:initials="HM">
    <w:p w14:paraId="46CDC6A3" w14:textId="418EF7DC" w:rsidR="00AE0382" w:rsidRDefault="00AE0382">
      <w:pPr>
        <w:pStyle w:val="CommentText"/>
      </w:pPr>
      <w:r>
        <w:rPr>
          <w:rStyle w:val="CommentReference"/>
        </w:rPr>
        <w:annotationRef/>
      </w:r>
      <w:r>
        <w:t xml:space="preserve">Dan said this </w:t>
      </w:r>
      <w:r w:rsidR="00FC395F">
        <w:t xml:space="preserve">sentence </w:t>
      </w:r>
      <w:r>
        <w:t xml:space="preserve">was confusing. I don’t understand how it could be but am I missing something? </w:t>
      </w:r>
    </w:p>
  </w:comment>
  <w:comment w:id="32" w:author="Joan Casey" w:date="2025-01-07T13:47:00Z" w:initials="JAC">
    <w:p w14:paraId="362A4407" w14:textId="42D093D7" w:rsidR="00D93CE7" w:rsidRDefault="00D93CE7" w:rsidP="00D93CE7">
      <w:r>
        <w:rPr>
          <w:rStyle w:val="CommentReference"/>
        </w:rPr>
        <w:annotationRef/>
      </w:r>
      <w:r>
        <w:rPr>
          <w:color w:val="000000"/>
          <w:sz w:val="20"/>
          <w:szCs w:val="20"/>
        </w:rPr>
        <w:t>need citation</w:t>
      </w:r>
    </w:p>
  </w:comment>
  <w:comment w:id="33" w:author="Heather M" w:date="2025-01-08T14:37:00Z" w:initials="HM">
    <w:p w14:paraId="70F42A00" w14:textId="1C8E6720" w:rsidR="003E7012" w:rsidRDefault="003E7012">
      <w:pPr>
        <w:pStyle w:val="CommentText"/>
      </w:pPr>
      <w:r>
        <w:rPr>
          <w:rStyle w:val="CommentReference"/>
        </w:rPr>
        <w:annotationRef/>
      </w:r>
      <w:r>
        <w:t>there is none unfortunately</w:t>
      </w:r>
      <w:r w:rsidR="006B72A4">
        <w:t xml:space="preserve">. </w:t>
      </w:r>
      <w:r w:rsidR="00EB68ED">
        <w:t>Can self-cite your community study but that doesn’t really show this</w:t>
      </w:r>
      <w:r w:rsidR="00A2623F">
        <w:t>. I think we need to talk to some DME users</w:t>
      </w:r>
      <w:r w:rsidR="00A71981">
        <w:t xml:space="preserve"> at some point</w:t>
      </w:r>
      <w:r w:rsidR="00A155FF">
        <w:t xml:space="preserve"> about this. </w:t>
      </w:r>
    </w:p>
  </w:comment>
  <w:comment w:id="29" w:author="Mork, Daniel S" w:date="2025-01-15T13:58:00Z" w:initials="DM">
    <w:p w14:paraId="6EBC4147" w14:textId="77777777" w:rsidR="00831938" w:rsidRDefault="00831938" w:rsidP="00831938">
      <w:r>
        <w:rPr>
          <w:rStyle w:val="CommentReference"/>
        </w:rPr>
        <w:annotationRef/>
      </w:r>
      <w:r>
        <w:rPr>
          <w:sz w:val="20"/>
          <w:szCs w:val="20"/>
        </w:rPr>
        <w:t>i feel like a lot of this belongs in discussion rather than methods…. methods should state what you did while discussion can go more in depth on why.</w:t>
      </w:r>
    </w:p>
  </w:comment>
  <w:comment w:id="30" w:author="Heather M" w:date="2025-01-24T12:50:00Z" w:initials="HM">
    <w:p w14:paraId="04FB54A4" w14:textId="162FB12F" w:rsidR="00864A66" w:rsidRDefault="00864A66">
      <w:pPr>
        <w:pStyle w:val="CommentText"/>
      </w:pPr>
      <w:r>
        <w:rPr>
          <w:rStyle w:val="CommentReference"/>
        </w:rPr>
        <w:annotationRef/>
      </w:r>
      <w:r>
        <w:t xml:space="preserve">I think I disagree – this is a short justification on why we chose our methodology? Is this not methods? </w:t>
      </w:r>
    </w:p>
  </w:comment>
  <w:comment w:id="31" w:author="Heather M" w:date="2025-01-24T12:54:00Z" w:initials="HM">
    <w:p w14:paraId="783EECA4" w14:textId="49932469" w:rsidR="00AB2C7F" w:rsidRDefault="00AB2C7F">
      <w:pPr>
        <w:pStyle w:val="CommentText"/>
      </w:pPr>
      <w:r>
        <w:rPr>
          <w:rStyle w:val="CommentReference"/>
        </w:rPr>
        <w:annotationRef/>
      </w:r>
      <w:r>
        <w:t xml:space="preserve">Joan and Marianthi do you agree? </w:t>
      </w:r>
    </w:p>
  </w:comment>
  <w:comment w:id="34" w:author="Heather M" w:date="2025-01-24T12:54:00Z" w:initials="HM">
    <w:p w14:paraId="788A893C" w14:textId="772A8E6C" w:rsidR="008D0E91" w:rsidRDefault="008D0E91">
      <w:pPr>
        <w:pStyle w:val="CommentText"/>
      </w:pPr>
      <w:r>
        <w:rPr>
          <w:rStyle w:val="CommentReference"/>
        </w:rPr>
        <w:annotationRef/>
      </w:r>
      <w:r>
        <w:t xml:space="preserve">Our outcome was not </w:t>
      </w:r>
      <w:proofErr w:type="spellStart"/>
      <w:r w:rsidR="003B7274">
        <w:t>overdispersed</w:t>
      </w:r>
      <w:proofErr w:type="spellEnd"/>
      <w:r>
        <w:t xml:space="preserve"> and we used a regular </w:t>
      </w:r>
      <w:r w:rsidR="00A51DA6">
        <w:t xml:space="preserve">(not quasi) conditional </w:t>
      </w:r>
      <w:r>
        <w:t>Poisson mode</w:t>
      </w:r>
      <w:r w:rsidR="00823A95">
        <w:t xml:space="preserve">l. I tested for overdispersion. </w:t>
      </w:r>
    </w:p>
  </w:comment>
  <w:comment w:id="35" w:author="Mork, Daniel S" w:date="2025-01-15T14:11:00Z" w:initials="DM">
    <w:p w14:paraId="6EEAD6A9" w14:textId="2290DBB3" w:rsidR="00712DA7" w:rsidRDefault="00712DA7" w:rsidP="00712DA7">
      <w:r>
        <w:rPr>
          <w:rStyle w:val="CommentReference"/>
        </w:rPr>
        <w:annotationRef/>
      </w:r>
      <w:r>
        <w:rPr>
          <w:sz w:val="20"/>
          <w:szCs w:val="20"/>
        </w:rPr>
        <w:t>results</w:t>
      </w:r>
    </w:p>
  </w:comment>
  <w:comment w:id="36" w:author="Heather M" w:date="2025-01-25T15:24:00Z" w:initials="HM">
    <w:p w14:paraId="5EBEEA5C" w14:textId="46E563C2" w:rsidR="00274719" w:rsidRDefault="00274719">
      <w:pPr>
        <w:pStyle w:val="CommentText"/>
      </w:pPr>
      <w:r>
        <w:rPr>
          <w:rStyle w:val="CommentReference"/>
        </w:rPr>
        <w:annotationRef/>
      </w:r>
      <w:r>
        <w:t>I disagree</w:t>
      </w:r>
      <w:r w:rsidR="00AB0467">
        <w:t>.</w:t>
      </w:r>
      <w:r>
        <w:t xml:space="preserve"> </w:t>
      </w:r>
      <w:r w:rsidR="00AB0467">
        <w:t>J</w:t>
      </w:r>
      <w:r>
        <w:t xml:space="preserve">oan and Marianthi? </w:t>
      </w:r>
    </w:p>
  </w:comment>
  <w:comment w:id="37" w:author="Mork, Daniel S" w:date="2025-01-15T14:13:00Z" w:initials="DM">
    <w:p w14:paraId="0C8EF7B8" w14:textId="4A76FD2E" w:rsidR="00712DA7" w:rsidRDefault="00712DA7" w:rsidP="00712DA7">
      <w:r>
        <w:rPr>
          <w:rStyle w:val="CommentReference"/>
        </w:rPr>
        <w:annotationRef/>
      </w:r>
      <w:r>
        <w:rPr>
          <w:sz w:val="20"/>
          <w:szCs w:val="20"/>
        </w:rPr>
        <w:t xml:space="preserve">with 7 total lag periods and 5 </w:t>
      </w:r>
      <w:proofErr w:type="spellStart"/>
      <w:r>
        <w:rPr>
          <w:sz w:val="20"/>
          <w:szCs w:val="20"/>
        </w:rPr>
        <w:t>df</w:t>
      </w:r>
      <w:proofErr w:type="spellEnd"/>
      <w:r>
        <w:rPr>
          <w:sz w:val="20"/>
          <w:szCs w:val="20"/>
        </w:rPr>
        <w:t xml:space="preserve"> you basically have an unconstrained lag model…why not just use that?</w:t>
      </w:r>
    </w:p>
  </w:comment>
  <w:comment w:id="38" w:author="Kioumourtzoglou, Marianthi-Anna" w:date="2025-01-21T22:30:00Z" w:initials="MK">
    <w:p w14:paraId="6229DDAA" w14:textId="77777777" w:rsidR="00157A47" w:rsidRDefault="00157A47" w:rsidP="00157A47">
      <w:r>
        <w:rPr>
          <w:rStyle w:val="CommentReference"/>
        </w:rPr>
        <w:annotationRef/>
      </w:r>
      <w:r>
        <w:rPr>
          <w:sz w:val="20"/>
          <w:szCs w:val="20"/>
        </w:rPr>
        <w:t xml:space="preserve">5 </w:t>
      </w:r>
      <w:proofErr w:type="spellStart"/>
      <w:r>
        <w:rPr>
          <w:sz w:val="20"/>
          <w:szCs w:val="20"/>
        </w:rPr>
        <w:t>df</w:t>
      </w:r>
      <w:proofErr w:type="spellEnd"/>
      <w:r>
        <w:rPr>
          <w:sz w:val="20"/>
          <w:szCs w:val="20"/>
        </w:rPr>
        <w:t xml:space="preserve"> is 3 knots so it’s somewhat constrained… we did run it unconstrained at first and it was quite bouncy (in a way that it did not make biological sense), which is why we decided to </w:t>
      </w:r>
      <w:proofErr w:type="spellStart"/>
      <w:r>
        <w:rPr>
          <w:sz w:val="20"/>
          <w:szCs w:val="20"/>
        </w:rPr>
        <w:t>contstrain</w:t>
      </w:r>
      <w:proofErr w:type="spellEnd"/>
      <w:r>
        <w:rPr>
          <w:sz w:val="20"/>
          <w:szCs w:val="20"/>
        </w:rPr>
        <w:t>…</w:t>
      </w:r>
    </w:p>
  </w:comment>
  <w:comment w:id="39" w:author="Heather M" w:date="2025-01-24T13:02:00Z" w:initials="HM">
    <w:p w14:paraId="6CF0943D" w14:textId="2A6EB458" w:rsidR="00DD5277" w:rsidRDefault="00DD5277">
      <w:pPr>
        <w:pStyle w:val="CommentText"/>
      </w:pPr>
      <w:r>
        <w:rPr>
          <w:rStyle w:val="CommentReference"/>
        </w:rPr>
        <w:annotationRef/>
      </w:r>
      <w:r>
        <w:t xml:space="preserve">Should we say this then? </w:t>
      </w:r>
      <w:r w:rsidR="00AA655F">
        <w:t xml:space="preserve">Or leave as is? </w:t>
      </w:r>
    </w:p>
  </w:comment>
  <w:comment w:id="40" w:author="Kioumourtzoglou, Marianthi-Anna" w:date="2025-01-21T22:34:00Z" w:initials="MK">
    <w:p w14:paraId="0A4CE784" w14:textId="77777777" w:rsidR="00D62298" w:rsidRDefault="00421B32" w:rsidP="00D62298">
      <w:r>
        <w:rPr>
          <w:rStyle w:val="CommentReference"/>
        </w:rPr>
        <w:annotationRef/>
      </w:r>
      <w:r w:rsidR="00D62298">
        <w:rPr>
          <w:sz w:val="20"/>
          <w:szCs w:val="20"/>
        </w:rPr>
        <w:t>question — in these models, how do you adjust for confounders? which lag? sorry, i cannot remember!</w:t>
      </w:r>
    </w:p>
  </w:comment>
  <w:comment w:id="41" w:author="Heather M" w:date="2025-01-24T13:16:00Z" w:initials="HM">
    <w:p w14:paraId="3E03E83B" w14:textId="6A9F254A" w:rsidR="002D7B80" w:rsidRDefault="002D7B80">
      <w:pPr>
        <w:pStyle w:val="CommentText"/>
      </w:pPr>
      <w:r>
        <w:rPr>
          <w:rStyle w:val="CommentReference"/>
        </w:rPr>
        <w:annotationRef/>
      </w:r>
      <w:r>
        <w:t xml:space="preserve"> </w:t>
      </w:r>
      <w:r w:rsidR="00567655">
        <w:t xml:space="preserve">Me neither </w:t>
      </w:r>
      <w:proofErr w:type="gramStart"/>
      <w:r w:rsidR="00F07EF8">
        <w:t>honestly</w:t>
      </w:r>
      <w:proofErr w:type="gramEnd"/>
      <w:r w:rsidR="00567655">
        <w:t xml:space="preserve"> I think I did unconstrained lags</w:t>
      </w:r>
      <w:r w:rsidR="0028214A">
        <w:t xml:space="preserve"> for temp and idk if I </w:t>
      </w:r>
      <w:r w:rsidR="00084E56">
        <w:t>lagged</w:t>
      </w:r>
      <w:r w:rsidR="0028214A">
        <w:t xml:space="preserve"> wind and </w:t>
      </w:r>
      <w:proofErr w:type="spellStart"/>
      <w:r w:rsidR="0028214A">
        <w:t>precip</w:t>
      </w:r>
      <w:proofErr w:type="spellEnd"/>
      <w:r w:rsidR="001341AB">
        <w:t xml:space="preserve"> – I think not. </w:t>
      </w:r>
      <w:r w:rsidR="00F25DF7">
        <w:t xml:space="preserve">Is this a big problem? Do I need to describe here? </w:t>
      </w:r>
    </w:p>
  </w:comment>
  <w:comment w:id="44" w:author="Kioumourtzoglou, Marianthi-Anna" w:date="2025-01-21T22:42:00Z" w:initials="MK">
    <w:p w14:paraId="0ABD4F7B" w14:textId="038987CA" w:rsidR="005E577B" w:rsidRDefault="005E577B" w:rsidP="005E577B">
      <w:r>
        <w:rPr>
          <w:rStyle w:val="CommentReference"/>
        </w:rPr>
        <w:annotationRef/>
      </w:r>
      <w:r>
        <w:rPr>
          <w:sz w:val="20"/>
          <w:szCs w:val="20"/>
        </w:rPr>
        <w:t>why is this not referenced in the text? every Table and Figure (supplemental too) should be referenced in the text!</w:t>
      </w:r>
    </w:p>
  </w:comment>
  <w:comment w:id="45" w:author="Kioumourtzoglou, Marianthi-Anna" w:date="2025-01-21T22:43:00Z" w:initials="MK">
    <w:p w14:paraId="47D34D42" w14:textId="77777777" w:rsidR="00CB71AF" w:rsidRDefault="00CB71AF" w:rsidP="00CB71AF">
      <w:r>
        <w:rPr>
          <w:rStyle w:val="CommentReference"/>
        </w:rPr>
        <w:annotationRef/>
      </w:r>
      <w:r>
        <w:rPr>
          <w:sz w:val="20"/>
          <w:szCs w:val="20"/>
        </w:rPr>
        <w:t>how was this calculated? i am confused… why does it vary for the individual-level characteristics?</w:t>
      </w:r>
    </w:p>
  </w:comment>
  <w:comment w:id="46" w:author="Heather M" w:date="2025-01-25T17:02:00Z" w:initials="HM">
    <w:p w14:paraId="24E1964F" w14:textId="38C07A96" w:rsidR="00133A81" w:rsidRDefault="00133A81">
      <w:pPr>
        <w:pStyle w:val="CommentText"/>
      </w:pPr>
      <w:r>
        <w:rPr>
          <w:rStyle w:val="CommentReference"/>
        </w:rPr>
        <w:annotationRef/>
      </w:r>
      <w:r>
        <w:t xml:space="preserve"> </w:t>
      </w:r>
      <w:r w:rsidR="00877AD9">
        <w:t>County-days multiplied by county bene counts, and then you calculate how many are exposed vs not</w:t>
      </w:r>
      <w:r w:rsidR="00340EDC">
        <w:t xml:space="preserve">. Is this bad?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4438CD" w15:done="0"/>
  <w15:commentEx w15:paraId="0838AC42" w15:done="0"/>
  <w15:commentEx w15:paraId="22D0B049" w15:paraIdParent="0838AC42" w15:done="0"/>
  <w15:commentEx w15:paraId="205D1260" w15:paraIdParent="0838AC42" w15:done="0"/>
  <w15:commentEx w15:paraId="7F889E90" w15:paraIdParent="0838AC42" w15:done="0"/>
  <w15:commentEx w15:paraId="373CB405" w15:paraIdParent="0838AC42" w15:done="0"/>
  <w15:commentEx w15:paraId="61F5C658" w15:done="0"/>
  <w15:commentEx w15:paraId="7B7A5F2E" w15:done="0"/>
  <w15:commentEx w15:paraId="20A256E8" w15:paraIdParent="7B7A5F2E" w15:done="0"/>
  <w15:commentEx w15:paraId="0EECCB0A" w15:paraIdParent="7B7A5F2E" w15:done="0"/>
  <w15:commentEx w15:paraId="2D36006C" w15:paraIdParent="7B7A5F2E" w15:done="0"/>
  <w15:commentEx w15:paraId="0BBAF525" w15:paraIdParent="7B7A5F2E" w15:done="0"/>
  <w15:commentEx w15:paraId="3064ACE0" w15:done="0"/>
  <w15:commentEx w15:paraId="2148EB0A" w15:paraIdParent="3064ACE0" w15:done="0"/>
  <w15:commentEx w15:paraId="056D9410" w15:done="0"/>
  <w15:commentEx w15:paraId="1E4B1B6C" w15:done="0"/>
  <w15:commentEx w15:paraId="4267BB27" w15:paraIdParent="1E4B1B6C" w15:done="0"/>
  <w15:commentEx w15:paraId="2083947F" w15:paraIdParent="1E4B1B6C" w15:done="0"/>
  <w15:commentEx w15:paraId="4BACA911" w15:done="0"/>
  <w15:commentEx w15:paraId="246B80E7" w15:paraIdParent="4BACA911" w15:done="0"/>
  <w15:commentEx w15:paraId="5DF2509C" w15:paraIdParent="4BACA911" w15:done="0"/>
  <w15:commentEx w15:paraId="6C116E21" w15:paraIdParent="4BACA911" w15:done="0"/>
  <w15:commentEx w15:paraId="6D8AF458" w15:done="0"/>
  <w15:commentEx w15:paraId="7308AC63" w15:paraIdParent="6D8AF458" w15:done="0"/>
  <w15:commentEx w15:paraId="3378AA07" w15:done="0"/>
  <w15:commentEx w15:paraId="69853D4A" w15:paraIdParent="3378AA07" w15:done="0"/>
  <w15:commentEx w15:paraId="6B6493C4" w15:done="0"/>
  <w15:commentEx w15:paraId="46CDC6A3" w15:done="0"/>
  <w15:commentEx w15:paraId="362A4407" w15:done="0"/>
  <w15:commentEx w15:paraId="70F42A00" w15:paraIdParent="362A4407" w15:done="0"/>
  <w15:commentEx w15:paraId="6EBC4147" w15:done="0"/>
  <w15:commentEx w15:paraId="04FB54A4" w15:paraIdParent="6EBC4147" w15:done="0"/>
  <w15:commentEx w15:paraId="783EECA4" w15:paraIdParent="6EBC4147" w15:done="0"/>
  <w15:commentEx w15:paraId="788A893C" w15:done="0"/>
  <w15:commentEx w15:paraId="6EEAD6A9" w15:done="0"/>
  <w15:commentEx w15:paraId="5EBEEA5C" w15:paraIdParent="6EEAD6A9" w15:done="0"/>
  <w15:commentEx w15:paraId="0C8EF7B8" w15:done="0"/>
  <w15:commentEx w15:paraId="6229DDAA" w15:paraIdParent="0C8EF7B8" w15:done="0"/>
  <w15:commentEx w15:paraId="6CF0943D" w15:paraIdParent="0C8EF7B8" w15:done="0"/>
  <w15:commentEx w15:paraId="0A4CE784" w15:done="0"/>
  <w15:commentEx w15:paraId="3E03E83B" w15:paraIdParent="0A4CE784" w15:done="0"/>
  <w15:commentEx w15:paraId="0ABD4F7B" w15:done="0"/>
  <w15:commentEx w15:paraId="47D34D42" w15:done="0"/>
  <w15:commentEx w15:paraId="24E1964F" w15:paraIdParent="47D34D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527E3FD" w16cex:dateUtc="2025-01-25T20:26:00Z"/>
  <w16cex:commentExtensible w16cex:durableId="776B4E4F" w16cex:dateUtc="2025-01-07T16:56:00Z"/>
  <w16cex:commentExtensible w16cex:durableId="2F9328F3" w16cex:dateUtc="2025-01-08T19:15:00Z"/>
  <w16cex:commentExtensible w16cex:durableId="415C7D56" w16cex:dateUtc="2025-01-22T02:23:00Z"/>
  <w16cex:commentExtensible w16cex:durableId="4131DE32" w16cex:dateUtc="2025-01-24T16:56:00Z"/>
  <w16cex:commentExtensible w16cex:durableId="19CB227C" w16cex:dateUtc="2025-01-24T17:01:00Z"/>
  <w16cex:commentExtensible w16cex:durableId="1C1EA3B5" w16cex:dateUtc="2025-01-24T17:02:00Z"/>
  <w16cex:commentExtensible w16cex:durableId="1B8D7338" w16cex:dateUtc="2025-01-07T21:44:00Z"/>
  <w16cex:commentExtensible w16cex:durableId="441334D1" w16cex:dateUtc="2025-01-08T19:44:00Z"/>
  <w16cex:commentExtensible w16cex:durableId="092190FB" w16cex:dateUtc="2025-01-13T21:40:00Z"/>
  <w16cex:commentExtensible w16cex:durableId="39CC3450" w16cex:dateUtc="2025-01-22T03:39:00Z"/>
  <w16cex:commentExtensible w16cex:durableId="0CF09896" w16cex:dateUtc="2025-01-24T18:32:00Z"/>
  <w16cex:commentExtensible w16cex:durableId="5A6390C5" w16cex:dateUtc="2025-01-15T19:36:00Z"/>
  <w16cex:commentExtensible w16cex:durableId="29AF2936" w16cex:dateUtc="2025-01-22T04:00:00Z"/>
  <w16cex:commentExtensible w16cex:durableId="36CB9518" w16cex:dateUtc="2025-01-25T21:58:00Z"/>
  <w16cex:commentExtensible w16cex:durableId="2BD9A480" w16cex:dateUtc="2025-01-16T02:46:00Z"/>
  <w16cex:commentExtensible w16cex:durableId="57356FC9" w16cex:dateUtc="2025-01-22T04:26:00Z"/>
  <w16cex:commentExtensible w16cex:durableId="373285F3" w16cex:dateUtc="2025-01-25T19:54:00Z"/>
  <w16cex:commentExtensible w16cex:durableId="0C85FA10" w16cex:dateUtc="2025-01-07T20:51:00Z"/>
  <w16cex:commentExtensible w16cex:durableId="146501E8" w16cex:dateUtc="2025-01-08T22:06:00Z"/>
  <w16cex:commentExtensible w16cex:durableId="673E61FB" w16cex:dateUtc="2025-01-22T02:48:00Z"/>
  <w16cex:commentExtensible w16cex:durableId="4694C8EB" w16cex:dateUtc="2025-01-24T21:19:00Z"/>
  <w16cex:commentExtensible w16cex:durableId="79ED2593" w16cex:dateUtc="2025-01-22T02:51:00Z"/>
  <w16cex:commentExtensible w16cex:durableId="01A8B9B0" w16cex:dateUtc="2025-01-25T20:25:00Z"/>
  <w16cex:commentExtensible w16cex:durableId="3CB60A5A" w16cex:dateUtc="2025-01-22T02:57:00Z"/>
  <w16cex:commentExtensible w16cex:durableId="2B8820DB" w16cex:dateUtc="2025-01-24T17:21:00Z"/>
  <w16cex:commentExtensible w16cex:durableId="10539045" w16cex:dateUtc="2025-01-24T17:41:00Z"/>
  <w16cex:commentExtensible w16cex:durableId="0F22EAB0" w16cex:dateUtc="2025-01-24T21:34:00Z"/>
  <w16cex:commentExtensible w16cex:durableId="47B62831" w16cex:dateUtc="2025-01-07T21:47:00Z"/>
  <w16cex:commentExtensible w16cex:durableId="292BF40B" w16cex:dateUtc="2025-01-08T19:37:00Z"/>
  <w16cex:commentExtensible w16cex:durableId="5F54D15D" w16cex:dateUtc="2025-01-15T18:58:00Z"/>
  <w16cex:commentExtensible w16cex:durableId="197D58E0" w16cex:dateUtc="2025-01-24T17:50:00Z"/>
  <w16cex:commentExtensible w16cex:durableId="61EB778D" w16cex:dateUtc="2025-01-24T17:54:00Z"/>
  <w16cex:commentExtensible w16cex:durableId="62DA05BD" w16cex:dateUtc="2025-01-24T17:54:00Z"/>
  <w16cex:commentExtensible w16cex:durableId="508BE106" w16cex:dateUtc="2025-01-15T19:11:00Z"/>
  <w16cex:commentExtensible w16cex:durableId="0C42672C" w16cex:dateUtc="2025-01-25T20:24:00Z"/>
  <w16cex:commentExtensible w16cex:durableId="6A230B8A" w16cex:dateUtc="2025-01-15T19:13:00Z"/>
  <w16cex:commentExtensible w16cex:durableId="693D7987" w16cex:dateUtc="2025-01-22T03:30:00Z"/>
  <w16cex:commentExtensible w16cex:durableId="1DCA47F6" w16cex:dateUtc="2025-01-24T18:02:00Z"/>
  <w16cex:commentExtensible w16cex:durableId="0C8A8BFE" w16cex:dateUtc="2025-01-22T03:34:00Z"/>
  <w16cex:commentExtensible w16cex:durableId="5410102A" w16cex:dateUtc="2025-01-24T18:16:00Z"/>
  <w16cex:commentExtensible w16cex:durableId="50A6CB9A" w16cex:dateUtc="2025-01-22T03:42:00Z"/>
  <w16cex:commentExtensible w16cex:durableId="549A56B4" w16cex:dateUtc="2025-01-22T03:43:00Z"/>
  <w16cex:commentExtensible w16cex:durableId="299F5A2B" w16cex:dateUtc="2025-01-25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4438CD" w16cid:durableId="7527E3FD"/>
  <w16cid:commentId w16cid:paraId="0838AC42" w16cid:durableId="776B4E4F"/>
  <w16cid:commentId w16cid:paraId="22D0B049" w16cid:durableId="2F9328F3"/>
  <w16cid:commentId w16cid:paraId="205D1260" w16cid:durableId="415C7D56"/>
  <w16cid:commentId w16cid:paraId="7F889E90" w16cid:durableId="4131DE32"/>
  <w16cid:commentId w16cid:paraId="373CB405" w16cid:durableId="19CB227C"/>
  <w16cid:commentId w16cid:paraId="61F5C658" w16cid:durableId="1C1EA3B5"/>
  <w16cid:commentId w16cid:paraId="7B7A5F2E" w16cid:durableId="1B8D7338"/>
  <w16cid:commentId w16cid:paraId="20A256E8" w16cid:durableId="441334D1"/>
  <w16cid:commentId w16cid:paraId="0EECCB0A" w16cid:durableId="092190FB"/>
  <w16cid:commentId w16cid:paraId="2D36006C" w16cid:durableId="39CC3450"/>
  <w16cid:commentId w16cid:paraId="0BBAF525" w16cid:durableId="0CF09896"/>
  <w16cid:commentId w16cid:paraId="3064ACE0" w16cid:durableId="5A6390C5"/>
  <w16cid:commentId w16cid:paraId="2148EB0A" w16cid:durableId="29AF2936"/>
  <w16cid:commentId w16cid:paraId="056D9410" w16cid:durableId="36CB9518"/>
  <w16cid:commentId w16cid:paraId="1E4B1B6C" w16cid:durableId="2BD9A480"/>
  <w16cid:commentId w16cid:paraId="4267BB27" w16cid:durableId="57356FC9"/>
  <w16cid:commentId w16cid:paraId="2083947F" w16cid:durableId="373285F3"/>
  <w16cid:commentId w16cid:paraId="4BACA911" w16cid:durableId="0C85FA10"/>
  <w16cid:commentId w16cid:paraId="246B80E7" w16cid:durableId="146501E8"/>
  <w16cid:commentId w16cid:paraId="5DF2509C" w16cid:durableId="673E61FB"/>
  <w16cid:commentId w16cid:paraId="6C116E21" w16cid:durableId="4694C8EB"/>
  <w16cid:commentId w16cid:paraId="6D8AF458" w16cid:durableId="79ED2593"/>
  <w16cid:commentId w16cid:paraId="7308AC63" w16cid:durableId="01A8B9B0"/>
  <w16cid:commentId w16cid:paraId="3378AA07" w16cid:durableId="3CB60A5A"/>
  <w16cid:commentId w16cid:paraId="69853D4A" w16cid:durableId="2B8820DB"/>
  <w16cid:commentId w16cid:paraId="6B6493C4" w16cid:durableId="10539045"/>
  <w16cid:commentId w16cid:paraId="46CDC6A3" w16cid:durableId="0F22EAB0"/>
  <w16cid:commentId w16cid:paraId="362A4407" w16cid:durableId="47B62831"/>
  <w16cid:commentId w16cid:paraId="70F42A00" w16cid:durableId="292BF40B"/>
  <w16cid:commentId w16cid:paraId="6EBC4147" w16cid:durableId="5F54D15D"/>
  <w16cid:commentId w16cid:paraId="04FB54A4" w16cid:durableId="197D58E0"/>
  <w16cid:commentId w16cid:paraId="783EECA4" w16cid:durableId="61EB778D"/>
  <w16cid:commentId w16cid:paraId="788A893C" w16cid:durableId="62DA05BD"/>
  <w16cid:commentId w16cid:paraId="6EEAD6A9" w16cid:durableId="508BE106"/>
  <w16cid:commentId w16cid:paraId="5EBEEA5C" w16cid:durableId="0C42672C"/>
  <w16cid:commentId w16cid:paraId="0C8EF7B8" w16cid:durableId="6A230B8A"/>
  <w16cid:commentId w16cid:paraId="6229DDAA" w16cid:durableId="693D7987"/>
  <w16cid:commentId w16cid:paraId="6CF0943D" w16cid:durableId="1DCA47F6"/>
  <w16cid:commentId w16cid:paraId="0A4CE784" w16cid:durableId="0C8A8BFE"/>
  <w16cid:commentId w16cid:paraId="3E03E83B" w16cid:durableId="5410102A"/>
  <w16cid:commentId w16cid:paraId="0ABD4F7B" w16cid:durableId="50A6CB9A"/>
  <w16cid:commentId w16cid:paraId="47D34D42" w16cid:durableId="549A56B4"/>
  <w16cid:commentId w16cid:paraId="24E1964F" w16cid:durableId="299F5A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6867C" w14:textId="77777777" w:rsidR="00E8679E" w:rsidRDefault="00E8679E" w:rsidP="00E95A23">
      <w:r>
        <w:separator/>
      </w:r>
    </w:p>
  </w:endnote>
  <w:endnote w:type="continuationSeparator" w:id="0">
    <w:p w14:paraId="249F6BF3" w14:textId="77777777" w:rsidR="00E8679E" w:rsidRDefault="00E8679E"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63F51" w14:textId="77777777" w:rsidR="00E8679E" w:rsidRDefault="00E8679E" w:rsidP="00E95A23">
      <w:r>
        <w:separator/>
      </w:r>
    </w:p>
  </w:footnote>
  <w:footnote w:type="continuationSeparator" w:id="0">
    <w:p w14:paraId="6DB9F9D7" w14:textId="77777777" w:rsidR="00E8679E" w:rsidRDefault="00E8679E"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83437"/>
    <w:multiLevelType w:val="hybridMultilevel"/>
    <w:tmpl w:val="C752339A"/>
    <w:lvl w:ilvl="0" w:tplc="49AA6A8A">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C37F1"/>
    <w:multiLevelType w:val="hybridMultilevel"/>
    <w:tmpl w:val="D9947D06"/>
    <w:lvl w:ilvl="0" w:tplc="C1D80ED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10" w15:restartNumberingAfterBreak="0">
    <w:nsid w:val="7C2029E0"/>
    <w:multiLevelType w:val="hybridMultilevel"/>
    <w:tmpl w:val="4FB65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8"/>
  </w:num>
  <w:num w:numId="5" w16cid:durableId="2108967144">
    <w:abstractNumId w:val="4"/>
  </w:num>
  <w:num w:numId="6" w16cid:durableId="489560863">
    <w:abstractNumId w:val="12"/>
  </w:num>
  <w:num w:numId="7" w16cid:durableId="396173899">
    <w:abstractNumId w:val="9"/>
  </w:num>
  <w:num w:numId="8" w16cid:durableId="587691186">
    <w:abstractNumId w:val="11"/>
  </w:num>
  <w:num w:numId="9" w16cid:durableId="1959221072">
    <w:abstractNumId w:val="7"/>
  </w:num>
  <w:num w:numId="10" w16cid:durableId="1428580416">
    <w:abstractNumId w:val="2"/>
  </w:num>
  <w:num w:numId="11" w16cid:durableId="2143452894">
    <w:abstractNumId w:val="6"/>
  </w:num>
  <w:num w:numId="12" w16cid:durableId="1261179832">
    <w:abstractNumId w:val="10"/>
  </w:num>
  <w:num w:numId="13" w16cid:durableId="146797156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rson w15:author="Joan Casey">
    <w15:presenceInfo w15:providerId="None" w15:userId="Joan Casey"/>
  </w15:person>
  <w15:person w15:author="Kioumourtzoglou, Marianthi-Anna">
    <w15:presenceInfo w15:providerId="AD" w15:userId="S::mk3961@cumc.columbia.edu::ef378efc-f22b-4963-9cd9-44d2d00bded3"/>
  </w15:person>
  <w15:person w15:author="Vivian Do">
    <w15:presenceInfo w15:providerId="Windows Live" w15:userId="543b38d36effa3f4"/>
  </w15:person>
  <w15:person w15:author="Mork, Daniel S">
    <w15:presenceInfo w15:providerId="AD" w15:userId="S::dmork@hsph.harvard.edu::dd842e69-d0e1-4871-8011-2ccafcee23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C3"/>
    <w:rsid w:val="000009D5"/>
    <w:rsid w:val="00000C70"/>
    <w:rsid w:val="00001562"/>
    <w:rsid w:val="000021A7"/>
    <w:rsid w:val="000028DE"/>
    <w:rsid w:val="0000300C"/>
    <w:rsid w:val="00003092"/>
    <w:rsid w:val="000030A5"/>
    <w:rsid w:val="000031A3"/>
    <w:rsid w:val="000039AC"/>
    <w:rsid w:val="000040B7"/>
    <w:rsid w:val="000045A3"/>
    <w:rsid w:val="00004E1B"/>
    <w:rsid w:val="000052DD"/>
    <w:rsid w:val="0000570D"/>
    <w:rsid w:val="000073F6"/>
    <w:rsid w:val="000102E3"/>
    <w:rsid w:val="000119A9"/>
    <w:rsid w:val="000138F3"/>
    <w:rsid w:val="00013E71"/>
    <w:rsid w:val="0001425C"/>
    <w:rsid w:val="00014353"/>
    <w:rsid w:val="00016BC8"/>
    <w:rsid w:val="00017818"/>
    <w:rsid w:val="000178B1"/>
    <w:rsid w:val="000202A9"/>
    <w:rsid w:val="000208B3"/>
    <w:rsid w:val="00020DB6"/>
    <w:rsid w:val="00020E52"/>
    <w:rsid w:val="00020FD3"/>
    <w:rsid w:val="00021120"/>
    <w:rsid w:val="000218EC"/>
    <w:rsid w:val="00021F3D"/>
    <w:rsid w:val="00022CB7"/>
    <w:rsid w:val="00023323"/>
    <w:rsid w:val="00023BB3"/>
    <w:rsid w:val="000240CE"/>
    <w:rsid w:val="00024726"/>
    <w:rsid w:val="000248DF"/>
    <w:rsid w:val="000249A4"/>
    <w:rsid w:val="00024FE7"/>
    <w:rsid w:val="0002625E"/>
    <w:rsid w:val="0002644C"/>
    <w:rsid w:val="00026965"/>
    <w:rsid w:val="00026B3F"/>
    <w:rsid w:val="00027637"/>
    <w:rsid w:val="00027F01"/>
    <w:rsid w:val="000307E5"/>
    <w:rsid w:val="00031220"/>
    <w:rsid w:val="000314EC"/>
    <w:rsid w:val="00032C01"/>
    <w:rsid w:val="00032E8A"/>
    <w:rsid w:val="000343A6"/>
    <w:rsid w:val="00034CEC"/>
    <w:rsid w:val="00035D24"/>
    <w:rsid w:val="00036275"/>
    <w:rsid w:val="00040545"/>
    <w:rsid w:val="000412DB"/>
    <w:rsid w:val="00041475"/>
    <w:rsid w:val="00041CBA"/>
    <w:rsid w:val="00042086"/>
    <w:rsid w:val="0004370E"/>
    <w:rsid w:val="00046A26"/>
    <w:rsid w:val="00050312"/>
    <w:rsid w:val="00051BF3"/>
    <w:rsid w:val="00051DEC"/>
    <w:rsid w:val="000531AD"/>
    <w:rsid w:val="000532B5"/>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67FB4"/>
    <w:rsid w:val="00071AF2"/>
    <w:rsid w:val="0007229D"/>
    <w:rsid w:val="0007286C"/>
    <w:rsid w:val="00072AB8"/>
    <w:rsid w:val="000732A6"/>
    <w:rsid w:val="000733C0"/>
    <w:rsid w:val="00073696"/>
    <w:rsid w:val="000737A7"/>
    <w:rsid w:val="000746CF"/>
    <w:rsid w:val="0007716E"/>
    <w:rsid w:val="000772EB"/>
    <w:rsid w:val="00077A14"/>
    <w:rsid w:val="00077BE8"/>
    <w:rsid w:val="00080129"/>
    <w:rsid w:val="00080AAC"/>
    <w:rsid w:val="00081084"/>
    <w:rsid w:val="0008126C"/>
    <w:rsid w:val="00081FD5"/>
    <w:rsid w:val="0008211B"/>
    <w:rsid w:val="0008219F"/>
    <w:rsid w:val="000822A1"/>
    <w:rsid w:val="000824EC"/>
    <w:rsid w:val="000830FA"/>
    <w:rsid w:val="0008357B"/>
    <w:rsid w:val="00084E56"/>
    <w:rsid w:val="0008592A"/>
    <w:rsid w:val="00085F4E"/>
    <w:rsid w:val="0008653F"/>
    <w:rsid w:val="000867AC"/>
    <w:rsid w:val="00086DAF"/>
    <w:rsid w:val="0008707D"/>
    <w:rsid w:val="000870DC"/>
    <w:rsid w:val="0008770F"/>
    <w:rsid w:val="00087798"/>
    <w:rsid w:val="00090379"/>
    <w:rsid w:val="00090829"/>
    <w:rsid w:val="00090DF7"/>
    <w:rsid w:val="00091A98"/>
    <w:rsid w:val="00092331"/>
    <w:rsid w:val="000926CF"/>
    <w:rsid w:val="0009324F"/>
    <w:rsid w:val="0009394B"/>
    <w:rsid w:val="00094361"/>
    <w:rsid w:val="00094548"/>
    <w:rsid w:val="00094E26"/>
    <w:rsid w:val="000951FE"/>
    <w:rsid w:val="00095CD8"/>
    <w:rsid w:val="00095F02"/>
    <w:rsid w:val="00096516"/>
    <w:rsid w:val="0009699F"/>
    <w:rsid w:val="00097567"/>
    <w:rsid w:val="00097649"/>
    <w:rsid w:val="00097D5B"/>
    <w:rsid w:val="000A0057"/>
    <w:rsid w:val="000A0370"/>
    <w:rsid w:val="000A066F"/>
    <w:rsid w:val="000A0EEE"/>
    <w:rsid w:val="000A1AA9"/>
    <w:rsid w:val="000A1E6C"/>
    <w:rsid w:val="000A2C14"/>
    <w:rsid w:val="000A2DA6"/>
    <w:rsid w:val="000A3A64"/>
    <w:rsid w:val="000A3F6A"/>
    <w:rsid w:val="000A4CAC"/>
    <w:rsid w:val="000A57C3"/>
    <w:rsid w:val="000A75FF"/>
    <w:rsid w:val="000B05C4"/>
    <w:rsid w:val="000B0810"/>
    <w:rsid w:val="000B1432"/>
    <w:rsid w:val="000B292A"/>
    <w:rsid w:val="000B33A9"/>
    <w:rsid w:val="000B3F2B"/>
    <w:rsid w:val="000B3F42"/>
    <w:rsid w:val="000B447C"/>
    <w:rsid w:val="000B4E96"/>
    <w:rsid w:val="000B5B3C"/>
    <w:rsid w:val="000B6B95"/>
    <w:rsid w:val="000C0E4D"/>
    <w:rsid w:val="000C1FAB"/>
    <w:rsid w:val="000C37A8"/>
    <w:rsid w:val="000C38E3"/>
    <w:rsid w:val="000C3EBC"/>
    <w:rsid w:val="000C4798"/>
    <w:rsid w:val="000C6403"/>
    <w:rsid w:val="000C64E1"/>
    <w:rsid w:val="000C692E"/>
    <w:rsid w:val="000C69F6"/>
    <w:rsid w:val="000C69F7"/>
    <w:rsid w:val="000C7CF3"/>
    <w:rsid w:val="000D01CF"/>
    <w:rsid w:val="000D1177"/>
    <w:rsid w:val="000D148B"/>
    <w:rsid w:val="000D4253"/>
    <w:rsid w:val="000D4D3F"/>
    <w:rsid w:val="000D517E"/>
    <w:rsid w:val="000D649C"/>
    <w:rsid w:val="000D6EA2"/>
    <w:rsid w:val="000E0AF5"/>
    <w:rsid w:val="000E1CAF"/>
    <w:rsid w:val="000E1CED"/>
    <w:rsid w:val="000E232F"/>
    <w:rsid w:val="000E322E"/>
    <w:rsid w:val="000E35B5"/>
    <w:rsid w:val="000E3BD6"/>
    <w:rsid w:val="000E3F89"/>
    <w:rsid w:val="000E4117"/>
    <w:rsid w:val="000E69F6"/>
    <w:rsid w:val="000E6C21"/>
    <w:rsid w:val="000E6F8D"/>
    <w:rsid w:val="000F0034"/>
    <w:rsid w:val="000F0246"/>
    <w:rsid w:val="000F16AE"/>
    <w:rsid w:val="000F19A6"/>
    <w:rsid w:val="000F1A97"/>
    <w:rsid w:val="000F286F"/>
    <w:rsid w:val="000F2E86"/>
    <w:rsid w:val="000F3575"/>
    <w:rsid w:val="000F374B"/>
    <w:rsid w:val="000F3D13"/>
    <w:rsid w:val="000F47A3"/>
    <w:rsid w:val="000F5A51"/>
    <w:rsid w:val="000F5CBB"/>
    <w:rsid w:val="000F6570"/>
    <w:rsid w:val="001000E0"/>
    <w:rsid w:val="001002DB"/>
    <w:rsid w:val="00100F7C"/>
    <w:rsid w:val="00101A7F"/>
    <w:rsid w:val="001025E2"/>
    <w:rsid w:val="00102A4C"/>
    <w:rsid w:val="00102BF7"/>
    <w:rsid w:val="00103F5A"/>
    <w:rsid w:val="0010410F"/>
    <w:rsid w:val="0010431F"/>
    <w:rsid w:val="001045D3"/>
    <w:rsid w:val="00105116"/>
    <w:rsid w:val="00105A59"/>
    <w:rsid w:val="001072A9"/>
    <w:rsid w:val="00107AC3"/>
    <w:rsid w:val="00107B4A"/>
    <w:rsid w:val="00107DF1"/>
    <w:rsid w:val="00110F54"/>
    <w:rsid w:val="001111D8"/>
    <w:rsid w:val="00112899"/>
    <w:rsid w:val="00112CE1"/>
    <w:rsid w:val="0011406B"/>
    <w:rsid w:val="00114C5D"/>
    <w:rsid w:val="001153B2"/>
    <w:rsid w:val="00116B57"/>
    <w:rsid w:val="001204C0"/>
    <w:rsid w:val="00120AD3"/>
    <w:rsid w:val="001210F1"/>
    <w:rsid w:val="00121278"/>
    <w:rsid w:val="0012166A"/>
    <w:rsid w:val="00121809"/>
    <w:rsid w:val="001234F3"/>
    <w:rsid w:val="00123883"/>
    <w:rsid w:val="00124205"/>
    <w:rsid w:val="001256DB"/>
    <w:rsid w:val="00125EDA"/>
    <w:rsid w:val="00126231"/>
    <w:rsid w:val="0012692B"/>
    <w:rsid w:val="00126B42"/>
    <w:rsid w:val="001275F5"/>
    <w:rsid w:val="00130FF9"/>
    <w:rsid w:val="00131138"/>
    <w:rsid w:val="00131152"/>
    <w:rsid w:val="00131525"/>
    <w:rsid w:val="0013165E"/>
    <w:rsid w:val="00131D91"/>
    <w:rsid w:val="00131EC6"/>
    <w:rsid w:val="00133042"/>
    <w:rsid w:val="00133A81"/>
    <w:rsid w:val="001341AB"/>
    <w:rsid w:val="0013469B"/>
    <w:rsid w:val="00134D7B"/>
    <w:rsid w:val="001351A1"/>
    <w:rsid w:val="00137006"/>
    <w:rsid w:val="00137246"/>
    <w:rsid w:val="0014127B"/>
    <w:rsid w:val="0014241B"/>
    <w:rsid w:val="00142A26"/>
    <w:rsid w:val="00142BB2"/>
    <w:rsid w:val="001434BD"/>
    <w:rsid w:val="00143648"/>
    <w:rsid w:val="001438A4"/>
    <w:rsid w:val="00144163"/>
    <w:rsid w:val="001445A3"/>
    <w:rsid w:val="00144627"/>
    <w:rsid w:val="001446CB"/>
    <w:rsid w:val="001451E1"/>
    <w:rsid w:val="00145672"/>
    <w:rsid w:val="00145C85"/>
    <w:rsid w:val="001461BE"/>
    <w:rsid w:val="00146246"/>
    <w:rsid w:val="0014634F"/>
    <w:rsid w:val="00146F33"/>
    <w:rsid w:val="0014731A"/>
    <w:rsid w:val="00150CCC"/>
    <w:rsid w:val="001510A9"/>
    <w:rsid w:val="00151905"/>
    <w:rsid w:val="00151951"/>
    <w:rsid w:val="00151A31"/>
    <w:rsid w:val="00151B28"/>
    <w:rsid w:val="00152553"/>
    <w:rsid w:val="00152C08"/>
    <w:rsid w:val="00153879"/>
    <w:rsid w:val="00153EFC"/>
    <w:rsid w:val="00154A86"/>
    <w:rsid w:val="00154C6A"/>
    <w:rsid w:val="00155412"/>
    <w:rsid w:val="001557A7"/>
    <w:rsid w:val="00155AB8"/>
    <w:rsid w:val="00155B14"/>
    <w:rsid w:val="00155F39"/>
    <w:rsid w:val="001571F8"/>
    <w:rsid w:val="001573EB"/>
    <w:rsid w:val="00157A47"/>
    <w:rsid w:val="00160A81"/>
    <w:rsid w:val="00160BAD"/>
    <w:rsid w:val="0016253B"/>
    <w:rsid w:val="001625FD"/>
    <w:rsid w:val="00162EF9"/>
    <w:rsid w:val="00163855"/>
    <w:rsid w:val="00164403"/>
    <w:rsid w:val="0016474F"/>
    <w:rsid w:val="00166516"/>
    <w:rsid w:val="00166E0B"/>
    <w:rsid w:val="00167274"/>
    <w:rsid w:val="00167594"/>
    <w:rsid w:val="00172EB8"/>
    <w:rsid w:val="00172F13"/>
    <w:rsid w:val="00173204"/>
    <w:rsid w:val="00173727"/>
    <w:rsid w:val="00173D13"/>
    <w:rsid w:val="00174B21"/>
    <w:rsid w:val="00174E8E"/>
    <w:rsid w:val="00174F4B"/>
    <w:rsid w:val="001750B8"/>
    <w:rsid w:val="0017548B"/>
    <w:rsid w:val="001762D7"/>
    <w:rsid w:val="00176562"/>
    <w:rsid w:val="00176AC9"/>
    <w:rsid w:val="00177B0C"/>
    <w:rsid w:val="00177B77"/>
    <w:rsid w:val="0018039F"/>
    <w:rsid w:val="001805D5"/>
    <w:rsid w:val="001809FD"/>
    <w:rsid w:val="00181C59"/>
    <w:rsid w:val="0018254A"/>
    <w:rsid w:val="00183892"/>
    <w:rsid w:val="001838DC"/>
    <w:rsid w:val="00184500"/>
    <w:rsid w:val="00184631"/>
    <w:rsid w:val="0018485C"/>
    <w:rsid w:val="0018568F"/>
    <w:rsid w:val="001867A2"/>
    <w:rsid w:val="00186970"/>
    <w:rsid w:val="00187C44"/>
    <w:rsid w:val="001909AB"/>
    <w:rsid w:val="00190EB1"/>
    <w:rsid w:val="00190EB5"/>
    <w:rsid w:val="00190FD0"/>
    <w:rsid w:val="00191229"/>
    <w:rsid w:val="001918D8"/>
    <w:rsid w:val="00191E6B"/>
    <w:rsid w:val="0019216C"/>
    <w:rsid w:val="001921D0"/>
    <w:rsid w:val="00192A40"/>
    <w:rsid w:val="00193A7C"/>
    <w:rsid w:val="00193B62"/>
    <w:rsid w:val="00194261"/>
    <w:rsid w:val="0019453C"/>
    <w:rsid w:val="0019472A"/>
    <w:rsid w:val="00194987"/>
    <w:rsid w:val="00194BF5"/>
    <w:rsid w:val="001956D5"/>
    <w:rsid w:val="001962F2"/>
    <w:rsid w:val="001965DD"/>
    <w:rsid w:val="00196949"/>
    <w:rsid w:val="001A0429"/>
    <w:rsid w:val="001A051D"/>
    <w:rsid w:val="001A17F2"/>
    <w:rsid w:val="001A1B11"/>
    <w:rsid w:val="001A296F"/>
    <w:rsid w:val="001A3E21"/>
    <w:rsid w:val="001A47BE"/>
    <w:rsid w:val="001A5E3E"/>
    <w:rsid w:val="001A67F5"/>
    <w:rsid w:val="001A67FE"/>
    <w:rsid w:val="001A6998"/>
    <w:rsid w:val="001A70BE"/>
    <w:rsid w:val="001A779C"/>
    <w:rsid w:val="001A77F3"/>
    <w:rsid w:val="001A7861"/>
    <w:rsid w:val="001B068B"/>
    <w:rsid w:val="001B0A04"/>
    <w:rsid w:val="001B0D17"/>
    <w:rsid w:val="001B198A"/>
    <w:rsid w:val="001B1EA6"/>
    <w:rsid w:val="001B254F"/>
    <w:rsid w:val="001B2EB3"/>
    <w:rsid w:val="001B2F26"/>
    <w:rsid w:val="001B316D"/>
    <w:rsid w:val="001B329A"/>
    <w:rsid w:val="001B34DD"/>
    <w:rsid w:val="001B47A2"/>
    <w:rsid w:val="001B56A6"/>
    <w:rsid w:val="001B597C"/>
    <w:rsid w:val="001B5CFA"/>
    <w:rsid w:val="001B5E5F"/>
    <w:rsid w:val="001B65B2"/>
    <w:rsid w:val="001B7318"/>
    <w:rsid w:val="001B7904"/>
    <w:rsid w:val="001B7C8A"/>
    <w:rsid w:val="001B7D58"/>
    <w:rsid w:val="001C08D5"/>
    <w:rsid w:val="001C08E6"/>
    <w:rsid w:val="001C2617"/>
    <w:rsid w:val="001C3568"/>
    <w:rsid w:val="001C374C"/>
    <w:rsid w:val="001C391C"/>
    <w:rsid w:val="001C4072"/>
    <w:rsid w:val="001C47A5"/>
    <w:rsid w:val="001C4869"/>
    <w:rsid w:val="001C4C2F"/>
    <w:rsid w:val="001C542A"/>
    <w:rsid w:val="001C5A37"/>
    <w:rsid w:val="001C5DC0"/>
    <w:rsid w:val="001C642B"/>
    <w:rsid w:val="001C65DD"/>
    <w:rsid w:val="001C6801"/>
    <w:rsid w:val="001C6B07"/>
    <w:rsid w:val="001C6DF5"/>
    <w:rsid w:val="001D0AE6"/>
    <w:rsid w:val="001D1F54"/>
    <w:rsid w:val="001D30C7"/>
    <w:rsid w:val="001D47CC"/>
    <w:rsid w:val="001D4833"/>
    <w:rsid w:val="001D48EC"/>
    <w:rsid w:val="001D58F4"/>
    <w:rsid w:val="001D7338"/>
    <w:rsid w:val="001D7AF9"/>
    <w:rsid w:val="001D7B70"/>
    <w:rsid w:val="001E0864"/>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0CA"/>
    <w:rsid w:val="001E79D0"/>
    <w:rsid w:val="001E7B58"/>
    <w:rsid w:val="001E7C62"/>
    <w:rsid w:val="001F077E"/>
    <w:rsid w:val="001F1422"/>
    <w:rsid w:val="001F1C0A"/>
    <w:rsid w:val="001F26FC"/>
    <w:rsid w:val="001F35EB"/>
    <w:rsid w:val="001F3D9F"/>
    <w:rsid w:val="001F433B"/>
    <w:rsid w:val="001F45A6"/>
    <w:rsid w:val="001F5D6C"/>
    <w:rsid w:val="001F695E"/>
    <w:rsid w:val="001F6AD2"/>
    <w:rsid w:val="001F70EE"/>
    <w:rsid w:val="001F7B37"/>
    <w:rsid w:val="001F7ECE"/>
    <w:rsid w:val="00200178"/>
    <w:rsid w:val="002005C1"/>
    <w:rsid w:val="00200879"/>
    <w:rsid w:val="00200E20"/>
    <w:rsid w:val="00201BED"/>
    <w:rsid w:val="0020336C"/>
    <w:rsid w:val="00203B12"/>
    <w:rsid w:val="002041ED"/>
    <w:rsid w:val="00205B1A"/>
    <w:rsid w:val="00205D36"/>
    <w:rsid w:val="00206E78"/>
    <w:rsid w:val="00206F11"/>
    <w:rsid w:val="0020723E"/>
    <w:rsid w:val="00210018"/>
    <w:rsid w:val="002108AB"/>
    <w:rsid w:val="0021119A"/>
    <w:rsid w:val="00212780"/>
    <w:rsid w:val="00212B7F"/>
    <w:rsid w:val="002134AD"/>
    <w:rsid w:val="00213657"/>
    <w:rsid w:val="00213835"/>
    <w:rsid w:val="00213C45"/>
    <w:rsid w:val="00214356"/>
    <w:rsid w:val="002153C4"/>
    <w:rsid w:val="00216E99"/>
    <w:rsid w:val="00217124"/>
    <w:rsid w:val="00217337"/>
    <w:rsid w:val="00217B79"/>
    <w:rsid w:val="00217E82"/>
    <w:rsid w:val="0022075E"/>
    <w:rsid w:val="0022088F"/>
    <w:rsid w:val="002211C4"/>
    <w:rsid w:val="002211D1"/>
    <w:rsid w:val="00221236"/>
    <w:rsid w:val="002220FB"/>
    <w:rsid w:val="0022236B"/>
    <w:rsid w:val="00222612"/>
    <w:rsid w:val="00222D29"/>
    <w:rsid w:val="002230CE"/>
    <w:rsid w:val="002234B3"/>
    <w:rsid w:val="002237FC"/>
    <w:rsid w:val="00223AE1"/>
    <w:rsid w:val="00223D48"/>
    <w:rsid w:val="002248F2"/>
    <w:rsid w:val="00224FC2"/>
    <w:rsid w:val="0022657B"/>
    <w:rsid w:val="00226642"/>
    <w:rsid w:val="00230113"/>
    <w:rsid w:val="002301F0"/>
    <w:rsid w:val="002304FB"/>
    <w:rsid w:val="00230E9B"/>
    <w:rsid w:val="002310CD"/>
    <w:rsid w:val="00231112"/>
    <w:rsid w:val="00231841"/>
    <w:rsid w:val="00231BFE"/>
    <w:rsid w:val="00232A2A"/>
    <w:rsid w:val="00232B59"/>
    <w:rsid w:val="00233000"/>
    <w:rsid w:val="00233234"/>
    <w:rsid w:val="002335D6"/>
    <w:rsid w:val="00233774"/>
    <w:rsid w:val="00233E0E"/>
    <w:rsid w:val="00233FDF"/>
    <w:rsid w:val="0023403F"/>
    <w:rsid w:val="002347E0"/>
    <w:rsid w:val="002350FD"/>
    <w:rsid w:val="002351C7"/>
    <w:rsid w:val="00235E12"/>
    <w:rsid w:val="00236642"/>
    <w:rsid w:val="0023683A"/>
    <w:rsid w:val="002371E7"/>
    <w:rsid w:val="00237F14"/>
    <w:rsid w:val="00237F66"/>
    <w:rsid w:val="00237F91"/>
    <w:rsid w:val="002404C3"/>
    <w:rsid w:val="002414A1"/>
    <w:rsid w:val="002428D1"/>
    <w:rsid w:val="002429B7"/>
    <w:rsid w:val="00243257"/>
    <w:rsid w:val="0024355E"/>
    <w:rsid w:val="0024411A"/>
    <w:rsid w:val="0024462F"/>
    <w:rsid w:val="00244B2E"/>
    <w:rsid w:val="00247038"/>
    <w:rsid w:val="00247A97"/>
    <w:rsid w:val="002504D7"/>
    <w:rsid w:val="00250534"/>
    <w:rsid w:val="002505DD"/>
    <w:rsid w:val="0025144B"/>
    <w:rsid w:val="00253B31"/>
    <w:rsid w:val="00254354"/>
    <w:rsid w:val="00255A45"/>
    <w:rsid w:val="0025691B"/>
    <w:rsid w:val="00256A5F"/>
    <w:rsid w:val="00257A60"/>
    <w:rsid w:val="00257DE8"/>
    <w:rsid w:val="0026054D"/>
    <w:rsid w:val="002607C3"/>
    <w:rsid w:val="00260AE7"/>
    <w:rsid w:val="00260BAF"/>
    <w:rsid w:val="00260E47"/>
    <w:rsid w:val="0026132A"/>
    <w:rsid w:val="0026145C"/>
    <w:rsid w:val="002626E4"/>
    <w:rsid w:val="0026277A"/>
    <w:rsid w:val="002633AA"/>
    <w:rsid w:val="00265835"/>
    <w:rsid w:val="002659A1"/>
    <w:rsid w:val="00265CA1"/>
    <w:rsid w:val="00265F41"/>
    <w:rsid w:val="00267B2F"/>
    <w:rsid w:val="00267DE0"/>
    <w:rsid w:val="00270067"/>
    <w:rsid w:val="00270DC0"/>
    <w:rsid w:val="00271271"/>
    <w:rsid w:val="00271A39"/>
    <w:rsid w:val="00271DF6"/>
    <w:rsid w:val="00271EA9"/>
    <w:rsid w:val="00272EA2"/>
    <w:rsid w:val="00272F93"/>
    <w:rsid w:val="00273C52"/>
    <w:rsid w:val="00273F8B"/>
    <w:rsid w:val="002743CB"/>
    <w:rsid w:val="00274592"/>
    <w:rsid w:val="00274719"/>
    <w:rsid w:val="00275011"/>
    <w:rsid w:val="0027558D"/>
    <w:rsid w:val="0027639D"/>
    <w:rsid w:val="0027715F"/>
    <w:rsid w:val="002772BB"/>
    <w:rsid w:val="00277E52"/>
    <w:rsid w:val="00280957"/>
    <w:rsid w:val="00280E23"/>
    <w:rsid w:val="00281AC2"/>
    <w:rsid w:val="0028214A"/>
    <w:rsid w:val="00282188"/>
    <w:rsid w:val="00282BFA"/>
    <w:rsid w:val="00283258"/>
    <w:rsid w:val="002832DD"/>
    <w:rsid w:val="002836A9"/>
    <w:rsid w:val="00284267"/>
    <w:rsid w:val="00284281"/>
    <w:rsid w:val="00284A6F"/>
    <w:rsid w:val="00287138"/>
    <w:rsid w:val="00287816"/>
    <w:rsid w:val="00287B85"/>
    <w:rsid w:val="00291173"/>
    <w:rsid w:val="00291421"/>
    <w:rsid w:val="00291C49"/>
    <w:rsid w:val="00291CA7"/>
    <w:rsid w:val="00292380"/>
    <w:rsid w:val="0029374D"/>
    <w:rsid w:val="002937CF"/>
    <w:rsid w:val="00294688"/>
    <w:rsid w:val="00294BE6"/>
    <w:rsid w:val="00294C5D"/>
    <w:rsid w:val="0029582A"/>
    <w:rsid w:val="002960FB"/>
    <w:rsid w:val="00296A34"/>
    <w:rsid w:val="00297AC1"/>
    <w:rsid w:val="002A0503"/>
    <w:rsid w:val="002A1259"/>
    <w:rsid w:val="002A27FB"/>
    <w:rsid w:val="002A29E6"/>
    <w:rsid w:val="002A45AC"/>
    <w:rsid w:val="002A497A"/>
    <w:rsid w:val="002A55E6"/>
    <w:rsid w:val="002A5DD0"/>
    <w:rsid w:val="002A6CEB"/>
    <w:rsid w:val="002A700A"/>
    <w:rsid w:val="002A71F7"/>
    <w:rsid w:val="002A7564"/>
    <w:rsid w:val="002B033E"/>
    <w:rsid w:val="002B1933"/>
    <w:rsid w:val="002B1C1E"/>
    <w:rsid w:val="002B2ABC"/>
    <w:rsid w:val="002B3423"/>
    <w:rsid w:val="002B3DEE"/>
    <w:rsid w:val="002B40FD"/>
    <w:rsid w:val="002B4D8B"/>
    <w:rsid w:val="002B526F"/>
    <w:rsid w:val="002B52BF"/>
    <w:rsid w:val="002B5882"/>
    <w:rsid w:val="002B5BBA"/>
    <w:rsid w:val="002B6077"/>
    <w:rsid w:val="002B77E3"/>
    <w:rsid w:val="002B7B5D"/>
    <w:rsid w:val="002C0174"/>
    <w:rsid w:val="002C0354"/>
    <w:rsid w:val="002C0A6E"/>
    <w:rsid w:val="002C1444"/>
    <w:rsid w:val="002C2B38"/>
    <w:rsid w:val="002C2BF1"/>
    <w:rsid w:val="002C2DBE"/>
    <w:rsid w:val="002C4413"/>
    <w:rsid w:val="002C54B2"/>
    <w:rsid w:val="002C6AAF"/>
    <w:rsid w:val="002C6D70"/>
    <w:rsid w:val="002C7374"/>
    <w:rsid w:val="002C7633"/>
    <w:rsid w:val="002C7A95"/>
    <w:rsid w:val="002C7F37"/>
    <w:rsid w:val="002D0D31"/>
    <w:rsid w:val="002D0EBD"/>
    <w:rsid w:val="002D1225"/>
    <w:rsid w:val="002D12F6"/>
    <w:rsid w:val="002D1A7D"/>
    <w:rsid w:val="002D1E5A"/>
    <w:rsid w:val="002D2253"/>
    <w:rsid w:val="002D2F1C"/>
    <w:rsid w:val="002D39A9"/>
    <w:rsid w:val="002D3A38"/>
    <w:rsid w:val="002D3B31"/>
    <w:rsid w:val="002D4964"/>
    <w:rsid w:val="002D6E02"/>
    <w:rsid w:val="002D79E3"/>
    <w:rsid w:val="002D7B80"/>
    <w:rsid w:val="002E1027"/>
    <w:rsid w:val="002E2369"/>
    <w:rsid w:val="002E2606"/>
    <w:rsid w:val="002E2A49"/>
    <w:rsid w:val="002E3D23"/>
    <w:rsid w:val="002E49A8"/>
    <w:rsid w:val="002E4E2C"/>
    <w:rsid w:val="002E5380"/>
    <w:rsid w:val="002E5699"/>
    <w:rsid w:val="002E5BE5"/>
    <w:rsid w:val="002E6850"/>
    <w:rsid w:val="002E76D1"/>
    <w:rsid w:val="002E7B6E"/>
    <w:rsid w:val="002F028C"/>
    <w:rsid w:val="002F18F6"/>
    <w:rsid w:val="002F199A"/>
    <w:rsid w:val="002F1E35"/>
    <w:rsid w:val="002F2036"/>
    <w:rsid w:val="002F2331"/>
    <w:rsid w:val="002F284B"/>
    <w:rsid w:val="002F3384"/>
    <w:rsid w:val="002F376B"/>
    <w:rsid w:val="002F5D96"/>
    <w:rsid w:val="002F5FD7"/>
    <w:rsid w:val="002F63C2"/>
    <w:rsid w:val="002F7652"/>
    <w:rsid w:val="002F79B0"/>
    <w:rsid w:val="00300727"/>
    <w:rsid w:val="003009C7"/>
    <w:rsid w:val="003020D2"/>
    <w:rsid w:val="003022A9"/>
    <w:rsid w:val="00302A48"/>
    <w:rsid w:val="00302FCF"/>
    <w:rsid w:val="003030B7"/>
    <w:rsid w:val="0030319C"/>
    <w:rsid w:val="0030343D"/>
    <w:rsid w:val="0030362F"/>
    <w:rsid w:val="00303737"/>
    <w:rsid w:val="00304417"/>
    <w:rsid w:val="00304747"/>
    <w:rsid w:val="003070F1"/>
    <w:rsid w:val="0030757A"/>
    <w:rsid w:val="0030757C"/>
    <w:rsid w:val="00307B4B"/>
    <w:rsid w:val="003101A7"/>
    <w:rsid w:val="00310C3C"/>
    <w:rsid w:val="003111A1"/>
    <w:rsid w:val="003111D6"/>
    <w:rsid w:val="003115AD"/>
    <w:rsid w:val="00312A2C"/>
    <w:rsid w:val="00312B87"/>
    <w:rsid w:val="00312E0C"/>
    <w:rsid w:val="003130CF"/>
    <w:rsid w:val="00313102"/>
    <w:rsid w:val="00313633"/>
    <w:rsid w:val="00314135"/>
    <w:rsid w:val="003143B9"/>
    <w:rsid w:val="00314C4A"/>
    <w:rsid w:val="003151B5"/>
    <w:rsid w:val="00315FEE"/>
    <w:rsid w:val="003161AD"/>
    <w:rsid w:val="00316E2A"/>
    <w:rsid w:val="00321080"/>
    <w:rsid w:val="00321483"/>
    <w:rsid w:val="00321797"/>
    <w:rsid w:val="003219BC"/>
    <w:rsid w:val="003225C1"/>
    <w:rsid w:val="00322D34"/>
    <w:rsid w:val="00323A1C"/>
    <w:rsid w:val="003242A3"/>
    <w:rsid w:val="00324E5C"/>
    <w:rsid w:val="00325AAE"/>
    <w:rsid w:val="00326D9F"/>
    <w:rsid w:val="00327154"/>
    <w:rsid w:val="00327B3A"/>
    <w:rsid w:val="00327C81"/>
    <w:rsid w:val="003304D9"/>
    <w:rsid w:val="003309C8"/>
    <w:rsid w:val="003310FF"/>
    <w:rsid w:val="00331609"/>
    <w:rsid w:val="00332141"/>
    <w:rsid w:val="003328FC"/>
    <w:rsid w:val="00333ACC"/>
    <w:rsid w:val="00333E0C"/>
    <w:rsid w:val="00334D16"/>
    <w:rsid w:val="00335035"/>
    <w:rsid w:val="003352AF"/>
    <w:rsid w:val="00335D11"/>
    <w:rsid w:val="0033600E"/>
    <w:rsid w:val="003361A5"/>
    <w:rsid w:val="00336F42"/>
    <w:rsid w:val="00337314"/>
    <w:rsid w:val="00337EA5"/>
    <w:rsid w:val="003407CB"/>
    <w:rsid w:val="00340EDC"/>
    <w:rsid w:val="00341474"/>
    <w:rsid w:val="00342BBB"/>
    <w:rsid w:val="003431D3"/>
    <w:rsid w:val="00343568"/>
    <w:rsid w:val="00343BD6"/>
    <w:rsid w:val="00344836"/>
    <w:rsid w:val="00344D8E"/>
    <w:rsid w:val="00345147"/>
    <w:rsid w:val="00346290"/>
    <w:rsid w:val="0034708A"/>
    <w:rsid w:val="0034722E"/>
    <w:rsid w:val="00347C40"/>
    <w:rsid w:val="00347DF1"/>
    <w:rsid w:val="00350ABF"/>
    <w:rsid w:val="00350D35"/>
    <w:rsid w:val="00351184"/>
    <w:rsid w:val="003514D5"/>
    <w:rsid w:val="003516F6"/>
    <w:rsid w:val="00352BCD"/>
    <w:rsid w:val="00352ED1"/>
    <w:rsid w:val="0035318A"/>
    <w:rsid w:val="00353AD7"/>
    <w:rsid w:val="0035530B"/>
    <w:rsid w:val="00356571"/>
    <w:rsid w:val="003569BE"/>
    <w:rsid w:val="00356A83"/>
    <w:rsid w:val="00356E66"/>
    <w:rsid w:val="003574E6"/>
    <w:rsid w:val="00357A14"/>
    <w:rsid w:val="00357FB6"/>
    <w:rsid w:val="003600DA"/>
    <w:rsid w:val="00360C88"/>
    <w:rsid w:val="0036233F"/>
    <w:rsid w:val="0036258C"/>
    <w:rsid w:val="00366115"/>
    <w:rsid w:val="003662F2"/>
    <w:rsid w:val="00366330"/>
    <w:rsid w:val="00366594"/>
    <w:rsid w:val="003669D0"/>
    <w:rsid w:val="0036758D"/>
    <w:rsid w:val="00367FC7"/>
    <w:rsid w:val="0037047E"/>
    <w:rsid w:val="003707ED"/>
    <w:rsid w:val="0037241A"/>
    <w:rsid w:val="00372517"/>
    <w:rsid w:val="00372E47"/>
    <w:rsid w:val="003742DF"/>
    <w:rsid w:val="003742F2"/>
    <w:rsid w:val="00374320"/>
    <w:rsid w:val="00374695"/>
    <w:rsid w:val="00375BE4"/>
    <w:rsid w:val="00376E5D"/>
    <w:rsid w:val="00380659"/>
    <w:rsid w:val="003814B7"/>
    <w:rsid w:val="003824C6"/>
    <w:rsid w:val="0038263D"/>
    <w:rsid w:val="0038352D"/>
    <w:rsid w:val="00383671"/>
    <w:rsid w:val="00384427"/>
    <w:rsid w:val="00385796"/>
    <w:rsid w:val="00385BB3"/>
    <w:rsid w:val="00387077"/>
    <w:rsid w:val="003875DF"/>
    <w:rsid w:val="00387C11"/>
    <w:rsid w:val="00387CF0"/>
    <w:rsid w:val="00387D75"/>
    <w:rsid w:val="0039074D"/>
    <w:rsid w:val="00390950"/>
    <w:rsid w:val="00390EDF"/>
    <w:rsid w:val="003911A3"/>
    <w:rsid w:val="00391794"/>
    <w:rsid w:val="00391E18"/>
    <w:rsid w:val="00391EA6"/>
    <w:rsid w:val="003926F4"/>
    <w:rsid w:val="003929AA"/>
    <w:rsid w:val="00392EFB"/>
    <w:rsid w:val="00393592"/>
    <w:rsid w:val="00394427"/>
    <w:rsid w:val="00394CAF"/>
    <w:rsid w:val="00394DFE"/>
    <w:rsid w:val="003955D5"/>
    <w:rsid w:val="0039588F"/>
    <w:rsid w:val="00395A0B"/>
    <w:rsid w:val="00395E7A"/>
    <w:rsid w:val="00396263"/>
    <w:rsid w:val="00397589"/>
    <w:rsid w:val="0039788C"/>
    <w:rsid w:val="00397A7C"/>
    <w:rsid w:val="003A08DB"/>
    <w:rsid w:val="003A1E3E"/>
    <w:rsid w:val="003A2488"/>
    <w:rsid w:val="003A25AA"/>
    <w:rsid w:val="003A28FE"/>
    <w:rsid w:val="003A296A"/>
    <w:rsid w:val="003A2F50"/>
    <w:rsid w:val="003A2FDE"/>
    <w:rsid w:val="003A384C"/>
    <w:rsid w:val="003A3C0C"/>
    <w:rsid w:val="003A3FAE"/>
    <w:rsid w:val="003A415F"/>
    <w:rsid w:val="003A4478"/>
    <w:rsid w:val="003A453C"/>
    <w:rsid w:val="003A466A"/>
    <w:rsid w:val="003A4B4C"/>
    <w:rsid w:val="003A79EB"/>
    <w:rsid w:val="003B023C"/>
    <w:rsid w:val="003B03BB"/>
    <w:rsid w:val="003B0F60"/>
    <w:rsid w:val="003B212B"/>
    <w:rsid w:val="003B212C"/>
    <w:rsid w:val="003B24AB"/>
    <w:rsid w:val="003B33FF"/>
    <w:rsid w:val="003B3989"/>
    <w:rsid w:val="003B3CBF"/>
    <w:rsid w:val="003B5A61"/>
    <w:rsid w:val="003B6362"/>
    <w:rsid w:val="003B7274"/>
    <w:rsid w:val="003B76A2"/>
    <w:rsid w:val="003C051C"/>
    <w:rsid w:val="003C0866"/>
    <w:rsid w:val="003C094C"/>
    <w:rsid w:val="003C1206"/>
    <w:rsid w:val="003C2ECE"/>
    <w:rsid w:val="003C2F87"/>
    <w:rsid w:val="003C3314"/>
    <w:rsid w:val="003C3D91"/>
    <w:rsid w:val="003C5089"/>
    <w:rsid w:val="003C5104"/>
    <w:rsid w:val="003C549D"/>
    <w:rsid w:val="003C559E"/>
    <w:rsid w:val="003C5CFD"/>
    <w:rsid w:val="003C6293"/>
    <w:rsid w:val="003C6490"/>
    <w:rsid w:val="003C695C"/>
    <w:rsid w:val="003C7A06"/>
    <w:rsid w:val="003C7B4E"/>
    <w:rsid w:val="003D01E0"/>
    <w:rsid w:val="003D025B"/>
    <w:rsid w:val="003D0A7E"/>
    <w:rsid w:val="003D0F38"/>
    <w:rsid w:val="003D151B"/>
    <w:rsid w:val="003D1966"/>
    <w:rsid w:val="003D2524"/>
    <w:rsid w:val="003D25F0"/>
    <w:rsid w:val="003D27B3"/>
    <w:rsid w:val="003D29E6"/>
    <w:rsid w:val="003D2D9E"/>
    <w:rsid w:val="003D3C59"/>
    <w:rsid w:val="003D3E0F"/>
    <w:rsid w:val="003D439A"/>
    <w:rsid w:val="003D52C6"/>
    <w:rsid w:val="003D5721"/>
    <w:rsid w:val="003D58AA"/>
    <w:rsid w:val="003D5F80"/>
    <w:rsid w:val="003D60D7"/>
    <w:rsid w:val="003D658B"/>
    <w:rsid w:val="003D6935"/>
    <w:rsid w:val="003D7432"/>
    <w:rsid w:val="003D7ADF"/>
    <w:rsid w:val="003E024F"/>
    <w:rsid w:val="003E0519"/>
    <w:rsid w:val="003E095A"/>
    <w:rsid w:val="003E0E35"/>
    <w:rsid w:val="003E144D"/>
    <w:rsid w:val="003E4048"/>
    <w:rsid w:val="003E535E"/>
    <w:rsid w:val="003E569E"/>
    <w:rsid w:val="003E56C5"/>
    <w:rsid w:val="003E592C"/>
    <w:rsid w:val="003E62D8"/>
    <w:rsid w:val="003E6304"/>
    <w:rsid w:val="003E63CC"/>
    <w:rsid w:val="003E6712"/>
    <w:rsid w:val="003E678C"/>
    <w:rsid w:val="003E7012"/>
    <w:rsid w:val="003E7158"/>
    <w:rsid w:val="003E71FC"/>
    <w:rsid w:val="003E78DE"/>
    <w:rsid w:val="003F1C0C"/>
    <w:rsid w:val="003F26FB"/>
    <w:rsid w:val="003F288F"/>
    <w:rsid w:val="003F2BA7"/>
    <w:rsid w:val="003F2CEA"/>
    <w:rsid w:val="003F3034"/>
    <w:rsid w:val="003F3621"/>
    <w:rsid w:val="003F4061"/>
    <w:rsid w:val="003F4712"/>
    <w:rsid w:val="003F706A"/>
    <w:rsid w:val="003F7EA2"/>
    <w:rsid w:val="004000FA"/>
    <w:rsid w:val="0040152F"/>
    <w:rsid w:val="004017E5"/>
    <w:rsid w:val="00401F8F"/>
    <w:rsid w:val="0040212A"/>
    <w:rsid w:val="00403189"/>
    <w:rsid w:val="0040378D"/>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271A"/>
    <w:rsid w:val="00413D0B"/>
    <w:rsid w:val="00413D73"/>
    <w:rsid w:val="0041426B"/>
    <w:rsid w:val="00414800"/>
    <w:rsid w:val="00415980"/>
    <w:rsid w:val="00415DFA"/>
    <w:rsid w:val="00415ECC"/>
    <w:rsid w:val="00416A8B"/>
    <w:rsid w:val="004171EF"/>
    <w:rsid w:val="0042005D"/>
    <w:rsid w:val="00420186"/>
    <w:rsid w:val="004207EB"/>
    <w:rsid w:val="00420957"/>
    <w:rsid w:val="00420C4F"/>
    <w:rsid w:val="0042188C"/>
    <w:rsid w:val="00421B32"/>
    <w:rsid w:val="0042222F"/>
    <w:rsid w:val="0042372A"/>
    <w:rsid w:val="00423D15"/>
    <w:rsid w:val="00423DDC"/>
    <w:rsid w:val="00424BA2"/>
    <w:rsid w:val="00425DD8"/>
    <w:rsid w:val="004266F3"/>
    <w:rsid w:val="004277F6"/>
    <w:rsid w:val="00427B7C"/>
    <w:rsid w:val="00427FBC"/>
    <w:rsid w:val="00430D5E"/>
    <w:rsid w:val="00430D97"/>
    <w:rsid w:val="00431551"/>
    <w:rsid w:val="004320D7"/>
    <w:rsid w:val="00432414"/>
    <w:rsid w:val="004327C2"/>
    <w:rsid w:val="0043301E"/>
    <w:rsid w:val="00433352"/>
    <w:rsid w:val="00434259"/>
    <w:rsid w:val="004358A9"/>
    <w:rsid w:val="004360E6"/>
    <w:rsid w:val="004368B4"/>
    <w:rsid w:val="00436B66"/>
    <w:rsid w:val="00436D52"/>
    <w:rsid w:val="004373CA"/>
    <w:rsid w:val="00437862"/>
    <w:rsid w:val="00437AB3"/>
    <w:rsid w:val="00437CD2"/>
    <w:rsid w:val="004409CC"/>
    <w:rsid w:val="004410E0"/>
    <w:rsid w:val="00441FBF"/>
    <w:rsid w:val="004420D4"/>
    <w:rsid w:val="004438FF"/>
    <w:rsid w:val="00443AF7"/>
    <w:rsid w:val="0044407B"/>
    <w:rsid w:val="0044463D"/>
    <w:rsid w:val="00445162"/>
    <w:rsid w:val="0044583C"/>
    <w:rsid w:val="004459A0"/>
    <w:rsid w:val="00445A77"/>
    <w:rsid w:val="00445B4E"/>
    <w:rsid w:val="00445E3B"/>
    <w:rsid w:val="00446108"/>
    <w:rsid w:val="00446B68"/>
    <w:rsid w:val="00447EB6"/>
    <w:rsid w:val="00447F63"/>
    <w:rsid w:val="0045098B"/>
    <w:rsid w:val="00450A18"/>
    <w:rsid w:val="00450B83"/>
    <w:rsid w:val="00450C9D"/>
    <w:rsid w:val="0045162C"/>
    <w:rsid w:val="004516D0"/>
    <w:rsid w:val="00452216"/>
    <w:rsid w:val="00452A7E"/>
    <w:rsid w:val="00452D51"/>
    <w:rsid w:val="00452E59"/>
    <w:rsid w:val="004531CA"/>
    <w:rsid w:val="00453777"/>
    <w:rsid w:val="004538F2"/>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573D"/>
    <w:rsid w:val="00465F6A"/>
    <w:rsid w:val="00466383"/>
    <w:rsid w:val="0046651F"/>
    <w:rsid w:val="00466EF0"/>
    <w:rsid w:val="00467FB0"/>
    <w:rsid w:val="004720BB"/>
    <w:rsid w:val="00472FDD"/>
    <w:rsid w:val="00473048"/>
    <w:rsid w:val="00473596"/>
    <w:rsid w:val="004736A1"/>
    <w:rsid w:val="004740E9"/>
    <w:rsid w:val="004747B0"/>
    <w:rsid w:val="00474F26"/>
    <w:rsid w:val="004754BF"/>
    <w:rsid w:val="00475937"/>
    <w:rsid w:val="00475C4C"/>
    <w:rsid w:val="00475F1D"/>
    <w:rsid w:val="0047629F"/>
    <w:rsid w:val="00476676"/>
    <w:rsid w:val="00476EE1"/>
    <w:rsid w:val="00476F80"/>
    <w:rsid w:val="004777CB"/>
    <w:rsid w:val="0048018B"/>
    <w:rsid w:val="00480937"/>
    <w:rsid w:val="00480E90"/>
    <w:rsid w:val="0048177C"/>
    <w:rsid w:val="0048202F"/>
    <w:rsid w:val="004829AA"/>
    <w:rsid w:val="004841F6"/>
    <w:rsid w:val="00484383"/>
    <w:rsid w:val="00485754"/>
    <w:rsid w:val="00485C2D"/>
    <w:rsid w:val="00485FFB"/>
    <w:rsid w:val="00486116"/>
    <w:rsid w:val="004868DC"/>
    <w:rsid w:val="00486AB7"/>
    <w:rsid w:val="00487032"/>
    <w:rsid w:val="00487228"/>
    <w:rsid w:val="004902F7"/>
    <w:rsid w:val="00490622"/>
    <w:rsid w:val="00491092"/>
    <w:rsid w:val="004913F2"/>
    <w:rsid w:val="0049169F"/>
    <w:rsid w:val="00491B8C"/>
    <w:rsid w:val="00491E9E"/>
    <w:rsid w:val="00492527"/>
    <w:rsid w:val="00493D36"/>
    <w:rsid w:val="00494E8E"/>
    <w:rsid w:val="00495405"/>
    <w:rsid w:val="00495424"/>
    <w:rsid w:val="004963A9"/>
    <w:rsid w:val="00496A90"/>
    <w:rsid w:val="00496DB9"/>
    <w:rsid w:val="004978B4"/>
    <w:rsid w:val="004978F4"/>
    <w:rsid w:val="004A0B49"/>
    <w:rsid w:val="004A1162"/>
    <w:rsid w:val="004A22F7"/>
    <w:rsid w:val="004A27B6"/>
    <w:rsid w:val="004A30FC"/>
    <w:rsid w:val="004A325F"/>
    <w:rsid w:val="004A32E7"/>
    <w:rsid w:val="004A339B"/>
    <w:rsid w:val="004A3AAF"/>
    <w:rsid w:val="004A42CC"/>
    <w:rsid w:val="004A46A9"/>
    <w:rsid w:val="004A54BC"/>
    <w:rsid w:val="004A57A5"/>
    <w:rsid w:val="004A5C6E"/>
    <w:rsid w:val="004A6615"/>
    <w:rsid w:val="004A6FEF"/>
    <w:rsid w:val="004B03A5"/>
    <w:rsid w:val="004B0AE9"/>
    <w:rsid w:val="004B2F86"/>
    <w:rsid w:val="004B3A4E"/>
    <w:rsid w:val="004B45A6"/>
    <w:rsid w:val="004B4C9C"/>
    <w:rsid w:val="004B4E42"/>
    <w:rsid w:val="004B5073"/>
    <w:rsid w:val="004B62FB"/>
    <w:rsid w:val="004B6333"/>
    <w:rsid w:val="004B75E8"/>
    <w:rsid w:val="004B7CE1"/>
    <w:rsid w:val="004C006D"/>
    <w:rsid w:val="004C0482"/>
    <w:rsid w:val="004C0AE6"/>
    <w:rsid w:val="004C1856"/>
    <w:rsid w:val="004C1B0E"/>
    <w:rsid w:val="004C2037"/>
    <w:rsid w:val="004C3E03"/>
    <w:rsid w:val="004C4A03"/>
    <w:rsid w:val="004C5402"/>
    <w:rsid w:val="004C587F"/>
    <w:rsid w:val="004C5B26"/>
    <w:rsid w:val="004C5E61"/>
    <w:rsid w:val="004C65A0"/>
    <w:rsid w:val="004C7AA4"/>
    <w:rsid w:val="004D0210"/>
    <w:rsid w:val="004D0383"/>
    <w:rsid w:val="004D043F"/>
    <w:rsid w:val="004D1C9C"/>
    <w:rsid w:val="004D204D"/>
    <w:rsid w:val="004D3487"/>
    <w:rsid w:val="004D449F"/>
    <w:rsid w:val="004D4855"/>
    <w:rsid w:val="004D587F"/>
    <w:rsid w:val="004D5DD3"/>
    <w:rsid w:val="004D6217"/>
    <w:rsid w:val="004D622E"/>
    <w:rsid w:val="004D6961"/>
    <w:rsid w:val="004E0BDE"/>
    <w:rsid w:val="004E0C92"/>
    <w:rsid w:val="004E137C"/>
    <w:rsid w:val="004E2471"/>
    <w:rsid w:val="004E3D12"/>
    <w:rsid w:val="004E3D3E"/>
    <w:rsid w:val="004E4880"/>
    <w:rsid w:val="004E4C81"/>
    <w:rsid w:val="004E603F"/>
    <w:rsid w:val="004E68ED"/>
    <w:rsid w:val="004F05D7"/>
    <w:rsid w:val="004F18A3"/>
    <w:rsid w:val="004F1A4A"/>
    <w:rsid w:val="004F1DD8"/>
    <w:rsid w:val="004F1F86"/>
    <w:rsid w:val="004F2DCD"/>
    <w:rsid w:val="004F3809"/>
    <w:rsid w:val="004F3EEC"/>
    <w:rsid w:val="004F4C4F"/>
    <w:rsid w:val="004F552C"/>
    <w:rsid w:val="004F61E9"/>
    <w:rsid w:val="004F64E1"/>
    <w:rsid w:val="004F64E2"/>
    <w:rsid w:val="004F6971"/>
    <w:rsid w:val="004F6F78"/>
    <w:rsid w:val="004F77A5"/>
    <w:rsid w:val="0050043A"/>
    <w:rsid w:val="00500BF5"/>
    <w:rsid w:val="005011F5"/>
    <w:rsid w:val="00501303"/>
    <w:rsid w:val="00501691"/>
    <w:rsid w:val="00501B4F"/>
    <w:rsid w:val="00503BC2"/>
    <w:rsid w:val="00504462"/>
    <w:rsid w:val="0050451F"/>
    <w:rsid w:val="005050D8"/>
    <w:rsid w:val="00505358"/>
    <w:rsid w:val="00505584"/>
    <w:rsid w:val="00506194"/>
    <w:rsid w:val="005072ED"/>
    <w:rsid w:val="005073B2"/>
    <w:rsid w:val="0051103B"/>
    <w:rsid w:val="00511099"/>
    <w:rsid w:val="00511C67"/>
    <w:rsid w:val="00511CB1"/>
    <w:rsid w:val="005120AF"/>
    <w:rsid w:val="005122B9"/>
    <w:rsid w:val="00512321"/>
    <w:rsid w:val="00512359"/>
    <w:rsid w:val="00512536"/>
    <w:rsid w:val="0051254F"/>
    <w:rsid w:val="00512CEC"/>
    <w:rsid w:val="0051349C"/>
    <w:rsid w:val="005141CE"/>
    <w:rsid w:val="00514AD2"/>
    <w:rsid w:val="0051590A"/>
    <w:rsid w:val="005163F8"/>
    <w:rsid w:val="005164A7"/>
    <w:rsid w:val="00516A2E"/>
    <w:rsid w:val="00516D23"/>
    <w:rsid w:val="00517283"/>
    <w:rsid w:val="00520D0B"/>
    <w:rsid w:val="00521805"/>
    <w:rsid w:val="0052287E"/>
    <w:rsid w:val="00524E29"/>
    <w:rsid w:val="005254AF"/>
    <w:rsid w:val="005258D2"/>
    <w:rsid w:val="00525E9E"/>
    <w:rsid w:val="00526FC1"/>
    <w:rsid w:val="00527AD9"/>
    <w:rsid w:val="00530757"/>
    <w:rsid w:val="005307F1"/>
    <w:rsid w:val="005315BB"/>
    <w:rsid w:val="005318F0"/>
    <w:rsid w:val="00531AA0"/>
    <w:rsid w:val="00531C8B"/>
    <w:rsid w:val="00531D21"/>
    <w:rsid w:val="00532375"/>
    <w:rsid w:val="005324CD"/>
    <w:rsid w:val="00533115"/>
    <w:rsid w:val="005334F7"/>
    <w:rsid w:val="0053367A"/>
    <w:rsid w:val="00533B93"/>
    <w:rsid w:val="00533DCC"/>
    <w:rsid w:val="00535DB4"/>
    <w:rsid w:val="00536111"/>
    <w:rsid w:val="00536670"/>
    <w:rsid w:val="00537176"/>
    <w:rsid w:val="005374E9"/>
    <w:rsid w:val="0053761C"/>
    <w:rsid w:val="00537A09"/>
    <w:rsid w:val="005403A0"/>
    <w:rsid w:val="0054046D"/>
    <w:rsid w:val="0054051C"/>
    <w:rsid w:val="00540C1C"/>
    <w:rsid w:val="00541852"/>
    <w:rsid w:val="00541991"/>
    <w:rsid w:val="0054319F"/>
    <w:rsid w:val="00544636"/>
    <w:rsid w:val="00544AD0"/>
    <w:rsid w:val="00545113"/>
    <w:rsid w:val="00545542"/>
    <w:rsid w:val="0054575F"/>
    <w:rsid w:val="00545BCD"/>
    <w:rsid w:val="005470C2"/>
    <w:rsid w:val="00547204"/>
    <w:rsid w:val="005475C2"/>
    <w:rsid w:val="00547D67"/>
    <w:rsid w:val="00550950"/>
    <w:rsid w:val="00551418"/>
    <w:rsid w:val="00551494"/>
    <w:rsid w:val="00551529"/>
    <w:rsid w:val="0055169C"/>
    <w:rsid w:val="00551A92"/>
    <w:rsid w:val="00551DCE"/>
    <w:rsid w:val="0055373B"/>
    <w:rsid w:val="005538F4"/>
    <w:rsid w:val="00553B9F"/>
    <w:rsid w:val="005545AE"/>
    <w:rsid w:val="00554C7B"/>
    <w:rsid w:val="00555033"/>
    <w:rsid w:val="00555348"/>
    <w:rsid w:val="00555463"/>
    <w:rsid w:val="0055560D"/>
    <w:rsid w:val="005557A1"/>
    <w:rsid w:val="00555A43"/>
    <w:rsid w:val="00555B70"/>
    <w:rsid w:val="0055604F"/>
    <w:rsid w:val="00556546"/>
    <w:rsid w:val="0055663C"/>
    <w:rsid w:val="00556920"/>
    <w:rsid w:val="00556F0D"/>
    <w:rsid w:val="0055750C"/>
    <w:rsid w:val="00560005"/>
    <w:rsid w:val="00560EDC"/>
    <w:rsid w:val="00561A1A"/>
    <w:rsid w:val="005620CF"/>
    <w:rsid w:val="00562648"/>
    <w:rsid w:val="00562941"/>
    <w:rsid w:val="0056623F"/>
    <w:rsid w:val="005671A6"/>
    <w:rsid w:val="00567655"/>
    <w:rsid w:val="0056774B"/>
    <w:rsid w:val="005706D1"/>
    <w:rsid w:val="00570AF4"/>
    <w:rsid w:val="00571E31"/>
    <w:rsid w:val="0057200F"/>
    <w:rsid w:val="00572B2D"/>
    <w:rsid w:val="00572CA2"/>
    <w:rsid w:val="0057315C"/>
    <w:rsid w:val="00573255"/>
    <w:rsid w:val="00573AD4"/>
    <w:rsid w:val="00573AF4"/>
    <w:rsid w:val="00574A99"/>
    <w:rsid w:val="0057597C"/>
    <w:rsid w:val="00575BFA"/>
    <w:rsid w:val="00576261"/>
    <w:rsid w:val="00580461"/>
    <w:rsid w:val="00580E2E"/>
    <w:rsid w:val="00581468"/>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2DA4"/>
    <w:rsid w:val="00593945"/>
    <w:rsid w:val="005951D7"/>
    <w:rsid w:val="005957DD"/>
    <w:rsid w:val="0059650D"/>
    <w:rsid w:val="005968B2"/>
    <w:rsid w:val="00596EE5"/>
    <w:rsid w:val="00597106"/>
    <w:rsid w:val="0059751D"/>
    <w:rsid w:val="00597D60"/>
    <w:rsid w:val="005A1094"/>
    <w:rsid w:val="005A1189"/>
    <w:rsid w:val="005A15EB"/>
    <w:rsid w:val="005A1AD1"/>
    <w:rsid w:val="005A1FEA"/>
    <w:rsid w:val="005A2116"/>
    <w:rsid w:val="005A2BB6"/>
    <w:rsid w:val="005A3F6F"/>
    <w:rsid w:val="005A4313"/>
    <w:rsid w:val="005A468B"/>
    <w:rsid w:val="005A4806"/>
    <w:rsid w:val="005A5858"/>
    <w:rsid w:val="005A7A78"/>
    <w:rsid w:val="005B09D0"/>
    <w:rsid w:val="005B09FB"/>
    <w:rsid w:val="005B0EC5"/>
    <w:rsid w:val="005B10BF"/>
    <w:rsid w:val="005B161C"/>
    <w:rsid w:val="005B1AB5"/>
    <w:rsid w:val="005B1B71"/>
    <w:rsid w:val="005B242D"/>
    <w:rsid w:val="005B3425"/>
    <w:rsid w:val="005B369F"/>
    <w:rsid w:val="005B3832"/>
    <w:rsid w:val="005B383A"/>
    <w:rsid w:val="005B45CA"/>
    <w:rsid w:val="005B4E97"/>
    <w:rsid w:val="005B541B"/>
    <w:rsid w:val="005B5FB4"/>
    <w:rsid w:val="005B7EC9"/>
    <w:rsid w:val="005C03E6"/>
    <w:rsid w:val="005C0B89"/>
    <w:rsid w:val="005C0CA0"/>
    <w:rsid w:val="005C0F5B"/>
    <w:rsid w:val="005C116E"/>
    <w:rsid w:val="005C19C1"/>
    <w:rsid w:val="005C2250"/>
    <w:rsid w:val="005C3875"/>
    <w:rsid w:val="005C45EB"/>
    <w:rsid w:val="005C475F"/>
    <w:rsid w:val="005C4E7D"/>
    <w:rsid w:val="005C4FD5"/>
    <w:rsid w:val="005C51DA"/>
    <w:rsid w:val="005C58E6"/>
    <w:rsid w:val="005C5D36"/>
    <w:rsid w:val="005C60BC"/>
    <w:rsid w:val="005C6382"/>
    <w:rsid w:val="005C680E"/>
    <w:rsid w:val="005C6BCB"/>
    <w:rsid w:val="005C6F10"/>
    <w:rsid w:val="005C7483"/>
    <w:rsid w:val="005C78A4"/>
    <w:rsid w:val="005C7BA7"/>
    <w:rsid w:val="005D02AF"/>
    <w:rsid w:val="005D03FC"/>
    <w:rsid w:val="005D06B3"/>
    <w:rsid w:val="005D0912"/>
    <w:rsid w:val="005D1B38"/>
    <w:rsid w:val="005D1DCA"/>
    <w:rsid w:val="005D24F3"/>
    <w:rsid w:val="005D2F4D"/>
    <w:rsid w:val="005D36FB"/>
    <w:rsid w:val="005D3766"/>
    <w:rsid w:val="005D45C9"/>
    <w:rsid w:val="005D4F66"/>
    <w:rsid w:val="005D5302"/>
    <w:rsid w:val="005D5C74"/>
    <w:rsid w:val="005D678C"/>
    <w:rsid w:val="005D6D41"/>
    <w:rsid w:val="005D6F7F"/>
    <w:rsid w:val="005D757E"/>
    <w:rsid w:val="005D7DA3"/>
    <w:rsid w:val="005D7DAB"/>
    <w:rsid w:val="005E09CA"/>
    <w:rsid w:val="005E1AFF"/>
    <w:rsid w:val="005E1F6B"/>
    <w:rsid w:val="005E207C"/>
    <w:rsid w:val="005E34C4"/>
    <w:rsid w:val="005E4144"/>
    <w:rsid w:val="005E49FA"/>
    <w:rsid w:val="005E52DB"/>
    <w:rsid w:val="005E577B"/>
    <w:rsid w:val="005E6408"/>
    <w:rsid w:val="005E6BD0"/>
    <w:rsid w:val="005E6DAE"/>
    <w:rsid w:val="005E7841"/>
    <w:rsid w:val="005E7C30"/>
    <w:rsid w:val="005F06C2"/>
    <w:rsid w:val="005F06E0"/>
    <w:rsid w:val="005F190A"/>
    <w:rsid w:val="005F2DB3"/>
    <w:rsid w:val="005F2E35"/>
    <w:rsid w:val="005F3028"/>
    <w:rsid w:val="005F3D8D"/>
    <w:rsid w:val="005F3E42"/>
    <w:rsid w:val="005F40CF"/>
    <w:rsid w:val="005F4285"/>
    <w:rsid w:val="005F46E8"/>
    <w:rsid w:val="005F558F"/>
    <w:rsid w:val="005F5E42"/>
    <w:rsid w:val="005F62E4"/>
    <w:rsid w:val="005F6530"/>
    <w:rsid w:val="005F6793"/>
    <w:rsid w:val="005F7B2C"/>
    <w:rsid w:val="006002C5"/>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6E10"/>
    <w:rsid w:val="00607064"/>
    <w:rsid w:val="00610DF2"/>
    <w:rsid w:val="0061121E"/>
    <w:rsid w:val="00611A31"/>
    <w:rsid w:val="00611CFB"/>
    <w:rsid w:val="00612193"/>
    <w:rsid w:val="0061371A"/>
    <w:rsid w:val="00613A81"/>
    <w:rsid w:val="00613C01"/>
    <w:rsid w:val="00613D63"/>
    <w:rsid w:val="0061451E"/>
    <w:rsid w:val="006153C5"/>
    <w:rsid w:val="00615E20"/>
    <w:rsid w:val="006200A0"/>
    <w:rsid w:val="00620A2C"/>
    <w:rsid w:val="00620B96"/>
    <w:rsid w:val="00621769"/>
    <w:rsid w:val="006217AE"/>
    <w:rsid w:val="00622502"/>
    <w:rsid w:val="006228EB"/>
    <w:rsid w:val="0062388E"/>
    <w:rsid w:val="00624287"/>
    <w:rsid w:val="00625225"/>
    <w:rsid w:val="006257B1"/>
    <w:rsid w:val="00626A18"/>
    <w:rsid w:val="00626BAC"/>
    <w:rsid w:val="00627439"/>
    <w:rsid w:val="006275FA"/>
    <w:rsid w:val="006307F4"/>
    <w:rsid w:val="006318CC"/>
    <w:rsid w:val="00633100"/>
    <w:rsid w:val="00634114"/>
    <w:rsid w:val="00634AED"/>
    <w:rsid w:val="00635023"/>
    <w:rsid w:val="00635126"/>
    <w:rsid w:val="006362CE"/>
    <w:rsid w:val="006370FE"/>
    <w:rsid w:val="00637477"/>
    <w:rsid w:val="00641060"/>
    <w:rsid w:val="006415D5"/>
    <w:rsid w:val="006419B3"/>
    <w:rsid w:val="006419B7"/>
    <w:rsid w:val="00641F80"/>
    <w:rsid w:val="00642019"/>
    <w:rsid w:val="0064227E"/>
    <w:rsid w:val="00642EC0"/>
    <w:rsid w:val="006437BF"/>
    <w:rsid w:val="0064399B"/>
    <w:rsid w:val="00643E28"/>
    <w:rsid w:val="0064405C"/>
    <w:rsid w:val="006454BA"/>
    <w:rsid w:val="00645A64"/>
    <w:rsid w:val="00645C31"/>
    <w:rsid w:val="0064609D"/>
    <w:rsid w:val="00646381"/>
    <w:rsid w:val="006467B7"/>
    <w:rsid w:val="00646F61"/>
    <w:rsid w:val="006476B3"/>
    <w:rsid w:val="00647758"/>
    <w:rsid w:val="0065047E"/>
    <w:rsid w:val="00650690"/>
    <w:rsid w:val="00652737"/>
    <w:rsid w:val="0065297A"/>
    <w:rsid w:val="00652BD4"/>
    <w:rsid w:val="00652D8B"/>
    <w:rsid w:val="00653B20"/>
    <w:rsid w:val="00653FD8"/>
    <w:rsid w:val="00653FF8"/>
    <w:rsid w:val="00655416"/>
    <w:rsid w:val="00655938"/>
    <w:rsid w:val="00655F55"/>
    <w:rsid w:val="006567B6"/>
    <w:rsid w:val="0066185E"/>
    <w:rsid w:val="00661C88"/>
    <w:rsid w:val="00662AFE"/>
    <w:rsid w:val="00662F25"/>
    <w:rsid w:val="00663740"/>
    <w:rsid w:val="0066374E"/>
    <w:rsid w:val="00664231"/>
    <w:rsid w:val="0066452A"/>
    <w:rsid w:val="00664853"/>
    <w:rsid w:val="00666790"/>
    <w:rsid w:val="00666B48"/>
    <w:rsid w:val="006670B4"/>
    <w:rsid w:val="006675C9"/>
    <w:rsid w:val="00667783"/>
    <w:rsid w:val="00670AA4"/>
    <w:rsid w:val="0067121F"/>
    <w:rsid w:val="00671B83"/>
    <w:rsid w:val="00671BD6"/>
    <w:rsid w:val="0067215C"/>
    <w:rsid w:val="00672618"/>
    <w:rsid w:val="00672B48"/>
    <w:rsid w:val="00673354"/>
    <w:rsid w:val="006744FB"/>
    <w:rsid w:val="00674BD8"/>
    <w:rsid w:val="00675372"/>
    <w:rsid w:val="00675D79"/>
    <w:rsid w:val="00677708"/>
    <w:rsid w:val="00677C11"/>
    <w:rsid w:val="00677C38"/>
    <w:rsid w:val="00680128"/>
    <w:rsid w:val="00680626"/>
    <w:rsid w:val="00681278"/>
    <w:rsid w:val="00683192"/>
    <w:rsid w:val="00683895"/>
    <w:rsid w:val="0068391A"/>
    <w:rsid w:val="00683A6D"/>
    <w:rsid w:val="00683B09"/>
    <w:rsid w:val="006843E2"/>
    <w:rsid w:val="006844BC"/>
    <w:rsid w:val="00684E1C"/>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4B"/>
    <w:rsid w:val="006948A7"/>
    <w:rsid w:val="00694B19"/>
    <w:rsid w:val="00694FE8"/>
    <w:rsid w:val="00695A06"/>
    <w:rsid w:val="00697E34"/>
    <w:rsid w:val="00697F73"/>
    <w:rsid w:val="006A03B2"/>
    <w:rsid w:val="006A1343"/>
    <w:rsid w:val="006A16FA"/>
    <w:rsid w:val="006A1C60"/>
    <w:rsid w:val="006A2068"/>
    <w:rsid w:val="006A2C02"/>
    <w:rsid w:val="006A2C22"/>
    <w:rsid w:val="006A381A"/>
    <w:rsid w:val="006A55CC"/>
    <w:rsid w:val="006A5C80"/>
    <w:rsid w:val="006A5E3F"/>
    <w:rsid w:val="006A5EB2"/>
    <w:rsid w:val="006A5F2C"/>
    <w:rsid w:val="006A614B"/>
    <w:rsid w:val="006A6179"/>
    <w:rsid w:val="006A65A3"/>
    <w:rsid w:val="006A6A2F"/>
    <w:rsid w:val="006A726E"/>
    <w:rsid w:val="006B0463"/>
    <w:rsid w:val="006B10F0"/>
    <w:rsid w:val="006B1B1F"/>
    <w:rsid w:val="006B2738"/>
    <w:rsid w:val="006B290B"/>
    <w:rsid w:val="006B39A3"/>
    <w:rsid w:val="006B541E"/>
    <w:rsid w:val="006B59CE"/>
    <w:rsid w:val="006B5D07"/>
    <w:rsid w:val="006B5D44"/>
    <w:rsid w:val="006B6D11"/>
    <w:rsid w:val="006B72A4"/>
    <w:rsid w:val="006B7747"/>
    <w:rsid w:val="006C0A1D"/>
    <w:rsid w:val="006C0DBB"/>
    <w:rsid w:val="006C2005"/>
    <w:rsid w:val="006C211F"/>
    <w:rsid w:val="006C2C10"/>
    <w:rsid w:val="006C3946"/>
    <w:rsid w:val="006C397A"/>
    <w:rsid w:val="006C4EDE"/>
    <w:rsid w:val="006C515E"/>
    <w:rsid w:val="006C651D"/>
    <w:rsid w:val="006C6761"/>
    <w:rsid w:val="006C7130"/>
    <w:rsid w:val="006C7C58"/>
    <w:rsid w:val="006D0357"/>
    <w:rsid w:val="006D0EA8"/>
    <w:rsid w:val="006D19D1"/>
    <w:rsid w:val="006D20D3"/>
    <w:rsid w:val="006D211D"/>
    <w:rsid w:val="006D2910"/>
    <w:rsid w:val="006D2F88"/>
    <w:rsid w:val="006D3AB6"/>
    <w:rsid w:val="006D3F40"/>
    <w:rsid w:val="006D40AB"/>
    <w:rsid w:val="006D42BD"/>
    <w:rsid w:val="006D46D0"/>
    <w:rsid w:val="006D4868"/>
    <w:rsid w:val="006D4E26"/>
    <w:rsid w:val="006D592E"/>
    <w:rsid w:val="006D5BBF"/>
    <w:rsid w:val="006D61A6"/>
    <w:rsid w:val="006D6696"/>
    <w:rsid w:val="006D67BF"/>
    <w:rsid w:val="006D6F92"/>
    <w:rsid w:val="006D761B"/>
    <w:rsid w:val="006E12CD"/>
    <w:rsid w:val="006E34BA"/>
    <w:rsid w:val="006E3F6E"/>
    <w:rsid w:val="006E42C2"/>
    <w:rsid w:val="006E4B02"/>
    <w:rsid w:val="006E5B6F"/>
    <w:rsid w:val="006E6407"/>
    <w:rsid w:val="006E6EAD"/>
    <w:rsid w:val="006E7015"/>
    <w:rsid w:val="006F06ED"/>
    <w:rsid w:val="006F0738"/>
    <w:rsid w:val="006F089C"/>
    <w:rsid w:val="006F14F8"/>
    <w:rsid w:val="006F193B"/>
    <w:rsid w:val="006F1F94"/>
    <w:rsid w:val="006F1FDA"/>
    <w:rsid w:val="006F217F"/>
    <w:rsid w:val="006F270C"/>
    <w:rsid w:val="006F343A"/>
    <w:rsid w:val="006F3450"/>
    <w:rsid w:val="006F4470"/>
    <w:rsid w:val="006F4769"/>
    <w:rsid w:val="006F4CA7"/>
    <w:rsid w:val="006F5408"/>
    <w:rsid w:val="006F57CB"/>
    <w:rsid w:val="006F6A8E"/>
    <w:rsid w:val="00700B92"/>
    <w:rsid w:val="007020F5"/>
    <w:rsid w:val="00703607"/>
    <w:rsid w:val="0070536A"/>
    <w:rsid w:val="0070550E"/>
    <w:rsid w:val="00705CCB"/>
    <w:rsid w:val="00705E8F"/>
    <w:rsid w:val="007061E9"/>
    <w:rsid w:val="00706D21"/>
    <w:rsid w:val="00706D3A"/>
    <w:rsid w:val="00707A9D"/>
    <w:rsid w:val="00710420"/>
    <w:rsid w:val="0071085B"/>
    <w:rsid w:val="00710B70"/>
    <w:rsid w:val="00710F05"/>
    <w:rsid w:val="00710FA4"/>
    <w:rsid w:val="00711036"/>
    <w:rsid w:val="00711991"/>
    <w:rsid w:val="007121E3"/>
    <w:rsid w:val="0071267B"/>
    <w:rsid w:val="00712DA7"/>
    <w:rsid w:val="00713E5D"/>
    <w:rsid w:val="00713FAB"/>
    <w:rsid w:val="00714145"/>
    <w:rsid w:val="00714722"/>
    <w:rsid w:val="00714895"/>
    <w:rsid w:val="00716199"/>
    <w:rsid w:val="007166B9"/>
    <w:rsid w:val="0071699D"/>
    <w:rsid w:val="00716A3E"/>
    <w:rsid w:val="00717838"/>
    <w:rsid w:val="00717BDF"/>
    <w:rsid w:val="00717BF8"/>
    <w:rsid w:val="007202CB"/>
    <w:rsid w:val="00721007"/>
    <w:rsid w:val="00721889"/>
    <w:rsid w:val="00721C6F"/>
    <w:rsid w:val="007224A4"/>
    <w:rsid w:val="00722752"/>
    <w:rsid w:val="00722776"/>
    <w:rsid w:val="00723462"/>
    <w:rsid w:val="00723B34"/>
    <w:rsid w:val="00724320"/>
    <w:rsid w:val="00724902"/>
    <w:rsid w:val="00724CA1"/>
    <w:rsid w:val="00724D69"/>
    <w:rsid w:val="00724DA2"/>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355"/>
    <w:rsid w:val="0073351D"/>
    <w:rsid w:val="0073356A"/>
    <w:rsid w:val="00733929"/>
    <w:rsid w:val="00734343"/>
    <w:rsid w:val="00734427"/>
    <w:rsid w:val="00735500"/>
    <w:rsid w:val="007355FB"/>
    <w:rsid w:val="0073620C"/>
    <w:rsid w:val="0073632D"/>
    <w:rsid w:val="007369B7"/>
    <w:rsid w:val="0073773C"/>
    <w:rsid w:val="00741CB2"/>
    <w:rsid w:val="00741D57"/>
    <w:rsid w:val="00741F71"/>
    <w:rsid w:val="007422A6"/>
    <w:rsid w:val="00742469"/>
    <w:rsid w:val="00745053"/>
    <w:rsid w:val="00745119"/>
    <w:rsid w:val="0074561A"/>
    <w:rsid w:val="007459AF"/>
    <w:rsid w:val="00746860"/>
    <w:rsid w:val="007472D0"/>
    <w:rsid w:val="0074750F"/>
    <w:rsid w:val="0074781B"/>
    <w:rsid w:val="007511E6"/>
    <w:rsid w:val="00751A3D"/>
    <w:rsid w:val="00752295"/>
    <w:rsid w:val="00753083"/>
    <w:rsid w:val="007532DC"/>
    <w:rsid w:val="00753EA1"/>
    <w:rsid w:val="00755554"/>
    <w:rsid w:val="0075555F"/>
    <w:rsid w:val="00756751"/>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15D1"/>
    <w:rsid w:val="00771DE5"/>
    <w:rsid w:val="00772155"/>
    <w:rsid w:val="0077242D"/>
    <w:rsid w:val="007725D2"/>
    <w:rsid w:val="00772733"/>
    <w:rsid w:val="00772D22"/>
    <w:rsid w:val="007732A0"/>
    <w:rsid w:val="007732BD"/>
    <w:rsid w:val="00773450"/>
    <w:rsid w:val="00773DA6"/>
    <w:rsid w:val="00773EF7"/>
    <w:rsid w:val="007743E0"/>
    <w:rsid w:val="00774C21"/>
    <w:rsid w:val="00774CAF"/>
    <w:rsid w:val="00774E0B"/>
    <w:rsid w:val="007751DB"/>
    <w:rsid w:val="00775BB6"/>
    <w:rsid w:val="0077652B"/>
    <w:rsid w:val="00776698"/>
    <w:rsid w:val="00776E3A"/>
    <w:rsid w:val="007777F6"/>
    <w:rsid w:val="00777E07"/>
    <w:rsid w:val="007803E6"/>
    <w:rsid w:val="00780597"/>
    <w:rsid w:val="00780BFF"/>
    <w:rsid w:val="00781690"/>
    <w:rsid w:val="007816D0"/>
    <w:rsid w:val="00781FB0"/>
    <w:rsid w:val="00782695"/>
    <w:rsid w:val="00783002"/>
    <w:rsid w:val="0078311F"/>
    <w:rsid w:val="007832BA"/>
    <w:rsid w:val="00783B51"/>
    <w:rsid w:val="00783E6C"/>
    <w:rsid w:val="0078409A"/>
    <w:rsid w:val="007847BD"/>
    <w:rsid w:val="0078486F"/>
    <w:rsid w:val="007848B2"/>
    <w:rsid w:val="0078490C"/>
    <w:rsid w:val="00785993"/>
    <w:rsid w:val="00785D7B"/>
    <w:rsid w:val="00787860"/>
    <w:rsid w:val="00787A32"/>
    <w:rsid w:val="007903F9"/>
    <w:rsid w:val="007910C7"/>
    <w:rsid w:val="007924FB"/>
    <w:rsid w:val="00792D96"/>
    <w:rsid w:val="0079367A"/>
    <w:rsid w:val="00793C03"/>
    <w:rsid w:val="00793E2B"/>
    <w:rsid w:val="007944BD"/>
    <w:rsid w:val="007947A3"/>
    <w:rsid w:val="00795A92"/>
    <w:rsid w:val="00795F75"/>
    <w:rsid w:val="00796605"/>
    <w:rsid w:val="00796813"/>
    <w:rsid w:val="00796B80"/>
    <w:rsid w:val="007975EE"/>
    <w:rsid w:val="007A0005"/>
    <w:rsid w:val="007A068C"/>
    <w:rsid w:val="007A1666"/>
    <w:rsid w:val="007A235B"/>
    <w:rsid w:val="007A2360"/>
    <w:rsid w:val="007A26EB"/>
    <w:rsid w:val="007A2909"/>
    <w:rsid w:val="007A2EDB"/>
    <w:rsid w:val="007A3FFB"/>
    <w:rsid w:val="007A4284"/>
    <w:rsid w:val="007A4755"/>
    <w:rsid w:val="007A7B56"/>
    <w:rsid w:val="007B111C"/>
    <w:rsid w:val="007B11EE"/>
    <w:rsid w:val="007B1868"/>
    <w:rsid w:val="007B1D4D"/>
    <w:rsid w:val="007B3871"/>
    <w:rsid w:val="007B4053"/>
    <w:rsid w:val="007B405A"/>
    <w:rsid w:val="007B406D"/>
    <w:rsid w:val="007B4756"/>
    <w:rsid w:val="007B4830"/>
    <w:rsid w:val="007B560E"/>
    <w:rsid w:val="007B5B28"/>
    <w:rsid w:val="007B6725"/>
    <w:rsid w:val="007B68FB"/>
    <w:rsid w:val="007B74A5"/>
    <w:rsid w:val="007B7917"/>
    <w:rsid w:val="007B7A13"/>
    <w:rsid w:val="007B7BDE"/>
    <w:rsid w:val="007B7DE1"/>
    <w:rsid w:val="007C00BE"/>
    <w:rsid w:val="007C03BD"/>
    <w:rsid w:val="007C0B2D"/>
    <w:rsid w:val="007C1991"/>
    <w:rsid w:val="007C252E"/>
    <w:rsid w:val="007C2EE9"/>
    <w:rsid w:val="007C3305"/>
    <w:rsid w:val="007C3606"/>
    <w:rsid w:val="007C3B36"/>
    <w:rsid w:val="007C5281"/>
    <w:rsid w:val="007C5414"/>
    <w:rsid w:val="007C5769"/>
    <w:rsid w:val="007C58BD"/>
    <w:rsid w:val="007C6D54"/>
    <w:rsid w:val="007C7124"/>
    <w:rsid w:val="007C71EB"/>
    <w:rsid w:val="007C7500"/>
    <w:rsid w:val="007D0201"/>
    <w:rsid w:val="007D185F"/>
    <w:rsid w:val="007D2749"/>
    <w:rsid w:val="007D3012"/>
    <w:rsid w:val="007D3E4E"/>
    <w:rsid w:val="007D5E2E"/>
    <w:rsid w:val="007D6F95"/>
    <w:rsid w:val="007D7207"/>
    <w:rsid w:val="007D7AA2"/>
    <w:rsid w:val="007D7C4B"/>
    <w:rsid w:val="007E0B5D"/>
    <w:rsid w:val="007E11CE"/>
    <w:rsid w:val="007E13F9"/>
    <w:rsid w:val="007E1A48"/>
    <w:rsid w:val="007E1C55"/>
    <w:rsid w:val="007E3245"/>
    <w:rsid w:val="007E341A"/>
    <w:rsid w:val="007E37E9"/>
    <w:rsid w:val="007E4324"/>
    <w:rsid w:val="007E48D3"/>
    <w:rsid w:val="007E512D"/>
    <w:rsid w:val="007E657D"/>
    <w:rsid w:val="007E754E"/>
    <w:rsid w:val="007E7558"/>
    <w:rsid w:val="007E7596"/>
    <w:rsid w:val="007E7CCD"/>
    <w:rsid w:val="007F049F"/>
    <w:rsid w:val="007F0D69"/>
    <w:rsid w:val="007F15A8"/>
    <w:rsid w:val="007F1732"/>
    <w:rsid w:val="007F30AB"/>
    <w:rsid w:val="007F322E"/>
    <w:rsid w:val="007F3A78"/>
    <w:rsid w:val="007F4BD9"/>
    <w:rsid w:val="007F4EBC"/>
    <w:rsid w:val="007F5696"/>
    <w:rsid w:val="007F5EBD"/>
    <w:rsid w:val="007F62AB"/>
    <w:rsid w:val="007F70A1"/>
    <w:rsid w:val="007F7740"/>
    <w:rsid w:val="007F7818"/>
    <w:rsid w:val="007F7AAC"/>
    <w:rsid w:val="008019BC"/>
    <w:rsid w:val="00801FFA"/>
    <w:rsid w:val="00802834"/>
    <w:rsid w:val="008029C6"/>
    <w:rsid w:val="00803045"/>
    <w:rsid w:val="008037E9"/>
    <w:rsid w:val="00803CA3"/>
    <w:rsid w:val="00804E71"/>
    <w:rsid w:val="00805556"/>
    <w:rsid w:val="00805C0E"/>
    <w:rsid w:val="008065B6"/>
    <w:rsid w:val="00806CDC"/>
    <w:rsid w:val="00807170"/>
    <w:rsid w:val="008075B4"/>
    <w:rsid w:val="0080795A"/>
    <w:rsid w:val="008107A5"/>
    <w:rsid w:val="008111C0"/>
    <w:rsid w:val="00811ABD"/>
    <w:rsid w:val="008121DC"/>
    <w:rsid w:val="0081233E"/>
    <w:rsid w:val="0081270F"/>
    <w:rsid w:val="00812FA1"/>
    <w:rsid w:val="008150EF"/>
    <w:rsid w:val="00816393"/>
    <w:rsid w:val="0081645D"/>
    <w:rsid w:val="00816A83"/>
    <w:rsid w:val="00817706"/>
    <w:rsid w:val="0081788F"/>
    <w:rsid w:val="0081792F"/>
    <w:rsid w:val="00817D37"/>
    <w:rsid w:val="008202EB"/>
    <w:rsid w:val="00821D46"/>
    <w:rsid w:val="0082221C"/>
    <w:rsid w:val="008222D8"/>
    <w:rsid w:val="00822302"/>
    <w:rsid w:val="0082289E"/>
    <w:rsid w:val="008229E8"/>
    <w:rsid w:val="00822E82"/>
    <w:rsid w:val="008234AC"/>
    <w:rsid w:val="008235A0"/>
    <w:rsid w:val="00823A95"/>
    <w:rsid w:val="0082420B"/>
    <w:rsid w:val="0082594A"/>
    <w:rsid w:val="00825AAB"/>
    <w:rsid w:val="00825C3D"/>
    <w:rsid w:val="00826055"/>
    <w:rsid w:val="00826EF9"/>
    <w:rsid w:val="00827E99"/>
    <w:rsid w:val="00831414"/>
    <w:rsid w:val="00831421"/>
    <w:rsid w:val="0083173E"/>
    <w:rsid w:val="00831938"/>
    <w:rsid w:val="00832558"/>
    <w:rsid w:val="008334D9"/>
    <w:rsid w:val="00833515"/>
    <w:rsid w:val="00833B0D"/>
    <w:rsid w:val="00834400"/>
    <w:rsid w:val="00834635"/>
    <w:rsid w:val="0083499C"/>
    <w:rsid w:val="00835236"/>
    <w:rsid w:val="008363AD"/>
    <w:rsid w:val="00836815"/>
    <w:rsid w:val="008376DD"/>
    <w:rsid w:val="0083770D"/>
    <w:rsid w:val="00837EA3"/>
    <w:rsid w:val="00840708"/>
    <w:rsid w:val="0084170C"/>
    <w:rsid w:val="00841F2A"/>
    <w:rsid w:val="00841F5D"/>
    <w:rsid w:val="008421E6"/>
    <w:rsid w:val="00842806"/>
    <w:rsid w:val="00843049"/>
    <w:rsid w:val="00843268"/>
    <w:rsid w:val="00843736"/>
    <w:rsid w:val="00844827"/>
    <w:rsid w:val="0084484E"/>
    <w:rsid w:val="00844927"/>
    <w:rsid w:val="00844D8C"/>
    <w:rsid w:val="00844E94"/>
    <w:rsid w:val="0084502E"/>
    <w:rsid w:val="00846042"/>
    <w:rsid w:val="00846FE0"/>
    <w:rsid w:val="00847450"/>
    <w:rsid w:val="008474FD"/>
    <w:rsid w:val="008504D2"/>
    <w:rsid w:val="00850DE5"/>
    <w:rsid w:val="00851A77"/>
    <w:rsid w:val="00852012"/>
    <w:rsid w:val="00853C0A"/>
    <w:rsid w:val="00854F59"/>
    <w:rsid w:val="00855009"/>
    <w:rsid w:val="00855021"/>
    <w:rsid w:val="00855190"/>
    <w:rsid w:val="00856A65"/>
    <w:rsid w:val="00857560"/>
    <w:rsid w:val="0085773C"/>
    <w:rsid w:val="008600A5"/>
    <w:rsid w:val="00860470"/>
    <w:rsid w:val="0086084A"/>
    <w:rsid w:val="00861004"/>
    <w:rsid w:val="00861839"/>
    <w:rsid w:val="00862A44"/>
    <w:rsid w:val="008630C5"/>
    <w:rsid w:val="0086314D"/>
    <w:rsid w:val="00863271"/>
    <w:rsid w:val="008634C1"/>
    <w:rsid w:val="008637A2"/>
    <w:rsid w:val="00863912"/>
    <w:rsid w:val="00864A66"/>
    <w:rsid w:val="00865294"/>
    <w:rsid w:val="008652B7"/>
    <w:rsid w:val="00867B48"/>
    <w:rsid w:val="008700E8"/>
    <w:rsid w:val="008707C6"/>
    <w:rsid w:val="00871C50"/>
    <w:rsid w:val="00871C53"/>
    <w:rsid w:val="00872EB3"/>
    <w:rsid w:val="00873529"/>
    <w:rsid w:val="00873CAD"/>
    <w:rsid w:val="008745C3"/>
    <w:rsid w:val="00874E97"/>
    <w:rsid w:val="00875486"/>
    <w:rsid w:val="008756BF"/>
    <w:rsid w:val="0087708D"/>
    <w:rsid w:val="00877A37"/>
    <w:rsid w:val="00877AD9"/>
    <w:rsid w:val="0088020F"/>
    <w:rsid w:val="0088087C"/>
    <w:rsid w:val="00880C39"/>
    <w:rsid w:val="008816C2"/>
    <w:rsid w:val="00881E7E"/>
    <w:rsid w:val="00882CA2"/>
    <w:rsid w:val="0088359B"/>
    <w:rsid w:val="00883A2C"/>
    <w:rsid w:val="00885A26"/>
    <w:rsid w:val="00886580"/>
    <w:rsid w:val="00886BA4"/>
    <w:rsid w:val="00887626"/>
    <w:rsid w:val="008900C5"/>
    <w:rsid w:val="00890957"/>
    <w:rsid w:val="00891FB3"/>
    <w:rsid w:val="008924BD"/>
    <w:rsid w:val="00892731"/>
    <w:rsid w:val="00892AEE"/>
    <w:rsid w:val="008930FD"/>
    <w:rsid w:val="008944EA"/>
    <w:rsid w:val="00894552"/>
    <w:rsid w:val="00894F26"/>
    <w:rsid w:val="00895720"/>
    <w:rsid w:val="0089601B"/>
    <w:rsid w:val="00897030"/>
    <w:rsid w:val="0089737E"/>
    <w:rsid w:val="008975F7"/>
    <w:rsid w:val="008A1249"/>
    <w:rsid w:val="008A17D4"/>
    <w:rsid w:val="008A1EC1"/>
    <w:rsid w:val="008A2104"/>
    <w:rsid w:val="008A2268"/>
    <w:rsid w:val="008A2D41"/>
    <w:rsid w:val="008A3276"/>
    <w:rsid w:val="008A39E0"/>
    <w:rsid w:val="008A39F6"/>
    <w:rsid w:val="008A3F63"/>
    <w:rsid w:val="008A4268"/>
    <w:rsid w:val="008A4778"/>
    <w:rsid w:val="008A497B"/>
    <w:rsid w:val="008A4AF5"/>
    <w:rsid w:val="008A4BF5"/>
    <w:rsid w:val="008A4FD6"/>
    <w:rsid w:val="008A5C48"/>
    <w:rsid w:val="008A644B"/>
    <w:rsid w:val="008A72C5"/>
    <w:rsid w:val="008A76D9"/>
    <w:rsid w:val="008A7CA6"/>
    <w:rsid w:val="008B1B27"/>
    <w:rsid w:val="008B2C1D"/>
    <w:rsid w:val="008B3EED"/>
    <w:rsid w:val="008B4325"/>
    <w:rsid w:val="008B48A7"/>
    <w:rsid w:val="008B48AC"/>
    <w:rsid w:val="008B50A2"/>
    <w:rsid w:val="008B5B41"/>
    <w:rsid w:val="008B5BE8"/>
    <w:rsid w:val="008B6FA3"/>
    <w:rsid w:val="008C04CA"/>
    <w:rsid w:val="008C0BD7"/>
    <w:rsid w:val="008C106B"/>
    <w:rsid w:val="008C1085"/>
    <w:rsid w:val="008C1465"/>
    <w:rsid w:val="008C17BA"/>
    <w:rsid w:val="008C232D"/>
    <w:rsid w:val="008C2A20"/>
    <w:rsid w:val="008C4EFE"/>
    <w:rsid w:val="008C51E0"/>
    <w:rsid w:val="008C5BBB"/>
    <w:rsid w:val="008C5BFF"/>
    <w:rsid w:val="008C5EE2"/>
    <w:rsid w:val="008C60B0"/>
    <w:rsid w:val="008C7185"/>
    <w:rsid w:val="008C7227"/>
    <w:rsid w:val="008C7A95"/>
    <w:rsid w:val="008C7BCF"/>
    <w:rsid w:val="008C7C3A"/>
    <w:rsid w:val="008D0E91"/>
    <w:rsid w:val="008D10A5"/>
    <w:rsid w:val="008D14D5"/>
    <w:rsid w:val="008D2BE3"/>
    <w:rsid w:val="008D2D34"/>
    <w:rsid w:val="008D2F65"/>
    <w:rsid w:val="008D34E0"/>
    <w:rsid w:val="008D488F"/>
    <w:rsid w:val="008D4AEC"/>
    <w:rsid w:val="008D5F53"/>
    <w:rsid w:val="008D6FFB"/>
    <w:rsid w:val="008D718E"/>
    <w:rsid w:val="008D72C5"/>
    <w:rsid w:val="008D75FF"/>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0F25"/>
    <w:rsid w:val="008F1724"/>
    <w:rsid w:val="008F1776"/>
    <w:rsid w:val="008F1941"/>
    <w:rsid w:val="008F2FBC"/>
    <w:rsid w:val="008F3958"/>
    <w:rsid w:val="008F43D0"/>
    <w:rsid w:val="008F61BD"/>
    <w:rsid w:val="008F6DF5"/>
    <w:rsid w:val="008F7438"/>
    <w:rsid w:val="008F7C53"/>
    <w:rsid w:val="009002E2"/>
    <w:rsid w:val="0090063B"/>
    <w:rsid w:val="00900BD9"/>
    <w:rsid w:val="00900C92"/>
    <w:rsid w:val="00902277"/>
    <w:rsid w:val="009024CF"/>
    <w:rsid w:val="00903095"/>
    <w:rsid w:val="00903294"/>
    <w:rsid w:val="0090337D"/>
    <w:rsid w:val="00904B7C"/>
    <w:rsid w:val="009059CE"/>
    <w:rsid w:val="00906022"/>
    <w:rsid w:val="0090654D"/>
    <w:rsid w:val="00906847"/>
    <w:rsid w:val="0090711B"/>
    <w:rsid w:val="009079CD"/>
    <w:rsid w:val="00907CCD"/>
    <w:rsid w:val="00907F08"/>
    <w:rsid w:val="00910287"/>
    <w:rsid w:val="0091054F"/>
    <w:rsid w:val="0091085D"/>
    <w:rsid w:val="009116B5"/>
    <w:rsid w:val="00911C04"/>
    <w:rsid w:val="00911F81"/>
    <w:rsid w:val="0091230D"/>
    <w:rsid w:val="00912393"/>
    <w:rsid w:val="009139BA"/>
    <w:rsid w:val="009139D5"/>
    <w:rsid w:val="009142D6"/>
    <w:rsid w:val="009147AB"/>
    <w:rsid w:val="00914CE1"/>
    <w:rsid w:val="0091505A"/>
    <w:rsid w:val="0091617E"/>
    <w:rsid w:val="009174A0"/>
    <w:rsid w:val="009175C2"/>
    <w:rsid w:val="00917DC3"/>
    <w:rsid w:val="009215CF"/>
    <w:rsid w:val="00921C0E"/>
    <w:rsid w:val="009221E6"/>
    <w:rsid w:val="0092260C"/>
    <w:rsid w:val="00922BFF"/>
    <w:rsid w:val="00922CC6"/>
    <w:rsid w:val="00922FF5"/>
    <w:rsid w:val="009235B2"/>
    <w:rsid w:val="00923A82"/>
    <w:rsid w:val="009253B7"/>
    <w:rsid w:val="009257D8"/>
    <w:rsid w:val="00925AC2"/>
    <w:rsid w:val="00926350"/>
    <w:rsid w:val="009273BE"/>
    <w:rsid w:val="00927945"/>
    <w:rsid w:val="00930915"/>
    <w:rsid w:val="00930D5A"/>
    <w:rsid w:val="00931EA9"/>
    <w:rsid w:val="00932BFB"/>
    <w:rsid w:val="0093391D"/>
    <w:rsid w:val="00934034"/>
    <w:rsid w:val="009344A8"/>
    <w:rsid w:val="00934746"/>
    <w:rsid w:val="00934B8A"/>
    <w:rsid w:val="009358F8"/>
    <w:rsid w:val="009360C7"/>
    <w:rsid w:val="00936107"/>
    <w:rsid w:val="00936427"/>
    <w:rsid w:val="009366E6"/>
    <w:rsid w:val="00937723"/>
    <w:rsid w:val="009377A0"/>
    <w:rsid w:val="00940015"/>
    <w:rsid w:val="009405D1"/>
    <w:rsid w:val="009406ED"/>
    <w:rsid w:val="00940F77"/>
    <w:rsid w:val="00941408"/>
    <w:rsid w:val="00942F75"/>
    <w:rsid w:val="00943C5C"/>
    <w:rsid w:val="0094431F"/>
    <w:rsid w:val="0094467D"/>
    <w:rsid w:val="009454CA"/>
    <w:rsid w:val="00946BDF"/>
    <w:rsid w:val="00947060"/>
    <w:rsid w:val="00947345"/>
    <w:rsid w:val="00950F94"/>
    <w:rsid w:val="009510A2"/>
    <w:rsid w:val="00951F2E"/>
    <w:rsid w:val="009520F0"/>
    <w:rsid w:val="009524A3"/>
    <w:rsid w:val="00953CD4"/>
    <w:rsid w:val="00953EFB"/>
    <w:rsid w:val="00954A69"/>
    <w:rsid w:val="00955306"/>
    <w:rsid w:val="00955362"/>
    <w:rsid w:val="00955708"/>
    <w:rsid w:val="00955CA0"/>
    <w:rsid w:val="00955F66"/>
    <w:rsid w:val="00956421"/>
    <w:rsid w:val="00957A5F"/>
    <w:rsid w:val="00960241"/>
    <w:rsid w:val="009607C7"/>
    <w:rsid w:val="009610B4"/>
    <w:rsid w:val="00961807"/>
    <w:rsid w:val="00961D70"/>
    <w:rsid w:val="009628E8"/>
    <w:rsid w:val="00962D66"/>
    <w:rsid w:val="00962F2F"/>
    <w:rsid w:val="00965C13"/>
    <w:rsid w:val="009663EB"/>
    <w:rsid w:val="0096673B"/>
    <w:rsid w:val="00966883"/>
    <w:rsid w:val="009674DC"/>
    <w:rsid w:val="009674FF"/>
    <w:rsid w:val="009702AE"/>
    <w:rsid w:val="00970F2C"/>
    <w:rsid w:val="0097139D"/>
    <w:rsid w:val="009713FA"/>
    <w:rsid w:val="00971571"/>
    <w:rsid w:val="009717F0"/>
    <w:rsid w:val="00971C83"/>
    <w:rsid w:val="00972B17"/>
    <w:rsid w:val="00974124"/>
    <w:rsid w:val="0097511E"/>
    <w:rsid w:val="00975702"/>
    <w:rsid w:val="009758A2"/>
    <w:rsid w:val="00977603"/>
    <w:rsid w:val="009803A5"/>
    <w:rsid w:val="00980575"/>
    <w:rsid w:val="00980AEB"/>
    <w:rsid w:val="00982C60"/>
    <w:rsid w:val="00982F5F"/>
    <w:rsid w:val="00983BF7"/>
    <w:rsid w:val="0098529F"/>
    <w:rsid w:val="00985694"/>
    <w:rsid w:val="00985CD9"/>
    <w:rsid w:val="00986A0A"/>
    <w:rsid w:val="00986FC2"/>
    <w:rsid w:val="009871BA"/>
    <w:rsid w:val="00987557"/>
    <w:rsid w:val="00987D7A"/>
    <w:rsid w:val="009904F8"/>
    <w:rsid w:val="0099185F"/>
    <w:rsid w:val="00991CC6"/>
    <w:rsid w:val="009922F0"/>
    <w:rsid w:val="00992947"/>
    <w:rsid w:val="00992A03"/>
    <w:rsid w:val="00992EF9"/>
    <w:rsid w:val="00994392"/>
    <w:rsid w:val="00994473"/>
    <w:rsid w:val="009945DA"/>
    <w:rsid w:val="009955DD"/>
    <w:rsid w:val="009957C7"/>
    <w:rsid w:val="00995E4F"/>
    <w:rsid w:val="009960E0"/>
    <w:rsid w:val="00996C56"/>
    <w:rsid w:val="00997744"/>
    <w:rsid w:val="0099796E"/>
    <w:rsid w:val="00997AA6"/>
    <w:rsid w:val="009A0D47"/>
    <w:rsid w:val="009A15BB"/>
    <w:rsid w:val="009A1656"/>
    <w:rsid w:val="009A2117"/>
    <w:rsid w:val="009A216D"/>
    <w:rsid w:val="009A29DD"/>
    <w:rsid w:val="009A2EAB"/>
    <w:rsid w:val="009A32A3"/>
    <w:rsid w:val="009A3DA2"/>
    <w:rsid w:val="009A4D78"/>
    <w:rsid w:val="009A4F24"/>
    <w:rsid w:val="009A5274"/>
    <w:rsid w:val="009A6152"/>
    <w:rsid w:val="009A6655"/>
    <w:rsid w:val="009A6E35"/>
    <w:rsid w:val="009A76FA"/>
    <w:rsid w:val="009B0FFC"/>
    <w:rsid w:val="009B1016"/>
    <w:rsid w:val="009B14C7"/>
    <w:rsid w:val="009B17D9"/>
    <w:rsid w:val="009B19B7"/>
    <w:rsid w:val="009B1B5D"/>
    <w:rsid w:val="009B2E21"/>
    <w:rsid w:val="009B33FF"/>
    <w:rsid w:val="009B3464"/>
    <w:rsid w:val="009B4248"/>
    <w:rsid w:val="009B512C"/>
    <w:rsid w:val="009B608E"/>
    <w:rsid w:val="009B6156"/>
    <w:rsid w:val="009B650F"/>
    <w:rsid w:val="009B668D"/>
    <w:rsid w:val="009B7465"/>
    <w:rsid w:val="009B74DE"/>
    <w:rsid w:val="009C01B4"/>
    <w:rsid w:val="009C0A3C"/>
    <w:rsid w:val="009C1602"/>
    <w:rsid w:val="009C387F"/>
    <w:rsid w:val="009C428F"/>
    <w:rsid w:val="009C5616"/>
    <w:rsid w:val="009C57D6"/>
    <w:rsid w:val="009C5C16"/>
    <w:rsid w:val="009C71A5"/>
    <w:rsid w:val="009D0EA5"/>
    <w:rsid w:val="009D0F18"/>
    <w:rsid w:val="009D10E7"/>
    <w:rsid w:val="009D13FB"/>
    <w:rsid w:val="009D1644"/>
    <w:rsid w:val="009D4C42"/>
    <w:rsid w:val="009D5ACC"/>
    <w:rsid w:val="009D681E"/>
    <w:rsid w:val="009D6902"/>
    <w:rsid w:val="009D7FAE"/>
    <w:rsid w:val="009E0308"/>
    <w:rsid w:val="009E0A36"/>
    <w:rsid w:val="009E0BA7"/>
    <w:rsid w:val="009E0D90"/>
    <w:rsid w:val="009E1099"/>
    <w:rsid w:val="009E2230"/>
    <w:rsid w:val="009E2468"/>
    <w:rsid w:val="009E2707"/>
    <w:rsid w:val="009E2BA8"/>
    <w:rsid w:val="009E3152"/>
    <w:rsid w:val="009E34FD"/>
    <w:rsid w:val="009E3904"/>
    <w:rsid w:val="009E4183"/>
    <w:rsid w:val="009E4479"/>
    <w:rsid w:val="009E5BE2"/>
    <w:rsid w:val="009E5F2D"/>
    <w:rsid w:val="009E60E9"/>
    <w:rsid w:val="009E61F3"/>
    <w:rsid w:val="009E679B"/>
    <w:rsid w:val="009E6EC1"/>
    <w:rsid w:val="009E736F"/>
    <w:rsid w:val="009E78BE"/>
    <w:rsid w:val="009E7ED2"/>
    <w:rsid w:val="009F024C"/>
    <w:rsid w:val="009F02EB"/>
    <w:rsid w:val="009F09F4"/>
    <w:rsid w:val="009F0B44"/>
    <w:rsid w:val="009F0D36"/>
    <w:rsid w:val="009F110F"/>
    <w:rsid w:val="009F1728"/>
    <w:rsid w:val="009F1AD4"/>
    <w:rsid w:val="009F1C98"/>
    <w:rsid w:val="009F21F7"/>
    <w:rsid w:val="009F2D4C"/>
    <w:rsid w:val="009F32A3"/>
    <w:rsid w:val="009F3815"/>
    <w:rsid w:val="009F386B"/>
    <w:rsid w:val="009F409C"/>
    <w:rsid w:val="009F47B8"/>
    <w:rsid w:val="009F4C19"/>
    <w:rsid w:val="009F53EE"/>
    <w:rsid w:val="009F5A2E"/>
    <w:rsid w:val="009F5C48"/>
    <w:rsid w:val="009F6675"/>
    <w:rsid w:val="009F708F"/>
    <w:rsid w:val="009F7305"/>
    <w:rsid w:val="009F78C4"/>
    <w:rsid w:val="009F7C8A"/>
    <w:rsid w:val="00A007CB"/>
    <w:rsid w:val="00A01107"/>
    <w:rsid w:val="00A016E4"/>
    <w:rsid w:val="00A02599"/>
    <w:rsid w:val="00A02EA6"/>
    <w:rsid w:val="00A0425D"/>
    <w:rsid w:val="00A04328"/>
    <w:rsid w:val="00A04501"/>
    <w:rsid w:val="00A04BB0"/>
    <w:rsid w:val="00A04C8E"/>
    <w:rsid w:val="00A056F0"/>
    <w:rsid w:val="00A05F77"/>
    <w:rsid w:val="00A05FBC"/>
    <w:rsid w:val="00A05FEB"/>
    <w:rsid w:val="00A06578"/>
    <w:rsid w:val="00A06E88"/>
    <w:rsid w:val="00A06FF2"/>
    <w:rsid w:val="00A07EFC"/>
    <w:rsid w:val="00A10FFF"/>
    <w:rsid w:val="00A1269A"/>
    <w:rsid w:val="00A133AA"/>
    <w:rsid w:val="00A140B8"/>
    <w:rsid w:val="00A141D4"/>
    <w:rsid w:val="00A144F7"/>
    <w:rsid w:val="00A155FF"/>
    <w:rsid w:val="00A16B91"/>
    <w:rsid w:val="00A17498"/>
    <w:rsid w:val="00A17CAC"/>
    <w:rsid w:val="00A204EE"/>
    <w:rsid w:val="00A21570"/>
    <w:rsid w:val="00A21C5F"/>
    <w:rsid w:val="00A21DD2"/>
    <w:rsid w:val="00A21DFD"/>
    <w:rsid w:val="00A22923"/>
    <w:rsid w:val="00A22D19"/>
    <w:rsid w:val="00A22F65"/>
    <w:rsid w:val="00A23072"/>
    <w:rsid w:val="00A24237"/>
    <w:rsid w:val="00A245A0"/>
    <w:rsid w:val="00A247CB"/>
    <w:rsid w:val="00A24872"/>
    <w:rsid w:val="00A24E3B"/>
    <w:rsid w:val="00A25425"/>
    <w:rsid w:val="00A25478"/>
    <w:rsid w:val="00A25757"/>
    <w:rsid w:val="00A25A7D"/>
    <w:rsid w:val="00A26117"/>
    <w:rsid w:val="00A2623F"/>
    <w:rsid w:val="00A2657E"/>
    <w:rsid w:val="00A26F92"/>
    <w:rsid w:val="00A27578"/>
    <w:rsid w:val="00A27869"/>
    <w:rsid w:val="00A27C96"/>
    <w:rsid w:val="00A3025C"/>
    <w:rsid w:val="00A3096A"/>
    <w:rsid w:val="00A3152B"/>
    <w:rsid w:val="00A322FB"/>
    <w:rsid w:val="00A32C41"/>
    <w:rsid w:val="00A34511"/>
    <w:rsid w:val="00A34712"/>
    <w:rsid w:val="00A353A5"/>
    <w:rsid w:val="00A35703"/>
    <w:rsid w:val="00A35C0E"/>
    <w:rsid w:val="00A36435"/>
    <w:rsid w:val="00A36A8E"/>
    <w:rsid w:val="00A36E1D"/>
    <w:rsid w:val="00A372B1"/>
    <w:rsid w:val="00A37A92"/>
    <w:rsid w:val="00A40293"/>
    <w:rsid w:val="00A4073A"/>
    <w:rsid w:val="00A40BE9"/>
    <w:rsid w:val="00A418D5"/>
    <w:rsid w:val="00A41927"/>
    <w:rsid w:val="00A41A6F"/>
    <w:rsid w:val="00A444A3"/>
    <w:rsid w:val="00A4501C"/>
    <w:rsid w:val="00A45821"/>
    <w:rsid w:val="00A45B40"/>
    <w:rsid w:val="00A46196"/>
    <w:rsid w:val="00A46CC8"/>
    <w:rsid w:val="00A46F35"/>
    <w:rsid w:val="00A4751D"/>
    <w:rsid w:val="00A476CC"/>
    <w:rsid w:val="00A50BA8"/>
    <w:rsid w:val="00A5104F"/>
    <w:rsid w:val="00A51DA6"/>
    <w:rsid w:val="00A52603"/>
    <w:rsid w:val="00A535AD"/>
    <w:rsid w:val="00A5370E"/>
    <w:rsid w:val="00A53C1D"/>
    <w:rsid w:val="00A54922"/>
    <w:rsid w:val="00A550E5"/>
    <w:rsid w:val="00A55686"/>
    <w:rsid w:val="00A57C22"/>
    <w:rsid w:val="00A6032D"/>
    <w:rsid w:val="00A60928"/>
    <w:rsid w:val="00A60951"/>
    <w:rsid w:val="00A617A0"/>
    <w:rsid w:val="00A619F8"/>
    <w:rsid w:val="00A61F8E"/>
    <w:rsid w:val="00A62521"/>
    <w:rsid w:val="00A63679"/>
    <w:rsid w:val="00A6393A"/>
    <w:rsid w:val="00A63976"/>
    <w:rsid w:val="00A64EDF"/>
    <w:rsid w:val="00A65137"/>
    <w:rsid w:val="00A6558E"/>
    <w:rsid w:val="00A65793"/>
    <w:rsid w:val="00A65F7F"/>
    <w:rsid w:val="00A6637C"/>
    <w:rsid w:val="00A663A7"/>
    <w:rsid w:val="00A667F5"/>
    <w:rsid w:val="00A66B8B"/>
    <w:rsid w:val="00A66E8A"/>
    <w:rsid w:val="00A66EEF"/>
    <w:rsid w:val="00A66EF3"/>
    <w:rsid w:val="00A676AD"/>
    <w:rsid w:val="00A678DA"/>
    <w:rsid w:val="00A70273"/>
    <w:rsid w:val="00A7071C"/>
    <w:rsid w:val="00A71244"/>
    <w:rsid w:val="00A71981"/>
    <w:rsid w:val="00A7199C"/>
    <w:rsid w:val="00A727BB"/>
    <w:rsid w:val="00A72935"/>
    <w:rsid w:val="00A72CBE"/>
    <w:rsid w:val="00A733CC"/>
    <w:rsid w:val="00A735BC"/>
    <w:rsid w:val="00A73BFD"/>
    <w:rsid w:val="00A74288"/>
    <w:rsid w:val="00A74CA6"/>
    <w:rsid w:val="00A7503F"/>
    <w:rsid w:val="00A7511D"/>
    <w:rsid w:val="00A75C11"/>
    <w:rsid w:val="00A75C2E"/>
    <w:rsid w:val="00A769CA"/>
    <w:rsid w:val="00A76EDC"/>
    <w:rsid w:val="00A77354"/>
    <w:rsid w:val="00A776B1"/>
    <w:rsid w:val="00A80EB2"/>
    <w:rsid w:val="00A80EEE"/>
    <w:rsid w:val="00A812B2"/>
    <w:rsid w:val="00A8167F"/>
    <w:rsid w:val="00A819E7"/>
    <w:rsid w:val="00A81B15"/>
    <w:rsid w:val="00A82201"/>
    <w:rsid w:val="00A83FA8"/>
    <w:rsid w:val="00A8447C"/>
    <w:rsid w:val="00A84E95"/>
    <w:rsid w:val="00A8529D"/>
    <w:rsid w:val="00A85C0F"/>
    <w:rsid w:val="00A870AB"/>
    <w:rsid w:val="00A87433"/>
    <w:rsid w:val="00A875C4"/>
    <w:rsid w:val="00A87DB1"/>
    <w:rsid w:val="00A90B73"/>
    <w:rsid w:val="00A91279"/>
    <w:rsid w:val="00A917B3"/>
    <w:rsid w:val="00A920C6"/>
    <w:rsid w:val="00A9233F"/>
    <w:rsid w:val="00A92D11"/>
    <w:rsid w:val="00A92E05"/>
    <w:rsid w:val="00A93002"/>
    <w:rsid w:val="00A9394C"/>
    <w:rsid w:val="00A939FF"/>
    <w:rsid w:val="00A93F0B"/>
    <w:rsid w:val="00A93FE1"/>
    <w:rsid w:val="00A9447E"/>
    <w:rsid w:val="00A949C8"/>
    <w:rsid w:val="00A94F2B"/>
    <w:rsid w:val="00A9558D"/>
    <w:rsid w:val="00A96049"/>
    <w:rsid w:val="00A9638B"/>
    <w:rsid w:val="00A96B18"/>
    <w:rsid w:val="00A96DFA"/>
    <w:rsid w:val="00A96E33"/>
    <w:rsid w:val="00A97C25"/>
    <w:rsid w:val="00AA031F"/>
    <w:rsid w:val="00AA0E1E"/>
    <w:rsid w:val="00AA1681"/>
    <w:rsid w:val="00AA17FE"/>
    <w:rsid w:val="00AA1ABE"/>
    <w:rsid w:val="00AA39D4"/>
    <w:rsid w:val="00AA3D18"/>
    <w:rsid w:val="00AA3EB0"/>
    <w:rsid w:val="00AA4366"/>
    <w:rsid w:val="00AA510E"/>
    <w:rsid w:val="00AA618D"/>
    <w:rsid w:val="00AA62E6"/>
    <w:rsid w:val="00AA655F"/>
    <w:rsid w:val="00AA6625"/>
    <w:rsid w:val="00AA701D"/>
    <w:rsid w:val="00AA78C2"/>
    <w:rsid w:val="00AA7947"/>
    <w:rsid w:val="00AA7D17"/>
    <w:rsid w:val="00AB0467"/>
    <w:rsid w:val="00AB0524"/>
    <w:rsid w:val="00AB08EC"/>
    <w:rsid w:val="00AB0CF2"/>
    <w:rsid w:val="00AB2C7F"/>
    <w:rsid w:val="00AB39E6"/>
    <w:rsid w:val="00AB41C3"/>
    <w:rsid w:val="00AB4E14"/>
    <w:rsid w:val="00AB5276"/>
    <w:rsid w:val="00AB5D43"/>
    <w:rsid w:val="00AB5E01"/>
    <w:rsid w:val="00AB5E0D"/>
    <w:rsid w:val="00AB66BB"/>
    <w:rsid w:val="00AC00DC"/>
    <w:rsid w:val="00AC174D"/>
    <w:rsid w:val="00AC2152"/>
    <w:rsid w:val="00AC24B8"/>
    <w:rsid w:val="00AC25BC"/>
    <w:rsid w:val="00AC2CB1"/>
    <w:rsid w:val="00AC2D77"/>
    <w:rsid w:val="00AC2FE9"/>
    <w:rsid w:val="00AC3010"/>
    <w:rsid w:val="00AC30C4"/>
    <w:rsid w:val="00AC39EA"/>
    <w:rsid w:val="00AC528C"/>
    <w:rsid w:val="00AC570A"/>
    <w:rsid w:val="00AC5914"/>
    <w:rsid w:val="00AC63D8"/>
    <w:rsid w:val="00AC65C6"/>
    <w:rsid w:val="00AC69A3"/>
    <w:rsid w:val="00AC77E4"/>
    <w:rsid w:val="00AC7B71"/>
    <w:rsid w:val="00AD01AB"/>
    <w:rsid w:val="00AD2248"/>
    <w:rsid w:val="00AD2D0C"/>
    <w:rsid w:val="00AD4D4D"/>
    <w:rsid w:val="00AD52BF"/>
    <w:rsid w:val="00AD578E"/>
    <w:rsid w:val="00AD5C73"/>
    <w:rsid w:val="00AD6A59"/>
    <w:rsid w:val="00AD6FE2"/>
    <w:rsid w:val="00AE025E"/>
    <w:rsid w:val="00AE0382"/>
    <w:rsid w:val="00AE09B9"/>
    <w:rsid w:val="00AE1B78"/>
    <w:rsid w:val="00AE1B83"/>
    <w:rsid w:val="00AE22DE"/>
    <w:rsid w:val="00AE3685"/>
    <w:rsid w:val="00AE52DB"/>
    <w:rsid w:val="00AE52F9"/>
    <w:rsid w:val="00AE5582"/>
    <w:rsid w:val="00AE55A2"/>
    <w:rsid w:val="00AE5F52"/>
    <w:rsid w:val="00AE5F53"/>
    <w:rsid w:val="00AE7498"/>
    <w:rsid w:val="00AE776B"/>
    <w:rsid w:val="00AE7983"/>
    <w:rsid w:val="00AF0311"/>
    <w:rsid w:val="00AF0E9C"/>
    <w:rsid w:val="00AF0FF6"/>
    <w:rsid w:val="00AF1366"/>
    <w:rsid w:val="00AF1E63"/>
    <w:rsid w:val="00AF2A6A"/>
    <w:rsid w:val="00AF2E8A"/>
    <w:rsid w:val="00AF30EE"/>
    <w:rsid w:val="00AF314C"/>
    <w:rsid w:val="00AF34CD"/>
    <w:rsid w:val="00AF4C8B"/>
    <w:rsid w:val="00AF5753"/>
    <w:rsid w:val="00AF5F43"/>
    <w:rsid w:val="00AF623D"/>
    <w:rsid w:val="00AF7350"/>
    <w:rsid w:val="00AF73CD"/>
    <w:rsid w:val="00AF73EC"/>
    <w:rsid w:val="00AF7F20"/>
    <w:rsid w:val="00B006AD"/>
    <w:rsid w:val="00B0093F"/>
    <w:rsid w:val="00B01099"/>
    <w:rsid w:val="00B01764"/>
    <w:rsid w:val="00B01FBB"/>
    <w:rsid w:val="00B0225F"/>
    <w:rsid w:val="00B02967"/>
    <w:rsid w:val="00B043F6"/>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563"/>
    <w:rsid w:val="00B178B5"/>
    <w:rsid w:val="00B17A28"/>
    <w:rsid w:val="00B17C37"/>
    <w:rsid w:val="00B20B96"/>
    <w:rsid w:val="00B21725"/>
    <w:rsid w:val="00B21C22"/>
    <w:rsid w:val="00B22612"/>
    <w:rsid w:val="00B23266"/>
    <w:rsid w:val="00B2404A"/>
    <w:rsid w:val="00B25053"/>
    <w:rsid w:val="00B2526C"/>
    <w:rsid w:val="00B2728A"/>
    <w:rsid w:val="00B27DC6"/>
    <w:rsid w:val="00B3010F"/>
    <w:rsid w:val="00B30AF1"/>
    <w:rsid w:val="00B30C2B"/>
    <w:rsid w:val="00B34D1B"/>
    <w:rsid w:val="00B35594"/>
    <w:rsid w:val="00B35AE5"/>
    <w:rsid w:val="00B3647E"/>
    <w:rsid w:val="00B365D3"/>
    <w:rsid w:val="00B36D9A"/>
    <w:rsid w:val="00B3795F"/>
    <w:rsid w:val="00B37F8D"/>
    <w:rsid w:val="00B403CF"/>
    <w:rsid w:val="00B41590"/>
    <w:rsid w:val="00B42588"/>
    <w:rsid w:val="00B4290B"/>
    <w:rsid w:val="00B42F96"/>
    <w:rsid w:val="00B43329"/>
    <w:rsid w:val="00B435FF"/>
    <w:rsid w:val="00B43C6F"/>
    <w:rsid w:val="00B44967"/>
    <w:rsid w:val="00B449E1"/>
    <w:rsid w:val="00B45150"/>
    <w:rsid w:val="00B4581D"/>
    <w:rsid w:val="00B45843"/>
    <w:rsid w:val="00B4597C"/>
    <w:rsid w:val="00B46BFF"/>
    <w:rsid w:val="00B47785"/>
    <w:rsid w:val="00B47CBD"/>
    <w:rsid w:val="00B51295"/>
    <w:rsid w:val="00B51854"/>
    <w:rsid w:val="00B51CC1"/>
    <w:rsid w:val="00B521F8"/>
    <w:rsid w:val="00B5334E"/>
    <w:rsid w:val="00B53520"/>
    <w:rsid w:val="00B53663"/>
    <w:rsid w:val="00B53AE0"/>
    <w:rsid w:val="00B544BA"/>
    <w:rsid w:val="00B5465E"/>
    <w:rsid w:val="00B54AF9"/>
    <w:rsid w:val="00B565CF"/>
    <w:rsid w:val="00B5662C"/>
    <w:rsid w:val="00B567AD"/>
    <w:rsid w:val="00B57168"/>
    <w:rsid w:val="00B5751B"/>
    <w:rsid w:val="00B5772E"/>
    <w:rsid w:val="00B6057E"/>
    <w:rsid w:val="00B608CB"/>
    <w:rsid w:val="00B60CA1"/>
    <w:rsid w:val="00B6213A"/>
    <w:rsid w:val="00B62206"/>
    <w:rsid w:val="00B63030"/>
    <w:rsid w:val="00B64827"/>
    <w:rsid w:val="00B65F3D"/>
    <w:rsid w:val="00B66203"/>
    <w:rsid w:val="00B66CE7"/>
    <w:rsid w:val="00B66FD3"/>
    <w:rsid w:val="00B6794E"/>
    <w:rsid w:val="00B67F68"/>
    <w:rsid w:val="00B70ACA"/>
    <w:rsid w:val="00B71771"/>
    <w:rsid w:val="00B71994"/>
    <w:rsid w:val="00B72069"/>
    <w:rsid w:val="00B724D8"/>
    <w:rsid w:val="00B72AB8"/>
    <w:rsid w:val="00B7319C"/>
    <w:rsid w:val="00B734A0"/>
    <w:rsid w:val="00B7360F"/>
    <w:rsid w:val="00B73E37"/>
    <w:rsid w:val="00B74C1F"/>
    <w:rsid w:val="00B74DC6"/>
    <w:rsid w:val="00B75FF3"/>
    <w:rsid w:val="00B77477"/>
    <w:rsid w:val="00B777AB"/>
    <w:rsid w:val="00B805AF"/>
    <w:rsid w:val="00B80678"/>
    <w:rsid w:val="00B80EB8"/>
    <w:rsid w:val="00B81752"/>
    <w:rsid w:val="00B81BA2"/>
    <w:rsid w:val="00B81BDA"/>
    <w:rsid w:val="00B81D5A"/>
    <w:rsid w:val="00B82B9A"/>
    <w:rsid w:val="00B82BD8"/>
    <w:rsid w:val="00B82D8E"/>
    <w:rsid w:val="00B83C87"/>
    <w:rsid w:val="00B83DF1"/>
    <w:rsid w:val="00B84492"/>
    <w:rsid w:val="00B8470B"/>
    <w:rsid w:val="00B847E4"/>
    <w:rsid w:val="00B8537E"/>
    <w:rsid w:val="00B85E5F"/>
    <w:rsid w:val="00B8671E"/>
    <w:rsid w:val="00B86A1B"/>
    <w:rsid w:val="00B86D05"/>
    <w:rsid w:val="00B86DBB"/>
    <w:rsid w:val="00B87D0E"/>
    <w:rsid w:val="00B87FD3"/>
    <w:rsid w:val="00B90A06"/>
    <w:rsid w:val="00B90EE3"/>
    <w:rsid w:val="00B90F9B"/>
    <w:rsid w:val="00B912F1"/>
    <w:rsid w:val="00B92335"/>
    <w:rsid w:val="00B92C0B"/>
    <w:rsid w:val="00B92CB0"/>
    <w:rsid w:val="00B93017"/>
    <w:rsid w:val="00B93754"/>
    <w:rsid w:val="00B93DB5"/>
    <w:rsid w:val="00B93E6C"/>
    <w:rsid w:val="00B93F0E"/>
    <w:rsid w:val="00B940D3"/>
    <w:rsid w:val="00B94756"/>
    <w:rsid w:val="00B95AAA"/>
    <w:rsid w:val="00B9655E"/>
    <w:rsid w:val="00B9669B"/>
    <w:rsid w:val="00B97104"/>
    <w:rsid w:val="00B97912"/>
    <w:rsid w:val="00BA0769"/>
    <w:rsid w:val="00BA1316"/>
    <w:rsid w:val="00BA2353"/>
    <w:rsid w:val="00BA2A54"/>
    <w:rsid w:val="00BA2F09"/>
    <w:rsid w:val="00BA3CFF"/>
    <w:rsid w:val="00BA3D33"/>
    <w:rsid w:val="00BA3D8E"/>
    <w:rsid w:val="00BA40A6"/>
    <w:rsid w:val="00BA45AF"/>
    <w:rsid w:val="00BA4F80"/>
    <w:rsid w:val="00BA52EA"/>
    <w:rsid w:val="00BA5AF0"/>
    <w:rsid w:val="00BA6203"/>
    <w:rsid w:val="00BA6D48"/>
    <w:rsid w:val="00BB0F57"/>
    <w:rsid w:val="00BB1084"/>
    <w:rsid w:val="00BB1430"/>
    <w:rsid w:val="00BB1436"/>
    <w:rsid w:val="00BB147F"/>
    <w:rsid w:val="00BB1A65"/>
    <w:rsid w:val="00BB2193"/>
    <w:rsid w:val="00BB2391"/>
    <w:rsid w:val="00BB23EC"/>
    <w:rsid w:val="00BB2C1F"/>
    <w:rsid w:val="00BB36F2"/>
    <w:rsid w:val="00BB40F6"/>
    <w:rsid w:val="00BB4257"/>
    <w:rsid w:val="00BB46D9"/>
    <w:rsid w:val="00BB545A"/>
    <w:rsid w:val="00BB5812"/>
    <w:rsid w:val="00BB6DBC"/>
    <w:rsid w:val="00BB72C3"/>
    <w:rsid w:val="00BB75BA"/>
    <w:rsid w:val="00BB7A7C"/>
    <w:rsid w:val="00BB7AFC"/>
    <w:rsid w:val="00BC01E1"/>
    <w:rsid w:val="00BC0A6E"/>
    <w:rsid w:val="00BC1050"/>
    <w:rsid w:val="00BC10D5"/>
    <w:rsid w:val="00BC16D9"/>
    <w:rsid w:val="00BC1AF8"/>
    <w:rsid w:val="00BC1EDF"/>
    <w:rsid w:val="00BC233A"/>
    <w:rsid w:val="00BC2498"/>
    <w:rsid w:val="00BC2887"/>
    <w:rsid w:val="00BC43FB"/>
    <w:rsid w:val="00BC4744"/>
    <w:rsid w:val="00BC47A6"/>
    <w:rsid w:val="00BC5151"/>
    <w:rsid w:val="00BC5226"/>
    <w:rsid w:val="00BC5FAC"/>
    <w:rsid w:val="00BC64E3"/>
    <w:rsid w:val="00BC6ECD"/>
    <w:rsid w:val="00BC7507"/>
    <w:rsid w:val="00BC761B"/>
    <w:rsid w:val="00BC7831"/>
    <w:rsid w:val="00BD0081"/>
    <w:rsid w:val="00BD049D"/>
    <w:rsid w:val="00BD0FED"/>
    <w:rsid w:val="00BD10C7"/>
    <w:rsid w:val="00BD20EA"/>
    <w:rsid w:val="00BD30E5"/>
    <w:rsid w:val="00BD30F2"/>
    <w:rsid w:val="00BD37FC"/>
    <w:rsid w:val="00BD3B9B"/>
    <w:rsid w:val="00BD42F8"/>
    <w:rsid w:val="00BD5421"/>
    <w:rsid w:val="00BD5B3F"/>
    <w:rsid w:val="00BD6318"/>
    <w:rsid w:val="00BD6B2C"/>
    <w:rsid w:val="00BD747A"/>
    <w:rsid w:val="00BD74AA"/>
    <w:rsid w:val="00BD74C1"/>
    <w:rsid w:val="00BD7842"/>
    <w:rsid w:val="00BE01BC"/>
    <w:rsid w:val="00BE17B6"/>
    <w:rsid w:val="00BE26C4"/>
    <w:rsid w:val="00BE279B"/>
    <w:rsid w:val="00BE2A73"/>
    <w:rsid w:val="00BE3B46"/>
    <w:rsid w:val="00BE3DF9"/>
    <w:rsid w:val="00BE425E"/>
    <w:rsid w:val="00BE5C16"/>
    <w:rsid w:val="00BE6E75"/>
    <w:rsid w:val="00BE6FE4"/>
    <w:rsid w:val="00BE7330"/>
    <w:rsid w:val="00BE75EE"/>
    <w:rsid w:val="00BF0E05"/>
    <w:rsid w:val="00BF14B8"/>
    <w:rsid w:val="00BF26D0"/>
    <w:rsid w:val="00BF29A7"/>
    <w:rsid w:val="00BF30B0"/>
    <w:rsid w:val="00BF3B6A"/>
    <w:rsid w:val="00BF3D7E"/>
    <w:rsid w:val="00BF4511"/>
    <w:rsid w:val="00BF4A92"/>
    <w:rsid w:val="00BF50B3"/>
    <w:rsid w:val="00BF5407"/>
    <w:rsid w:val="00BF56B6"/>
    <w:rsid w:val="00BF666C"/>
    <w:rsid w:val="00BF67F2"/>
    <w:rsid w:val="00BF6E56"/>
    <w:rsid w:val="00BF7085"/>
    <w:rsid w:val="00C00BE5"/>
    <w:rsid w:val="00C00F4F"/>
    <w:rsid w:val="00C0113C"/>
    <w:rsid w:val="00C017E2"/>
    <w:rsid w:val="00C01A05"/>
    <w:rsid w:val="00C038AA"/>
    <w:rsid w:val="00C03978"/>
    <w:rsid w:val="00C04D8D"/>
    <w:rsid w:val="00C06100"/>
    <w:rsid w:val="00C0664C"/>
    <w:rsid w:val="00C076C5"/>
    <w:rsid w:val="00C10CC2"/>
    <w:rsid w:val="00C11AC3"/>
    <w:rsid w:val="00C121A5"/>
    <w:rsid w:val="00C1336F"/>
    <w:rsid w:val="00C13B16"/>
    <w:rsid w:val="00C143B5"/>
    <w:rsid w:val="00C154E8"/>
    <w:rsid w:val="00C15FB9"/>
    <w:rsid w:val="00C1651E"/>
    <w:rsid w:val="00C16AA8"/>
    <w:rsid w:val="00C16DB0"/>
    <w:rsid w:val="00C202F8"/>
    <w:rsid w:val="00C208E0"/>
    <w:rsid w:val="00C20C2B"/>
    <w:rsid w:val="00C210F8"/>
    <w:rsid w:val="00C22029"/>
    <w:rsid w:val="00C2428B"/>
    <w:rsid w:val="00C24B97"/>
    <w:rsid w:val="00C25731"/>
    <w:rsid w:val="00C261B3"/>
    <w:rsid w:val="00C2678F"/>
    <w:rsid w:val="00C26864"/>
    <w:rsid w:val="00C2786F"/>
    <w:rsid w:val="00C31653"/>
    <w:rsid w:val="00C31751"/>
    <w:rsid w:val="00C31DD5"/>
    <w:rsid w:val="00C3331E"/>
    <w:rsid w:val="00C335EA"/>
    <w:rsid w:val="00C342FF"/>
    <w:rsid w:val="00C34B84"/>
    <w:rsid w:val="00C34F8C"/>
    <w:rsid w:val="00C354F0"/>
    <w:rsid w:val="00C35D58"/>
    <w:rsid w:val="00C366AA"/>
    <w:rsid w:val="00C36849"/>
    <w:rsid w:val="00C36E1E"/>
    <w:rsid w:val="00C37342"/>
    <w:rsid w:val="00C374AA"/>
    <w:rsid w:val="00C37715"/>
    <w:rsid w:val="00C378D3"/>
    <w:rsid w:val="00C37EBA"/>
    <w:rsid w:val="00C402F1"/>
    <w:rsid w:val="00C41109"/>
    <w:rsid w:val="00C411B2"/>
    <w:rsid w:val="00C4146B"/>
    <w:rsid w:val="00C4146D"/>
    <w:rsid w:val="00C43B9A"/>
    <w:rsid w:val="00C443A4"/>
    <w:rsid w:val="00C449CA"/>
    <w:rsid w:val="00C459D4"/>
    <w:rsid w:val="00C45F19"/>
    <w:rsid w:val="00C46075"/>
    <w:rsid w:val="00C468A8"/>
    <w:rsid w:val="00C4763F"/>
    <w:rsid w:val="00C47A17"/>
    <w:rsid w:val="00C47A4E"/>
    <w:rsid w:val="00C502FA"/>
    <w:rsid w:val="00C50896"/>
    <w:rsid w:val="00C50FDF"/>
    <w:rsid w:val="00C5156B"/>
    <w:rsid w:val="00C52117"/>
    <w:rsid w:val="00C525D3"/>
    <w:rsid w:val="00C5262F"/>
    <w:rsid w:val="00C52D05"/>
    <w:rsid w:val="00C54BD9"/>
    <w:rsid w:val="00C54E8C"/>
    <w:rsid w:val="00C556D6"/>
    <w:rsid w:val="00C55940"/>
    <w:rsid w:val="00C57319"/>
    <w:rsid w:val="00C60362"/>
    <w:rsid w:val="00C6264B"/>
    <w:rsid w:val="00C62A1B"/>
    <w:rsid w:val="00C62FA2"/>
    <w:rsid w:val="00C630B2"/>
    <w:rsid w:val="00C63541"/>
    <w:rsid w:val="00C6392C"/>
    <w:rsid w:val="00C63E4C"/>
    <w:rsid w:val="00C6413A"/>
    <w:rsid w:val="00C64993"/>
    <w:rsid w:val="00C651FA"/>
    <w:rsid w:val="00C654D6"/>
    <w:rsid w:val="00C65C87"/>
    <w:rsid w:val="00C66137"/>
    <w:rsid w:val="00C66165"/>
    <w:rsid w:val="00C6724D"/>
    <w:rsid w:val="00C67400"/>
    <w:rsid w:val="00C70924"/>
    <w:rsid w:val="00C70CF6"/>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20"/>
    <w:rsid w:val="00C80394"/>
    <w:rsid w:val="00C80518"/>
    <w:rsid w:val="00C80567"/>
    <w:rsid w:val="00C81652"/>
    <w:rsid w:val="00C81A0E"/>
    <w:rsid w:val="00C81D59"/>
    <w:rsid w:val="00C81E62"/>
    <w:rsid w:val="00C822DA"/>
    <w:rsid w:val="00C82842"/>
    <w:rsid w:val="00C82CC3"/>
    <w:rsid w:val="00C830F8"/>
    <w:rsid w:val="00C8364C"/>
    <w:rsid w:val="00C8387C"/>
    <w:rsid w:val="00C84690"/>
    <w:rsid w:val="00C85212"/>
    <w:rsid w:val="00C863D1"/>
    <w:rsid w:val="00C8668C"/>
    <w:rsid w:val="00C86EF3"/>
    <w:rsid w:val="00C879A0"/>
    <w:rsid w:val="00C87F21"/>
    <w:rsid w:val="00C90911"/>
    <w:rsid w:val="00C90B80"/>
    <w:rsid w:val="00C90BCF"/>
    <w:rsid w:val="00C913AA"/>
    <w:rsid w:val="00C91D71"/>
    <w:rsid w:val="00C91ED2"/>
    <w:rsid w:val="00C920EF"/>
    <w:rsid w:val="00C924CA"/>
    <w:rsid w:val="00C92F8C"/>
    <w:rsid w:val="00C93788"/>
    <w:rsid w:val="00C94F25"/>
    <w:rsid w:val="00C952F7"/>
    <w:rsid w:val="00C955BC"/>
    <w:rsid w:val="00C95647"/>
    <w:rsid w:val="00C968CE"/>
    <w:rsid w:val="00C96B72"/>
    <w:rsid w:val="00C96CAB"/>
    <w:rsid w:val="00C96D94"/>
    <w:rsid w:val="00C977AC"/>
    <w:rsid w:val="00CA034F"/>
    <w:rsid w:val="00CA09A4"/>
    <w:rsid w:val="00CA1121"/>
    <w:rsid w:val="00CA1782"/>
    <w:rsid w:val="00CA196D"/>
    <w:rsid w:val="00CA22FD"/>
    <w:rsid w:val="00CA2710"/>
    <w:rsid w:val="00CA281A"/>
    <w:rsid w:val="00CA2A78"/>
    <w:rsid w:val="00CA367D"/>
    <w:rsid w:val="00CA3D3E"/>
    <w:rsid w:val="00CA407C"/>
    <w:rsid w:val="00CA54C7"/>
    <w:rsid w:val="00CA5BC2"/>
    <w:rsid w:val="00CA6CD5"/>
    <w:rsid w:val="00CA6E3D"/>
    <w:rsid w:val="00CA780F"/>
    <w:rsid w:val="00CA7C45"/>
    <w:rsid w:val="00CB0380"/>
    <w:rsid w:val="00CB1038"/>
    <w:rsid w:val="00CB11EB"/>
    <w:rsid w:val="00CB1B8A"/>
    <w:rsid w:val="00CB271F"/>
    <w:rsid w:val="00CB3542"/>
    <w:rsid w:val="00CB48C5"/>
    <w:rsid w:val="00CB4D1F"/>
    <w:rsid w:val="00CB51A7"/>
    <w:rsid w:val="00CB597F"/>
    <w:rsid w:val="00CB5CCB"/>
    <w:rsid w:val="00CB5EEE"/>
    <w:rsid w:val="00CB621C"/>
    <w:rsid w:val="00CB639F"/>
    <w:rsid w:val="00CB71AF"/>
    <w:rsid w:val="00CB7BB8"/>
    <w:rsid w:val="00CC155D"/>
    <w:rsid w:val="00CC1823"/>
    <w:rsid w:val="00CC400F"/>
    <w:rsid w:val="00CC46EC"/>
    <w:rsid w:val="00CC48DB"/>
    <w:rsid w:val="00CC4987"/>
    <w:rsid w:val="00CC4ED0"/>
    <w:rsid w:val="00CC4FF5"/>
    <w:rsid w:val="00CC520E"/>
    <w:rsid w:val="00CC6611"/>
    <w:rsid w:val="00CC7ABF"/>
    <w:rsid w:val="00CD009E"/>
    <w:rsid w:val="00CD108D"/>
    <w:rsid w:val="00CD15E6"/>
    <w:rsid w:val="00CD1D75"/>
    <w:rsid w:val="00CD2317"/>
    <w:rsid w:val="00CD2FD4"/>
    <w:rsid w:val="00CD3EA8"/>
    <w:rsid w:val="00CD42C7"/>
    <w:rsid w:val="00CD55AB"/>
    <w:rsid w:val="00CD560B"/>
    <w:rsid w:val="00CD5C70"/>
    <w:rsid w:val="00CD62D3"/>
    <w:rsid w:val="00CD63EA"/>
    <w:rsid w:val="00CD6762"/>
    <w:rsid w:val="00CD7A9E"/>
    <w:rsid w:val="00CE0031"/>
    <w:rsid w:val="00CE014B"/>
    <w:rsid w:val="00CE1850"/>
    <w:rsid w:val="00CE2E39"/>
    <w:rsid w:val="00CE2F6F"/>
    <w:rsid w:val="00CE3318"/>
    <w:rsid w:val="00CE44CD"/>
    <w:rsid w:val="00CE47B1"/>
    <w:rsid w:val="00CE49A4"/>
    <w:rsid w:val="00CE4B19"/>
    <w:rsid w:val="00CE4F62"/>
    <w:rsid w:val="00CE503B"/>
    <w:rsid w:val="00CE7042"/>
    <w:rsid w:val="00CE73A9"/>
    <w:rsid w:val="00CF0048"/>
    <w:rsid w:val="00CF0F1D"/>
    <w:rsid w:val="00CF1181"/>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16D4"/>
    <w:rsid w:val="00D01BC9"/>
    <w:rsid w:val="00D0268F"/>
    <w:rsid w:val="00D02BA0"/>
    <w:rsid w:val="00D03168"/>
    <w:rsid w:val="00D0326C"/>
    <w:rsid w:val="00D055CF"/>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54AC"/>
    <w:rsid w:val="00D16FF4"/>
    <w:rsid w:val="00D17635"/>
    <w:rsid w:val="00D17E9F"/>
    <w:rsid w:val="00D20585"/>
    <w:rsid w:val="00D20C5B"/>
    <w:rsid w:val="00D22016"/>
    <w:rsid w:val="00D22777"/>
    <w:rsid w:val="00D227D3"/>
    <w:rsid w:val="00D22B00"/>
    <w:rsid w:val="00D2322B"/>
    <w:rsid w:val="00D23BFA"/>
    <w:rsid w:val="00D24C04"/>
    <w:rsid w:val="00D24E63"/>
    <w:rsid w:val="00D25021"/>
    <w:rsid w:val="00D254B9"/>
    <w:rsid w:val="00D2643C"/>
    <w:rsid w:val="00D266CA"/>
    <w:rsid w:val="00D26A67"/>
    <w:rsid w:val="00D26ED2"/>
    <w:rsid w:val="00D26F16"/>
    <w:rsid w:val="00D27480"/>
    <w:rsid w:val="00D27B66"/>
    <w:rsid w:val="00D30E56"/>
    <w:rsid w:val="00D314E3"/>
    <w:rsid w:val="00D318D5"/>
    <w:rsid w:val="00D31A98"/>
    <w:rsid w:val="00D3552F"/>
    <w:rsid w:val="00D35DDA"/>
    <w:rsid w:val="00D36FB2"/>
    <w:rsid w:val="00D406CA"/>
    <w:rsid w:val="00D40B3F"/>
    <w:rsid w:val="00D41763"/>
    <w:rsid w:val="00D41C5E"/>
    <w:rsid w:val="00D4221B"/>
    <w:rsid w:val="00D42D30"/>
    <w:rsid w:val="00D4385C"/>
    <w:rsid w:val="00D43F45"/>
    <w:rsid w:val="00D446C0"/>
    <w:rsid w:val="00D46512"/>
    <w:rsid w:val="00D468C4"/>
    <w:rsid w:val="00D47422"/>
    <w:rsid w:val="00D47573"/>
    <w:rsid w:val="00D4776D"/>
    <w:rsid w:val="00D50588"/>
    <w:rsid w:val="00D507B1"/>
    <w:rsid w:val="00D50E92"/>
    <w:rsid w:val="00D510BF"/>
    <w:rsid w:val="00D5124B"/>
    <w:rsid w:val="00D52E34"/>
    <w:rsid w:val="00D53556"/>
    <w:rsid w:val="00D53C4C"/>
    <w:rsid w:val="00D53E2F"/>
    <w:rsid w:val="00D568C3"/>
    <w:rsid w:val="00D56BD1"/>
    <w:rsid w:val="00D5708A"/>
    <w:rsid w:val="00D57F05"/>
    <w:rsid w:val="00D57FDB"/>
    <w:rsid w:val="00D60980"/>
    <w:rsid w:val="00D60D15"/>
    <w:rsid w:val="00D61D8C"/>
    <w:rsid w:val="00D62298"/>
    <w:rsid w:val="00D628E8"/>
    <w:rsid w:val="00D63CFB"/>
    <w:rsid w:val="00D63F89"/>
    <w:rsid w:val="00D6416C"/>
    <w:rsid w:val="00D64865"/>
    <w:rsid w:val="00D6591A"/>
    <w:rsid w:val="00D66F5E"/>
    <w:rsid w:val="00D67712"/>
    <w:rsid w:val="00D67A20"/>
    <w:rsid w:val="00D70604"/>
    <w:rsid w:val="00D70BB6"/>
    <w:rsid w:val="00D71641"/>
    <w:rsid w:val="00D71E96"/>
    <w:rsid w:val="00D7243A"/>
    <w:rsid w:val="00D729DA"/>
    <w:rsid w:val="00D73A7E"/>
    <w:rsid w:val="00D73F07"/>
    <w:rsid w:val="00D741AF"/>
    <w:rsid w:val="00D7431C"/>
    <w:rsid w:val="00D7459F"/>
    <w:rsid w:val="00D75509"/>
    <w:rsid w:val="00D755A9"/>
    <w:rsid w:val="00D758F2"/>
    <w:rsid w:val="00D75960"/>
    <w:rsid w:val="00D77115"/>
    <w:rsid w:val="00D77C8D"/>
    <w:rsid w:val="00D77EF5"/>
    <w:rsid w:val="00D80850"/>
    <w:rsid w:val="00D80B74"/>
    <w:rsid w:val="00D8164A"/>
    <w:rsid w:val="00D816C1"/>
    <w:rsid w:val="00D818D2"/>
    <w:rsid w:val="00D83527"/>
    <w:rsid w:val="00D8387C"/>
    <w:rsid w:val="00D83A67"/>
    <w:rsid w:val="00D85870"/>
    <w:rsid w:val="00D85AE4"/>
    <w:rsid w:val="00D85F82"/>
    <w:rsid w:val="00D860B6"/>
    <w:rsid w:val="00D87497"/>
    <w:rsid w:val="00D906AC"/>
    <w:rsid w:val="00D90C90"/>
    <w:rsid w:val="00D910DA"/>
    <w:rsid w:val="00D9163C"/>
    <w:rsid w:val="00D92D3A"/>
    <w:rsid w:val="00D93145"/>
    <w:rsid w:val="00D93332"/>
    <w:rsid w:val="00D93AE2"/>
    <w:rsid w:val="00D93CE7"/>
    <w:rsid w:val="00D93E6E"/>
    <w:rsid w:val="00D9471C"/>
    <w:rsid w:val="00D9537A"/>
    <w:rsid w:val="00D95910"/>
    <w:rsid w:val="00D95963"/>
    <w:rsid w:val="00D959C4"/>
    <w:rsid w:val="00D95E7F"/>
    <w:rsid w:val="00D9635A"/>
    <w:rsid w:val="00D97109"/>
    <w:rsid w:val="00D97F0A"/>
    <w:rsid w:val="00DA095C"/>
    <w:rsid w:val="00DA0D3C"/>
    <w:rsid w:val="00DA29F6"/>
    <w:rsid w:val="00DA2B1E"/>
    <w:rsid w:val="00DA3509"/>
    <w:rsid w:val="00DA3582"/>
    <w:rsid w:val="00DA38C2"/>
    <w:rsid w:val="00DA4C27"/>
    <w:rsid w:val="00DA4E3F"/>
    <w:rsid w:val="00DA5300"/>
    <w:rsid w:val="00DA648F"/>
    <w:rsid w:val="00DA6E9B"/>
    <w:rsid w:val="00DA6FF8"/>
    <w:rsid w:val="00DA721B"/>
    <w:rsid w:val="00DA7B09"/>
    <w:rsid w:val="00DA7EEC"/>
    <w:rsid w:val="00DB0409"/>
    <w:rsid w:val="00DB0F28"/>
    <w:rsid w:val="00DB24E8"/>
    <w:rsid w:val="00DB2940"/>
    <w:rsid w:val="00DB2C1A"/>
    <w:rsid w:val="00DB312A"/>
    <w:rsid w:val="00DB33E4"/>
    <w:rsid w:val="00DB433B"/>
    <w:rsid w:val="00DB4388"/>
    <w:rsid w:val="00DB458D"/>
    <w:rsid w:val="00DB4CCC"/>
    <w:rsid w:val="00DB4CFA"/>
    <w:rsid w:val="00DB50D3"/>
    <w:rsid w:val="00DB56DE"/>
    <w:rsid w:val="00DB5824"/>
    <w:rsid w:val="00DB65AD"/>
    <w:rsid w:val="00DB6B27"/>
    <w:rsid w:val="00DB6DB1"/>
    <w:rsid w:val="00DB7165"/>
    <w:rsid w:val="00DB7EB1"/>
    <w:rsid w:val="00DC0F5D"/>
    <w:rsid w:val="00DC13AC"/>
    <w:rsid w:val="00DC231A"/>
    <w:rsid w:val="00DC257E"/>
    <w:rsid w:val="00DC2D67"/>
    <w:rsid w:val="00DC34E0"/>
    <w:rsid w:val="00DC3D2F"/>
    <w:rsid w:val="00DC4360"/>
    <w:rsid w:val="00DC4CA0"/>
    <w:rsid w:val="00DC5831"/>
    <w:rsid w:val="00DC5A8C"/>
    <w:rsid w:val="00DC5BBF"/>
    <w:rsid w:val="00DC5C28"/>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5277"/>
    <w:rsid w:val="00DD6036"/>
    <w:rsid w:val="00DD65F5"/>
    <w:rsid w:val="00DD6D29"/>
    <w:rsid w:val="00DD728A"/>
    <w:rsid w:val="00DD734B"/>
    <w:rsid w:val="00DE03A2"/>
    <w:rsid w:val="00DE0805"/>
    <w:rsid w:val="00DE1C31"/>
    <w:rsid w:val="00DE1CF1"/>
    <w:rsid w:val="00DE2A7C"/>
    <w:rsid w:val="00DE2EE8"/>
    <w:rsid w:val="00DE31FE"/>
    <w:rsid w:val="00DE3D43"/>
    <w:rsid w:val="00DE627D"/>
    <w:rsid w:val="00DE6560"/>
    <w:rsid w:val="00DE6952"/>
    <w:rsid w:val="00DE6DA3"/>
    <w:rsid w:val="00DE7EB2"/>
    <w:rsid w:val="00DE7F8A"/>
    <w:rsid w:val="00DF0C43"/>
    <w:rsid w:val="00DF0D63"/>
    <w:rsid w:val="00DF0D81"/>
    <w:rsid w:val="00DF0E35"/>
    <w:rsid w:val="00DF1334"/>
    <w:rsid w:val="00DF14BA"/>
    <w:rsid w:val="00DF1A6D"/>
    <w:rsid w:val="00DF280C"/>
    <w:rsid w:val="00DF346C"/>
    <w:rsid w:val="00DF485C"/>
    <w:rsid w:val="00DF49B6"/>
    <w:rsid w:val="00DF520E"/>
    <w:rsid w:val="00DF684D"/>
    <w:rsid w:val="00DF6D1C"/>
    <w:rsid w:val="00DF6FCE"/>
    <w:rsid w:val="00DF7800"/>
    <w:rsid w:val="00E0014C"/>
    <w:rsid w:val="00E00191"/>
    <w:rsid w:val="00E002CD"/>
    <w:rsid w:val="00E009EA"/>
    <w:rsid w:val="00E0137A"/>
    <w:rsid w:val="00E04950"/>
    <w:rsid w:val="00E055BE"/>
    <w:rsid w:val="00E0634B"/>
    <w:rsid w:val="00E06902"/>
    <w:rsid w:val="00E06A9C"/>
    <w:rsid w:val="00E06B93"/>
    <w:rsid w:val="00E06DF2"/>
    <w:rsid w:val="00E0781E"/>
    <w:rsid w:val="00E07CCA"/>
    <w:rsid w:val="00E07F43"/>
    <w:rsid w:val="00E12C08"/>
    <w:rsid w:val="00E136AA"/>
    <w:rsid w:val="00E137C2"/>
    <w:rsid w:val="00E13D78"/>
    <w:rsid w:val="00E14436"/>
    <w:rsid w:val="00E14A5E"/>
    <w:rsid w:val="00E15365"/>
    <w:rsid w:val="00E15859"/>
    <w:rsid w:val="00E15A06"/>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6F3"/>
    <w:rsid w:val="00E237CB"/>
    <w:rsid w:val="00E23ADB"/>
    <w:rsid w:val="00E24446"/>
    <w:rsid w:val="00E24903"/>
    <w:rsid w:val="00E26802"/>
    <w:rsid w:val="00E27546"/>
    <w:rsid w:val="00E308DC"/>
    <w:rsid w:val="00E317CB"/>
    <w:rsid w:val="00E31F7D"/>
    <w:rsid w:val="00E3245A"/>
    <w:rsid w:val="00E32F39"/>
    <w:rsid w:val="00E331DA"/>
    <w:rsid w:val="00E33861"/>
    <w:rsid w:val="00E33FA8"/>
    <w:rsid w:val="00E34245"/>
    <w:rsid w:val="00E364A3"/>
    <w:rsid w:val="00E366C2"/>
    <w:rsid w:val="00E3734B"/>
    <w:rsid w:val="00E3783B"/>
    <w:rsid w:val="00E405B1"/>
    <w:rsid w:val="00E40C9E"/>
    <w:rsid w:val="00E40FF8"/>
    <w:rsid w:val="00E411EA"/>
    <w:rsid w:val="00E414CE"/>
    <w:rsid w:val="00E4157D"/>
    <w:rsid w:val="00E4181A"/>
    <w:rsid w:val="00E429A5"/>
    <w:rsid w:val="00E429B7"/>
    <w:rsid w:val="00E43563"/>
    <w:rsid w:val="00E4357D"/>
    <w:rsid w:val="00E440F4"/>
    <w:rsid w:val="00E44F7D"/>
    <w:rsid w:val="00E4535F"/>
    <w:rsid w:val="00E45BB5"/>
    <w:rsid w:val="00E45FAC"/>
    <w:rsid w:val="00E470B9"/>
    <w:rsid w:val="00E501BD"/>
    <w:rsid w:val="00E51F44"/>
    <w:rsid w:val="00E5206C"/>
    <w:rsid w:val="00E5261A"/>
    <w:rsid w:val="00E52835"/>
    <w:rsid w:val="00E5385D"/>
    <w:rsid w:val="00E53B5E"/>
    <w:rsid w:val="00E53C4F"/>
    <w:rsid w:val="00E55339"/>
    <w:rsid w:val="00E56510"/>
    <w:rsid w:val="00E567B5"/>
    <w:rsid w:val="00E572E4"/>
    <w:rsid w:val="00E604A7"/>
    <w:rsid w:val="00E60AA2"/>
    <w:rsid w:val="00E60B00"/>
    <w:rsid w:val="00E6139A"/>
    <w:rsid w:val="00E62185"/>
    <w:rsid w:val="00E623EA"/>
    <w:rsid w:val="00E62482"/>
    <w:rsid w:val="00E64DFD"/>
    <w:rsid w:val="00E65383"/>
    <w:rsid w:val="00E65639"/>
    <w:rsid w:val="00E6601D"/>
    <w:rsid w:val="00E666DA"/>
    <w:rsid w:val="00E667C2"/>
    <w:rsid w:val="00E66A17"/>
    <w:rsid w:val="00E66A9D"/>
    <w:rsid w:val="00E6774E"/>
    <w:rsid w:val="00E67941"/>
    <w:rsid w:val="00E679DB"/>
    <w:rsid w:val="00E703D4"/>
    <w:rsid w:val="00E7051E"/>
    <w:rsid w:val="00E707B7"/>
    <w:rsid w:val="00E70841"/>
    <w:rsid w:val="00E70C84"/>
    <w:rsid w:val="00E7218B"/>
    <w:rsid w:val="00E72A68"/>
    <w:rsid w:val="00E72B78"/>
    <w:rsid w:val="00E7300D"/>
    <w:rsid w:val="00E73485"/>
    <w:rsid w:val="00E73A41"/>
    <w:rsid w:val="00E73C07"/>
    <w:rsid w:val="00E747E1"/>
    <w:rsid w:val="00E7526E"/>
    <w:rsid w:val="00E75273"/>
    <w:rsid w:val="00E77713"/>
    <w:rsid w:val="00E77A91"/>
    <w:rsid w:val="00E77E49"/>
    <w:rsid w:val="00E77FA1"/>
    <w:rsid w:val="00E80DC6"/>
    <w:rsid w:val="00E81992"/>
    <w:rsid w:val="00E81A85"/>
    <w:rsid w:val="00E8257E"/>
    <w:rsid w:val="00E8267C"/>
    <w:rsid w:val="00E82DF8"/>
    <w:rsid w:val="00E83083"/>
    <w:rsid w:val="00E850DA"/>
    <w:rsid w:val="00E8539E"/>
    <w:rsid w:val="00E8561C"/>
    <w:rsid w:val="00E857F2"/>
    <w:rsid w:val="00E85C6B"/>
    <w:rsid w:val="00E8600A"/>
    <w:rsid w:val="00E8619C"/>
    <w:rsid w:val="00E8679E"/>
    <w:rsid w:val="00E8745C"/>
    <w:rsid w:val="00E87862"/>
    <w:rsid w:val="00E87DF0"/>
    <w:rsid w:val="00E90401"/>
    <w:rsid w:val="00E92448"/>
    <w:rsid w:val="00E92522"/>
    <w:rsid w:val="00E92C52"/>
    <w:rsid w:val="00E93070"/>
    <w:rsid w:val="00E931F1"/>
    <w:rsid w:val="00E935D8"/>
    <w:rsid w:val="00E93F5B"/>
    <w:rsid w:val="00E944C6"/>
    <w:rsid w:val="00E944D9"/>
    <w:rsid w:val="00E9520F"/>
    <w:rsid w:val="00E95A23"/>
    <w:rsid w:val="00E96663"/>
    <w:rsid w:val="00E9690B"/>
    <w:rsid w:val="00E96E18"/>
    <w:rsid w:val="00E97201"/>
    <w:rsid w:val="00EA021F"/>
    <w:rsid w:val="00EA074E"/>
    <w:rsid w:val="00EA1694"/>
    <w:rsid w:val="00EA1A00"/>
    <w:rsid w:val="00EA35E6"/>
    <w:rsid w:val="00EA3A8D"/>
    <w:rsid w:val="00EA3F89"/>
    <w:rsid w:val="00EA4024"/>
    <w:rsid w:val="00EA4A45"/>
    <w:rsid w:val="00EA4B62"/>
    <w:rsid w:val="00EA4BC8"/>
    <w:rsid w:val="00EA5DC8"/>
    <w:rsid w:val="00EA66B9"/>
    <w:rsid w:val="00EA72AB"/>
    <w:rsid w:val="00EA78A6"/>
    <w:rsid w:val="00EB0CB0"/>
    <w:rsid w:val="00EB1160"/>
    <w:rsid w:val="00EB1541"/>
    <w:rsid w:val="00EB3163"/>
    <w:rsid w:val="00EB39B4"/>
    <w:rsid w:val="00EB3AED"/>
    <w:rsid w:val="00EB40E8"/>
    <w:rsid w:val="00EB4F01"/>
    <w:rsid w:val="00EB51FE"/>
    <w:rsid w:val="00EB55CA"/>
    <w:rsid w:val="00EB6440"/>
    <w:rsid w:val="00EB68D9"/>
    <w:rsid w:val="00EB68ED"/>
    <w:rsid w:val="00EB6B18"/>
    <w:rsid w:val="00EB74D6"/>
    <w:rsid w:val="00EB76CD"/>
    <w:rsid w:val="00EC04FA"/>
    <w:rsid w:val="00EC0BDD"/>
    <w:rsid w:val="00EC12ED"/>
    <w:rsid w:val="00EC12F2"/>
    <w:rsid w:val="00EC19A9"/>
    <w:rsid w:val="00EC1C3A"/>
    <w:rsid w:val="00EC1EFE"/>
    <w:rsid w:val="00EC2B7F"/>
    <w:rsid w:val="00EC2E51"/>
    <w:rsid w:val="00EC3555"/>
    <w:rsid w:val="00EC3F70"/>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2BE2"/>
    <w:rsid w:val="00ED3228"/>
    <w:rsid w:val="00ED46DA"/>
    <w:rsid w:val="00ED47A6"/>
    <w:rsid w:val="00ED4A08"/>
    <w:rsid w:val="00ED4C5C"/>
    <w:rsid w:val="00ED5191"/>
    <w:rsid w:val="00ED6553"/>
    <w:rsid w:val="00ED6D89"/>
    <w:rsid w:val="00ED710A"/>
    <w:rsid w:val="00ED7487"/>
    <w:rsid w:val="00ED7C89"/>
    <w:rsid w:val="00ED7F0C"/>
    <w:rsid w:val="00EE14C6"/>
    <w:rsid w:val="00EE1B58"/>
    <w:rsid w:val="00EE1CD2"/>
    <w:rsid w:val="00EE1E04"/>
    <w:rsid w:val="00EE2308"/>
    <w:rsid w:val="00EE2EA1"/>
    <w:rsid w:val="00EE32F5"/>
    <w:rsid w:val="00EE3508"/>
    <w:rsid w:val="00EE383C"/>
    <w:rsid w:val="00EE3A5A"/>
    <w:rsid w:val="00EE4285"/>
    <w:rsid w:val="00EE4C37"/>
    <w:rsid w:val="00EE4CC2"/>
    <w:rsid w:val="00EE590D"/>
    <w:rsid w:val="00EE5B22"/>
    <w:rsid w:val="00EE5E1C"/>
    <w:rsid w:val="00EE5E3D"/>
    <w:rsid w:val="00EE5EEC"/>
    <w:rsid w:val="00EE5F64"/>
    <w:rsid w:val="00EE603E"/>
    <w:rsid w:val="00EE631A"/>
    <w:rsid w:val="00EF028A"/>
    <w:rsid w:val="00EF1D96"/>
    <w:rsid w:val="00EF2326"/>
    <w:rsid w:val="00EF4A7A"/>
    <w:rsid w:val="00EF63C4"/>
    <w:rsid w:val="00EF7D8E"/>
    <w:rsid w:val="00EF7F0E"/>
    <w:rsid w:val="00F000F1"/>
    <w:rsid w:val="00F00844"/>
    <w:rsid w:val="00F0170A"/>
    <w:rsid w:val="00F02244"/>
    <w:rsid w:val="00F02889"/>
    <w:rsid w:val="00F029DC"/>
    <w:rsid w:val="00F03000"/>
    <w:rsid w:val="00F030CD"/>
    <w:rsid w:val="00F03322"/>
    <w:rsid w:val="00F035F4"/>
    <w:rsid w:val="00F040BF"/>
    <w:rsid w:val="00F04307"/>
    <w:rsid w:val="00F0466C"/>
    <w:rsid w:val="00F0743A"/>
    <w:rsid w:val="00F07EF8"/>
    <w:rsid w:val="00F12299"/>
    <w:rsid w:val="00F1246E"/>
    <w:rsid w:val="00F12DB5"/>
    <w:rsid w:val="00F12E1B"/>
    <w:rsid w:val="00F130E4"/>
    <w:rsid w:val="00F13113"/>
    <w:rsid w:val="00F131CB"/>
    <w:rsid w:val="00F13FB6"/>
    <w:rsid w:val="00F142F4"/>
    <w:rsid w:val="00F14A7B"/>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5DF7"/>
    <w:rsid w:val="00F26A8C"/>
    <w:rsid w:val="00F30B4F"/>
    <w:rsid w:val="00F30CB5"/>
    <w:rsid w:val="00F310F1"/>
    <w:rsid w:val="00F315FE"/>
    <w:rsid w:val="00F331E7"/>
    <w:rsid w:val="00F34D46"/>
    <w:rsid w:val="00F356A5"/>
    <w:rsid w:val="00F3578B"/>
    <w:rsid w:val="00F35DDE"/>
    <w:rsid w:val="00F35EF3"/>
    <w:rsid w:val="00F361FF"/>
    <w:rsid w:val="00F40601"/>
    <w:rsid w:val="00F413B0"/>
    <w:rsid w:val="00F41A59"/>
    <w:rsid w:val="00F424F4"/>
    <w:rsid w:val="00F42A3B"/>
    <w:rsid w:val="00F42EAB"/>
    <w:rsid w:val="00F432F5"/>
    <w:rsid w:val="00F44A71"/>
    <w:rsid w:val="00F44EA5"/>
    <w:rsid w:val="00F45434"/>
    <w:rsid w:val="00F45D44"/>
    <w:rsid w:val="00F475BD"/>
    <w:rsid w:val="00F50165"/>
    <w:rsid w:val="00F50640"/>
    <w:rsid w:val="00F50DC0"/>
    <w:rsid w:val="00F5167C"/>
    <w:rsid w:val="00F516AF"/>
    <w:rsid w:val="00F5190D"/>
    <w:rsid w:val="00F5218C"/>
    <w:rsid w:val="00F5240B"/>
    <w:rsid w:val="00F52884"/>
    <w:rsid w:val="00F53DBF"/>
    <w:rsid w:val="00F544D4"/>
    <w:rsid w:val="00F54BF8"/>
    <w:rsid w:val="00F54CE2"/>
    <w:rsid w:val="00F54E41"/>
    <w:rsid w:val="00F567EA"/>
    <w:rsid w:val="00F57108"/>
    <w:rsid w:val="00F57587"/>
    <w:rsid w:val="00F57588"/>
    <w:rsid w:val="00F5783E"/>
    <w:rsid w:val="00F57E46"/>
    <w:rsid w:val="00F60979"/>
    <w:rsid w:val="00F6136D"/>
    <w:rsid w:val="00F6189F"/>
    <w:rsid w:val="00F62001"/>
    <w:rsid w:val="00F6208E"/>
    <w:rsid w:val="00F62987"/>
    <w:rsid w:val="00F6329F"/>
    <w:rsid w:val="00F63867"/>
    <w:rsid w:val="00F63C46"/>
    <w:rsid w:val="00F64122"/>
    <w:rsid w:val="00F64C47"/>
    <w:rsid w:val="00F64F3F"/>
    <w:rsid w:val="00F65334"/>
    <w:rsid w:val="00F6604C"/>
    <w:rsid w:val="00F71E43"/>
    <w:rsid w:val="00F71E74"/>
    <w:rsid w:val="00F74F81"/>
    <w:rsid w:val="00F752C8"/>
    <w:rsid w:val="00F7531D"/>
    <w:rsid w:val="00F77A46"/>
    <w:rsid w:val="00F80702"/>
    <w:rsid w:val="00F815C7"/>
    <w:rsid w:val="00F8194C"/>
    <w:rsid w:val="00F81EDE"/>
    <w:rsid w:val="00F82B15"/>
    <w:rsid w:val="00F8308F"/>
    <w:rsid w:val="00F8410B"/>
    <w:rsid w:val="00F84A27"/>
    <w:rsid w:val="00F85078"/>
    <w:rsid w:val="00F85B70"/>
    <w:rsid w:val="00F9087D"/>
    <w:rsid w:val="00F9091A"/>
    <w:rsid w:val="00F90A61"/>
    <w:rsid w:val="00F92ACD"/>
    <w:rsid w:val="00F93E31"/>
    <w:rsid w:val="00F945C8"/>
    <w:rsid w:val="00F95033"/>
    <w:rsid w:val="00F95BF9"/>
    <w:rsid w:val="00F9646A"/>
    <w:rsid w:val="00F973EC"/>
    <w:rsid w:val="00FA063C"/>
    <w:rsid w:val="00FA0A93"/>
    <w:rsid w:val="00FA0EBF"/>
    <w:rsid w:val="00FA10E6"/>
    <w:rsid w:val="00FA12BA"/>
    <w:rsid w:val="00FA1CB0"/>
    <w:rsid w:val="00FA1DAC"/>
    <w:rsid w:val="00FA275B"/>
    <w:rsid w:val="00FA400F"/>
    <w:rsid w:val="00FA467F"/>
    <w:rsid w:val="00FA4E6D"/>
    <w:rsid w:val="00FA59B6"/>
    <w:rsid w:val="00FA5EC1"/>
    <w:rsid w:val="00FA6350"/>
    <w:rsid w:val="00FA63FA"/>
    <w:rsid w:val="00FA6F73"/>
    <w:rsid w:val="00FA714F"/>
    <w:rsid w:val="00FA750F"/>
    <w:rsid w:val="00FA7C5A"/>
    <w:rsid w:val="00FB0286"/>
    <w:rsid w:val="00FB03F5"/>
    <w:rsid w:val="00FB08C3"/>
    <w:rsid w:val="00FB1049"/>
    <w:rsid w:val="00FB1443"/>
    <w:rsid w:val="00FB22A7"/>
    <w:rsid w:val="00FB2C55"/>
    <w:rsid w:val="00FB2D3C"/>
    <w:rsid w:val="00FB372C"/>
    <w:rsid w:val="00FB459C"/>
    <w:rsid w:val="00FB5556"/>
    <w:rsid w:val="00FB75B9"/>
    <w:rsid w:val="00FB7A53"/>
    <w:rsid w:val="00FC1212"/>
    <w:rsid w:val="00FC1A66"/>
    <w:rsid w:val="00FC1C47"/>
    <w:rsid w:val="00FC1E17"/>
    <w:rsid w:val="00FC257E"/>
    <w:rsid w:val="00FC2D5B"/>
    <w:rsid w:val="00FC30E6"/>
    <w:rsid w:val="00FC3221"/>
    <w:rsid w:val="00FC326A"/>
    <w:rsid w:val="00FC37A0"/>
    <w:rsid w:val="00FC395F"/>
    <w:rsid w:val="00FC42CE"/>
    <w:rsid w:val="00FC4401"/>
    <w:rsid w:val="00FC4A27"/>
    <w:rsid w:val="00FC4B82"/>
    <w:rsid w:val="00FC535D"/>
    <w:rsid w:val="00FC5713"/>
    <w:rsid w:val="00FC5CAE"/>
    <w:rsid w:val="00FC63E4"/>
    <w:rsid w:val="00FC657D"/>
    <w:rsid w:val="00FC69E9"/>
    <w:rsid w:val="00FC6A83"/>
    <w:rsid w:val="00FC6E50"/>
    <w:rsid w:val="00FC6E7C"/>
    <w:rsid w:val="00FC6FB4"/>
    <w:rsid w:val="00FC7E5F"/>
    <w:rsid w:val="00FD17A7"/>
    <w:rsid w:val="00FD1FDA"/>
    <w:rsid w:val="00FD20E9"/>
    <w:rsid w:val="00FD3CBE"/>
    <w:rsid w:val="00FD4CDD"/>
    <w:rsid w:val="00FD5609"/>
    <w:rsid w:val="00FD5CE8"/>
    <w:rsid w:val="00FD6204"/>
    <w:rsid w:val="00FD636E"/>
    <w:rsid w:val="00FD7368"/>
    <w:rsid w:val="00FD7881"/>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 w:val="00FF78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 w:val="left" w:pos="500"/>
      </w:tabs>
      <w:spacing w:after="240"/>
      <w:ind w:left="504" w:hanging="504"/>
    </w:pPr>
  </w:style>
  <w:style w:type="paragraph" w:styleId="Revision">
    <w:name w:val="Revision"/>
    <w:hidden/>
    <w:uiPriority w:val="99"/>
    <w:semiHidden/>
    <w:rsid w:val="00C70CF6"/>
  </w:style>
  <w:style w:type="character" w:styleId="PlaceholderText">
    <w:name w:val="Placeholder Text"/>
    <w:basedOn w:val="DefaultParagraphFont"/>
    <w:uiPriority w:val="99"/>
    <w:semiHidden/>
    <w:rsid w:val="00C7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017541245">
      <w:bodyDiv w:val="1"/>
      <w:marLeft w:val="0"/>
      <w:marRight w:val="0"/>
      <w:marTop w:val="0"/>
      <w:marBottom w:val="0"/>
      <w:divBdr>
        <w:top w:val="none" w:sz="0" w:space="0" w:color="auto"/>
        <w:left w:val="none" w:sz="0" w:space="0" w:color="auto"/>
        <w:bottom w:val="none" w:sz="0" w:space="0" w:color="auto"/>
        <w:right w:val="none" w:sz="0" w:space="0" w:color="auto"/>
      </w:divBdr>
    </w:div>
    <w:div w:id="1069765932">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nas.org/author-center/submitting-your-manuscript" TargetMode="External"/><Relationship Id="rId2" Type="http://schemas.openxmlformats.org/officeDocument/2006/relationships/hyperlink" Target="https://www.pnas.org/author-center/submitting-your-manuscript"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m2913@cumc.columbia.edu"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26</Pages>
  <Words>26225</Words>
  <Characters>149488</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479</cp:revision>
  <dcterms:created xsi:type="dcterms:W3CDTF">2025-01-24T17:08:00Z</dcterms:created>
  <dcterms:modified xsi:type="dcterms:W3CDTF">2025-01-28T20:09:00Z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id="MJ1zJ7M0"/&gt;&lt;style id="http://www.zotero.org/styles/pnas" hasBibliography="1" bibliographyStyleHasBeenSet="1"/&gt;&lt;prefs&gt;&lt;pref name="fieldType" value="Field"/&gt;&lt;/prefs&gt;&lt;/data&gt;</vt:lpwstr>
  </property>
  <property fmtid="{D5CDD505-2E9C-101B-9397-08002B2CF9AE}" pid="3" name="ZOTERO_PREF_2">
    <vt:lpwstr/>
  </property>
</Properties>
</file>