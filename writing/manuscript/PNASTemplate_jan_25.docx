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A1F0331"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increase cardiovascular and respiratory hospitalizations among US older </w:t>
      </w:r>
      <w:commentRangeStart w:id="0"/>
      <w:r w:rsidRPr="006552FF">
        <w:rPr>
          <w:rFonts w:ascii="Arial" w:hAnsi="Arial" w:cs="Arial"/>
          <w:b/>
          <w:sz w:val="28"/>
          <w:szCs w:val="28"/>
        </w:rPr>
        <w:t>adults</w:t>
      </w:r>
      <w:commentRangeEnd w:id="0"/>
      <w:r>
        <w:rPr>
          <w:rStyle w:val="CommentReference"/>
          <w:rFonts w:ascii="Times New Roman" w:eastAsia="Times New Roman" w:hAnsi="Times New Roman" w:cs="Times New Roman"/>
        </w:rPr>
        <w:commentReference w:id="0"/>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5"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2A2B99D8" w:rsidR="00E6133D" w:rsidRPr="00E6133D" w:rsidRDefault="00E6133D" w:rsidP="00E6133D">
      <w:pPr>
        <w:rPr>
          <w:rFonts w:ascii="Arial" w:hAnsi="Arial" w:cs="Arial"/>
          <w:sz w:val="20"/>
          <w:szCs w:val="20"/>
        </w:rPr>
      </w:pPr>
      <w:commentRangeStart w:id="1"/>
      <w:r w:rsidRPr="00E6133D">
        <w:rPr>
          <w:rFonts w:ascii="Arial" w:hAnsi="Arial" w:cs="Arial"/>
          <w:b/>
          <w:sz w:val="20"/>
          <w:szCs w:val="20"/>
        </w:rPr>
        <w:t>Classification</w:t>
      </w:r>
      <w:commentRangeEnd w:id="1"/>
      <w:r w:rsidR="00F3493B">
        <w:rPr>
          <w:rStyle w:val="CommentReference"/>
          <w:rFonts w:ascii="Times New Roman" w:eastAsia="Times New Roman" w:hAnsi="Times New Roman" w:cs="Times New Roman"/>
        </w:rPr>
        <w:commentReference w:id="1"/>
      </w:r>
      <w:r w:rsidR="00623869">
        <w:rPr>
          <w:rFonts w:ascii="Arial" w:hAnsi="Arial" w:cs="Arial"/>
          <w:b/>
          <w:sz w:val="20"/>
          <w:szCs w:val="20"/>
        </w:rPr>
        <w:t xml:space="preserve">: </w:t>
      </w:r>
    </w:p>
    <w:p w14:paraId="18812061" w14:textId="35E97F03"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hospitalization, epidemiology, </w:t>
      </w:r>
      <w:commentRangeStart w:id="2"/>
      <w:r w:rsidR="00CA4103">
        <w:rPr>
          <w:rFonts w:ascii="Arial" w:hAnsi="Arial" w:cs="Arial"/>
          <w:sz w:val="20"/>
          <w:szCs w:val="20"/>
        </w:rPr>
        <w:t>climate</w:t>
      </w:r>
      <w:commentRangeEnd w:id="2"/>
      <w:r w:rsidR="00637DFE">
        <w:rPr>
          <w:rStyle w:val="CommentReference"/>
          <w:rFonts w:ascii="Times New Roman" w:eastAsia="Times New Roman" w:hAnsi="Times New Roman" w:cs="Times New Roman"/>
        </w:rPr>
        <w:commentReference w:id="2"/>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040DFC20" w14:textId="77777777" w:rsidR="00F53CEC" w:rsidRDefault="00F53CEC" w:rsidP="00E6133D">
      <w:pPr>
        <w:keepNext/>
        <w:pBdr>
          <w:top w:val="nil"/>
          <w:left w:val="nil"/>
          <w:bottom w:val="nil"/>
          <w:right w:val="nil"/>
          <w:between w:val="nil"/>
        </w:pBdr>
        <w:spacing w:before="240" w:after="60"/>
        <w:rPr>
          <w:rFonts w:ascii="Arial" w:hAnsi="Arial" w:cs="Arial"/>
          <w:b/>
          <w:color w:val="000000"/>
          <w:sz w:val="20"/>
          <w:szCs w:val="20"/>
        </w:rPr>
      </w:pPr>
      <w:bookmarkStart w:id="3" w:name="30j0zll" w:colFirst="0" w:colLast="0"/>
      <w:bookmarkStart w:id="4" w:name="1fob9te" w:colFirst="0" w:colLast="0"/>
      <w:bookmarkEnd w:id="3"/>
      <w:bookmarkEnd w:id="4"/>
    </w:p>
    <w:p w14:paraId="5AD4CE78" w14:textId="77777777" w:rsidR="003D5274" w:rsidRDefault="003D5274" w:rsidP="00E6133D">
      <w:pPr>
        <w:keepNext/>
        <w:pBdr>
          <w:top w:val="nil"/>
          <w:left w:val="nil"/>
          <w:bottom w:val="nil"/>
          <w:right w:val="nil"/>
          <w:between w:val="nil"/>
        </w:pBdr>
        <w:spacing w:before="240" w:after="60"/>
        <w:rPr>
          <w:rFonts w:ascii="Arial" w:hAnsi="Arial" w:cs="Arial"/>
          <w:b/>
          <w:color w:val="000000"/>
          <w:sz w:val="20"/>
          <w:szCs w:val="20"/>
        </w:rPr>
      </w:pPr>
    </w:p>
    <w:p w14:paraId="4AB6ACD6" w14:textId="77777777" w:rsidR="00F25795" w:rsidRDefault="00F25795"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commentRangeStart w:id="5"/>
      <w:commentRangeStart w:id="6"/>
      <w:commentRangeStart w:id="7"/>
      <w:commentRangeStart w:id="8"/>
      <w:commentRangeStart w:id="9"/>
      <w:r w:rsidRPr="00F25795">
        <w:rPr>
          <w:rFonts w:ascii="Arial" w:hAnsi="Arial" w:cs="Arial"/>
          <w:b/>
          <w:bCs/>
          <w:sz w:val="20"/>
          <w:szCs w:val="20"/>
        </w:rPr>
        <w:lastRenderedPageBreak/>
        <w:t xml:space="preserve">Abstract </w:t>
      </w:r>
      <w:commentRangeEnd w:id="5"/>
      <w:r w:rsidRPr="00F25795">
        <w:rPr>
          <w:rStyle w:val="CommentReference"/>
          <w:sz w:val="20"/>
          <w:szCs w:val="20"/>
        </w:rPr>
        <w:commentReference w:id="5"/>
      </w:r>
      <w:commentRangeEnd w:id="6"/>
      <w:r w:rsidRPr="00F25795">
        <w:rPr>
          <w:rStyle w:val="CommentReference"/>
          <w:sz w:val="20"/>
          <w:szCs w:val="20"/>
        </w:rPr>
        <w:commentReference w:id="6"/>
      </w:r>
      <w:commentRangeEnd w:id="7"/>
      <w:r w:rsidRPr="00F25795">
        <w:rPr>
          <w:rStyle w:val="CommentReference"/>
          <w:sz w:val="20"/>
          <w:szCs w:val="20"/>
        </w:rPr>
        <w:commentReference w:id="7"/>
      </w:r>
      <w:commentRangeEnd w:id="8"/>
      <w:r w:rsidRPr="00F25795">
        <w:rPr>
          <w:rStyle w:val="CommentReference"/>
          <w:sz w:val="20"/>
          <w:szCs w:val="20"/>
        </w:rPr>
        <w:commentReference w:id="8"/>
      </w:r>
      <w:commentRangeEnd w:id="9"/>
      <w:r w:rsidRPr="00F25795">
        <w:rPr>
          <w:rStyle w:val="CommentReference"/>
          <w:sz w:val="20"/>
          <w:szCs w:val="20"/>
        </w:rPr>
        <w:commentReference w:id="9"/>
      </w:r>
      <w:r w:rsidRPr="00F25795">
        <w:rPr>
          <w:rFonts w:ascii="Arial" w:hAnsi="Arial" w:cs="Arial"/>
          <w:b/>
          <w:bCs/>
          <w:sz w:val="20"/>
          <w:szCs w:val="20"/>
        </w:rPr>
        <w:t>(max 250 words)</w:t>
      </w:r>
      <w:r w:rsidR="006A4679">
        <w:rPr>
          <w:rFonts w:ascii="Arial" w:hAnsi="Arial" w:cs="Arial"/>
          <w:b/>
          <w:bCs/>
          <w:sz w:val="20"/>
          <w:szCs w:val="20"/>
        </w:rPr>
        <w:t>:</w:t>
      </w:r>
    </w:p>
    <w:p w14:paraId="6D047C2F" w14:textId="370DAA02"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xml:space="preserve">: In the United States, already 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04A803F2"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We developed a national dataset of power outage exposure and identified county-days where </w:t>
      </w:r>
      <w:r w:rsidRPr="00F25795">
        <w:rPr>
          <w:rFonts w:ascii="Arial" w:eastAsia="Garamond" w:hAnsi="Arial" w:cs="Arial"/>
          <w:sz w:val="20"/>
          <w:szCs w:val="20"/>
        </w:rPr>
        <w:t>≥</w:t>
      </w:r>
      <w:r w:rsidRPr="00F25795">
        <w:rPr>
          <w:rFonts w:ascii="Arial" w:hAnsi="Arial" w:cs="Arial"/>
          <w:sz w:val="20"/>
          <w:szCs w:val="20"/>
        </w:rPr>
        <w:t xml:space="preserve">1% of customers were exposed to 8+ hour power outages in 2018. 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3CABFBF5" w:rsidR="009F5C6C" w:rsidRPr="00F25795" w:rsidRDefault="009F5C6C" w:rsidP="009F5C6C">
      <w:pPr>
        <w:rPr>
          <w:rFonts w:ascii="Arial" w:hAnsi="Arial" w:cs="Arial"/>
          <w:color w:val="000000"/>
          <w:sz w:val="20"/>
          <w:szCs w:val="20"/>
        </w:rPr>
      </w:pPr>
      <w:r w:rsidRPr="00F25795">
        <w:rPr>
          <w:rFonts w:ascii="Arial" w:hAnsi="Arial" w:cs="Arial"/>
          <w:b/>
          <w:bCs/>
          <w:sz w:val="20"/>
          <w:szCs w:val="20"/>
        </w:rPr>
        <w:t>Results</w:t>
      </w:r>
      <w:r w:rsidRPr="00F25795">
        <w:rPr>
          <w:rFonts w:ascii="Arial" w:hAnsi="Arial" w:cs="Arial"/>
          <w:sz w:val="20"/>
          <w:szCs w:val="20"/>
        </w:rPr>
        <w:t xml:space="preserve">: Power outages increased both emergency CVD and respiratory hospitalizations. Effects of outage on CVD hospitalizations were largest the day after power outage exposure </w:t>
      </w:r>
      <w:r w:rsidRPr="00F25795">
        <w:rPr>
          <w:rFonts w:ascii="Arial" w:hAnsi="Arial" w:cs="Arial"/>
          <w:sz w:val="20"/>
          <w:szCs w:val="20"/>
          <w:highlight w:val="yellow"/>
        </w:rPr>
        <w:t>(rate ratio [RR]=</w:t>
      </w:r>
      <w:r w:rsidRPr="00F25795">
        <w:rPr>
          <w:rFonts w:ascii="Arial" w:hAnsi="Arial" w:cs="Arial"/>
          <w:color w:val="000000"/>
          <w:sz w:val="20"/>
          <w:szCs w:val="20"/>
          <w:highlight w:val="yellow"/>
        </w:rPr>
        <w:t>1.02, 95% CI: 1.01, 1.03</w:t>
      </w:r>
      <w:r w:rsidRPr="00F25795">
        <w:rPr>
          <w:rFonts w:ascii="Arial" w:hAnsi="Arial" w:cs="Arial"/>
          <w:sz w:val="20"/>
          <w:szCs w:val="20"/>
        </w:rPr>
        <w:t xml:space="preserve">. Effects of outage on respiratory hospitalizations were largest the day of outage exposure </w:t>
      </w:r>
      <w:r w:rsidRPr="00F25795">
        <w:rPr>
          <w:rFonts w:ascii="Arial" w:hAnsi="Arial" w:cs="Arial"/>
          <w:sz w:val="20"/>
          <w:szCs w:val="20"/>
          <w:highlight w:val="yellow"/>
        </w:rPr>
        <w:t>(RR=</w:t>
      </w:r>
      <w:r w:rsidRPr="00F25795">
        <w:rPr>
          <w:rFonts w:ascii="Arial" w:hAnsi="Arial" w:cs="Arial"/>
          <w:color w:val="000000"/>
          <w:sz w:val="20"/>
          <w:szCs w:val="20"/>
          <w:highlight w:val="yellow"/>
        </w:rPr>
        <w:t>1.03, 95% CI: 1.01, 1.04)</w:t>
      </w:r>
      <w:r w:rsidRPr="00F25795">
        <w:rPr>
          <w:rFonts w:ascii="Arial" w:hAnsi="Arial" w:cs="Arial"/>
          <w:sz w:val="20"/>
          <w:szCs w:val="20"/>
        </w:rPr>
        <w:t>.</w:t>
      </w:r>
    </w:p>
    <w:p w14:paraId="24E59D05" w14:textId="77777777"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may </w:t>
      </w:r>
      <w:commentRangeStart w:id="10"/>
      <w:r w:rsidRPr="00F25795">
        <w:rPr>
          <w:rFonts w:ascii="Arial" w:hAnsi="Arial" w:cs="Arial"/>
          <w:sz w:val="20"/>
          <w:szCs w:val="20"/>
        </w:rPr>
        <w:t>cause</w:t>
      </w:r>
      <w:commentRangeEnd w:id="10"/>
      <w:r w:rsidRPr="00F25795">
        <w:rPr>
          <w:rStyle w:val="CommentReference"/>
          <w:sz w:val="20"/>
          <w:szCs w:val="20"/>
        </w:rPr>
        <w:commentReference w:id="10"/>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77777777"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D37F39" w:rsidRPr="00F25795">
        <w:rPr>
          <w:rFonts w:ascii="Arial" w:hAnsi="Arial" w:cs="Arial"/>
          <w:sz w:val="20"/>
          <w:szCs w:val="20"/>
        </w:rPr>
        <w:t>W</w:t>
      </w:r>
      <w:r w:rsidR="00EC7135" w:rsidRPr="00F25795">
        <w:rPr>
          <w:rFonts w:ascii="Arial" w:hAnsi="Arial" w:cs="Arial"/>
          <w:sz w:val="20"/>
          <w:szCs w:val="20"/>
        </w:rPr>
        <w:t>ith</w:t>
      </w:r>
      <w:r w:rsidR="003F5C2D" w:rsidRPr="00F25795">
        <w:rPr>
          <w:rFonts w:ascii="Arial" w:hAnsi="Arial" w:cs="Arial"/>
          <w:sz w:val="20"/>
          <w:szCs w:val="20"/>
        </w:rPr>
        <w:t xml:space="preserve"> additional</w:t>
      </w:r>
      <w:r w:rsidR="00EC7135" w:rsidRPr="00F25795">
        <w:rPr>
          <w:rFonts w:ascii="Arial" w:hAnsi="Arial" w:cs="Arial"/>
          <w:sz w:val="20"/>
          <w:szCs w:val="20"/>
        </w:rPr>
        <w:t xml:space="preserve"> 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8B5B12" w:rsidRPr="00F25795">
        <w:rPr>
          <w:rFonts w:ascii="Arial" w:hAnsi="Arial" w:cs="Arial"/>
          <w:sz w:val="20"/>
          <w:szCs w:val="20"/>
        </w:rPr>
        <w:t xml:space="preserve"> conducted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 next-day hospitalizations for cardiovascular disease, and increased same-day hospitalizations for respiratory disease</w:t>
      </w:r>
      <w:r w:rsidR="00A55237" w:rsidRPr="00F25795">
        <w:rPr>
          <w:rFonts w:ascii="Arial" w:hAnsi="Arial" w:cs="Arial"/>
          <w:sz w:val="20"/>
          <w:szCs w:val="20"/>
        </w:rPr>
        <w:t xml:space="preserve"> among older adults</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592B5A6" w14:textId="77777777" w:rsidR="00733B81" w:rsidRDefault="00733B81" w:rsidP="00733B81">
      <w:pPr>
        <w:rPr>
          <w:rFonts w:ascii="Arial" w:hAnsi="Arial" w:cs="Arial"/>
          <w:b/>
          <w:color w:val="000000"/>
          <w:sz w:val="20"/>
          <w:szCs w:val="20"/>
        </w:rPr>
      </w:pPr>
    </w:p>
    <w:p w14:paraId="3E72F253" w14:textId="77777777" w:rsidR="00733B81" w:rsidRDefault="00733B81" w:rsidP="00733B81">
      <w:pPr>
        <w:rPr>
          <w:rFonts w:ascii="Arial" w:hAnsi="Arial" w:cs="Arial"/>
          <w:b/>
          <w:color w:val="000000"/>
          <w:sz w:val="20"/>
          <w:szCs w:val="20"/>
        </w:rPr>
      </w:pPr>
    </w:p>
    <w:p w14:paraId="34979CC8" w14:textId="31A5D048"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77777777"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is increasing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{"citationID":"UJcYhvCl","properties":{"formattedCitation":"(3,4)","plainCitation":"(3,4)","noteIndex":0},"citationItems":[{"id":180,"uris":["http://zotero.org/users/local/hHKggCUl/items/QGLVIH6M"],"itemData":{"id":180,"type":"article-journal","abstract":"Purpose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(3,4)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Additionally, extreme heat and cold events will continue to increase electricity use, outstripping supply and causing outages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{"citationID":"YxpchR1M","properties":{"formattedCitation":"(6,7)","plainCitation":"(6,7)","noteIndex":0},"citationItems":[{"id":182,"uris":["http://zotero.org/users/local/hHKggCUl/items/IN7CHDCZ"],"itemData":{"id":182,"type":"document","title":"Climate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(6,7)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77777777"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{"citationID":"RYCjB8x9","properties":{"formattedCitation":"(3,9)","plainCitation":"(3,9)","noteIndex":0},"citationItems":[{"id":180,"uris":["http://zotero.org/users/local/hHKggCUl/items/QGLVIH6M"],"itemData":{"id":180,"type":"article-journal","abstract":"Purpose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(3,9)</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{"citationID":"ARcMHLoi","properties":{"formattedCitation":"(10)","plainCitation":"(10)","noteIndex":0},"citationItems":[{"id":203,"uris":["http://zotero.org/users/local/hHKggCUl/items/7JUMA7XM"],"itemData":{"id":203,"type":"article-journal","abstract":"The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(10)</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Older adults are more likely to suffer health consequences from heat and cold exposure due to aging-related thermoregulation changes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anw7DrL5","properties":{"formattedCitation":"(11\\uc0\\u8211{}13)","plainCitation":"(11–13)","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sz w:val="20"/>
          <w:szCs w:val="20"/>
        </w:rPr>
        <w:t>(11–13)</w:t>
      </w:r>
      <w:r w:rsidRPr="002A2B23">
        <w:rPr>
          <w:rFonts w:ascii="Arial" w:hAnsi="Arial" w:cs="Arial"/>
          <w:sz w:val="20"/>
          <w:szCs w:val="20"/>
        </w:rPr>
        <w:fldChar w:fldCharType="end"/>
      </w:r>
      <w:r w:rsidRPr="002A2B23">
        <w:rPr>
          <w:rFonts w:ascii="Arial" w:hAnsi="Arial" w:cs="Arial"/>
          <w:sz w:val="20"/>
          <w:szCs w:val="20"/>
        </w:rPr>
        <w:t xml:space="preserve"> and due to preexisting CVD or respiratory disease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{"citationID":"mQYzfQhQ","properties":{"formattedCitation":"(14,15)","plainCitation":"(14,15)","noteIndex":0},"citationItems":[{"id":225,"uris":["http://zotero.org/users/local/hHKggCUl/items/SQXLWE9T"],"itemData":{"id":225,"type":"article-journal","abstract":"Frailty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(14,15)</w:t>
      </w:r>
      <w:r w:rsidRPr="002A2B23">
        <w:rPr>
          <w:rFonts w:ascii="Arial" w:hAnsi="Arial" w:cs="Arial"/>
          <w:sz w:val="20"/>
          <w:szCs w:val="20"/>
        </w:rPr>
        <w:fldChar w:fldCharType="end"/>
      </w:r>
      <w:r w:rsidRPr="002A2B23">
        <w:rPr>
          <w:rFonts w:ascii="Arial" w:hAnsi="Arial" w:cs="Arial"/>
          <w:sz w:val="20"/>
          <w:szCs w:val="20"/>
        </w:rPr>
        <w:t xml:space="preserve">. Greater than 70% of older adults live with CVD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{"citationID":"BVWFzXt8","properties":{"formattedCitation":"(16)","plainCitation":"(16)","noteIndex":0},"citationItems":[{"id":218,"uris":["http://zotero.org/users/local/hHKggCUl/items/PJTD65AJ"],"itemData":{"id":218,"type":"article-journal","container-title":"Clinics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(16)</w:t>
      </w:r>
      <w:r w:rsidRPr="002A2B23">
        <w:rPr>
          <w:rFonts w:ascii="Arial" w:hAnsi="Arial" w:cs="Arial"/>
          <w:sz w:val="20"/>
          <w:szCs w:val="20"/>
        </w:rPr>
        <w:fldChar w:fldCharType="end"/>
      </w:r>
      <w:r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(3)</w:t>
      </w:r>
      <w:r w:rsidRPr="002A2B23">
        <w:rPr>
          <w:rFonts w:ascii="Arial" w:hAnsi="Arial" w:cs="Arial"/>
          <w:sz w:val="20"/>
          <w:szCs w:val="20"/>
        </w:rPr>
        <w:fldChar w:fldCharType="end"/>
      </w:r>
      <w:r w:rsidRPr="002A2B23">
        <w:rPr>
          <w:rFonts w:ascii="Arial" w:hAnsi="Arial" w:cs="Arial"/>
          <w:sz w:val="20"/>
          <w:szCs w:val="20"/>
        </w:rPr>
        <w:t xml:space="preserve">. For these individuals, loss of electricity can be directly life-threatening. Finally, prolonged loss of electricity to refrigerators, elevators, wheelchairs, and water disruptions can result in stress, isolation, dehydration, or injury. Older adults’  increased reliance on mobility devices, elevators, and increased social isolation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cPB5Hov9","properties":{"formattedCitation":"(17\\uc0\\u8211{}19)","plainCitation":"(17–19)","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sz w:val="20"/>
          <w:szCs w:val="20"/>
        </w:rPr>
        <w:t>(17–19)</w:t>
      </w:r>
      <w:r w:rsidRPr="002A2B23">
        <w:rPr>
          <w:rFonts w:ascii="Arial" w:hAnsi="Arial" w:cs="Arial"/>
          <w:sz w:val="20"/>
          <w:szCs w:val="20"/>
        </w:rPr>
        <w:fldChar w:fldCharType="end"/>
      </w:r>
      <w:r w:rsidRPr="002A2B23">
        <w:rPr>
          <w:rFonts w:ascii="Arial" w:hAnsi="Arial" w:cs="Arial"/>
          <w:sz w:val="20"/>
          <w:szCs w:val="20"/>
        </w:rPr>
        <w:t xml:space="preserve"> may reduce their opportunities to seek electricity, air conditioning, heat, or water to mitigate outage impacts, putting them at higher risk for outage-related cardiovascular and respiratory illness. </w:t>
      </w:r>
    </w:p>
    <w:p w14:paraId="373DCEDA" w14:textId="77777777"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nNOXsPe","properties":{"formattedCitation":"(8,20\\uc0\\u8211{}22)","plainCitation":"(8,20–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Pr="002A2B23">
        <w:rPr>
          <w:rFonts w:ascii="Cambria Math" w:hAnsi="Cambria Math" w:cs="Cambria Math"/>
          <w:sz w:val="20"/>
          <w:szCs w:val="20"/>
        </w:rPr>
        <w:instrText>ﬀ</w:instrText>
      </w:r>
      <w:r w:rsidRPr="002A2B23">
        <w:rPr>
          <w:rFonts w:ascii="Arial" w:hAnsi="Arial" w:cs="Arial"/>
          <w:sz w:val="20"/>
          <w:szCs w:val="20"/>
        </w:rPr>
        <w:instrText>ects of large-scale power outages, including the massive power failure that a</w:instrText>
      </w:r>
      <w:r w:rsidRPr="002A2B23">
        <w:rPr>
          <w:rFonts w:ascii="Cambria Math" w:hAnsi="Cambria Math" w:cs="Cambria Math"/>
          <w:sz w:val="20"/>
          <w:szCs w:val="20"/>
        </w:rPr>
        <w:instrText>ﬀ</w:instrText>
      </w:r>
      <w:r w:rsidRPr="002A2B23">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Pr="002A2B23">
        <w:rPr>
          <w:rFonts w:ascii="Cambria Math" w:hAnsi="Cambria Math" w:cs="Cambria Math"/>
          <w:sz w:val="20"/>
          <w:szCs w:val="20"/>
        </w:rPr>
        <w:instrText>ﬀ</w:instrText>
      </w:r>
      <w:r w:rsidRPr="002A2B23">
        <w:rPr>
          <w:rFonts w:ascii="Arial" w:hAnsi="Arial" w:cs="Arial"/>
          <w:sz w:val="20"/>
          <w:szCs w:val="20"/>
        </w:rPr>
        <w:instrText>ect health. This information can inform preparedness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sz w:val="20"/>
          <w:szCs w:val="20"/>
        </w:rPr>
        <w:t>(8,20–22)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 xml:space="preserve">Associations </w:t>
      </w:r>
      <w:r w:rsidRPr="002A2B23">
        <w:rPr>
          <w:rFonts w:ascii="Arial" w:hAnsi="Arial" w:cs="Arial"/>
          <w:sz w:val="20"/>
          <w:szCs w:val="20"/>
        </w:rPr>
        <w:lastRenderedPageBreak/>
        <w:t xml:space="preserve">may be stronger among older adults and when outdoor temperatures are extreme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Population-level datasets of power outage exposure beyond New York State have only become available since 2020, limiting national-scale studies of power outage and health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{"citationID":"WXbJWHds","properties":{"formattedCitation":"(3,5,23)","plainCitation":"(3,5,23)","noteIndex":0},"citationItems":[{"id":176,"uris":["http://zotero.org/users/local/hHKggCUl/items/5MSNWAQ5"],"itemData":{"id":176,"type":"article-journal","abstract":"Abstract\n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(3,5,23)</w:t>
      </w:r>
      <w:r w:rsidRPr="002A2B23">
        <w:rPr>
          <w:rFonts w:ascii="Arial" w:hAnsi="Arial" w:cs="Arial"/>
          <w:sz w:val="20"/>
          <w:szCs w:val="20"/>
        </w:rPr>
        <w:fldChar w:fldCharType="end"/>
      </w:r>
      <w:r w:rsidRPr="002A2B23">
        <w:rPr>
          <w:rFonts w:ascii="Arial" w:hAnsi="Arial" w:cs="Arial"/>
          <w:sz w:val="20"/>
          <w:szCs w:val="20"/>
        </w:rPr>
        <w:t xml:space="preserve">. </w:t>
      </w:r>
    </w:p>
    <w:p w14:paraId="63EC0DA7" w14:textId="0B283C1D"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{"citationID":"6GUqmEqE","properties":{"formattedCitation":"(5,24)","plainCitation":"(5,24)","noteIndex":0},"citationItems":[{"id":176,"uris":["http://zotero.org/users/local/hHKggCUl/items/5MSNWAQ5"],"itemData":{"id":176,"type":"article-journal","abstract":"Abstract\n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(5,24)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poverty,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00AFE234" w14:textId="77777777" w:rsidR="00CA6AD1"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Our analysis included 2,161 counties, covering 71.1% of 2018 older adult Medicare Fee-For-Service beneficiaries age 65+ </w:t>
      </w:r>
      <w:r w:rsidRPr="002A2B23">
        <w:rPr>
          <w:rFonts w:ascii="Arial" w:hAnsi="Arial" w:cs="Arial"/>
          <w:sz w:val="20"/>
          <w:szCs w:val="20"/>
          <w:highlight w:val="magenta"/>
        </w:rPr>
        <w:t>(N = 23,622,770)</w:t>
      </w:r>
      <w:r w:rsidRPr="002A2B23">
        <w:rPr>
          <w:rFonts w:ascii="Arial" w:hAnsi="Arial" w:cs="Arial"/>
          <w:sz w:val="20"/>
          <w:szCs w:val="20"/>
        </w:rPr>
        <w:t xml:space="preserve">. These counties experienced an average of </w:t>
      </w:r>
      <w:r w:rsidRPr="002A2B23">
        <w:rPr>
          <w:rFonts w:ascii="Arial" w:hAnsi="Arial" w:cs="Arial"/>
          <w:sz w:val="20"/>
          <w:szCs w:val="20"/>
          <w:highlight w:val="magenta"/>
        </w:rPr>
        <w:t>7 (SD=28)</w:t>
      </w:r>
      <w:r w:rsidRPr="002A2B23">
        <w:rPr>
          <w:rFonts w:ascii="Arial" w:hAnsi="Arial" w:cs="Arial"/>
          <w:sz w:val="20"/>
          <w:szCs w:val="20"/>
        </w:rPr>
        <w:t xml:space="preserve"> 8+ hour power outages affecting </w:t>
      </w:r>
      <w:r w:rsidRPr="002A2B23">
        <w:rPr>
          <w:rFonts w:ascii="Arial" w:eastAsia="Garamond" w:hAnsi="Arial" w:cs="Arial"/>
          <w:sz w:val="20"/>
          <w:szCs w:val="20"/>
        </w:rPr>
        <w:t>≥</w:t>
      </w:r>
      <w:r w:rsidRPr="002A2B23">
        <w:rPr>
          <w:rFonts w:ascii="Arial" w:hAnsi="Arial" w:cs="Arial"/>
          <w:sz w:val="20"/>
          <w:szCs w:val="20"/>
        </w:rPr>
        <w:t>1% of customers in 2018 (</w:t>
      </w:r>
      <w:r w:rsidRPr="002A2B23">
        <w:rPr>
          <w:rFonts w:ascii="Arial" w:hAnsi="Arial" w:cs="Arial"/>
          <w:b/>
          <w:bCs/>
          <w:sz w:val="20"/>
          <w:szCs w:val="20"/>
        </w:rPr>
        <w:t>Figure 1</w:t>
      </w:r>
      <w:r w:rsidRPr="002A2B23">
        <w:rPr>
          <w:rFonts w:ascii="Arial" w:hAnsi="Arial" w:cs="Arial"/>
          <w:sz w:val="20"/>
          <w:szCs w:val="20"/>
        </w:rPr>
        <w:t xml:space="preserve">). The number of beneficiaries per county ranged from </w:t>
      </w:r>
      <w:r w:rsidRPr="002A2B23">
        <w:rPr>
          <w:rFonts w:ascii="Arial" w:hAnsi="Arial" w:cs="Arial"/>
          <w:sz w:val="20"/>
          <w:szCs w:val="20"/>
          <w:highlight w:val="magenta"/>
        </w:rPr>
        <w:t>0 to 252,004</w:t>
      </w:r>
      <w:r w:rsidRPr="002A2B23">
        <w:rPr>
          <w:rFonts w:ascii="Arial" w:hAnsi="Arial" w:cs="Arial"/>
          <w:sz w:val="20"/>
          <w:szCs w:val="20"/>
        </w:rPr>
        <w:t xml:space="preserve">. Outages affecting </w:t>
      </w:r>
      <w:r w:rsidRPr="002A2B23">
        <w:rPr>
          <w:rFonts w:ascii="Arial" w:eastAsia="Garamond" w:hAnsi="Arial" w:cs="Arial"/>
          <w:sz w:val="20"/>
          <w:szCs w:val="20"/>
        </w:rPr>
        <w:t>≥1% of county customers affected on average</w:t>
      </w:r>
      <w:r w:rsidRPr="002A2B23">
        <w:rPr>
          <w:rFonts w:ascii="Arial" w:hAnsi="Arial" w:cs="Arial"/>
          <w:sz w:val="20"/>
          <w:szCs w:val="20"/>
        </w:rPr>
        <w:t xml:space="preserve"> </w:t>
      </w:r>
      <w:r w:rsidRPr="002A2B23">
        <w:rPr>
          <w:rFonts w:ascii="Arial" w:eastAsia="Garamond" w:hAnsi="Arial" w:cs="Arial"/>
          <w:sz w:val="20"/>
          <w:szCs w:val="20"/>
        </w:rPr>
        <w:t>≥</w:t>
      </w:r>
      <w:r w:rsidRPr="002A2B23">
        <w:rPr>
          <w:rFonts w:ascii="Arial" w:hAnsi="Arial" w:cs="Arial"/>
          <w:sz w:val="20"/>
          <w:szCs w:val="20"/>
          <w:highlight w:val="magenta"/>
        </w:rPr>
        <w:t>109</w:t>
      </w:r>
      <w:r w:rsidRPr="002A2B23">
        <w:rPr>
          <w:rFonts w:ascii="Arial" w:hAnsi="Arial" w:cs="Arial"/>
          <w:sz w:val="20"/>
          <w:szCs w:val="20"/>
        </w:rPr>
        <w:t xml:space="preserve"> Medicare Fee-For-Service beneficiaries. Just over two percent of county-days were exposed to a power outage (</w:t>
      </w:r>
      <w:r w:rsidRPr="002A2B23">
        <w:rPr>
          <w:rFonts w:ascii="Arial" w:hAnsi="Arial" w:cs="Arial"/>
          <w:sz w:val="20"/>
          <w:szCs w:val="20"/>
          <w:highlight w:val="magenta"/>
        </w:rPr>
        <w:t>n=15,990 county-days</w:t>
      </w:r>
      <w:r w:rsidRPr="002A2B23">
        <w:rPr>
          <w:rFonts w:ascii="Arial" w:hAnsi="Arial" w:cs="Arial"/>
          <w:sz w:val="20"/>
          <w:szCs w:val="20"/>
        </w:rPr>
        <w:t>) (</w:t>
      </w:r>
      <w:r w:rsidRPr="002A2B23">
        <w:rPr>
          <w:rFonts w:ascii="Arial" w:hAnsi="Arial" w:cs="Arial"/>
          <w:b/>
          <w:bCs/>
          <w:sz w:val="20"/>
          <w:szCs w:val="20"/>
        </w:rPr>
        <w:t>Table 1</w:t>
      </w:r>
      <w:r w:rsidRPr="002A2B23">
        <w:rPr>
          <w:rFonts w:ascii="Arial" w:hAnsi="Arial" w:cs="Arial"/>
          <w:sz w:val="20"/>
          <w:szCs w:val="20"/>
        </w:rPr>
        <w:t>). On average, days with more precipitation had fewer outages, while colder days and windier days had more outages (</w:t>
      </w:r>
      <w:r w:rsidRPr="002A2B23">
        <w:rPr>
          <w:rFonts w:ascii="Arial" w:hAnsi="Arial" w:cs="Arial"/>
          <w:b/>
          <w:bCs/>
          <w:sz w:val="20"/>
          <w:szCs w:val="20"/>
        </w:rPr>
        <w:t>Supplemental Table 1)</w:t>
      </w:r>
      <w:r w:rsidRPr="002A2B23">
        <w:rPr>
          <w:rFonts w:ascii="Arial" w:hAnsi="Arial" w:cs="Arial"/>
          <w:sz w:val="20"/>
          <w:szCs w:val="20"/>
        </w:rPr>
        <w:t>.</w:t>
      </w:r>
    </w:p>
    <w:p w14:paraId="32E144CF" w14:textId="77777777" w:rsidR="0099402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On average there were 3.23 CVD hospitalizations per county-day, and 2.25 respiratory hospitalizations. Emergency CVD and respiratory hospitalization rates were higher in southeastern states (</w:t>
      </w:r>
      <w:r w:rsidRPr="002A2B23">
        <w:rPr>
          <w:rFonts w:ascii="Arial" w:hAnsi="Arial" w:cs="Arial"/>
          <w:b/>
          <w:bCs/>
          <w:sz w:val="20"/>
          <w:szCs w:val="20"/>
        </w:rPr>
        <w:t>Figure 1</w:t>
      </w:r>
      <w:r w:rsidRPr="002A2B23">
        <w:rPr>
          <w:rFonts w:ascii="Arial" w:hAnsi="Arial" w:cs="Arial"/>
          <w:sz w:val="20"/>
          <w:szCs w:val="20"/>
        </w:rPr>
        <w:t>). The most common causes of emergency CVD hospitalization were primary hypertension (I10), hypertensive heart and chronic kidney disease with heart failure (I30), and hypertensive heart disease with heart failure (I110).</w:t>
      </w:r>
      <w:r w:rsidRPr="002A2B23">
        <w:rPr>
          <w:rStyle w:val="hgkelc"/>
          <w:rFonts w:ascii="Arial" w:hAnsi="Arial" w:cs="Arial"/>
          <w:sz w:val="20"/>
          <w:szCs w:val="20"/>
          <w:lang w:val="en"/>
        </w:rPr>
        <w:t xml:space="preserve"> </w:t>
      </w:r>
      <w:r w:rsidRPr="002A2B23">
        <w:rPr>
          <w:rFonts w:ascii="Arial" w:hAnsi="Arial" w:cs="Arial"/>
          <w:sz w:val="20"/>
          <w:szCs w:val="20"/>
        </w:rPr>
        <w:t xml:space="preserve">The most common causes of </w:t>
      </w:r>
      <w:r w:rsidRPr="002A2B23">
        <w:rPr>
          <w:rFonts w:ascii="Arial" w:hAnsi="Arial" w:cs="Arial"/>
          <w:sz w:val="20"/>
          <w:szCs w:val="20"/>
        </w:rPr>
        <w:lastRenderedPageBreak/>
        <w:t xml:space="preserve">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BA7B7E"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CVD hospitalizations</w:t>
      </w:r>
    </w:p>
    <w:p w14:paraId="3F322A7C" w14:textId="77777777" w:rsidR="004C354A" w:rsidRPr="00BA7B7E"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Main analysis</w:t>
      </w:r>
    </w:p>
    <w:p w14:paraId="0203D44D" w14:textId="15634FF3" w:rsidR="00E3564D" w:rsidRDefault="00E3564D" w:rsidP="004D4F27">
      <w:pPr>
        <w:spacing w:after="0" w:line="480" w:lineRule="auto"/>
        <w:rPr>
          <w:rFonts w:ascii="Arial" w:hAnsi="Arial" w:cs="Arial"/>
          <w:sz w:val="20"/>
          <w:szCs w:val="20"/>
        </w:rPr>
      </w:pPr>
    </w:p>
    <w:p w14:paraId="0294B3D1" w14:textId="66EBE02C" w:rsidR="004C354A"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In our main analysis testing the effect of 8+ hour power outage on emergency CVD hospitalization rates up to 1 week after power outage exposure, we found increases in CVD-related hospitalizations 1-3 days after and 6 days after power outage exposure (</w:t>
      </w:r>
      <w:r w:rsidRPr="002A2B23">
        <w:rPr>
          <w:rFonts w:ascii="Arial" w:hAnsi="Arial" w:cs="Arial"/>
          <w:b/>
          <w:bCs/>
          <w:sz w:val="20"/>
          <w:szCs w:val="20"/>
        </w:rPr>
        <w:t>Figure 2</w:t>
      </w:r>
      <w:r w:rsidRPr="002A2B23">
        <w:rPr>
          <w:rFonts w:ascii="Arial" w:hAnsi="Arial" w:cs="Arial"/>
          <w:sz w:val="20"/>
          <w:szCs w:val="20"/>
        </w:rPr>
        <w:t xml:space="preserve">). Exposure was not associated with increased hospitalizations on other lag days. One day following power outage exposure, the CVD hospitalization rate was, on average, </w:t>
      </w:r>
      <w:r w:rsidRPr="002A2B23">
        <w:rPr>
          <w:rFonts w:ascii="Arial" w:hAnsi="Arial" w:cs="Arial"/>
          <w:sz w:val="20"/>
          <w:szCs w:val="20"/>
          <w:highlight w:val="magenta"/>
        </w:rPr>
        <w:t xml:space="preserve">1.020 (95% CI: </w:t>
      </w:r>
      <w:r w:rsidRPr="002A2B23">
        <w:rPr>
          <w:rFonts w:ascii="Arial" w:hAnsi="Arial" w:cs="Arial"/>
          <w:color w:val="000000"/>
          <w:sz w:val="20"/>
          <w:szCs w:val="20"/>
          <w:highlight w:val="magenta"/>
        </w:rPr>
        <w:t>1.013, 1.026)</w:t>
      </w:r>
      <w:r w:rsidRPr="002A2B23">
        <w:rPr>
          <w:rFonts w:ascii="Arial" w:hAnsi="Arial" w:cs="Arial"/>
          <w:sz w:val="20"/>
          <w:szCs w:val="20"/>
        </w:rPr>
        <w:t xml:space="preserve"> times higher compared to days after no exposure (</w:t>
      </w:r>
      <w:r w:rsidRPr="002A2B23">
        <w:rPr>
          <w:rFonts w:ascii="Arial" w:hAnsi="Arial" w:cs="Arial"/>
          <w:b/>
          <w:bCs/>
          <w:sz w:val="20"/>
          <w:szCs w:val="20"/>
        </w:rPr>
        <w:t>Supplemental Table 1</w:t>
      </w:r>
      <w:r w:rsidRPr="002A2B23">
        <w:rPr>
          <w:rFonts w:ascii="Arial" w:hAnsi="Arial" w:cs="Arial"/>
          <w:sz w:val="20"/>
          <w:szCs w:val="20"/>
        </w:rPr>
        <w:t xml:space="preserve">).  </w:t>
      </w:r>
    </w:p>
    <w:p w14:paraId="630E07B1" w14:textId="77777777" w:rsidR="005F1712"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We also analyzed larger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w:t>
      </w:r>
      <w:r w:rsidRPr="002A2B23">
        <w:rPr>
          <w:rFonts w:ascii="Arial" w:hAnsi="Arial" w:cs="Arial"/>
          <w:sz w:val="20"/>
          <w:szCs w:val="20"/>
        </w:rPr>
        <w:t xml:space="preserve">5% of county customers.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next-day CVD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next-day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the day after outage CVD rates were </w:t>
      </w:r>
      <w:r w:rsidRPr="002A2B23">
        <w:rPr>
          <w:rFonts w:ascii="Arial" w:hAnsi="Arial" w:cs="Arial"/>
          <w:sz w:val="20"/>
          <w:szCs w:val="20"/>
          <w:highlight w:val="magenta"/>
        </w:rPr>
        <w:t>1.027 (95% CI: 1.018, 1.036)</w:t>
      </w:r>
      <w:r w:rsidRPr="002A2B23">
        <w:rPr>
          <w:rFonts w:ascii="Arial" w:hAnsi="Arial" w:cs="Arial"/>
          <w:sz w:val="20"/>
          <w:szCs w:val="20"/>
        </w:rPr>
        <w:t xml:space="preserve"> times higher than on days after no exposure. For outages affecting </w:t>
      </w:r>
      <w:r w:rsidRPr="002A2B23">
        <w:rPr>
          <w:rFonts w:ascii="Arial" w:eastAsia="Garamond" w:hAnsi="Arial" w:cs="Arial"/>
          <w:sz w:val="20"/>
          <w:szCs w:val="20"/>
        </w:rPr>
        <w:t>≥</w:t>
      </w:r>
      <w:r w:rsidRPr="002A2B23">
        <w:rPr>
          <w:rFonts w:ascii="Arial" w:hAnsi="Arial" w:cs="Arial"/>
          <w:sz w:val="20"/>
          <w:szCs w:val="20"/>
        </w:rPr>
        <w:t xml:space="preserve">5% of the population, rates were </w:t>
      </w:r>
      <w:r w:rsidRPr="002A2B23">
        <w:rPr>
          <w:rFonts w:ascii="Arial" w:hAnsi="Arial" w:cs="Arial"/>
          <w:sz w:val="20"/>
          <w:szCs w:val="20"/>
          <w:highlight w:val="magenta"/>
        </w:rPr>
        <w:t>1.031 (95% CI: 1.021, 1.042)</w:t>
      </w:r>
      <w:r w:rsidRPr="002A2B23">
        <w:rPr>
          <w:rFonts w:ascii="Arial" w:hAnsi="Arial" w:cs="Arial"/>
          <w:sz w:val="20"/>
          <w:szCs w:val="20"/>
        </w:rPr>
        <w:t xml:space="preserve"> times higher than on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Default="004C354A" w:rsidP="004D4F27">
      <w:pPr>
        <w:spacing w:after="0" w:line="480" w:lineRule="auto"/>
        <w:rPr>
          <w:rFonts w:ascii="Arial" w:hAnsi="Arial" w:cs="Arial"/>
          <w:sz w:val="20"/>
          <w:szCs w:val="20"/>
          <w:u w:val="single"/>
        </w:rPr>
      </w:pPr>
      <w:r w:rsidRPr="00BA7B7E">
        <w:rPr>
          <w:rFonts w:ascii="Arial" w:hAnsi="Arial" w:cs="Arial"/>
          <w:sz w:val="20"/>
          <w:szCs w:val="20"/>
          <w:u w:val="single"/>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1B6D0A8A"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Because there is no information on the health-relevant duration of power outage, we conducted sensitivity analyses evaluating the impact of 4+ and 12+ hour outages on CVD hospitalization rates. For 4+ hour and 12+ hour outages, we observed similar results to 8+ hour outages. Hospitalizations were elevated on lag days 1-3 and 6. The effect estimates for 12+ hour </w:t>
      </w:r>
      <w:r w:rsidRPr="002A2B23">
        <w:rPr>
          <w:rFonts w:ascii="Arial" w:hAnsi="Arial" w:cs="Arial"/>
          <w:sz w:val="20"/>
          <w:szCs w:val="20"/>
        </w:rPr>
        <w:lastRenderedPageBreak/>
        <w:t>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0E6C9021"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modelled the relationship between continuous daily county-level number of hours without power and CVD hospitalization rates, to test for a possible threshold effect where only outages longer than a certain duration caused health effects. Of the models we tested, the best-fitting model was linear for the association between number of hours without power and CVD hospitalizations with 4 degrees of freedom on the lag dimension. </w:t>
      </w:r>
      <w:commentRangeStart w:id="11"/>
      <w:commentRangeStart w:id="12"/>
      <w:r w:rsidRPr="002A2B23">
        <w:rPr>
          <w:rFonts w:ascii="Arial" w:hAnsi="Arial" w:cs="Arial"/>
          <w:sz w:val="20"/>
          <w:szCs w:val="20"/>
          <w:highlight w:val="magenta"/>
        </w:rPr>
        <w:t xml:space="preserve">For every additional hour without power, the next-day CVD hospitalization rate increased by 0.1% and, therefore, by 2.4% for 24 hours without power </w:t>
      </w:r>
      <w:commentRangeEnd w:id="11"/>
      <w:r w:rsidRPr="002A2B23">
        <w:rPr>
          <w:rStyle w:val="CommentReference"/>
          <w:rFonts w:ascii="Arial" w:hAnsi="Arial" w:cs="Arial"/>
          <w:sz w:val="20"/>
          <w:szCs w:val="20"/>
          <w:highlight w:val="magenta"/>
        </w:rPr>
        <w:commentReference w:id="11"/>
      </w:r>
      <w:commentRangeEnd w:id="12"/>
      <w:r w:rsidRPr="002A2B23">
        <w:rPr>
          <w:rStyle w:val="CommentReference"/>
          <w:rFonts w:ascii="Arial" w:hAnsi="Arial" w:cs="Arial"/>
          <w:sz w:val="20"/>
          <w:szCs w:val="20"/>
          <w:highlight w:val="magenta"/>
        </w:rPr>
        <w:commentReference w:id="12"/>
      </w:r>
      <w:r w:rsidRPr="002A2B23">
        <w:rPr>
          <w:rFonts w:ascii="Arial" w:hAnsi="Arial" w:cs="Arial"/>
          <w:sz w:val="20"/>
          <w:szCs w:val="20"/>
          <w:highlight w:val="magenta"/>
        </w:rPr>
        <w:t>(</w:t>
      </w:r>
      <w:r w:rsidRPr="002A2B23">
        <w:rPr>
          <w:rFonts w:ascii="Arial" w:hAnsi="Arial" w:cs="Arial"/>
          <w:b/>
          <w:bCs/>
          <w:sz w:val="20"/>
          <w:szCs w:val="20"/>
          <w:highlight w:val="magenta"/>
        </w:rPr>
        <w:t>Supplemental Figure 2</w:t>
      </w:r>
      <w:r w:rsidRPr="002A2B23">
        <w:rPr>
          <w:rFonts w:ascii="Arial" w:hAnsi="Arial" w:cs="Arial"/>
          <w:sz w:val="20"/>
          <w:szCs w:val="20"/>
          <w:highlight w:val="magenta"/>
        </w:rPr>
        <w:t>).</w:t>
      </w:r>
      <w:r w:rsidRPr="002A2B23">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1C20D94A"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the strongest effect of outage on hospitalization was the day of power outage rather than the day after. On the same day of power outage exposure, the respiratory hospitalization rate was </w:t>
      </w:r>
      <w:r w:rsidRPr="002A2B23">
        <w:rPr>
          <w:rFonts w:ascii="Arial" w:hAnsi="Arial" w:cs="Arial"/>
          <w:sz w:val="20"/>
          <w:szCs w:val="20"/>
          <w:highlight w:val="yellow"/>
        </w:rPr>
        <w:t>1.026 (95 % CI: 1.012, 1.039)</w:t>
      </w:r>
      <w:r w:rsidRPr="002A2B23">
        <w:rPr>
          <w:rFonts w:ascii="Arial" w:hAnsi="Arial" w:cs="Arial"/>
          <w:sz w:val="20"/>
          <w:szCs w:val="20"/>
        </w:rPr>
        <w:t xml:space="preserve"> times higher than on unexposed days.</w:t>
      </w:r>
    </w:p>
    <w:p w14:paraId="6C9D8159" w14:textId="77777777"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same-day respiratory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same-day respiratory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and </w:t>
      </w:r>
      <w:r w:rsidRPr="002A2B23">
        <w:rPr>
          <w:rFonts w:ascii="Arial" w:eastAsia="Garamond" w:hAnsi="Arial" w:cs="Arial"/>
          <w:sz w:val="20"/>
          <w:szCs w:val="20"/>
        </w:rPr>
        <w:t>≥</w:t>
      </w:r>
      <w:r w:rsidRPr="002A2B23">
        <w:rPr>
          <w:rFonts w:ascii="Arial" w:hAnsi="Arial" w:cs="Arial"/>
          <w:sz w:val="20"/>
          <w:szCs w:val="20"/>
        </w:rPr>
        <w:t xml:space="preserve">5% of county customers respectively, on exposed days, respiratory hospitalization rates were </w:t>
      </w:r>
      <w:r w:rsidRPr="002A2B23">
        <w:rPr>
          <w:rFonts w:ascii="Arial" w:hAnsi="Arial" w:cs="Arial"/>
          <w:sz w:val="20"/>
          <w:szCs w:val="20"/>
          <w:highlight w:val="yellow"/>
        </w:rPr>
        <w:t>1.052 (95% CI: 1.034, 1.071)</w:t>
      </w:r>
      <w:r w:rsidRPr="002A2B23">
        <w:rPr>
          <w:rFonts w:ascii="Arial" w:hAnsi="Arial" w:cs="Arial"/>
          <w:sz w:val="20"/>
          <w:szCs w:val="20"/>
        </w:rPr>
        <w:t xml:space="preserve"> and </w:t>
      </w:r>
      <w:r w:rsidRPr="002A2B23">
        <w:rPr>
          <w:rFonts w:ascii="Arial" w:hAnsi="Arial" w:cs="Arial"/>
          <w:sz w:val="20"/>
          <w:szCs w:val="20"/>
          <w:highlight w:val="yellow"/>
        </w:rPr>
        <w:t>1.067 (95% CI: 1.045, 1.089)</w:t>
      </w:r>
      <w:r w:rsidRPr="002A2B23">
        <w:rPr>
          <w:rFonts w:ascii="Arial" w:hAnsi="Arial" w:cs="Arial"/>
          <w:sz w:val="20"/>
          <w:szCs w:val="20"/>
        </w:rPr>
        <w:t xml:space="preserve"> times higher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Default="004C354A" w:rsidP="004D4F27">
      <w:pPr>
        <w:spacing w:after="0" w:line="480" w:lineRule="auto"/>
        <w:rPr>
          <w:rFonts w:ascii="Arial" w:hAnsi="Arial" w:cs="Arial"/>
          <w:sz w:val="20"/>
          <w:szCs w:val="20"/>
          <w:u w:val="single"/>
        </w:rPr>
      </w:pPr>
      <w:r w:rsidRPr="00C778C4">
        <w:rPr>
          <w:rFonts w:ascii="Arial" w:hAnsi="Arial" w:cs="Arial"/>
          <w:sz w:val="20"/>
          <w:szCs w:val="20"/>
          <w:u w:val="single"/>
        </w:rPr>
        <w:lastRenderedPageBreak/>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77777777"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strongest effects on respiratory hospitalizations following 12+ hour outage exposure. Effect size increased across outage durations as duration increased. Respiratory hospitalization rates were </w:t>
      </w:r>
      <w:r w:rsidRPr="002A2B23">
        <w:rPr>
          <w:rFonts w:ascii="Arial" w:hAnsi="Arial" w:cs="Arial"/>
          <w:sz w:val="20"/>
          <w:szCs w:val="20"/>
          <w:highlight w:val="yellow"/>
        </w:rPr>
        <w:t>1.013 times higher (95% CI: 1.002, 1.023)</w:t>
      </w:r>
      <w:r w:rsidRPr="002A2B23">
        <w:rPr>
          <w:rFonts w:ascii="Arial" w:hAnsi="Arial" w:cs="Arial"/>
          <w:sz w:val="20"/>
          <w:szCs w:val="20"/>
        </w:rPr>
        <w:t xml:space="preserve"> the day of 4+ hour power outage exposure, </w:t>
      </w:r>
      <w:r w:rsidRPr="002A2B23">
        <w:rPr>
          <w:rFonts w:ascii="Arial" w:hAnsi="Arial" w:cs="Arial"/>
          <w:sz w:val="20"/>
          <w:szCs w:val="20"/>
          <w:highlight w:val="yellow"/>
        </w:rPr>
        <w:t>1.026 times higher (95% CI: 1.012, 1.039)</w:t>
      </w:r>
      <w:r w:rsidRPr="002A2B23">
        <w:rPr>
          <w:rFonts w:ascii="Arial" w:hAnsi="Arial" w:cs="Arial"/>
          <w:sz w:val="20"/>
          <w:szCs w:val="20"/>
        </w:rPr>
        <w:t xml:space="preserve"> the day of 8+ hour outage exposure, and </w:t>
      </w:r>
      <w:r w:rsidRPr="002A2B23">
        <w:rPr>
          <w:rFonts w:ascii="Arial" w:hAnsi="Arial" w:cs="Arial"/>
          <w:sz w:val="20"/>
          <w:szCs w:val="20"/>
          <w:highlight w:val="yellow"/>
        </w:rPr>
        <w:t>1.032 times higher (95% CI: 1.017, 1.047)</w:t>
      </w:r>
      <w:r w:rsidRPr="002A2B23">
        <w:rPr>
          <w:rFonts w:ascii="Arial" w:hAnsi="Arial" w:cs="Arial"/>
          <w:sz w:val="20"/>
          <w:szCs w:val="20"/>
        </w:rPr>
        <w:t xml:space="preserve"> the day of 12+ hour outage exposure compared to unexposed days. </w:t>
      </w:r>
    </w:p>
    <w:p w14:paraId="57C07CC2" w14:textId="77777777"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Finally, we modelled the relationship between continuous number of hours without power and respiratory hospitalization rates. The best-fitting model indicated a linear relationship between number of hours without power and respiratory hospitalizations, with 4 degrees of freedom on the lag dimension. For every additional hour without power, the next-day respiratory hospitalization rate increased by 0.11% or 2.64% following 24 hours of power outage (</w:t>
      </w:r>
      <w:r w:rsidRPr="002A2B23">
        <w:rPr>
          <w:rFonts w:ascii="Arial" w:hAnsi="Arial" w:cs="Arial"/>
          <w:b/>
          <w:bCs/>
          <w:sz w:val="20"/>
          <w:szCs w:val="20"/>
        </w:rPr>
        <w:t xml:space="preserve">Supplemental Figure </w:t>
      </w:r>
      <w:commentRangeStart w:id="13"/>
      <w:r w:rsidRPr="002A2B23">
        <w:rPr>
          <w:rFonts w:ascii="Arial" w:hAnsi="Arial" w:cs="Arial"/>
          <w:b/>
          <w:bCs/>
          <w:sz w:val="20"/>
          <w:szCs w:val="20"/>
        </w:rPr>
        <w:t>2</w:t>
      </w:r>
      <w:commentRangeEnd w:id="13"/>
      <w:r w:rsidRPr="002A2B23">
        <w:rPr>
          <w:rStyle w:val="CommentReference"/>
          <w:rFonts w:ascii="Arial" w:hAnsi="Arial" w:cs="Arial"/>
          <w:sz w:val="20"/>
          <w:szCs w:val="20"/>
        </w:rPr>
        <w:commentReference w:id="13"/>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09BD6559" w14:textId="6769E99A" w:rsidR="00C60213"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county-level poverty, and percentage of county Medicare beneficiaries using DME. </w:t>
      </w:r>
      <w:r w:rsidR="00C12CCB">
        <w:rPr>
          <w:rFonts w:ascii="Arial" w:hAnsi="Arial" w:cs="Arial"/>
          <w:sz w:val="20"/>
          <w:szCs w:val="20"/>
        </w:rPr>
        <w:t>E</w:t>
      </w:r>
      <w:r w:rsidR="00774E1B">
        <w:rPr>
          <w:rFonts w:ascii="Arial" w:hAnsi="Arial" w:cs="Arial"/>
          <w:sz w:val="20"/>
          <w:szCs w:val="20"/>
        </w:rPr>
        <w:t>xposure</w:t>
      </w:r>
      <w:r w:rsidR="00C12CCB">
        <w:rPr>
          <w:rFonts w:ascii="Arial" w:hAnsi="Arial" w:cs="Arial"/>
          <w:sz w:val="20"/>
          <w:szCs w:val="20"/>
        </w:rPr>
        <w:t xml:space="preserve"> 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 xml:space="preserve">Overall, we did not observe effect modification by age, sex, or county-level poverty. However, the association between power outage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w:t>
      </w:r>
      <w:r w:rsidRPr="002A2B23">
        <w:rPr>
          <w:rFonts w:ascii="Arial" w:hAnsi="Arial" w:cs="Arial"/>
          <w:sz w:val="20"/>
          <w:szCs w:val="20"/>
        </w:rPr>
        <w:lastRenderedPageBreak/>
        <w:t>outage, while in counties with fourth quartile DME use, hospitalizations were elevated only on the day of power outage (</w:t>
      </w:r>
      <w:r w:rsidRPr="002A2B23">
        <w:rPr>
          <w:rFonts w:ascii="Arial" w:hAnsi="Arial" w:cs="Arial"/>
          <w:b/>
          <w:bCs/>
          <w:sz w:val="20"/>
          <w:szCs w:val="20"/>
        </w:rPr>
        <w:t>Figure 3</w:t>
      </w:r>
      <w:r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77777777"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Medicare beneficiaries aged 65+, we found that power outages were associated with increased acute emergency CVD and respiratory hospitalizations. the association between outage and CVD hospitalizations was strongest the day after exposure, while the association between outage and respiratory hospitalizations was strongest the same day of outage exposure. 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larger effects on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pose a growing threat to the cardiovascular and respiratory health of older adults. </w:t>
      </w:r>
    </w:p>
    <w:p w14:paraId="30F7F7AA" w14:textId="7777777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bIWu9xCB","properties":{"formattedCitation":"(8,20,21,27)","plainCitation":"(8,20,21,27)","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Pr="0097584B">
        <w:rPr>
          <w:rFonts w:ascii="Cambria Math" w:hAnsi="Cambria Math" w:cs="Cambria Math"/>
          <w:sz w:val="20"/>
          <w:szCs w:val="20"/>
        </w:rPr>
        <w:instrText>ﬀ</w:instrText>
      </w:r>
      <w:r w:rsidRPr="0097584B">
        <w:rPr>
          <w:rFonts w:ascii="Arial" w:hAnsi="Arial" w:cs="Arial"/>
          <w:sz w:val="20"/>
          <w:szCs w:val="20"/>
        </w:rPr>
        <w:instrText>ects. We aimed to investigate the individual and joint e</w:instrText>
      </w:r>
      <w:r w:rsidRPr="0097584B">
        <w:rPr>
          <w:rFonts w:ascii="Cambria Math" w:hAnsi="Cambria Math" w:cs="Cambria Math"/>
          <w:sz w:val="20"/>
          <w:szCs w:val="20"/>
        </w:rPr>
        <w:instrText>ﬀ</w:instrText>
      </w:r>
      <w:r w:rsidRPr="0097584B">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97584B">
        <w:rPr>
          <w:rFonts w:ascii="Cambria Math" w:hAnsi="Cambria Math" w:cs="Cambria Math"/>
          <w:sz w:val="20"/>
          <w:szCs w:val="20"/>
        </w:rPr>
        <w:instrText>ﬀ</w:instrText>
      </w:r>
      <w:r w:rsidRPr="0097584B">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97584B">
        <w:rPr>
          <w:rFonts w:ascii="Cambria Math" w:hAnsi="Cambria Math" w:cs="Cambria Math"/>
          <w:sz w:val="20"/>
          <w:szCs w:val="20"/>
        </w:rPr>
        <w:instrText>ﬀ</w:instrText>
      </w:r>
      <w:r w:rsidRPr="0097584B">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97584B">
        <w:rPr>
          <w:rFonts w:ascii="Cambria Math" w:hAnsi="Cambria Math" w:cs="Cambria Math"/>
          <w:sz w:val="20"/>
          <w:szCs w:val="20"/>
        </w:rPr>
        <w:instrText>ﬀ</w:instrText>
      </w:r>
      <w:r w:rsidRPr="0097584B">
        <w:rPr>
          <w:rFonts w:ascii="Arial" w:hAnsi="Arial" w:cs="Arial"/>
          <w:sz w:val="20"/>
          <w:szCs w:val="20"/>
        </w:rPr>
        <w:instrText>ect on both multiplicative and additive scales. Over 35% of the thunderstorm e</w:instrText>
      </w:r>
      <w:r w:rsidRPr="0097584B">
        <w:rPr>
          <w:rFonts w:ascii="Cambria Math" w:hAnsi="Cambria Math" w:cs="Cambria Math"/>
          <w:sz w:val="20"/>
          <w:szCs w:val="20"/>
        </w:rPr>
        <w:instrText>ﬀ</w:instrText>
      </w:r>
      <w:r w:rsidRPr="0097584B">
        <w:rPr>
          <w:rFonts w:ascii="Arial" w:hAnsi="Arial" w:cs="Arial"/>
          <w:sz w:val="20"/>
          <w:szCs w:val="20"/>
        </w:rPr>
        <w:instrText>ects were mediated by PM2:5 and RH.\nCONCLUSION: Thunderstorms accompanied by POs showed the strongest respiratory e</w:instrText>
      </w:r>
      <w:r w:rsidRPr="0097584B">
        <w:rPr>
          <w:rFonts w:ascii="Cambria Math" w:hAnsi="Cambria Math" w:cs="Cambria Math"/>
          <w:sz w:val="20"/>
          <w:szCs w:val="20"/>
        </w:rPr>
        <w:instrText>ﬀ</w:instrText>
      </w:r>
      <w:r w:rsidRPr="0097584B">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97584B">
        <w:rPr>
          <w:rFonts w:ascii="Cambria Math" w:hAnsi="Cambria Math" w:cs="Cambria Math"/>
          <w:sz w:val="20"/>
          <w:szCs w:val="20"/>
        </w:rPr>
        <w:instrText>ﬀ</w:instrText>
      </w:r>
      <w:r w:rsidRPr="0097584B">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Pr="0097584B">
        <w:rPr>
          <w:rFonts w:ascii="Cambria Math" w:hAnsi="Cambria Math" w:cs="Cambria Math"/>
          <w:sz w:val="20"/>
          <w:szCs w:val="20"/>
        </w:rPr>
        <w:instrText>ﬀ</w:instrText>
      </w:r>
      <w:r w:rsidRPr="0097584B">
        <w:rPr>
          <w:rFonts w:ascii="Arial" w:hAnsi="Arial" w:cs="Arial"/>
          <w:sz w:val="20"/>
          <w:szCs w:val="20"/>
        </w:rPr>
        <w:instrText>ects of large-scale power outages, including the massive power failure that a</w:instrText>
      </w:r>
      <w:r w:rsidRPr="0097584B">
        <w:rPr>
          <w:rFonts w:ascii="Cambria Math" w:hAnsi="Cambria Math" w:cs="Cambria Math"/>
          <w:sz w:val="20"/>
          <w:szCs w:val="20"/>
        </w:rPr>
        <w:instrText>ﬀ</w:instrText>
      </w:r>
      <w:r w:rsidRPr="0097584B">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Pr="0097584B">
        <w:rPr>
          <w:rFonts w:ascii="Cambria Math" w:hAnsi="Cambria Math" w:cs="Cambria Math"/>
          <w:sz w:val="20"/>
          <w:szCs w:val="20"/>
        </w:rPr>
        <w:instrText>ﬀ</w:instrText>
      </w:r>
      <w:r w:rsidRPr="0097584B">
        <w:rPr>
          <w:rFonts w:ascii="Arial" w:hAnsi="Arial" w:cs="Arial"/>
          <w:sz w:val="20"/>
          <w:szCs w:val="20"/>
        </w:rPr>
        <w:instrText>ect health. This information can inform preparedness e</w:instrText>
      </w:r>
      <w:r w:rsidRPr="0097584B">
        <w:rPr>
          <w:rFonts w:ascii="Cambria Math" w:hAnsi="Cambria Math" w:cs="Cambria Math"/>
          <w:sz w:val="20"/>
          <w:szCs w:val="20"/>
        </w:rPr>
        <w:instrText>ﬀ</w:instrText>
      </w:r>
      <w:r w:rsidRPr="0097584B">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sz w:val="20"/>
          <w:szCs w:val="20"/>
        </w:rPr>
        <w:t>(8,20,21,27)</w:t>
      </w:r>
      <w:r w:rsidRPr="0097584B">
        <w:rPr>
          <w:rFonts w:ascii="Arial" w:hAnsi="Arial" w:cs="Arial"/>
          <w:sz w:val="20"/>
          <w:szCs w:val="20"/>
        </w:rPr>
        <w:fldChar w:fldCharType="end"/>
      </w:r>
      <w:r w:rsidRPr="0097584B">
        <w:rPr>
          <w:rFonts w:ascii="Arial" w:hAnsi="Arial" w:cs="Arial"/>
          <w:sz w:val="20"/>
          <w:szCs w:val="20"/>
        </w:rPr>
        <w:t xml:space="preserve">. Deng et al. found the largest increases in CVD emergency department visits the day after exposure, while respiratory visits increased most on the day of exposure; the same pattern as in our results. 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{"citationID":"LGZTKj7L","properties":{"formattedCitation":"(27)","plainCitation":"(27)","noteIndex":0},"citationItems":[{"id":240,"uris":["http://zotero.org/users/local/hHKggCUl/items/534RADTL"],"itemData":{"id":240,"type":"article-journal","container-title":"Under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noProof/>
          <w:sz w:val="20"/>
          <w:szCs w:val="20"/>
        </w:rPr>
        <w:t>(27)</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day after power outage exposure, though confidence intervals contained the null. We estimated similar effects with more precision because of our larger study population. </w:t>
      </w:r>
    </w:p>
    <w:p w14:paraId="33E4FE57" w14:textId="7777777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We hypothesized that power outages lead to CVD and respiratory hospitalizations in older adults because they cause heat exposure, cold exposure, stress, and loss of electricity to life-sustaining medical devices and mobility aids. Power outages may also cause changes in </w:t>
      </w:r>
      <w:r w:rsidRPr="0097584B">
        <w:rPr>
          <w:rFonts w:ascii="Arial" w:hAnsi="Arial" w:cs="Arial"/>
          <w:sz w:val="20"/>
          <w:szCs w:val="20"/>
        </w:rPr>
        <w:lastRenderedPageBreak/>
        <w:t xml:space="preserve">indoor 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{"citationID":"n3LNDwDY","properties":{"formattedCitation":"(3,41,42)","plainCitation":"(3,41,42)","noteIndex":0},"citationItems":[{"id":180,"uris":["http://zotero.org/users/local/hHKggCUl/items/QGLVIH6M"],"itemData":{"id":180,"type":"article-journal","abstract":"Purpose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noProof/>
          <w:sz w:val="20"/>
          <w:szCs w:val="20"/>
        </w:rPr>
        <w:t>(3,41,42)</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{"citationID":"EbWJFV3l","properties":{"formattedCitation":"(20,43,44)","plainCitation":"(20,43,44)","noteIndex":0},"citationItems":[{"id":194,"uris":["http://zotero.org/users/local/hHKggCUl/items/8L9T2PQA"],"itemData":{"id":194,"type":"article-journal","abstract":"BACKGROUND: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97584B">
        <w:rPr>
          <w:rFonts w:ascii="Cambria Math" w:hAnsi="Cambria Math" w:cs="Cambria Math"/>
          <w:sz w:val="20"/>
          <w:szCs w:val="20"/>
        </w:rPr>
        <w:instrText>ﬀ</w:instrText>
      </w:r>
      <w:r w:rsidRPr="0097584B">
        <w:rPr>
          <w:rFonts w:ascii="Arial" w:hAnsi="Arial" w:cs="Arial"/>
          <w:sz w:val="20"/>
          <w:szCs w:val="20"/>
        </w:rPr>
        <w:instrText>ects. We aimed to investigate the individual and joint e</w:instrText>
      </w:r>
      <w:r w:rsidRPr="0097584B">
        <w:rPr>
          <w:rFonts w:ascii="Cambria Math" w:hAnsi="Cambria Math" w:cs="Cambria Math"/>
          <w:sz w:val="20"/>
          <w:szCs w:val="20"/>
        </w:rPr>
        <w:instrText>ﬀ</w:instrText>
      </w:r>
      <w:r w:rsidRPr="0097584B">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97584B">
        <w:rPr>
          <w:rFonts w:ascii="Cambria Math" w:hAnsi="Cambria Math" w:cs="Cambria Math"/>
          <w:sz w:val="20"/>
          <w:szCs w:val="20"/>
        </w:rPr>
        <w:instrText>ﬀ</w:instrText>
      </w:r>
      <w:r w:rsidRPr="0097584B">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97584B">
        <w:rPr>
          <w:rFonts w:ascii="Cambria Math" w:hAnsi="Cambria Math" w:cs="Cambria Math"/>
          <w:sz w:val="20"/>
          <w:szCs w:val="20"/>
        </w:rPr>
        <w:instrText>ﬀ</w:instrText>
      </w:r>
      <w:r w:rsidRPr="0097584B">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97584B">
        <w:rPr>
          <w:rFonts w:ascii="Cambria Math" w:hAnsi="Cambria Math" w:cs="Cambria Math"/>
          <w:sz w:val="20"/>
          <w:szCs w:val="20"/>
        </w:rPr>
        <w:instrText>ﬀ</w:instrText>
      </w:r>
      <w:r w:rsidRPr="0097584B">
        <w:rPr>
          <w:rFonts w:ascii="Arial" w:hAnsi="Arial" w:cs="Arial"/>
          <w:sz w:val="20"/>
          <w:szCs w:val="20"/>
        </w:rPr>
        <w:instrText>ect on both multiplicative and additive scales. Over 35% of the thunderstorm e</w:instrText>
      </w:r>
      <w:r w:rsidRPr="0097584B">
        <w:rPr>
          <w:rFonts w:ascii="Cambria Math" w:hAnsi="Cambria Math" w:cs="Cambria Math"/>
          <w:sz w:val="20"/>
          <w:szCs w:val="20"/>
        </w:rPr>
        <w:instrText>ﬀ</w:instrText>
      </w:r>
      <w:r w:rsidRPr="0097584B">
        <w:rPr>
          <w:rFonts w:ascii="Arial" w:hAnsi="Arial" w:cs="Arial"/>
          <w:sz w:val="20"/>
          <w:szCs w:val="20"/>
        </w:rPr>
        <w:instrText>ects were mediated by PM2:5 and RH.\nCONCLUSION: Thunderstorms accompanied by POs showed the strongest respiratory e</w:instrText>
      </w:r>
      <w:r w:rsidRPr="0097584B">
        <w:rPr>
          <w:rFonts w:ascii="Cambria Math" w:hAnsi="Cambria Math" w:cs="Cambria Math"/>
          <w:sz w:val="20"/>
          <w:szCs w:val="20"/>
        </w:rPr>
        <w:instrText>ﬀ</w:instrText>
      </w:r>
      <w:r w:rsidRPr="0097584B">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97584B">
        <w:rPr>
          <w:rFonts w:ascii="Cambria Math" w:hAnsi="Cambria Math" w:cs="Cambria Math"/>
          <w:sz w:val="20"/>
          <w:szCs w:val="20"/>
        </w:rPr>
        <w:instrText>ﬀ</w:instrText>
      </w:r>
      <w:r w:rsidRPr="0097584B">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noProof/>
          <w:sz w:val="20"/>
          <w:szCs w:val="20"/>
        </w:rPr>
        <w:t>(20,43,44)</w:t>
      </w:r>
      <w:r w:rsidRPr="0097584B">
        <w:rPr>
          <w:rFonts w:ascii="Arial" w:hAnsi="Arial" w:cs="Arial"/>
          <w:sz w:val="20"/>
          <w:szCs w:val="20"/>
        </w:rPr>
        <w:fldChar w:fldCharType="end"/>
      </w:r>
      <w:r w:rsidRPr="0097584B">
        <w:rPr>
          <w:rFonts w:ascii="Arial" w:hAnsi="Arial" w:cs="Arial"/>
          <w:sz w:val="20"/>
          <w:szCs w:val="20"/>
        </w:rPr>
        <w:t xml:space="preserve">. While we did not directly assess co-exposure to extreme weather, we controlled for temperature, wind, and precipitation as confounders. Enabled by new national datasets of power outage exposure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{"citationID":"640JPRSX","properties":{"formattedCitation":"(23,24)","plainCitation":"(23,24)","noteIndex":0},"citationItems":[{"id":230,"uris":["http://zotero.org/users/local/hHKggCUl/items/4TZTQRK2"],"itemData":{"id":230,"type":"webpage","title":"Oak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noProof/>
          <w:sz w:val="20"/>
          <w:szCs w:val="20"/>
        </w:rPr>
        <w:t>(23,24)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p>
    <w:p w14:paraId="72FE1151" w14:textId="7777777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In this study,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county-days are considered exposed to power outage when </w:t>
      </w:r>
      <w:r w:rsidRPr="0097584B">
        <w:rPr>
          <w:rFonts w:ascii="Arial" w:eastAsia="Garamond" w:hAnsi="Arial" w:cs="Arial"/>
          <w:sz w:val="20"/>
          <w:szCs w:val="20"/>
        </w:rPr>
        <w:t>≥</w:t>
      </w:r>
      <w:r w:rsidRPr="0097584B">
        <w:rPr>
          <w:rFonts w:ascii="Arial" w:hAnsi="Arial" w:cs="Arial"/>
          <w:sz w:val="20"/>
          <w:szCs w:val="20"/>
        </w:rPr>
        <w:t xml:space="preserve">5% of county customers are without power, compared to </w:t>
      </w:r>
      <w:r w:rsidRPr="0097584B">
        <w:rPr>
          <w:rFonts w:ascii="Arial" w:eastAsia="Garamond" w:hAnsi="Arial" w:cs="Arial"/>
          <w:sz w:val="20"/>
          <w:szCs w:val="20"/>
        </w:rPr>
        <w:t>≥</w:t>
      </w:r>
      <w:r w:rsidRPr="0097584B">
        <w:rPr>
          <w:rFonts w:ascii="Arial" w:hAnsi="Arial" w:cs="Arial"/>
          <w:sz w:val="20"/>
          <w:szCs w:val="20"/>
        </w:rPr>
        <w:t xml:space="preserve">1% of customers. Exposure misclassification may bias results, likely toward the null, though the magnitude and direction of bias are unknown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SkhN0Del","properties":{"formattedCitation":"(45)","plainCitation":"(45)","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noProof/>
          <w:sz w:val="20"/>
          <w:szCs w:val="20"/>
        </w:rPr>
        <w:t>(45)</w:t>
      </w:r>
      <w:r w:rsidRPr="0097584B">
        <w:rPr>
          <w:rFonts w:ascii="Arial" w:hAnsi="Arial" w:cs="Arial"/>
          <w:sz w:val="20"/>
          <w:szCs w:val="20"/>
        </w:rPr>
        <w:fldChar w:fldCharType="end"/>
      </w:r>
      <w:r w:rsidRPr="0097584B">
        <w:rPr>
          <w:rFonts w:ascii="Arial" w:hAnsi="Arial" w:cs="Arial"/>
          <w:sz w:val="20"/>
          <w:szCs w:val="20"/>
        </w:rPr>
        <w:t xml:space="preserve">. Second, larger outages may also cause more hospitalizations because they are community-wide events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{"citationID":"B86byoVJ","properties":{"formattedCitation":"(3,44)","plainCitation":"(3,44)","noteIndex":0},"citationItems":[{"id":180,"uris":["http://zotero.org/users/local/hHKggCUl/items/QGLVIH6M"],"itemData":{"id":180,"type":"article-journal","abstract":"Purpose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noProof/>
          <w:sz w:val="20"/>
          <w:szCs w:val="20"/>
        </w:rPr>
        <w:t>(3,44)</w:t>
      </w:r>
      <w:r w:rsidRPr="0097584B">
        <w:rPr>
          <w:rFonts w:ascii="Arial" w:hAnsi="Arial" w:cs="Arial"/>
          <w:sz w:val="20"/>
          <w:szCs w:val="20"/>
        </w:rPr>
        <w:fldChar w:fldCharType="end"/>
      </w:r>
      <w:r w:rsidRPr="0097584B">
        <w:rPr>
          <w:rFonts w:ascii="Arial" w:hAnsi="Arial" w:cs="Arial"/>
          <w:sz w:val="20"/>
          <w:szCs w:val="20"/>
        </w:rPr>
        <w:t xml:space="preserve">. During a small power outage, older adults may be able to rely on neighbors or other nearby community resources for social support, electricity, heat, or air conditioning. During a larger outage, fewer places have power, and fewer people can help. Therefore, more individuals may be exposed to the midstream effects of power outage such as heat and cold during these larger outages, potentially increasing hospitalizations. </w:t>
      </w:r>
    </w:p>
    <w:p w14:paraId="3289138A" w14:textId="77777777" w:rsidR="0097584B" w:rsidRPr="007040F4" w:rsidRDefault="0097584B" w:rsidP="00DD0F4D">
      <w:pPr>
        <w:spacing w:after="0" w:line="480" w:lineRule="auto"/>
        <w:ind w:firstLine="720"/>
        <w:rPr>
          <w:rFonts w:ascii="Arial" w:hAnsi="Arial" w:cs="Arial"/>
          <w:sz w:val="20"/>
          <w:szCs w:val="20"/>
        </w:rPr>
      </w:pPr>
      <w:r w:rsidRPr="0097584B">
        <w:rPr>
          <w:rFonts w:ascii="Arial" w:hAnsi="Arial" w:cs="Arial"/>
          <w:sz w:val="20"/>
          <w:szCs w:val="20"/>
        </w:rPr>
        <w:t>We tested for effect modification of the power outage-hospitalization association by sex, age</w:t>
      </w:r>
      <w:ins w:id="14" w:author="Kioumourtzoglou, Marianthi-Anna" w:date="2025-01-21T23:25:00Z" w16du:dateUtc="2025-01-22T04:25:00Z">
        <w:r w:rsidRPr="0097584B">
          <w:rPr>
            <w:rFonts w:ascii="Arial" w:hAnsi="Arial" w:cs="Arial"/>
            <w:sz w:val="20"/>
            <w:szCs w:val="20"/>
          </w:rPr>
          <w:t>,</w:t>
        </w:r>
      </w:ins>
      <w:r w:rsidRPr="0097584B">
        <w:rPr>
          <w:rFonts w:ascii="Arial" w:hAnsi="Arial" w:cs="Arial"/>
          <w:sz w:val="20"/>
          <w:szCs w:val="20"/>
        </w:rPr>
        <w:t xml:space="preserve"> and area-level poverty and </w:t>
      </w:r>
      <w:commentRangeStart w:id="15"/>
      <w:commentRangeStart w:id="16"/>
      <w:commentRangeStart w:id="17"/>
      <w:r w:rsidRPr="0097584B">
        <w:rPr>
          <w:rFonts w:ascii="Arial" w:hAnsi="Arial" w:cs="Arial"/>
          <w:sz w:val="20"/>
          <w:szCs w:val="20"/>
        </w:rPr>
        <w:t>DME use</w:t>
      </w:r>
      <w:commentRangeEnd w:id="15"/>
      <w:r w:rsidRPr="0097584B">
        <w:rPr>
          <w:rStyle w:val="CommentReference"/>
          <w:sz w:val="20"/>
          <w:szCs w:val="20"/>
        </w:rPr>
        <w:commentReference w:id="15"/>
      </w:r>
      <w:commentRangeEnd w:id="16"/>
      <w:r w:rsidRPr="0097584B">
        <w:rPr>
          <w:rStyle w:val="CommentReference"/>
          <w:sz w:val="20"/>
          <w:szCs w:val="20"/>
        </w:rPr>
        <w:commentReference w:id="16"/>
      </w:r>
      <w:commentRangeEnd w:id="17"/>
      <w:r w:rsidRPr="0097584B">
        <w:rPr>
          <w:rStyle w:val="CommentReference"/>
          <w:sz w:val="20"/>
          <w:szCs w:val="20"/>
        </w:rPr>
        <w:commentReference w:id="17"/>
      </w:r>
      <w:r w:rsidRPr="0097584B">
        <w:rPr>
          <w:rFonts w:ascii="Arial" w:hAnsi="Arial" w:cs="Arial"/>
          <w:sz w:val="20"/>
          <w:szCs w:val="20"/>
        </w:rPr>
        <w:t>. Contrary to our hypotheses, we did not observe effect modification by sex, age, or county poverty quartile. Because we measured poverty at the county level, and wealth varies widely within counties, average poverty levels may not accurately reflect adaptive capacity of individuals within counties. Higher resolution data is necessary to test for effect modification by community socioeconomic status. 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 in the full </w:t>
      </w:r>
      <w:r w:rsidRPr="0097584B">
        <w:rPr>
          <w:rFonts w:ascii="Arial" w:hAnsi="Arial" w:cs="Arial"/>
          <w:sz w:val="20"/>
          <w:szCs w:val="20"/>
        </w:rPr>
        <w:lastRenderedPageBreak/>
        <w:t>Medicare population 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Second, DME users may be more prepared for outages compared to non-DME users, with greater access to generators or back up batteries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{"citationID":"c9aLjRL1","properties":{"formattedCitation":"(46)","plainCitation":"(46)","noteIndex":0},"citationItems":[{"id":266,"uris":["http://zotero.org/users/local/hHKggCUl/items/YGDBPCNH"],"itemData":{"id":266,"type":"article-journal","container-title":"Journal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noProof/>
          <w:sz w:val="20"/>
          <w:szCs w:val="20"/>
        </w:rPr>
        <w:t>(46)</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Pr="0097584B">
        <w:rPr>
          <w:rFonts w:ascii="Arial" w:hAnsi="Arial" w:cs="Arial"/>
          <w:sz w:val="20"/>
          <w:szCs w:val="20"/>
        </w:rPr>
        <w:instrText xml:space="preserve"> ADDIN ZOTERO_ITEM CSL_CITATION {"citationID":"TmDdgmmZ","properties":{"formattedCitation":"(47)","plainCitation":"(47)","noteIndex":0},"citationItems":[{"id":262,"uris":["http://zotero.org/users/local/hHKggCUl/items/4A2EF26X"],"itemData":{"id":262,"type":"article-journal","abstract":"Objectives.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Pr="0097584B">
        <w:rPr>
          <w:rFonts w:ascii="Arial" w:hAnsi="Arial" w:cs="Arial"/>
          <w:noProof/>
          <w:sz w:val="20"/>
          <w:szCs w:val="20"/>
        </w:rPr>
        <w:t>(47)</w:t>
      </w:r>
      <w:r w:rsidRPr="0097584B">
        <w:rPr>
          <w:rFonts w:ascii="Arial" w:hAnsi="Arial" w:cs="Arial"/>
          <w:sz w:val="20"/>
          <w:szCs w:val="20"/>
        </w:rPr>
        <w:fldChar w:fldCharType="end"/>
      </w:r>
      <w:r w:rsidRPr="0097584B">
        <w:rPr>
          <w:rFonts w:ascii="Arial" w:hAnsi="Arial" w:cs="Arial"/>
          <w:sz w:val="20"/>
          <w:szCs w:val="20"/>
        </w:rPr>
        <w:t xml:space="preserve">. Third, all DME users may not be equally vulnerable to health effects from power outage. We measured county DME use based on how many Medicare beneficiaries used any type of DME, including wheelchairs, beds, oxygen equipment, ventilators, augmentative and alternative communication devices, and more. Certain types of DME use could indicate better access to health care, and higher adaptive capacity, but no data exists to support or refute this claim. Additionally, people using life-sustaining DME such as </w:t>
      </w:r>
      <w:r w:rsidRPr="007040F4">
        <w:rPr>
          <w:rFonts w:ascii="Arial" w:hAnsi="Arial" w:cs="Arial"/>
          <w:sz w:val="20"/>
          <w:szCs w:val="20"/>
        </w:rPr>
        <w:t>oxygen and ventilators may be more vulnerable to health effects from power outage than other DME users, but we were unable to separate this group out for analysis. Finally, the counts used to generate our DME use quartiles are based on the full Medicare population, while only Medicare Fee-For-Service beneficiaries comprise our study population. Using the same population to generate DME use quartiles would have been more informative, but we lacked the data to do so.</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0EB7F74C"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In this study we measured county-level power outage, since no national finer-resolution power outage exposure data are available. We considered a county-day exposed to power outage if </w:t>
      </w:r>
      <w:r w:rsidRPr="007040F4">
        <w:rPr>
          <w:rFonts w:ascii="Arial" w:eastAsia="Garamond" w:hAnsi="Arial" w:cs="Arial"/>
          <w:sz w:val="20"/>
          <w:szCs w:val="20"/>
        </w:rPr>
        <w:t>≥</w:t>
      </w:r>
      <w:r w:rsidRPr="007040F4">
        <w:rPr>
          <w:rFonts w:ascii="Arial" w:hAnsi="Arial" w:cs="Arial"/>
          <w:sz w:val="20"/>
          <w:szCs w:val="20"/>
        </w:rPr>
        <w:t xml:space="preserve">1% of county customers were without power for 8+ consecutive hours, a definition that may have substantial exposure misclassification (up to 99% of customers may be unexposed on a power outage </w:t>
      </w:r>
      <w:commentRangeStart w:id="18"/>
      <w:r w:rsidRPr="007040F4">
        <w:rPr>
          <w:rFonts w:ascii="Arial" w:hAnsi="Arial" w:cs="Arial"/>
          <w:sz w:val="20"/>
          <w:szCs w:val="20"/>
        </w:rPr>
        <w:t>day</w:t>
      </w:r>
      <w:commentRangeEnd w:id="18"/>
      <w:r w:rsidR="00D16792">
        <w:rPr>
          <w:rStyle w:val="CommentReference"/>
          <w:rFonts w:ascii="Times New Roman" w:eastAsia="Times New Roman" w:hAnsi="Times New Roman" w:cs="Times New Roman"/>
        </w:rPr>
        <w:commentReference w:id="18"/>
      </w:r>
      <w:r w:rsidRPr="007040F4">
        <w:rPr>
          <w:rFonts w:ascii="Arial" w:hAnsi="Arial" w:cs="Arial"/>
          <w:sz w:val="20"/>
          <w:szCs w:val="20"/>
        </w:rPr>
        <w:t xml:space="preserve">). This misclassification has likely biased study results, the magnitude of bias remains unknown. Future studies could collaborate with utilities to obtain finer-resolution power </w:t>
      </w:r>
      <w:r w:rsidRPr="007040F4">
        <w:rPr>
          <w:rFonts w:ascii="Arial" w:hAnsi="Arial" w:cs="Arial"/>
          <w:sz w:val="20"/>
          <w:szCs w:val="20"/>
        </w:rPr>
        <w:lastRenderedPageBreak/>
        <w:t xml:space="preserve">outage data or use satellite imagery to identify exact outage boundaries of long-duration outages </w:t>
      </w:r>
      <w:r w:rsidRPr="007040F4">
        <w:rPr>
          <w:rFonts w:ascii="Arial" w:hAnsi="Arial" w:cs="Arial"/>
          <w:sz w:val="20"/>
          <w:szCs w:val="20"/>
        </w:rPr>
        <w:fldChar w:fldCharType="begin"/>
      </w:r>
      <w:r w:rsidRPr="007040F4">
        <w:rPr>
          <w:rFonts w:ascii="Arial" w:hAnsi="Arial" w:cs="Arial"/>
          <w:sz w:val="20"/>
          <w:szCs w:val="20"/>
        </w:rPr>
        <w:instrText xml:space="preserve"> ADDIN ZOTERO_ITEM CSL_CITATION {"citationID":"nVeNQGKE","properties":{"formattedCitation":"(48,49)","plainCitation":"(48,49)","noteIndex":0},"citationItems":[{"id":270,"uris":["http://zotero.org/users/local/hHKggCUl/items/49K4KLNV"],"itemData":{"id":270,"type":"article-journal","abstract":"The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Pr="007040F4">
        <w:rPr>
          <w:rFonts w:ascii="Cambria Math" w:hAnsi="Cambria Math" w:cs="Cambria Math"/>
          <w:sz w:val="20"/>
          <w:szCs w:val="20"/>
        </w:rPr>
        <w:instrText>ﬀ</w:instrText>
      </w:r>
      <w:r w:rsidRPr="007040F4">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Pr="007040F4">
        <w:rPr>
          <w:rFonts w:ascii="Cambria Math" w:hAnsi="Cambria Math" w:cs="Cambria Math"/>
          <w:sz w:val="20"/>
          <w:szCs w:val="20"/>
        </w:rPr>
        <w:instrText>ﬀ</w:instrText>
      </w:r>
      <w:r w:rsidRPr="007040F4">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Pr="007040F4">
        <w:rPr>
          <w:rFonts w:ascii="Cambria Math" w:hAnsi="Cambria Math" w:cs="Cambria Math"/>
          <w:sz w:val="20"/>
          <w:szCs w:val="20"/>
        </w:rPr>
        <w:instrText>ﬀ</w:instrText>
      </w:r>
      <w:r w:rsidRPr="007040F4">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Pr="007040F4">
        <w:rPr>
          <w:rFonts w:ascii="Arial" w:hAnsi="Arial" w:cs="Arial"/>
          <w:noProof/>
          <w:sz w:val="20"/>
          <w:szCs w:val="20"/>
        </w:rPr>
        <w:t>(48,49)</w:t>
      </w:r>
      <w:r w:rsidRPr="007040F4">
        <w:rPr>
          <w:rFonts w:ascii="Arial" w:hAnsi="Arial" w:cs="Arial"/>
          <w:sz w:val="20"/>
          <w:szCs w:val="20"/>
        </w:rPr>
        <w:fldChar w:fldCharType="end"/>
      </w:r>
      <w:r w:rsidRPr="007040F4">
        <w:rPr>
          <w:rFonts w:ascii="Arial" w:hAnsi="Arial" w:cs="Arial"/>
          <w:sz w:val="20"/>
          <w:szCs w:val="20"/>
        </w:rPr>
        <w:t>.</w:t>
      </w:r>
    </w:p>
    <w:p w14:paraId="78720E24" w14:textId="77777777"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We also assessed poverty and DME use as potential effect modifiers at the county level. Because counties are large and diverse, this likely impacted our ability to detect effect modification by these factors.</w:t>
      </w:r>
    </w:p>
    <w:p w14:paraId="63DC7879" w14:textId="3F17FCC8"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amounts of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Pr="007040F4">
        <w:rPr>
          <w:rFonts w:ascii="Arial" w:hAnsi="Arial" w:cs="Arial"/>
          <w:sz w:val="20"/>
          <w:szCs w:val="20"/>
        </w:rPr>
        <w:instrText xml:space="preserve"> ADDIN ZOTERO_ITEM CSL_CITATION {"citationID":"qX55s3Vm","properties":{"formattedCitation":"(26)","plainCitation":"(26)","noteIndex":0},"citationItems":[{"id":214,"uris":["http://zotero.org/users/local/hHKggCUl/items/N5A3SZJH"],"itemData":{"id":214,"type":"article-journal","container-title":"Under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Pr="007040F4">
        <w:rPr>
          <w:rFonts w:ascii="Arial" w:hAnsi="Arial" w:cs="Arial"/>
          <w:noProof/>
          <w:sz w:val="20"/>
          <w:szCs w:val="20"/>
        </w:rPr>
        <w:t>(26)</w:t>
      </w:r>
      <w:r w:rsidRPr="007040F4">
        <w:rPr>
          <w:rFonts w:ascii="Arial" w:hAnsi="Arial" w:cs="Arial"/>
          <w:sz w:val="20"/>
          <w:szCs w:val="20"/>
        </w:rPr>
        <w:fldChar w:fldCharType="end"/>
      </w:r>
      <w:r w:rsidRPr="007040F4">
        <w:rPr>
          <w:rFonts w:ascii="Arial" w:hAnsi="Arial" w:cs="Arial"/>
          <w:sz w:val="20"/>
          <w:szCs w:val="20"/>
        </w:rPr>
        <w:t xml:space="preserve">. Many counties missing &gt;50% of exposure data were rural with low customer counts. Other studies of power outage and health have found differential effects of power outage on health by urban or rural status, with stronger effects of outages on health in urban areas </w:t>
      </w:r>
      <w:r w:rsidRPr="007040F4">
        <w:rPr>
          <w:rFonts w:ascii="Arial" w:hAnsi="Arial" w:cs="Arial"/>
          <w:sz w:val="20"/>
          <w:szCs w:val="20"/>
        </w:rPr>
        <w:fldChar w:fldCharType="begin"/>
      </w:r>
      <w:r w:rsidRPr="007040F4">
        <w:rPr>
          <w:rFonts w:ascii="Arial" w:hAnsi="Arial" w:cs="Arial"/>
          <w:sz w:val="20"/>
          <w:szCs w:val="20"/>
        </w:rPr>
        <w:instrText xml:space="preserve"> ADDIN ZOTERO_ITEM CSL_CITATION {"citationID":"8SAq5Tlk","properties":{"formattedCitation":"(27,29)","plainCitation":"(27,29)","noteIndex":0},"citationItems":[{"id":240,"uris":["http://zotero.org/users/local/hHKggCUl/items/534RADTL"],"itemData":{"id":240,"type":"article-journal","container-title":"Under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Pr="007040F4">
        <w:rPr>
          <w:rFonts w:ascii="Arial" w:hAnsi="Arial" w:cs="Arial"/>
          <w:noProof/>
          <w:sz w:val="20"/>
          <w:szCs w:val="20"/>
        </w:rPr>
        <w:t>(27,29)</w:t>
      </w:r>
      <w:r w:rsidRPr="007040F4">
        <w:rPr>
          <w:rFonts w:ascii="Arial" w:hAnsi="Arial" w:cs="Arial"/>
          <w:sz w:val="20"/>
          <w:szCs w:val="20"/>
        </w:rPr>
        <w:fldChar w:fldCharType="end"/>
      </w:r>
      <w:r w:rsidRPr="007040F4">
        <w:rPr>
          <w:rFonts w:ascii="Arial" w:hAnsi="Arial" w:cs="Arial"/>
          <w:sz w:val="20"/>
          <w:szCs w:val="20"/>
        </w:rPr>
        <w:t xml:space="preserve">. Because we excluded many rural counties, our results may not generalize to these areas.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099EC7BD"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In this first national study of power outage exposure, we found that power outages were associated with increased CVD and respiratory hospitalization rates among 23 million older adult Medicare beneficiaries. We had adequate statistical power to detect effects of power outage on cardiorespiratory hospitalizations, making our results more precise and generalizable than studies limited to New York State. Beneficiaries in our study experienced broad exposure: they experienced on average seven power outages in 2018, a number that will 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lastRenderedPageBreak/>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 and December 31</w:t>
      </w:r>
      <w:r w:rsidRPr="001C6BC5">
        <w:rPr>
          <w:rFonts w:ascii="Arial" w:hAnsi="Arial" w:cs="Arial"/>
          <w:sz w:val="20"/>
          <w:szCs w:val="20"/>
          <w:vertAlign w:val="superscript"/>
        </w:rPr>
        <w:t>st</w:t>
      </w:r>
      <w:r w:rsidRPr="001C6BC5">
        <w:rPr>
          <w:rFonts w:ascii="Arial" w:hAnsi="Arial" w:cs="Arial"/>
          <w:sz w:val="20"/>
          <w:szCs w:val="20"/>
        </w:rPr>
        <w:t>, 2018. From the Medicare Beneficiary Summary File (MSBF), we obtained age, sex, 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0E95ACF3"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This study was approved by the Institutional Review Boards at WIRB (single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w:t>
      </w:r>
      <w:commentRangeStart w:id="19"/>
      <w:commentRangeStart w:id="20"/>
      <w:r w:rsidRPr="001C6BC5">
        <w:rPr>
          <w:rFonts w:ascii="Arial" w:hAnsi="Arial" w:cs="Arial"/>
          <w:sz w:val="20"/>
          <w:szCs w:val="20"/>
        </w:rPr>
        <w:t>for all US</w:t>
      </w:r>
      <w:commentRangeEnd w:id="19"/>
      <w:r w:rsidRPr="001C6BC5">
        <w:rPr>
          <w:rStyle w:val="CommentReference"/>
          <w:rFonts w:ascii="Arial" w:hAnsi="Arial" w:cs="Arial"/>
          <w:sz w:val="20"/>
          <w:szCs w:val="20"/>
        </w:rPr>
        <w:commentReference w:id="19"/>
      </w:r>
      <w:commentRangeEnd w:id="20"/>
      <w:r w:rsidRPr="001C6BC5">
        <w:rPr>
          <w:rStyle w:val="CommentReference"/>
          <w:rFonts w:ascii="Arial" w:hAnsi="Arial" w:cs="Arial"/>
          <w:sz w:val="20"/>
          <w:szCs w:val="20"/>
        </w:rPr>
        <w:commentReference w:id="20"/>
      </w:r>
      <w:r w:rsidRPr="001C6BC5">
        <w:rPr>
          <w:rFonts w:ascii="Arial" w:hAnsi="Arial" w:cs="Arial"/>
          <w:sz w:val="20"/>
          <w:szCs w:val="20"/>
        </w:rPr>
        <w:t xml:space="preserve">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lastRenderedPageBreak/>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w:t>
      </w:r>
      <w:commentRangeStart w:id="21"/>
      <w:commentRangeStart w:id="22"/>
      <w:r w:rsidRPr="001C6BC5">
        <w:rPr>
          <w:rFonts w:ascii="Arial" w:hAnsi="Arial" w:cs="Arial"/>
          <w:sz w:val="20"/>
          <w:szCs w:val="20"/>
        </w:rPr>
        <w:t>unreliable</w:t>
      </w:r>
      <w:commentRangeEnd w:id="21"/>
      <w:r w:rsidRPr="001C6BC5">
        <w:rPr>
          <w:rStyle w:val="CommentReference"/>
          <w:rFonts w:ascii="Arial" w:hAnsi="Arial" w:cs="Arial"/>
          <w:sz w:val="20"/>
          <w:szCs w:val="20"/>
        </w:rPr>
        <w:commentReference w:id="21"/>
      </w:r>
      <w:commentRangeEnd w:id="22"/>
      <w:r w:rsidRPr="001C6BC5">
        <w:rPr>
          <w:rStyle w:val="CommentReference"/>
          <w:rFonts w:ascii="Arial" w:hAnsi="Arial" w:cs="Arial"/>
          <w:sz w:val="20"/>
          <w:szCs w:val="20"/>
        </w:rPr>
        <w:commentReference w:id="22"/>
      </w:r>
      <w:r w:rsidRPr="001C6BC5">
        <w:rPr>
          <w:rFonts w:ascii="Arial" w:hAnsi="Arial" w:cs="Arial"/>
          <w:sz w:val="20"/>
          <w:szCs w:val="20"/>
        </w:rPr>
        <w:t xml:space="preserve">, we used Energy Information Administration (EIA) estimates of customers served by state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{"citationID":"2tRo5iq8","properties":{"formattedCitation":"(25)","plainCitation":"(25)","noteIndex":0},"citationItems":[{"id":239,"uris":["http://zotero.org/users/local/hHKggCUl/items/Y7V7WTH3"],"itemData":{"id":239,"type":"webpage","container-title":"U.S.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(25)</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764CD9A8"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highlight w:val="yellow"/>
        </w:rPr>
        <w:t xml:space="preserve">Substantial exposure data were missing from the POUS dataset. The POUS dataset was created using web scraping, and some utilities do not have websites or their websites were offline during part or all of the study period.  Previously, we conducted a simulation study to test the impacts of this missing data on an epidemiologic study like the one we conducted herein </w:t>
      </w:r>
      <w:r w:rsidRPr="001C6BC5">
        <w:rPr>
          <w:rFonts w:ascii="Arial" w:hAnsi="Arial" w:cs="Arial"/>
          <w:sz w:val="20"/>
          <w:szCs w:val="20"/>
          <w:highlight w:val="yellow"/>
        </w:rPr>
        <w:fldChar w:fldCharType="begin"/>
      </w:r>
      <w:r w:rsidRPr="001C6BC5">
        <w:rPr>
          <w:rFonts w:ascii="Arial" w:hAnsi="Arial" w:cs="Arial"/>
          <w:sz w:val="20"/>
          <w:szCs w:val="20"/>
          <w:highlight w:val="yellow"/>
        </w:rPr>
        <w:instrText xml:space="preserve"> ADDIN ZOTERO_ITEM CSL_CITATION {"citationID":"sIcsWTtZ","properties":{"formattedCitation":"(26)","plainCitation":"(26)","noteIndex":0},"citationItems":[{"id":214,"uris":["http://zotero.org/users/local/hHKggCUl/items/N5A3SZJH"],"itemData":{"id":214,"type":"article-journal","container-title":"Under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1C6BC5">
        <w:rPr>
          <w:rFonts w:ascii="Arial" w:hAnsi="Arial" w:cs="Arial"/>
          <w:sz w:val="20"/>
          <w:szCs w:val="20"/>
          <w:highlight w:val="yellow"/>
        </w:rPr>
        <w:fldChar w:fldCharType="separate"/>
      </w:r>
      <w:r w:rsidRPr="001C6BC5">
        <w:rPr>
          <w:rFonts w:ascii="Arial" w:hAnsi="Arial" w:cs="Arial"/>
          <w:noProof/>
          <w:sz w:val="20"/>
          <w:szCs w:val="20"/>
          <w:highlight w:val="yellow"/>
        </w:rPr>
        <w:t>(26)</w:t>
      </w:r>
      <w:r w:rsidRPr="001C6BC5">
        <w:rPr>
          <w:rFonts w:ascii="Arial" w:hAnsi="Arial" w:cs="Arial"/>
          <w:sz w:val="20"/>
          <w:szCs w:val="20"/>
          <w:highlight w:val="yellow"/>
        </w:rPr>
        <w:fldChar w:fldCharType="end"/>
      </w:r>
      <w:r w:rsidRPr="001C6BC5">
        <w:rPr>
          <w:rFonts w:ascii="Arial" w:hAnsi="Arial" w:cs="Arial"/>
          <w:sz w:val="20"/>
          <w:szCs w:val="20"/>
          <w:highlight w:val="yellow"/>
        </w:rPr>
        <w:t xml:space="preserve">. Based on the results of the simulation </w:t>
      </w:r>
      <w:proofErr w:type="gramStart"/>
      <w:r w:rsidRPr="001C6BC5">
        <w:rPr>
          <w:rFonts w:ascii="Arial" w:hAnsi="Arial" w:cs="Arial"/>
          <w:sz w:val="20"/>
          <w:szCs w:val="20"/>
          <w:highlight w:val="yellow"/>
        </w:rPr>
        <w:t>study,</w:t>
      </w:r>
      <w:proofErr w:type="gramEnd"/>
      <w:r w:rsidRPr="001C6BC5">
        <w:rPr>
          <w:rFonts w:ascii="Arial" w:hAnsi="Arial" w:cs="Arial"/>
          <w:sz w:val="20"/>
          <w:szCs w:val="20"/>
          <w:highlight w:val="yellow"/>
        </w:rPr>
        <w:t xml:space="preserve"> to balance potential bias and generalizability, we excluded counties with &gt;50% of county-hours missing in the POUS data (n=907 counties). After excluding counties with missing data, our analytic dataset included 2,161 counties (69%) covering 71.06% of 2018 Medicare beneficiaries (N = 23,622,770). On average, the remaining counties were missing 7% of power outage county-hours. Finally, when included counties were missing 4 or fewer hours of consecutive exposure data, we used last observation carried forward to impute those hours.</w:t>
      </w:r>
    </w:p>
    <w:p w14:paraId="7D470753"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disasters.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w:t>
      </w:r>
      <w:r w:rsidRPr="001C6BC5">
        <w:rPr>
          <w:rFonts w:ascii="Arial" w:hAnsi="Arial" w:cs="Arial"/>
          <w:sz w:val="20"/>
          <w:szCs w:val="20"/>
        </w:rPr>
        <w:lastRenderedPageBreak/>
        <w:t xml:space="preserve">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77777777" w:rsidR="001C6BC5" w:rsidRPr="001C6BC5" w:rsidRDefault="001C6BC5" w:rsidP="001C6BC5">
      <w:pPr>
        <w:spacing w:after="0" w:line="480" w:lineRule="auto"/>
        <w:ind w:firstLine="360"/>
        <w:rPr>
          <w:rFonts w:ascii="Arial" w:hAnsi="Arial" w:cs="Arial"/>
          <w:sz w:val="20"/>
          <w:szCs w:val="20"/>
        </w:rPr>
      </w:pPr>
      <w:commentRangeStart w:id="23"/>
      <w:commentRangeStart w:id="24"/>
      <w:commentRangeStart w:id="25"/>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batteries for most electricity-dependent medical equipment last 8 </w:t>
      </w:r>
      <w:commentRangeStart w:id="26"/>
      <w:commentRangeStart w:id="27"/>
      <w:r w:rsidRPr="001C6BC5">
        <w:rPr>
          <w:rFonts w:ascii="Arial" w:hAnsi="Arial" w:cs="Arial"/>
          <w:sz w:val="20"/>
          <w:szCs w:val="20"/>
        </w:rPr>
        <w:t>hours</w:t>
      </w:r>
      <w:commentRangeEnd w:id="26"/>
      <w:r w:rsidRPr="001C6BC5">
        <w:rPr>
          <w:rStyle w:val="CommentReference"/>
          <w:rFonts w:ascii="Arial" w:hAnsi="Arial" w:cs="Arial"/>
          <w:sz w:val="20"/>
          <w:szCs w:val="20"/>
        </w:rPr>
        <w:commentReference w:id="26"/>
      </w:r>
      <w:commentRangeEnd w:id="27"/>
      <w:r w:rsidRPr="001C6BC5">
        <w:rPr>
          <w:rStyle w:val="CommentReference"/>
          <w:rFonts w:ascii="Arial" w:hAnsi="Arial" w:cs="Arial"/>
          <w:sz w:val="20"/>
          <w:szCs w:val="20"/>
        </w:rPr>
        <w:commentReference w:id="27"/>
      </w:r>
      <w:r w:rsidRPr="001C6BC5">
        <w:rPr>
          <w:rFonts w:ascii="Arial" w:hAnsi="Arial" w:cs="Arial"/>
          <w:sz w:val="20"/>
          <w:szCs w:val="20"/>
        </w:rPr>
        <w:t xml:space="preserve">. During </w:t>
      </w:r>
      <w:proofErr w:type="gramStart"/>
      <w:r w:rsidRPr="001C6BC5">
        <w:rPr>
          <w:rFonts w:ascii="Arial" w:hAnsi="Arial" w:cs="Arial"/>
          <w:sz w:val="20"/>
          <w:szCs w:val="20"/>
        </w:rPr>
        <w:t>a</w:t>
      </w:r>
      <w:proofErr w:type="gramEnd"/>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similar size outages, and found associations between outage exposure and cardiovascular and respiratory ED visits and hospitalizations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Rm7RHSFC","properties":{"formattedCitation":"(8,20,21,27)","plainCitation":"(8,20,21,27)","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Pr="001C6BC5">
        <w:rPr>
          <w:rFonts w:ascii="Cambria Math" w:hAnsi="Cambria Math" w:cs="Cambria Math"/>
          <w:sz w:val="20"/>
          <w:szCs w:val="20"/>
        </w:rPr>
        <w:instrText>ﬀ</w:instrText>
      </w:r>
      <w:r w:rsidRPr="001C6BC5">
        <w:rPr>
          <w:rFonts w:ascii="Arial" w:hAnsi="Arial" w:cs="Arial"/>
          <w:sz w:val="20"/>
          <w:szCs w:val="20"/>
        </w:rPr>
        <w:instrText>ects. We aimed to investigate the individual and joint e</w:instrText>
      </w:r>
      <w:r w:rsidRPr="001C6BC5">
        <w:rPr>
          <w:rFonts w:ascii="Cambria Math" w:hAnsi="Cambria Math" w:cs="Cambria Math"/>
          <w:sz w:val="20"/>
          <w:szCs w:val="20"/>
        </w:rPr>
        <w:instrText>ﬀ</w:instrText>
      </w:r>
      <w:r w:rsidRPr="001C6BC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1C6BC5">
        <w:rPr>
          <w:rFonts w:ascii="Cambria Math" w:hAnsi="Cambria Math" w:cs="Cambria Math"/>
          <w:sz w:val="20"/>
          <w:szCs w:val="20"/>
        </w:rPr>
        <w:instrText>ﬀ</w:instrText>
      </w:r>
      <w:r w:rsidRPr="001C6BC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1C6BC5">
        <w:rPr>
          <w:rFonts w:ascii="Cambria Math" w:hAnsi="Cambria Math" w:cs="Cambria Math"/>
          <w:sz w:val="20"/>
          <w:szCs w:val="20"/>
        </w:rPr>
        <w:instrText>ﬀ</w:instrText>
      </w:r>
      <w:r w:rsidRPr="001C6BC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1C6BC5">
        <w:rPr>
          <w:rFonts w:ascii="Cambria Math" w:hAnsi="Cambria Math" w:cs="Cambria Math"/>
          <w:sz w:val="20"/>
          <w:szCs w:val="20"/>
        </w:rPr>
        <w:instrText>ﬀ</w:instrText>
      </w:r>
      <w:r w:rsidRPr="001C6BC5">
        <w:rPr>
          <w:rFonts w:ascii="Arial" w:hAnsi="Arial" w:cs="Arial"/>
          <w:sz w:val="20"/>
          <w:szCs w:val="20"/>
        </w:rPr>
        <w:instrText>ect on both multiplicative and additive scales. Over 35% of the thunderstorm e</w:instrText>
      </w:r>
      <w:r w:rsidRPr="001C6BC5">
        <w:rPr>
          <w:rFonts w:ascii="Cambria Math" w:hAnsi="Cambria Math" w:cs="Cambria Math"/>
          <w:sz w:val="20"/>
          <w:szCs w:val="20"/>
        </w:rPr>
        <w:instrText>ﬀ</w:instrText>
      </w:r>
      <w:r w:rsidRPr="001C6BC5">
        <w:rPr>
          <w:rFonts w:ascii="Arial" w:hAnsi="Arial" w:cs="Arial"/>
          <w:sz w:val="20"/>
          <w:szCs w:val="20"/>
        </w:rPr>
        <w:instrText>ects were mediated by PM2:5 and RH.\nCONCLUSION: Thunderstorms accompanied by POs showed the strongest respiratory e</w:instrText>
      </w:r>
      <w:r w:rsidRPr="001C6BC5">
        <w:rPr>
          <w:rFonts w:ascii="Cambria Math" w:hAnsi="Cambria Math" w:cs="Cambria Math"/>
          <w:sz w:val="20"/>
          <w:szCs w:val="20"/>
        </w:rPr>
        <w:instrText>ﬀ</w:instrText>
      </w:r>
      <w:r w:rsidRPr="001C6BC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1C6BC5">
        <w:rPr>
          <w:rFonts w:ascii="Cambria Math" w:hAnsi="Cambria Math" w:cs="Cambria Math"/>
          <w:sz w:val="20"/>
          <w:szCs w:val="20"/>
        </w:rPr>
        <w:instrText>ﬀ</w:instrText>
      </w:r>
      <w:r w:rsidRPr="001C6BC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Pr="001C6BC5">
        <w:rPr>
          <w:rFonts w:ascii="Cambria Math" w:hAnsi="Cambria Math" w:cs="Cambria Math"/>
          <w:sz w:val="20"/>
          <w:szCs w:val="20"/>
        </w:rPr>
        <w:instrText>ﬀ</w:instrText>
      </w:r>
      <w:r w:rsidRPr="001C6BC5">
        <w:rPr>
          <w:rFonts w:ascii="Arial" w:hAnsi="Arial" w:cs="Arial"/>
          <w:sz w:val="20"/>
          <w:szCs w:val="20"/>
        </w:rPr>
        <w:instrText>ects of large-scale power outages, including the massive power failure that a</w:instrText>
      </w:r>
      <w:r w:rsidRPr="001C6BC5">
        <w:rPr>
          <w:rFonts w:ascii="Cambria Math" w:hAnsi="Cambria Math" w:cs="Cambria Math"/>
          <w:sz w:val="20"/>
          <w:szCs w:val="20"/>
        </w:rPr>
        <w:instrText>ﬀ</w:instrText>
      </w:r>
      <w:r w:rsidRPr="001C6BC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Pr="001C6BC5">
        <w:rPr>
          <w:rFonts w:ascii="Cambria Math" w:hAnsi="Cambria Math" w:cs="Cambria Math"/>
          <w:sz w:val="20"/>
          <w:szCs w:val="20"/>
        </w:rPr>
        <w:instrText>ﬀ</w:instrText>
      </w:r>
      <w:r w:rsidRPr="001C6BC5">
        <w:rPr>
          <w:rFonts w:ascii="Arial" w:hAnsi="Arial" w:cs="Arial"/>
          <w:sz w:val="20"/>
          <w:szCs w:val="20"/>
        </w:rPr>
        <w:instrText>ect health. This information can inform preparedness e</w:instrText>
      </w:r>
      <w:r w:rsidRPr="001C6BC5">
        <w:rPr>
          <w:rFonts w:ascii="Cambria Math" w:hAnsi="Cambria Math" w:cs="Cambria Math"/>
          <w:sz w:val="20"/>
          <w:szCs w:val="20"/>
        </w:rPr>
        <w:instrText>ﬀ</w:instrText>
      </w:r>
      <w:r w:rsidRPr="001C6BC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sz w:val="20"/>
          <w:szCs w:val="20"/>
        </w:rPr>
        <w:t>(8,20,21,27)</w:t>
      </w:r>
      <w:r w:rsidRPr="001C6BC5">
        <w:rPr>
          <w:rFonts w:ascii="Arial" w:hAnsi="Arial" w:cs="Arial"/>
          <w:sz w:val="20"/>
          <w:szCs w:val="20"/>
        </w:rPr>
        <w:fldChar w:fldCharType="end"/>
      </w:r>
      <w:r w:rsidRPr="001C6BC5">
        <w:rPr>
          <w:rFonts w:ascii="Arial" w:hAnsi="Arial" w:cs="Arial"/>
          <w:sz w:val="20"/>
          <w:szCs w:val="20"/>
        </w:rPr>
        <w:t>.</w:t>
      </w:r>
    </w:p>
    <w:p w14:paraId="40B69A7F"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showing health impacts of outages of certain lengths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lqKdItdQ","properties":{"formattedCitation":"(8,20,21,27\\uc0\\u8211{}29)","plainCitation":"(8,20,21,27–29)","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Pr="001C6BC5">
        <w:rPr>
          <w:rFonts w:ascii="Cambria Math" w:hAnsi="Cambria Math" w:cs="Cambria Math"/>
          <w:sz w:val="20"/>
          <w:szCs w:val="20"/>
        </w:rPr>
        <w:instrText>ﬀ</w:instrText>
      </w:r>
      <w:r w:rsidRPr="001C6BC5">
        <w:rPr>
          <w:rFonts w:ascii="Arial" w:hAnsi="Arial" w:cs="Arial"/>
          <w:sz w:val="20"/>
          <w:szCs w:val="20"/>
        </w:rPr>
        <w:instrText>ects. We aimed to investigate the individual and joint e</w:instrText>
      </w:r>
      <w:r w:rsidRPr="001C6BC5">
        <w:rPr>
          <w:rFonts w:ascii="Cambria Math" w:hAnsi="Cambria Math" w:cs="Cambria Math"/>
          <w:sz w:val="20"/>
          <w:szCs w:val="20"/>
        </w:rPr>
        <w:instrText>ﬀ</w:instrText>
      </w:r>
      <w:r w:rsidRPr="001C6BC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1C6BC5">
        <w:rPr>
          <w:rFonts w:ascii="Cambria Math" w:hAnsi="Cambria Math" w:cs="Cambria Math"/>
          <w:sz w:val="20"/>
          <w:szCs w:val="20"/>
        </w:rPr>
        <w:instrText>ﬀ</w:instrText>
      </w:r>
      <w:r w:rsidRPr="001C6BC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1C6BC5">
        <w:rPr>
          <w:rFonts w:ascii="Cambria Math" w:hAnsi="Cambria Math" w:cs="Cambria Math"/>
          <w:sz w:val="20"/>
          <w:szCs w:val="20"/>
        </w:rPr>
        <w:instrText>ﬀ</w:instrText>
      </w:r>
      <w:r w:rsidRPr="001C6BC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1C6BC5">
        <w:rPr>
          <w:rFonts w:ascii="Cambria Math" w:hAnsi="Cambria Math" w:cs="Cambria Math"/>
          <w:sz w:val="20"/>
          <w:szCs w:val="20"/>
        </w:rPr>
        <w:instrText>ﬀ</w:instrText>
      </w:r>
      <w:r w:rsidRPr="001C6BC5">
        <w:rPr>
          <w:rFonts w:ascii="Arial" w:hAnsi="Arial" w:cs="Arial"/>
          <w:sz w:val="20"/>
          <w:szCs w:val="20"/>
        </w:rPr>
        <w:instrText>ect on both multiplicative and additive scales. Over 35% of the thunderstorm e</w:instrText>
      </w:r>
      <w:r w:rsidRPr="001C6BC5">
        <w:rPr>
          <w:rFonts w:ascii="Cambria Math" w:hAnsi="Cambria Math" w:cs="Cambria Math"/>
          <w:sz w:val="20"/>
          <w:szCs w:val="20"/>
        </w:rPr>
        <w:instrText>ﬀ</w:instrText>
      </w:r>
      <w:r w:rsidRPr="001C6BC5">
        <w:rPr>
          <w:rFonts w:ascii="Arial" w:hAnsi="Arial" w:cs="Arial"/>
          <w:sz w:val="20"/>
          <w:szCs w:val="20"/>
        </w:rPr>
        <w:instrText>ects were mediated by PM2:5 and RH.\nCONCLUSION: Thunderstorms accompanied by POs showed the strongest respiratory e</w:instrText>
      </w:r>
      <w:r w:rsidRPr="001C6BC5">
        <w:rPr>
          <w:rFonts w:ascii="Cambria Math" w:hAnsi="Cambria Math" w:cs="Cambria Math"/>
          <w:sz w:val="20"/>
          <w:szCs w:val="20"/>
        </w:rPr>
        <w:instrText>ﬀ</w:instrText>
      </w:r>
      <w:r w:rsidRPr="001C6BC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1C6BC5">
        <w:rPr>
          <w:rFonts w:ascii="Cambria Math" w:hAnsi="Cambria Math" w:cs="Cambria Math"/>
          <w:sz w:val="20"/>
          <w:szCs w:val="20"/>
        </w:rPr>
        <w:instrText>ﬀ</w:instrText>
      </w:r>
      <w:r w:rsidRPr="001C6BC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Pr="001C6BC5">
        <w:rPr>
          <w:rFonts w:ascii="Cambria Math" w:hAnsi="Cambria Math" w:cs="Cambria Math"/>
          <w:sz w:val="20"/>
          <w:szCs w:val="20"/>
        </w:rPr>
        <w:instrText>ﬀ</w:instrText>
      </w:r>
      <w:r w:rsidRPr="001C6BC5">
        <w:rPr>
          <w:rFonts w:ascii="Arial" w:hAnsi="Arial" w:cs="Arial"/>
          <w:sz w:val="20"/>
          <w:szCs w:val="20"/>
        </w:rPr>
        <w:instrText>ects of large-scale power outages, including the massive power failure that a</w:instrText>
      </w:r>
      <w:r w:rsidRPr="001C6BC5">
        <w:rPr>
          <w:rFonts w:ascii="Cambria Math" w:hAnsi="Cambria Math" w:cs="Cambria Math"/>
          <w:sz w:val="20"/>
          <w:szCs w:val="20"/>
        </w:rPr>
        <w:instrText>ﬀ</w:instrText>
      </w:r>
      <w:r w:rsidRPr="001C6BC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Pr="001C6BC5">
        <w:rPr>
          <w:rFonts w:ascii="Cambria Math" w:hAnsi="Cambria Math" w:cs="Cambria Math"/>
          <w:sz w:val="20"/>
          <w:szCs w:val="20"/>
        </w:rPr>
        <w:instrText>ﬀ</w:instrText>
      </w:r>
      <w:r w:rsidRPr="001C6BC5">
        <w:rPr>
          <w:rFonts w:ascii="Arial" w:hAnsi="Arial" w:cs="Arial"/>
          <w:sz w:val="20"/>
          <w:szCs w:val="20"/>
        </w:rPr>
        <w:instrText>ect health. This information can inform preparedness e</w:instrText>
      </w:r>
      <w:r w:rsidRPr="001C6BC5">
        <w:rPr>
          <w:rFonts w:ascii="Cambria Math" w:hAnsi="Cambria Math" w:cs="Cambria Math"/>
          <w:sz w:val="20"/>
          <w:szCs w:val="20"/>
        </w:rPr>
        <w:instrText>ﬀ</w:instrText>
      </w:r>
      <w:r w:rsidRPr="001C6BC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sz w:val="20"/>
          <w:szCs w:val="20"/>
        </w:rPr>
        <w:t>(8,20,21,27–29)</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commentRangeEnd w:id="23"/>
      <w:r w:rsidRPr="001C6BC5">
        <w:rPr>
          <w:rStyle w:val="CommentReference"/>
          <w:rFonts w:ascii="Arial" w:hAnsi="Arial" w:cs="Arial"/>
          <w:sz w:val="20"/>
          <w:szCs w:val="20"/>
        </w:rPr>
        <w:commentReference w:id="23"/>
      </w:r>
      <w:commentRangeEnd w:id="24"/>
      <w:r w:rsidRPr="001C6BC5">
        <w:rPr>
          <w:rStyle w:val="CommentReference"/>
          <w:rFonts w:ascii="Arial" w:hAnsi="Arial" w:cs="Arial"/>
          <w:sz w:val="20"/>
          <w:szCs w:val="20"/>
        </w:rPr>
        <w:commentReference w:id="24"/>
      </w:r>
      <w:commentRangeEnd w:id="25"/>
      <w:r w:rsidRPr="001C6BC5">
        <w:rPr>
          <w:rStyle w:val="CommentReference"/>
          <w:rFonts w:ascii="Arial" w:hAnsi="Arial" w:cs="Arial"/>
          <w:sz w:val="20"/>
          <w:szCs w:val="20"/>
        </w:rPr>
        <w:commentReference w:id="25"/>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w:t>
      </w:r>
      <w:commentRangeStart w:id="28"/>
      <w:r w:rsidRPr="001C6BC5">
        <w:rPr>
          <w:rFonts w:ascii="Arial" w:hAnsi="Arial" w:cs="Arial"/>
          <w:sz w:val="20"/>
          <w:szCs w:val="20"/>
        </w:rPr>
        <w:t>model</w:t>
      </w:r>
      <w:commentRangeEnd w:id="28"/>
      <w:r w:rsidRPr="001C6BC5">
        <w:rPr>
          <w:rStyle w:val="CommentReference"/>
          <w:rFonts w:ascii="Arial" w:hAnsi="Arial" w:cs="Arial"/>
          <w:sz w:val="20"/>
          <w:szCs w:val="20"/>
        </w:rPr>
        <w:commentReference w:id="28"/>
      </w:r>
      <w:r w:rsidRPr="001C6BC5">
        <w:rPr>
          <w:rFonts w:ascii="Arial" w:hAnsi="Arial" w:cs="Arial"/>
          <w:sz w:val="20"/>
          <w:szCs w:val="20"/>
        </w:rPr>
        <w:t xml:space="preserve">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{"citationID":"7opQ6oZg","properties":{"formattedCitation":"(30)","plainCitation":"(30)","noteIndex":0},"citationItems":[{"id":216,"uris":["http://zotero.org/users/local/hHKggCUl/items/AG3LS9AB"],"itemData":{"id":216,"type":"article-journal","abstract":"Background: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(30)</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affect these outcomes differently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{"citationID":"5LvlVl64","properties":{"formattedCitation":"(31\\uc0\\u8211{}33)","plainCitation":"(31–33)","noteIndex":0},"citationItems":[{"id":245,"uris":["http://zotero.org/users/local/hHKggCUl/items/7MGSB3BY"],"itemData":{"id":245,"type":"article-journal","abstract":"Cold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sz w:val="20"/>
          <w:szCs w:val="20"/>
        </w:rPr>
        <w:t>(31–33)</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w:t>
      </w:r>
      <w:r w:rsidRPr="001C6BC5">
        <w:rPr>
          <w:rFonts w:ascii="Arial" w:hAnsi="Arial" w:cs="Arial"/>
          <w:sz w:val="20"/>
          <w:szCs w:val="20"/>
        </w:rPr>
        <w:lastRenderedPageBreak/>
        <w:t xml:space="preserve">affect both hospitalization rates and power outage rates, as well as seasonal and day-of-week trends. </w:t>
      </w:r>
    </w:p>
    <w:p w14:paraId="7818D228"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(wind speed was 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{"citationID":"anMHlWK4","properties":{"formattedCitation":"(34)","plainCitation":"(34)","noteIndex":0},"citationItems":[{"id":257,"uris":["http://zotero.org/users/local/hHKggCUl/items/P8C49KHT"],"itemData":{"id":257,"type":"article-journal","abstract":"Abstract\n            Landscape</w:instrText>
      </w:r>
      <w:r w:rsidRPr="001C6BC5">
        <w:rPr>
          <w:rFonts w:ascii="Cambria Math" w:hAnsi="Cambria Math" w:cs="Cambria Math"/>
          <w:sz w:val="20"/>
          <w:szCs w:val="20"/>
        </w:rPr>
        <w:instrText>‐</w:instrText>
      </w:r>
      <w:r w:rsidRPr="001C6BC5">
        <w:rPr>
          <w:rFonts w:ascii="Arial" w:hAnsi="Arial" w:cs="Arial"/>
          <w:sz w:val="20"/>
          <w:szCs w:val="20"/>
        </w:rPr>
        <w:instrText>scale ecological modelling has been hindered by suitable high</w:instrText>
      </w:r>
      <w:r w:rsidRPr="001C6BC5">
        <w:rPr>
          <w:rFonts w:ascii="Cambria Math" w:hAnsi="Cambria Math" w:cs="Cambria Math"/>
          <w:sz w:val="20"/>
          <w:szCs w:val="20"/>
        </w:rPr>
        <w:instrText>‐</w:instrText>
      </w:r>
      <w:r w:rsidRPr="001C6BC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Pr="001C6BC5">
        <w:rPr>
          <w:rFonts w:ascii="Cambria Math" w:hAnsi="Cambria Math" w:cs="Cambria Math"/>
          <w:sz w:val="20"/>
          <w:szCs w:val="20"/>
        </w:rPr>
        <w:instrText>‐</w:instrText>
      </w:r>
      <w:r w:rsidRPr="001C6BC5">
        <w:rPr>
          <w:rFonts w:ascii="Arial" w:hAnsi="Arial" w:cs="Arial"/>
          <w:sz w:val="20"/>
          <w:szCs w:val="20"/>
        </w:rPr>
        <w:instrText>scale reanalysis and daily gauge</w:instrText>
      </w:r>
      <w:r w:rsidRPr="001C6BC5">
        <w:rPr>
          <w:rFonts w:ascii="Cambria Math" w:hAnsi="Cambria Math" w:cs="Cambria Math"/>
          <w:sz w:val="20"/>
          <w:szCs w:val="20"/>
        </w:rPr>
        <w:instrText>‐</w:instrText>
      </w:r>
      <w:r w:rsidRPr="001C6BC5">
        <w:rPr>
          <w:rFonts w:ascii="Arial" w:hAnsi="Arial" w:cs="Arial"/>
          <w:sz w:val="20"/>
          <w:szCs w:val="20"/>
        </w:rPr>
        <w:instrText>based precipitation to derive a spatially and temporally complete, high</w:instrText>
      </w:r>
      <w:r w:rsidRPr="001C6BC5">
        <w:rPr>
          <w:rFonts w:ascii="Cambria Math" w:hAnsi="Cambria Math" w:cs="Cambria Math"/>
          <w:sz w:val="20"/>
          <w:szCs w:val="20"/>
        </w:rPr>
        <w:instrText>‐</w:instrText>
      </w:r>
      <w:r w:rsidRPr="001C6BC5">
        <w:rPr>
          <w:rFonts w:ascii="Arial" w:hAnsi="Arial" w:cs="Arial"/>
          <w:sz w:val="20"/>
          <w:szCs w:val="20"/>
        </w:rPr>
        <w:instrText>resolution (4</w:instrText>
      </w:r>
      <w:r w:rsidRPr="001C6BC5">
        <w:rPr>
          <w:rFonts w:ascii="Cambria Math" w:hAnsi="Cambria Math" w:cs="Cambria Math"/>
          <w:sz w:val="20"/>
          <w:szCs w:val="20"/>
        </w:rPr>
        <w:instrText>‐</w:instrText>
      </w:r>
      <w:r w:rsidRPr="001C6BC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Pr="001C6BC5">
        <w:rPr>
          <w:rFonts w:ascii="Cambria Math" w:hAnsi="Cambria Math" w:cs="Cambria Math"/>
          <w:sz w:val="20"/>
          <w:szCs w:val="20"/>
        </w:rPr>
        <w:instrText>‐</w:instrText>
      </w:r>
      <w:r w:rsidRPr="001C6BC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(34)</w:t>
      </w:r>
      <w:r w:rsidRPr="001C6BC5">
        <w:rPr>
          <w:rFonts w:ascii="Arial" w:hAnsi="Arial" w:cs="Arial"/>
          <w:sz w:val="20"/>
          <w:szCs w:val="20"/>
        </w:rPr>
        <w:fldChar w:fldCharType="end"/>
      </w:r>
      <w:r w:rsidRPr="001C6BC5">
        <w:rPr>
          <w:rFonts w:ascii="Arial" w:hAnsi="Arial" w:cs="Arial"/>
          <w:sz w:val="20"/>
          <w:szCs w:val="20"/>
        </w:rPr>
        <w:t xml:space="preserve">. We included maximal temperature flexibly in our models as a natural spline with 3 degrees of freedom, based on the known non-linear relationship between temperature and hospitalizations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{"citationID":"rL987GAw","properties":{"formattedCitation":"(35)","plainCitation":"(35)","noteIndex":0},"citationItems":[{"id":211,"uris":["http://zotero.org/users/local/hHKggCUl/items/7S2KHWLC"],"itemData":{"id":211,"type":"article-journal","abstract":"Objectives: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(35)</w:t>
      </w:r>
      <w:r w:rsidRPr="001C6BC5">
        <w:rPr>
          <w:rFonts w:ascii="Arial" w:hAnsi="Arial" w:cs="Arial"/>
          <w:sz w:val="20"/>
          <w:szCs w:val="20"/>
        </w:rPr>
        <w:fldChar w:fldCharType="end"/>
      </w:r>
      <w:r w:rsidRPr="001C6BC5">
        <w:rPr>
          <w:rFonts w:ascii="Arial" w:hAnsi="Arial" w:cs="Arial"/>
          <w:sz w:val="20"/>
          <w:szCs w:val="20"/>
        </w:rPr>
        <w:t>. To determine how flexibly to control for wind speed and precipitation, we examined the relationships between precipitation, wind speed,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precipitation linearly, and in CVD models, with 2 degrees of freedom. We modelled wind speed with 3 degrees of freedom across both outcomes. </w:t>
      </w:r>
    </w:p>
    <w:p w14:paraId="6B43437C"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w:t>
      </w:r>
      <w:commentRangeStart w:id="29"/>
      <w:commentRangeStart w:id="30"/>
      <w:r w:rsidRPr="001C6BC5">
        <w:rPr>
          <w:rFonts w:ascii="Arial" w:hAnsi="Arial" w:cs="Arial"/>
          <w:sz w:val="20"/>
          <w:szCs w:val="20"/>
        </w:rPr>
        <w:t>Power outage exposure was moderately autocorrelated (</w:t>
      </w:r>
      <m:oMath>
        <m:r>
          <w:rPr>
            <w:rFonts w:ascii="Cambria Math" w:hAnsi="Cambria Math" w:cs="Arial"/>
            <w:sz w:val="20"/>
            <w:szCs w:val="20"/>
          </w:rPr>
          <m:t>ρ</m:t>
        </m:r>
      </m:oMath>
      <w:r w:rsidRPr="001C6BC5">
        <w:rPr>
          <w:rFonts w:ascii="Arial" w:hAnsi="Arial" w:cs="Arial"/>
          <w:sz w:val="20"/>
          <w:szCs w:val="20"/>
        </w:rPr>
        <w:t xml:space="preserve"> = 0.2). </w:t>
      </w:r>
      <w:commentRangeEnd w:id="29"/>
      <w:r w:rsidRPr="001C6BC5">
        <w:rPr>
          <w:rStyle w:val="CommentReference"/>
          <w:rFonts w:ascii="Arial" w:hAnsi="Arial" w:cs="Arial"/>
          <w:sz w:val="20"/>
          <w:szCs w:val="20"/>
        </w:rPr>
        <w:commentReference w:id="29"/>
      </w:r>
      <w:commentRangeEnd w:id="30"/>
      <w:r w:rsidRPr="001C6BC5">
        <w:rPr>
          <w:rStyle w:val="CommentReference"/>
          <w:rFonts w:ascii="Arial" w:hAnsi="Arial" w:cs="Arial"/>
          <w:sz w:val="20"/>
          <w:szCs w:val="20"/>
        </w:rPr>
        <w:commentReference w:id="30"/>
      </w:r>
      <w:commentRangeStart w:id="31"/>
      <w:commentRangeStart w:id="32"/>
      <w:commentRangeStart w:id="33"/>
      <w:r w:rsidRPr="001C6BC5">
        <w:rPr>
          <w:rFonts w:ascii="Arial" w:hAnsi="Arial" w:cs="Arial"/>
          <w:sz w:val="20"/>
          <w:szCs w:val="20"/>
        </w:rPr>
        <w:t xml:space="preserve">We included distributed lag terms up to 6 days after power outage exposure and constrained these terms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{"citationID":"AyNmwG13","properties":{"formattedCitation":"(36)","plainCitation":"(36)","noteIndex":0},"citationItems":[{"id":259,"uris":["http://zotero.org/users/local/hHKggCUl/items/TT6S5RCD"],"itemData":{"id":259,"type":"article-journal","abstract":"Abstract\n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Pr="001C6BC5">
        <w:rPr>
          <w:rFonts w:ascii="Cambria Math" w:hAnsi="Cambria Math" w:cs="Cambria Math"/>
          <w:sz w:val="20"/>
          <w:szCs w:val="20"/>
        </w:rPr>
        <w:instrText>‐</w:instrText>
      </w:r>
      <w:r w:rsidRPr="001C6BC5">
        <w:rPr>
          <w:rFonts w:ascii="Arial" w:hAnsi="Arial" w:cs="Arial"/>
          <w:sz w:val="20"/>
          <w:szCs w:val="20"/>
        </w:rPr>
        <w:instrText>linear models (DLNM), a modelling framework that can simultaneously represent non</w:instrText>
      </w:r>
      <w:r w:rsidRPr="001C6BC5">
        <w:rPr>
          <w:rFonts w:ascii="Cambria Math" w:hAnsi="Cambria Math" w:cs="Cambria Math"/>
          <w:sz w:val="20"/>
          <w:szCs w:val="20"/>
        </w:rPr>
        <w:instrText>‐</w:instrText>
      </w:r>
      <w:r w:rsidRPr="001C6BC5">
        <w:rPr>
          <w:rFonts w:ascii="Arial" w:hAnsi="Arial" w:cs="Arial"/>
          <w:sz w:val="20"/>
          <w:szCs w:val="20"/>
        </w:rPr>
        <w:instrText>linear exposure–response dependencies and delayed effects. This methodology is based on the definition of a ‘cross</w:instrText>
      </w:r>
      <w:r w:rsidRPr="001C6BC5">
        <w:rPr>
          <w:rFonts w:ascii="Cambria Math" w:hAnsi="Cambria Math" w:cs="Cambria Math"/>
          <w:sz w:val="20"/>
          <w:szCs w:val="20"/>
        </w:rPr>
        <w:instrText>‐</w:instrText>
      </w:r>
      <w:r w:rsidRPr="001C6BC5">
        <w:rPr>
          <w:rFonts w:ascii="Arial" w:hAnsi="Arial" w:cs="Arial"/>
          <w:sz w:val="20"/>
          <w:szCs w:val="20"/>
        </w:rPr>
        <w:instrText>basis’, a bi</w:instrText>
      </w:r>
      <w:r w:rsidRPr="001C6BC5">
        <w:rPr>
          <w:rFonts w:ascii="Cambria Math" w:hAnsi="Cambria Math" w:cs="Cambria Math"/>
          <w:sz w:val="20"/>
          <w:szCs w:val="20"/>
        </w:rPr>
        <w:instrText>‐</w:instrText>
      </w:r>
      <w:r w:rsidRPr="001C6BC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Pr="001C6BC5">
        <w:rPr>
          <w:rFonts w:ascii="Cambria Math" w:hAnsi="Cambria Math" w:cs="Cambria Math"/>
          <w:sz w:val="20"/>
          <w:szCs w:val="20"/>
        </w:rPr>
        <w:instrText>‐</w:instrText>
      </w:r>
      <w:r w:rsidRPr="001C6BC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(36)</w:t>
      </w:r>
      <w:r w:rsidRPr="001C6BC5">
        <w:rPr>
          <w:rFonts w:ascii="Arial" w:hAnsi="Arial" w:cs="Arial"/>
          <w:sz w:val="20"/>
          <w:szCs w:val="20"/>
        </w:rPr>
        <w:fldChar w:fldCharType="end"/>
      </w:r>
      <w:r w:rsidRPr="001C6BC5">
        <w:rPr>
          <w:rFonts w:ascii="Arial" w:hAnsi="Arial" w:cs="Arial"/>
          <w:sz w:val="20"/>
          <w:szCs w:val="20"/>
        </w:rPr>
        <w:t xml:space="preserve">. We tested 3-5 degrees </w:t>
      </w:r>
      <w:commentRangeEnd w:id="31"/>
      <w:r w:rsidRPr="001C6BC5">
        <w:rPr>
          <w:rStyle w:val="CommentReference"/>
          <w:rFonts w:ascii="Arial" w:hAnsi="Arial" w:cs="Arial"/>
          <w:sz w:val="20"/>
          <w:szCs w:val="20"/>
        </w:rPr>
        <w:commentReference w:id="31"/>
      </w:r>
      <w:commentRangeEnd w:id="32"/>
      <w:r w:rsidRPr="001C6BC5">
        <w:rPr>
          <w:rStyle w:val="CommentReference"/>
          <w:rFonts w:ascii="Arial" w:hAnsi="Arial" w:cs="Arial"/>
          <w:sz w:val="20"/>
          <w:szCs w:val="20"/>
        </w:rPr>
        <w:commentReference w:id="32"/>
      </w:r>
      <w:commentRangeEnd w:id="33"/>
      <w:r w:rsidRPr="001C6BC5">
        <w:rPr>
          <w:rStyle w:val="CommentReference"/>
          <w:rFonts w:ascii="Arial" w:hAnsi="Arial" w:cs="Arial"/>
          <w:sz w:val="20"/>
          <w:szCs w:val="20"/>
        </w:rPr>
        <w:commentReference w:id="33"/>
      </w:r>
      <w:r w:rsidRPr="001C6BC5">
        <w:rPr>
          <w:rFonts w:ascii="Arial" w:hAnsi="Arial" w:cs="Arial"/>
          <w:sz w:val="20"/>
          <w:szCs w:val="20"/>
        </w:rPr>
        <w:t xml:space="preserve">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commentRangeStart w:id="34"/>
      <w:commentRangeStart w:id="35"/>
      <w:commentRangeEnd w:id="34"/>
      <w:r w:rsidRPr="001C6BC5">
        <w:rPr>
          <w:rStyle w:val="CommentReference"/>
          <w:rFonts w:ascii="Arial" w:hAnsi="Arial" w:cs="Arial"/>
          <w:sz w:val="20"/>
          <w:szCs w:val="20"/>
        </w:rPr>
        <w:commentReference w:id="34"/>
      </w:r>
      <w:commentRangeEnd w:id="35"/>
      <w:r w:rsidRPr="001C6BC5">
        <w:rPr>
          <w:rStyle w:val="CommentReference"/>
          <w:rFonts w:ascii="Arial" w:hAnsi="Arial" w:cs="Arial"/>
          <w:sz w:val="20"/>
          <w:szCs w:val="20"/>
        </w:rPr>
        <w:commentReference w:id="35"/>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 xml:space="preserve">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 like the models described above. To test for threshold effects, we compared models with a linear exposure-response function to those with a natural spline exposure-response function with 3 degrees of freedom. We also tested models with 3-6 degrees of freedom on the lag dimension, and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 and sex. We stratified analyses by age (65-75 and 75+) and by sex (male and female; there is no gender reporting or option to record sex as intersex in CMS records). We also tested for effect modification by county-level poverty status. We calculated the proportion of county households making less than the federal poverty income using 2013-2018 American Community Survey data and stratified analyses by quartiles,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proofErr w:type="gramStart"/>
      <w:r w:rsidRPr="001C6BC5">
        <w:rPr>
          <w:rFonts w:ascii="Arial" w:hAnsi="Arial" w:cs="Arial"/>
          <w:sz w:val="20"/>
          <w:szCs w:val="20"/>
          <w:vertAlign w:val="superscript"/>
        </w:rPr>
        <w:t>th</w:t>
      </w:r>
      <w:r w:rsidRPr="001C6BC5">
        <w:rPr>
          <w:rFonts w:ascii="Arial" w:hAnsi="Arial" w:cs="Arial"/>
          <w:sz w:val="20"/>
          <w:szCs w:val="20"/>
        </w:rPr>
        <w:t xml:space="preserve">  quartiles</w:t>
      </w:r>
      <w:proofErr w:type="gramEnd"/>
      <w:r w:rsidRPr="001C6BC5">
        <w:rPr>
          <w:rFonts w:ascii="Arial" w:hAnsi="Arial" w:cs="Arial"/>
          <w:sz w:val="20"/>
          <w:szCs w:val="20"/>
        </w:rPr>
        <w:t>. Finally, we tested for effect modification by the percentage of total Medicare beneficiaries using DME by county. We calculated the percentage of DME users by county and stratified analyses by quartile,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proofErr w:type="gramStart"/>
      <w:r w:rsidRPr="001C6BC5">
        <w:rPr>
          <w:rFonts w:ascii="Arial" w:hAnsi="Arial" w:cs="Arial"/>
          <w:sz w:val="20"/>
          <w:szCs w:val="20"/>
          <w:vertAlign w:val="superscript"/>
        </w:rPr>
        <w:t>th</w:t>
      </w:r>
      <w:r w:rsidRPr="001C6BC5">
        <w:rPr>
          <w:rFonts w:ascii="Arial" w:hAnsi="Arial" w:cs="Arial"/>
          <w:sz w:val="20"/>
          <w:szCs w:val="20"/>
        </w:rPr>
        <w:t xml:space="preserve">  quartiles</w:t>
      </w:r>
      <w:proofErr w:type="gramEnd"/>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{"citationID":"U0aBvAdH","properties":{"formattedCitation":"(37)","plainCitation":"(37)","noteIndex":0},"citationItems":[{"id":260,"uris":["http://zotero.org/users/local/hHKggCUl/items/DEGGDVC8"],"itemData":{"id":260,"type":"webpage","title":"HHS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(37)</w:t>
      </w:r>
      <w:r w:rsidRPr="001C6BC5">
        <w:rPr>
          <w:rFonts w:ascii="Arial" w:hAnsi="Arial" w:cs="Arial"/>
          <w:sz w:val="20"/>
          <w:szCs w:val="20"/>
        </w:rPr>
        <w:fldChar w:fldCharType="end"/>
      </w:r>
      <w:r w:rsidRPr="001C6BC5">
        <w:rPr>
          <w:rFonts w:ascii="Arial" w:hAnsi="Arial" w:cs="Arial"/>
          <w:sz w:val="20"/>
          <w:szCs w:val="20"/>
        </w:rPr>
        <w:t xml:space="preserve">, which provides the number of Medicare beneficiaries (all, including Fee-For-Service, Medicare Advantage, and those &lt;65) using DME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1C6BC5">
        <w:rPr>
          <w:rFonts w:ascii="Arial" w:hAnsi="Arial" w:cs="Arial"/>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{"citationID":"WRuETQSQ","properties":{"formattedCitation":"(38)","plainCitation":"(38)","noteIndex":0},"citationItems":[{"id":284,"uris":["http://zotero.org/users/local/hHKggCUl/items/2E4WRPEG"],"itemData":{"id":284,"type":"dataset","abstract":"Functions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(38)</w:t>
      </w:r>
      <w:r w:rsidRPr="001C6BC5">
        <w:rPr>
          <w:rFonts w:ascii="Arial" w:hAnsi="Arial" w:cs="Arial"/>
          <w:sz w:val="20"/>
          <w:szCs w:val="20"/>
        </w:rPr>
        <w:fldChar w:fldCharType="end"/>
      </w:r>
      <w:r w:rsidRPr="001C6BC5">
        <w:rPr>
          <w:rFonts w:ascii="Arial" w:hAnsi="Arial" w:cs="Arial"/>
          <w:sz w:val="20"/>
          <w:szCs w:val="20"/>
        </w:rPr>
        <w:t xml:space="preserve">, splines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{"citationID":"hpvKRVfB","properties":{"formattedCitation":"(39)","plainCitation":"(39)","noteIndex":0},"citationItems":[{"id":282,"uris":["http://zotero.org/users/local/hHKggCUl/items/Z3RI6IXZ"],"itemData":{"id":282,"type":"article-journal","abstract":"Splines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Pr="001C6BC5">
        <w:rPr>
          <w:rFonts w:ascii="Cambria Math" w:hAnsi="Cambria Math" w:cs="Cambria Math"/>
          <w:sz w:val="20"/>
          <w:szCs w:val="20"/>
        </w:rPr>
        <w:instrText>ﬃ</w:instrText>
      </w:r>
      <w:r w:rsidRPr="001C6BC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1C6BC5">
        <w:rPr>
          <w:rFonts w:ascii="Arial" w:hAnsi="Arial" w:cs="Arial"/>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{"citationID":"kexcwpZU","properties":{"formattedCitation":"(40)","plainCitation":"(40)","noteIndex":0},"citationItems":[{"id":280,"uris":["http://zotero.org/users/local/hHKggCUl/items/PCT3ARIL"],"itemData":{"id":280,"type":"article-journal","abstract":"Distributed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Pr="001C6BC5">
        <w:rPr>
          <w:rFonts w:ascii="Cambria Math" w:hAnsi="Cambria Math" w:cs="Cambria Math"/>
          <w:sz w:val="20"/>
          <w:szCs w:val="20"/>
        </w:rPr>
        <w:instrText>ﬀ</w:instrText>
      </w:r>
      <w:r w:rsidRPr="001C6BC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Pr="001C6BC5">
        <w:rPr>
          <w:rFonts w:ascii="Cambria Math" w:hAnsi="Cambria Math" w:cs="Cambria Math"/>
          <w:sz w:val="20"/>
          <w:szCs w:val="20"/>
        </w:rPr>
        <w:instrText>ﬀ</w:instrText>
      </w:r>
      <w:r w:rsidRPr="001C6BC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(40)</w:t>
      </w:r>
      <w:r w:rsidRPr="001C6BC5">
        <w:rPr>
          <w:rFonts w:ascii="Arial" w:hAnsi="Arial" w:cs="Arial"/>
          <w:sz w:val="20"/>
          <w:szCs w:val="20"/>
        </w:rPr>
        <w:fldChar w:fldCharType="end"/>
      </w:r>
      <w:r w:rsidRPr="001C6BC5">
        <w:rPr>
          <w:rFonts w:ascii="Arial" w:hAnsi="Arial" w:cs="Arial"/>
          <w:sz w:val="20"/>
          <w:szCs w:val="20"/>
        </w:rPr>
        <w:t>.</w:t>
      </w:r>
    </w:p>
    <w:p w14:paraId="2E4CAF39"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lastRenderedPageBreak/>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Institute on Aging grant R01AG071024 (JAC) </w:t>
      </w:r>
    </w:p>
    <w:p w14:paraId="2C8AF9E8"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grant P30ES007033 (JAC)</w:t>
      </w:r>
    </w:p>
    <w:p w14:paraId="6AA20794"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R01ES034021 (DM)</w:t>
      </w:r>
    </w:p>
    <w:p w14:paraId="6509B1D9"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R01AG066793 (DM)</w:t>
      </w:r>
    </w:p>
    <w:p w14:paraId="3FF8C00D"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 AG093975 (MAK)</w:t>
      </w:r>
    </w:p>
    <w:p w14:paraId="44EC93FB"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 ES009089 (MAK)</w:t>
      </w:r>
    </w:p>
    <w:p w14:paraId="42F5D52E"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 for Health Research Doctoral Foreign Study Award (HM)</w:t>
      </w:r>
    </w:p>
    <w:p w14:paraId="557C004D" w14:textId="6C002D1C"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Heart, Lung, and Blood Institute (NHLBI) F31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3EAB21F4" w14:textId="5402556D" w:rsidR="00E6133D" w:rsidRPr="000251BB" w:rsidRDefault="00E6133D" w:rsidP="00E6133D">
      <w:pPr>
        <w:pBdr>
          <w:top w:val="nil"/>
          <w:left w:val="nil"/>
          <w:bottom w:val="nil"/>
          <w:right w:val="nil"/>
          <w:between w:val="nil"/>
        </w:pBdr>
        <w:contextualSpacing/>
        <w:rPr>
          <w:rFonts w:ascii="Arial" w:hAnsi="Arial" w:cs="Arial"/>
          <w:color w:val="000000"/>
          <w:sz w:val="20"/>
          <w:szCs w:val="20"/>
        </w:rPr>
      </w:pPr>
      <w:r w:rsidRPr="000251BB">
        <w:rPr>
          <w:rFonts w:ascii="Arial" w:hAnsi="Arial" w:cs="Arial"/>
          <w:b/>
          <w:color w:val="000000"/>
          <w:sz w:val="20"/>
          <w:szCs w:val="20"/>
        </w:rPr>
        <w:t>References</w:t>
      </w:r>
    </w:p>
    <w:p w14:paraId="46426A40"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A6FBFF4" w14:textId="77777777" w:rsidR="00CC7432" w:rsidRPr="000251BB" w:rsidRDefault="00CC7432" w:rsidP="00E6133D">
      <w:pPr>
        <w:pBdr>
          <w:top w:val="nil"/>
          <w:left w:val="nil"/>
          <w:bottom w:val="nil"/>
          <w:right w:val="nil"/>
          <w:between w:val="nil"/>
        </w:pBdr>
        <w:contextualSpacing/>
        <w:rPr>
          <w:rFonts w:ascii="Arial" w:hAnsi="Arial" w:cs="Arial"/>
          <w:color w:val="000000"/>
          <w:sz w:val="20"/>
          <w:szCs w:val="20"/>
        </w:rPr>
      </w:pPr>
    </w:p>
    <w:p w14:paraId="481C51C8" w14:textId="1A8FB9E1" w:rsidR="00CF310F" w:rsidRPr="00CF310F" w:rsidRDefault="000251BB" w:rsidP="00CF310F">
      <w:pPr>
        <w:pStyle w:val="Bibliography"/>
        <w:rPr>
          <w:rFonts w:ascii="Arial" w:eastAsia="Calibri" w:hAnsi="Arial" w:cs="Arial"/>
          <w:sz w:val="20"/>
          <w:szCs w:val="20"/>
          <w14:ligatures w14:val="standardContextual"/>
        </w:rPr>
      </w:pPr>
      <w:r w:rsidRPr="000251BB">
        <w:rPr>
          <w:rFonts w:ascii="Arial" w:eastAsia="Calibri" w:hAnsi="Arial" w:cs="Arial"/>
          <w:b/>
          <w:bCs/>
          <w:kern w:val="2"/>
          <w:sz w:val="20"/>
          <w:szCs w:val="20"/>
          <w:lang w:val="en-CA"/>
          <w14:ligatures w14:val="standardContextual"/>
        </w:rPr>
        <w:fldChar w:fldCharType="begin"/>
      </w:r>
      <w:r w:rsidRPr="000251BB">
        <w:rPr>
          <w:rFonts w:ascii="Arial" w:eastAsia="Calibri" w:hAnsi="Arial" w:cs="Arial"/>
          <w:b/>
          <w:bCs/>
          <w:kern w:val="2"/>
          <w:sz w:val="20"/>
          <w:szCs w:val="20"/>
          <w:lang w:val="en-CA"/>
          <w14:ligatures w14:val="standardContextual"/>
        </w:rPr>
        <w:instrText xml:space="preserve"> ADDIN ZOTERO_BIBL {"uncited":[],"omitted":[],"custom":[]} CSL_BIBLIOGRAPHY </w:instrText>
      </w:r>
      <w:r w:rsidRPr="000251BB">
        <w:rPr>
          <w:rFonts w:ascii="Arial" w:eastAsia="Calibri" w:hAnsi="Arial" w:cs="Arial"/>
          <w:b/>
          <w:bCs/>
          <w:kern w:val="2"/>
          <w:sz w:val="20"/>
          <w:szCs w:val="20"/>
          <w:lang w:val="en-CA"/>
          <w14:ligatures w14:val="standardContextual"/>
        </w:rPr>
        <w:fldChar w:fldCharType="separate"/>
      </w:r>
      <w:r w:rsidR="00CF310F" w:rsidRPr="00CF310F">
        <w:rPr>
          <w:rFonts w:ascii="Arial" w:eastAsia="Calibri" w:hAnsi="Arial" w:cs="Arial"/>
          <w:kern w:val="2"/>
          <w:sz w:val="20"/>
          <w:szCs w:val="20"/>
          <w:lang w:val="en-CA"/>
          <w14:ligatures w14:val="standardContextual"/>
        </w:rPr>
        <w:fldChar w:fldCharType="begin"/>
      </w:r>
      <w:r w:rsidR="00CF310F" w:rsidRPr="00CF310F">
        <w:rPr>
          <w:rFonts w:ascii="Arial" w:eastAsia="Calibri" w:hAnsi="Arial" w:cs="Arial"/>
          <w:kern w:val="2"/>
          <w:sz w:val="20"/>
          <w:szCs w:val="20"/>
          <w:lang w:val="en-CA"/>
          <w14:ligatures w14:val="standardContextual"/>
        </w:rPr>
        <w:instrText xml:space="preserve"> ADDIN ZOTERO_BIBL {"uncited":[],"omitted":[],"custom":[]} CSL_BIBLIOGRAPHY </w:instrText>
      </w:r>
      <w:r w:rsidR="00CF310F" w:rsidRPr="00CF310F">
        <w:rPr>
          <w:rFonts w:ascii="Arial" w:eastAsia="Calibri" w:hAnsi="Arial" w:cs="Arial"/>
          <w:kern w:val="2"/>
          <w:sz w:val="20"/>
          <w:szCs w:val="20"/>
          <w:lang w:val="en-CA"/>
          <w14:ligatures w14:val="standardContextual"/>
        </w:rPr>
        <w:fldChar w:fldCharType="separate"/>
      </w:r>
      <w:r w:rsidR="00CF310F" w:rsidRPr="00CF310F">
        <w:rPr>
          <w:rFonts w:ascii="Arial" w:eastAsia="Calibri" w:hAnsi="Arial" w:cs="Arial"/>
          <w:sz w:val="20"/>
          <w:szCs w:val="20"/>
          <w14:ligatures w14:val="standardContextual"/>
        </w:rPr>
        <w:t xml:space="preserve">1. </w:t>
      </w:r>
      <w:r w:rsidR="00CF310F" w:rsidRPr="00BD0A34">
        <w:rPr>
          <w:rFonts w:ascii="Arial" w:eastAsia="Calibri" w:hAnsi="Arial" w:cs="Arial"/>
          <w:sz w:val="20"/>
          <w:szCs w:val="20"/>
          <w14:ligatures w14:val="standardContextual"/>
        </w:rPr>
        <w:t xml:space="preserve">   </w:t>
      </w:r>
      <w:r w:rsidR="001D12DB" w:rsidRPr="00BD0A34">
        <w:rPr>
          <w:rFonts w:ascii="Arial" w:eastAsia="Calibri" w:hAnsi="Arial" w:cs="Arial"/>
          <w:sz w:val="20"/>
          <w:szCs w:val="20"/>
          <w14:ligatures w14:val="standardContextual"/>
        </w:rPr>
        <w:t xml:space="preserve"> </w:t>
      </w:r>
      <w:r w:rsidR="00CF310F" w:rsidRPr="00CF310F">
        <w:rPr>
          <w:rFonts w:ascii="Arial" w:eastAsia="Calibri" w:hAnsi="Arial" w:cs="Arial"/>
          <w:sz w:val="20"/>
          <w:szCs w:val="20"/>
          <w14:ligatures w14:val="standardContextual"/>
        </w:rPr>
        <w:t>Climate Central, Weather-related Power Outages Rising. (2024).</w:t>
      </w:r>
    </w:p>
    <w:p w14:paraId="017A4B1D"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 </w:t>
      </w:r>
      <w:r w:rsidRPr="00CF310F">
        <w:rPr>
          <w:rFonts w:ascii="Arial" w:eastAsia="Calibri" w:hAnsi="Arial" w:cs="Arial"/>
          <w:sz w:val="20"/>
          <w:szCs w:val="20"/>
          <w14:ligatures w14:val="standardContextual"/>
        </w:rPr>
        <w:tab/>
        <w:t>U.S. Energy Information Administration, U.S. electricity customers experienced eight hours of power interruptions in 2020. (2021).</w:t>
      </w:r>
    </w:p>
    <w:p w14:paraId="4BA048C3"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 </w:t>
      </w:r>
      <w:r w:rsidRPr="00CF310F">
        <w:rPr>
          <w:rFonts w:ascii="Arial" w:eastAsia="Calibri" w:hAnsi="Arial" w:cs="Arial"/>
          <w:sz w:val="20"/>
          <w:szCs w:val="20"/>
          <w14:ligatures w14:val="standardContextual"/>
        </w:rPr>
        <w:tab/>
        <w:t xml:space="preserve">J. A. Casey, M. Fukurai, D. Hernández, S. Balsari, M. V. Kiang, Power Outages and Community Health: a Narrative Review. </w:t>
      </w:r>
      <w:r w:rsidRPr="00CF310F">
        <w:rPr>
          <w:rFonts w:ascii="Arial" w:eastAsia="Calibri" w:hAnsi="Arial" w:cs="Arial"/>
          <w:i/>
          <w:iCs/>
          <w:sz w:val="20"/>
          <w:szCs w:val="20"/>
          <w14:ligatures w14:val="standardContextual"/>
        </w:rPr>
        <w:t>Curr Envir Health Rpt</w:t>
      </w:r>
      <w:r w:rsidRPr="00CF310F">
        <w:rPr>
          <w:rFonts w:ascii="Arial" w:eastAsia="Calibri" w:hAnsi="Arial" w:cs="Arial"/>
          <w:sz w:val="20"/>
          <w:szCs w:val="20"/>
          <w14:ligatures w14:val="standardContextual"/>
        </w:rPr>
        <w:t xml:space="preserve"> 7, 371–383 (2020).</w:t>
      </w:r>
    </w:p>
    <w:p w14:paraId="5F1447A4"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 </w:t>
      </w:r>
      <w:r w:rsidRPr="00CF310F">
        <w:rPr>
          <w:rFonts w:ascii="Arial" w:eastAsia="Calibri" w:hAnsi="Arial" w:cs="Arial"/>
          <w:sz w:val="20"/>
          <w:szCs w:val="20"/>
          <w14:ligatures w14:val="standardContextual"/>
        </w:rPr>
        <w:tab/>
        <w:t>The US has more power outages than any other developed country. Here’s why. (2020).</w:t>
      </w:r>
    </w:p>
    <w:p w14:paraId="280D4BFA"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5. </w:t>
      </w:r>
      <w:r w:rsidRPr="00CF310F">
        <w:rPr>
          <w:rFonts w:ascii="Arial" w:eastAsia="Calibri" w:hAnsi="Arial" w:cs="Arial"/>
          <w:sz w:val="20"/>
          <w:szCs w:val="20"/>
          <w14:ligatures w14:val="standardContextual"/>
        </w:rPr>
        <w:tab/>
        <w:t xml:space="preserve">V. Do,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Spatiotemporal distribution of power outages with climate events and social vulnerability in the USA. </w:t>
      </w:r>
      <w:r w:rsidRPr="00CF310F">
        <w:rPr>
          <w:rFonts w:ascii="Arial" w:eastAsia="Calibri" w:hAnsi="Arial" w:cs="Arial"/>
          <w:i/>
          <w:iCs/>
          <w:sz w:val="20"/>
          <w:szCs w:val="20"/>
          <w14:ligatures w14:val="standardContextual"/>
        </w:rPr>
        <w:t>Nat Commun</w:t>
      </w:r>
      <w:r w:rsidRPr="00CF310F">
        <w:rPr>
          <w:rFonts w:ascii="Arial" w:eastAsia="Calibri" w:hAnsi="Arial" w:cs="Arial"/>
          <w:sz w:val="20"/>
          <w:szCs w:val="20"/>
          <w14:ligatures w14:val="standardContextual"/>
        </w:rPr>
        <w:t xml:space="preserve"> 14, 2470 (2023).</w:t>
      </w:r>
    </w:p>
    <w:p w14:paraId="212870CB"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6. </w:t>
      </w:r>
      <w:r w:rsidRPr="00CF310F">
        <w:rPr>
          <w:rFonts w:ascii="Arial" w:eastAsia="Calibri" w:hAnsi="Arial" w:cs="Arial"/>
          <w:sz w:val="20"/>
          <w:szCs w:val="20"/>
          <w14:ligatures w14:val="standardContextual"/>
        </w:rPr>
        <w:tab/>
        <w:t>United States Environmental Protection Agency, Climate Change Impacts on Energy.</w:t>
      </w:r>
    </w:p>
    <w:p w14:paraId="277BCD5A"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7. </w:t>
      </w:r>
      <w:r w:rsidRPr="00CF310F">
        <w:rPr>
          <w:rFonts w:ascii="Arial" w:eastAsia="Calibri" w:hAnsi="Arial" w:cs="Arial"/>
          <w:sz w:val="20"/>
          <w:szCs w:val="20"/>
          <w14:ligatures w14:val="standardContextual"/>
        </w:rPr>
        <w:tab/>
        <w:t>Washington Post, Nation at risk of winter blackouts as power grid remains under strain.</w:t>
      </w:r>
    </w:p>
    <w:p w14:paraId="5381B29C"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8. </w:t>
      </w:r>
      <w:r w:rsidRPr="00CF310F">
        <w:rPr>
          <w:rFonts w:ascii="Arial" w:eastAsia="Calibri" w:hAnsi="Arial" w:cs="Arial"/>
          <w:sz w:val="20"/>
          <w:szCs w:val="20"/>
          <w14:ligatures w14:val="standardContextual"/>
        </w:rPr>
        <w:tab/>
        <w:t xml:space="preserve">M. Mango, J. A. Casey, D. Hernández, Resilient Power: A home-based electricity generation and storage solution for the medically vulnerable during climate-induced power outages. </w:t>
      </w:r>
      <w:r w:rsidRPr="00CF310F">
        <w:rPr>
          <w:rFonts w:ascii="Arial" w:eastAsia="Calibri" w:hAnsi="Arial" w:cs="Arial"/>
          <w:i/>
          <w:iCs/>
          <w:sz w:val="20"/>
          <w:szCs w:val="20"/>
          <w14:ligatures w14:val="standardContextual"/>
        </w:rPr>
        <w:t>Futures</w:t>
      </w:r>
      <w:r w:rsidRPr="00CF310F">
        <w:rPr>
          <w:rFonts w:ascii="Arial" w:eastAsia="Calibri" w:hAnsi="Arial" w:cs="Arial"/>
          <w:sz w:val="20"/>
          <w:szCs w:val="20"/>
          <w14:ligatures w14:val="standardContextual"/>
        </w:rPr>
        <w:t xml:space="preserve"> 128, 102707 (2021).</w:t>
      </w:r>
    </w:p>
    <w:p w14:paraId="31ADFE5D"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9. </w:t>
      </w:r>
      <w:r w:rsidRPr="00CF310F">
        <w:rPr>
          <w:rFonts w:ascii="Arial" w:eastAsia="Calibri" w:hAnsi="Arial" w:cs="Arial"/>
          <w:sz w:val="20"/>
          <w:szCs w:val="20"/>
          <w14:ligatures w14:val="standardContextual"/>
        </w:rPr>
        <w:tab/>
        <w:t xml:space="preserve">B. Stone,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Compound Climate and Infrastructure Events: How Electrical Grid Failure Alters Heat Wave Risk. </w:t>
      </w:r>
      <w:r w:rsidRPr="00CF310F">
        <w:rPr>
          <w:rFonts w:ascii="Arial" w:eastAsia="Calibri" w:hAnsi="Arial" w:cs="Arial"/>
          <w:i/>
          <w:iCs/>
          <w:sz w:val="20"/>
          <w:szCs w:val="20"/>
          <w14:ligatures w14:val="standardContextual"/>
        </w:rPr>
        <w:t>Environ. Sci. Technol.</w:t>
      </w:r>
      <w:r w:rsidRPr="00CF310F">
        <w:rPr>
          <w:rFonts w:ascii="Arial" w:eastAsia="Calibri" w:hAnsi="Arial" w:cs="Arial"/>
          <w:sz w:val="20"/>
          <w:szCs w:val="20"/>
          <w14:ligatures w14:val="standardContextual"/>
        </w:rPr>
        <w:t xml:space="preserve"> 55, 6957–6964 (2021).</w:t>
      </w:r>
    </w:p>
    <w:p w14:paraId="7B03FAA4"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10. </w:t>
      </w:r>
      <w:r w:rsidRPr="00CF310F">
        <w:rPr>
          <w:rFonts w:ascii="Arial" w:eastAsia="Calibri" w:hAnsi="Arial" w:cs="Arial"/>
          <w:sz w:val="20"/>
          <w:szCs w:val="20"/>
          <w14:ligatures w14:val="standardContextual"/>
        </w:rPr>
        <w:tab/>
        <w:t xml:space="preserve">A. R. Nunes, General and specified vulnerability to extreme temperatures among older adults. </w:t>
      </w:r>
      <w:r w:rsidRPr="00CF310F">
        <w:rPr>
          <w:rFonts w:ascii="Arial" w:eastAsia="Calibri" w:hAnsi="Arial" w:cs="Arial"/>
          <w:i/>
          <w:iCs/>
          <w:sz w:val="20"/>
          <w:szCs w:val="20"/>
          <w14:ligatures w14:val="standardContextual"/>
        </w:rPr>
        <w:t>International Journal of Environmental Health Research</w:t>
      </w:r>
      <w:r w:rsidRPr="00CF310F">
        <w:rPr>
          <w:rFonts w:ascii="Arial" w:eastAsia="Calibri" w:hAnsi="Arial" w:cs="Arial"/>
          <w:sz w:val="20"/>
          <w:szCs w:val="20"/>
          <w14:ligatures w14:val="standardContextual"/>
        </w:rPr>
        <w:t xml:space="preserve"> 30, 515–532 (2020).</w:t>
      </w:r>
    </w:p>
    <w:p w14:paraId="62B36302"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11. </w:t>
      </w:r>
      <w:r w:rsidRPr="00CF310F">
        <w:rPr>
          <w:rFonts w:ascii="Arial" w:eastAsia="Calibri" w:hAnsi="Arial" w:cs="Arial"/>
          <w:sz w:val="20"/>
          <w:szCs w:val="20"/>
          <w14:ligatures w14:val="standardContextual"/>
        </w:rPr>
        <w:tab/>
        <w:t xml:space="preserve">T. Benmarhnia, S. Deguen, J. S. Kaufman, A. Smargiassi, Review Article: Vulnerability to Heat-related Mortality. </w:t>
      </w:r>
      <w:r w:rsidRPr="00CF310F">
        <w:rPr>
          <w:rFonts w:ascii="Arial" w:eastAsia="Calibri" w:hAnsi="Arial" w:cs="Arial"/>
          <w:i/>
          <w:iCs/>
          <w:sz w:val="20"/>
          <w:szCs w:val="20"/>
          <w14:ligatures w14:val="standardContextual"/>
        </w:rPr>
        <w:t>Epidemiology</w:t>
      </w:r>
      <w:r w:rsidRPr="00CF310F">
        <w:rPr>
          <w:rFonts w:ascii="Arial" w:eastAsia="Calibri" w:hAnsi="Arial" w:cs="Arial"/>
          <w:sz w:val="20"/>
          <w:szCs w:val="20"/>
          <w14:ligatures w14:val="standardContextual"/>
        </w:rPr>
        <w:t xml:space="preserve"> 26, 781–793 (2015).</w:t>
      </w:r>
    </w:p>
    <w:p w14:paraId="16EA201E"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12. </w:t>
      </w:r>
      <w:r w:rsidRPr="00CF310F">
        <w:rPr>
          <w:rFonts w:ascii="Arial" w:eastAsia="Calibri" w:hAnsi="Arial" w:cs="Arial"/>
          <w:sz w:val="20"/>
          <w:szCs w:val="20"/>
          <w14:ligatures w14:val="standardContextual"/>
        </w:rPr>
        <w:tab/>
        <w:t xml:space="preserve">R. D. Meade,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Physiological factors characterizing heat-vulnerable older adults: A narrative review. </w:t>
      </w:r>
      <w:r w:rsidRPr="00CF310F">
        <w:rPr>
          <w:rFonts w:ascii="Arial" w:eastAsia="Calibri" w:hAnsi="Arial" w:cs="Arial"/>
          <w:i/>
          <w:iCs/>
          <w:sz w:val="20"/>
          <w:szCs w:val="20"/>
          <w14:ligatures w14:val="standardContextual"/>
        </w:rPr>
        <w:t>Environment International</w:t>
      </w:r>
      <w:r w:rsidRPr="00CF310F">
        <w:rPr>
          <w:rFonts w:ascii="Arial" w:eastAsia="Calibri" w:hAnsi="Arial" w:cs="Arial"/>
          <w:sz w:val="20"/>
          <w:szCs w:val="20"/>
          <w14:ligatures w14:val="standardContextual"/>
        </w:rPr>
        <w:t xml:space="preserve"> 144, 105909 (2020).</w:t>
      </w:r>
    </w:p>
    <w:p w14:paraId="2EDED0F4"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lastRenderedPageBreak/>
        <w:t xml:space="preserve">13. </w:t>
      </w:r>
      <w:r w:rsidRPr="00CF310F">
        <w:rPr>
          <w:rFonts w:ascii="Arial" w:eastAsia="Calibri" w:hAnsi="Arial" w:cs="Arial"/>
          <w:sz w:val="20"/>
          <w:szCs w:val="20"/>
          <w14:ligatures w14:val="standardContextual"/>
        </w:rPr>
        <w:tab/>
        <w:t xml:space="preserve">N. Veronese,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Prevalence of multidimensional frailty and pre-frailty in older people in different settings: A systematic review and meta-analysis. </w:t>
      </w:r>
      <w:r w:rsidRPr="00CF310F">
        <w:rPr>
          <w:rFonts w:ascii="Arial" w:eastAsia="Calibri" w:hAnsi="Arial" w:cs="Arial"/>
          <w:i/>
          <w:iCs/>
          <w:sz w:val="20"/>
          <w:szCs w:val="20"/>
          <w14:ligatures w14:val="standardContextual"/>
        </w:rPr>
        <w:t>Ageing Research Reviews</w:t>
      </w:r>
      <w:r w:rsidRPr="00CF310F">
        <w:rPr>
          <w:rFonts w:ascii="Arial" w:eastAsia="Calibri" w:hAnsi="Arial" w:cs="Arial"/>
          <w:sz w:val="20"/>
          <w:szCs w:val="20"/>
          <w14:ligatures w14:val="standardContextual"/>
        </w:rPr>
        <w:t xml:space="preserve"> 72, 101498 (2021).</w:t>
      </w:r>
    </w:p>
    <w:p w14:paraId="3502E101"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14. </w:t>
      </w:r>
      <w:r w:rsidRPr="00CF310F">
        <w:rPr>
          <w:rFonts w:ascii="Arial" w:eastAsia="Calibri" w:hAnsi="Arial" w:cs="Arial"/>
          <w:sz w:val="20"/>
          <w:szCs w:val="20"/>
          <w14:ligatures w14:val="standardContextual"/>
        </w:rPr>
        <w:tab/>
        <w:t xml:space="preserve">C. O. Weiss, C. M. Boyd, Q. Yu, J. L. Wolff, B. Leff, Patterns of Prevalent Major Chronic Disease Among Older Adults in the United States. </w:t>
      </w:r>
      <w:r w:rsidRPr="00CF310F">
        <w:rPr>
          <w:rFonts w:ascii="Arial" w:eastAsia="Calibri" w:hAnsi="Arial" w:cs="Arial"/>
          <w:i/>
          <w:iCs/>
          <w:sz w:val="20"/>
          <w:szCs w:val="20"/>
          <w14:ligatures w14:val="standardContextual"/>
        </w:rPr>
        <w:t>JAMA</w:t>
      </w:r>
      <w:r w:rsidRPr="00CF310F">
        <w:rPr>
          <w:rFonts w:ascii="Arial" w:eastAsia="Calibri" w:hAnsi="Arial" w:cs="Arial"/>
          <w:sz w:val="20"/>
          <w:szCs w:val="20"/>
          <w14:ligatures w14:val="standardContextual"/>
        </w:rPr>
        <w:t xml:space="preserve"> 298, 1158 (2007).</w:t>
      </w:r>
    </w:p>
    <w:p w14:paraId="4A7EBE53"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15. </w:t>
      </w:r>
      <w:r w:rsidRPr="00CF310F">
        <w:rPr>
          <w:rFonts w:ascii="Arial" w:eastAsia="Calibri" w:hAnsi="Arial" w:cs="Arial"/>
          <w:sz w:val="20"/>
          <w:szCs w:val="20"/>
          <w14:ligatures w14:val="standardContextual"/>
        </w:rPr>
        <w:tab/>
        <w:t xml:space="preserve">A. Yazdanyar, A. B. Newman, The Burden of Cardiovascular Disease in the Elderly: Morbidity, Mortality, and Costs. </w:t>
      </w:r>
      <w:r w:rsidRPr="00CF310F">
        <w:rPr>
          <w:rFonts w:ascii="Arial" w:eastAsia="Calibri" w:hAnsi="Arial" w:cs="Arial"/>
          <w:i/>
          <w:iCs/>
          <w:sz w:val="20"/>
          <w:szCs w:val="20"/>
          <w14:ligatures w14:val="standardContextual"/>
        </w:rPr>
        <w:t>Clinics in Geriatric Medicine</w:t>
      </w:r>
      <w:r w:rsidRPr="00CF310F">
        <w:rPr>
          <w:rFonts w:ascii="Arial" w:eastAsia="Calibri" w:hAnsi="Arial" w:cs="Arial"/>
          <w:sz w:val="20"/>
          <w:szCs w:val="20"/>
          <w14:ligatures w14:val="standardContextual"/>
        </w:rPr>
        <w:t xml:space="preserve"> 25, 563–577 (2009).</w:t>
      </w:r>
    </w:p>
    <w:p w14:paraId="7B58639F"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16. </w:t>
      </w:r>
      <w:r w:rsidRPr="00CF310F">
        <w:rPr>
          <w:rFonts w:ascii="Arial" w:eastAsia="Calibri" w:hAnsi="Arial" w:cs="Arial"/>
          <w:sz w:val="20"/>
          <w:szCs w:val="20"/>
          <w14:ligatures w14:val="standardContextual"/>
        </w:rPr>
        <w:tab/>
        <w:t xml:space="preserve">L. Dahlberg, K. J. McKee, A. Frank, M. Naseer, A systematic review of longitudinal risk factors for loneliness in older adults. </w:t>
      </w:r>
      <w:r w:rsidRPr="00CF310F">
        <w:rPr>
          <w:rFonts w:ascii="Arial" w:eastAsia="Calibri" w:hAnsi="Arial" w:cs="Arial"/>
          <w:i/>
          <w:iCs/>
          <w:sz w:val="20"/>
          <w:szCs w:val="20"/>
          <w14:ligatures w14:val="standardContextual"/>
        </w:rPr>
        <w:t>Aging &amp; Mental Health</w:t>
      </w:r>
      <w:r w:rsidRPr="00CF310F">
        <w:rPr>
          <w:rFonts w:ascii="Arial" w:eastAsia="Calibri" w:hAnsi="Arial" w:cs="Arial"/>
          <w:sz w:val="20"/>
          <w:szCs w:val="20"/>
          <w14:ligatures w14:val="standardContextual"/>
        </w:rPr>
        <w:t xml:space="preserve"> 26, 225–249 (2022).</w:t>
      </w:r>
    </w:p>
    <w:p w14:paraId="08F2B311"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17. </w:t>
      </w:r>
      <w:r w:rsidRPr="00CF310F">
        <w:rPr>
          <w:rFonts w:ascii="Arial" w:eastAsia="Calibri" w:hAnsi="Arial" w:cs="Arial"/>
          <w:sz w:val="20"/>
          <w:szCs w:val="20"/>
          <w14:ligatures w14:val="standardContextual"/>
        </w:rPr>
        <w:tab/>
        <w:t xml:space="preserve">P. Hoang,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Interventions Associated With Reduced Loneliness and Social Isolation in Older Adults: A Systematic Review and Meta-analysis. </w:t>
      </w:r>
      <w:r w:rsidRPr="00CF310F">
        <w:rPr>
          <w:rFonts w:ascii="Arial" w:eastAsia="Calibri" w:hAnsi="Arial" w:cs="Arial"/>
          <w:i/>
          <w:iCs/>
          <w:sz w:val="20"/>
          <w:szCs w:val="20"/>
          <w14:ligatures w14:val="standardContextual"/>
        </w:rPr>
        <w:t>JAMA Netw Open</w:t>
      </w:r>
      <w:r w:rsidRPr="00CF310F">
        <w:rPr>
          <w:rFonts w:ascii="Arial" w:eastAsia="Calibri" w:hAnsi="Arial" w:cs="Arial"/>
          <w:sz w:val="20"/>
          <w:szCs w:val="20"/>
          <w14:ligatures w14:val="standardContextual"/>
        </w:rPr>
        <w:t xml:space="preserve"> 5, e2236676 (2022).</w:t>
      </w:r>
    </w:p>
    <w:p w14:paraId="61CC40A8"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18. </w:t>
      </w:r>
      <w:r w:rsidRPr="00CF310F">
        <w:rPr>
          <w:rFonts w:ascii="Arial" w:eastAsia="Calibri" w:hAnsi="Arial" w:cs="Arial"/>
          <w:sz w:val="20"/>
          <w:szCs w:val="20"/>
          <w14:ligatures w14:val="standardContextual"/>
        </w:rPr>
        <w:tab/>
        <w:t xml:space="preserve">N. A. M. Molinari, B. Chen, N. Krishna, T. Morris, Who’s at Risk When the Power Goes Out? The At-home Electricity-Dependent Population in the United States, 2012. </w:t>
      </w:r>
      <w:r w:rsidRPr="00CF310F">
        <w:rPr>
          <w:rFonts w:ascii="Arial" w:eastAsia="Calibri" w:hAnsi="Arial" w:cs="Arial"/>
          <w:i/>
          <w:iCs/>
          <w:sz w:val="20"/>
          <w:szCs w:val="20"/>
          <w14:ligatures w14:val="standardContextual"/>
        </w:rPr>
        <w:t>Journal of Public Health Management and Practice</w:t>
      </w:r>
      <w:r w:rsidRPr="00CF310F">
        <w:rPr>
          <w:rFonts w:ascii="Arial" w:eastAsia="Calibri" w:hAnsi="Arial" w:cs="Arial"/>
          <w:sz w:val="20"/>
          <w:szCs w:val="20"/>
          <w14:ligatures w14:val="standardContextual"/>
        </w:rPr>
        <w:t xml:space="preserve"> 23, 152–159 (2017).</w:t>
      </w:r>
    </w:p>
    <w:p w14:paraId="73D950AF"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19. </w:t>
      </w:r>
      <w:r w:rsidRPr="00CF310F">
        <w:rPr>
          <w:rFonts w:ascii="Arial" w:eastAsia="Calibri" w:hAnsi="Arial" w:cs="Arial"/>
          <w:sz w:val="20"/>
          <w:szCs w:val="20"/>
          <w14:ligatures w14:val="standardContextual"/>
        </w:rPr>
        <w:tab/>
        <w:t xml:space="preserve">W. Zhang,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Power Outage: An Ignored Risk Factor for COPD Exacerbations. </w:t>
      </w:r>
      <w:r w:rsidRPr="00CF310F">
        <w:rPr>
          <w:rFonts w:ascii="Arial" w:eastAsia="Calibri" w:hAnsi="Arial" w:cs="Arial"/>
          <w:i/>
          <w:iCs/>
          <w:sz w:val="20"/>
          <w:szCs w:val="20"/>
          <w14:ligatures w14:val="standardContextual"/>
        </w:rPr>
        <w:t>Chest</w:t>
      </w:r>
      <w:r w:rsidRPr="00CF310F">
        <w:rPr>
          <w:rFonts w:ascii="Arial" w:eastAsia="Calibri" w:hAnsi="Arial" w:cs="Arial"/>
          <w:sz w:val="20"/>
          <w:szCs w:val="20"/>
          <w14:ligatures w14:val="standardContextual"/>
        </w:rPr>
        <w:t xml:space="preserve"> 158, 2346–2357 (2020).</w:t>
      </w:r>
    </w:p>
    <w:p w14:paraId="72F939BD"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20. </w:t>
      </w:r>
      <w:r w:rsidRPr="00CF310F">
        <w:rPr>
          <w:rFonts w:ascii="Arial" w:eastAsia="Calibri" w:hAnsi="Arial" w:cs="Arial"/>
          <w:sz w:val="20"/>
          <w:szCs w:val="20"/>
          <w14:ligatures w14:val="standardContextual"/>
        </w:rPr>
        <w:tab/>
        <w:t xml:space="preserve">S. Lin,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The Joint Effects of Thunderstorms and Power Outages on Respiratory-Related Emergency Visits and Modifying and Mediating Factors of This Relationship. </w:t>
      </w:r>
      <w:r w:rsidRPr="00CF310F">
        <w:rPr>
          <w:rFonts w:ascii="Arial" w:eastAsia="Calibri" w:hAnsi="Arial" w:cs="Arial"/>
          <w:i/>
          <w:iCs/>
          <w:sz w:val="20"/>
          <w:szCs w:val="20"/>
          <w14:ligatures w14:val="standardContextual"/>
        </w:rPr>
        <w:t>Environ Health Perspect</w:t>
      </w:r>
      <w:r w:rsidRPr="00CF310F">
        <w:rPr>
          <w:rFonts w:ascii="Arial" w:eastAsia="Calibri" w:hAnsi="Arial" w:cs="Arial"/>
          <w:sz w:val="20"/>
          <w:szCs w:val="20"/>
          <w14:ligatures w14:val="standardContextual"/>
        </w:rPr>
        <w:t xml:space="preserve"> 132, 067002 (2024).</w:t>
      </w:r>
    </w:p>
    <w:p w14:paraId="5E2904B7"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21. </w:t>
      </w:r>
      <w:r w:rsidRPr="00CF310F">
        <w:rPr>
          <w:rFonts w:ascii="Arial" w:eastAsia="Calibri" w:hAnsi="Arial" w:cs="Arial"/>
          <w:sz w:val="20"/>
          <w:szCs w:val="20"/>
          <w14:ligatures w14:val="standardContextual"/>
        </w:rPr>
        <w:tab/>
        <w:t xml:space="preserve">C. Dominianni, K. Lane, S. Johnson, K. Ito, T. Matte, Health Impacts of Citywide and Localized Power Outages in New York City. </w:t>
      </w:r>
      <w:r w:rsidRPr="00CF310F">
        <w:rPr>
          <w:rFonts w:ascii="Arial" w:eastAsia="Calibri" w:hAnsi="Arial" w:cs="Arial"/>
          <w:i/>
          <w:iCs/>
          <w:sz w:val="20"/>
          <w:szCs w:val="20"/>
          <w14:ligatures w14:val="standardContextual"/>
        </w:rPr>
        <w:t>Environ Health Perspect</w:t>
      </w:r>
      <w:r w:rsidRPr="00CF310F">
        <w:rPr>
          <w:rFonts w:ascii="Arial" w:eastAsia="Calibri" w:hAnsi="Arial" w:cs="Arial"/>
          <w:sz w:val="20"/>
          <w:szCs w:val="20"/>
          <w14:ligatures w14:val="standardContextual"/>
        </w:rPr>
        <w:t xml:space="preserve"> 126, 067003 (2018).</w:t>
      </w:r>
    </w:p>
    <w:p w14:paraId="66A6C076"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22. </w:t>
      </w:r>
      <w:r w:rsidRPr="00CF310F">
        <w:rPr>
          <w:rFonts w:ascii="Arial" w:eastAsia="Calibri" w:hAnsi="Arial" w:cs="Arial"/>
          <w:sz w:val="20"/>
          <w:szCs w:val="20"/>
          <w14:ligatures w14:val="standardContextual"/>
        </w:rPr>
        <w:tab/>
        <w:t xml:space="preserve">G. B. Anderson, M. L. Bell, Lights Out: Impact of the August 2003 Power Outage on Mortality in New York, NY. </w:t>
      </w:r>
      <w:r w:rsidRPr="00CF310F">
        <w:rPr>
          <w:rFonts w:ascii="Arial" w:eastAsia="Calibri" w:hAnsi="Arial" w:cs="Arial"/>
          <w:i/>
          <w:iCs/>
          <w:sz w:val="20"/>
          <w:szCs w:val="20"/>
          <w14:ligatures w14:val="standardContextual"/>
        </w:rPr>
        <w:t>Epidemiology</w:t>
      </w:r>
      <w:r w:rsidRPr="00CF310F">
        <w:rPr>
          <w:rFonts w:ascii="Arial" w:eastAsia="Calibri" w:hAnsi="Arial" w:cs="Arial"/>
          <w:sz w:val="20"/>
          <w:szCs w:val="20"/>
          <w14:ligatures w14:val="standardContextual"/>
        </w:rPr>
        <w:t xml:space="preserve"> 23, 189–193 (2012).</w:t>
      </w:r>
    </w:p>
    <w:p w14:paraId="263262DC"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23. </w:t>
      </w:r>
      <w:r w:rsidRPr="00CF310F">
        <w:rPr>
          <w:rFonts w:ascii="Arial" w:eastAsia="Calibri" w:hAnsi="Arial" w:cs="Arial"/>
          <w:sz w:val="20"/>
          <w:szCs w:val="20"/>
          <w14:ligatures w14:val="standardContextual"/>
        </w:rPr>
        <w:tab/>
        <w:t>Oak Ridge National Laboratory, Oak Ridge National Laboratory, EAGLE-I Outage Data 2014-2022. Available at: https://smc-datachallenge.ornl.gov/eagle/ [Accessed 3 January 2025].</w:t>
      </w:r>
    </w:p>
    <w:p w14:paraId="76074C4A"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24. </w:t>
      </w:r>
      <w:r w:rsidRPr="00CF310F">
        <w:rPr>
          <w:rFonts w:ascii="Arial" w:eastAsia="Calibri" w:hAnsi="Arial" w:cs="Arial"/>
          <w:sz w:val="20"/>
          <w:szCs w:val="20"/>
          <w14:ligatures w14:val="standardContextual"/>
        </w:rPr>
        <w:tab/>
        <w:t>PowerOutage.us. Available at: https://poweroutage.us/.</w:t>
      </w:r>
    </w:p>
    <w:p w14:paraId="11069FD5"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25. </w:t>
      </w:r>
      <w:r w:rsidRPr="00CF310F">
        <w:rPr>
          <w:rFonts w:ascii="Arial" w:eastAsia="Calibri" w:hAnsi="Arial" w:cs="Arial"/>
          <w:sz w:val="20"/>
          <w:szCs w:val="20"/>
          <w14:ligatures w14:val="standardContextual"/>
        </w:rPr>
        <w:tab/>
        <w:t xml:space="preserve">V. Do, The impact of power outages on cardiovascular hospitalizations among Medicare enrollees in New York State, 2017-2018. </w:t>
      </w:r>
      <w:r w:rsidRPr="00CF310F">
        <w:rPr>
          <w:rFonts w:ascii="Arial" w:eastAsia="Calibri" w:hAnsi="Arial" w:cs="Arial"/>
          <w:i/>
          <w:iCs/>
          <w:sz w:val="20"/>
          <w:szCs w:val="20"/>
          <w14:ligatures w14:val="standardContextual"/>
        </w:rPr>
        <w:t>Under review at Epidemiology</w:t>
      </w:r>
      <w:r w:rsidRPr="00CF310F">
        <w:rPr>
          <w:rFonts w:ascii="Arial" w:eastAsia="Calibri" w:hAnsi="Arial" w:cs="Arial"/>
          <w:sz w:val="20"/>
          <w:szCs w:val="20"/>
          <w14:ligatures w14:val="standardContextual"/>
        </w:rPr>
        <w:t>.</w:t>
      </w:r>
    </w:p>
    <w:p w14:paraId="462E65E7"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26. </w:t>
      </w:r>
      <w:r w:rsidRPr="00CF310F">
        <w:rPr>
          <w:rFonts w:ascii="Arial" w:eastAsia="Calibri" w:hAnsi="Arial" w:cs="Arial"/>
          <w:sz w:val="20"/>
          <w:szCs w:val="20"/>
          <w14:ligatures w14:val="standardContextual"/>
        </w:rPr>
        <w:tab/>
        <w:t xml:space="preserve">V. Do,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Spatiotemporal patterns of power outages co-occurring with individual and multiple severe weather events in the United States, 2018-2020. [Preprint] (2024). Available at: https://www.researchsquare.com/article/rs-4752336/v1 [Accessed 4 January 2025].</w:t>
      </w:r>
    </w:p>
    <w:p w14:paraId="7D08193E"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27. </w:t>
      </w:r>
      <w:r w:rsidRPr="00CF310F">
        <w:rPr>
          <w:rFonts w:ascii="Arial" w:eastAsia="Calibri" w:hAnsi="Arial" w:cs="Arial"/>
          <w:sz w:val="20"/>
          <w:szCs w:val="20"/>
          <w14:ligatures w14:val="standardContextual"/>
        </w:rPr>
        <w:tab/>
        <w:t xml:space="preserve">H. M. Salman, J. Pasupuleti, A. H. Sabry, Review on Causes of Power Outages and Their Occurrence: Mitigation Strategies. </w:t>
      </w:r>
      <w:r w:rsidRPr="00CF310F">
        <w:rPr>
          <w:rFonts w:ascii="Arial" w:eastAsia="Calibri" w:hAnsi="Arial" w:cs="Arial"/>
          <w:i/>
          <w:iCs/>
          <w:sz w:val="20"/>
          <w:szCs w:val="20"/>
          <w14:ligatures w14:val="standardContextual"/>
        </w:rPr>
        <w:t>Sustainability</w:t>
      </w:r>
      <w:r w:rsidRPr="00CF310F">
        <w:rPr>
          <w:rFonts w:ascii="Arial" w:eastAsia="Calibri" w:hAnsi="Arial" w:cs="Arial"/>
          <w:sz w:val="20"/>
          <w:szCs w:val="20"/>
          <w14:ligatures w14:val="standardContextual"/>
        </w:rPr>
        <w:t xml:space="preserve"> 15, 15001 (2023).</w:t>
      </w:r>
    </w:p>
    <w:p w14:paraId="3ABD66EB"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28. </w:t>
      </w:r>
      <w:r w:rsidRPr="00CF310F">
        <w:rPr>
          <w:rFonts w:ascii="Arial" w:eastAsia="Calibri" w:hAnsi="Arial" w:cs="Arial"/>
          <w:sz w:val="20"/>
          <w:szCs w:val="20"/>
          <w14:ligatures w14:val="standardContextual"/>
        </w:rPr>
        <w:tab/>
        <w:t xml:space="preserve">X. Deng,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The independent and synergistic impacts of power outages and floods on hospital admissions for multiple diseases. </w:t>
      </w:r>
      <w:r w:rsidRPr="00CF310F">
        <w:rPr>
          <w:rFonts w:ascii="Arial" w:eastAsia="Calibri" w:hAnsi="Arial" w:cs="Arial"/>
          <w:i/>
          <w:iCs/>
          <w:sz w:val="20"/>
          <w:szCs w:val="20"/>
          <w14:ligatures w14:val="standardContextual"/>
        </w:rPr>
        <w:t>Science of The Total Environment</w:t>
      </w:r>
      <w:r w:rsidRPr="00CF310F">
        <w:rPr>
          <w:rFonts w:ascii="Arial" w:eastAsia="Calibri" w:hAnsi="Arial" w:cs="Arial"/>
          <w:sz w:val="20"/>
          <w:szCs w:val="20"/>
          <w14:ligatures w14:val="standardContextual"/>
        </w:rPr>
        <w:t xml:space="preserve"> 828, 154305 (2022).</w:t>
      </w:r>
    </w:p>
    <w:p w14:paraId="0F2227E8"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lastRenderedPageBreak/>
        <w:t xml:space="preserve">29. </w:t>
      </w:r>
      <w:r w:rsidRPr="00CF310F">
        <w:rPr>
          <w:rFonts w:ascii="Arial" w:eastAsia="Calibri" w:hAnsi="Arial" w:cs="Arial"/>
          <w:sz w:val="20"/>
          <w:szCs w:val="20"/>
          <w14:ligatures w14:val="standardContextual"/>
        </w:rPr>
        <w:tab/>
        <w:t xml:space="preserve">C. Klinger, O. Landeg, V. Murray, Power Outages, Extreme Events and Health: a Systematic Review of the Literature from 2011-2012. </w:t>
      </w:r>
      <w:r w:rsidRPr="00CF310F">
        <w:rPr>
          <w:rFonts w:ascii="Arial" w:eastAsia="Calibri" w:hAnsi="Arial" w:cs="Arial"/>
          <w:i/>
          <w:iCs/>
          <w:sz w:val="20"/>
          <w:szCs w:val="20"/>
          <w14:ligatures w14:val="standardContextual"/>
        </w:rPr>
        <w:t>PLOS Currents</w:t>
      </w:r>
      <w:r w:rsidRPr="00CF310F">
        <w:rPr>
          <w:rFonts w:ascii="Arial" w:eastAsia="Calibri" w:hAnsi="Arial" w:cs="Arial"/>
          <w:sz w:val="20"/>
          <w:szCs w:val="20"/>
          <w14:ligatures w14:val="standardContextual"/>
        </w:rPr>
        <w:t xml:space="preserve"> (2014).</w:t>
      </w:r>
    </w:p>
    <w:p w14:paraId="2C619D4A"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30. </w:t>
      </w:r>
      <w:r w:rsidRPr="00CF310F">
        <w:rPr>
          <w:rFonts w:ascii="Arial" w:eastAsia="Calibri" w:hAnsi="Arial" w:cs="Arial"/>
          <w:sz w:val="20"/>
          <w:szCs w:val="20"/>
          <w14:ligatures w14:val="standardContextual"/>
        </w:rPr>
        <w:tab/>
        <w:t xml:space="preserve">R. J. Carroll, D. Ruppert, L. A. Stefanski, C. M. Crainiceanu, </w:t>
      </w:r>
      <w:r w:rsidRPr="00CF310F">
        <w:rPr>
          <w:rFonts w:ascii="Arial" w:eastAsia="Calibri" w:hAnsi="Arial" w:cs="Arial"/>
          <w:i/>
          <w:iCs/>
          <w:sz w:val="20"/>
          <w:szCs w:val="20"/>
          <w14:ligatures w14:val="standardContextual"/>
        </w:rPr>
        <w:t>Measurement Error in Nonlinear Models</w:t>
      </w:r>
      <w:r w:rsidRPr="00CF310F">
        <w:rPr>
          <w:rFonts w:ascii="Arial" w:eastAsia="Calibri" w:hAnsi="Arial" w:cs="Arial"/>
          <w:sz w:val="20"/>
          <w:szCs w:val="20"/>
          <w14:ligatures w14:val="standardContextual"/>
        </w:rPr>
        <w:t>.</w:t>
      </w:r>
    </w:p>
    <w:p w14:paraId="37DBE797"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31. </w:t>
      </w:r>
      <w:r w:rsidRPr="00CF310F">
        <w:rPr>
          <w:rFonts w:ascii="Arial" w:eastAsia="Calibri" w:hAnsi="Arial" w:cs="Arial"/>
          <w:sz w:val="20"/>
          <w:szCs w:val="20"/>
          <w14:ligatures w14:val="standardContextual"/>
        </w:rPr>
        <w:tab/>
        <w:t xml:space="preserve">C. Dominianni,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Power Outage Preparedness and Concern among Vulnerable New York City Residents. </w:t>
      </w:r>
      <w:r w:rsidRPr="00CF310F">
        <w:rPr>
          <w:rFonts w:ascii="Arial" w:eastAsia="Calibri" w:hAnsi="Arial" w:cs="Arial"/>
          <w:i/>
          <w:iCs/>
          <w:sz w:val="20"/>
          <w:szCs w:val="20"/>
          <w14:ligatures w14:val="standardContextual"/>
        </w:rPr>
        <w:t>J Urban Health</w:t>
      </w:r>
      <w:r w:rsidRPr="00CF310F">
        <w:rPr>
          <w:rFonts w:ascii="Arial" w:eastAsia="Calibri" w:hAnsi="Arial" w:cs="Arial"/>
          <w:sz w:val="20"/>
          <w:szCs w:val="20"/>
          <w14:ligatures w14:val="standardContextual"/>
        </w:rPr>
        <w:t xml:space="preserve"> 95, 716–726 (2018).</w:t>
      </w:r>
    </w:p>
    <w:p w14:paraId="0A505F2E"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32. </w:t>
      </w:r>
      <w:r w:rsidRPr="00CF310F">
        <w:rPr>
          <w:rFonts w:ascii="Arial" w:eastAsia="Calibri" w:hAnsi="Arial" w:cs="Arial"/>
          <w:sz w:val="20"/>
          <w:szCs w:val="20"/>
          <w14:ligatures w14:val="standardContextual"/>
        </w:rPr>
        <w:tab/>
        <w:t xml:space="preserve">T. M. Al-rousan, L. M. Rubenstein, R. B. Wallace, Preparedness for Natural Disasters Among Older US Adults: A Nationwide Survey. </w:t>
      </w:r>
      <w:r w:rsidRPr="00CF310F">
        <w:rPr>
          <w:rFonts w:ascii="Arial" w:eastAsia="Calibri" w:hAnsi="Arial" w:cs="Arial"/>
          <w:i/>
          <w:iCs/>
          <w:sz w:val="20"/>
          <w:szCs w:val="20"/>
          <w14:ligatures w14:val="standardContextual"/>
        </w:rPr>
        <w:t>Am J Public Health</w:t>
      </w:r>
      <w:r w:rsidRPr="00CF310F">
        <w:rPr>
          <w:rFonts w:ascii="Arial" w:eastAsia="Calibri" w:hAnsi="Arial" w:cs="Arial"/>
          <w:sz w:val="20"/>
          <w:szCs w:val="20"/>
          <w14:ligatures w14:val="standardContextual"/>
        </w:rPr>
        <w:t xml:space="preserve"> 104, 506–511 (2014).</w:t>
      </w:r>
    </w:p>
    <w:p w14:paraId="48601A96"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33. </w:t>
      </w:r>
      <w:r w:rsidRPr="00CF310F">
        <w:rPr>
          <w:rFonts w:ascii="Arial" w:eastAsia="Calibri" w:hAnsi="Arial" w:cs="Arial"/>
          <w:sz w:val="20"/>
          <w:szCs w:val="20"/>
          <w14:ligatures w14:val="standardContextual"/>
        </w:rPr>
        <w:tab/>
        <w:t xml:space="preserve">J. Xu, Y. Qiang, H. Cai, L. Zou, Power outage and environmental justice in Winter Storm Uri: an analytical workflow based on nighttime light remote sensing. </w:t>
      </w:r>
      <w:r w:rsidRPr="00CF310F">
        <w:rPr>
          <w:rFonts w:ascii="Arial" w:eastAsia="Calibri" w:hAnsi="Arial" w:cs="Arial"/>
          <w:i/>
          <w:iCs/>
          <w:sz w:val="20"/>
          <w:szCs w:val="20"/>
          <w14:ligatures w14:val="standardContextual"/>
        </w:rPr>
        <w:t>International Journal of Digital Earth</w:t>
      </w:r>
      <w:r w:rsidRPr="00CF310F">
        <w:rPr>
          <w:rFonts w:ascii="Arial" w:eastAsia="Calibri" w:hAnsi="Arial" w:cs="Arial"/>
          <w:sz w:val="20"/>
          <w:szCs w:val="20"/>
          <w14:ligatures w14:val="standardContextual"/>
        </w:rPr>
        <w:t xml:space="preserve"> 16, 2259–2278 (2023).</w:t>
      </w:r>
    </w:p>
    <w:p w14:paraId="29E8D325"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34. </w:t>
      </w:r>
      <w:r w:rsidRPr="00CF310F">
        <w:rPr>
          <w:rFonts w:ascii="Arial" w:eastAsia="Calibri" w:hAnsi="Arial" w:cs="Arial"/>
          <w:sz w:val="20"/>
          <w:szCs w:val="20"/>
          <w14:ligatures w14:val="standardContextual"/>
        </w:rPr>
        <w:tab/>
        <w:t xml:space="preserve">Z. Shah,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The electricity scene from above: Exploring power grid inconsistencies using satellite data in Accra, Ghana. </w:t>
      </w:r>
      <w:r w:rsidRPr="00CF310F">
        <w:rPr>
          <w:rFonts w:ascii="Arial" w:eastAsia="Calibri" w:hAnsi="Arial" w:cs="Arial"/>
          <w:i/>
          <w:iCs/>
          <w:sz w:val="20"/>
          <w:szCs w:val="20"/>
          <w14:ligatures w14:val="standardContextual"/>
        </w:rPr>
        <w:t>Applied Energy</w:t>
      </w:r>
      <w:r w:rsidRPr="00CF310F">
        <w:rPr>
          <w:rFonts w:ascii="Arial" w:eastAsia="Calibri" w:hAnsi="Arial" w:cs="Arial"/>
          <w:sz w:val="20"/>
          <w:szCs w:val="20"/>
          <w14:ligatures w14:val="standardContextual"/>
        </w:rPr>
        <w:t xml:space="preserve"> 319, 119237 (2022).</w:t>
      </w:r>
    </w:p>
    <w:p w14:paraId="63F9066F"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35. </w:t>
      </w:r>
      <w:r w:rsidRPr="00CF310F">
        <w:rPr>
          <w:rFonts w:ascii="Arial" w:eastAsia="Calibri" w:hAnsi="Arial" w:cs="Arial"/>
          <w:sz w:val="20"/>
          <w:szCs w:val="20"/>
          <w14:ligatures w14:val="standardContextual"/>
        </w:rPr>
        <w:tab/>
        <w:t xml:space="preserve">H. McBrien, D. Mork, M.-A. Kioumourtzoglou, J. A. Casey, Assessing potential sources of bias in measuring power outage exposure with simulations. </w:t>
      </w:r>
      <w:r w:rsidRPr="00CF310F">
        <w:rPr>
          <w:rFonts w:ascii="Arial" w:eastAsia="Calibri" w:hAnsi="Arial" w:cs="Arial"/>
          <w:i/>
          <w:iCs/>
          <w:sz w:val="20"/>
          <w:szCs w:val="20"/>
          <w14:ligatures w14:val="standardContextual"/>
        </w:rPr>
        <w:t>Under review at Environmental Health</w:t>
      </w:r>
      <w:r w:rsidRPr="00CF310F">
        <w:rPr>
          <w:rFonts w:ascii="Arial" w:eastAsia="Calibri" w:hAnsi="Arial" w:cs="Arial"/>
          <w:sz w:val="20"/>
          <w:szCs w:val="20"/>
          <w14:ligatures w14:val="standardContextual"/>
        </w:rPr>
        <w:t>.</w:t>
      </w:r>
    </w:p>
    <w:p w14:paraId="6378C1EA"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36. </w:t>
      </w:r>
      <w:r w:rsidRPr="00CF310F">
        <w:rPr>
          <w:rFonts w:ascii="Arial" w:eastAsia="Calibri" w:hAnsi="Arial" w:cs="Arial"/>
          <w:sz w:val="20"/>
          <w:szCs w:val="20"/>
          <w14:ligatures w14:val="standardContextual"/>
        </w:rPr>
        <w:tab/>
        <w:t xml:space="preserve">A. J. Northrop, N. M. Flores, V. Do, P. E. Sheffield, J. A. Casey, Power outages and pediatric unintentional injury hospitalizations in New York State. </w:t>
      </w:r>
      <w:r w:rsidRPr="00CF310F">
        <w:rPr>
          <w:rFonts w:ascii="Arial" w:eastAsia="Calibri" w:hAnsi="Arial" w:cs="Arial"/>
          <w:i/>
          <w:iCs/>
          <w:sz w:val="20"/>
          <w:szCs w:val="20"/>
          <w14:ligatures w14:val="standardContextual"/>
        </w:rPr>
        <w:t>Environmental Epidemiology</w:t>
      </w:r>
      <w:r w:rsidRPr="00CF310F">
        <w:rPr>
          <w:rFonts w:ascii="Arial" w:eastAsia="Calibri" w:hAnsi="Arial" w:cs="Arial"/>
          <w:sz w:val="20"/>
          <w:szCs w:val="20"/>
          <w14:ligatures w14:val="standardContextual"/>
        </w:rPr>
        <w:t xml:space="preserve"> 8, e287 (2024).</w:t>
      </w:r>
    </w:p>
    <w:p w14:paraId="2AB415EF"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37. </w:t>
      </w:r>
      <w:r w:rsidRPr="00CF310F">
        <w:rPr>
          <w:rFonts w:ascii="Arial" w:eastAsia="Calibri" w:hAnsi="Arial" w:cs="Arial"/>
          <w:sz w:val="20"/>
          <w:szCs w:val="20"/>
          <w14:ligatures w14:val="standardContextual"/>
        </w:rPr>
        <w:tab/>
        <w:t xml:space="preserve">U.S. Energy Information Administration Electricity Data. </w:t>
      </w:r>
      <w:r w:rsidRPr="00CF310F">
        <w:rPr>
          <w:rFonts w:ascii="Arial" w:eastAsia="Calibri" w:hAnsi="Arial" w:cs="Arial"/>
          <w:i/>
          <w:iCs/>
          <w:sz w:val="20"/>
          <w:szCs w:val="20"/>
          <w14:ligatures w14:val="standardContextual"/>
        </w:rPr>
        <w:t>U.S. Energy Information Administration Electricity Data</w:t>
      </w:r>
      <w:r w:rsidRPr="00CF310F">
        <w:rPr>
          <w:rFonts w:ascii="Arial" w:eastAsia="Calibri" w:hAnsi="Arial" w:cs="Arial"/>
          <w:sz w:val="20"/>
          <w:szCs w:val="20"/>
          <w14:ligatures w14:val="standardContextual"/>
        </w:rPr>
        <w:t>. Available at: https://www.eia.gov/electricity/data.php [Accessed 3 January 2024].</w:t>
      </w:r>
    </w:p>
    <w:p w14:paraId="59BA4930"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38. </w:t>
      </w:r>
      <w:r w:rsidRPr="00CF310F">
        <w:rPr>
          <w:rFonts w:ascii="Arial" w:eastAsia="Calibri" w:hAnsi="Arial" w:cs="Arial"/>
          <w:sz w:val="20"/>
          <w:szCs w:val="20"/>
          <w14:ligatures w14:val="standardContextual"/>
        </w:rPr>
        <w:tab/>
        <w:t xml:space="preserve">J. Xiao,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Increased risk of multiple pregnancy complications following large-scale power outages during Hurricane Sandy in New York State. </w:t>
      </w:r>
      <w:r w:rsidRPr="00CF310F">
        <w:rPr>
          <w:rFonts w:ascii="Arial" w:eastAsia="Calibri" w:hAnsi="Arial" w:cs="Arial"/>
          <w:i/>
          <w:iCs/>
          <w:sz w:val="20"/>
          <w:szCs w:val="20"/>
          <w14:ligatures w14:val="standardContextual"/>
        </w:rPr>
        <w:t>Science of The Total Environment</w:t>
      </w:r>
      <w:r w:rsidRPr="00CF310F">
        <w:rPr>
          <w:rFonts w:ascii="Arial" w:eastAsia="Calibri" w:hAnsi="Arial" w:cs="Arial"/>
          <w:sz w:val="20"/>
          <w:szCs w:val="20"/>
          <w14:ligatures w14:val="standardContextual"/>
        </w:rPr>
        <w:t xml:space="preserve"> 770, 145359 (2021).</w:t>
      </w:r>
    </w:p>
    <w:p w14:paraId="5A96AEB2"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39. </w:t>
      </w:r>
      <w:r w:rsidRPr="00CF310F">
        <w:rPr>
          <w:rFonts w:ascii="Arial" w:eastAsia="Calibri" w:hAnsi="Arial" w:cs="Arial"/>
          <w:sz w:val="20"/>
          <w:szCs w:val="20"/>
          <w14:ligatures w14:val="standardContextual"/>
        </w:rPr>
        <w:tab/>
        <w:t xml:space="preserve">B. G. Armstrong, A. Gasparrini, A. Tobias, Conditional Poisson models: a flexible alternative to conditional logistic case cross-over analysis. </w:t>
      </w:r>
      <w:r w:rsidRPr="00CF310F">
        <w:rPr>
          <w:rFonts w:ascii="Arial" w:eastAsia="Calibri" w:hAnsi="Arial" w:cs="Arial"/>
          <w:i/>
          <w:iCs/>
          <w:sz w:val="20"/>
          <w:szCs w:val="20"/>
          <w14:ligatures w14:val="standardContextual"/>
        </w:rPr>
        <w:t>BMC Med Res Methodol</w:t>
      </w:r>
      <w:r w:rsidRPr="00CF310F">
        <w:rPr>
          <w:rFonts w:ascii="Arial" w:eastAsia="Calibri" w:hAnsi="Arial" w:cs="Arial"/>
          <w:sz w:val="20"/>
          <w:szCs w:val="20"/>
          <w14:ligatures w14:val="standardContextual"/>
        </w:rPr>
        <w:t xml:space="preserve"> 14, 122 (2014).</w:t>
      </w:r>
    </w:p>
    <w:p w14:paraId="61B8D0F5"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40. </w:t>
      </w:r>
      <w:r w:rsidRPr="00CF310F">
        <w:rPr>
          <w:rFonts w:ascii="Arial" w:eastAsia="Calibri" w:hAnsi="Arial" w:cs="Arial"/>
          <w:sz w:val="20"/>
          <w:szCs w:val="20"/>
          <w14:ligatures w14:val="standardContextual"/>
        </w:rPr>
        <w:tab/>
        <w:t xml:space="preserve">C. J. Gronlund, K. P. Sullivan, Y. Kefelegn, L. Cameron, M. S. O’Neill, Climate change and temperature extremes: A review of heat- and cold-related morbidity and mortality concerns of municipalities. </w:t>
      </w:r>
      <w:r w:rsidRPr="00CF310F">
        <w:rPr>
          <w:rFonts w:ascii="Arial" w:eastAsia="Calibri" w:hAnsi="Arial" w:cs="Arial"/>
          <w:i/>
          <w:iCs/>
          <w:sz w:val="20"/>
          <w:szCs w:val="20"/>
          <w14:ligatures w14:val="standardContextual"/>
        </w:rPr>
        <w:t>Maturitas</w:t>
      </w:r>
      <w:r w:rsidRPr="00CF310F">
        <w:rPr>
          <w:rFonts w:ascii="Arial" w:eastAsia="Calibri" w:hAnsi="Arial" w:cs="Arial"/>
          <w:sz w:val="20"/>
          <w:szCs w:val="20"/>
          <w14:ligatures w14:val="standardContextual"/>
        </w:rPr>
        <w:t xml:space="preserve"> 114, 54–59 (2018).</w:t>
      </w:r>
    </w:p>
    <w:p w14:paraId="0A352F3C"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41. </w:t>
      </w:r>
      <w:r w:rsidRPr="00CF310F">
        <w:rPr>
          <w:rFonts w:ascii="Arial" w:eastAsia="Calibri" w:hAnsi="Arial" w:cs="Arial"/>
          <w:sz w:val="20"/>
          <w:szCs w:val="20"/>
          <w14:ligatures w14:val="standardContextual"/>
        </w:rPr>
        <w:tab/>
        <w:t xml:space="preserve">C.-M. Tseng,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The Effect of Cold Temperature on Increased Exacerbation of Chronic Obstructive Pulmonary Disease: A Nationwide Study. </w:t>
      </w:r>
      <w:r w:rsidRPr="00CF310F">
        <w:rPr>
          <w:rFonts w:ascii="Arial" w:eastAsia="Calibri" w:hAnsi="Arial" w:cs="Arial"/>
          <w:i/>
          <w:iCs/>
          <w:sz w:val="20"/>
          <w:szCs w:val="20"/>
          <w14:ligatures w14:val="standardContextual"/>
        </w:rPr>
        <w:t>PLoS ONE</w:t>
      </w:r>
      <w:r w:rsidRPr="00CF310F">
        <w:rPr>
          <w:rFonts w:ascii="Arial" w:eastAsia="Calibri" w:hAnsi="Arial" w:cs="Arial"/>
          <w:sz w:val="20"/>
          <w:szCs w:val="20"/>
          <w14:ligatures w14:val="standardContextual"/>
        </w:rPr>
        <w:t xml:space="preserve"> 8, e57066 (2013).</w:t>
      </w:r>
    </w:p>
    <w:p w14:paraId="3561B750"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42. </w:t>
      </w:r>
      <w:r w:rsidRPr="00CF310F">
        <w:rPr>
          <w:rFonts w:ascii="Arial" w:eastAsia="Calibri" w:hAnsi="Arial" w:cs="Arial"/>
          <w:sz w:val="20"/>
          <w:szCs w:val="20"/>
          <w14:ligatures w14:val="standardContextual"/>
        </w:rPr>
        <w:tab/>
        <w:t xml:space="preserve">B. Alahmad,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Associations Between Extreme Temperatures and Cardiovascular Cause-Specific Mortality: Results From 27 Countries. </w:t>
      </w:r>
      <w:r w:rsidRPr="00CF310F">
        <w:rPr>
          <w:rFonts w:ascii="Arial" w:eastAsia="Calibri" w:hAnsi="Arial" w:cs="Arial"/>
          <w:i/>
          <w:iCs/>
          <w:sz w:val="20"/>
          <w:szCs w:val="20"/>
          <w14:ligatures w14:val="standardContextual"/>
        </w:rPr>
        <w:t>Circulation</w:t>
      </w:r>
      <w:r w:rsidRPr="00CF310F">
        <w:rPr>
          <w:rFonts w:ascii="Arial" w:eastAsia="Calibri" w:hAnsi="Arial" w:cs="Arial"/>
          <w:sz w:val="20"/>
          <w:szCs w:val="20"/>
          <w14:ligatures w14:val="standardContextual"/>
        </w:rPr>
        <w:t xml:space="preserve"> 147, 35–46 (2023).</w:t>
      </w:r>
    </w:p>
    <w:p w14:paraId="00C2397B"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43. </w:t>
      </w:r>
      <w:r w:rsidRPr="00CF310F">
        <w:rPr>
          <w:rFonts w:ascii="Arial" w:eastAsia="Calibri" w:hAnsi="Arial" w:cs="Arial"/>
          <w:sz w:val="20"/>
          <w:szCs w:val="20"/>
          <w14:ligatures w14:val="standardContextual"/>
        </w:rPr>
        <w:tab/>
        <w:t xml:space="preserve">J. T. Abatzoglou, Development of gridded surface meteorological data for ecological applications and modelling. </w:t>
      </w:r>
      <w:r w:rsidRPr="00CF310F">
        <w:rPr>
          <w:rFonts w:ascii="Arial" w:eastAsia="Calibri" w:hAnsi="Arial" w:cs="Arial"/>
          <w:i/>
          <w:iCs/>
          <w:sz w:val="20"/>
          <w:szCs w:val="20"/>
          <w14:ligatures w14:val="standardContextual"/>
        </w:rPr>
        <w:t>Intl Journal of Climatology</w:t>
      </w:r>
      <w:r w:rsidRPr="00CF310F">
        <w:rPr>
          <w:rFonts w:ascii="Arial" w:eastAsia="Calibri" w:hAnsi="Arial" w:cs="Arial"/>
          <w:sz w:val="20"/>
          <w:szCs w:val="20"/>
          <w14:ligatures w14:val="standardContextual"/>
        </w:rPr>
        <w:t xml:space="preserve"> 33, 121–131 (2013).</w:t>
      </w:r>
    </w:p>
    <w:p w14:paraId="3623C6C0"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44. </w:t>
      </w:r>
      <w:r w:rsidRPr="00CF310F">
        <w:rPr>
          <w:rFonts w:ascii="Arial" w:eastAsia="Calibri" w:hAnsi="Arial" w:cs="Arial"/>
          <w:sz w:val="20"/>
          <w:szCs w:val="20"/>
          <w14:ligatures w14:val="standardContextual"/>
        </w:rPr>
        <w:tab/>
        <w:t xml:space="preserve">G. B. Anderson, </w:t>
      </w:r>
      <w:r w:rsidRPr="00CF310F">
        <w:rPr>
          <w:rFonts w:ascii="Arial" w:eastAsia="Calibri" w:hAnsi="Arial" w:cs="Arial"/>
          <w:i/>
          <w:iCs/>
          <w:sz w:val="20"/>
          <w:szCs w:val="20"/>
          <w14:ligatures w14:val="standardContextual"/>
        </w:rPr>
        <w:t>et al.</w:t>
      </w:r>
      <w:r w:rsidRPr="00CF310F">
        <w:rPr>
          <w:rFonts w:ascii="Arial" w:eastAsia="Calibri" w:hAnsi="Arial" w:cs="Arial"/>
          <w:sz w:val="20"/>
          <w:szCs w:val="20"/>
          <w14:ligatures w14:val="standardContextual"/>
        </w:rPr>
        <w:t xml:space="preserve">, Heat-related Emergency Hospitalizations for Respiratory Diseases in the Medicare Population. </w:t>
      </w:r>
      <w:r w:rsidRPr="00CF310F">
        <w:rPr>
          <w:rFonts w:ascii="Arial" w:eastAsia="Calibri" w:hAnsi="Arial" w:cs="Arial"/>
          <w:i/>
          <w:iCs/>
          <w:sz w:val="20"/>
          <w:szCs w:val="20"/>
          <w14:ligatures w14:val="standardContextual"/>
        </w:rPr>
        <w:t>Am J Respir Crit Care Med</w:t>
      </w:r>
      <w:r w:rsidRPr="00CF310F">
        <w:rPr>
          <w:rFonts w:ascii="Arial" w:eastAsia="Calibri" w:hAnsi="Arial" w:cs="Arial"/>
          <w:sz w:val="20"/>
          <w:szCs w:val="20"/>
          <w14:ligatures w14:val="standardContextual"/>
        </w:rPr>
        <w:t xml:space="preserve"> 187, 1098–1103 (2013).</w:t>
      </w:r>
    </w:p>
    <w:p w14:paraId="158C8DE5"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lastRenderedPageBreak/>
        <w:t xml:space="preserve">45. </w:t>
      </w:r>
      <w:r w:rsidRPr="00CF310F">
        <w:rPr>
          <w:rFonts w:ascii="Arial" w:eastAsia="Calibri" w:hAnsi="Arial" w:cs="Arial"/>
          <w:sz w:val="20"/>
          <w:szCs w:val="20"/>
          <w14:ligatures w14:val="standardContextual"/>
        </w:rPr>
        <w:tab/>
        <w:t>A. Gasparrini, B. Armstrong, M. G. Kenward, Distributed lag non</w:t>
      </w:r>
      <w:r w:rsidRPr="00CF310F">
        <w:rPr>
          <w:rFonts w:ascii="Cambria Math" w:eastAsia="Calibri" w:hAnsi="Cambria Math" w:cs="Cambria Math"/>
          <w:sz w:val="20"/>
          <w:szCs w:val="20"/>
          <w14:ligatures w14:val="standardContextual"/>
        </w:rPr>
        <w:t>‐</w:t>
      </w:r>
      <w:r w:rsidRPr="00CF310F">
        <w:rPr>
          <w:rFonts w:ascii="Arial" w:eastAsia="Calibri" w:hAnsi="Arial" w:cs="Arial"/>
          <w:sz w:val="20"/>
          <w:szCs w:val="20"/>
          <w14:ligatures w14:val="standardContextual"/>
        </w:rPr>
        <w:t xml:space="preserve">linear models. </w:t>
      </w:r>
      <w:r w:rsidRPr="00CF310F">
        <w:rPr>
          <w:rFonts w:ascii="Arial" w:eastAsia="Calibri" w:hAnsi="Arial" w:cs="Arial"/>
          <w:i/>
          <w:iCs/>
          <w:sz w:val="20"/>
          <w:szCs w:val="20"/>
          <w14:ligatures w14:val="standardContextual"/>
        </w:rPr>
        <w:t>Statistics in Medicine</w:t>
      </w:r>
      <w:r w:rsidRPr="00CF310F">
        <w:rPr>
          <w:rFonts w:ascii="Arial" w:eastAsia="Calibri" w:hAnsi="Arial" w:cs="Arial"/>
          <w:sz w:val="20"/>
          <w:szCs w:val="20"/>
          <w14:ligatures w14:val="standardContextual"/>
        </w:rPr>
        <w:t xml:space="preserve"> 29, 2224–2234 (2010).</w:t>
      </w:r>
    </w:p>
    <w:p w14:paraId="4C2C3679"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46. </w:t>
      </w:r>
      <w:r w:rsidRPr="00CF310F">
        <w:rPr>
          <w:rFonts w:ascii="Arial" w:eastAsia="Calibri" w:hAnsi="Arial" w:cs="Arial"/>
          <w:sz w:val="20"/>
          <w:szCs w:val="20"/>
          <w14:ligatures w14:val="standardContextual"/>
        </w:rPr>
        <w:tab/>
        <w:t>HHS emPOWER program platform. Available at: https://empowerprogram.hhs.gov/ [Accessed 3 January 2024].</w:t>
      </w:r>
    </w:p>
    <w:p w14:paraId="5732A735"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47. </w:t>
      </w:r>
      <w:r w:rsidRPr="00CF310F">
        <w:rPr>
          <w:rFonts w:ascii="Arial" w:eastAsia="Calibri" w:hAnsi="Arial" w:cs="Arial"/>
          <w:sz w:val="20"/>
          <w:szCs w:val="20"/>
          <w14:ligatures w14:val="standardContextual"/>
        </w:rPr>
        <w:tab/>
        <w:t>H. Turner, D. Firth, gnm: Generalized Nonlinear Models. https://doi.org/10.32614/CRAN.package.gnm. Deposited 29 June 2005.</w:t>
      </w:r>
    </w:p>
    <w:p w14:paraId="4D4581A2"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48. </w:t>
      </w:r>
      <w:r w:rsidRPr="00CF310F">
        <w:rPr>
          <w:rFonts w:ascii="Arial" w:eastAsia="Calibri" w:hAnsi="Arial" w:cs="Arial"/>
          <w:sz w:val="20"/>
          <w:szCs w:val="20"/>
          <w14:ligatures w14:val="standardContextual"/>
        </w:rPr>
        <w:tab/>
        <w:t xml:space="preserve">W. Wang, J. Yan, Shape-Restricted Regression Splines with R Package splines2. </w:t>
      </w:r>
      <w:r w:rsidRPr="00CF310F">
        <w:rPr>
          <w:rFonts w:ascii="Arial" w:eastAsia="Calibri" w:hAnsi="Arial" w:cs="Arial"/>
          <w:i/>
          <w:iCs/>
          <w:sz w:val="20"/>
          <w:szCs w:val="20"/>
          <w14:ligatures w14:val="standardContextual"/>
        </w:rPr>
        <w:t>Journal of Data Science</w:t>
      </w:r>
      <w:r w:rsidRPr="00CF310F">
        <w:rPr>
          <w:rFonts w:ascii="Arial" w:eastAsia="Calibri" w:hAnsi="Arial" w:cs="Arial"/>
          <w:sz w:val="20"/>
          <w:szCs w:val="20"/>
          <w14:ligatures w14:val="standardContextual"/>
        </w:rPr>
        <w:t xml:space="preserve"> 498–517 (2021). https://doi.org/10.6339/21-JDS1020.</w:t>
      </w:r>
    </w:p>
    <w:p w14:paraId="7E8AF479" w14:textId="77777777" w:rsidR="00CF310F" w:rsidRPr="00CF310F" w:rsidRDefault="00CF310F" w:rsidP="00CF310F">
      <w:pPr>
        <w:tabs>
          <w:tab w:val="left" w:pos="380"/>
          <w:tab w:val="left" w:pos="500"/>
        </w:tabs>
        <w:spacing w:after="240"/>
        <w:ind w:left="504" w:hanging="504"/>
        <w:rPr>
          <w:rFonts w:ascii="Arial" w:eastAsia="Calibri" w:hAnsi="Arial" w:cs="Arial"/>
          <w:sz w:val="20"/>
          <w:szCs w:val="20"/>
          <w14:ligatures w14:val="standardContextual"/>
        </w:rPr>
      </w:pPr>
      <w:r w:rsidRPr="00CF310F">
        <w:rPr>
          <w:rFonts w:ascii="Arial" w:eastAsia="Calibri" w:hAnsi="Arial" w:cs="Arial"/>
          <w:sz w:val="20"/>
          <w:szCs w:val="20"/>
          <w14:ligatures w14:val="standardContextual"/>
        </w:rPr>
        <w:t xml:space="preserve">49. </w:t>
      </w:r>
      <w:r w:rsidRPr="00CF310F">
        <w:rPr>
          <w:rFonts w:ascii="Arial" w:eastAsia="Calibri" w:hAnsi="Arial" w:cs="Arial"/>
          <w:sz w:val="20"/>
          <w:szCs w:val="20"/>
          <w14:ligatures w14:val="standardContextual"/>
        </w:rPr>
        <w:tab/>
        <w:t xml:space="preserve">A. Gasparrini, Distributed Lag Linear and Non-Linear Models in </w:t>
      </w:r>
      <w:r w:rsidRPr="00CF310F">
        <w:rPr>
          <w:rFonts w:ascii="Arial" w:eastAsia="Calibri" w:hAnsi="Arial" w:cs="Arial"/>
          <w:i/>
          <w:iCs/>
          <w:sz w:val="20"/>
          <w:szCs w:val="20"/>
          <w14:ligatures w14:val="standardContextual"/>
        </w:rPr>
        <w:t>R</w:t>
      </w:r>
      <w:r w:rsidRPr="00CF310F">
        <w:rPr>
          <w:rFonts w:ascii="Arial" w:eastAsia="Calibri" w:hAnsi="Arial" w:cs="Arial"/>
          <w:sz w:val="20"/>
          <w:szCs w:val="20"/>
          <w14:ligatures w14:val="standardContextual"/>
        </w:rPr>
        <w:t xml:space="preserve"> : The Package dlnm. </w:t>
      </w:r>
      <w:r w:rsidRPr="00CF310F">
        <w:rPr>
          <w:rFonts w:ascii="Arial" w:eastAsia="Calibri" w:hAnsi="Arial" w:cs="Arial"/>
          <w:i/>
          <w:iCs/>
          <w:sz w:val="20"/>
          <w:szCs w:val="20"/>
          <w14:ligatures w14:val="standardContextual"/>
        </w:rPr>
        <w:t>J. Stat. Soft.</w:t>
      </w:r>
      <w:r w:rsidRPr="00CF310F">
        <w:rPr>
          <w:rFonts w:ascii="Arial" w:eastAsia="Calibri" w:hAnsi="Arial" w:cs="Arial"/>
          <w:sz w:val="20"/>
          <w:szCs w:val="20"/>
          <w14:ligatures w14:val="standardContextual"/>
        </w:rPr>
        <w:t xml:space="preserve"> 43 (2011).</w:t>
      </w:r>
    </w:p>
    <w:p w14:paraId="1AFF2DFD" w14:textId="33D1B0E1" w:rsidR="000854BD" w:rsidRPr="00BD0A34" w:rsidRDefault="00CF310F" w:rsidP="00CF310F">
      <w:pPr>
        <w:tabs>
          <w:tab w:val="left" w:pos="380"/>
        </w:tabs>
        <w:spacing w:after="240"/>
        <w:ind w:left="384" w:hanging="384"/>
        <w:rPr>
          <w:rFonts w:ascii="Arial" w:eastAsia="Calibri" w:hAnsi="Arial" w:cs="Arial"/>
          <w:kern w:val="2"/>
          <w:sz w:val="20"/>
          <w:szCs w:val="20"/>
          <w14:ligatures w14:val="standardContextual"/>
        </w:rPr>
      </w:pPr>
      <w:r w:rsidRPr="00BD0A34">
        <w:rPr>
          <w:rFonts w:ascii="Arial" w:eastAsia="Calibri" w:hAnsi="Arial" w:cs="Arial"/>
          <w:b/>
          <w:bCs/>
          <w:kern w:val="2"/>
          <w:sz w:val="20"/>
          <w:szCs w:val="20"/>
          <w:lang w:val="en-CA"/>
          <w14:ligatures w14:val="standardContextual"/>
        </w:rPr>
        <w:fldChar w:fldCharType="end"/>
      </w:r>
    </w:p>
    <w:p w14:paraId="2CE0DD4A" w14:textId="77777777" w:rsidR="000854BD" w:rsidRPr="00BD0A34" w:rsidRDefault="000854BD" w:rsidP="000251BB">
      <w:pPr>
        <w:tabs>
          <w:tab w:val="left" w:pos="380"/>
        </w:tabs>
        <w:spacing w:after="240"/>
        <w:ind w:left="384" w:hanging="384"/>
        <w:rPr>
          <w:rFonts w:ascii="Arial" w:eastAsia="Calibri" w:hAnsi="Arial" w:cs="Arial"/>
          <w:kern w:val="2"/>
          <w:sz w:val="20"/>
          <w:szCs w:val="20"/>
          <w14:ligatures w14:val="standardContextual"/>
        </w:rPr>
      </w:pPr>
    </w:p>
    <w:p w14:paraId="202922CD" w14:textId="77777777" w:rsidR="000854BD" w:rsidRPr="00BD0A34" w:rsidRDefault="000854BD" w:rsidP="000251BB">
      <w:pPr>
        <w:tabs>
          <w:tab w:val="left" w:pos="380"/>
        </w:tabs>
        <w:spacing w:after="240"/>
        <w:ind w:left="384" w:hanging="384"/>
        <w:rPr>
          <w:rFonts w:ascii="Arial" w:eastAsia="Calibri" w:hAnsi="Arial" w:cs="Arial"/>
          <w:kern w:val="2"/>
          <w:sz w:val="20"/>
          <w:szCs w:val="20"/>
          <w14:ligatures w14:val="standardContextual"/>
        </w:rPr>
      </w:pPr>
    </w:p>
    <w:p w14:paraId="68334D77" w14:textId="77777777" w:rsidR="000854BD" w:rsidRPr="00BD0A34" w:rsidRDefault="000854BD" w:rsidP="000251BB">
      <w:pPr>
        <w:tabs>
          <w:tab w:val="left" w:pos="380"/>
        </w:tabs>
        <w:spacing w:after="240"/>
        <w:ind w:left="384" w:hanging="384"/>
        <w:rPr>
          <w:rFonts w:ascii="Arial" w:eastAsia="Calibri" w:hAnsi="Arial" w:cs="Arial"/>
          <w:kern w:val="2"/>
          <w:sz w:val="20"/>
          <w:szCs w:val="20"/>
          <w14:ligatures w14:val="standardContextual"/>
        </w:rPr>
      </w:pPr>
    </w:p>
    <w:p w14:paraId="3CC3582A" w14:textId="77777777" w:rsidR="000854BD" w:rsidRDefault="000854BD" w:rsidP="00EA1B02">
      <w:pPr>
        <w:tabs>
          <w:tab w:val="left" w:pos="380"/>
        </w:tabs>
        <w:spacing w:after="240"/>
        <w:rPr>
          <w:rFonts w:ascii="Arial" w:eastAsia="Calibri" w:hAnsi="Arial" w:cs="Arial"/>
          <w:kern w:val="2"/>
          <w:sz w:val="20"/>
          <w:szCs w:val="20"/>
          <w14:ligatures w14:val="standardContextual"/>
        </w:rPr>
      </w:pPr>
    </w:p>
    <w:p w14:paraId="6FF3E62F" w14:textId="77777777" w:rsidR="00BD0A34" w:rsidRPr="00BD0A34" w:rsidRDefault="00BD0A34" w:rsidP="00EA1B02">
      <w:pPr>
        <w:tabs>
          <w:tab w:val="left" w:pos="380"/>
        </w:tabs>
        <w:spacing w:after="240"/>
        <w:rPr>
          <w:rFonts w:ascii="Arial" w:eastAsia="Calibri" w:hAnsi="Arial" w:cs="Arial"/>
          <w:kern w:val="2"/>
          <w:sz w:val="20"/>
          <w:szCs w:val="20"/>
          <w14:ligatures w14:val="standardContextual"/>
        </w:rPr>
      </w:pPr>
    </w:p>
    <w:p w14:paraId="5C17CE0F" w14:textId="77777777" w:rsidR="000854BD" w:rsidRPr="00BD0A34" w:rsidRDefault="000854BD" w:rsidP="00BD0A34">
      <w:pPr>
        <w:tabs>
          <w:tab w:val="left" w:pos="380"/>
        </w:tabs>
        <w:spacing w:after="240"/>
        <w:rPr>
          <w:rFonts w:ascii="Arial" w:eastAsia="Calibri" w:hAnsi="Arial" w:cs="Arial"/>
          <w:kern w:val="2"/>
          <w:sz w:val="20"/>
          <w:szCs w:val="20"/>
          <w14:ligatures w14:val="standardContextual"/>
        </w:rPr>
      </w:pPr>
    </w:p>
    <w:p w14:paraId="506D612C" w14:textId="77777777" w:rsidR="000854BD" w:rsidRPr="000251BB" w:rsidRDefault="000854BD" w:rsidP="00C01470">
      <w:pPr>
        <w:tabs>
          <w:tab w:val="left" w:pos="380"/>
        </w:tabs>
        <w:spacing w:after="240"/>
        <w:rPr>
          <w:rFonts w:ascii="Arial" w:eastAsia="Calibri" w:hAnsi="Arial" w:cs="Arial"/>
          <w:kern w:val="2"/>
          <w:sz w:val="20"/>
          <w:szCs w:val="20"/>
          <w14:ligatures w14:val="standardContextual"/>
        </w:rPr>
      </w:pPr>
    </w:p>
    <w:p w14:paraId="2A676FE0" w14:textId="2A3A577D" w:rsidR="00E6133D" w:rsidRDefault="000251BB" w:rsidP="000854BD">
      <w:pPr>
        <w:keepNext/>
        <w:pBdr>
          <w:top w:val="nil"/>
          <w:left w:val="nil"/>
          <w:bottom w:val="nil"/>
          <w:right w:val="nil"/>
          <w:between w:val="nil"/>
        </w:pBdr>
        <w:spacing w:before="240" w:after="60"/>
        <w:contextualSpacing/>
        <w:jc w:val="both"/>
        <w:rPr>
          <w:rFonts w:ascii="Arial" w:hAnsi="Arial" w:cs="Arial"/>
          <w:b/>
          <w:color w:val="000000"/>
          <w:sz w:val="20"/>
          <w:szCs w:val="20"/>
        </w:rPr>
      </w:pPr>
      <w:r w:rsidRPr="00BD0A34">
        <w:rPr>
          <w:rFonts w:ascii="Arial" w:eastAsia="Calibri" w:hAnsi="Arial" w:cs="Arial"/>
          <w:b/>
          <w:bCs/>
          <w:kern w:val="2"/>
          <w:sz w:val="20"/>
          <w:szCs w:val="20"/>
          <w:lang w:val="en-CA"/>
          <w14:ligatures w14:val="standardContextual"/>
        </w:rPr>
        <w:lastRenderedPageBreak/>
        <w:fldChar w:fldCharType="end"/>
      </w:r>
      <w:r w:rsidR="00980C22">
        <w:rPr>
          <w:rFonts w:ascii="Arial" w:hAnsi="Arial" w:cs="Arial"/>
          <w:b/>
          <w:color w:val="000000"/>
          <w:sz w:val="20"/>
          <w:szCs w:val="20"/>
        </w:rPr>
        <w:t>Figures and Tables</w:t>
      </w:r>
      <w:r w:rsidR="00E6133D" w:rsidRPr="00F649EE">
        <w:rPr>
          <w:rFonts w:ascii="Arial" w:hAnsi="Arial" w:cs="Arial"/>
          <w:b/>
          <w:color w:val="000000"/>
          <w:sz w:val="20"/>
          <w:szCs w:val="20"/>
        </w:rPr>
        <w:t xml:space="preserve"> </w:t>
      </w:r>
    </w:p>
    <w:p w14:paraId="3323E449" w14:textId="77777777" w:rsidR="00BE76BD" w:rsidRDefault="00BE76BD" w:rsidP="000854B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E02341B" w14:textId="0C51A497" w:rsidR="00C01470" w:rsidRPr="00C01470" w:rsidRDefault="00C01470" w:rsidP="000854BD">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r>
        <w:rPr>
          <w:rFonts w:ascii="Arial" w:hAnsi="Arial" w:cs="Arial"/>
          <w:b/>
          <w:color w:val="000000"/>
          <w:sz w:val="20"/>
          <w:szCs w:val="20"/>
        </w:rPr>
        <w:t>Figure 1.</w:t>
      </w:r>
    </w:p>
    <w:p w14:paraId="16655548" w14:textId="77777777" w:rsidR="000854BD" w:rsidRDefault="000854B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001C0508" w14:textId="77777777" w:rsidR="000854BD" w:rsidRPr="00430D5E" w:rsidRDefault="000854BD" w:rsidP="000854BD">
      <w:pPr>
        <w:rPr>
          <w:rFonts w:ascii="Arial" w:hAnsi="Arial" w:cs="Arial"/>
          <w:b/>
          <w:bCs/>
        </w:rPr>
      </w:pPr>
      <w:r>
        <w:rPr>
          <w:noProof/>
        </w:rPr>
        <w:drawing>
          <wp:anchor distT="0" distB="0" distL="114300" distR="114300" simplePos="0" relativeHeight="251659264" behindDoc="0" locked="0" layoutInCell="1" allowOverlap="1" wp14:anchorId="0D076945" wp14:editId="705E2FD7">
            <wp:simplePos x="0" y="0"/>
            <wp:positionH relativeFrom="column">
              <wp:posOffset>-116205</wp:posOffset>
            </wp:positionH>
            <wp:positionV relativeFrom="paragraph">
              <wp:posOffset>208344</wp:posOffset>
            </wp:positionV>
            <wp:extent cx="6480810" cy="2607310"/>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rotWithShape="1">
                    <a:blip r:embed="rId16" cstate="print">
                      <a:extLst>
                        <a:ext uri="{28A0092B-C50C-407E-A947-70E740481C1C}">
                          <a14:useLocalDpi xmlns:a14="http://schemas.microsoft.com/office/drawing/2010/main" val="0"/>
                        </a:ext>
                      </a:extLst>
                    </a:blip>
                    <a:srcRect t="16338"/>
                    <a:stretch/>
                  </pic:blipFill>
                  <pic:spPr bwMode="auto">
                    <a:xfrm>
                      <a:off x="0" y="0"/>
                      <a:ext cx="6480810"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rPr>
        <w:t xml:space="preserve">A. </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B.</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p>
    <w:p w14:paraId="4DF9BBF4" w14:textId="77777777" w:rsidR="000854BD" w:rsidRDefault="000854BD" w:rsidP="000854BD">
      <w:pPr>
        <w:rPr>
          <w:rFonts w:ascii="Arial" w:hAnsi="Arial" w:cs="Arial"/>
          <w:b/>
          <w:bCs/>
        </w:rPr>
      </w:pPr>
      <w:r>
        <w:rPr>
          <w:rFonts w:ascii="Arial" w:hAnsi="Arial" w:cs="Arial"/>
          <w:b/>
          <w:bCs/>
        </w:rPr>
        <w:t>C.</w:t>
      </w:r>
    </w:p>
    <w:p w14:paraId="00AC5464" w14:textId="77777777" w:rsidR="000854BD" w:rsidRDefault="000854BD" w:rsidP="000854BD">
      <w:pPr>
        <w:rPr>
          <w:rFonts w:ascii="Arial" w:hAnsi="Arial" w:cs="Arial"/>
          <w:b/>
          <w:bCs/>
        </w:rPr>
      </w:pPr>
      <w:r>
        <w:rPr>
          <w:rFonts w:ascii="Arial" w:hAnsi="Arial" w:cs="Arial"/>
          <w:b/>
          <w:bCs/>
          <w:noProof/>
        </w:rPr>
        <w:drawing>
          <wp:anchor distT="0" distB="0" distL="114300" distR="114300" simplePos="0" relativeHeight="251660288" behindDoc="0" locked="0" layoutInCell="1" allowOverlap="1" wp14:anchorId="685E38A6" wp14:editId="01B02794">
            <wp:simplePos x="0" y="0"/>
            <wp:positionH relativeFrom="column">
              <wp:posOffset>-78885</wp:posOffset>
            </wp:positionH>
            <wp:positionV relativeFrom="paragraph">
              <wp:posOffset>133985</wp:posOffset>
            </wp:positionV>
            <wp:extent cx="3322320" cy="2279650"/>
            <wp:effectExtent l="0" t="0" r="5080" b="6350"/>
            <wp:wrapSquare wrapText="bothSides"/>
            <wp:docPr id="213171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529" name="Picture 21317165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2320" cy="2279650"/>
                    </a:xfrm>
                    <a:prstGeom prst="rect">
                      <a:avLst/>
                    </a:prstGeom>
                  </pic:spPr>
                </pic:pic>
              </a:graphicData>
            </a:graphic>
            <wp14:sizeRelH relativeFrom="page">
              <wp14:pctWidth>0</wp14:pctWidth>
            </wp14:sizeRelH>
            <wp14:sizeRelV relativeFrom="page">
              <wp14:pctHeight>0</wp14:pctHeight>
            </wp14:sizeRelV>
          </wp:anchor>
        </w:drawing>
      </w:r>
    </w:p>
    <w:p w14:paraId="6E2E2C89" w14:textId="77777777" w:rsidR="000854BD" w:rsidRDefault="000854BD" w:rsidP="000854BD">
      <w:pPr>
        <w:rPr>
          <w:rFonts w:ascii="Arial" w:hAnsi="Arial" w:cs="Arial"/>
          <w:b/>
          <w:bCs/>
        </w:rPr>
      </w:pPr>
    </w:p>
    <w:p w14:paraId="7C6F640D" w14:textId="77777777" w:rsidR="000854BD" w:rsidRDefault="000854BD" w:rsidP="000854BD">
      <w:pPr>
        <w:rPr>
          <w:rFonts w:ascii="Arial" w:hAnsi="Arial" w:cs="Arial"/>
          <w:b/>
          <w:bCs/>
        </w:rPr>
      </w:pPr>
    </w:p>
    <w:p w14:paraId="585E3BAF" w14:textId="77777777" w:rsidR="000854BD" w:rsidRDefault="000854BD" w:rsidP="000854BD">
      <w:pPr>
        <w:rPr>
          <w:rFonts w:ascii="Arial" w:hAnsi="Arial" w:cs="Arial"/>
          <w:b/>
          <w:bCs/>
        </w:rPr>
      </w:pPr>
    </w:p>
    <w:p w14:paraId="3224973F" w14:textId="77777777" w:rsidR="000854BD" w:rsidRDefault="000854BD" w:rsidP="000854BD">
      <w:pPr>
        <w:rPr>
          <w:rFonts w:ascii="Arial" w:hAnsi="Arial" w:cs="Arial"/>
          <w:b/>
          <w:bCs/>
        </w:rPr>
      </w:pPr>
    </w:p>
    <w:p w14:paraId="40CB0A3A" w14:textId="77777777" w:rsidR="000854BD" w:rsidRDefault="000854BD" w:rsidP="000854BD">
      <w:pPr>
        <w:rPr>
          <w:rFonts w:ascii="Arial" w:hAnsi="Arial" w:cs="Arial"/>
          <w:b/>
          <w:bCs/>
        </w:rPr>
      </w:pPr>
    </w:p>
    <w:p w14:paraId="485431B4" w14:textId="77777777" w:rsidR="000854BD" w:rsidRDefault="000854BD" w:rsidP="000854BD">
      <w:pPr>
        <w:rPr>
          <w:rFonts w:ascii="Arial" w:hAnsi="Arial" w:cs="Arial"/>
          <w:b/>
          <w:bCs/>
        </w:rPr>
      </w:pPr>
    </w:p>
    <w:p w14:paraId="6103B00A" w14:textId="77777777" w:rsidR="000854BD" w:rsidRDefault="000854BD" w:rsidP="000854BD">
      <w:pPr>
        <w:rPr>
          <w:rFonts w:ascii="Arial" w:hAnsi="Arial" w:cs="Arial"/>
          <w:b/>
          <w:bCs/>
        </w:rPr>
      </w:pPr>
    </w:p>
    <w:p w14:paraId="65854DD1" w14:textId="7777777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5CDF22C3" w14:textId="790B0DBC"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exposure rates </w:t>
      </w:r>
      <w:r w:rsidR="008C4438" w:rsidRPr="000C0C18">
        <w:rPr>
          <w:rFonts w:ascii="Arial" w:hAnsi="Arial" w:cs="Arial"/>
          <w:sz w:val="20"/>
          <w:szCs w:val="20"/>
        </w:rPr>
        <w:t>for 2018.</w:t>
      </w:r>
    </w:p>
    <w:p w14:paraId="774571FF" w14:textId="77777777"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2018 Medicare Fee-For-Service county-level cardiovascular hospitalization rate per 100,000 beneficiaries.</w:t>
      </w:r>
    </w:p>
    <w:p w14:paraId="3E3337B3" w14:textId="77777777"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2018 Medicare Fee-For-Service county-level respiratory hospitalization rate per 100,000 beneficiaries.</w:t>
      </w:r>
    </w:p>
    <w:p w14:paraId="4DECB5CD" w14:textId="0AA75333"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Power outage rate for 2,161 counties included in main analysis of association between 8+ hour power outage exposure and cardiovascular and respiratory hospitalization. </w:t>
      </w:r>
    </w:p>
    <w:p w14:paraId="1287F6B0" w14:textId="6729EBE6" w:rsidR="00E6133D" w:rsidRDefault="00C01470" w:rsidP="00C01470">
      <w:pPr>
        <w:rPr>
          <w:rFonts w:ascii="Arial" w:hAnsi="Arial" w:cs="Arial"/>
          <w:color w:val="000000"/>
          <w:sz w:val="20"/>
          <w:szCs w:val="20"/>
        </w:rPr>
      </w:pPr>
      <w:r>
        <w:rPr>
          <w:rFonts w:ascii="Arial" w:hAnsi="Arial" w:cs="Arial"/>
          <w:sz w:val="20"/>
          <w:szCs w:val="20"/>
        </w:rPr>
        <w:br w:type="page"/>
      </w:r>
      <w:r w:rsidR="004C463E">
        <w:rPr>
          <w:noProof/>
        </w:rPr>
        <w:lastRenderedPageBreak/>
        <mc:AlternateContent>
          <mc:Choice Requires="wps">
            <w:drawing>
              <wp:anchor distT="0" distB="0" distL="114300" distR="114300" simplePos="0" relativeHeight="251664384" behindDoc="0" locked="0" layoutInCell="1" allowOverlap="1" wp14:anchorId="40775C24" wp14:editId="6E231A2A">
                <wp:simplePos x="0" y="0"/>
                <wp:positionH relativeFrom="column">
                  <wp:posOffset>5191615</wp:posOffset>
                </wp:positionH>
                <wp:positionV relativeFrom="paragraph">
                  <wp:posOffset>1223010</wp:posOffset>
                </wp:positionV>
                <wp:extent cx="849630" cy="528320"/>
                <wp:effectExtent l="0" t="0" r="1270" b="5080"/>
                <wp:wrapNone/>
                <wp:docPr id="945677086" name="Text Box 3"/>
                <wp:cNvGraphicFramePr/>
                <a:graphic xmlns:a="http://schemas.openxmlformats.org/drawingml/2006/main">
                  <a:graphicData uri="http://schemas.microsoft.com/office/word/2010/wordprocessingShape">
                    <wps:wsp>
                      <wps:cNvSpPr txBox="1"/>
                      <wps:spPr>
                        <a:xfrm>
                          <a:off x="0" y="0"/>
                          <a:ext cx="849630"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8.8pt;margin-top:96.3pt;width:66.9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4C463E">
        <w:rPr>
          <w:rFonts w:ascii="Arial" w:hAnsi="Arial" w:cs="Arial"/>
          <w:b/>
          <w:bCs/>
          <w:noProof/>
        </w:rPr>
        <w:drawing>
          <wp:anchor distT="0" distB="0" distL="114300" distR="114300" simplePos="0" relativeHeight="251662336" behindDoc="0" locked="0" layoutInCell="1" allowOverlap="1" wp14:anchorId="6DD11020" wp14:editId="0CC893A3">
            <wp:simplePos x="0" y="0"/>
            <wp:positionH relativeFrom="column">
              <wp:posOffset>-300990</wp:posOffset>
            </wp:positionH>
            <wp:positionV relativeFrom="paragraph">
              <wp:posOffset>306705</wp:posOffset>
            </wp:positionV>
            <wp:extent cx="6583680" cy="3582035"/>
            <wp:effectExtent l="0" t="0" r="0" b="0"/>
            <wp:wrapSquare wrapText="bothSides"/>
            <wp:docPr id="232289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9441" name="Picture 232289441"/>
                    <pic:cNvPicPr/>
                  </pic:nvPicPr>
                  <pic:blipFill rotWithShape="1">
                    <a:blip r:embed="rId18" cstate="print">
                      <a:extLst>
                        <a:ext uri="{28A0092B-C50C-407E-A947-70E740481C1C}">
                          <a14:useLocalDpi xmlns:a14="http://schemas.microsoft.com/office/drawing/2010/main" val="0"/>
                        </a:ext>
                      </a:extLst>
                    </a:blip>
                    <a:srcRect t="10951" r="18556"/>
                    <a:stretch/>
                  </pic:blipFill>
                  <pic:spPr bwMode="auto">
                    <a:xfrm>
                      <a:off x="0" y="0"/>
                      <a:ext cx="6583680" cy="358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463E">
        <w:rPr>
          <w:rFonts w:ascii="Arial" w:hAnsi="Arial" w:cs="Arial"/>
          <w:b/>
          <w:bCs/>
          <w:noProof/>
        </w:rPr>
        <w:drawing>
          <wp:anchor distT="0" distB="0" distL="114300" distR="114300" simplePos="0" relativeHeight="251663360" behindDoc="0" locked="0" layoutInCell="1" allowOverlap="1" wp14:anchorId="137C2B11" wp14:editId="7FD8D159">
            <wp:simplePos x="0" y="0"/>
            <wp:positionH relativeFrom="column">
              <wp:posOffset>4906010</wp:posOffset>
            </wp:positionH>
            <wp:positionV relativeFrom="paragraph">
              <wp:posOffset>974090</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7859BF7" w14:textId="7540DE83"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CVD and respiratory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wind speed, temperature, and precipitation. </w:t>
      </w:r>
    </w:p>
    <w:p w14:paraId="3F3C21A0" w14:textId="00AC92EB" w:rsidR="00E6133D" w:rsidRDefault="00E6133D" w:rsidP="00E6133D">
      <w:pPr>
        <w:pBdr>
          <w:top w:val="nil"/>
          <w:left w:val="nil"/>
          <w:bottom w:val="nil"/>
          <w:right w:val="nil"/>
          <w:between w:val="nil"/>
        </w:pBdr>
        <w:contextualSpacing/>
        <w:rPr>
          <w:rFonts w:ascii="Arial" w:hAnsi="Arial" w:cs="Arial"/>
          <w:color w:val="000000"/>
          <w:sz w:val="20"/>
          <w:szCs w:val="20"/>
        </w:rPr>
      </w:pPr>
    </w:p>
    <w:p w14:paraId="00E2C86D" w14:textId="23088732" w:rsidR="009A46AD" w:rsidRDefault="009A46AD">
      <w:pPr>
        <w:rPr>
          <w:rFonts w:ascii="Arial" w:hAnsi="Arial" w:cs="Arial"/>
          <w:color w:val="000000"/>
          <w:sz w:val="20"/>
          <w:szCs w:val="20"/>
        </w:rPr>
      </w:pPr>
      <w:r>
        <w:rPr>
          <w:rFonts w:ascii="Arial" w:hAnsi="Arial" w:cs="Arial"/>
          <w:color w:val="000000"/>
          <w:sz w:val="20"/>
          <w:szCs w:val="20"/>
        </w:rPr>
        <w:br w:type="page"/>
      </w:r>
    </w:p>
    <w:p w14:paraId="18CFC0FE" w14:textId="211C6A0B" w:rsidR="00C87225" w:rsidRPr="002B75C6" w:rsidRDefault="00E22E54"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lastRenderedPageBreak/>
        <w:t>Fig</w:t>
      </w:r>
      <w:r>
        <w:rPr>
          <w:rFonts w:ascii="Arial" w:hAnsi="Arial" w:cs="Arial"/>
          <w:b/>
          <w:color w:val="000000"/>
          <w:sz w:val="20"/>
          <w:szCs w:val="20"/>
        </w:rPr>
        <w:t>ure</w:t>
      </w:r>
      <w:r w:rsidRPr="00F649EE">
        <w:rPr>
          <w:rFonts w:ascii="Arial" w:hAnsi="Arial" w:cs="Arial"/>
          <w:b/>
          <w:color w:val="000000"/>
          <w:sz w:val="20"/>
          <w:szCs w:val="20"/>
        </w:rPr>
        <w:t xml:space="preserve"> </w:t>
      </w:r>
      <w:r w:rsidR="00C87225">
        <w:rPr>
          <w:rFonts w:ascii="Arial" w:hAnsi="Arial" w:cs="Arial"/>
          <w:b/>
          <w:color w:val="000000"/>
          <w:sz w:val="20"/>
          <w:szCs w:val="20"/>
        </w:rPr>
        <w:t>3.</w:t>
      </w:r>
      <w:r w:rsidR="003330AD">
        <w:rPr>
          <w:b/>
          <w:bCs/>
          <w:noProof/>
        </w:rPr>
        <w:drawing>
          <wp:anchor distT="0" distB="0" distL="114300" distR="114300" simplePos="0" relativeHeight="251666432" behindDoc="0" locked="0" layoutInCell="1" allowOverlap="1" wp14:anchorId="0F275ED8" wp14:editId="15CF8055">
            <wp:simplePos x="0" y="0"/>
            <wp:positionH relativeFrom="column">
              <wp:posOffset>-697375</wp:posOffset>
            </wp:positionH>
            <wp:positionV relativeFrom="paragraph">
              <wp:posOffset>149860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20">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41C78578" w14:textId="170C8770"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CVD and respiratory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county poverty quartile, and county durable medical equipment (DME) use quartile. Estimates are from conditional Poisson regression models adjusted for wind speed, temperature, and precipitation. </w:t>
      </w:r>
    </w:p>
    <w:p w14:paraId="41404AD9" w14:textId="74C5E778"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 by 2018 Medicare Fee-For-Service study population sociodemographic characteristics.</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1843"/>
        <w:gridCol w:w="5533"/>
      </w:tblGrid>
      <w:tr w:rsidR="002F75DC" w:rsidRPr="002F75DC" w14:paraId="1EED524B" w14:textId="77777777" w:rsidTr="00E416E1">
        <w:tc>
          <w:tcPr>
            <w:tcW w:w="4106" w:type="dxa"/>
            <w:gridSpan w:val="3"/>
            <w:tcBorders>
              <w:bottom w:val="single" w:sz="4" w:space="0" w:color="auto"/>
            </w:tcBorders>
            <w:shd w:val="clear" w:color="auto" w:fill="auto"/>
          </w:tcPr>
          <w:p w14:paraId="162E817D" w14:textId="77777777" w:rsidR="002F75DC" w:rsidRPr="002F75DC" w:rsidRDefault="002F75DC" w:rsidP="00E416E1">
            <w:pPr>
              <w:rPr>
                <w:rFonts w:ascii="Arial" w:hAnsi="Arial" w:cs="Arial"/>
                <w:b/>
                <w:bCs/>
                <w:sz w:val="20"/>
                <w:szCs w:val="20"/>
              </w:rPr>
            </w:pPr>
            <w:r w:rsidRPr="002F75DC">
              <w:rPr>
                <w:rFonts w:ascii="Arial" w:hAnsi="Arial" w:cs="Arial"/>
                <w:b/>
                <w:bCs/>
                <w:sz w:val="20"/>
                <w:szCs w:val="20"/>
              </w:rPr>
              <w:t>Number of county beneficiaries by category</w:t>
            </w:r>
          </w:p>
        </w:tc>
        <w:tc>
          <w:tcPr>
            <w:tcW w:w="5533" w:type="dxa"/>
            <w:tcBorders>
              <w:bottom w:val="single" w:sz="4" w:space="0" w:color="auto"/>
            </w:tcBorders>
            <w:shd w:val="clear" w:color="auto" w:fill="auto"/>
          </w:tcPr>
          <w:p w14:paraId="112A4D8A" w14:textId="77777777" w:rsidR="002F75DC" w:rsidRPr="002F75DC" w:rsidRDefault="002F75DC" w:rsidP="00E416E1">
            <w:pPr>
              <w:rPr>
                <w:rFonts w:ascii="Arial" w:hAnsi="Arial" w:cs="Arial"/>
                <w:b/>
                <w:bCs/>
                <w:sz w:val="20"/>
                <w:szCs w:val="20"/>
              </w:rPr>
            </w:pPr>
            <w:commentRangeStart w:id="36"/>
            <w:commentRangeStart w:id="37"/>
            <w:r w:rsidRPr="002F75DC">
              <w:rPr>
                <w:rFonts w:ascii="Arial" w:hAnsi="Arial" w:cs="Arial"/>
                <w:b/>
                <w:bCs/>
                <w:sz w:val="20"/>
                <w:szCs w:val="20"/>
              </w:rPr>
              <w:t xml:space="preserve">Proportion of county-person-days with 8+ hour outage affecting </w:t>
            </w:r>
            <w:r w:rsidRPr="002F75DC">
              <w:rPr>
                <w:rFonts w:ascii="Arial" w:eastAsia="Garamond" w:hAnsi="Arial" w:cs="Arial"/>
                <w:b/>
                <w:bCs/>
                <w:sz w:val="20"/>
                <w:szCs w:val="20"/>
              </w:rPr>
              <w:t>≥</w:t>
            </w:r>
            <w:r w:rsidRPr="002F75DC">
              <w:rPr>
                <w:rFonts w:ascii="Arial" w:hAnsi="Arial" w:cs="Arial"/>
                <w:b/>
                <w:bCs/>
                <w:sz w:val="20"/>
                <w:szCs w:val="20"/>
              </w:rPr>
              <w:t>1% of county customers</w:t>
            </w:r>
            <w:commentRangeEnd w:id="36"/>
            <w:r w:rsidRPr="002F75DC">
              <w:rPr>
                <w:rStyle w:val="CommentReference"/>
                <w:sz w:val="20"/>
                <w:szCs w:val="20"/>
              </w:rPr>
              <w:commentReference w:id="36"/>
            </w:r>
            <w:commentRangeEnd w:id="37"/>
            <w:r w:rsidRPr="002F75DC">
              <w:rPr>
                <w:rStyle w:val="CommentReference"/>
                <w:sz w:val="20"/>
                <w:szCs w:val="20"/>
              </w:rPr>
              <w:commentReference w:id="37"/>
            </w:r>
          </w:p>
        </w:tc>
      </w:tr>
      <w:tr w:rsidR="002F75DC" w:rsidRPr="002F75DC" w14:paraId="4152AA19" w14:textId="77777777" w:rsidTr="00E416E1">
        <w:tc>
          <w:tcPr>
            <w:tcW w:w="2263" w:type="dxa"/>
            <w:gridSpan w:val="2"/>
            <w:tcBorders>
              <w:top w:val="single" w:sz="4" w:space="0" w:color="auto"/>
            </w:tcBorders>
            <w:shd w:val="clear" w:color="auto" w:fill="auto"/>
          </w:tcPr>
          <w:p w14:paraId="117AD2B4" w14:textId="77777777" w:rsidR="002F75DC" w:rsidRPr="002F75DC" w:rsidRDefault="002F75DC" w:rsidP="00E416E1">
            <w:pPr>
              <w:rPr>
                <w:rFonts w:ascii="Arial" w:hAnsi="Arial" w:cs="Arial"/>
                <w:b/>
                <w:bCs/>
                <w:sz w:val="20"/>
                <w:szCs w:val="20"/>
              </w:rPr>
            </w:pPr>
            <w:r w:rsidRPr="002F75DC">
              <w:rPr>
                <w:rFonts w:ascii="Arial" w:hAnsi="Arial" w:cs="Arial"/>
                <w:b/>
                <w:bCs/>
                <w:sz w:val="20"/>
                <w:szCs w:val="20"/>
              </w:rPr>
              <w:t xml:space="preserve">All </w:t>
            </w:r>
          </w:p>
        </w:tc>
        <w:tc>
          <w:tcPr>
            <w:tcW w:w="1843" w:type="dxa"/>
            <w:tcBorders>
              <w:top w:val="single" w:sz="4" w:space="0" w:color="auto"/>
            </w:tcBorders>
            <w:shd w:val="clear" w:color="auto" w:fill="auto"/>
          </w:tcPr>
          <w:p w14:paraId="2FF1F37F" w14:textId="77777777" w:rsidR="002F75DC" w:rsidRPr="002F75DC" w:rsidRDefault="002F75DC" w:rsidP="00E416E1">
            <w:pPr>
              <w:rPr>
                <w:rFonts w:ascii="Arial" w:hAnsi="Arial" w:cs="Arial"/>
                <w:sz w:val="20"/>
                <w:szCs w:val="20"/>
              </w:rPr>
            </w:pPr>
          </w:p>
        </w:tc>
        <w:tc>
          <w:tcPr>
            <w:tcW w:w="5533" w:type="dxa"/>
            <w:tcBorders>
              <w:top w:val="single" w:sz="4" w:space="0" w:color="auto"/>
            </w:tcBorders>
            <w:shd w:val="clear" w:color="auto" w:fill="auto"/>
          </w:tcPr>
          <w:p w14:paraId="70171A23" w14:textId="77777777" w:rsidR="002F75DC" w:rsidRPr="002F75DC" w:rsidRDefault="002F75DC" w:rsidP="00E416E1">
            <w:pPr>
              <w:rPr>
                <w:rFonts w:ascii="Arial" w:hAnsi="Arial" w:cs="Arial"/>
                <w:sz w:val="20"/>
                <w:szCs w:val="20"/>
              </w:rPr>
            </w:pPr>
          </w:p>
        </w:tc>
      </w:tr>
      <w:tr w:rsidR="002F75DC" w:rsidRPr="002F75DC" w14:paraId="79B8BCF9" w14:textId="77777777" w:rsidTr="00E416E1">
        <w:tc>
          <w:tcPr>
            <w:tcW w:w="2263" w:type="dxa"/>
            <w:gridSpan w:val="2"/>
            <w:shd w:val="clear" w:color="auto" w:fill="DBE5F1" w:themeFill="accent1" w:themeFillTint="33"/>
          </w:tcPr>
          <w:p w14:paraId="1B5464D0" w14:textId="77777777" w:rsidR="002F75DC" w:rsidRPr="002F75DC" w:rsidRDefault="002F75DC" w:rsidP="00E416E1">
            <w:pPr>
              <w:rPr>
                <w:rFonts w:ascii="Arial" w:hAnsi="Arial" w:cs="Arial"/>
                <w:sz w:val="20"/>
                <w:szCs w:val="20"/>
              </w:rPr>
            </w:pPr>
          </w:p>
        </w:tc>
        <w:tc>
          <w:tcPr>
            <w:tcW w:w="1843" w:type="dxa"/>
            <w:shd w:val="clear" w:color="auto" w:fill="DBE5F1" w:themeFill="accent1" w:themeFillTint="33"/>
          </w:tcPr>
          <w:p w14:paraId="0FAC5057" w14:textId="77777777" w:rsidR="002F75DC" w:rsidRPr="002F75DC" w:rsidRDefault="002F75DC" w:rsidP="00E416E1">
            <w:pPr>
              <w:rPr>
                <w:rFonts w:ascii="Arial" w:hAnsi="Arial" w:cs="Arial"/>
                <w:sz w:val="20"/>
                <w:szCs w:val="20"/>
              </w:rPr>
            </w:pPr>
            <w:r w:rsidRPr="002F75DC">
              <w:rPr>
                <w:rFonts w:ascii="Arial" w:hAnsi="Arial" w:cs="Arial"/>
                <w:sz w:val="20"/>
                <w:szCs w:val="20"/>
              </w:rPr>
              <w:t>23,622,770</w:t>
            </w:r>
          </w:p>
        </w:tc>
        <w:tc>
          <w:tcPr>
            <w:tcW w:w="5533" w:type="dxa"/>
            <w:shd w:val="clear" w:color="auto" w:fill="DBE5F1" w:themeFill="accent1" w:themeFillTint="33"/>
          </w:tcPr>
          <w:p w14:paraId="6092C5BD" w14:textId="77777777" w:rsidR="002F75DC" w:rsidRPr="002F75DC" w:rsidRDefault="002F75DC" w:rsidP="00E416E1">
            <w:pPr>
              <w:rPr>
                <w:rFonts w:ascii="Arial" w:hAnsi="Arial" w:cs="Arial"/>
                <w:sz w:val="20"/>
                <w:szCs w:val="20"/>
              </w:rPr>
            </w:pPr>
            <w:r w:rsidRPr="002F75DC">
              <w:rPr>
                <w:rFonts w:ascii="Arial" w:hAnsi="Arial" w:cs="Arial"/>
                <w:sz w:val="20"/>
                <w:szCs w:val="20"/>
              </w:rPr>
              <w:t>0.013</w:t>
            </w:r>
          </w:p>
        </w:tc>
      </w:tr>
      <w:tr w:rsidR="002F75DC" w:rsidRPr="002F75DC" w14:paraId="24419D8E" w14:textId="77777777" w:rsidTr="00E416E1">
        <w:tc>
          <w:tcPr>
            <w:tcW w:w="9639" w:type="dxa"/>
            <w:gridSpan w:val="4"/>
            <w:shd w:val="clear" w:color="auto" w:fill="auto"/>
          </w:tcPr>
          <w:p w14:paraId="3F368A14" w14:textId="77777777" w:rsidR="002F75DC" w:rsidRPr="002F75DC" w:rsidRDefault="002F75DC" w:rsidP="00E416E1">
            <w:pPr>
              <w:rPr>
                <w:rFonts w:ascii="Arial" w:hAnsi="Arial" w:cs="Arial"/>
                <w:sz w:val="20"/>
                <w:szCs w:val="20"/>
              </w:rPr>
            </w:pPr>
          </w:p>
          <w:p w14:paraId="2A5BF137" w14:textId="77777777" w:rsidR="002F75DC" w:rsidRPr="002F75DC" w:rsidRDefault="002F75DC" w:rsidP="00E416E1">
            <w:pPr>
              <w:rPr>
                <w:rFonts w:ascii="Arial" w:hAnsi="Arial" w:cs="Arial"/>
                <w:b/>
                <w:bCs/>
                <w:sz w:val="20"/>
                <w:szCs w:val="20"/>
              </w:rPr>
            </w:pPr>
            <w:r w:rsidRPr="002F75DC">
              <w:rPr>
                <w:rFonts w:ascii="Arial" w:hAnsi="Arial" w:cs="Arial"/>
                <w:b/>
                <w:bCs/>
                <w:sz w:val="20"/>
                <w:szCs w:val="20"/>
              </w:rPr>
              <w:t>Sex</w:t>
            </w:r>
          </w:p>
        </w:tc>
      </w:tr>
      <w:tr w:rsidR="002F75DC" w:rsidRPr="002F75DC" w14:paraId="0D28697F" w14:textId="77777777" w:rsidTr="00E416E1">
        <w:tc>
          <w:tcPr>
            <w:tcW w:w="846" w:type="dxa"/>
            <w:shd w:val="clear" w:color="auto" w:fill="DBE5F1" w:themeFill="accent1" w:themeFillTint="33"/>
          </w:tcPr>
          <w:p w14:paraId="04460A82" w14:textId="77777777" w:rsidR="002F75DC" w:rsidRPr="002F75DC"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2F75DC" w:rsidRDefault="002F75DC" w:rsidP="00E416E1">
            <w:pPr>
              <w:rPr>
                <w:rFonts w:ascii="Arial" w:hAnsi="Arial" w:cs="Arial"/>
                <w:sz w:val="20"/>
                <w:szCs w:val="20"/>
              </w:rPr>
            </w:pPr>
            <w:r w:rsidRPr="002F75DC">
              <w:rPr>
                <w:rFonts w:ascii="Arial" w:hAnsi="Arial" w:cs="Arial"/>
                <w:sz w:val="20"/>
                <w:szCs w:val="20"/>
              </w:rPr>
              <w:t>Male</w:t>
            </w:r>
          </w:p>
        </w:tc>
        <w:tc>
          <w:tcPr>
            <w:tcW w:w="1843" w:type="dxa"/>
            <w:shd w:val="clear" w:color="auto" w:fill="DBE5F1" w:themeFill="accent1" w:themeFillTint="33"/>
          </w:tcPr>
          <w:p w14:paraId="45652009" w14:textId="77777777" w:rsidR="002F75DC" w:rsidRPr="002F75DC" w:rsidRDefault="002F75DC" w:rsidP="00E416E1">
            <w:pPr>
              <w:rPr>
                <w:rFonts w:ascii="Arial" w:hAnsi="Arial" w:cs="Arial"/>
                <w:sz w:val="20"/>
                <w:szCs w:val="20"/>
              </w:rPr>
            </w:pPr>
            <w:r w:rsidRPr="002F75DC">
              <w:rPr>
                <w:rFonts w:ascii="Arial" w:hAnsi="Arial" w:cs="Arial"/>
                <w:sz w:val="20"/>
                <w:szCs w:val="20"/>
              </w:rPr>
              <w:t>10,813,568</w:t>
            </w:r>
          </w:p>
        </w:tc>
        <w:tc>
          <w:tcPr>
            <w:tcW w:w="5533" w:type="dxa"/>
            <w:shd w:val="clear" w:color="auto" w:fill="DBE5F1" w:themeFill="accent1" w:themeFillTint="33"/>
          </w:tcPr>
          <w:p w14:paraId="538AC15A" w14:textId="77777777" w:rsidR="002F75DC" w:rsidRPr="002F75DC" w:rsidRDefault="002F75DC" w:rsidP="00E416E1">
            <w:pPr>
              <w:rPr>
                <w:rFonts w:ascii="Arial" w:hAnsi="Arial" w:cs="Arial"/>
                <w:sz w:val="20"/>
                <w:szCs w:val="20"/>
              </w:rPr>
            </w:pPr>
            <w:r w:rsidRPr="002F75DC">
              <w:rPr>
                <w:rFonts w:ascii="Arial" w:hAnsi="Arial" w:cs="Arial"/>
                <w:sz w:val="20"/>
                <w:szCs w:val="20"/>
              </w:rPr>
              <w:t>0.013</w:t>
            </w:r>
          </w:p>
        </w:tc>
      </w:tr>
      <w:tr w:rsidR="002F75DC" w:rsidRPr="002F75DC" w14:paraId="2B3E8160" w14:textId="77777777" w:rsidTr="00E416E1">
        <w:tc>
          <w:tcPr>
            <w:tcW w:w="846" w:type="dxa"/>
            <w:shd w:val="clear" w:color="auto" w:fill="auto"/>
          </w:tcPr>
          <w:p w14:paraId="6263F1C5" w14:textId="77777777" w:rsidR="002F75DC" w:rsidRPr="002F75DC" w:rsidRDefault="002F75DC" w:rsidP="00E416E1">
            <w:pPr>
              <w:rPr>
                <w:rFonts w:ascii="Arial" w:hAnsi="Arial" w:cs="Arial"/>
                <w:sz w:val="20"/>
                <w:szCs w:val="20"/>
              </w:rPr>
            </w:pPr>
          </w:p>
        </w:tc>
        <w:tc>
          <w:tcPr>
            <w:tcW w:w="1417" w:type="dxa"/>
            <w:shd w:val="clear" w:color="auto" w:fill="auto"/>
          </w:tcPr>
          <w:p w14:paraId="2F3EFB18" w14:textId="77777777" w:rsidR="002F75DC" w:rsidRPr="002F75DC" w:rsidRDefault="002F75DC" w:rsidP="00E416E1">
            <w:pPr>
              <w:rPr>
                <w:rFonts w:ascii="Arial" w:hAnsi="Arial" w:cs="Arial"/>
                <w:sz w:val="20"/>
                <w:szCs w:val="20"/>
              </w:rPr>
            </w:pPr>
            <w:r w:rsidRPr="002F75DC">
              <w:rPr>
                <w:rFonts w:ascii="Arial" w:hAnsi="Arial" w:cs="Arial"/>
                <w:sz w:val="20"/>
                <w:szCs w:val="20"/>
              </w:rPr>
              <w:t>Female</w:t>
            </w:r>
          </w:p>
        </w:tc>
        <w:tc>
          <w:tcPr>
            <w:tcW w:w="1843" w:type="dxa"/>
            <w:shd w:val="clear" w:color="auto" w:fill="auto"/>
          </w:tcPr>
          <w:p w14:paraId="1E338A1C" w14:textId="77777777" w:rsidR="002F75DC" w:rsidRPr="002F75DC" w:rsidRDefault="002F75DC" w:rsidP="00E416E1">
            <w:pPr>
              <w:rPr>
                <w:rFonts w:ascii="Arial" w:hAnsi="Arial" w:cs="Arial"/>
                <w:sz w:val="20"/>
                <w:szCs w:val="20"/>
              </w:rPr>
            </w:pPr>
            <w:r w:rsidRPr="002F75DC">
              <w:rPr>
                <w:rFonts w:ascii="Arial" w:hAnsi="Arial" w:cs="Arial"/>
                <w:sz w:val="20"/>
                <w:szCs w:val="20"/>
              </w:rPr>
              <w:t>12,809,202</w:t>
            </w:r>
          </w:p>
        </w:tc>
        <w:tc>
          <w:tcPr>
            <w:tcW w:w="5533" w:type="dxa"/>
            <w:shd w:val="clear" w:color="auto" w:fill="auto"/>
          </w:tcPr>
          <w:p w14:paraId="3A46051A" w14:textId="77777777" w:rsidR="002F75DC" w:rsidRPr="002F75DC" w:rsidRDefault="002F75DC" w:rsidP="00E416E1">
            <w:pPr>
              <w:rPr>
                <w:rFonts w:ascii="Arial" w:hAnsi="Arial" w:cs="Arial"/>
                <w:sz w:val="20"/>
                <w:szCs w:val="20"/>
              </w:rPr>
            </w:pPr>
            <w:r w:rsidRPr="002F75DC">
              <w:rPr>
                <w:rFonts w:ascii="Arial" w:hAnsi="Arial" w:cs="Arial"/>
                <w:sz w:val="20"/>
                <w:szCs w:val="20"/>
              </w:rPr>
              <w:t>0.012</w:t>
            </w:r>
          </w:p>
        </w:tc>
      </w:tr>
      <w:tr w:rsidR="002F75DC" w:rsidRPr="002F75DC" w14:paraId="56F7BCAD" w14:textId="77777777" w:rsidTr="00E416E1">
        <w:tc>
          <w:tcPr>
            <w:tcW w:w="9639" w:type="dxa"/>
            <w:gridSpan w:val="4"/>
            <w:shd w:val="clear" w:color="auto" w:fill="auto"/>
          </w:tcPr>
          <w:p w14:paraId="17F60BEE" w14:textId="77777777" w:rsidR="002F75DC" w:rsidRPr="002F75DC" w:rsidRDefault="002F75DC" w:rsidP="00E416E1">
            <w:pPr>
              <w:rPr>
                <w:rFonts w:ascii="Arial" w:hAnsi="Arial" w:cs="Arial"/>
                <w:sz w:val="20"/>
                <w:szCs w:val="20"/>
              </w:rPr>
            </w:pPr>
          </w:p>
          <w:p w14:paraId="55346AF3" w14:textId="77777777" w:rsidR="002F75DC" w:rsidRPr="002F75DC" w:rsidRDefault="002F75DC" w:rsidP="00E416E1">
            <w:pPr>
              <w:rPr>
                <w:rFonts w:ascii="Arial" w:hAnsi="Arial" w:cs="Arial"/>
                <w:b/>
                <w:bCs/>
                <w:sz w:val="20"/>
                <w:szCs w:val="20"/>
              </w:rPr>
            </w:pPr>
            <w:r w:rsidRPr="002F75DC">
              <w:rPr>
                <w:rFonts w:ascii="Arial" w:hAnsi="Arial" w:cs="Arial"/>
                <w:b/>
                <w:bCs/>
                <w:sz w:val="20"/>
                <w:szCs w:val="20"/>
              </w:rPr>
              <w:t>Age, years</w:t>
            </w:r>
          </w:p>
        </w:tc>
      </w:tr>
      <w:tr w:rsidR="002F75DC" w:rsidRPr="002F75DC" w14:paraId="6891E274" w14:textId="77777777" w:rsidTr="00E416E1">
        <w:tc>
          <w:tcPr>
            <w:tcW w:w="846" w:type="dxa"/>
            <w:shd w:val="clear" w:color="auto" w:fill="DBE5F1" w:themeFill="accent1" w:themeFillTint="33"/>
          </w:tcPr>
          <w:p w14:paraId="790E0EDD" w14:textId="77777777" w:rsidR="002F75DC" w:rsidRPr="002F75DC"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2F75DC" w:rsidRDefault="002F75DC" w:rsidP="00E416E1">
            <w:pPr>
              <w:rPr>
                <w:rFonts w:ascii="Arial" w:hAnsi="Arial" w:cs="Arial"/>
                <w:sz w:val="20"/>
                <w:szCs w:val="20"/>
              </w:rPr>
            </w:pPr>
            <w:r w:rsidRPr="002F75DC">
              <w:rPr>
                <w:rFonts w:ascii="Arial" w:hAnsi="Arial" w:cs="Arial"/>
                <w:sz w:val="20"/>
                <w:szCs w:val="20"/>
              </w:rPr>
              <w:t xml:space="preserve">75 or older </w:t>
            </w:r>
          </w:p>
        </w:tc>
        <w:tc>
          <w:tcPr>
            <w:tcW w:w="1843" w:type="dxa"/>
            <w:shd w:val="clear" w:color="auto" w:fill="DBE5F1" w:themeFill="accent1" w:themeFillTint="33"/>
          </w:tcPr>
          <w:p w14:paraId="2EF610B7" w14:textId="77777777" w:rsidR="002F75DC" w:rsidRPr="002F75DC" w:rsidRDefault="002F75DC" w:rsidP="00E416E1">
            <w:pPr>
              <w:rPr>
                <w:rFonts w:ascii="Arial" w:hAnsi="Arial" w:cs="Arial"/>
                <w:sz w:val="20"/>
                <w:szCs w:val="20"/>
              </w:rPr>
            </w:pPr>
            <w:r w:rsidRPr="002F75DC">
              <w:rPr>
                <w:rFonts w:ascii="Arial" w:hAnsi="Arial" w:cs="Arial"/>
                <w:sz w:val="20"/>
                <w:szCs w:val="20"/>
              </w:rPr>
              <w:t>9,784,741</w:t>
            </w:r>
          </w:p>
        </w:tc>
        <w:tc>
          <w:tcPr>
            <w:tcW w:w="5533" w:type="dxa"/>
            <w:shd w:val="clear" w:color="auto" w:fill="DBE5F1" w:themeFill="accent1" w:themeFillTint="33"/>
          </w:tcPr>
          <w:p w14:paraId="30EBFE92" w14:textId="77777777" w:rsidR="002F75DC" w:rsidRPr="002F75DC" w:rsidRDefault="002F75DC" w:rsidP="00E416E1">
            <w:pPr>
              <w:rPr>
                <w:rFonts w:ascii="Arial" w:hAnsi="Arial" w:cs="Arial"/>
                <w:sz w:val="20"/>
                <w:szCs w:val="20"/>
              </w:rPr>
            </w:pPr>
            <w:r w:rsidRPr="002F75DC">
              <w:rPr>
                <w:rFonts w:ascii="Arial" w:hAnsi="Arial" w:cs="Arial"/>
                <w:sz w:val="20"/>
                <w:szCs w:val="20"/>
              </w:rPr>
              <w:t>0.013</w:t>
            </w:r>
          </w:p>
        </w:tc>
      </w:tr>
      <w:tr w:rsidR="002F75DC" w:rsidRPr="002F75DC" w14:paraId="4CEBE55D" w14:textId="77777777" w:rsidTr="00E416E1">
        <w:tc>
          <w:tcPr>
            <w:tcW w:w="846" w:type="dxa"/>
            <w:shd w:val="clear" w:color="auto" w:fill="auto"/>
          </w:tcPr>
          <w:p w14:paraId="3FA97DEB" w14:textId="77777777" w:rsidR="002F75DC" w:rsidRPr="002F75DC" w:rsidRDefault="002F75DC" w:rsidP="00E416E1">
            <w:pPr>
              <w:rPr>
                <w:rFonts w:ascii="Arial" w:hAnsi="Arial" w:cs="Arial"/>
                <w:sz w:val="20"/>
                <w:szCs w:val="20"/>
              </w:rPr>
            </w:pPr>
          </w:p>
        </w:tc>
        <w:tc>
          <w:tcPr>
            <w:tcW w:w="1417" w:type="dxa"/>
            <w:shd w:val="clear" w:color="auto" w:fill="auto"/>
          </w:tcPr>
          <w:p w14:paraId="64506AEC" w14:textId="77777777" w:rsidR="002F75DC" w:rsidRPr="002F75DC" w:rsidRDefault="002F75DC" w:rsidP="00E416E1">
            <w:pPr>
              <w:rPr>
                <w:rFonts w:ascii="Arial" w:hAnsi="Arial" w:cs="Arial"/>
                <w:sz w:val="20"/>
                <w:szCs w:val="20"/>
              </w:rPr>
            </w:pPr>
            <w:r w:rsidRPr="002F75DC">
              <w:rPr>
                <w:rFonts w:ascii="Arial" w:hAnsi="Arial" w:cs="Arial"/>
                <w:sz w:val="20"/>
                <w:szCs w:val="20"/>
              </w:rPr>
              <w:t>65 - 75</w:t>
            </w:r>
          </w:p>
        </w:tc>
        <w:tc>
          <w:tcPr>
            <w:tcW w:w="1843" w:type="dxa"/>
            <w:shd w:val="clear" w:color="auto" w:fill="auto"/>
          </w:tcPr>
          <w:p w14:paraId="7C22D5AB" w14:textId="77777777" w:rsidR="002F75DC" w:rsidRPr="002F75DC" w:rsidRDefault="002F75DC" w:rsidP="00E416E1">
            <w:pPr>
              <w:rPr>
                <w:rFonts w:ascii="Arial" w:hAnsi="Arial" w:cs="Arial"/>
                <w:sz w:val="20"/>
                <w:szCs w:val="20"/>
              </w:rPr>
            </w:pPr>
            <w:r w:rsidRPr="002F75DC">
              <w:rPr>
                <w:rFonts w:ascii="Arial" w:hAnsi="Arial" w:cs="Arial"/>
                <w:sz w:val="20"/>
                <w:szCs w:val="20"/>
              </w:rPr>
              <w:t>13,838,029</w:t>
            </w:r>
          </w:p>
        </w:tc>
        <w:tc>
          <w:tcPr>
            <w:tcW w:w="5533" w:type="dxa"/>
            <w:shd w:val="clear" w:color="auto" w:fill="auto"/>
          </w:tcPr>
          <w:p w14:paraId="5F6BFD93" w14:textId="77777777" w:rsidR="002F75DC" w:rsidRPr="002F75DC" w:rsidRDefault="002F75DC" w:rsidP="00E416E1">
            <w:pPr>
              <w:rPr>
                <w:rFonts w:ascii="Arial" w:hAnsi="Arial" w:cs="Arial"/>
                <w:sz w:val="20"/>
                <w:szCs w:val="20"/>
              </w:rPr>
            </w:pPr>
            <w:r w:rsidRPr="002F75DC">
              <w:rPr>
                <w:rFonts w:ascii="Arial" w:hAnsi="Arial" w:cs="Arial"/>
                <w:sz w:val="20"/>
                <w:szCs w:val="20"/>
              </w:rPr>
              <w:t>0.012</w:t>
            </w:r>
          </w:p>
        </w:tc>
      </w:tr>
      <w:tr w:rsidR="002F75DC" w:rsidRPr="002F75DC" w14:paraId="4FCC0836" w14:textId="77777777" w:rsidTr="00E416E1">
        <w:tc>
          <w:tcPr>
            <w:tcW w:w="9639" w:type="dxa"/>
            <w:gridSpan w:val="4"/>
            <w:shd w:val="clear" w:color="auto" w:fill="auto"/>
          </w:tcPr>
          <w:p w14:paraId="10CB0F62" w14:textId="77777777" w:rsidR="002F75DC" w:rsidRPr="002F75DC" w:rsidRDefault="002F75DC" w:rsidP="00E416E1">
            <w:pPr>
              <w:rPr>
                <w:rFonts w:ascii="Arial" w:hAnsi="Arial" w:cs="Arial"/>
                <w:b/>
                <w:bCs/>
                <w:sz w:val="20"/>
                <w:szCs w:val="20"/>
              </w:rPr>
            </w:pPr>
          </w:p>
          <w:p w14:paraId="5919D9F9" w14:textId="77777777" w:rsidR="002F75DC" w:rsidRPr="002F75DC" w:rsidRDefault="002F75DC" w:rsidP="00E416E1">
            <w:pPr>
              <w:rPr>
                <w:rFonts w:ascii="Arial" w:hAnsi="Arial" w:cs="Arial"/>
                <w:b/>
                <w:bCs/>
                <w:sz w:val="20"/>
                <w:szCs w:val="20"/>
              </w:rPr>
            </w:pPr>
            <w:r w:rsidRPr="002F75DC">
              <w:rPr>
                <w:rFonts w:ascii="Arial" w:hAnsi="Arial" w:cs="Arial"/>
                <w:b/>
                <w:bCs/>
                <w:sz w:val="20"/>
                <w:szCs w:val="20"/>
              </w:rPr>
              <w:t xml:space="preserve">County population with income &lt; 2020 census federal poverty level </w:t>
            </w:r>
          </w:p>
        </w:tc>
      </w:tr>
      <w:tr w:rsidR="002F75DC" w:rsidRPr="002F75DC" w14:paraId="05E4383C" w14:textId="77777777" w:rsidTr="00E416E1">
        <w:tc>
          <w:tcPr>
            <w:tcW w:w="846" w:type="dxa"/>
            <w:shd w:val="clear" w:color="auto" w:fill="DBE5F1" w:themeFill="accent1" w:themeFillTint="33"/>
          </w:tcPr>
          <w:p w14:paraId="6163E8E4" w14:textId="77777777" w:rsidR="002F75DC" w:rsidRPr="002F75DC" w:rsidRDefault="002F75DC" w:rsidP="00E416E1">
            <w:pPr>
              <w:rPr>
                <w:rFonts w:ascii="Arial" w:hAnsi="Arial" w:cs="Arial"/>
                <w:sz w:val="20"/>
                <w:szCs w:val="20"/>
              </w:rPr>
            </w:pPr>
          </w:p>
        </w:tc>
        <w:tc>
          <w:tcPr>
            <w:tcW w:w="1417" w:type="dxa"/>
            <w:shd w:val="clear" w:color="auto" w:fill="DBE5F1" w:themeFill="accent1" w:themeFillTint="33"/>
          </w:tcPr>
          <w:p w14:paraId="50EA5489" w14:textId="77777777" w:rsidR="002F75DC" w:rsidRPr="002F75DC" w:rsidRDefault="002F75DC" w:rsidP="00E416E1">
            <w:pPr>
              <w:rPr>
                <w:rFonts w:ascii="Arial" w:hAnsi="Arial" w:cs="Arial"/>
                <w:sz w:val="20"/>
                <w:szCs w:val="20"/>
              </w:rPr>
            </w:pPr>
            <w:r w:rsidRPr="002F75DC">
              <w:rPr>
                <w:rFonts w:ascii="Arial" w:hAnsi="Arial" w:cs="Arial"/>
                <w:sz w:val="20"/>
                <w:szCs w:val="20"/>
              </w:rPr>
              <w:t>Quartile 1</w:t>
            </w:r>
          </w:p>
        </w:tc>
        <w:tc>
          <w:tcPr>
            <w:tcW w:w="1843" w:type="dxa"/>
            <w:shd w:val="clear" w:color="auto" w:fill="DBE5F1" w:themeFill="accent1" w:themeFillTint="33"/>
          </w:tcPr>
          <w:p w14:paraId="48B9E037" w14:textId="77777777" w:rsidR="002F75DC" w:rsidRPr="002F75DC" w:rsidRDefault="002F75DC" w:rsidP="00E416E1">
            <w:pPr>
              <w:rPr>
                <w:rFonts w:ascii="Arial" w:hAnsi="Arial" w:cs="Arial"/>
                <w:sz w:val="20"/>
                <w:szCs w:val="20"/>
              </w:rPr>
            </w:pPr>
            <w:r w:rsidRPr="002F75DC">
              <w:rPr>
                <w:rFonts w:ascii="Arial" w:hAnsi="Arial" w:cs="Arial"/>
                <w:sz w:val="20"/>
                <w:szCs w:val="20"/>
              </w:rPr>
              <w:t>8,214,604</w:t>
            </w:r>
          </w:p>
        </w:tc>
        <w:tc>
          <w:tcPr>
            <w:tcW w:w="5533" w:type="dxa"/>
            <w:shd w:val="clear" w:color="auto" w:fill="DBE5F1" w:themeFill="accent1" w:themeFillTint="33"/>
          </w:tcPr>
          <w:p w14:paraId="1DDB6CA8" w14:textId="77777777" w:rsidR="002F75DC" w:rsidRPr="002F75DC" w:rsidRDefault="002F75DC" w:rsidP="00E416E1">
            <w:pPr>
              <w:rPr>
                <w:rFonts w:ascii="Arial" w:hAnsi="Arial" w:cs="Arial"/>
                <w:sz w:val="20"/>
                <w:szCs w:val="20"/>
              </w:rPr>
            </w:pPr>
            <w:r w:rsidRPr="002F75DC">
              <w:rPr>
                <w:rFonts w:ascii="Arial" w:hAnsi="Arial" w:cs="Arial"/>
                <w:sz w:val="20"/>
                <w:szCs w:val="20"/>
              </w:rPr>
              <w:t>0.012</w:t>
            </w:r>
          </w:p>
        </w:tc>
      </w:tr>
      <w:tr w:rsidR="002F75DC" w:rsidRPr="002F75DC" w14:paraId="5CA284BD" w14:textId="77777777" w:rsidTr="00E416E1">
        <w:tc>
          <w:tcPr>
            <w:tcW w:w="846" w:type="dxa"/>
            <w:shd w:val="clear" w:color="auto" w:fill="auto"/>
          </w:tcPr>
          <w:p w14:paraId="1F4E090D" w14:textId="77777777" w:rsidR="002F75DC" w:rsidRPr="002F75DC" w:rsidRDefault="002F75DC" w:rsidP="00E416E1">
            <w:pPr>
              <w:rPr>
                <w:rFonts w:ascii="Arial" w:hAnsi="Arial" w:cs="Arial"/>
                <w:sz w:val="20"/>
                <w:szCs w:val="20"/>
              </w:rPr>
            </w:pPr>
          </w:p>
        </w:tc>
        <w:tc>
          <w:tcPr>
            <w:tcW w:w="1417" w:type="dxa"/>
            <w:shd w:val="clear" w:color="auto" w:fill="auto"/>
          </w:tcPr>
          <w:p w14:paraId="0FBDF47E" w14:textId="77777777" w:rsidR="002F75DC" w:rsidRPr="002F75DC" w:rsidRDefault="002F75DC" w:rsidP="00E416E1">
            <w:pPr>
              <w:rPr>
                <w:rFonts w:ascii="Arial" w:hAnsi="Arial" w:cs="Arial"/>
                <w:sz w:val="20"/>
                <w:szCs w:val="20"/>
              </w:rPr>
            </w:pPr>
            <w:r w:rsidRPr="002F75DC">
              <w:rPr>
                <w:rFonts w:ascii="Arial" w:hAnsi="Arial" w:cs="Arial"/>
                <w:sz w:val="20"/>
                <w:szCs w:val="20"/>
              </w:rPr>
              <w:t>Quartile 2</w:t>
            </w:r>
          </w:p>
        </w:tc>
        <w:tc>
          <w:tcPr>
            <w:tcW w:w="1843" w:type="dxa"/>
            <w:shd w:val="clear" w:color="auto" w:fill="auto"/>
          </w:tcPr>
          <w:p w14:paraId="0559452B" w14:textId="77777777" w:rsidR="002F75DC" w:rsidRPr="002F75DC" w:rsidRDefault="002F75DC" w:rsidP="00E416E1">
            <w:pPr>
              <w:rPr>
                <w:rFonts w:ascii="Arial" w:hAnsi="Arial" w:cs="Arial"/>
                <w:sz w:val="20"/>
                <w:szCs w:val="20"/>
              </w:rPr>
            </w:pPr>
            <w:r w:rsidRPr="002F75DC">
              <w:rPr>
                <w:rFonts w:ascii="Arial" w:hAnsi="Arial" w:cs="Arial"/>
                <w:sz w:val="20"/>
                <w:szCs w:val="20"/>
              </w:rPr>
              <w:t>6,542,974</w:t>
            </w:r>
          </w:p>
        </w:tc>
        <w:tc>
          <w:tcPr>
            <w:tcW w:w="5533" w:type="dxa"/>
            <w:shd w:val="clear" w:color="auto" w:fill="auto"/>
          </w:tcPr>
          <w:p w14:paraId="4CBF295C" w14:textId="77777777" w:rsidR="002F75DC" w:rsidRPr="002F75DC" w:rsidRDefault="002F75DC" w:rsidP="00E416E1">
            <w:pPr>
              <w:rPr>
                <w:rFonts w:ascii="Arial" w:hAnsi="Arial" w:cs="Arial"/>
                <w:sz w:val="20"/>
                <w:szCs w:val="20"/>
              </w:rPr>
            </w:pPr>
            <w:r w:rsidRPr="002F75DC">
              <w:rPr>
                <w:rFonts w:ascii="Arial" w:hAnsi="Arial" w:cs="Arial"/>
                <w:sz w:val="20"/>
                <w:szCs w:val="20"/>
              </w:rPr>
              <w:t>0.011</w:t>
            </w:r>
          </w:p>
        </w:tc>
      </w:tr>
      <w:tr w:rsidR="002F75DC" w:rsidRPr="002F75DC" w14:paraId="51A9066E" w14:textId="77777777" w:rsidTr="00E416E1">
        <w:tc>
          <w:tcPr>
            <w:tcW w:w="846" w:type="dxa"/>
            <w:shd w:val="clear" w:color="auto" w:fill="DBE5F1" w:themeFill="accent1" w:themeFillTint="33"/>
          </w:tcPr>
          <w:p w14:paraId="61CB2A17" w14:textId="77777777" w:rsidR="002F75DC" w:rsidRPr="002F75DC" w:rsidRDefault="002F75DC" w:rsidP="00E416E1">
            <w:pPr>
              <w:rPr>
                <w:rFonts w:ascii="Arial" w:hAnsi="Arial" w:cs="Arial"/>
                <w:sz w:val="20"/>
                <w:szCs w:val="20"/>
              </w:rPr>
            </w:pPr>
          </w:p>
        </w:tc>
        <w:tc>
          <w:tcPr>
            <w:tcW w:w="1417" w:type="dxa"/>
            <w:shd w:val="clear" w:color="auto" w:fill="DBE5F1" w:themeFill="accent1" w:themeFillTint="33"/>
          </w:tcPr>
          <w:p w14:paraId="4A1A8F9E" w14:textId="77777777" w:rsidR="002F75DC" w:rsidRPr="002F75DC" w:rsidRDefault="002F75DC" w:rsidP="00E416E1">
            <w:pPr>
              <w:rPr>
                <w:rFonts w:ascii="Arial" w:hAnsi="Arial" w:cs="Arial"/>
                <w:sz w:val="20"/>
                <w:szCs w:val="20"/>
              </w:rPr>
            </w:pPr>
            <w:r w:rsidRPr="002F75DC">
              <w:rPr>
                <w:rFonts w:ascii="Arial" w:hAnsi="Arial" w:cs="Arial"/>
                <w:sz w:val="20"/>
                <w:szCs w:val="20"/>
              </w:rPr>
              <w:t>Quartile 3</w:t>
            </w:r>
          </w:p>
        </w:tc>
        <w:tc>
          <w:tcPr>
            <w:tcW w:w="1843" w:type="dxa"/>
            <w:shd w:val="clear" w:color="auto" w:fill="DBE5F1" w:themeFill="accent1" w:themeFillTint="33"/>
          </w:tcPr>
          <w:p w14:paraId="78048360" w14:textId="77777777" w:rsidR="002F75DC" w:rsidRPr="002F75DC" w:rsidRDefault="002F75DC" w:rsidP="00E416E1">
            <w:pPr>
              <w:rPr>
                <w:rFonts w:ascii="Arial" w:hAnsi="Arial" w:cs="Arial"/>
                <w:sz w:val="20"/>
                <w:szCs w:val="20"/>
              </w:rPr>
            </w:pPr>
            <w:r w:rsidRPr="002F75DC">
              <w:rPr>
                <w:rFonts w:ascii="Arial" w:hAnsi="Arial" w:cs="Arial"/>
                <w:sz w:val="20"/>
                <w:szCs w:val="20"/>
              </w:rPr>
              <w:t>6,000,194</w:t>
            </w:r>
          </w:p>
        </w:tc>
        <w:tc>
          <w:tcPr>
            <w:tcW w:w="5533" w:type="dxa"/>
            <w:shd w:val="clear" w:color="auto" w:fill="DBE5F1" w:themeFill="accent1" w:themeFillTint="33"/>
          </w:tcPr>
          <w:p w14:paraId="6030F80D" w14:textId="77777777" w:rsidR="002F75DC" w:rsidRPr="002F75DC" w:rsidRDefault="002F75DC" w:rsidP="00E416E1">
            <w:pPr>
              <w:rPr>
                <w:rFonts w:ascii="Arial" w:hAnsi="Arial" w:cs="Arial"/>
                <w:sz w:val="20"/>
                <w:szCs w:val="20"/>
              </w:rPr>
            </w:pPr>
            <w:r w:rsidRPr="002F75DC">
              <w:rPr>
                <w:rFonts w:ascii="Arial" w:hAnsi="Arial" w:cs="Arial"/>
                <w:sz w:val="20"/>
                <w:szCs w:val="20"/>
              </w:rPr>
              <w:t>0.014</w:t>
            </w:r>
          </w:p>
        </w:tc>
      </w:tr>
      <w:tr w:rsidR="002F75DC" w:rsidRPr="002F75DC" w14:paraId="3CFF7007" w14:textId="77777777" w:rsidTr="00E416E1">
        <w:tc>
          <w:tcPr>
            <w:tcW w:w="846" w:type="dxa"/>
            <w:shd w:val="clear" w:color="auto" w:fill="auto"/>
          </w:tcPr>
          <w:p w14:paraId="5C687F87" w14:textId="77777777" w:rsidR="002F75DC" w:rsidRPr="002F75DC" w:rsidRDefault="002F75DC" w:rsidP="00E416E1">
            <w:pPr>
              <w:rPr>
                <w:rFonts w:ascii="Arial" w:hAnsi="Arial" w:cs="Arial"/>
                <w:sz w:val="20"/>
                <w:szCs w:val="20"/>
              </w:rPr>
            </w:pPr>
          </w:p>
        </w:tc>
        <w:tc>
          <w:tcPr>
            <w:tcW w:w="1417" w:type="dxa"/>
            <w:shd w:val="clear" w:color="auto" w:fill="auto"/>
          </w:tcPr>
          <w:p w14:paraId="2FF14884" w14:textId="77777777" w:rsidR="002F75DC" w:rsidRPr="002F75DC" w:rsidRDefault="002F75DC" w:rsidP="00E416E1">
            <w:pPr>
              <w:rPr>
                <w:rFonts w:ascii="Arial" w:hAnsi="Arial" w:cs="Arial"/>
                <w:sz w:val="20"/>
                <w:szCs w:val="20"/>
              </w:rPr>
            </w:pPr>
            <w:r w:rsidRPr="002F75DC">
              <w:rPr>
                <w:rFonts w:ascii="Arial" w:hAnsi="Arial" w:cs="Arial"/>
                <w:sz w:val="20"/>
                <w:szCs w:val="20"/>
              </w:rPr>
              <w:t>Quartile 4</w:t>
            </w:r>
          </w:p>
        </w:tc>
        <w:tc>
          <w:tcPr>
            <w:tcW w:w="1843" w:type="dxa"/>
            <w:shd w:val="clear" w:color="auto" w:fill="auto"/>
          </w:tcPr>
          <w:p w14:paraId="5677CE10" w14:textId="77777777" w:rsidR="002F75DC" w:rsidRPr="002F75DC" w:rsidRDefault="002F75DC" w:rsidP="00E416E1">
            <w:pPr>
              <w:rPr>
                <w:rFonts w:ascii="Arial" w:hAnsi="Arial" w:cs="Arial"/>
                <w:sz w:val="20"/>
                <w:szCs w:val="20"/>
              </w:rPr>
            </w:pPr>
            <w:r w:rsidRPr="002F75DC">
              <w:rPr>
                <w:rFonts w:ascii="Arial" w:hAnsi="Arial" w:cs="Arial"/>
                <w:sz w:val="20"/>
                <w:szCs w:val="20"/>
              </w:rPr>
              <w:t>2,864,998</w:t>
            </w:r>
          </w:p>
        </w:tc>
        <w:tc>
          <w:tcPr>
            <w:tcW w:w="5533" w:type="dxa"/>
            <w:shd w:val="clear" w:color="auto" w:fill="auto"/>
          </w:tcPr>
          <w:p w14:paraId="4D291B0C" w14:textId="77777777" w:rsidR="002F75DC" w:rsidRPr="002F75DC" w:rsidRDefault="002F75DC" w:rsidP="00E416E1">
            <w:pPr>
              <w:rPr>
                <w:rFonts w:ascii="Arial" w:hAnsi="Arial" w:cs="Arial"/>
                <w:sz w:val="20"/>
                <w:szCs w:val="20"/>
              </w:rPr>
            </w:pPr>
            <w:r w:rsidRPr="002F75DC">
              <w:rPr>
                <w:rFonts w:ascii="Arial" w:hAnsi="Arial" w:cs="Arial"/>
                <w:sz w:val="20"/>
                <w:szCs w:val="20"/>
              </w:rPr>
              <w:t>0.014</w:t>
            </w:r>
          </w:p>
        </w:tc>
      </w:tr>
      <w:tr w:rsidR="002F75DC" w:rsidRPr="002F75DC" w14:paraId="3431BF9B" w14:textId="77777777" w:rsidTr="00E416E1">
        <w:tc>
          <w:tcPr>
            <w:tcW w:w="9639" w:type="dxa"/>
            <w:gridSpan w:val="4"/>
            <w:shd w:val="clear" w:color="auto" w:fill="auto"/>
          </w:tcPr>
          <w:p w14:paraId="2E79A020" w14:textId="77777777" w:rsidR="002F75DC" w:rsidRPr="002F75DC" w:rsidRDefault="002F75DC" w:rsidP="00E416E1">
            <w:pPr>
              <w:rPr>
                <w:rFonts w:ascii="Arial" w:hAnsi="Arial" w:cs="Arial"/>
                <w:b/>
                <w:bCs/>
                <w:sz w:val="20"/>
                <w:szCs w:val="20"/>
              </w:rPr>
            </w:pPr>
          </w:p>
          <w:p w14:paraId="0B00AE77" w14:textId="77777777" w:rsidR="002F75DC" w:rsidRPr="002F75DC" w:rsidRDefault="002F75DC" w:rsidP="00E416E1">
            <w:pPr>
              <w:rPr>
                <w:rFonts w:ascii="Arial" w:hAnsi="Arial" w:cs="Arial"/>
                <w:b/>
                <w:bCs/>
                <w:sz w:val="20"/>
                <w:szCs w:val="20"/>
              </w:rPr>
            </w:pPr>
            <w:r w:rsidRPr="002F75DC">
              <w:rPr>
                <w:rFonts w:ascii="Arial" w:hAnsi="Arial" w:cs="Arial"/>
                <w:b/>
                <w:bCs/>
                <w:sz w:val="20"/>
                <w:szCs w:val="20"/>
              </w:rPr>
              <w:t xml:space="preserve">County Medicare beneficiaries using durable medical equipment </w:t>
            </w:r>
          </w:p>
        </w:tc>
      </w:tr>
      <w:tr w:rsidR="002F75DC" w:rsidRPr="002F75DC" w14:paraId="1E8DFB57" w14:textId="77777777" w:rsidTr="00E416E1">
        <w:tc>
          <w:tcPr>
            <w:tcW w:w="846" w:type="dxa"/>
            <w:shd w:val="clear" w:color="auto" w:fill="DBE5F1" w:themeFill="accent1" w:themeFillTint="33"/>
          </w:tcPr>
          <w:p w14:paraId="739075DF" w14:textId="77777777" w:rsidR="002F75DC" w:rsidRPr="002F75DC" w:rsidRDefault="002F75DC" w:rsidP="00E416E1">
            <w:pPr>
              <w:rPr>
                <w:rFonts w:ascii="Arial" w:hAnsi="Arial" w:cs="Arial"/>
                <w:sz w:val="20"/>
                <w:szCs w:val="20"/>
              </w:rPr>
            </w:pPr>
          </w:p>
        </w:tc>
        <w:tc>
          <w:tcPr>
            <w:tcW w:w="1417" w:type="dxa"/>
            <w:shd w:val="clear" w:color="auto" w:fill="DBE5F1" w:themeFill="accent1" w:themeFillTint="33"/>
          </w:tcPr>
          <w:p w14:paraId="0806E0AE" w14:textId="77777777" w:rsidR="002F75DC" w:rsidRPr="002F75DC" w:rsidRDefault="002F75DC" w:rsidP="00E416E1">
            <w:pPr>
              <w:rPr>
                <w:rFonts w:ascii="Arial" w:hAnsi="Arial" w:cs="Arial"/>
                <w:sz w:val="20"/>
                <w:szCs w:val="20"/>
              </w:rPr>
            </w:pPr>
            <w:r w:rsidRPr="002F75DC">
              <w:rPr>
                <w:rFonts w:ascii="Arial" w:hAnsi="Arial" w:cs="Arial"/>
                <w:sz w:val="20"/>
                <w:szCs w:val="20"/>
              </w:rPr>
              <w:t>Quartile 1</w:t>
            </w:r>
          </w:p>
        </w:tc>
        <w:tc>
          <w:tcPr>
            <w:tcW w:w="1843" w:type="dxa"/>
            <w:shd w:val="clear" w:color="auto" w:fill="DBE5F1" w:themeFill="accent1" w:themeFillTint="33"/>
          </w:tcPr>
          <w:p w14:paraId="0AE61FA6" w14:textId="77777777" w:rsidR="002F75DC" w:rsidRPr="002F75DC" w:rsidRDefault="002F75DC" w:rsidP="00E416E1">
            <w:pPr>
              <w:rPr>
                <w:rFonts w:ascii="Arial" w:hAnsi="Arial" w:cs="Arial"/>
                <w:sz w:val="20"/>
                <w:szCs w:val="20"/>
              </w:rPr>
            </w:pPr>
            <w:r w:rsidRPr="002F75DC">
              <w:rPr>
                <w:rFonts w:ascii="Arial" w:hAnsi="Arial" w:cs="Arial"/>
                <w:sz w:val="20"/>
                <w:szCs w:val="20"/>
              </w:rPr>
              <w:t>14,203,491</w:t>
            </w:r>
          </w:p>
        </w:tc>
        <w:tc>
          <w:tcPr>
            <w:tcW w:w="5533" w:type="dxa"/>
            <w:shd w:val="clear" w:color="auto" w:fill="DBE5F1" w:themeFill="accent1" w:themeFillTint="33"/>
          </w:tcPr>
          <w:p w14:paraId="3958CBC4" w14:textId="77777777" w:rsidR="002F75DC" w:rsidRPr="002F75DC" w:rsidRDefault="002F75DC" w:rsidP="00E416E1">
            <w:pPr>
              <w:rPr>
                <w:rFonts w:ascii="Arial" w:hAnsi="Arial" w:cs="Arial"/>
                <w:sz w:val="20"/>
                <w:szCs w:val="20"/>
              </w:rPr>
            </w:pPr>
            <w:r w:rsidRPr="002F75DC">
              <w:rPr>
                <w:rFonts w:ascii="Arial" w:hAnsi="Arial" w:cs="Arial"/>
                <w:sz w:val="20"/>
                <w:szCs w:val="20"/>
              </w:rPr>
              <w:t>0.008</w:t>
            </w:r>
          </w:p>
        </w:tc>
      </w:tr>
      <w:tr w:rsidR="002F75DC" w:rsidRPr="002F75DC" w14:paraId="3D002B12" w14:textId="77777777" w:rsidTr="00E416E1">
        <w:tc>
          <w:tcPr>
            <w:tcW w:w="846" w:type="dxa"/>
            <w:shd w:val="clear" w:color="auto" w:fill="auto"/>
          </w:tcPr>
          <w:p w14:paraId="47F009FA" w14:textId="77777777" w:rsidR="002F75DC" w:rsidRPr="002F75DC" w:rsidRDefault="002F75DC" w:rsidP="00E416E1">
            <w:pPr>
              <w:rPr>
                <w:rFonts w:ascii="Arial" w:hAnsi="Arial" w:cs="Arial"/>
                <w:sz w:val="20"/>
                <w:szCs w:val="20"/>
              </w:rPr>
            </w:pPr>
          </w:p>
        </w:tc>
        <w:tc>
          <w:tcPr>
            <w:tcW w:w="1417" w:type="dxa"/>
            <w:shd w:val="clear" w:color="auto" w:fill="auto"/>
          </w:tcPr>
          <w:p w14:paraId="5EBB9FB3" w14:textId="77777777" w:rsidR="002F75DC" w:rsidRPr="002F75DC" w:rsidRDefault="002F75DC" w:rsidP="00E416E1">
            <w:pPr>
              <w:rPr>
                <w:rFonts w:ascii="Arial" w:hAnsi="Arial" w:cs="Arial"/>
                <w:sz w:val="20"/>
                <w:szCs w:val="20"/>
              </w:rPr>
            </w:pPr>
            <w:r w:rsidRPr="002F75DC">
              <w:rPr>
                <w:rFonts w:ascii="Arial" w:hAnsi="Arial" w:cs="Arial"/>
                <w:sz w:val="20"/>
                <w:szCs w:val="20"/>
              </w:rPr>
              <w:t>Quartile 2</w:t>
            </w:r>
          </w:p>
        </w:tc>
        <w:tc>
          <w:tcPr>
            <w:tcW w:w="1843" w:type="dxa"/>
            <w:shd w:val="clear" w:color="auto" w:fill="auto"/>
          </w:tcPr>
          <w:p w14:paraId="5EEA74BC" w14:textId="77777777" w:rsidR="002F75DC" w:rsidRPr="002F75DC" w:rsidRDefault="002F75DC" w:rsidP="00E416E1">
            <w:pPr>
              <w:rPr>
                <w:rFonts w:ascii="Arial" w:hAnsi="Arial" w:cs="Arial"/>
                <w:sz w:val="20"/>
                <w:szCs w:val="20"/>
              </w:rPr>
            </w:pPr>
            <w:r w:rsidRPr="002F75DC">
              <w:rPr>
                <w:rFonts w:ascii="Arial" w:hAnsi="Arial" w:cs="Arial"/>
                <w:sz w:val="20"/>
                <w:szCs w:val="20"/>
              </w:rPr>
              <w:t>5,343,736</w:t>
            </w:r>
          </w:p>
        </w:tc>
        <w:tc>
          <w:tcPr>
            <w:tcW w:w="5533" w:type="dxa"/>
            <w:shd w:val="clear" w:color="auto" w:fill="auto"/>
          </w:tcPr>
          <w:p w14:paraId="638D40EA" w14:textId="77777777" w:rsidR="002F75DC" w:rsidRPr="002F75DC" w:rsidRDefault="002F75DC" w:rsidP="00E416E1">
            <w:pPr>
              <w:rPr>
                <w:rFonts w:ascii="Arial" w:hAnsi="Arial" w:cs="Arial"/>
                <w:sz w:val="20"/>
                <w:szCs w:val="20"/>
              </w:rPr>
            </w:pPr>
            <w:r w:rsidRPr="002F75DC">
              <w:rPr>
                <w:rFonts w:ascii="Arial" w:hAnsi="Arial" w:cs="Arial"/>
                <w:sz w:val="20"/>
                <w:szCs w:val="20"/>
              </w:rPr>
              <w:t>0.017</w:t>
            </w:r>
          </w:p>
        </w:tc>
      </w:tr>
      <w:tr w:rsidR="002F75DC" w:rsidRPr="002F75DC" w14:paraId="07ABC49F" w14:textId="77777777" w:rsidTr="00E416E1">
        <w:tc>
          <w:tcPr>
            <w:tcW w:w="846" w:type="dxa"/>
            <w:shd w:val="clear" w:color="auto" w:fill="DBE5F1" w:themeFill="accent1" w:themeFillTint="33"/>
          </w:tcPr>
          <w:p w14:paraId="4A81381E" w14:textId="77777777" w:rsidR="002F75DC" w:rsidRPr="002F75DC" w:rsidRDefault="002F75DC" w:rsidP="00E416E1">
            <w:pPr>
              <w:rPr>
                <w:rFonts w:ascii="Arial" w:hAnsi="Arial" w:cs="Arial"/>
                <w:sz w:val="20"/>
                <w:szCs w:val="20"/>
              </w:rPr>
            </w:pPr>
          </w:p>
        </w:tc>
        <w:tc>
          <w:tcPr>
            <w:tcW w:w="1417" w:type="dxa"/>
            <w:shd w:val="clear" w:color="auto" w:fill="DBE5F1" w:themeFill="accent1" w:themeFillTint="33"/>
          </w:tcPr>
          <w:p w14:paraId="5A52A3EC" w14:textId="77777777" w:rsidR="002F75DC" w:rsidRPr="002F75DC" w:rsidRDefault="002F75DC" w:rsidP="00E416E1">
            <w:pPr>
              <w:rPr>
                <w:rFonts w:ascii="Arial" w:hAnsi="Arial" w:cs="Arial"/>
                <w:sz w:val="20"/>
                <w:szCs w:val="20"/>
              </w:rPr>
            </w:pPr>
            <w:r w:rsidRPr="002F75DC">
              <w:rPr>
                <w:rFonts w:ascii="Arial" w:hAnsi="Arial" w:cs="Arial"/>
                <w:sz w:val="20"/>
                <w:szCs w:val="20"/>
              </w:rPr>
              <w:t>Quartile 3</w:t>
            </w:r>
          </w:p>
        </w:tc>
        <w:tc>
          <w:tcPr>
            <w:tcW w:w="1843" w:type="dxa"/>
            <w:shd w:val="clear" w:color="auto" w:fill="DBE5F1" w:themeFill="accent1" w:themeFillTint="33"/>
          </w:tcPr>
          <w:p w14:paraId="2F678A73" w14:textId="77777777" w:rsidR="002F75DC" w:rsidRPr="002F75DC" w:rsidRDefault="002F75DC" w:rsidP="00E416E1">
            <w:pPr>
              <w:rPr>
                <w:rFonts w:ascii="Arial" w:hAnsi="Arial" w:cs="Arial"/>
                <w:sz w:val="20"/>
                <w:szCs w:val="20"/>
              </w:rPr>
            </w:pPr>
            <w:r w:rsidRPr="002F75DC">
              <w:rPr>
                <w:rFonts w:ascii="Arial" w:hAnsi="Arial" w:cs="Arial"/>
                <w:sz w:val="20"/>
                <w:szCs w:val="20"/>
              </w:rPr>
              <w:t>2,663,919</w:t>
            </w:r>
          </w:p>
        </w:tc>
        <w:tc>
          <w:tcPr>
            <w:tcW w:w="5533" w:type="dxa"/>
            <w:shd w:val="clear" w:color="auto" w:fill="DBE5F1" w:themeFill="accent1" w:themeFillTint="33"/>
          </w:tcPr>
          <w:p w14:paraId="32371EF7" w14:textId="77777777" w:rsidR="002F75DC" w:rsidRPr="002F75DC" w:rsidRDefault="002F75DC" w:rsidP="00E416E1">
            <w:pPr>
              <w:rPr>
                <w:rFonts w:ascii="Arial" w:hAnsi="Arial" w:cs="Arial"/>
                <w:sz w:val="20"/>
                <w:szCs w:val="20"/>
              </w:rPr>
            </w:pPr>
            <w:r w:rsidRPr="002F75DC">
              <w:rPr>
                <w:rFonts w:ascii="Arial" w:hAnsi="Arial" w:cs="Arial"/>
                <w:sz w:val="20"/>
                <w:szCs w:val="20"/>
              </w:rPr>
              <w:t>0.019</w:t>
            </w:r>
          </w:p>
        </w:tc>
      </w:tr>
      <w:tr w:rsidR="002F75DC" w:rsidRPr="002F75DC" w14:paraId="0FD2E3DD" w14:textId="77777777" w:rsidTr="00E416E1">
        <w:tc>
          <w:tcPr>
            <w:tcW w:w="846" w:type="dxa"/>
            <w:shd w:val="clear" w:color="auto" w:fill="auto"/>
          </w:tcPr>
          <w:p w14:paraId="63A2C7E6" w14:textId="77777777" w:rsidR="002F75DC" w:rsidRPr="002F75DC" w:rsidRDefault="002F75DC" w:rsidP="00E416E1">
            <w:pPr>
              <w:rPr>
                <w:rFonts w:ascii="Arial" w:hAnsi="Arial" w:cs="Arial"/>
                <w:sz w:val="20"/>
                <w:szCs w:val="20"/>
              </w:rPr>
            </w:pPr>
          </w:p>
        </w:tc>
        <w:tc>
          <w:tcPr>
            <w:tcW w:w="1417" w:type="dxa"/>
            <w:shd w:val="clear" w:color="auto" w:fill="auto"/>
          </w:tcPr>
          <w:p w14:paraId="76DBAEF9" w14:textId="77777777" w:rsidR="002F75DC" w:rsidRPr="002F75DC" w:rsidRDefault="002F75DC" w:rsidP="00E416E1">
            <w:pPr>
              <w:rPr>
                <w:rFonts w:ascii="Arial" w:hAnsi="Arial" w:cs="Arial"/>
                <w:sz w:val="20"/>
                <w:szCs w:val="20"/>
              </w:rPr>
            </w:pPr>
            <w:r w:rsidRPr="002F75DC">
              <w:rPr>
                <w:rFonts w:ascii="Arial" w:hAnsi="Arial" w:cs="Arial"/>
                <w:sz w:val="20"/>
                <w:szCs w:val="20"/>
              </w:rPr>
              <w:t>Quartile 4</w:t>
            </w:r>
          </w:p>
        </w:tc>
        <w:tc>
          <w:tcPr>
            <w:tcW w:w="1843" w:type="dxa"/>
            <w:shd w:val="clear" w:color="auto" w:fill="auto"/>
          </w:tcPr>
          <w:p w14:paraId="64D4804A" w14:textId="77777777" w:rsidR="002F75DC" w:rsidRPr="002F75DC" w:rsidRDefault="002F75DC" w:rsidP="00E416E1">
            <w:pPr>
              <w:rPr>
                <w:rFonts w:ascii="Arial" w:hAnsi="Arial" w:cs="Arial"/>
                <w:sz w:val="20"/>
                <w:szCs w:val="20"/>
              </w:rPr>
            </w:pPr>
            <w:r w:rsidRPr="002F75DC">
              <w:rPr>
                <w:rFonts w:ascii="Arial" w:hAnsi="Arial" w:cs="Arial"/>
                <w:sz w:val="20"/>
                <w:szCs w:val="20"/>
              </w:rPr>
              <w:t>1,411,624</w:t>
            </w:r>
          </w:p>
        </w:tc>
        <w:tc>
          <w:tcPr>
            <w:tcW w:w="5533" w:type="dxa"/>
            <w:shd w:val="clear" w:color="auto" w:fill="auto"/>
          </w:tcPr>
          <w:p w14:paraId="474A7E0F" w14:textId="77777777" w:rsidR="002F75DC" w:rsidRPr="002F75DC" w:rsidRDefault="002F75DC" w:rsidP="00E416E1">
            <w:pPr>
              <w:rPr>
                <w:rFonts w:ascii="Arial" w:hAnsi="Arial" w:cs="Arial"/>
                <w:sz w:val="20"/>
                <w:szCs w:val="20"/>
              </w:rPr>
            </w:pPr>
            <w:r w:rsidRPr="002F75DC">
              <w:rPr>
                <w:rFonts w:ascii="Arial" w:hAnsi="Arial" w:cs="Arial"/>
                <w:sz w:val="20"/>
                <w:szCs w:val="20"/>
              </w:rPr>
              <w:t>0.020</w:t>
            </w:r>
          </w:p>
        </w:tc>
      </w:tr>
    </w:tbl>
    <w:p w14:paraId="6C0D9D6E" w14:textId="2B8283E6" w:rsidR="00E6133D" w:rsidRPr="000854BD" w:rsidRDefault="00E6133D"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5-01-25T15:49:00Z" w:initials="HM">
    <w:p w14:paraId="515C4469" w14:textId="54D6799A" w:rsidR="006552FF" w:rsidRDefault="006552FF">
      <w:pPr>
        <w:pStyle w:val="CommentText"/>
      </w:pPr>
      <w:r>
        <w:rPr>
          <w:rStyle w:val="CommentReference"/>
        </w:rPr>
        <w:annotationRef/>
      </w:r>
      <w:r>
        <w:rPr>
          <w:rStyle w:val="CommentReference"/>
        </w:rPr>
        <w:annotationRef/>
      </w:r>
      <w:r>
        <w:t xml:space="preserve">This title is causal language. OK? No? suggestions? </w:t>
      </w:r>
    </w:p>
  </w:comment>
  <w:comment w:id="1" w:author="Heather M" w:date="2025-01-25T15:51:00Z" w:initials="HM">
    <w:p w14:paraId="0B5338D4" w14:textId="25F6902C" w:rsidR="00F3493B" w:rsidRDefault="00F3493B">
      <w:pPr>
        <w:pStyle w:val="CommentText"/>
      </w:pPr>
      <w:r>
        <w:rPr>
          <w:rStyle w:val="CommentReference"/>
        </w:rPr>
        <w:annotationRef/>
      </w:r>
      <w:r>
        <w:t>I do not know what our classification is.</w:t>
      </w:r>
      <w:r w:rsidR="002F7FB8">
        <w:t xml:space="preserve"> Help me out?</w:t>
      </w:r>
      <w:r>
        <w:t xml:space="preserve"> List is here: </w:t>
      </w:r>
    </w:p>
    <w:p w14:paraId="65B9C956" w14:textId="325B9136" w:rsidR="00F3493B" w:rsidRDefault="00F3493B">
      <w:pPr>
        <w:pStyle w:val="CommentText"/>
      </w:pPr>
      <w:r w:rsidRPr="00F3493B">
        <w:t>https://www.pnas.org/author-center/submitting-your-manuscript</w:t>
      </w:r>
    </w:p>
  </w:comment>
  <w:comment w:id="2" w:author="Heather M" w:date="2025-01-25T16:18:00Z" w:initials="HM">
    <w:p w14:paraId="4F5DD8B2" w14:textId="375F7068" w:rsidR="00637DFE" w:rsidRDefault="00637DFE">
      <w:pPr>
        <w:pStyle w:val="CommentText"/>
      </w:pPr>
      <w:r>
        <w:rPr>
          <w:rStyle w:val="CommentReference"/>
        </w:rPr>
        <w:annotationRef/>
      </w:r>
      <w:r>
        <w:t xml:space="preserve">help </w:t>
      </w:r>
      <w:r w:rsidR="00F055DC">
        <w:t>lol</w:t>
      </w:r>
      <w:r w:rsidR="008232C9">
        <w:t xml:space="preserve"> – sometimes these are specific and sometimes they are the broadest things I’ve heard of. Idk what to put here</w:t>
      </w:r>
    </w:p>
  </w:comment>
  <w:comment w:id="5" w:author="Joan Casey" w:date="2025-01-07T08:56:00Z" w:initials="JAC">
    <w:p w14:paraId="17C58F40" w14:textId="77777777" w:rsidR="009F5C6C" w:rsidRDefault="009F5C6C" w:rsidP="009F5C6C">
      <w:r>
        <w:rPr>
          <w:rStyle w:val="CommentReference"/>
        </w:rPr>
        <w:annotationRef/>
      </w:r>
      <w:r>
        <w:rPr>
          <w:color w:val="000000"/>
          <w:sz w:val="20"/>
          <w:szCs w:val="20"/>
        </w:rPr>
        <w:t>No citations in abstract, please remove.</w:t>
      </w:r>
    </w:p>
  </w:comment>
  <w:comment w:id="6" w:author="Heather M" w:date="2025-01-08T14:15:00Z" w:initials="HM">
    <w:p w14:paraId="11155A34" w14:textId="77777777" w:rsidR="009F5C6C" w:rsidRDefault="009F5C6C" w:rsidP="009F5C6C">
      <w:pPr>
        <w:pStyle w:val="CommentText"/>
      </w:pPr>
      <w:r>
        <w:rPr>
          <w:rStyle w:val="CommentReference"/>
        </w:rPr>
        <w:annotationRef/>
      </w:r>
      <w:proofErr w:type="gramStart"/>
      <w:r>
        <w:t>Unfortunately</w:t>
      </w:r>
      <w:proofErr w:type="gramEnd"/>
      <w:r>
        <w:t xml:space="preserve">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7" w:author="Kioumourtzoglou, Marianthi-Anna" w:date="2025-01-21T21:23:00Z" w:initials="MK">
    <w:p w14:paraId="7B322918" w14:textId="77777777" w:rsidR="009F5C6C" w:rsidRDefault="009F5C6C" w:rsidP="009F5C6C">
      <w:r>
        <w:rPr>
          <w:rStyle w:val="CommentReference"/>
        </w:rPr>
        <w:annotationRef/>
      </w:r>
      <w:r>
        <w:rPr>
          <w:sz w:val="20"/>
          <w:szCs w:val="20"/>
        </w:rPr>
        <w:t>what do you mean they asked for it? They explicitly state in their guidelines: “It may include up to three cited (non-numerical) references.”</w:t>
      </w:r>
    </w:p>
    <w:p w14:paraId="4E5F845D" w14:textId="77777777" w:rsidR="009F5C6C" w:rsidRDefault="009F5C6C" w:rsidP="009F5C6C"/>
    <w:p w14:paraId="4165CD5C" w14:textId="77777777" w:rsidR="009F5C6C" w:rsidRDefault="009F5C6C" w:rsidP="009F5C6C">
      <w:r>
        <w:rPr>
          <w:sz w:val="20"/>
          <w:szCs w:val="20"/>
        </w:rPr>
        <w:t>1. may does not read like required to me</w:t>
      </w:r>
    </w:p>
    <w:p w14:paraId="798419A3" w14:textId="77777777" w:rsidR="009F5C6C" w:rsidRDefault="009F5C6C" w:rsidP="009F5C6C">
      <w:r>
        <w:rPr>
          <w:sz w:val="20"/>
          <w:szCs w:val="20"/>
        </w:rPr>
        <w:t>2. it says up to 3</w:t>
      </w:r>
    </w:p>
    <w:p w14:paraId="5BD86C89" w14:textId="77777777" w:rsidR="009F5C6C" w:rsidRDefault="009F5C6C" w:rsidP="009F5C6C">
      <w:r>
        <w:rPr>
          <w:sz w:val="20"/>
          <w:szCs w:val="20"/>
        </w:rPr>
        <w:t>3. it says non-numerical</w:t>
      </w:r>
    </w:p>
    <w:p w14:paraId="18C8BA62" w14:textId="77777777" w:rsidR="009F5C6C" w:rsidRDefault="009F5C6C" w:rsidP="009F5C6C"/>
    <w:p w14:paraId="67A309AE" w14:textId="77777777" w:rsidR="009F5C6C" w:rsidRDefault="009F5C6C" w:rsidP="009F5C6C">
      <w:proofErr w:type="gramStart"/>
      <w:r>
        <w:rPr>
          <w:sz w:val="20"/>
          <w:szCs w:val="20"/>
        </w:rPr>
        <w:t>so</w:t>
      </w:r>
      <w:proofErr w:type="gramEnd"/>
      <w:r>
        <w:rPr>
          <w:sz w:val="20"/>
          <w:szCs w:val="20"/>
        </w:rPr>
        <w:t xml:space="preserve"> i am confused…</w:t>
      </w:r>
    </w:p>
  </w:comment>
  <w:comment w:id="8" w:author="Heather M" w:date="2025-01-24T11:56:00Z" w:initials="HM">
    <w:p w14:paraId="74B74E5F" w14:textId="77777777" w:rsidR="009F5C6C" w:rsidRDefault="009F5C6C" w:rsidP="009F5C6C">
      <w:pPr>
        <w:pStyle w:val="CommentText"/>
      </w:pPr>
      <w:r>
        <w:rPr>
          <w:rStyle w:val="CommentReference"/>
        </w:rPr>
        <w:annotationRef/>
      </w:r>
      <w:r>
        <w:rPr>
          <w:noProof/>
        </w:rPr>
        <w:drawing>
          <wp:inline distT="0" distB="0" distL="0" distR="0" wp14:anchorId="68A567CA" wp14:editId="2C8BA1C0">
            <wp:extent cx="5943600" cy="1543050"/>
            <wp:effectExtent l="0" t="0" r="0" b="6350"/>
            <wp:docPr id="209991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367" name="Picture 102057367"/>
                    <pic:cNvPicPr/>
                  </pic:nvPicPr>
                  <pic:blipFill>
                    <a:blip r:embed="rId1">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comment>
  <w:comment w:id="9" w:author="Heather M" w:date="2025-01-24T12:01:00Z" w:initials="HM">
    <w:p w14:paraId="37467D83" w14:textId="77777777" w:rsidR="009F5C6C" w:rsidRDefault="009F5C6C" w:rsidP="009F5C6C">
      <w:pPr>
        <w:pStyle w:val="CommentText"/>
      </w:pPr>
      <w:r>
        <w:rPr>
          <w:rStyle w:val="CommentReference"/>
        </w:rPr>
        <w:annotationRef/>
      </w:r>
      <w:r>
        <w:t xml:space="preserve">Under manuscript order – abstract </w:t>
      </w:r>
      <w:hyperlink r:id="rId2" w:history="1">
        <w:r w:rsidRPr="00C83EB3">
          <w:rPr>
            <w:rStyle w:val="Hyperlink"/>
          </w:rPr>
          <w:t>https://www.pnas.org/author-center/submitting-your-manuscript</w:t>
        </w:r>
      </w:hyperlink>
    </w:p>
    <w:p w14:paraId="2649CCC1" w14:textId="77777777" w:rsidR="009F5C6C" w:rsidRDefault="009F5C6C" w:rsidP="009F5C6C">
      <w:pPr>
        <w:pStyle w:val="CommentText"/>
      </w:pPr>
      <w:r>
        <w:t xml:space="preserve">Are their guidelines internally inconsistent? Or am I reading them wrong? </w:t>
      </w:r>
    </w:p>
  </w:comment>
  <w:comment w:id="10" w:author="Heather M" w:date="2025-01-24T12:02:00Z" w:initials="HM">
    <w:p w14:paraId="7840CA7F" w14:textId="77777777" w:rsidR="009F5C6C" w:rsidRDefault="009F5C6C" w:rsidP="009F5C6C">
      <w:pPr>
        <w:pStyle w:val="CommentText"/>
      </w:pPr>
      <w:r>
        <w:rPr>
          <w:rStyle w:val="CommentReference"/>
        </w:rPr>
        <w:annotationRef/>
      </w:r>
      <w:r>
        <w:t xml:space="preserve">Is this </w:t>
      </w:r>
      <w:proofErr w:type="gramStart"/>
      <w:r>
        <w:t>wording</w:t>
      </w:r>
      <w:proofErr w:type="gramEnd"/>
      <w:r>
        <w:t xml:space="preserve"> ok? I’m having a little crisis over here in </w:t>
      </w:r>
      <w:proofErr w:type="spellStart"/>
      <w:r>
        <w:t>nyc</w:t>
      </w:r>
      <w:proofErr w:type="spellEnd"/>
      <w:r>
        <w:t xml:space="preserve"> about causal words vs association wording. Maybe we can discuss </w:t>
      </w:r>
    </w:p>
  </w:comment>
  <w:comment w:id="11" w:author="Mork, Daniel S" w:date="2025-01-15T14:36:00Z" w:initials="DM">
    <w:p w14:paraId="6C139789" w14:textId="77777777" w:rsidR="004C354A" w:rsidRDefault="004C354A" w:rsidP="004C354A">
      <w:r>
        <w:rPr>
          <w:rStyle w:val="CommentReference"/>
        </w:rPr>
        <w:annotationRef/>
      </w:r>
      <w:r>
        <w:rPr>
          <w:sz w:val="20"/>
          <w:szCs w:val="20"/>
        </w:rPr>
        <w:t>you should report results on the same scale (RR) vs now using %s</w:t>
      </w:r>
    </w:p>
  </w:comment>
  <w:comment w:id="12" w:author="Kioumourtzoglou, Marianthi-Anna" w:date="2025-01-21T23:00:00Z" w:initials="MK">
    <w:p w14:paraId="46A9587B" w14:textId="77777777" w:rsidR="004C354A" w:rsidRDefault="004C354A" w:rsidP="004C354A">
      <w:r>
        <w:rPr>
          <w:rStyle w:val="CommentReference"/>
        </w:rPr>
        <w:annotationRef/>
      </w:r>
      <w:r>
        <w:rPr>
          <w:sz w:val="20"/>
          <w:szCs w:val="20"/>
        </w:rPr>
        <w:t xml:space="preserve">agreed. and i like %increase more than RR personally (throughout) — plus that gives you more decimals! </w:t>
      </w:r>
    </w:p>
  </w:comment>
  <w:comment w:id="13" w:author="Heather M" w:date="2025-01-25T16:58:00Z" w:initials="HM">
    <w:p w14:paraId="69B44E4F" w14:textId="77777777" w:rsidR="004C354A" w:rsidRDefault="004C354A" w:rsidP="004C354A">
      <w:pPr>
        <w:pStyle w:val="CommentText"/>
      </w:pPr>
      <w:r>
        <w:rPr>
          <w:rStyle w:val="CommentReference"/>
        </w:rPr>
        <w:annotationRef/>
      </w:r>
      <w:r>
        <w:t>Need to present as an RR</w:t>
      </w:r>
    </w:p>
  </w:comment>
  <w:comment w:id="15" w:author="Mork, Daniel S" w:date="2025-01-15T21:46:00Z" w:initials="DM">
    <w:p w14:paraId="01EC381E" w14:textId="77777777" w:rsidR="0097584B" w:rsidRDefault="0097584B" w:rsidP="0097584B">
      <w:r>
        <w:rPr>
          <w:rStyle w:val="CommentReference"/>
        </w:rPr>
        <w:annotationRef/>
      </w:r>
      <w:r>
        <w:rPr>
          <w:sz w:val="20"/>
          <w:szCs w:val="20"/>
        </w:rPr>
        <w:t>are DME users more likely to live in SNF settings? does the DME dataset differentiate residential vs assisted living situations?</w:t>
      </w:r>
    </w:p>
  </w:comment>
  <w:comment w:id="16" w:author="Kioumourtzoglou, Marianthi-Anna" w:date="2025-01-21T23:26:00Z" w:initials="MK">
    <w:p w14:paraId="5E319696" w14:textId="77777777" w:rsidR="0097584B" w:rsidRDefault="0097584B" w:rsidP="0097584B">
      <w:r>
        <w:rPr>
          <w:rStyle w:val="CommentReference"/>
        </w:rPr>
        <w:annotationRef/>
      </w:r>
      <w:r>
        <w:rPr>
          <w:sz w:val="20"/>
          <w:szCs w:val="20"/>
        </w:rPr>
        <w:t>what is SNF?</w:t>
      </w:r>
    </w:p>
  </w:comment>
  <w:comment w:id="17" w:author="Heather M" w:date="2025-01-25T14:54:00Z" w:initials="HM">
    <w:p w14:paraId="2F6AE178" w14:textId="77777777" w:rsidR="0097584B" w:rsidRDefault="0097584B" w:rsidP="0097584B">
      <w:pPr>
        <w:pStyle w:val="CommentText"/>
      </w:pPr>
      <w:r>
        <w:rPr>
          <w:rStyle w:val="CommentReference"/>
        </w:rPr>
        <w:annotationRef/>
      </w:r>
      <w:r>
        <w:t xml:space="preserve">Skilled nursing facility. I think this is maybe a good point but not quite sure how to incorporate it </w:t>
      </w:r>
    </w:p>
  </w:comment>
  <w:comment w:id="18" w:author="Heather M" w:date="2025-01-25T19:47:00Z" w:initials="HM">
    <w:p w14:paraId="0FAE1C10" w14:textId="03DC724D" w:rsidR="00D16792" w:rsidRDefault="00D16792">
      <w:pPr>
        <w:pStyle w:val="CommentText"/>
      </w:pPr>
      <w:r>
        <w:rPr>
          <w:rStyle w:val="CommentReference"/>
        </w:rPr>
        <w:annotationRef/>
      </w:r>
      <w:r>
        <w:t xml:space="preserve">This sounds really bad, but I’d like to say something here about how we did a whole paper about defining power outage exposure and simulations and how this was the best we can come up with for these data. Thoughts? </w:t>
      </w:r>
    </w:p>
  </w:comment>
  <w:comment w:id="19" w:author="Kioumourtzoglou, Marianthi-Anna" w:date="2025-01-21T21:51:00Z" w:initials="MK">
    <w:p w14:paraId="0DD58BCF" w14:textId="77777777" w:rsidR="001C6BC5" w:rsidRDefault="001C6BC5" w:rsidP="001C6BC5">
      <w:r>
        <w:rPr>
          <w:rStyle w:val="CommentReference"/>
        </w:rPr>
        <w:annotationRef/>
      </w:r>
      <w:r>
        <w:rPr>
          <w:sz w:val="20"/>
          <w:szCs w:val="20"/>
        </w:rPr>
        <w:t xml:space="preserve">contiguous </w:t>
      </w:r>
      <w:proofErr w:type="gramStart"/>
      <w:r>
        <w:rPr>
          <w:sz w:val="20"/>
          <w:szCs w:val="20"/>
        </w:rPr>
        <w:t>US</w:t>
      </w:r>
      <w:proofErr w:type="gramEnd"/>
      <w:r>
        <w:rPr>
          <w:sz w:val="20"/>
          <w:szCs w:val="20"/>
        </w:rPr>
        <w:t xml:space="preserve"> correct? are you include AK and HI too?</w:t>
      </w:r>
    </w:p>
  </w:comment>
  <w:comment w:id="20" w:author="Heather M" w:date="2025-01-25T15:25:00Z" w:initials="HM">
    <w:p w14:paraId="54613FFE" w14:textId="77777777" w:rsidR="001C6BC5" w:rsidRDefault="001C6BC5" w:rsidP="001C6BC5">
      <w:pPr>
        <w:pStyle w:val="CommentText"/>
      </w:pPr>
      <w:r>
        <w:rPr>
          <w:rStyle w:val="CommentReference"/>
        </w:rPr>
        <w:annotationRef/>
      </w:r>
      <w:r>
        <w:t xml:space="preserve">It ended up being that way because of the reliability of PO data in HI and AK, but we did not start out that way. How should I handle this in the manuscript? </w:t>
      </w:r>
    </w:p>
  </w:comment>
  <w:comment w:id="21" w:author="Kioumourtzoglou, Marianthi-Anna" w:date="2025-01-21T21:57:00Z" w:initials="MK">
    <w:p w14:paraId="31E0CB2A" w14:textId="77777777" w:rsidR="001C6BC5" w:rsidRDefault="001C6BC5" w:rsidP="001C6BC5">
      <w:r>
        <w:rPr>
          <w:rStyle w:val="CommentReference"/>
        </w:rPr>
        <w:annotationRef/>
      </w:r>
      <w:r>
        <w:rPr>
          <w:sz w:val="20"/>
          <w:szCs w:val="20"/>
        </w:rPr>
        <w:t>concern here — if this is unreliable, why do we think other info from POUS is reliable?</w:t>
      </w:r>
    </w:p>
  </w:comment>
  <w:comment w:id="22" w:author="Heather M" w:date="2025-01-24T12:21:00Z" w:initials="HM">
    <w:p w14:paraId="17DEE692" w14:textId="77777777" w:rsidR="001C6BC5" w:rsidRDefault="001C6BC5" w:rsidP="001C6BC5">
      <w:pPr>
        <w:pStyle w:val="CommentText"/>
      </w:pPr>
      <w:r>
        <w:rPr>
          <w:rStyle w:val="CommentReference"/>
        </w:rPr>
        <w:annotationRef/>
      </w:r>
      <w:r>
        <w:t>We don’t but it’s the best we have. Probably we’ll use EAGLE-I in subsequent analyses. Do you think we need to write something about this or are you just discussing? I think Vivian added and subtracted some stuff from this paragraph that imo made it confusing – it’s back to original now. what do you think?</w:t>
      </w:r>
    </w:p>
  </w:comment>
  <w:comment w:id="26" w:author="Joan Casey" w:date="2025-01-07T13:47:00Z" w:initials="JAC">
    <w:p w14:paraId="092C8EC9" w14:textId="77777777" w:rsidR="001C6BC5" w:rsidRDefault="001C6BC5" w:rsidP="001C6BC5">
      <w:r>
        <w:rPr>
          <w:rStyle w:val="CommentReference"/>
        </w:rPr>
        <w:annotationRef/>
      </w:r>
      <w:r>
        <w:rPr>
          <w:color w:val="000000"/>
          <w:sz w:val="20"/>
          <w:szCs w:val="20"/>
        </w:rPr>
        <w:t>need citation</w:t>
      </w:r>
    </w:p>
  </w:comment>
  <w:comment w:id="27" w:author="Heather M" w:date="2025-01-08T14:37:00Z" w:initials="HM">
    <w:p w14:paraId="0D6E594A" w14:textId="77777777" w:rsidR="001C6BC5" w:rsidRDefault="001C6BC5" w:rsidP="001C6BC5">
      <w:pPr>
        <w:pStyle w:val="CommentText"/>
      </w:pPr>
      <w:r>
        <w:rPr>
          <w:rStyle w:val="CommentReference"/>
        </w:rPr>
        <w:annotationRef/>
      </w:r>
      <w:r>
        <w:t xml:space="preserve">there is none unfortunately. Can self-cite your community study but that doesn’t really show this. I think we need to talk to some DME users at some point about this. </w:t>
      </w:r>
    </w:p>
  </w:comment>
  <w:comment w:id="23" w:author="Mork, Daniel S" w:date="2025-01-15T13:58:00Z" w:initials="DM">
    <w:p w14:paraId="5D641C0F" w14:textId="77777777" w:rsidR="001C6BC5" w:rsidRDefault="001C6BC5" w:rsidP="001C6BC5">
      <w:r>
        <w:rPr>
          <w:rStyle w:val="CommentReference"/>
        </w:rPr>
        <w:annotationRef/>
      </w:r>
      <w:r>
        <w:rPr>
          <w:sz w:val="20"/>
          <w:szCs w:val="20"/>
        </w:rPr>
        <w:t>i feel like a lot of this belongs in discussion rather than methods…. methods should state what you did while discussion can go more in depth on why.</w:t>
      </w:r>
    </w:p>
  </w:comment>
  <w:comment w:id="24" w:author="Heather M" w:date="2025-01-24T12:50:00Z" w:initials="HM">
    <w:p w14:paraId="649563C8" w14:textId="77777777" w:rsidR="001C6BC5" w:rsidRDefault="001C6BC5" w:rsidP="001C6BC5">
      <w:pPr>
        <w:pStyle w:val="CommentText"/>
      </w:pPr>
      <w:r>
        <w:rPr>
          <w:rStyle w:val="CommentReference"/>
        </w:rPr>
        <w:annotationRef/>
      </w:r>
      <w:r>
        <w:t xml:space="preserve">I think I disagree – this is a short justification on why we chose our methodology? Is this not methods? </w:t>
      </w:r>
    </w:p>
  </w:comment>
  <w:comment w:id="25" w:author="Heather M" w:date="2025-01-24T12:54:00Z" w:initials="HM">
    <w:p w14:paraId="5221E4EB" w14:textId="77777777" w:rsidR="001C6BC5" w:rsidRDefault="001C6BC5" w:rsidP="001C6BC5">
      <w:pPr>
        <w:pStyle w:val="CommentText"/>
      </w:pPr>
      <w:r>
        <w:rPr>
          <w:rStyle w:val="CommentReference"/>
        </w:rPr>
        <w:annotationRef/>
      </w:r>
      <w:r>
        <w:t xml:space="preserve">Joan and Marianthi do you agree? </w:t>
      </w:r>
    </w:p>
  </w:comment>
  <w:comment w:id="28" w:author="Heather M" w:date="2025-01-24T12:54:00Z" w:initials="HM">
    <w:p w14:paraId="7957EF79" w14:textId="77777777" w:rsidR="001C6BC5" w:rsidRDefault="001C6BC5" w:rsidP="001C6BC5">
      <w:pPr>
        <w:pStyle w:val="CommentText"/>
      </w:pPr>
      <w:r>
        <w:rPr>
          <w:rStyle w:val="CommentReference"/>
        </w:rPr>
        <w:annotationRef/>
      </w:r>
      <w:r>
        <w:t xml:space="preserve">Our outcome was not </w:t>
      </w:r>
      <w:proofErr w:type="spellStart"/>
      <w:r>
        <w:t>overdispersed</w:t>
      </w:r>
      <w:proofErr w:type="spellEnd"/>
      <w:r>
        <w:t xml:space="preserve"> and we used a regular (not quasi) conditional Poisson model. I tested for overdispersion. </w:t>
      </w:r>
    </w:p>
  </w:comment>
  <w:comment w:id="29" w:author="Mork, Daniel S" w:date="2025-01-15T14:11:00Z" w:initials="DM">
    <w:p w14:paraId="3D8AE892" w14:textId="77777777" w:rsidR="001C6BC5" w:rsidRDefault="001C6BC5" w:rsidP="001C6BC5">
      <w:r>
        <w:rPr>
          <w:rStyle w:val="CommentReference"/>
        </w:rPr>
        <w:annotationRef/>
      </w:r>
      <w:r>
        <w:rPr>
          <w:sz w:val="20"/>
          <w:szCs w:val="20"/>
        </w:rPr>
        <w:t>results</w:t>
      </w:r>
    </w:p>
  </w:comment>
  <w:comment w:id="30" w:author="Heather M" w:date="2025-01-25T15:24:00Z" w:initials="HM">
    <w:p w14:paraId="15090D5F" w14:textId="77777777" w:rsidR="001C6BC5" w:rsidRDefault="001C6BC5" w:rsidP="001C6BC5">
      <w:pPr>
        <w:pStyle w:val="CommentText"/>
      </w:pPr>
      <w:r>
        <w:rPr>
          <w:rStyle w:val="CommentReference"/>
        </w:rPr>
        <w:annotationRef/>
      </w:r>
      <w:r>
        <w:t xml:space="preserve">I disagree. Joan and Marianthi? </w:t>
      </w:r>
    </w:p>
  </w:comment>
  <w:comment w:id="31" w:author="Mork, Daniel S" w:date="2025-01-15T14:13:00Z" w:initials="DM">
    <w:p w14:paraId="1752B14F" w14:textId="77777777" w:rsidR="001C6BC5" w:rsidRDefault="001C6BC5" w:rsidP="001C6BC5">
      <w:r>
        <w:rPr>
          <w:rStyle w:val="CommentReference"/>
        </w:rPr>
        <w:annotationRef/>
      </w:r>
      <w:r>
        <w:rPr>
          <w:sz w:val="20"/>
          <w:szCs w:val="20"/>
        </w:rPr>
        <w:t xml:space="preserve">with 7 total lag periods and 5 </w:t>
      </w:r>
      <w:proofErr w:type="spellStart"/>
      <w:r>
        <w:rPr>
          <w:sz w:val="20"/>
          <w:szCs w:val="20"/>
        </w:rPr>
        <w:t>df</w:t>
      </w:r>
      <w:proofErr w:type="spellEnd"/>
      <w:r>
        <w:rPr>
          <w:sz w:val="20"/>
          <w:szCs w:val="20"/>
        </w:rPr>
        <w:t xml:space="preserve"> you basically have an unconstrained lag model…why not just use that?</w:t>
      </w:r>
    </w:p>
  </w:comment>
  <w:comment w:id="32" w:author="Kioumourtzoglou, Marianthi-Anna" w:date="2025-01-21T22:30:00Z" w:initials="MK">
    <w:p w14:paraId="5A68D53A" w14:textId="77777777" w:rsidR="001C6BC5" w:rsidRDefault="001C6BC5" w:rsidP="001C6BC5">
      <w:r>
        <w:rPr>
          <w:rStyle w:val="CommentReference"/>
        </w:rPr>
        <w:annotationRef/>
      </w:r>
      <w:r>
        <w:rPr>
          <w:sz w:val="20"/>
          <w:szCs w:val="20"/>
        </w:rPr>
        <w:t xml:space="preserve">5 </w:t>
      </w:r>
      <w:proofErr w:type="spellStart"/>
      <w:r>
        <w:rPr>
          <w:sz w:val="20"/>
          <w:szCs w:val="20"/>
        </w:rPr>
        <w:t>df</w:t>
      </w:r>
      <w:proofErr w:type="spellEnd"/>
      <w:r>
        <w:rPr>
          <w:sz w:val="20"/>
          <w:szCs w:val="20"/>
        </w:rPr>
        <w:t xml:space="preserve"> is 3 knots so it’s somewhat constrained… we did run it unconstrained at first and it was quite bouncy (in a way that it did not make biological sense), which is why we decided to </w:t>
      </w:r>
      <w:proofErr w:type="spellStart"/>
      <w:r>
        <w:rPr>
          <w:sz w:val="20"/>
          <w:szCs w:val="20"/>
        </w:rPr>
        <w:t>contstrain</w:t>
      </w:r>
      <w:proofErr w:type="spellEnd"/>
      <w:r>
        <w:rPr>
          <w:sz w:val="20"/>
          <w:szCs w:val="20"/>
        </w:rPr>
        <w:t>…</w:t>
      </w:r>
    </w:p>
  </w:comment>
  <w:comment w:id="33" w:author="Heather M" w:date="2025-01-24T13:02:00Z" w:initials="HM">
    <w:p w14:paraId="02C8EE63" w14:textId="77777777" w:rsidR="001C6BC5" w:rsidRDefault="001C6BC5" w:rsidP="001C6BC5">
      <w:pPr>
        <w:pStyle w:val="CommentText"/>
      </w:pPr>
      <w:r>
        <w:rPr>
          <w:rStyle w:val="CommentReference"/>
        </w:rPr>
        <w:annotationRef/>
      </w:r>
      <w:r>
        <w:t xml:space="preserve">Should we say this then? Or leave as is? </w:t>
      </w:r>
    </w:p>
  </w:comment>
  <w:comment w:id="34" w:author="Kioumourtzoglou, Marianthi-Anna" w:date="2025-01-21T22:34:00Z" w:initials="MK">
    <w:p w14:paraId="716DF70C" w14:textId="77777777" w:rsidR="001C6BC5" w:rsidRDefault="001C6BC5" w:rsidP="001C6BC5">
      <w:r>
        <w:rPr>
          <w:rStyle w:val="CommentReference"/>
        </w:rPr>
        <w:annotationRef/>
      </w:r>
      <w:r>
        <w:rPr>
          <w:sz w:val="20"/>
          <w:szCs w:val="20"/>
        </w:rPr>
        <w:t>question — in these models, how do you adjust for confounders? which lag? sorry, i cannot remember!</w:t>
      </w:r>
    </w:p>
  </w:comment>
  <w:comment w:id="35" w:author="Heather M" w:date="2025-01-24T13:16:00Z" w:initials="HM">
    <w:p w14:paraId="22AB7236" w14:textId="77777777" w:rsidR="001C6BC5" w:rsidRDefault="001C6BC5" w:rsidP="001C6BC5">
      <w:pPr>
        <w:pStyle w:val="CommentText"/>
      </w:pPr>
      <w:r>
        <w:rPr>
          <w:rStyle w:val="CommentReference"/>
        </w:rPr>
        <w:annotationRef/>
      </w:r>
      <w:r>
        <w:t xml:space="preserve"> Me neither </w:t>
      </w:r>
      <w:proofErr w:type="gramStart"/>
      <w:r>
        <w:t>honestly</w:t>
      </w:r>
      <w:proofErr w:type="gramEnd"/>
      <w:r>
        <w:t xml:space="preserve"> I think I did unconstrained lags for temp and idk if I lagged wind and </w:t>
      </w:r>
      <w:proofErr w:type="spellStart"/>
      <w:r>
        <w:t>precip</w:t>
      </w:r>
      <w:proofErr w:type="spellEnd"/>
      <w:r>
        <w:t xml:space="preserve"> – I think not. Is this a big problem? Do I need to describe here? </w:t>
      </w:r>
    </w:p>
  </w:comment>
  <w:comment w:id="36" w:author="Kioumourtzoglou, Marianthi-Anna" w:date="2025-01-21T22:43:00Z" w:initials="MK">
    <w:p w14:paraId="287C43AB" w14:textId="77777777" w:rsidR="002F75DC" w:rsidRDefault="002F75DC" w:rsidP="002F75DC">
      <w:r>
        <w:rPr>
          <w:rStyle w:val="CommentReference"/>
        </w:rPr>
        <w:annotationRef/>
      </w:r>
      <w:r>
        <w:rPr>
          <w:sz w:val="20"/>
          <w:szCs w:val="20"/>
        </w:rPr>
        <w:t>how was this calculated? i am confused… why does it vary for the individual-level characteristics?</w:t>
      </w:r>
    </w:p>
  </w:comment>
  <w:comment w:id="37" w:author="Heather M" w:date="2025-01-25T17:02:00Z" w:initials="HM">
    <w:p w14:paraId="423CBB4E" w14:textId="77777777" w:rsidR="002F75DC" w:rsidRDefault="002F75DC" w:rsidP="002F75DC">
      <w:pPr>
        <w:pStyle w:val="CommentText"/>
      </w:pPr>
      <w:r>
        <w:rPr>
          <w:rStyle w:val="CommentReference"/>
        </w:rPr>
        <w:annotationRef/>
      </w:r>
      <w:r>
        <w:t xml:space="preserve"> County-days multiplied by county bene counts, and then you calculate how many are exposed vs not. Is this bad?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5C4469" w15:done="0"/>
  <w15:commentEx w15:paraId="65B9C956" w15:done="0"/>
  <w15:commentEx w15:paraId="4F5DD8B2" w15:done="0"/>
  <w15:commentEx w15:paraId="17C58F40" w15:done="0"/>
  <w15:commentEx w15:paraId="11155A34" w15:paraIdParent="17C58F40" w15:done="0"/>
  <w15:commentEx w15:paraId="67A309AE" w15:paraIdParent="17C58F40" w15:done="0"/>
  <w15:commentEx w15:paraId="74B74E5F" w15:paraIdParent="17C58F40" w15:done="0"/>
  <w15:commentEx w15:paraId="2649CCC1" w15:paraIdParent="17C58F40" w15:done="0"/>
  <w15:commentEx w15:paraId="7840CA7F" w15:done="0"/>
  <w15:commentEx w15:paraId="6C139789" w15:done="0"/>
  <w15:commentEx w15:paraId="46A9587B" w15:paraIdParent="6C139789" w15:done="0"/>
  <w15:commentEx w15:paraId="69B44E4F" w15:done="0"/>
  <w15:commentEx w15:paraId="01EC381E" w15:done="0"/>
  <w15:commentEx w15:paraId="5E319696" w15:paraIdParent="01EC381E" w15:done="0"/>
  <w15:commentEx w15:paraId="2F6AE178" w15:paraIdParent="01EC381E" w15:done="0"/>
  <w15:commentEx w15:paraId="0FAE1C10" w15:done="0"/>
  <w15:commentEx w15:paraId="0DD58BCF" w15:done="0"/>
  <w15:commentEx w15:paraId="54613FFE" w15:paraIdParent="0DD58BCF" w15:done="0"/>
  <w15:commentEx w15:paraId="31E0CB2A" w15:done="0"/>
  <w15:commentEx w15:paraId="17DEE692" w15:paraIdParent="31E0CB2A" w15:done="0"/>
  <w15:commentEx w15:paraId="092C8EC9" w15:done="0"/>
  <w15:commentEx w15:paraId="0D6E594A" w15:paraIdParent="092C8EC9" w15:done="0"/>
  <w15:commentEx w15:paraId="5D641C0F" w15:done="0"/>
  <w15:commentEx w15:paraId="649563C8" w15:paraIdParent="5D641C0F" w15:done="0"/>
  <w15:commentEx w15:paraId="5221E4EB" w15:paraIdParent="5D641C0F" w15:done="0"/>
  <w15:commentEx w15:paraId="7957EF79" w15:done="0"/>
  <w15:commentEx w15:paraId="3D8AE892" w15:done="0"/>
  <w15:commentEx w15:paraId="15090D5F" w15:paraIdParent="3D8AE892" w15:done="0"/>
  <w15:commentEx w15:paraId="1752B14F" w15:done="0"/>
  <w15:commentEx w15:paraId="5A68D53A" w15:paraIdParent="1752B14F" w15:done="0"/>
  <w15:commentEx w15:paraId="02C8EE63" w15:paraIdParent="1752B14F" w15:done="0"/>
  <w15:commentEx w15:paraId="716DF70C" w15:done="0"/>
  <w15:commentEx w15:paraId="22AB7236" w15:paraIdParent="716DF70C" w15:done="0"/>
  <w15:commentEx w15:paraId="287C43AB" w15:done="0"/>
  <w15:commentEx w15:paraId="423CBB4E" w15:paraIdParent="287C43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49A33F" w16cex:dateUtc="2025-01-25T20:49:00Z"/>
  <w16cex:commentExtensible w16cex:durableId="492665BE" w16cex:dateUtc="2025-01-25T20:51:00Z"/>
  <w16cex:commentExtensible w16cex:durableId="24BD5AA0" w16cex:dateUtc="2025-01-25T21:18:00Z"/>
  <w16cex:commentExtensible w16cex:durableId="776B4E4F" w16cex:dateUtc="2025-01-07T16:56:00Z"/>
  <w16cex:commentExtensible w16cex:durableId="2F9328F3" w16cex:dateUtc="2025-01-08T19:15:00Z"/>
  <w16cex:commentExtensible w16cex:durableId="415C7D56" w16cex:dateUtc="2025-01-22T02:23:00Z"/>
  <w16cex:commentExtensible w16cex:durableId="4131DE32" w16cex:dateUtc="2025-01-24T16:56:00Z"/>
  <w16cex:commentExtensible w16cex:durableId="19CB227C" w16cex:dateUtc="2025-01-24T17:01:00Z"/>
  <w16cex:commentExtensible w16cex:durableId="1C1EA3B5" w16cex:dateUtc="2025-01-24T17:02:00Z"/>
  <w16cex:commentExtensible w16cex:durableId="5A6390C5" w16cex:dateUtc="2025-01-15T19:36:00Z"/>
  <w16cex:commentExtensible w16cex:durableId="29AF2936" w16cex:dateUtc="2025-01-22T04:00:00Z"/>
  <w16cex:commentExtensible w16cex:durableId="36CB9518" w16cex:dateUtc="2025-01-25T21:58:00Z"/>
  <w16cex:commentExtensible w16cex:durableId="2BD9A480" w16cex:dateUtc="2025-01-16T02:46:00Z"/>
  <w16cex:commentExtensible w16cex:durableId="57356FC9" w16cex:dateUtc="2025-01-22T04:26:00Z"/>
  <w16cex:commentExtensible w16cex:durableId="373285F3" w16cex:dateUtc="2025-01-25T19:54:00Z"/>
  <w16cex:commentExtensible w16cex:durableId="2E220454" w16cex:dateUtc="2025-01-26T00:47:00Z"/>
  <w16cex:commentExtensible w16cex:durableId="79ED2593" w16cex:dateUtc="2025-01-22T02:51:00Z"/>
  <w16cex:commentExtensible w16cex:durableId="01A8B9B0" w16cex:dateUtc="2025-01-25T20:25:00Z"/>
  <w16cex:commentExtensible w16cex:durableId="3CB60A5A" w16cex:dateUtc="2025-01-22T02:57:00Z"/>
  <w16cex:commentExtensible w16cex:durableId="2B8820DB" w16cex:dateUtc="2025-01-24T17:21:00Z"/>
  <w16cex:commentExtensible w16cex:durableId="47B62831" w16cex:dateUtc="2025-01-07T21:47:00Z"/>
  <w16cex:commentExtensible w16cex:durableId="292BF40B" w16cex:dateUtc="2025-01-08T19:37:00Z"/>
  <w16cex:commentExtensible w16cex:durableId="5F54D15D" w16cex:dateUtc="2025-01-15T18:58:00Z"/>
  <w16cex:commentExtensible w16cex:durableId="197D58E0" w16cex:dateUtc="2025-01-24T17:50:00Z"/>
  <w16cex:commentExtensible w16cex:durableId="61EB778D" w16cex:dateUtc="2025-01-24T17:54:00Z"/>
  <w16cex:commentExtensible w16cex:durableId="62DA05BD" w16cex:dateUtc="2025-01-24T17:54:00Z"/>
  <w16cex:commentExtensible w16cex:durableId="508BE106" w16cex:dateUtc="2025-01-15T19:11:00Z"/>
  <w16cex:commentExtensible w16cex:durableId="0C42672C" w16cex:dateUtc="2025-01-25T20:24:00Z"/>
  <w16cex:commentExtensible w16cex:durableId="6A230B8A" w16cex:dateUtc="2025-01-15T19:13:00Z"/>
  <w16cex:commentExtensible w16cex:durableId="693D7987" w16cex:dateUtc="2025-01-22T03:30:00Z"/>
  <w16cex:commentExtensible w16cex:durableId="1DCA47F6" w16cex:dateUtc="2025-01-24T18:02:00Z"/>
  <w16cex:commentExtensible w16cex:durableId="0C8A8BFE" w16cex:dateUtc="2025-01-22T03:34:00Z"/>
  <w16cex:commentExtensible w16cex:durableId="5410102A" w16cex:dateUtc="2025-01-24T18:16:00Z"/>
  <w16cex:commentExtensible w16cex:durableId="549A56B4" w16cex:dateUtc="2025-01-22T03:43:00Z"/>
  <w16cex:commentExtensible w16cex:durableId="299F5A2B" w16cex:dateUtc="2025-01-25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5C4469" w16cid:durableId="1749A33F"/>
  <w16cid:commentId w16cid:paraId="65B9C956" w16cid:durableId="492665BE"/>
  <w16cid:commentId w16cid:paraId="4F5DD8B2" w16cid:durableId="24BD5AA0"/>
  <w16cid:commentId w16cid:paraId="17C58F40" w16cid:durableId="776B4E4F"/>
  <w16cid:commentId w16cid:paraId="11155A34" w16cid:durableId="2F9328F3"/>
  <w16cid:commentId w16cid:paraId="67A309AE" w16cid:durableId="415C7D56"/>
  <w16cid:commentId w16cid:paraId="74B74E5F" w16cid:durableId="4131DE32"/>
  <w16cid:commentId w16cid:paraId="2649CCC1" w16cid:durableId="19CB227C"/>
  <w16cid:commentId w16cid:paraId="7840CA7F" w16cid:durableId="1C1EA3B5"/>
  <w16cid:commentId w16cid:paraId="6C139789" w16cid:durableId="5A6390C5"/>
  <w16cid:commentId w16cid:paraId="46A9587B" w16cid:durableId="29AF2936"/>
  <w16cid:commentId w16cid:paraId="69B44E4F" w16cid:durableId="36CB9518"/>
  <w16cid:commentId w16cid:paraId="01EC381E" w16cid:durableId="2BD9A480"/>
  <w16cid:commentId w16cid:paraId="5E319696" w16cid:durableId="57356FC9"/>
  <w16cid:commentId w16cid:paraId="2F6AE178" w16cid:durableId="373285F3"/>
  <w16cid:commentId w16cid:paraId="0FAE1C10" w16cid:durableId="2E220454"/>
  <w16cid:commentId w16cid:paraId="0DD58BCF" w16cid:durableId="79ED2593"/>
  <w16cid:commentId w16cid:paraId="54613FFE" w16cid:durableId="01A8B9B0"/>
  <w16cid:commentId w16cid:paraId="31E0CB2A" w16cid:durableId="3CB60A5A"/>
  <w16cid:commentId w16cid:paraId="17DEE692" w16cid:durableId="2B8820DB"/>
  <w16cid:commentId w16cid:paraId="092C8EC9" w16cid:durableId="47B62831"/>
  <w16cid:commentId w16cid:paraId="0D6E594A" w16cid:durableId="292BF40B"/>
  <w16cid:commentId w16cid:paraId="5D641C0F" w16cid:durableId="5F54D15D"/>
  <w16cid:commentId w16cid:paraId="649563C8" w16cid:durableId="197D58E0"/>
  <w16cid:commentId w16cid:paraId="5221E4EB" w16cid:durableId="61EB778D"/>
  <w16cid:commentId w16cid:paraId="7957EF79" w16cid:durableId="62DA05BD"/>
  <w16cid:commentId w16cid:paraId="3D8AE892" w16cid:durableId="508BE106"/>
  <w16cid:commentId w16cid:paraId="15090D5F" w16cid:durableId="0C42672C"/>
  <w16cid:commentId w16cid:paraId="1752B14F" w16cid:durableId="6A230B8A"/>
  <w16cid:commentId w16cid:paraId="5A68D53A" w16cid:durableId="693D7987"/>
  <w16cid:commentId w16cid:paraId="02C8EE63" w16cid:durableId="1DCA47F6"/>
  <w16cid:commentId w16cid:paraId="716DF70C" w16cid:durableId="0C8A8BFE"/>
  <w16cid:commentId w16cid:paraId="22AB7236" w16cid:durableId="5410102A"/>
  <w16cid:commentId w16cid:paraId="287C43AB" w16cid:durableId="549A56B4"/>
  <w16cid:commentId w16cid:paraId="423CBB4E" w16cid:durableId="299F5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B990C" w14:textId="77777777" w:rsidR="00DA6B91" w:rsidRDefault="00DA6B91">
      <w:pPr>
        <w:spacing w:after="0"/>
      </w:pPr>
      <w:r>
        <w:separator/>
      </w:r>
    </w:p>
  </w:endnote>
  <w:endnote w:type="continuationSeparator" w:id="0">
    <w:p w14:paraId="434C710A" w14:textId="77777777" w:rsidR="00DA6B91" w:rsidRDefault="00DA6B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A43BA" w14:textId="77777777" w:rsidR="00DA6B91" w:rsidRDefault="00DA6B91">
      <w:pPr>
        <w:spacing w:after="0"/>
      </w:pPr>
      <w:r>
        <w:separator/>
      </w:r>
    </w:p>
  </w:footnote>
  <w:footnote w:type="continuationSeparator" w:id="0">
    <w:p w14:paraId="73FDB2E1" w14:textId="77777777" w:rsidR="00DA6B91" w:rsidRDefault="00DA6B9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415138">
    <w:abstractNumId w:val="0"/>
  </w:num>
  <w:num w:numId="2" w16cid:durableId="4556490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rson w15:author="Joan Casey">
    <w15:presenceInfo w15:providerId="None" w15:userId="Joan Casey"/>
  </w15:person>
  <w15:person w15:author="Kioumourtzoglou, Marianthi-Anna">
    <w15:presenceInfo w15:providerId="AD" w15:userId="S::mk3961@cumc.columbia.edu::ef378efc-f22b-4963-9cd9-44d2d00bded3"/>
  </w15:person>
  <w15:person w15:author="Mork, Daniel S">
    <w15:presenceInfo w15:providerId="AD" w15:userId="S::dmork@hsph.harvard.edu::dd842e69-d0e1-4871-8011-2ccafcee2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51BB"/>
    <w:rsid w:val="00060D37"/>
    <w:rsid w:val="000854BD"/>
    <w:rsid w:val="000B7263"/>
    <w:rsid w:val="000C0C18"/>
    <w:rsid w:val="000C3044"/>
    <w:rsid w:val="000C3651"/>
    <w:rsid w:val="000D4D05"/>
    <w:rsid w:val="000E3957"/>
    <w:rsid w:val="00100F0C"/>
    <w:rsid w:val="00120156"/>
    <w:rsid w:val="001330F9"/>
    <w:rsid w:val="00151266"/>
    <w:rsid w:val="00156C48"/>
    <w:rsid w:val="001653B1"/>
    <w:rsid w:val="00166985"/>
    <w:rsid w:val="00170DEB"/>
    <w:rsid w:val="00176D6B"/>
    <w:rsid w:val="00183824"/>
    <w:rsid w:val="00192E6D"/>
    <w:rsid w:val="001C6BC5"/>
    <w:rsid w:val="001D12DB"/>
    <w:rsid w:val="001E0A16"/>
    <w:rsid w:val="001F0326"/>
    <w:rsid w:val="00201D9B"/>
    <w:rsid w:val="00217209"/>
    <w:rsid w:val="0025468E"/>
    <w:rsid w:val="00270945"/>
    <w:rsid w:val="002850F3"/>
    <w:rsid w:val="002912B7"/>
    <w:rsid w:val="002A2B23"/>
    <w:rsid w:val="002A7053"/>
    <w:rsid w:val="002B2848"/>
    <w:rsid w:val="002B75C6"/>
    <w:rsid w:val="002C6591"/>
    <w:rsid w:val="002D3B31"/>
    <w:rsid w:val="002F75DC"/>
    <w:rsid w:val="002F7FB8"/>
    <w:rsid w:val="003223D0"/>
    <w:rsid w:val="003330AD"/>
    <w:rsid w:val="00333F4D"/>
    <w:rsid w:val="003420CF"/>
    <w:rsid w:val="00377260"/>
    <w:rsid w:val="003830A5"/>
    <w:rsid w:val="003B6B66"/>
    <w:rsid w:val="003D5274"/>
    <w:rsid w:val="003F5C2D"/>
    <w:rsid w:val="0042742C"/>
    <w:rsid w:val="00440433"/>
    <w:rsid w:val="00441F8F"/>
    <w:rsid w:val="00443E2B"/>
    <w:rsid w:val="004475D9"/>
    <w:rsid w:val="0046494C"/>
    <w:rsid w:val="00474D11"/>
    <w:rsid w:val="004768C8"/>
    <w:rsid w:val="00483D1D"/>
    <w:rsid w:val="00490951"/>
    <w:rsid w:val="004934FA"/>
    <w:rsid w:val="004B135C"/>
    <w:rsid w:val="004B31F5"/>
    <w:rsid w:val="004C354A"/>
    <w:rsid w:val="004C463E"/>
    <w:rsid w:val="004C76CC"/>
    <w:rsid w:val="004D4F27"/>
    <w:rsid w:val="004E1259"/>
    <w:rsid w:val="004F41CF"/>
    <w:rsid w:val="004F7EDC"/>
    <w:rsid w:val="00541ADA"/>
    <w:rsid w:val="005A78D5"/>
    <w:rsid w:val="005C7DD7"/>
    <w:rsid w:val="005D132F"/>
    <w:rsid w:val="005F1712"/>
    <w:rsid w:val="005F56C6"/>
    <w:rsid w:val="00614275"/>
    <w:rsid w:val="00623869"/>
    <w:rsid w:val="0063270B"/>
    <w:rsid w:val="00634C14"/>
    <w:rsid w:val="006357CD"/>
    <w:rsid w:val="00637271"/>
    <w:rsid w:val="00637DFE"/>
    <w:rsid w:val="00651F1F"/>
    <w:rsid w:val="006552FF"/>
    <w:rsid w:val="00674E36"/>
    <w:rsid w:val="00675819"/>
    <w:rsid w:val="00676D32"/>
    <w:rsid w:val="006A4679"/>
    <w:rsid w:val="006B5D26"/>
    <w:rsid w:val="007040F4"/>
    <w:rsid w:val="00727740"/>
    <w:rsid w:val="00733B81"/>
    <w:rsid w:val="00747389"/>
    <w:rsid w:val="007527BE"/>
    <w:rsid w:val="0075771A"/>
    <w:rsid w:val="00771F21"/>
    <w:rsid w:val="00774E1B"/>
    <w:rsid w:val="007A17A9"/>
    <w:rsid w:val="007A3D5B"/>
    <w:rsid w:val="007D64C4"/>
    <w:rsid w:val="00801779"/>
    <w:rsid w:val="008023DB"/>
    <w:rsid w:val="00807733"/>
    <w:rsid w:val="00820525"/>
    <w:rsid w:val="00822302"/>
    <w:rsid w:val="008232C9"/>
    <w:rsid w:val="008469B7"/>
    <w:rsid w:val="008A00BB"/>
    <w:rsid w:val="008B0B37"/>
    <w:rsid w:val="008B20BD"/>
    <w:rsid w:val="008B5B12"/>
    <w:rsid w:val="008B6669"/>
    <w:rsid w:val="008B7E9A"/>
    <w:rsid w:val="008C4438"/>
    <w:rsid w:val="008D41B9"/>
    <w:rsid w:val="008E6DB8"/>
    <w:rsid w:val="0090008F"/>
    <w:rsid w:val="00904FBD"/>
    <w:rsid w:val="009127A8"/>
    <w:rsid w:val="00914BA8"/>
    <w:rsid w:val="00950EDA"/>
    <w:rsid w:val="0097584B"/>
    <w:rsid w:val="0097778A"/>
    <w:rsid w:val="00977BC7"/>
    <w:rsid w:val="00980655"/>
    <w:rsid w:val="00980C22"/>
    <w:rsid w:val="00983597"/>
    <w:rsid w:val="0099402F"/>
    <w:rsid w:val="009951EA"/>
    <w:rsid w:val="009A29E1"/>
    <w:rsid w:val="009A46AD"/>
    <w:rsid w:val="009C3129"/>
    <w:rsid w:val="009D3CE4"/>
    <w:rsid w:val="009D75BD"/>
    <w:rsid w:val="009E3560"/>
    <w:rsid w:val="009F5C6C"/>
    <w:rsid w:val="009F66BE"/>
    <w:rsid w:val="00A10F2D"/>
    <w:rsid w:val="00A1401C"/>
    <w:rsid w:val="00A30C2B"/>
    <w:rsid w:val="00A53343"/>
    <w:rsid w:val="00A55237"/>
    <w:rsid w:val="00A57B3F"/>
    <w:rsid w:val="00A62075"/>
    <w:rsid w:val="00A635A9"/>
    <w:rsid w:val="00A85CC3"/>
    <w:rsid w:val="00AB7191"/>
    <w:rsid w:val="00AB76A8"/>
    <w:rsid w:val="00AD1D49"/>
    <w:rsid w:val="00AE60EF"/>
    <w:rsid w:val="00B30924"/>
    <w:rsid w:val="00B30D6F"/>
    <w:rsid w:val="00B4169B"/>
    <w:rsid w:val="00B53629"/>
    <w:rsid w:val="00B671B6"/>
    <w:rsid w:val="00B740E3"/>
    <w:rsid w:val="00B9147E"/>
    <w:rsid w:val="00BA7B7E"/>
    <w:rsid w:val="00BB315D"/>
    <w:rsid w:val="00BC4156"/>
    <w:rsid w:val="00BD0A34"/>
    <w:rsid w:val="00BE76BD"/>
    <w:rsid w:val="00C01470"/>
    <w:rsid w:val="00C12CCB"/>
    <w:rsid w:val="00C27DA1"/>
    <w:rsid w:val="00C354BE"/>
    <w:rsid w:val="00C60213"/>
    <w:rsid w:val="00C73EE3"/>
    <w:rsid w:val="00C74F74"/>
    <w:rsid w:val="00C778C4"/>
    <w:rsid w:val="00C87225"/>
    <w:rsid w:val="00C97AF8"/>
    <w:rsid w:val="00CA03B7"/>
    <w:rsid w:val="00CA4103"/>
    <w:rsid w:val="00CA4173"/>
    <w:rsid w:val="00CA6AD1"/>
    <w:rsid w:val="00CB5B28"/>
    <w:rsid w:val="00CC59F6"/>
    <w:rsid w:val="00CC7432"/>
    <w:rsid w:val="00CD2E53"/>
    <w:rsid w:val="00CE0007"/>
    <w:rsid w:val="00CE3598"/>
    <w:rsid w:val="00CF310F"/>
    <w:rsid w:val="00D16792"/>
    <w:rsid w:val="00D266CF"/>
    <w:rsid w:val="00D27C3F"/>
    <w:rsid w:val="00D3271C"/>
    <w:rsid w:val="00D37F39"/>
    <w:rsid w:val="00D54511"/>
    <w:rsid w:val="00D8595A"/>
    <w:rsid w:val="00D95A3E"/>
    <w:rsid w:val="00DA6B91"/>
    <w:rsid w:val="00DD0F4D"/>
    <w:rsid w:val="00DF1224"/>
    <w:rsid w:val="00DF48AE"/>
    <w:rsid w:val="00E00979"/>
    <w:rsid w:val="00E01958"/>
    <w:rsid w:val="00E13AA6"/>
    <w:rsid w:val="00E20DE6"/>
    <w:rsid w:val="00E22E54"/>
    <w:rsid w:val="00E27868"/>
    <w:rsid w:val="00E3278F"/>
    <w:rsid w:val="00E3564D"/>
    <w:rsid w:val="00E363B8"/>
    <w:rsid w:val="00E37A1D"/>
    <w:rsid w:val="00E54821"/>
    <w:rsid w:val="00E6133D"/>
    <w:rsid w:val="00EA0AB5"/>
    <w:rsid w:val="00EA1B02"/>
    <w:rsid w:val="00EC7135"/>
    <w:rsid w:val="00ED087C"/>
    <w:rsid w:val="00ED2D28"/>
    <w:rsid w:val="00ED5EF9"/>
    <w:rsid w:val="00ED7F7F"/>
    <w:rsid w:val="00EE498F"/>
    <w:rsid w:val="00F055DC"/>
    <w:rsid w:val="00F05EE2"/>
    <w:rsid w:val="00F12C01"/>
    <w:rsid w:val="00F139DD"/>
    <w:rsid w:val="00F171E0"/>
    <w:rsid w:val="00F25795"/>
    <w:rsid w:val="00F3493B"/>
    <w:rsid w:val="00F53A64"/>
    <w:rsid w:val="00F53CEC"/>
    <w:rsid w:val="00F60287"/>
    <w:rsid w:val="00F649EE"/>
    <w:rsid w:val="00F8160E"/>
    <w:rsid w:val="00F839A7"/>
    <w:rsid w:val="00F97705"/>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semiHidden/>
    <w:unhideWhenUsed/>
    <w:rsid w:val="00176D6B"/>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author-center/submitting-your-manuscript" TargetMode="External"/><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yperlink" Target="mailto:hm2913@cumc.columbia.edu" TargetMode="External"/><Relationship Id="rId23"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24</Pages>
  <Words>26293</Words>
  <Characters>149872</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175814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92</cp:revision>
  <dcterms:created xsi:type="dcterms:W3CDTF">2025-01-25T21:42:00Z</dcterms:created>
  <dcterms:modified xsi:type="dcterms:W3CDTF">2025-01-26T01:26:00Z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id="j5lQtAcq"/&gt;&lt;style id="" hasBibliography="0" bibliographyStyleHasBeenSet="0"/&gt;&lt;prefs/&gt;&lt;/data&gt;</vt:lpwstr>
  </property>
</Properties>
</file>