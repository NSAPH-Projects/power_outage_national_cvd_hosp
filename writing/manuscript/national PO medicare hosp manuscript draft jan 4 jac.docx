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55B5F" w14:textId="77777777" w:rsidR="00BA6D48" w:rsidRPr="001A77F3" w:rsidRDefault="00BA6D48" w:rsidP="00E95A23">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 xml:space="preserve">ower outages </w:t>
      </w:r>
      <w:r w:rsidR="00A4073A" w:rsidRPr="001A77F3">
        <w:rPr>
          <w:rFonts w:ascii="Arial" w:hAnsi="Arial" w:cs="Arial"/>
          <w:b/>
          <w:bCs/>
          <w:sz w:val="32"/>
          <w:szCs w:val="32"/>
        </w:rPr>
        <w:t xml:space="preserve">increase </w:t>
      </w:r>
      <w:r w:rsidR="00B567AD" w:rsidRPr="001A77F3">
        <w:rPr>
          <w:rFonts w:ascii="Arial" w:hAnsi="Arial" w:cs="Arial"/>
          <w:b/>
          <w:bCs/>
          <w:sz w:val="32"/>
          <w:szCs w:val="32"/>
        </w:rPr>
        <w:t xml:space="preserve">cardiovascular and respiratory </w:t>
      </w:r>
      <w:r w:rsidR="000B6B95" w:rsidRPr="001A77F3">
        <w:rPr>
          <w:rFonts w:ascii="Arial" w:hAnsi="Arial" w:cs="Arial"/>
          <w:b/>
          <w:bCs/>
          <w:sz w:val="32"/>
          <w:szCs w:val="32"/>
        </w:rPr>
        <w:t>hospitalizations</w:t>
      </w:r>
      <w:r w:rsidRPr="001A77F3">
        <w:rPr>
          <w:rFonts w:ascii="Arial" w:hAnsi="Arial" w:cs="Arial"/>
          <w:b/>
          <w:bCs/>
          <w:sz w:val="32"/>
          <w:szCs w:val="32"/>
        </w:rPr>
        <w:t xml:space="preserve"> among </w:t>
      </w:r>
      <w:r w:rsidR="004978F4" w:rsidRPr="001A77F3">
        <w:rPr>
          <w:rFonts w:ascii="Arial" w:hAnsi="Arial" w:cs="Arial"/>
          <w:b/>
          <w:bCs/>
          <w:sz w:val="32"/>
          <w:szCs w:val="32"/>
        </w:rPr>
        <w:t xml:space="preserve">US </w:t>
      </w:r>
      <w:r w:rsidRPr="001A77F3">
        <w:rPr>
          <w:rFonts w:ascii="Arial" w:hAnsi="Arial" w:cs="Arial"/>
          <w:b/>
          <w:bCs/>
          <w:sz w:val="32"/>
          <w:szCs w:val="32"/>
        </w:rPr>
        <w:t xml:space="preserve">older </w:t>
      </w:r>
      <w:r w:rsidR="000B6B95" w:rsidRPr="001A77F3">
        <w:rPr>
          <w:rFonts w:ascii="Arial" w:hAnsi="Arial" w:cs="Arial"/>
          <w:b/>
          <w:bCs/>
          <w:sz w:val="32"/>
          <w:szCs w:val="32"/>
        </w:rPr>
        <w:t>adults</w:t>
      </w:r>
    </w:p>
    <w:p w14:paraId="581EF578" w14:textId="77777777" w:rsidR="00BA6D48" w:rsidRPr="001A77F3" w:rsidRDefault="00BA6D48" w:rsidP="00E95A23">
      <w:pPr>
        <w:rPr>
          <w:rFonts w:ascii="Arial" w:hAnsi="Arial" w:cs="Arial"/>
        </w:rPr>
      </w:pPr>
    </w:p>
    <w:p w14:paraId="36BBF202" w14:textId="61D12370" w:rsidR="00F0170A" w:rsidRPr="001A77F3" w:rsidRDefault="00F0170A" w:rsidP="00F0170A">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000021A7" w:rsidRPr="001A77F3">
        <w:rPr>
          <w:rFonts w:ascii="Arial" w:hAnsi="Arial" w:cs="Arial"/>
          <w:b/>
          <w:bCs/>
          <w:sz w:val="22"/>
          <w:szCs w:val="22"/>
          <w:vertAlign w:val="superscript"/>
        </w:rPr>
        <w:t>1</w:t>
      </w:r>
      <w:r w:rsidR="007C252E" w:rsidRPr="001A77F3">
        <w:rPr>
          <w:rFonts w:ascii="Arial" w:hAnsi="Arial" w:cs="Arial"/>
          <w:b/>
          <w:bCs/>
          <w:sz w:val="22"/>
          <w:szCs w:val="22"/>
        </w:rPr>
        <w:t>,</w:t>
      </w:r>
      <w:r w:rsidRPr="001A77F3">
        <w:rPr>
          <w:rFonts w:ascii="Arial" w:hAnsi="Arial" w:cs="Arial"/>
          <w:b/>
          <w:bCs/>
          <w:sz w:val="22"/>
          <w:szCs w:val="22"/>
        </w:rPr>
        <w:t xml:space="preserve">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63400267" w14:textId="77777777" w:rsidR="00547D67" w:rsidRPr="001A77F3" w:rsidRDefault="00547D67" w:rsidP="00E95A23">
      <w:pPr>
        <w:rPr>
          <w:rFonts w:ascii="Arial" w:hAnsi="Arial" w:cs="Arial"/>
        </w:rPr>
      </w:pPr>
    </w:p>
    <w:p w14:paraId="29A914CB"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568F6E63"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578AA01C"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7C2D2B55"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BE461EC" w14:textId="77777777" w:rsidR="00E92448" w:rsidRPr="001A77F3" w:rsidRDefault="00E92448" w:rsidP="00E92448">
      <w:pPr>
        <w:spacing w:line="360" w:lineRule="auto"/>
        <w:rPr>
          <w:rFonts w:ascii="Arial" w:hAnsi="Arial" w:cs="Arial"/>
          <w:b/>
          <w:bCs/>
          <w:sz w:val="21"/>
          <w:szCs w:val="21"/>
        </w:rPr>
      </w:pPr>
    </w:p>
    <w:p w14:paraId="338D994A"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8"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5A3E7DC7" w14:textId="77777777" w:rsidR="00E92448" w:rsidRPr="001A77F3" w:rsidRDefault="00E92448" w:rsidP="00E95A23">
      <w:pPr>
        <w:rPr>
          <w:rFonts w:ascii="Arial" w:hAnsi="Arial" w:cs="Arial"/>
        </w:rPr>
      </w:pPr>
    </w:p>
    <w:p w14:paraId="2A6C2997" w14:textId="77777777" w:rsidR="00E92448" w:rsidRPr="001A77F3" w:rsidRDefault="00E92448" w:rsidP="00E92448">
      <w:pPr>
        <w:spacing w:line="360" w:lineRule="auto"/>
        <w:rPr>
          <w:rFonts w:ascii="Arial" w:hAnsi="Arial" w:cs="Arial"/>
          <w:b/>
          <w:bCs/>
          <w:sz w:val="22"/>
          <w:szCs w:val="22"/>
        </w:rPr>
      </w:pPr>
      <w:r w:rsidRPr="001A77F3">
        <w:rPr>
          <w:rFonts w:ascii="Arial" w:hAnsi="Arial" w:cs="Arial"/>
          <w:b/>
          <w:bCs/>
          <w:sz w:val="22"/>
          <w:szCs w:val="22"/>
        </w:rPr>
        <w:t>Funding sources:</w:t>
      </w:r>
    </w:p>
    <w:p w14:paraId="128447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77C02A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2233BC9F"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R01ES034021, R01AG066793 (DM)</w:t>
      </w:r>
    </w:p>
    <w:p w14:paraId="35D7E944" w14:textId="77777777" w:rsidR="00E92448"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P20 AG093975, P30 ES009089 (MAK)</w:t>
      </w:r>
    </w:p>
    <w:p w14:paraId="2A183A06" w14:textId="4BA99EE7" w:rsidR="00E33FA8" w:rsidRPr="001A77F3" w:rsidRDefault="00E33FA8" w:rsidP="00E92448">
      <w:pPr>
        <w:spacing w:line="360" w:lineRule="auto"/>
        <w:rPr>
          <w:rFonts w:ascii="Arial" w:hAnsi="Arial" w:cs="Arial"/>
          <w:b/>
          <w:bCs/>
          <w:sz w:val="22"/>
          <w:szCs w:val="22"/>
          <w:lang w:val="en-US"/>
        </w:rPr>
      </w:pPr>
      <w:r>
        <w:rPr>
          <w:rFonts w:ascii="Arial" w:hAnsi="Arial" w:cs="Arial"/>
          <w:b/>
          <w:bCs/>
          <w:sz w:val="22"/>
          <w:szCs w:val="22"/>
          <w:lang w:val="en-US"/>
        </w:rPr>
        <w:t>Can</w:t>
      </w:r>
      <w:r w:rsidR="00E009EA">
        <w:rPr>
          <w:rFonts w:ascii="Arial" w:hAnsi="Arial" w:cs="Arial"/>
          <w:b/>
          <w:bCs/>
          <w:sz w:val="22"/>
          <w:szCs w:val="22"/>
          <w:lang w:val="en-US"/>
        </w:rPr>
        <w:t>a</w:t>
      </w:r>
      <w:r>
        <w:rPr>
          <w:rFonts w:ascii="Arial" w:hAnsi="Arial" w:cs="Arial"/>
          <w:b/>
          <w:bCs/>
          <w:sz w:val="22"/>
          <w:szCs w:val="22"/>
          <w:lang w:val="en-US"/>
        </w:rPr>
        <w:t>dian Institute for Health Research Doctoral Foreign Study Award (HM)</w:t>
      </w:r>
    </w:p>
    <w:p w14:paraId="371CB6D0" w14:textId="77777777" w:rsidR="00E92448" w:rsidRPr="001A77F3" w:rsidRDefault="00E92448" w:rsidP="00E95A23">
      <w:pPr>
        <w:rPr>
          <w:rFonts w:ascii="Arial" w:hAnsi="Arial" w:cs="Arial"/>
        </w:rPr>
      </w:pPr>
    </w:p>
    <w:p w14:paraId="639E0C9F" w14:textId="77777777" w:rsidR="00E92448" w:rsidRPr="001A77F3" w:rsidRDefault="00E92448" w:rsidP="00E95A23">
      <w:pPr>
        <w:rPr>
          <w:rFonts w:ascii="Arial" w:hAnsi="Arial" w:cs="Arial"/>
        </w:rPr>
      </w:pPr>
    </w:p>
    <w:p w14:paraId="41571F68" w14:textId="77777777" w:rsidR="00547D67" w:rsidRPr="001A77F3" w:rsidRDefault="00547D67" w:rsidP="00E95A23">
      <w:pPr>
        <w:rPr>
          <w:rFonts w:ascii="Arial" w:hAnsi="Arial" w:cs="Arial"/>
        </w:rPr>
      </w:pPr>
    </w:p>
    <w:p w14:paraId="465CA4FC" w14:textId="77777777" w:rsidR="002C7F37" w:rsidRPr="001A77F3" w:rsidRDefault="002C7F37" w:rsidP="00E95A23">
      <w:pPr>
        <w:rPr>
          <w:rFonts w:ascii="Arial" w:hAnsi="Arial" w:cs="Arial"/>
          <w:b/>
          <w:bCs/>
        </w:rPr>
      </w:pPr>
    </w:p>
    <w:p w14:paraId="6B3226F8" w14:textId="77777777" w:rsidR="002C7F37" w:rsidRPr="001A77F3" w:rsidRDefault="002C7F37" w:rsidP="00E95A23">
      <w:pPr>
        <w:rPr>
          <w:rFonts w:ascii="Arial" w:hAnsi="Arial" w:cs="Arial"/>
          <w:b/>
          <w:bCs/>
        </w:rPr>
      </w:pPr>
    </w:p>
    <w:p w14:paraId="7E0DE69C" w14:textId="77777777" w:rsidR="002C7F37" w:rsidRPr="001A77F3" w:rsidRDefault="002C7F37" w:rsidP="00E95A23">
      <w:pPr>
        <w:rPr>
          <w:rFonts w:ascii="Arial" w:hAnsi="Arial" w:cs="Arial"/>
          <w:b/>
          <w:bCs/>
        </w:rPr>
      </w:pPr>
    </w:p>
    <w:p w14:paraId="7654EBE0" w14:textId="77777777" w:rsidR="002C7F37" w:rsidRPr="001A77F3" w:rsidRDefault="002C7F37" w:rsidP="00E95A23">
      <w:pPr>
        <w:rPr>
          <w:rFonts w:ascii="Arial" w:hAnsi="Arial" w:cs="Arial"/>
          <w:b/>
          <w:bCs/>
        </w:rPr>
      </w:pPr>
    </w:p>
    <w:p w14:paraId="32E9DE4C" w14:textId="77777777" w:rsidR="002C7F37" w:rsidRPr="001A77F3" w:rsidRDefault="002C7F37" w:rsidP="00E95A23">
      <w:pPr>
        <w:rPr>
          <w:rFonts w:ascii="Arial" w:hAnsi="Arial" w:cs="Arial"/>
          <w:b/>
          <w:bCs/>
        </w:rPr>
      </w:pPr>
    </w:p>
    <w:p w14:paraId="5101CF11" w14:textId="77777777" w:rsidR="002C7F37" w:rsidRPr="001A77F3" w:rsidRDefault="002C7F37" w:rsidP="00E95A23">
      <w:pPr>
        <w:rPr>
          <w:rFonts w:ascii="Arial" w:hAnsi="Arial" w:cs="Arial"/>
          <w:b/>
          <w:bCs/>
        </w:rPr>
      </w:pPr>
    </w:p>
    <w:p w14:paraId="4D71A7A0" w14:textId="77777777" w:rsidR="002C7F37" w:rsidRPr="001A77F3" w:rsidRDefault="002C7F37" w:rsidP="00E95A23">
      <w:pPr>
        <w:rPr>
          <w:rFonts w:ascii="Arial" w:hAnsi="Arial" w:cs="Arial"/>
          <w:b/>
          <w:bCs/>
        </w:rPr>
      </w:pPr>
    </w:p>
    <w:p w14:paraId="1C3886E9" w14:textId="77777777" w:rsidR="002C7F37" w:rsidRPr="001A77F3" w:rsidRDefault="002C7F37" w:rsidP="00E95A23">
      <w:pPr>
        <w:rPr>
          <w:rFonts w:ascii="Arial" w:hAnsi="Arial" w:cs="Arial"/>
          <w:b/>
          <w:bCs/>
        </w:rPr>
      </w:pPr>
    </w:p>
    <w:p w14:paraId="3F9C4DB2" w14:textId="77777777" w:rsidR="002C7F37" w:rsidRPr="001A77F3" w:rsidRDefault="002C7F37" w:rsidP="00E95A23">
      <w:pPr>
        <w:rPr>
          <w:rFonts w:ascii="Arial" w:hAnsi="Arial" w:cs="Arial"/>
          <w:b/>
          <w:bCs/>
        </w:rPr>
      </w:pPr>
    </w:p>
    <w:p w14:paraId="6A5D7037" w14:textId="77777777" w:rsidR="002C7F37" w:rsidRPr="001A77F3" w:rsidRDefault="002C7F37" w:rsidP="00E95A23">
      <w:pPr>
        <w:rPr>
          <w:rFonts w:ascii="Arial" w:hAnsi="Arial" w:cs="Arial"/>
          <w:b/>
          <w:bCs/>
        </w:rPr>
      </w:pPr>
    </w:p>
    <w:p w14:paraId="1DA6E3EC" w14:textId="77777777" w:rsidR="002C7F37" w:rsidRPr="001A77F3" w:rsidRDefault="002C7F37" w:rsidP="00E95A23">
      <w:pPr>
        <w:rPr>
          <w:rFonts w:ascii="Arial" w:hAnsi="Arial" w:cs="Arial"/>
          <w:b/>
          <w:bCs/>
        </w:rPr>
      </w:pPr>
    </w:p>
    <w:p w14:paraId="26828477" w14:textId="77777777" w:rsidR="002C7F37" w:rsidRPr="001A77F3" w:rsidRDefault="002C7F37" w:rsidP="00E95A23">
      <w:pPr>
        <w:rPr>
          <w:rFonts w:ascii="Arial" w:hAnsi="Arial" w:cs="Arial"/>
          <w:b/>
          <w:bCs/>
        </w:rPr>
      </w:pPr>
    </w:p>
    <w:p w14:paraId="782097C1" w14:textId="77777777" w:rsidR="002C7F37" w:rsidRPr="001A77F3" w:rsidRDefault="002C7F37" w:rsidP="00E95A23">
      <w:pPr>
        <w:rPr>
          <w:rFonts w:ascii="Arial" w:hAnsi="Arial" w:cs="Arial"/>
          <w:b/>
          <w:bCs/>
        </w:rPr>
      </w:pPr>
    </w:p>
    <w:p w14:paraId="156AAEBE" w14:textId="77777777" w:rsidR="002C7F37" w:rsidRPr="001A77F3" w:rsidRDefault="002C7F37" w:rsidP="00E95A23">
      <w:pPr>
        <w:rPr>
          <w:rFonts w:ascii="Arial" w:hAnsi="Arial" w:cs="Arial"/>
          <w:b/>
          <w:bCs/>
        </w:rPr>
      </w:pPr>
    </w:p>
    <w:p w14:paraId="38BE6A98" w14:textId="77777777" w:rsidR="002C7F37" w:rsidRPr="001A77F3" w:rsidRDefault="002C7F37" w:rsidP="00E95A23">
      <w:pPr>
        <w:rPr>
          <w:rFonts w:ascii="Arial" w:hAnsi="Arial" w:cs="Arial"/>
          <w:b/>
          <w:bCs/>
        </w:rPr>
      </w:pPr>
    </w:p>
    <w:p w14:paraId="7C0C0C34" w14:textId="77777777" w:rsidR="002C7F37" w:rsidRPr="001A77F3" w:rsidRDefault="002C7F37" w:rsidP="00E95A23">
      <w:pPr>
        <w:rPr>
          <w:rFonts w:ascii="Arial" w:hAnsi="Arial" w:cs="Arial"/>
          <w:b/>
          <w:bCs/>
        </w:rPr>
      </w:pPr>
    </w:p>
    <w:p w14:paraId="753D0F90" w14:textId="77777777" w:rsidR="002C7F37" w:rsidRPr="001A77F3" w:rsidRDefault="002C7F37" w:rsidP="00E95A23">
      <w:pPr>
        <w:rPr>
          <w:rFonts w:ascii="Arial" w:hAnsi="Arial" w:cs="Arial"/>
          <w:b/>
          <w:bCs/>
        </w:rPr>
      </w:pPr>
    </w:p>
    <w:p w14:paraId="428AFE13" w14:textId="77777777" w:rsidR="002C7F37" w:rsidRPr="001A77F3" w:rsidRDefault="002C7F37" w:rsidP="00E95A23">
      <w:pPr>
        <w:rPr>
          <w:rFonts w:ascii="Arial" w:hAnsi="Arial" w:cs="Arial"/>
          <w:b/>
          <w:bCs/>
        </w:rPr>
      </w:pPr>
    </w:p>
    <w:p w14:paraId="6941F4FE" w14:textId="77777777" w:rsidR="002C7F37" w:rsidRPr="001A77F3" w:rsidRDefault="002C7F37" w:rsidP="00E95A23">
      <w:pPr>
        <w:rPr>
          <w:rFonts w:ascii="Arial" w:hAnsi="Arial" w:cs="Arial"/>
          <w:b/>
          <w:bCs/>
        </w:rPr>
      </w:pPr>
    </w:p>
    <w:p w14:paraId="2260A92A" w14:textId="77777777" w:rsidR="002C7F37" w:rsidRPr="00BC7831" w:rsidRDefault="002C7F37" w:rsidP="00E95A23">
      <w:pPr>
        <w:rPr>
          <w:rFonts w:ascii="Arial" w:hAnsi="Arial" w:cs="Arial"/>
          <w:b/>
          <w:bCs/>
        </w:rPr>
      </w:pPr>
    </w:p>
    <w:p w14:paraId="30BCAF68" w14:textId="502C2526" w:rsidR="005968B2" w:rsidRPr="00BC7831" w:rsidRDefault="005968B2" w:rsidP="00E95A23">
      <w:pPr>
        <w:rPr>
          <w:rFonts w:ascii="Arial" w:hAnsi="Arial" w:cs="Arial"/>
          <w:b/>
          <w:bCs/>
        </w:rPr>
      </w:pPr>
      <w:commentRangeStart w:id="0"/>
      <w:commentRangeStart w:id="1"/>
      <w:r w:rsidRPr="00BC7831">
        <w:rPr>
          <w:rFonts w:ascii="Arial" w:hAnsi="Arial" w:cs="Arial"/>
          <w:b/>
          <w:bCs/>
        </w:rPr>
        <w:t>Abstract</w:t>
      </w:r>
      <w:r w:rsidR="00D93AE2" w:rsidRPr="00BC7831">
        <w:rPr>
          <w:rFonts w:ascii="Arial" w:hAnsi="Arial" w:cs="Arial"/>
          <w:b/>
          <w:bCs/>
        </w:rPr>
        <w:t xml:space="preserve"> </w:t>
      </w:r>
      <w:commentRangeEnd w:id="0"/>
      <w:r w:rsidR="00C70CF6">
        <w:rPr>
          <w:rStyle w:val="CommentReference"/>
        </w:rPr>
        <w:commentReference w:id="0"/>
      </w:r>
      <w:commentRangeEnd w:id="1"/>
      <w:r w:rsidR="00427FBC">
        <w:rPr>
          <w:rStyle w:val="CommentReference"/>
        </w:rPr>
        <w:commentReference w:id="1"/>
      </w:r>
      <w:r w:rsidR="00D93AE2" w:rsidRPr="00BC7831">
        <w:rPr>
          <w:rFonts w:ascii="Arial" w:hAnsi="Arial" w:cs="Arial"/>
          <w:b/>
          <w:bCs/>
        </w:rPr>
        <w:t>(max 250 words)</w:t>
      </w:r>
    </w:p>
    <w:p w14:paraId="4E3A4BB8" w14:textId="77777777" w:rsidR="005968B2" w:rsidRPr="00BC7831" w:rsidRDefault="005968B2" w:rsidP="00E95A23">
      <w:pPr>
        <w:rPr>
          <w:rFonts w:ascii="Arial" w:hAnsi="Arial" w:cs="Arial"/>
          <w:b/>
          <w:bCs/>
        </w:rPr>
      </w:pPr>
    </w:p>
    <w:p w14:paraId="641EBD71" w14:textId="77777777" w:rsidR="005968B2" w:rsidRDefault="005968B2" w:rsidP="00E95A23">
      <w:pPr>
        <w:rPr>
          <w:rFonts w:ascii="Arial" w:hAnsi="Arial" w:cs="Arial"/>
          <w:b/>
          <w:bCs/>
        </w:rPr>
      </w:pPr>
    </w:p>
    <w:p w14:paraId="7940746A" w14:textId="7699555E" w:rsidR="00427FBC" w:rsidRPr="00D42D30" w:rsidRDefault="00427FBC" w:rsidP="00427FBC">
      <w:pPr>
        <w:rPr>
          <w:rFonts w:ascii="Arial" w:hAnsi="Arial" w:cs="Arial"/>
          <w:sz w:val="22"/>
          <w:szCs w:val="22"/>
        </w:rPr>
      </w:pPr>
      <w:r w:rsidRPr="00D42D30">
        <w:rPr>
          <w:rFonts w:ascii="Arial" w:hAnsi="Arial" w:cs="Arial"/>
          <w:b/>
          <w:bCs/>
          <w:sz w:val="22"/>
          <w:szCs w:val="22"/>
        </w:rPr>
        <w:t>Background</w:t>
      </w:r>
      <w:r w:rsidRPr="00D42D30">
        <w:rPr>
          <w:rFonts w:ascii="Arial" w:hAnsi="Arial" w:cs="Arial"/>
          <w:sz w:val="22"/>
          <w:szCs w:val="22"/>
        </w:rPr>
        <w:t xml:space="preserve">: In the US, </w:t>
      </w:r>
      <w:r>
        <w:rPr>
          <w:rFonts w:ascii="Arial" w:hAnsi="Arial" w:cs="Arial"/>
          <w:sz w:val="22"/>
          <w:szCs w:val="22"/>
        </w:rPr>
        <w:t xml:space="preserve">already prevalent </w:t>
      </w:r>
      <w:r w:rsidRPr="00D42D30">
        <w:rPr>
          <w:rFonts w:ascii="Arial" w:hAnsi="Arial" w:cs="Arial"/>
          <w:sz w:val="22"/>
          <w:szCs w:val="22"/>
        </w:rPr>
        <w:t>power outage</w:t>
      </w:r>
      <w:r w:rsidR="006E34BA">
        <w:rPr>
          <w:rFonts w:ascii="Arial" w:hAnsi="Arial" w:cs="Arial"/>
          <w:sz w:val="22"/>
          <w:szCs w:val="22"/>
        </w:rPr>
        <w:t>s</w:t>
      </w:r>
      <w:r w:rsidR="00551529">
        <w:rPr>
          <w:rFonts w:ascii="Arial" w:hAnsi="Arial" w:cs="Arial"/>
          <w:sz w:val="22"/>
          <w:szCs w:val="22"/>
        </w:rPr>
        <w:t xml:space="preserve"> </w:t>
      </w:r>
      <w:r w:rsidR="00551529">
        <w:rPr>
          <w:rFonts w:ascii="Arial" w:hAnsi="Arial" w:cs="Arial"/>
          <w:sz w:val="22"/>
          <w:szCs w:val="22"/>
        </w:rPr>
        <w:fldChar w:fldCharType="begin"/>
      </w:r>
      <w:r w:rsidR="00536111">
        <w:rPr>
          <w:rFonts w:ascii="Arial" w:hAnsi="Arial" w:cs="Arial"/>
          <w:sz w:val="22"/>
          <w:szCs w:val="22"/>
        </w:rPr>
        <w:instrText xml:space="preserve"> ADDIN ZOTERO_ITEM CSL_CITATION {"citationID":"4uAVgzR6","properties":{"formattedCitation":"(1)","plainCitation":"(1)","noteIndex":0},"citationItems":[{"id":176,"uris":["http://zotero.org/users/local/hHKggCUl/items/5MSNWAQ5"],"itemData":{"id":176,"type":"article-journal","abstract":"Abstract\n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551529">
        <w:rPr>
          <w:rFonts w:ascii="Arial" w:hAnsi="Arial" w:cs="Arial"/>
          <w:sz w:val="22"/>
          <w:szCs w:val="22"/>
        </w:rPr>
        <w:fldChar w:fldCharType="separate"/>
      </w:r>
      <w:r w:rsidR="00536111">
        <w:rPr>
          <w:rFonts w:ascii="Arial" w:hAnsi="Arial" w:cs="Arial"/>
          <w:noProof/>
          <w:sz w:val="22"/>
          <w:szCs w:val="22"/>
        </w:rPr>
        <w:t>(1)</w:t>
      </w:r>
      <w:r w:rsidR="00551529">
        <w:rPr>
          <w:rFonts w:ascii="Arial" w:hAnsi="Arial" w:cs="Arial"/>
          <w:sz w:val="22"/>
          <w:szCs w:val="22"/>
        </w:rPr>
        <w:fldChar w:fldCharType="end"/>
      </w:r>
      <w:r w:rsidR="006E34BA">
        <w:rPr>
          <w:rFonts w:ascii="Arial" w:hAnsi="Arial" w:cs="Arial"/>
          <w:sz w:val="22"/>
          <w:szCs w:val="22"/>
        </w:rPr>
        <w:t xml:space="preserve"> are increasing in frequency and duration</w:t>
      </w:r>
      <w:r w:rsidR="003A25AA">
        <w:rPr>
          <w:rFonts w:ascii="Arial" w:hAnsi="Arial" w:cs="Arial"/>
          <w:sz w:val="22"/>
          <w:szCs w:val="22"/>
        </w:rPr>
        <w:t xml:space="preserve"> with climate change</w:t>
      </w:r>
      <w:r w:rsidR="00536111">
        <w:rPr>
          <w:rFonts w:ascii="Arial" w:hAnsi="Arial" w:cs="Arial"/>
          <w:sz w:val="22"/>
          <w:szCs w:val="22"/>
        </w:rPr>
        <w:t xml:space="preserve"> </w:t>
      </w:r>
      <w:r>
        <w:rPr>
          <w:rFonts w:ascii="Arial" w:hAnsi="Arial" w:cs="Arial"/>
          <w:sz w:val="22"/>
          <w:szCs w:val="22"/>
        </w:rPr>
        <w:fldChar w:fldCharType="begin"/>
      </w:r>
      <w:r w:rsidR="00536111">
        <w:rPr>
          <w:rFonts w:ascii="Arial" w:hAnsi="Arial" w:cs="Arial"/>
          <w:sz w:val="22"/>
          <w:szCs w:val="22"/>
        </w:rPr>
        <w:instrText xml:space="preserve"> ADDIN ZOTERO_ITEM CSL_CITATION {"citationID":"maJPwuHd","properties":{"formattedCitation":"(2)","plainCitation":"(2)","noteIndex":0},"citationItems":[{"id":170,"uris":["http://zotero.org/users/local/hHKggCUl/items/3L6M3PTC"],"itemData":{"id":170,"type":"document","publisher":"Climate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Pr>
          <w:rFonts w:ascii="Arial" w:hAnsi="Arial" w:cs="Arial"/>
          <w:sz w:val="22"/>
          <w:szCs w:val="22"/>
        </w:rPr>
        <w:fldChar w:fldCharType="separate"/>
      </w:r>
      <w:r w:rsidR="00536111">
        <w:rPr>
          <w:rFonts w:ascii="Arial" w:hAnsi="Arial" w:cs="Arial"/>
          <w:noProof/>
          <w:sz w:val="22"/>
          <w:szCs w:val="22"/>
        </w:rPr>
        <w:t>(2)</w:t>
      </w:r>
      <w:r>
        <w:rPr>
          <w:rFonts w:ascii="Arial" w:hAnsi="Arial" w:cs="Arial"/>
          <w:sz w:val="22"/>
          <w:szCs w:val="22"/>
        </w:rPr>
        <w:fldChar w:fldCharType="end"/>
      </w:r>
      <w:r w:rsidR="00551529">
        <w:rPr>
          <w:rFonts w:ascii="Arial" w:hAnsi="Arial" w:cs="Arial"/>
          <w:sz w:val="22"/>
          <w:szCs w:val="22"/>
        </w:rPr>
        <w:t>.</w:t>
      </w:r>
      <w:r w:rsidRPr="00D42D30">
        <w:rPr>
          <w:rFonts w:ascii="Arial" w:hAnsi="Arial" w:cs="Arial"/>
          <w:sz w:val="22"/>
          <w:szCs w:val="22"/>
        </w:rPr>
        <w:t xml:space="preserve"> </w:t>
      </w:r>
      <w:r w:rsidR="00634AED">
        <w:rPr>
          <w:rFonts w:ascii="Arial" w:hAnsi="Arial" w:cs="Arial"/>
          <w:sz w:val="22"/>
          <w:szCs w:val="22"/>
        </w:rPr>
        <w:t>Studies</w:t>
      </w:r>
      <w:r w:rsidRPr="00D42D30">
        <w:rPr>
          <w:rFonts w:ascii="Arial" w:hAnsi="Arial" w:cs="Arial"/>
          <w:sz w:val="22"/>
          <w:szCs w:val="22"/>
        </w:rPr>
        <w:t xml:space="preserve"> from New York State show that power outages may increase hospitalizations for cardiovascular disease</w:t>
      </w:r>
      <w:r>
        <w:rPr>
          <w:rFonts w:ascii="Arial" w:hAnsi="Arial" w:cs="Arial"/>
          <w:sz w:val="22"/>
          <w:szCs w:val="22"/>
        </w:rPr>
        <w:t xml:space="preserve"> (CVD)</w:t>
      </w:r>
      <w:r w:rsidRPr="00D42D30">
        <w:rPr>
          <w:rFonts w:ascii="Arial" w:hAnsi="Arial" w:cs="Arial"/>
          <w:sz w:val="22"/>
          <w:szCs w:val="22"/>
        </w:rPr>
        <w:t xml:space="preserve"> and respiratory disease in vulnerable populations such as older adults</w:t>
      </w:r>
      <w:r w:rsidR="00A056F0">
        <w:rPr>
          <w:rFonts w:ascii="Arial" w:hAnsi="Arial" w:cs="Arial"/>
          <w:sz w:val="22"/>
          <w:szCs w:val="22"/>
        </w:rPr>
        <w:t xml:space="preserve"> </w:t>
      </w:r>
      <w:r w:rsidR="00A056F0">
        <w:rPr>
          <w:rFonts w:ascii="Arial" w:hAnsi="Arial" w:cs="Arial"/>
          <w:sz w:val="22"/>
          <w:szCs w:val="22"/>
        </w:rPr>
        <w:fldChar w:fldCharType="begin"/>
      </w:r>
      <w:r w:rsidR="00A056F0">
        <w:rPr>
          <w:rFonts w:ascii="Arial" w:hAnsi="Arial" w:cs="Arial"/>
          <w:sz w:val="22"/>
          <w:szCs w:val="22"/>
        </w:rPr>
        <w:instrText xml:space="preserve"> ADDIN ZOTERO_ITEM CSL_CITATION {"citationID":"YHg4GkU7","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A056F0">
        <w:rPr>
          <w:rFonts w:ascii="Cambria Math" w:hAnsi="Cambria Math" w:cs="Cambria Math"/>
          <w:sz w:val="22"/>
          <w:szCs w:val="22"/>
        </w:rPr>
        <w:instrText>ﬀ</w:instrText>
      </w:r>
      <w:r w:rsidR="00A056F0">
        <w:rPr>
          <w:rFonts w:ascii="Arial" w:hAnsi="Arial" w:cs="Arial"/>
          <w:sz w:val="22"/>
          <w:szCs w:val="22"/>
        </w:rPr>
        <w:instrText>ects. We aimed to investigate the individual and joint e</w:instrText>
      </w:r>
      <w:r w:rsidR="00A056F0">
        <w:rPr>
          <w:rFonts w:ascii="Cambria Math" w:hAnsi="Cambria Math" w:cs="Cambria Math"/>
          <w:sz w:val="22"/>
          <w:szCs w:val="22"/>
        </w:rPr>
        <w:instrText>ﬀ</w:instrText>
      </w:r>
      <w:r w:rsidR="00A056F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A056F0">
        <w:rPr>
          <w:rFonts w:ascii="Cambria Math" w:hAnsi="Cambria Math" w:cs="Cambria Math"/>
          <w:sz w:val="22"/>
          <w:szCs w:val="22"/>
        </w:rPr>
        <w:instrText>ﬀ</w:instrText>
      </w:r>
      <w:r w:rsidR="00A056F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A056F0">
        <w:rPr>
          <w:rFonts w:ascii="Cambria Math" w:hAnsi="Cambria Math" w:cs="Cambria Math"/>
          <w:sz w:val="22"/>
          <w:szCs w:val="22"/>
        </w:rPr>
        <w:instrText>ﬀ</w:instrText>
      </w:r>
      <w:r w:rsidR="00A056F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A056F0">
        <w:rPr>
          <w:rFonts w:ascii="Cambria Math" w:hAnsi="Cambria Math" w:cs="Cambria Math"/>
          <w:sz w:val="22"/>
          <w:szCs w:val="22"/>
        </w:rPr>
        <w:instrText>ﬀ</w:instrText>
      </w:r>
      <w:r w:rsidR="00A056F0">
        <w:rPr>
          <w:rFonts w:ascii="Arial" w:hAnsi="Arial" w:cs="Arial"/>
          <w:sz w:val="22"/>
          <w:szCs w:val="22"/>
        </w:rPr>
        <w:instrText>ect on both multiplicative and additive scales. Over 35% of the thunderstorm e</w:instrText>
      </w:r>
      <w:r w:rsidR="00A056F0">
        <w:rPr>
          <w:rFonts w:ascii="Cambria Math" w:hAnsi="Cambria Math" w:cs="Cambria Math"/>
          <w:sz w:val="22"/>
          <w:szCs w:val="22"/>
        </w:rPr>
        <w:instrText>ﬀ</w:instrText>
      </w:r>
      <w:r w:rsidR="00A056F0">
        <w:rPr>
          <w:rFonts w:ascii="Arial" w:hAnsi="Arial" w:cs="Arial"/>
          <w:sz w:val="22"/>
          <w:szCs w:val="22"/>
        </w:rPr>
        <w:instrText>ects were mediated by PM2:5 and RH.\nCONCLUSION: Thunderstorms accompanied by POs showed the strongest respiratory e</w:instrText>
      </w:r>
      <w:r w:rsidR="00A056F0">
        <w:rPr>
          <w:rFonts w:ascii="Cambria Math" w:hAnsi="Cambria Math" w:cs="Cambria Math"/>
          <w:sz w:val="22"/>
          <w:szCs w:val="22"/>
        </w:rPr>
        <w:instrText>ﬀ</w:instrText>
      </w:r>
      <w:r w:rsidR="00A056F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A056F0">
        <w:rPr>
          <w:rFonts w:ascii="Cambria Math" w:hAnsi="Cambria Math" w:cs="Cambria Math"/>
          <w:sz w:val="22"/>
          <w:szCs w:val="22"/>
        </w:rPr>
        <w:instrText>ﬀ</w:instrText>
      </w:r>
      <w:r w:rsidR="00A056F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A056F0">
        <w:rPr>
          <w:rFonts w:ascii="Cambria Math" w:hAnsi="Cambria Math" w:cs="Cambria Math"/>
          <w:sz w:val="22"/>
          <w:szCs w:val="22"/>
        </w:rPr>
        <w:instrText>ﬀ</w:instrText>
      </w:r>
      <w:r w:rsidR="00A056F0">
        <w:rPr>
          <w:rFonts w:ascii="Arial" w:hAnsi="Arial" w:cs="Arial"/>
          <w:sz w:val="22"/>
          <w:szCs w:val="22"/>
        </w:rPr>
        <w:instrText>ects of large-scale power outages, including the massive power failure that a</w:instrText>
      </w:r>
      <w:r w:rsidR="00A056F0">
        <w:rPr>
          <w:rFonts w:ascii="Cambria Math" w:hAnsi="Cambria Math" w:cs="Cambria Math"/>
          <w:sz w:val="22"/>
          <w:szCs w:val="22"/>
        </w:rPr>
        <w:instrText>ﬀ</w:instrText>
      </w:r>
      <w:r w:rsidR="00A056F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A056F0">
        <w:rPr>
          <w:rFonts w:ascii="Cambria Math" w:hAnsi="Cambria Math" w:cs="Cambria Math"/>
          <w:sz w:val="22"/>
          <w:szCs w:val="22"/>
        </w:rPr>
        <w:instrText>ﬀ</w:instrText>
      </w:r>
      <w:r w:rsidR="00A056F0">
        <w:rPr>
          <w:rFonts w:ascii="Arial" w:hAnsi="Arial" w:cs="Arial"/>
          <w:sz w:val="22"/>
          <w:szCs w:val="22"/>
        </w:rPr>
        <w:instrText>ect health. This information can inform preparedness e</w:instrText>
      </w:r>
      <w:r w:rsidR="00A056F0">
        <w:rPr>
          <w:rFonts w:ascii="Cambria Math" w:hAnsi="Cambria Math" w:cs="Cambria Math"/>
          <w:sz w:val="22"/>
          <w:szCs w:val="22"/>
        </w:rPr>
        <w:instrText>ﬀ</w:instrText>
      </w:r>
      <w:r w:rsidR="00A056F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A056F0">
        <w:rPr>
          <w:rFonts w:ascii="Arial" w:hAnsi="Arial" w:cs="Arial"/>
          <w:sz w:val="22"/>
          <w:szCs w:val="22"/>
        </w:rPr>
        <w:fldChar w:fldCharType="separate"/>
      </w:r>
      <w:r w:rsidR="00A056F0" w:rsidRPr="002B1C1E">
        <w:rPr>
          <w:rFonts w:ascii="Arial" w:hAnsi="Arial" w:cs="Arial"/>
          <w:kern w:val="0"/>
          <w:sz w:val="22"/>
          <w:lang w:val="en-US"/>
        </w:rPr>
        <w:t>(3–6)</w:t>
      </w:r>
      <w:r w:rsidR="00A056F0">
        <w:rPr>
          <w:rFonts w:ascii="Arial" w:hAnsi="Arial" w:cs="Arial"/>
          <w:sz w:val="22"/>
          <w:szCs w:val="22"/>
        </w:rPr>
        <w:fldChar w:fldCharType="end"/>
      </w:r>
      <w:r w:rsidR="00A056F0">
        <w:rPr>
          <w:rFonts w:ascii="Arial" w:hAnsi="Arial" w:cs="Arial"/>
          <w:sz w:val="22"/>
          <w:szCs w:val="22"/>
        </w:rPr>
        <w:t>, but exposure data limitations have constrained nationwide studies of power outage and health</w:t>
      </w:r>
      <w:r w:rsidR="0021119A">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{"citationID":"u3Ei2AVz","properties":{"formattedCitation":"(7)","plainCitation":"(7)","noteIndex":0},"citationItems":[{"id":180,"uris":["http://zotero.org/users/local/hHKggCUl/items/QGLVIH6M"],"itemData":{"id":180,"type":"article-journal","abstract":"Purpose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(7)</w:t>
      </w:r>
      <w:r>
        <w:rPr>
          <w:rFonts w:ascii="Arial" w:hAnsi="Arial" w:cs="Arial"/>
          <w:sz w:val="22"/>
          <w:szCs w:val="22"/>
        </w:rPr>
        <w:fldChar w:fldCharType="end"/>
      </w:r>
      <w:r w:rsidR="00BA5AF0">
        <w:rPr>
          <w:rFonts w:ascii="Arial" w:hAnsi="Arial" w:cs="Arial"/>
          <w:sz w:val="22"/>
          <w:szCs w:val="22"/>
        </w:rPr>
        <w:t>.</w:t>
      </w:r>
      <w:r w:rsidRPr="00D42D30">
        <w:rPr>
          <w:rFonts w:ascii="Arial" w:hAnsi="Arial" w:cs="Arial"/>
          <w:sz w:val="22"/>
          <w:szCs w:val="22"/>
        </w:rPr>
        <w:t xml:space="preserve"> </w:t>
      </w:r>
    </w:p>
    <w:p w14:paraId="38BEF1BB" w14:textId="77777777" w:rsidR="00427FBC" w:rsidRPr="00D42D30" w:rsidRDefault="00427FBC" w:rsidP="00427FBC">
      <w:pPr>
        <w:rPr>
          <w:rFonts w:ascii="Arial" w:hAnsi="Arial" w:cs="Arial"/>
          <w:sz w:val="22"/>
          <w:szCs w:val="22"/>
        </w:rPr>
      </w:pPr>
    </w:p>
    <w:p w14:paraId="104C6A14" w14:textId="516672E4" w:rsidR="00427FBC" w:rsidRPr="00D42D30" w:rsidRDefault="00427FBC" w:rsidP="00427FBC">
      <w:pPr>
        <w:rPr>
          <w:rFonts w:ascii="Arial" w:hAnsi="Arial" w:cs="Arial"/>
          <w:sz w:val="22"/>
          <w:szCs w:val="22"/>
        </w:rPr>
      </w:pPr>
      <w:r w:rsidRPr="00D42D30">
        <w:rPr>
          <w:rFonts w:ascii="Arial" w:hAnsi="Arial" w:cs="Arial"/>
          <w:b/>
          <w:bCs/>
          <w:sz w:val="22"/>
          <w:szCs w:val="22"/>
        </w:rPr>
        <w:t>Question</w:t>
      </w:r>
      <w:r w:rsidRPr="00D42D30">
        <w:rPr>
          <w:rFonts w:ascii="Arial" w:hAnsi="Arial" w:cs="Arial"/>
          <w:sz w:val="22"/>
          <w:szCs w:val="22"/>
        </w:rPr>
        <w:t xml:space="preserve">: </w:t>
      </w:r>
      <w:r w:rsidR="00C81D59" w:rsidRPr="00D42D30">
        <w:rPr>
          <w:rFonts w:ascii="Arial" w:hAnsi="Arial" w:cs="Arial"/>
          <w:sz w:val="22"/>
          <w:szCs w:val="22"/>
        </w:rPr>
        <w:t xml:space="preserve">Are power outages associated with emergency </w:t>
      </w:r>
      <w:r w:rsidR="00C81D59">
        <w:rPr>
          <w:rFonts w:ascii="Arial" w:hAnsi="Arial" w:cs="Arial"/>
          <w:sz w:val="22"/>
          <w:szCs w:val="22"/>
        </w:rPr>
        <w:t>CVD</w:t>
      </w:r>
      <w:r w:rsidR="00C81D59" w:rsidRPr="00D42D30">
        <w:rPr>
          <w:rFonts w:ascii="Arial" w:hAnsi="Arial" w:cs="Arial"/>
          <w:sz w:val="22"/>
          <w:szCs w:val="22"/>
        </w:rPr>
        <w:t xml:space="preserve"> and respiratory disease-related hospitalizations among older adults in the</w:t>
      </w:r>
      <w:r w:rsidR="00C81D59">
        <w:rPr>
          <w:rFonts w:ascii="Arial" w:hAnsi="Arial" w:cs="Arial"/>
          <w:sz w:val="22"/>
          <w:szCs w:val="22"/>
        </w:rPr>
        <w:t xml:space="preserve"> contiguous</w:t>
      </w:r>
      <w:r w:rsidR="00C81D59" w:rsidRPr="00D42D30">
        <w:rPr>
          <w:rFonts w:ascii="Arial" w:hAnsi="Arial" w:cs="Arial"/>
          <w:sz w:val="22"/>
          <w:szCs w:val="22"/>
        </w:rPr>
        <w:t xml:space="preserve"> US?</w:t>
      </w:r>
    </w:p>
    <w:p w14:paraId="5E8E3E41" w14:textId="77777777" w:rsidR="00427FBC" w:rsidRPr="00D42D30" w:rsidRDefault="00427FBC" w:rsidP="00427FBC">
      <w:pPr>
        <w:rPr>
          <w:rFonts w:ascii="Arial" w:hAnsi="Arial" w:cs="Arial"/>
          <w:sz w:val="22"/>
          <w:szCs w:val="22"/>
        </w:rPr>
      </w:pPr>
    </w:p>
    <w:p w14:paraId="11F73E46" w14:textId="67357F9A" w:rsidR="00427FBC" w:rsidRPr="00D42D30" w:rsidRDefault="00427FBC" w:rsidP="00427FBC">
      <w:pPr>
        <w:rPr>
          <w:rFonts w:ascii="Arial" w:hAnsi="Arial" w:cs="Arial"/>
          <w:sz w:val="22"/>
          <w:szCs w:val="22"/>
        </w:rPr>
      </w:pPr>
      <w:r w:rsidRPr="00D42D30">
        <w:rPr>
          <w:rFonts w:ascii="Arial" w:hAnsi="Arial" w:cs="Arial"/>
          <w:b/>
          <w:bCs/>
          <w:sz w:val="22"/>
          <w:szCs w:val="22"/>
        </w:rPr>
        <w:t>Methods</w:t>
      </w:r>
      <w:r w:rsidRPr="00D42D30">
        <w:rPr>
          <w:rFonts w:ascii="Arial" w:hAnsi="Arial" w:cs="Arial"/>
          <w:sz w:val="22"/>
          <w:szCs w:val="22"/>
        </w:rPr>
        <w:t>: We developed a national dataset of power outage exposure</w:t>
      </w:r>
      <w:r w:rsidR="00AF5F43">
        <w:rPr>
          <w:rFonts w:ascii="Arial" w:hAnsi="Arial" w:cs="Arial"/>
          <w:sz w:val="22"/>
          <w:szCs w:val="22"/>
        </w:rPr>
        <w:t xml:space="preserve"> </w:t>
      </w:r>
      <w:r>
        <w:rPr>
          <w:rFonts w:ascii="Arial" w:hAnsi="Arial" w:cs="Arial"/>
          <w:sz w:val="22"/>
          <w:szCs w:val="22"/>
        </w:rPr>
        <w:fldChar w:fldCharType="begin"/>
      </w:r>
      <w:r w:rsidR="00536111">
        <w:rPr>
          <w:rFonts w:ascii="Arial" w:hAnsi="Arial" w:cs="Arial"/>
          <w:sz w:val="22"/>
          <w:szCs w:val="22"/>
        </w:rPr>
        <w:instrText xml:space="preserve"> ADDIN ZOTERO_ITEM CSL_CITATION {"citationID":"hfLa3hxo","properties":{"formattedCitation":"(1,8)","plainCitation":"(1,8)","noteIndex":0},"citationItems":[{"id":176,"uris":["http://zotero.org/users/local/hHKggCUl/items/5MSNWAQ5"],"itemData":{"id":176,"type":"article-journal","abstract":"Abstract\n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Pr>
          <w:rFonts w:ascii="Arial" w:hAnsi="Arial" w:cs="Arial"/>
          <w:sz w:val="22"/>
          <w:szCs w:val="22"/>
        </w:rPr>
        <w:fldChar w:fldCharType="separate"/>
      </w:r>
      <w:r w:rsidR="00536111">
        <w:rPr>
          <w:rFonts w:ascii="Arial" w:hAnsi="Arial" w:cs="Arial"/>
          <w:noProof/>
          <w:sz w:val="22"/>
          <w:szCs w:val="22"/>
        </w:rPr>
        <w:t>(1,8)</w:t>
      </w:r>
      <w:r>
        <w:rPr>
          <w:rFonts w:ascii="Arial" w:hAnsi="Arial" w:cs="Arial"/>
          <w:sz w:val="22"/>
          <w:szCs w:val="22"/>
        </w:rPr>
        <w:fldChar w:fldCharType="end"/>
      </w:r>
      <w:r w:rsidR="00AF5F43">
        <w:rPr>
          <w:rFonts w:ascii="Arial" w:hAnsi="Arial" w:cs="Arial"/>
          <w:sz w:val="22"/>
          <w:szCs w:val="22"/>
        </w:rPr>
        <w:t xml:space="preserve"> </w:t>
      </w:r>
      <w:r w:rsidRPr="00D42D30">
        <w:rPr>
          <w:rFonts w:ascii="Arial" w:hAnsi="Arial" w:cs="Arial"/>
          <w:sz w:val="22"/>
          <w:szCs w:val="22"/>
        </w:rPr>
        <w:t>and</w:t>
      </w:r>
      <w:r w:rsidR="00AF5F43">
        <w:rPr>
          <w:rFonts w:ascii="Arial" w:hAnsi="Arial" w:cs="Arial"/>
          <w:sz w:val="22"/>
          <w:szCs w:val="22"/>
        </w:rPr>
        <w:t xml:space="preserve"> identified county-days where </w:t>
      </w:r>
      <w:r w:rsidR="00AF5F43" w:rsidRPr="00BC7831">
        <w:rPr>
          <w:rFonts w:ascii="Arial" w:eastAsia="Garamond" w:hAnsi="Arial" w:cs="Arial"/>
        </w:rPr>
        <w:t>≥</w:t>
      </w:r>
      <w:r w:rsidR="00AF5F43" w:rsidRPr="00BC7831">
        <w:rPr>
          <w:rFonts w:ascii="Arial" w:hAnsi="Arial" w:cs="Arial"/>
          <w:sz w:val="22"/>
          <w:szCs w:val="22"/>
        </w:rPr>
        <w:t>1%</w:t>
      </w:r>
      <w:r w:rsidR="00AF5F43">
        <w:rPr>
          <w:rFonts w:ascii="Arial" w:hAnsi="Arial" w:cs="Arial"/>
          <w:sz w:val="22"/>
          <w:szCs w:val="22"/>
        </w:rPr>
        <w:t xml:space="preserve"> </w:t>
      </w:r>
      <w:r w:rsidR="00BD42F8">
        <w:rPr>
          <w:rFonts w:ascii="Arial" w:hAnsi="Arial" w:cs="Arial"/>
          <w:sz w:val="22"/>
          <w:szCs w:val="22"/>
        </w:rPr>
        <w:t>of customers were exposed to 8+ hour power outages in 2018.</w:t>
      </w:r>
      <w:r w:rsidR="001962F2">
        <w:rPr>
          <w:rFonts w:ascii="Arial" w:hAnsi="Arial" w:cs="Arial"/>
          <w:sz w:val="22"/>
          <w:szCs w:val="22"/>
        </w:rPr>
        <w:t xml:space="preserve"> We</w:t>
      </w:r>
      <w:r w:rsidRPr="00D42D30">
        <w:rPr>
          <w:rFonts w:ascii="Arial" w:hAnsi="Arial" w:cs="Arial"/>
          <w:sz w:val="22"/>
          <w:szCs w:val="22"/>
        </w:rPr>
        <w:t xml:space="preserve"> used data </w:t>
      </w:r>
      <w:r w:rsidR="0090711B">
        <w:rPr>
          <w:rFonts w:ascii="Arial" w:hAnsi="Arial" w:cs="Arial"/>
          <w:sz w:val="22"/>
          <w:szCs w:val="22"/>
        </w:rPr>
        <w:t xml:space="preserve">on </w:t>
      </w:r>
      <w:r w:rsidRPr="00D42D30">
        <w:rPr>
          <w:rFonts w:ascii="Arial" w:hAnsi="Arial" w:cs="Arial"/>
          <w:sz w:val="22"/>
          <w:szCs w:val="22"/>
        </w:rPr>
        <w:t xml:space="preserve">to 23 million Medicare </w:t>
      </w:r>
      <w:r w:rsidR="006F4769">
        <w:rPr>
          <w:rFonts w:ascii="Arial" w:hAnsi="Arial" w:cs="Arial"/>
          <w:sz w:val="22"/>
          <w:szCs w:val="22"/>
        </w:rPr>
        <w:t>F</w:t>
      </w:r>
      <w:r w:rsidRPr="00D42D30">
        <w:rPr>
          <w:rFonts w:ascii="Arial" w:hAnsi="Arial" w:cs="Arial"/>
          <w:sz w:val="22"/>
          <w:szCs w:val="22"/>
        </w:rPr>
        <w:t>ee-</w:t>
      </w:r>
      <w:r w:rsidR="006F4769">
        <w:rPr>
          <w:rFonts w:ascii="Arial" w:hAnsi="Arial" w:cs="Arial"/>
          <w:sz w:val="22"/>
          <w:szCs w:val="22"/>
        </w:rPr>
        <w:t>F</w:t>
      </w:r>
      <w:r w:rsidRPr="00D42D30">
        <w:rPr>
          <w:rFonts w:ascii="Arial" w:hAnsi="Arial" w:cs="Arial"/>
          <w:sz w:val="22"/>
          <w:szCs w:val="22"/>
        </w:rPr>
        <w:t>or-</w:t>
      </w:r>
      <w:r w:rsidR="006F4769">
        <w:rPr>
          <w:rFonts w:ascii="Arial" w:hAnsi="Arial" w:cs="Arial"/>
          <w:sz w:val="22"/>
          <w:szCs w:val="22"/>
        </w:rPr>
        <w:t>S</w:t>
      </w:r>
      <w:r w:rsidRPr="00D42D30">
        <w:rPr>
          <w:rFonts w:ascii="Arial" w:hAnsi="Arial" w:cs="Arial"/>
          <w:sz w:val="22"/>
          <w:szCs w:val="22"/>
        </w:rPr>
        <w:t>ervice beneficiaries</w:t>
      </w:r>
      <w:r w:rsidR="00774C21">
        <w:rPr>
          <w:rFonts w:ascii="Arial" w:hAnsi="Arial" w:cs="Arial"/>
          <w:sz w:val="22"/>
          <w:szCs w:val="22"/>
        </w:rPr>
        <w:t xml:space="preserve"> aged</w:t>
      </w:r>
      <w:r w:rsidRPr="00D42D30">
        <w:rPr>
          <w:rFonts w:ascii="Arial" w:hAnsi="Arial" w:cs="Arial"/>
          <w:sz w:val="22"/>
          <w:szCs w:val="22"/>
        </w:rPr>
        <w:t xml:space="preserve"> 65+ </w:t>
      </w:r>
      <w:r w:rsidR="00C34B84">
        <w:rPr>
          <w:rFonts w:ascii="Arial" w:hAnsi="Arial" w:cs="Arial"/>
          <w:sz w:val="22"/>
          <w:szCs w:val="22"/>
        </w:rPr>
        <w:t>to estimate</w:t>
      </w:r>
      <w:r w:rsidR="0014634F">
        <w:rPr>
          <w:rFonts w:ascii="Arial" w:hAnsi="Arial" w:cs="Arial"/>
          <w:sz w:val="22"/>
          <w:szCs w:val="22"/>
        </w:rPr>
        <w:t xml:space="preserve"> daily county-level rates of emergency CVD and respiratory-related hospitalizations and used a case-crossover design with a conditional Poisson model</w:t>
      </w:r>
      <w:r w:rsidR="00536111">
        <w:rPr>
          <w:rFonts w:ascii="Arial" w:hAnsi="Arial" w:cs="Arial"/>
          <w:sz w:val="22"/>
          <w:szCs w:val="22"/>
        </w:rPr>
        <w:t xml:space="preserve"> </w:t>
      </w:r>
      <w:r w:rsidR="00536111">
        <w:rPr>
          <w:rFonts w:ascii="Arial" w:hAnsi="Arial" w:cs="Arial"/>
          <w:sz w:val="22"/>
          <w:szCs w:val="22"/>
        </w:rPr>
        <w:fldChar w:fldCharType="begin"/>
      </w:r>
      <w:r w:rsidR="00536111">
        <w:rPr>
          <w:rFonts w:ascii="Arial" w:hAnsi="Arial" w:cs="Arial"/>
          <w:sz w:val="22"/>
          <w:szCs w:val="22"/>
        </w:rPr>
        <w:instrText xml:space="preserve"> ADDIN ZOTERO_ITEM CSL_CITATION {"citationID":"BVTAv9lZ","properties":{"formattedCitation":"(9)","plainCitation":"(9)","noteIndex":0},"citationItems":[{"id":216,"uris":["http://zotero.org/users/local/hHKggCUl/items/AG3LS9AB"],"itemData":{"id":216,"type":"article-journal","abstract":"Background: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536111">
        <w:rPr>
          <w:rFonts w:ascii="Arial" w:hAnsi="Arial" w:cs="Arial"/>
          <w:sz w:val="22"/>
          <w:szCs w:val="22"/>
        </w:rPr>
        <w:fldChar w:fldCharType="separate"/>
      </w:r>
      <w:r w:rsidR="00536111">
        <w:rPr>
          <w:rFonts w:ascii="Arial" w:hAnsi="Arial" w:cs="Arial"/>
          <w:noProof/>
          <w:sz w:val="22"/>
          <w:szCs w:val="22"/>
        </w:rPr>
        <w:t>(9)</w:t>
      </w:r>
      <w:r w:rsidR="00536111">
        <w:rPr>
          <w:rFonts w:ascii="Arial" w:hAnsi="Arial" w:cs="Arial"/>
          <w:sz w:val="22"/>
          <w:szCs w:val="22"/>
        </w:rPr>
        <w:fldChar w:fldCharType="end"/>
      </w:r>
      <w:r w:rsidR="0014634F">
        <w:rPr>
          <w:rFonts w:ascii="Arial" w:hAnsi="Arial" w:cs="Arial"/>
          <w:sz w:val="22"/>
          <w:szCs w:val="22"/>
        </w:rPr>
        <w:t xml:space="preserve"> to estimate the lagged association with daily county-level pow</w:t>
      </w:r>
      <w:r w:rsidR="00C374AA">
        <w:rPr>
          <w:rFonts w:ascii="Arial" w:hAnsi="Arial" w:cs="Arial"/>
          <w:sz w:val="22"/>
          <w:szCs w:val="22"/>
        </w:rPr>
        <w:t>e</w:t>
      </w:r>
      <w:r w:rsidR="0014634F">
        <w:rPr>
          <w:rFonts w:ascii="Arial" w:hAnsi="Arial" w:cs="Arial"/>
          <w:sz w:val="22"/>
          <w:szCs w:val="22"/>
        </w:rPr>
        <w:t xml:space="preserve">r outage exposure. Models controlled for temperature, precipitation, and wind speed. </w:t>
      </w:r>
      <w:r w:rsidRPr="00D42D30">
        <w:rPr>
          <w:rFonts w:ascii="Arial" w:hAnsi="Arial" w:cs="Arial"/>
          <w:sz w:val="22"/>
          <w:szCs w:val="22"/>
        </w:rPr>
        <w:t xml:space="preserve"> </w:t>
      </w:r>
    </w:p>
    <w:p w14:paraId="551CC42B" w14:textId="77777777" w:rsidR="00427FBC" w:rsidRPr="00D42D30" w:rsidRDefault="00427FBC" w:rsidP="00427FBC">
      <w:pPr>
        <w:rPr>
          <w:rFonts w:ascii="Arial" w:hAnsi="Arial" w:cs="Arial"/>
          <w:sz w:val="22"/>
          <w:szCs w:val="22"/>
        </w:rPr>
      </w:pPr>
    </w:p>
    <w:p w14:paraId="4B9E7D10" w14:textId="22EAB397" w:rsidR="00427FBC" w:rsidRPr="00D42D30" w:rsidRDefault="00427FBC" w:rsidP="00427FBC">
      <w:pPr>
        <w:rPr>
          <w:rFonts w:ascii="Arial" w:hAnsi="Arial" w:cs="Arial"/>
          <w:color w:val="000000"/>
          <w:sz w:val="22"/>
          <w:szCs w:val="22"/>
        </w:rPr>
      </w:pPr>
      <w:r w:rsidRPr="00D42D30">
        <w:rPr>
          <w:rFonts w:ascii="Arial" w:hAnsi="Arial" w:cs="Arial"/>
          <w:b/>
          <w:bCs/>
          <w:sz w:val="22"/>
          <w:szCs w:val="22"/>
        </w:rPr>
        <w:t>Results</w:t>
      </w:r>
      <w:r w:rsidRPr="00D42D30">
        <w:rPr>
          <w:rFonts w:ascii="Arial" w:hAnsi="Arial" w:cs="Arial"/>
          <w:sz w:val="22"/>
          <w:szCs w:val="22"/>
        </w:rPr>
        <w:t xml:space="preserve">: Power outages increased both emergency CVD and respiratory hospitalizations. Effects of outage on CVD hospitalizations were largest the day after power outage exposure </w:t>
      </w:r>
      <w:r w:rsidR="00B47CBD" w:rsidRPr="00053F25">
        <w:rPr>
          <w:rFonts w:ascii="Arial" w:hAnsi="Arial" w:cs="Arial"/>
          <w:sz w:val="22"/>
          <w:szCs w:val="22"/>
          <w:highlight w:val="yellow"/>
        </w:rPr>
        <w:t>(</w:t>
      </w:r>
      <w:r w:rsidR="00B47CBD">
        <w:rPr>
          <w:rFonts w:ascii="Arial" w:hAnsi="Arial" w:cs="Arial"/>
          <w:sz w:val="22"/>
          <w:szCs w:val="22"/>
          <w:highlight w:val="yellow"/>
        </w:rPr>
        <w:t>rate ratio [</w:t>
      </w:r>
      <w:r w:rsidR="00B47CBD" w:rsidRPr="00053F25">
        <w:rPr>
          <w:rFonts w:ascii="Arial" w:hAnsi="Arial" w:cs="Arial"/>
          <w:sz w:val="22"/>
          <w:szCs w:val="22"/>
          <w:highlight w:val="yellow"/>
        </w:rPr>
        <w:t>RR</w:t>
      </w:r>
      <w:r w:rsidR="00B47CBD">
        <w:rPr>
          <w:rFonts w:ascii="Arial" w:hAnsi="Arial" w:cs="Arial"/>
          <w:sz w:val="22"/>
          <w:szCs w:val="22"/>
          <w:highlight w:val="yellow"/>
        </w:rPr>
        <w:t>]=</w:t>
      </w:r>
      <w:r w:rsidR="00B47CBD" w:rsidRPr="00053F25">
        <w:rPr>
          <w:rFonts w:ascii="Arial" w:hAnsi="Arial" w:cs="Arial"/>
          <w:color w:val="000000"/>
          <w:sz w:val="22"/>
          <w:szCs w:val="22"/>
          <w:highlight w:val="yellow"/>
        </w:rPr>
        <w:t>1.02</w:t>
      </w:r>
      <w:r w:rsidR="00B47CBD">
        <w:rPr>
          <w:rFonts w:ascii="Arial" w:hAnsi="Arial" w:cs="Arial"/>
          <w:color w:val="000000"/>
          <w:sz w:val="22"/>
          <w:szCs w:val="22"/>
          <w:highlight w:val="yellow"/>
        </w:rPr>
        <w:t xml:space="preserve">0, 95% </w:t>
      </w:r>
      <w:r w:rsidR="00B47CBD" w:rsidRPr="00053F25">
        <w:rPr>
          <w:rFonts w:ascii="Arial" w:hAnsi="Arial" w:cs="Arial"/>
          <w:color w:val="000000"/>
          <w:sz w:val="22"/>
          <w:szCs w:val="22"/>
          <w:highlight w:val="yellow"/>
        </w:rPr>
        <w:t>CI: 1.013, 1.026</w:t>
      </w:r>
      <w:r w:rsidR="00B47CBD" w:rsidRPr="00053F25">
        <w:rPr>
          <w:rFonts w:ascii="Arial" w:hAnsi="Arial" w:cs="Arial"/>
          <w:sz w:val="22"/>
          <w:szCs w:val="22"/>
          <w:highlight w:val="yellow"/>
        </w:rPr>
        <w:t>)</w:t>
      </w:r>
      <w:r w:rsidR="00B47CBD">
        <w:rPr>
          <w:rFonts w:ascii="Arial" w:hAnsi="Arial" w:cs="Arial"/>
          <w:sz w:val="22"/>
          <w:szCs w:val="22"/>
        </w:rPr>
        <w:t xml:space="preserve">. </w:t>
      </w:r>
      <w:r w:rsidRPr="00D42D30">
        <w:rPr>
          <w:rFonts w:ascii="Arial" w:hAnsi="Arial" w:cs="Arial"/>
          <w:sz w:val="22"/>
          <w:szCs w:val="22"/>
        </w:rPr>
        <w:t xml:space="preserve">Effects of outage on respiratory hospitalizations were largest the day of outage exposure </w:t>
      </w:r>
      <w:r w:rsidR="00B51854" w:rsidRPr="00053F25">
        <w:rPr>
          <w:rFonts w:ascii="Arial" w:hAnsi="Arial" w:cs="Arial"/>
          <w:sz w:val="22"/>
          <w:szCs w:val="22"/>
          <w:highlight w:val="yellow"/>
        </w:rPr>
        <w:t>(</w:t>
      </w:r>
      <w:r w:rsidR="00B51854">
        <w:rPr>
          <w:rFonts w:ascii="Arial" w:hAnsi="Arial" w:cs="Arial"/>
          <w:sz w:val="22"/>
          <w:szCs w:val="22"/>
          <w:highlight w:val="yellow"/>
        </w:rPr>
        <w:t>RR=</w:t>
      </w:r>
      <w:r w:rsidR="00B51854" w:rsidRPr="00053F25">
        <w:rPr>
          <w:rFonts w:ascii="Arial" w:hAnsi="Arial" w:cs="Arial"/>
          <w:color w:val="000000"/>
          <w:sz w:val="22"/>
          <w:szCs w:val="22"/>
          <w:highlight w:val="yellow"/>
        </w:rPr>
        <w:t xml:space="preserve">1.026, </w:t>
      </w:r>
      <w:r w:rsidR="00B51854">
        <w:rPr>
          <w:rFonts w:ascii="Arial" w:hAnsi="Arial" w:cs="Arial"/>
          <w:color w:val="000000"/>
          <w:sz w:val="22"/>
          <w:szCs w:val="22"/>
          <w:highlight w:val="yellow"/>
        </w:rPr>
        <w:t xml:space="preserve">95% </w:t>
      </w:r>
      <w:r w:rsidR="00B51854" w:rsidRPr="00053F25">
        <w:rPr>
          <w:rFonts w:ascii="Arial" w:hAnsi="Arial" w:cs="Arial"/>
          <w:color w:val="000000"/>
          <w:sz w:val="22"/>
          <w:szCs w:val="22"/>
          <w:highlight w:val="yellow"/>
        </w:rPr>
        <w:t>CI: 1.012, 1.039)</w:t>
      </w:r>
      <w:r w:rsidR="00B51854" w:rsidRPr="00D42D30">
        <w:rPr>
          <w:rFonts w:ascii="Arial" w:hAnsi="Arial" w:cs="Arial"/>
          <w:sz w:val="22"/>
          <w:szCs w:val="22"/>
        </w:rPr>
        <w:t>.</w:t>
      </w:r>
    </w:p>
    <w:p w14:paraId="1A30A7AE" w14:textId="77777777" w:rsidR="00427FBC" w:rsidRPr="00D42D30" w:rsidRDefault="00427FBC" w:rsidP="00427FBC">
      <w:pPr>
        <w:rPr>
          <w:rFonts w:ascii="Arial" w:hAnsi="Arial" w:cs="Arial"/>
          <w:sz w:val="22"/>
          <w:szCs w:val="22"/>
        </w:rPr>
      </w:pPr>
    </w:p>
    <w:p w14:paraId="7040BEE0" w14:textId="50F8DC0A" w:rsidR="009F78C4" w:rsidRPr="00485C2D" w:rsidRDefault="00427FBC" w:rsidP="00E95A23">
      <w:pPr>
        <w:rPr>
          <w:rFonts w:ascii="Arial" w:hAnsi="Arial" w:cs="Arial"/>
          <w:sz w:val="22"/>
          <w:szCs w:val="22"/>
        </w:rPr>
      </w:pPr>
      <w:r w:rsidRPr="00D42D30">
        <w:rPr>
          <w:rFonts w:ascii="Arial" w:hAnsi="Arial" w:cs="Arial"/>
          <w:b/>
          <w:bCs/>
          <w:sz w:val="22"/>
          <w:szCs w:val="22"/>
        </w:rPr>
        <w:t>Conclusion</w:t>
      </w:r>
      <w:r w:rsidRPr="00D42D30">
        <w:rPr>
          <w:rFonts w:ascii="Arial" w:hAnsi="Arial" w:cs="Arial"/>
          <w:sz w:val="22"/>
          <w:szCs w:val="22"/>
        </w:rPr>
        <w:t xml:space="preserve">: Power outages likely cause CVD and respiratory hospitalizations among </w:t>
      </w:r>
      <w:r w:rsidR="002D39A9">
        <w:rPr>
          <w:rFonts w:ascii="Arial" w:hAnsi="Arial" w:cs="Arial"/>
          <w:sz w:val="22"/>
          <w:szCs w:val="22"/>
        </w:rPr>
        <w:t xml:space="preserve">US </w:t>
      </w:r>
      <w:r w:rsidRPr="00D42D30">
        <w:rPr>
          <w:rFonts w:ascii="Arial" w:hAnsi="Arial" w:cs="Arial"/>
          <w:sz w:val="22"/>
          <w:szCs w:val="22"/>
        </w:rPr>
        <w:t xml:space="preserve">older adults. Improving electricity reliability could </w:t>
      </w:r>
      <w:r w:rsidR="00C2786F">
        <w:rPr>
          <w:rFonts w:ascii="Arial" w:hAnsi="Arial" w:cs="Arial"/>
          <w:sz w:val="22"/>
          <w:szCs w:val="22"/>
        </w:rPr>
        <w:t>support</w:t>
      </w:r>
      <w:r w:rsidRPr="00D42D30">
        <w:rPr>
          <w:rFonts w:ascii="Arial" w:hAnsi="Arial" w:cs="Arial"/>
          <w:sz w:val="22"/>
          <w:szCs w:val="22"/>
        </w:rPr>
        <w:t xml:space="preserve"> community health and protect older adults from CVD and respiratory disease exacerbations</w:t>
      </w:r>
      <w:r w:rsidR="0026054D">
        <w:rPr>
          <w:rFonts w:ascii="Arial" w:hAnsi="Arial" w:cs="Arial"/>
          <w:sz w:val="22"/>
          <w:szCs w:val="22"/>
        </w:rPr>
        <w:t>.</w:t>
      </w:r>
    </w:p>
    <w:p w14:paraId="76B849C0" w14:textId="77777777" w:rsidR="005968B2" w:rsidRPr="00BC7831" w:rsidRDefault="005968B2" w:rsidP="00E95A23">
      <w:pPr>
        <w:rPr>
          <w:rFonts w:ascii="Arial" w:hAnsi="Arial" w:cs="Arial"/>
          <w:b/>
          <w:bCs/>
        </w:rPr>
      </w:pPr>
    </w:p>
    <w:p w14:paraId="684C2325" w14:textId="77777777" w:rsidR="005968B2" w:rsidRPr="00BC7831" w:rsidRDefault="005968B2" w:rsidP="00E95A23">
      <w:pPr>
        <w:rPr>
          <w:rFonts w:ascii="Arial" w:hAnsi="Arial" w:cs="Arial"/>
          <w:b/>
          <w:bCs/>
        </w:rPr>
      </w:pPr>
    </w:p>
    <w:p w14:paraId="68422430" w14:textId="77777777" w:rsidR="005968B2" w:rsidRPr="00BC7831" w:rsidRDefault="005968B2" w:rsidP="00E95A23">
      <w:pPr>
        <w:rPr>
          <w:rFonts w:ascii="Arial" w:hAnsi="Arial" w:cs="Arial"/>
          <w:b/>
          <w:bCs/>
        </w:rPr>
      </w:pPr>
    </w:p>
    <w:p w14:paraId="7F59A8F5" w14:textId="0F44353D" w:rsidR="004A30FC" w:rsidRDefault="004A30FC" w:rsidP="00E95A23">
      <w:pPr>
        <w:rPr>
          <w:rFonts w:ascii="Arial" w:hAnsi="Arial" w:cs="Arial"/>
          <w:b/>
          <w:bCs/>
        </w:rPr>
      </w:pPr>
    </w:p>
    <w:p w14:paraId="3DE6975F" w14:textId="77777777" w:rsidR="00776698" w:rsidRDefault="00776698" w:rsidP="00E95A23">
      <w:pPr>
        <w:rPr>
          <w:rFonts w:ascii="Arial" w:hAnsi="Arial" w:cs="Arial"/>
          <w:b/>
          <w:bCs/>
        </w:rPr>
      </w:pPr>
    </w:p>
    <w:p w14:paraId="79EAD94B" w14:textId="77777777" w:rsidR="00776698" w:rsidRPr="00BC7831" w:rsidRDefault="00776698" w:rsidP="00E95A23">
      <w:pPr>
        <w:rPr>
          <w:rFonts w:ascii="Arial" w:hAnsi="Arial" w:cs="Arial"/>
          <w:b/>
          <w:bCs/>
        </w:rPr>
      </w:pPr>
    </w:p>
    <w:p w14:paraId="327EB3BB" w14:textId="77777777" w:rsidR="005968B2" w:rsidRPr="00BC7831" w:rsidRDefault="005968B2" w:rsidP="00E95A23">
      <w:pPr>
        <w:rPr>
          <w:rFonts w:ascii="Arial" w:hAnsi="Arial" w:cs="Arial"/>
          <w:b/>
          <w:bCs/>
        </w:rPr>
      </w:pPr>
    </w:p>
    <w:p w14:paraId="4526DDF7" w14:textId="77777777" w:rsidR="005968B2" w:rsidRPr="00BC7831" w:rsidRDefault="005968B2" w:rsidP="00E95A23">
      <w:pPr>
        <w:rPr>
          <w:rFonts w:ascii="Arial" w:hAnsi="Arial" w:cs="Arial"/>
          <w:b/>
          <w:bCs/>
        </w:rPr>
      </w:pPr>
    </w:p>
    <w:p w14:paraId="441EF0AD" w14:textId="77777777" w:rsidR="005968B2" w:rsidRPr="00BC7831" w:rsidRDefault="005968B2" w:rsidP="00E95A23">
      <w:pPr>
        <w:rPr>
          <w:rFonts w:ascii="Arial" w:hAnsi="Arial" w:cs="Arial"/>
          <w:b/>
          <w:bCs/>
        </w:rPr>
      </w:pPr>
    </w:p>
    <w:p w14:paraId="1B32E599" w14:textId="77777777" w:rsidR="005968B2" w:rsidRPr="00BC7831" w:rsidRDefault="005968B2" w:rsidP="00E95A23">
      <w:pPr>
        <w:rPr>
          <w:rFonts w:ascii="Arial" w:hAnsi="Arial" w:cs="Arial"/>
          <w:b/>
          <w:bCs/>
        </w:rPr>
      </w:pPr>
    </w:p>
    <w:p w14:paraId="0B5D4A92" w14:textId="77777777" w:rsidR="005968B2" w:rsidRPr="00BC7831" w:rsidRDefault="005968B2" w:rsidP="00E95A23">
      <w:pPr>
        <w:rPr>
          <w:rFonts w:ascii="Arial" w:hAnsi="Arial" w:cs="Arial"/>
          <w:b/>
          <w:bCs/>
        </w:rPr>
      </w:pPr>
    </w:p>
    <w:p w14:paraId="1BE827DA" w14:textId="77777777" w:rsidR="005968B2" w:rsidRDefault="005968B2" w:rsidP="00E95A23">
      <w:pPr>
        <w:rPr>
          <w:rFonts w:ascii="Arial" w:hAnsi="Arial" w:cs="Arial"/>
          <w:b/>
          <w:bCs/>
        </w:rPr>
      </w:pPr>
    </w:p>
    <w:p w14:paraId="0179C4F2" w14:textId="77777777" w:rsidR="00C70CF6" w:rsidRPr="00BC7831" w:rsidRDefault="00C70CF6" w:rsidP="00E95A23">
      <w:pPr>
        <w:rPr>
          <w:rFonts w:ascii="Arial" w:hAnsi="Arial" w:cs="Arial"/>
          <w:b/>
          <w:bCs/>
        </w:rPr>
      </w:pPr>
    </w:p>
    <w:p w14:paraId="0B7BFA26" w14:textId="77777777" w:rsidR="006D20D3" w:rsidRPr="00BC7831" w:rsidRDefault="006D20D3" w:rsidP="00E95A23">
      <w:pPr>
        <w:rPr>
          <w:rFonts w:ascii="Arial" w:hAnsi="Arial" w:cs="Arial"/>
          <w:b/>
          <w:bCs/>
        </w:rPr>
      </w:pPr>
    </w:p>
    <w:p w14:paraId="4D5C2F41" w14:textId="77777777" w:rsidR="00E66A17" w:rsidRPr="00BC7831" w:rsidRDefault="00E66A17" w:rsidP="00E95A23">
      <w:pPr>
        <w:rPr>
          <w:rFonts w:ascii="Arial" w:hAnsi="Arial" w:cs="Arial"/>
          <w:b/>
          <w:bCs/>
        </w:rPr>
      </w:pPr>
    </w:p>
    <w:p w14:paraId="2BAB407A" w14:textId="77777777" w:rsidR="00E66A17" w:rsidRPr="00BC7831" w:rsidRDefault="00E66A17" w:rsidP="00E95A23">
      <w:pPr>
        <w:rPr>
          <w:rFonts w:ascii="Arial" w:hAnsi="Arial" w:cs="Arial"/>
          <w:b/>
          <w:bCs/>
        </w:rPr>
      </w:pPr>
    </w:p>
    <w:p w14:paraId="07E7E153" w14:textId="77777777" w:rsidR="00E66A17" w:rsidRPr="00BC7831" w:rsidRDefault="00E66A17" w:rsidP="00E95A23">
      <w:pPr>
        <w:rPr>
          <w:rFonts w:ascii="Arial" w:hAnsi="Arial" w:cs="Arial"/>
          <w:b/>
          <w:bCs/>
        </w:rPr>
      </w:pPr>
    </w:p>
    <w:p w14:paraId="767111F4" w14:textId="77777777" w:rsidR="00E66A17" w:rsidRPr="00BC7831" w:rsidRDefault="00E66A17" w:rsidP="00E95A23">
      <w:pPr>
        <w:rPr>
          <w:rFonts w:ascii="Arial" w:hAnsi="Arial" w:cs="Arial"/>
          <w:b/>
          <w:bCs/>
        </w:rPr>
      </w:pPr>
    </w:p>
    <w:p w14:paraId="013BB725" w14:textId="77777777" w:rsidR="00090DF7" w:rsidRPr="00BC7831" w:rsidRDefault="00090DF7" w:rsidP="00E95A23">
      <w:pPr>
        <w:rPr>
          <w:rFonts w:ascii="Arial" w:hAnsi="Arial" w:cs="Arial"/>
          <w:b/>
          <w:bCs/>
        </w:rPr>
      </w:pPr>
    </w:p>
    <w:p w14:paraId="71467185" w14:textId="65993825" w:rsidR="00425DD8" w:rsidRPr="005C6F10" w:rsidRDefault="00E95A23" w:rsidP="001C6B07">
      <w:pPr>
        <w:spacing w:line="480" w:lineRule="auto"/>
        <w:rPr>
          <w:rFonts w:ascii="Arial" w:hAnsi="Arial" w:cs="Arial"/>
          <w:b/>
          <w:bCs/>
          <w:vertAlign w:val="superscript"/>
        </w:rPr>
      </w:pPr>
      <w:r w:rsidRPr="00BC7831">
        <w:rPr>
          <w:rFonts w:ascii="Arial" w:hAnsi="Arial" w:cs="Arial"/>
          <w:b/>
          <w:bCs/>
        </w:rPr>
        <w:lastRenderedPageBreak/>
        <w:t>Intro</w:t>
      </w:r>
      <w:r w:rsidR="00EC4588" w:rsidRPr="00BC7831">
        <w:rPr>
          <w:rFonts w:ascii="Arial" w:hAnsi="Arial" w:cs="Arial"/>
          <w:b/>
          <w:bCs/>
        </w:rPr>
        <w:t>duction:</w:t>
      </w:r>
    </w:p>
    <w:p w14:paraId="367DDD2C" w14:textId="77777777" w:rsidR="00FC63E4" w:rsidRPr="00BC7831" w:rsidRDefault="00FC63E4" w:rsidP="001C6B07">
      <w:pPr>
        <w:spacing w:line="480" w:lineRule="auto"/>
        <w:rPr>
          <w:rFonts w:ascii="Arial" w:hAnsi="Arial" w:cs="Arial"/>
          <w:sz w:val="22"/>
          <w:szCs w:val="22"/>
        </w:rPr>
      </w:pPr>
    </w:p>
    <w:p w14:paraId="09E65968" w14:textId="284B3690" w:rsidR="004A5C6E" w:rsidRPr="00BC7831" w:rsidRDefault="004A5C6E" w:rsidP="001C6B07">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 xml:space="preserve">As the climate warms, the incidence and duration of power outages across the US </w:t>
      </w:r>
      <w:r w:rsidR="009358F8">
        <w:rPr>
          <w:rFonts w:ascii="Arial" w:eastAsia="Times New Roman" w:hAnsi="Arial" w:cs="Arial"/>
          <w:kern w:val="0"/>
          <w:sz w:val="22"/>
          <w:szCs w:val="22"/>
          <w14:ligatures w14:val="none"/>
        </w:rPr>
        <w:t>have</w:t>
      </w:r>
      <w:r w:rsidR="009358F8" w:rsidRPr="00BC7831">
        <w:rPr>
          <w:rFonts w:ascii="Arial" w:eastAsia="Times New Roman" w:hAnsi="Arial" w:cs="Arial"/>
          <w:kern w:val="0"/>
          <w:sz w:val="22"/>
          <w:szCs w:val="22"/>
          <w14:ligatures w14:val="none"/>
        </w:rPr>
        <w:t xml:space="preserve"> </w:t>
      </w:r>
      <w:r w:rsidRPr="00BC7831">
        <w:rPr>
          <w:rFonts w:ascii="Arial" w:eastAsia="Times New Roman" w:hAnsi="Arial" w:cs="Arial"/>
          <w:kern w:val="0"/>
          <w:sz w:val="22"/>
          <w:szCs w:val="22"/>
          <w14:ligatures w14:val="none"/>
        </w:rPr>
        <w:t>increas</w:t>
      </w:r>
      <w:r w:rsidR="009358F8">
        <w:rPr>
          <w:rFonts w:ascii="Arial" w:eastAsia="Times New Roman" w:hAnsi="Arial" w:cs="Arial"/>
          <w:kern w:val="0"/>
          <w:sz w:val="22"/>
          <w:szCs w:val="22"/>
          <w14:ligatures w14:val="none"/>
        </w:rPr>
        <w:t xml:space="preserve">ed </w:t>
      </w:r>
      <w:r w:rsidR="00DF14BA">
        <w:rPr>
          <w:rFonts w:ascii="Arial" w:eastAsia="Times New Roman" w:hAnsi="Arial" w:cs="Arial"/>
          <w:kern w:val="0"/>
          <w:sz w:val="22"/>
          <w:szCs w:val="22"/>
          <w14:ligatures w14:val="none"/>
        </w:rPr>
        <w:fldChar w:fldCharType="begin"/>
      </w:r>
      <w:r w:rsidR="00536111">
        <w:rPr>
          <w:rFonts w:ascii="Arial" w:eastAsia="Times New Roman" w:hAnsi="Arial" w:cs="Arial"/>
          <w:kern w:val="0"/>
          <w:sz w:val="22"/>
          <w:szCs w:val="22"/>
          <w14:ligatures w14:val="none"/>
        </w:rPr>
        <w:instrText xml:space="preserve"> ADDIN ZOTERO_ITEM CSL_CITATION {"citationID":"e1Knd3EL","properties":{"formattedCitation":"(2)","plainCitation":"(2)","noteIndex":0},"citationItems":[{"id":170,"uris":["http://zotero.org/users/local/hHKggCUl/items/3L6M3PTC"],"itemData":{"id":170,"type":"document","publisher":"Climate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536111">
        <w:rPr>
          <w:rFonts w:ascii="Arial" w:eastAsia="Times New Roman" w:hAnsi="Arial" w:cs="Arial"/>
          <w:noProof/>
          <w:kern w:val="0"/>
          <w:sz w:val="22"/>
          <w:szCs w:val="22"/>
          <w14:ligatures w14:val="none"/>
        </w:rPr>
        <w:t>(2)</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US electrical customers experienced an average of 8 hours without power in 2020—the longest duration on record</w:t>
      </w:r>
      <w:r w:rsidR="009358F8">
        <w:rPr>
          <w:rFonts w:ascii="Arial" w:eastAsia="Times New Roman" w:hAnsi="Arial" w:cs="Arial"/>
          <w:kern w:val="0"/>
          <w:sz w:val="22"/>
          <w:szCs w:val="22"/>
          <w14:ligatures w14:val="none"/>
        </w:rPr>
        <w:t xml:space="preserve"> </w:t>
      </w:r>
      <w:r w:rsidR="00DF14BA">
        <w:rPr>
          <w:rFonts w:ascii="Arial" w:eastAsia="Times New Roman" w:hAnsi="Arial" w:cs="Arial"/>
          <w:kern w:val="0"/>
          <w:sz w:val="22"/>
          <w:szCs w:val="22"/>
          <w14:ligatures w14:val="none"/>
        </w:rPr>
        <w:fldChar w:fldCharType="begin"/>
      </w:r>
      <w:r w:rsidR="002B1C1E">
        <w:rPr>
          <w:rFonts w:ascii="Arial" w:eastAsia="Times New Roman" w:hAnsi="Arial" w:cs="Arial"/>
          <w:kern w:val="0"/>
          <w:sz w:val="22"/>
          <w:szCs w:val="22"/>
          <w14:ligatures w14:val="none"/>
        </w:rPr>
        <w:instrText xml:space="preserve"> ADDIN ZOTERO_ITEM CSL_CITATION {"citationID":"URTRQLU8","properties":{"formattedCitation":"(10)","plainCitation":"(10)","noteIndex":0},"citationItems":[{"id":171,"uris":["http://zotero.org/users/local/hHKggCUl/items/E9UPLV69"],"itemData":{"id":171,"type":"document","title":"U.S.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2B1C1E">
        <w:rPr>
          <w:rFonts w:ascii="Arial" w:eastAsia="Times New Roman" w:hAnsi="Arial" w:cs="Arial"/>
          <w:noProof/>
          <w:kern w:val="0"/>
          <w:sz w:val="22"/>
          <w:szCs w:val="22"/>
          <w14:ligatures w14:val="none"/>
        </w:rPr>
        <w:t>(10)</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Aging electrical grid components, already at risk of failure, </w:t>
      </w:r>
      <w:r w:rsidR="009358F8">
        <w:rPr>
          <w:rFonts w:ascii="Arial" w:eastAsia="Times New Roman" w:hAnsi="Arial" w:cs="Arial"/>
          <w:kern w:val="0"/>
          <w:sz w:val="22"/>
          <w:szCs w:val="22"/>
          <w14:ligatures w14:val="none"/>
        </w:rPr>
        <w:t xml:space="preserve">often break down during </w:t>
      </w:r>
      <w:r w:rsidRPr="00BC7831">
        <w:rPr>
          <w:rFonts w:ascii="Arial" w:eastAsia="Times New Roman" w:hAnsi="Arial" w:cs="Arial"/>
          <w:kern w:val="0"/>
          <w:sz w:val="22"/>
          <w:szCs w:val="22"/>
          <w14:ligatures w14:val="none"/>
        </w:rPr>
        <w:t>previously rare extreme weather events now common with climate change</w:t>
      </w:r>
      <w:r w:rsidR="009358F8">
        <w:rPr>
          <w:rFonts w:ascii="Arial" w:eastAsia="Times New Roman" w:hAnsi="Arial" w:cs="Arial"/>
          <w:kern w:val="0"/>
          <w:sz w:val="22"/>
          <w:szCs w:val="22"/>
          <w14:ligatures w14:val="none"/>
        </w:rPr>
        <w:t xml:space="preserve"> </w:t>
      </w:r>
      <w:r w:rsidR="00021F3D">
        <w:rPr>
          <w:rFonts w:ascii="Arial" w:eastAsia="Times New Roman" w:hAnsi="Arial" w:cs="Arial"/>
          <w:kern w:val="0"/>
          <w:sz w:val="22"/>
          <w:szCs w:val="22"/>
          <w14:ligatures w14:val="none"/>
        </w:rPr>
        <w:fldChar w:fldCharType="begin"/>
      </w:r>
      <w:r w:rsidR="00021F3D">
        <w:rPr>
          <w:rFonts w:ascii="Arial" w:eastAsia="Times New Roman" w:hAnsi="Arial" w:cs="Arial"/>
          <w:kern w:val="0"/>
          <w:sz w:val="22"/>
          <w:szCs w:val="22"/>
          <w14:ligatures w14:val="none"/>
        </w:rPr>
        <w:instrText xml:space="preserve"> ADDIN ZOTERO_ITEM CSL_CITATION {"citationID":"UJcYhvCl","properties":{"formattedCitation":"(7,11)","plainCitation":"(7,11)","noteIndex":0},"citationItems":[{"id":180,"uris":["http://zotero.org/users/local/hHKggCUl/items/QGLVIH6M"],"itemData":{"id":180,"type":"article-journal","abstract":"Purpose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00021F3D">
        <w:rPr>
          <w:rFonts w:ascii="Arial" w:eastAsia="Times New Roman" w:hAnsi="Arial" w:cs="Arial"/>
          <w:kern w:val="0"/>
          <w:sz w:val="22"/>
          <w:szCs w:val="22"/>
          <w14:ligatures w14:val="none"/>
        </w:rPr>
        <w:fldChar w:fldCharType="separate"/>
      </w:r>
      <w:r w:rsidR="00021F3D">
        <w:rPr>
          <w:rFonts w:ascii="Arial" w:eastAsia="Times New Roman" w:hAnsi="Arial" w:cs="Arial"/>
          <w:noProof/>
          <w:kern w:val="0"/>
          <w:sz w:val="22"/>
          <w:szCs w:val="22"/>
          <w14:ligatures w14:val="none"/>
        </w:rPr>
        <w:t>(7,11)</w:t>
      </w:r>
      <w:r w:rsidR="00021F3D">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021F3D" w:rsidRPr="00BC7831">
        <w:rPr>
          <w:rFonts w:ascii="Arial" w:eastAsia="Times New Roman" w:hAnsi="Arial" w:cs="Arial"/>
          <w:kern w:val="0"/>
          <w:sz w:val="22"/>
          <w:szCs w:val="22"/>
          <w14:ligatures w14:val="none"/>
        </w:rPr>
        <w:t xml:space="preserve"> </w:t>
      </w:r>
      <w:r w:rsidR="009358F8" w:rsidRPr="00BC7831">
        <w:rPr>
          <w:rFonts w:ascii="Arial" w:eastAsia="Times New Roman" w:hAnsi="Arial" w:cs="Arial"/>
          <w:kern w:val="0"/>
          <w:sz w:val="22"/>
          <w:szCs w:val="22"/>
          <w14:ligatures w14:val="none"/>
        </w:rPr>
        <w:t xml:space="preserve">40-60% of </w:t>
      </w:r>
      <w:r w:rsidR="009358F8">
        <w:rPr>
          <w:rFonts w:ascii="Arial" w:eastAsia="Times New Roman" w:hAnsi="Arial" w:cs="Arial"/>
          <w:kern w:val="0"/>
          <w:sz w:val="22"/>
          <w:szCs w:val="22"/>
          <w14:ligatures w14:val="none"/>
        </w:rPr>
        <w:t>major</w:t>
      </w:r>
      <w:r w:rsidR="009358F8" w:rsidRPr="00BC7831">
        <w:rPr>
          <w:rFonts w:ascii="Arial" w:eastAsia="Times New Roman" w:hAnsi="Arial" w:cs="Arial"/>
          <w:kern w:val="0"/>
          <w:sz w:val="22"/>
          <w:szCs w:val="22"/>
          <w14:ligatures w14:val="none"/>
        </w:rPr>
        <w:t xml:space="preserve"> outages </w:t>
      </w:r>
      <w:r w:rsidR="009358F8">
        <w:rPr>
          <w:rFonts w:ascii="Arial" w:eastAsia="Times New Roman" w:hAnsi="Arial" w:cs="Arial"/>
          <w:kern w:val="0"/>
          <w:sz w:val="22"/>
          <w:szCs w:val="22"/>
          <w14:ligatures w14:val="none"/>
        </w:rPr>
        <w:t>are</w:t>
      </w:r>
      <w:r w:rsidR="009358F8" w:rsidRPr="00BC7831">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t xml:space="preserve">now </w:t>
      </w:r>
      <w:r w:rsidR="009358F8" w:rsidRPr="00BC7831">
        <w:rPr>
          <w:rFonts w:ascii="Arial" w:eastAsia="Times New Roman" w:hAnsi="Arial" w:cs="Arial"/>
          <w:kern w:val="0"/>
          <w:sz w:val="22"/>
          <w:szCs w:val="22"/>
          <w14:ligatures w14:val="none"/>
        </w:rPr>
        <w:t>caused by severe weather events</w:t>
      </w:r>
      <w:r w:rsidR="009358F8">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fldChar w:fldCharType="begin"/>
      </w:r>
      <w:r w:rsidR="00536111">
        <w:rPr>
          <w:rFonts w:ascii="Arial" w:eastAsia="Times New Roman" w:hAnsi="Arial" w:cs="Arial"/>
          <w:kern w:val="0"/>
          <w:sz w:val="22"/>
          <w:szCs w:val="22"/>
          <w14:ligatures w14:val="none"/>
        </w:rPr>
        <w:instrText xml:space="preserve"> ADDIN ZOTERO_ITEM CSL_CITATION {"citationID":"cMFP9oBm","properties":{"formattedCitation":"(1)","plainCitation":"(1)","noteIndex":0},"citationItems":[{"id":176,"uris":["http://zotero.org/users/local/hHKggCUl/items/5MSNWAQ5"],"itemData":{"id":176,"type":"article-journal","abstract":"Abstract\n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9358F8">
        <w:rPr>
          <w:rFonts w:ascii="Arial" w:eastAsia="Times New Roman" w:hAnsi="Arial" w:cs="Arial"/>
          <w:kern w:val="0"/>
          <w:sz w:val="22"/>
          <w:szCs w:val="22"/>
          <w14:ligatures w14:val="none"/>
        </w:rPr>
        <w:fldChar w:fldCharType="separate"/>
      </w:r>
      <w:r w:rsidR="00536111">
        <w:rPr>
          <w:rFonts w:ascii="Arial" w:eastAsia="Times New Roman" w:hAnsi="Arial" w:cs="Arial"/>
          <w:noProof/>
          <w:kern w:val="0"/>
          <w:sz w:val="22"/>
          <w:szCs w:val="22"/>
          <w14:ligatures w14:val="none"/>
        </w:rPr>
        <w:t>(1)</w:t>
      </w:r>
      <w:r w:rsidR="009358F8">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9358F8" w:rsidRPr="00BC7831">
        <w:rPr>
          <w:rFonts w:ascii="Arial" w:eastAsia="Times New Roman" w:hAnsi="Arial" w:cs="Arial"/>
          <w:kern w:val="0"/>
          <w:sz w:val="22"/>
          <w:szCs w:val="22"/>
          <w14:ligatures w14:val="none"/>
        </w:rPr>
        <w:t xml:space="preserve"> </w:t>
      </w:r>
      <w:r w:rsidRPr="00BC7831">
        <w:rPr>
          <w:rFonts w:ascii="Arial" w:eastAsia="Times New Roman" w:hAnsi="Arial" w:cs="Arial"/>
          <w:kern w:val="0"/>
          <w:sz w:val="22"/>
          <w:szCs w:val="22"/>
          <w14:ligatures w14:val="none"/>
        </w:rPr>
        <w:t xml:space="preserve">Additionally, </w:t>
      </w:r>
      <w:r w:rsidR="009358F8">
        <w:rPr>
          <w:rFonts w:ascii="Arial" w:eastAsia="Times New Roman" w:hAnsi="Arial" w:cs="Arial"/>
          <w:kern w:val="0"/>
          <w:sz w:val="22"/>
          <w:szCs w:val="22"/>
          <w14:ligatures w14:val="none"/>
        </w:rPr>
        <w:t xml:space="preserve">extreme </w:t>
      </w:r>
      <w:r w:rsidRPr="00BC7831">
        <w:rPr>
          <w:rFonts w:ascii="Arial" w:eastAsia="Times New Roman" w:hAnsi="Arial" w:cs="Arial"/>
          <w:kern w:val="0"/>
          <w:sz w:val="22"/>
          <w:szCs w:val="22"/>
          <w14:ligatures w14:val="none"/>
        </w:rPr>
        <w:t xml:space="preserve">heat and cold events will continue to increase electricity use, outstripping supply </w:t>
      </w:r>
      <w:r w:rsidR="00E14A5E" w:rsidRPr="00BC7831">
        <w:rPr>
          <w:rFonts w:ascii="Arial" w:eastAsia="Times New Roman" w:hAnsi="Arial" w:cs="Arial"/>
          <w:kern w:val="0"/>
          <w:sz w:val="22"/>
          <w:szCs w:val="22"/>
          <w14:ligatures w14:val="none"/>
        </w:rPr>
        <w:t xml:space="preserve">and </w:t>
      </w:r>
      <w:r w:rsidRPr="00BC7831">
        <w:rPr>
          <w:rFonts w:ascii="Arial" w:eastAsia="Times New Roman" w:hAnsi="Arial" w:cs="Arial"/>
          <w:kern w:val="0"/>
          <w:sz w:val="22"/>
          <w:szCs w:val="22"/>
          <w14:ligatures w14:val="none"/>
        </w:rPr>
        <w:t>causing outages</w:t>
      </w:r>
      <w:r w:rsidR="009358F8">
        <w:rPr>
          <w:rFonts w:ascii="Arial" w:eastAsia="Times New Roman" w:hAnsi="Arial" w:cs="Arial"/>
          <w:kern w:val="0"/>
          <w:sz w:val="22"/>
          <w:szCs w:val="22"/>
          <w14:ligatures w14:val="none"/>
        </w:rPr>
        <w:t xml:space="preserve"> </w:t>
      </w:r>
      <w:r w:rsidR="00683895">
        <w:rPr>
          <w:rFonts w:ascii="Arial" w:eastAsia="Times New Roman" w:hAnsi="Arial" w:cs="Arial"/>
          <w:kern w:val="0"/>
          <w:sz w:val="22"/>
          <w:szCs w:val="22"/>
          <w14:ligatures w14:val="none"/>
        </w:rPr>
        <w:fldChar w:fldCharType="begin"/>
      </w:r>
      <w:r w:rsidR="00683895">
        <w:rPr>
          <w:rFonts w:ascii="Arial" w:eastAsia="Times New Roman" w:hAnsi="Arial" w:cs="Arial"/>
          <w:kern w:val="0"/>
          <w:sz w:val="22"/>
          <w:szCs w:val="22"/>
          <w14:ligatures w14:val="none"/>
        </w:rPr>
        <w:instrText xml:space="preserve"> ADDIN ZOTERO_ITEM CSL_CITATION {"citationID":"YxpchR1M","properties":{"formattedCitation":"(12,13)","plainCitation":"(12,13)","noteIndex":0},"citationItems":[{"id":182,"uris":["http://zotero.org/users/local/hHKggCUl/items/IN7CHDCZ"],"itemData":{"id":182,"type":"document","title":"Climate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00683895">
        <w:rPr>
          <w:rFonts w:ascii="Arial" w:eastAsia="Times New Roman" w:hAnsi="Arial" w:cs="Arial"/>
          <w:kern w:val="0"/>
          <w:sz w:val="22"/>
          <w:szCs w:val="22"/>
          <w14:ligatures w14:val="none"/>
        </w:rPr>
        <w:fldChar w:fldCharType="separate"/>
      </w:r>
      <w:r w:rsidR="00683895">
        <w:rPr>
          <w:rFonts w:ascii="Arial" w:eastAsia="Times New Roman" w:hAnsi="Arial" w:cs="Arial"/>
          <w:noProof/>
          <w:kern w:val="0"/>
          <w:sz w:val="22"/>
          <w:szCs w:val="22"/>
          <w14:ligatures w14:val="none"/>
        </w:rPr>
        <w:t>(12,13)</w:t>
      </w:r>
      <w:r w:rsidR="00683895">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w:t>
      </w:r>
    </w:p>
    <w:p w14:paraId="6500A78C" w14:textId="6DBB8280"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sidR="009358F8">
        <w:rPr>
          <w:rFonts w:ascii="Arial" w:hAnsi="Arial" w:cs="Arial"/>
          <w:sz w:val="22"/>
          <w:szCs w:val="22"/>
        </w:rPr>
        <w:t xml:space="preserve"> </w:t>
      </w:r>
      <w:r w:rsidR="00A676AD">
        <w:rPr>
          <w:rFonts w:ascii="Arial" w:hAnsi="Arial" w:cs="Arial"/>
          <w:sz w:val="22"/>
          <w:szCs w:val="22"/>
        </w:rPr>
        <w:fldChar w:fldCharType="begin"/>
      </w:r>
      <w:r w:rsidR="00A676AD">
        <w:rPr>
          <w:rFonts w:ascii="Arial" w:hAnsi="Arial" w:cs="Arial"/>
          <w:sz w:val="22"/>
          <w:szCs w:val="22"/>
        </w:rPr>
        <w:instrText xml:space="preserve"> ADDIN ZOTERO_ITEM CSL_CITATION {"citationID":"RYCjB8x9","properties":{"formattedCitation":"(7,14)","plainCitation":"(7,14)","noteIndex":0},"citationItems":[{"id":180,"uris":["http://zotero.org/users/local/hHKggCUl/items/QGLVIH6M"],"itemData":{"id":180,"type":"article-journal","abstract":"Purpose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00A676AD">
        <w:rPr>
          <w:rFonts w:ascii="Arial" w:hAnsi="Arial" w:cs="Arial"/>
          <w:sz w:val="22"/>
          <w:szCs w:val="22"/>
        </w:rPr>
        <w:fldChar w:fldCharType="separate"/>
      </w:r>
      <w:r w:rsidR="00A676AD">
        <w:rPr>
          <w:rFonts w:ascii="Arial" w:hAnsi="Arial" w:cs="Arial"/>
          <w:noProof/>
          <w:sz w:val="22"/>
          <w:szCs w:val="22"/>
        </w:rPr>
        <w:t>(7,14)</w:t>
      </w:r>
      <w:r w:rsidR="00A676AD">
        <w:rPr>
          <w:rFonts w:ascii="Arial" w:hAnsi="Arial" w:cs="Arial"/>
          <w:sz w:val="22"/>
          <w:szCs w:val="22"/>
        </w:rPr>
        <w:fldChar w:fldCharType="end"/>
      </w:r>
      <w:r w:rsidR="009358F8">
        <w:rPr>
          <w:rFonts w:ascii="Arial" w:hAnsi="Arial" w:cs="Arial"/>
          <w:sz w:val="22"/>
          <w:szCs w:val="22"/>
        </w:rPr>
        <w:t xml:space="preserve"> by </w:t>
      </w:r>
      <w:r w:rsidRPr="00BC7831">
        <w:rPr>
          <w:rFonts w:ascii="Arial" w:hAnsi="Arial" w:cs="Arial"/>
          <w:sz w:val="22"/>
          <w:szCs w:val="22"/>
        </w:rPr>
        <w:t>disabl</w:t>
      </w:r>
      <w:r w:rsidR="009358F8">
        <w:rPr>
          <w:rFonts w:ascii="Arial" w:hAnsi="Arial" w:cs="Arial"/>
          <w:sz w:val="22"/>
          <w:szCs w:val="22"/>
        </w:rPr>
        <w:t>ing</w:t>
      </w:r>
      <w:r w:rsidRPr="00BC7831">
        <w:rPr>
          <w:rFonts w:ascii="Arial" w:hAnsi="Arial" w:cs="Arial"/>
          <w:sz w:val="22"/>
          <w:szCs w:val="22"/>
        </w:rPr>
        <w:t xml:space="preserve"> air conditioners and heaters, exposing those affected to extreme temperatures</w:t>
      </w:r>
      <w:r w:rsidR="009358F8">
        <w:rPr>
          <w:rFonts w:ascii="Arial" w:hAnsi="Arial" w:cs="Arial"/>
          <w:sz w:val="22"/>
          <w:szCs w:val="22"/>
        </w:rPr>
        <w:t xml:space="preserve"> </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{"citationID":"ARcMHLoi","properties":{"formattedCitation":"(15)","plainCitation":"(15)","noteIndex":0},"citationItems":[{"id":203,"uris":["http://zotero.org/users/local/hHKggCUl/items/7JUMA7XM"],"itemData":{"id":203,"type":"article-journal","abstract":"The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(15)</w:t>
      </w:r>
      <w:r w:rsidR="00DF14BA">
        <w:rPr>
          <w:rFonts w:ascii="Arial" w:hAnsi="Arial" w:cs="Arial"/>
          <w:sz w:val="22"/>
          <w:szCs w:val="22"/>
        </w:rPr>
        <w:fldChar w:fldCharType="end"/>
      </w:r>
      <w:r w:rsidR="009358F8">
        <w:rPr>
          <w:rFonts w:ascii="Arial" w:hAnsi="Arial" w:cs="Arial"/>
          <w:sz w:val="22"/>
          <w:szCs w:val="22"/>
        </w:rPr>
        <w:t>.</w:t>
      </w:r>
      <w:r w:rsidRPr="00BC7831">
        <w:rPr>
          <w:rFonts w:ascii="Arial" w:hAnsi="Arial" w:cs="Arial"/>
          <w:sz w:val="22"/>
          <w:szCs w:val="22"/>
        </w:rPr>
        <w:t xml:space="preserve"> This heat and cold exposure may cause or exacerbate respiratory and cardiovascular illness. Older adults are more likely to suffer health consequences from heat and cold exposure due to aging-related thermoregulation changes</w:t>
      </w:r>
      <w:r w:rsidR="009358F8">
        <w:rPr>
          <w:rFonts w:ascii="Arial" w:hAnsi="Arial" w:cs="Arial"/>
          <w:sz w:val="22"/>
          <w:szCs w:val="22"/>
        </w:rPr>
        <w:t xml:space="preserve"> </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{"citationID":"HvVwgGfl","properties":{"formattedCitation":"(16)","plainCitation":"(16)","noteIndex":0},"citationItems":[{"id":221,"uris":["http://zotero.org/users/local/hHKggCUl/items/Z7E6GC2N"],"itemData":{"id":221,"type":"article-journal","abstract":"Extreme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2B1C1E">
        <w:rPr>
          <w:rFonts w:ascii="Cambria Math" w:hAnsi="Cambria Math" w:cs="Cambria Math"/>
          <w:sz w:val="22"/>
          <w:szCs w:val="22"/>
        </w:rPr>
        <w:instrText>ﬀ</w:instrText>
      </w:r>
      <w:r w:rsidR="002B1C1E">
        <w:rPr>
          <w:rFonts w:ascii="Arial" w:hAnsi="Arial" w:cs="Arial"/>
          <w:sz w:val="22"/>
          <w:szCs w:val="22"/>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(16)</w:t>
      </w:r>
      <w:r w:rsidR="00DF14BA">
        <w:rPr>
          <w:rFonts w:ascii="Arial" w:hAnsi="Arial" w:cs="Arial"/>
          <w:sz w:val="22"/>
          <w:szCs w:val="22"/>
        </w:rPr>
        <w:fldChar w:fldCharType="end"/>
      </w:r>
      <w:r w:rsidRPr="00BC7831">
        <w:rPr>
          <w:rFonts w:ascii="Arial" w:hAnsi="Arial" w:cs="Arial"/>
          <w:sz w:val="22"/>
          <w:szCs w:val="22"/>
        </w:rPr>
        <w:t xml:space="preserve"> </w:t>
      </w:r>
      <w:r w:rsidR="009358F8">
        <w:rPr>
          <w:rFonts w:ascii="Arial" w:hAnsi="Arial" w:cs="Arial"/>
          <w:sz w:val="22"/>
          <w:szCs w:val="22"/>
        </w:rPr>
        <w:t>and</w:t>
      </w:r>
      <w:r w:rsidR="009358F8" w:rsidRPr="00BC7831">
        <w:rPr>
          <w:rFonts w:ascii="Arial" w:hAnsi="Arial" w:cs="Arial"/>
          <w:sz w:val="22"/>
          <w:szCs w:val="22"/>
        </w:rPr>
        <w:t xml:space="preserve"> </w:t>
      </w:r>
      <w:r w:rsidRPr="00BC7831">
        <w:rPr>
          <w:rFonts w:ascii="Arial" w:hAnsi="Arial" w:cs="Arial"/>
          <w:sz w:val="22"/>
          <w:szCs w:val="22"/>
        </w:rPr>
        <w:t>preexisting</w:t>
      </w:r>
      <w:r w:rsidR="009358F8">
        <w:rPr>
          <w:rFonts w:ascii="Arial" w:hAnsi="Arial" w:cs="Arial"/>
          <w:sz w:val="22"/>
          <w:szCs w:val="22"/>
        </w:rPr>
        <w:t xml:space="preserve"> conditions</w:t>
      </w:r>
      <w:r w:rsidR="001461BE">
        <w:rPr>
          <w:rFonts w:ascii="Arial" w:hAnsi="Arial" w:cs="Arial"/>
          <w:sz w:val="22"/>
          <w:szCs w:val="22"/>
        </w:rPr>
        <w:t xml:space="preserve"> </w:t>
      </w:r>
      <w:r w:rsidR="001461BE">
        <w:rPr>
          <w:rFonts w:ascii="Arial" w:hAnsi="Arial" w:cs="Arial"/>
          <w:sz w:val="22"/>
          <w:szCs w:val="22"/>
        </w:rPr>
        <w:fldChar w:fldCharType="begin"/>
      </w:r>
      <w:r w:rsidR="00536111">
        <w:rPr>
          <w:rFonts w:ascii="Arial" w:hAnsi="Arial" w:cs="Arial"/>
          <w:sz w:val="22"/>
          <w:szCs w:val="22"/>
        </w:rPr>
        <w:instrText xml:space="preserve"> ADDIN ZOTERO_ITEM CSL_CITATION {"citationID":"mQYzfQhQ","properties":{"formattedCitation":"(17,18)","plainCitation":"(17,18)","noteIndex":0},"citationItems":[{"id":225,"uris":["http://zotero.org/users/local/hHKggCUl/items/SQXLWE9T"],"itemData":{"id":225,"type":"article-journal","abstract":"Frailty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1461BE">
        <w:rPr>
          <w:rFonts w:ascii="Arial" w:hAnsi="Arial" w:cs="Arial"/>
          <w:sz w:val="22"/>
          <w:szCs w:val="22"/>
        </w:rPr>
        <w:fldChar w:fldCharType="separate"/>
      </w:r>
      <w:r w:rsidR="00536111">
        <w:rPr>
          <w:rFonts w:ascii="Arial" w:hAnsi="Arial" w:cs="Arial"/>
          <w:noProof/>
          <w:sz w:val="22"/>
          <w:szCs w:val="22"/>
        </w:rPr>
        <w:t>(17,18)</w:t>
      </w:r>
      <w:r w:rsidR="001461BE">
        <w:rPr>
          <w:rFonts w:ascii="Arial" w:hAnsi="Arial" w:cs="Arial"/>
          <w:sz w:val="22"/>
          <w:szCs w:val="22"/>
        </w:rPr>
        <w:fldChar w:fldCharType="end"/>
      </w:r>
      <w:r w:rsidR="009358F8">
        <w:rPr>
          <w:rFonts w:ascii="Arial" w:hAnsi="Arial" w:cs="Arial"/>
          <w:sz w:val="22"/>
          <w:szCs w:val="22"/>
        </w:rPr>
        <w:t xml:space="preserve">. For example, </w:t>
      </w:r>
      <w:r w:rsidRPr="00BC7831">
        <w:rPr>
          <w:rFonts w:ascii="Arial" w:hAnsi="Arial" w:cs="Arial"/>
          <w:sz w:val="22"/>
          <w:szCs w:val="22"/>
        </w:rPr>
        <w:t xml:space="preserve"> </w:t>
      </w:r>
      <w:r w:rsidR="009358F8" w:rsidRPr="00BC7831">
        <w:rPr>
          <w:rFonts w:ascii="Arial" w:hAnsi="Arial" w:cs="Arial"/>
          <w:sz w:val="22"/>
          <w:szCs w:val="22"/>
        </w:rPr>
        <w:t xml:space="preserve">70-86% of older adults </w:t>
      </w:r>
      <w:r w:rsidR="009358F8">
        <w:rPr>
          <w:rFonts w:ascii="Arial" w:hAnsi="Arial" w:cs="Arial"/>
          <w:sz w:val="22"/>
          <w:szCs w:val="22"/>
        </w:rPr>
        <w:t xml:space="preserve">live with </w:t>
      </w:r>
      <w:r w:rsidR="00423D15">
        <w:rPr>
          <w:rFonts w:ascii="Arial" w:hAnsi="Arial" w:cs="Arial"/>
          <w:sz w:val="22"/>
          <w:szCs w:val="22"/>
        </w:rPr>
        <w:t>cardiovascular disease (CVD)</w:t>
      </w:r>
      <w:r w:rsidR="009358F8">
        <w:rPr>
          <w:rFonts w:ascii="Arial" w:hAnsi="Arial" w:cs="Arial"/>
          <w:sz w:val="22"/>
          <w:szCs w:val="22"/>
        </w:rPr>
        <w:t xml:space="preserve"> </w:t>
      </w:r>
      <w:r w:rsidR="00DF14BA">
        <w:rPr>
          <w:rFonts w:ascii="Arial" w:hAnsi="Arial" w:cs="Arial"/>
          <w:sz w:val="22"/>
          <w:szCs w:val="22"/>
        </w:rPr>
        <w:fldChar w:fldCharType="begin"/>
      </w:r>
      <w:r w:rsidR="00536111">
        <w:rPr>
          <w:rFonts w:ascii="Arial" w:hAnsi="Arial" w:cs="Arial"/>
          <w:sz w:val="22"/>
          <w:szCs w:val="22"/>
        </w:rPr>
        <w:instrText xml:space="preserve"> ADDIN ZOTERO_ITEM CSL_CITATION {"citationID":"BVWFzXt8","properties":{"formattedCitation":"(19)","plainCitation":"(19)","noteIndex":0},"citationItems":[{"id":218,"uris":["http://zotero.org/users/local/hHKggCUl/items/PJTD65AJ"],"itemData":{"id":218,"type":"article-journal","container-title":"Clinics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DF14BA">
        <w:rPr>
          <w:rFonts w:ascii="Arial" w:hAnsi="Arial" w:cs="Arial"/>
          <w:sz w:val="22"/>
          <w:szCs w:val="22"/>
        </w:rPr>
        <w:fldChar w:fldCharType="separate"/>
      </w:r>
      <w:r w:rsidR="00536111">
        <w:rPr>
          <w:rFonts w:ascii="Arial" w:hAnsi="Arial" w:cs="Arial"/>
          <w:noProof/>
          <w:sz w:val="22"/>
          <w:szCs w:val="22"/>
        </w:rPr>
        <w:t>(19)</w:t>
      </w:r>
      <w:r w:rsidR="00DF14BA">
        <w:rPr>
          <w:rFonts w:ascii="Arial" w:hAnsi="Arial" w:cs="Arial"/>
          <w:sz w:val="22"/>
          <w:szCs w:val="22"/>
        </w:rPr>
        <w:fldChar w:fldCharType="end"/>
      </w:r>
      <w:r w:rsidR="005C6F10">
        <w:rPr>
          <w:rFonts w:ascii="Arial" w:hAnsi="Arial" w:cs="Arial"/>
          <w:sz w:val="22"/>
          <w:szCs w:val="22"/>
        </w:rPr>
        <w:t>, and o</w:t>
      </w:r>
      <w:r w:rsidR="009358F8">
        <w:rPr>
          <w:rFonts w:ascii="Arial" w:hAnsi="Arial" w:cs="Arial"/>
          <w:sz w:val="22"/>
          <w:szCs w:val="22"/>
        </w:rPr>
        <w:t xml:space="preserve">ver </w:t>
      </w:r>
      <w:r w:rsidR="009358F8" w:rsidRPr="00BC7831">
        <w:rPr>
          <w:rFonts w:ascii="Arial" w:hAnsi="Arial" w:cs="Arial"/>
          <w:sz w:val="22"/>
          <w:szCs w:val="22"/>
        </w:rPr>
        <w:t>3% of older adults use electricity-dependent medical equipment such as ventilators and oxygen tanks at home to treat conditions like COPD</w:t>
      </w:r>
      <w:r w:rsidR="003A2FDE">
        <w:rPr>
          <w:rFonts w:ascii="Arial" w:hAnsi="Arial" w:cs="Arial"/>
          <w:sz w:val="22"/>
          <w:szCs w:val="22"/>
        </w:rPr>
        <w:t xml:space="preserve"> </w:t>
      </w:r>
      <w:r w:rsidR="009358F8">
        <w:rPr>
          <w:rFonts w:ascii="Arial" w:hAnsi="Arial" w:cs="Arial"/>
          <w:sz w:val="22"/>
          <w:szCs w:val="22"/>
        </w:rPr>
        <w:fldChar w:fldCharType="begin"/>
      </w:r>
      <w:r w:rsidR="009358F8">
        <w:rPr>
          <w:rFonts w:ascii="Arial" w:hAnsi="Arial" w:cs="Arial"/>
          <w:sz w:val="22"/>
          <w:szCs w:val="22"/>
        </w:rPr>
        <w:instrText xml:space="preserve"> ADDIN ZOTERO_ITEM CSL_CITATION {"citationID":"rLROxycY","properties":{"formattedCitation":"(7)","plainCitation":"(7)","noteIndex":0},"citationItems":[{"id":180,"uris":["http://zotero.org/users/local/hHKggCUl/items/QGLVIH6M"],"itemData":{"id":180,"type":"article-journal","abstract":"Purpose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9358F8">
        <w:rPr>
          <w:rFonts w:ascii="Arial" w:hAnsi="Arial" w:cs="Arial"/>
          <w:sz w:val="22"/>
          <w:szCs w:val="22"/>
        </w:rPr>
        <w:fldChar w:fldCharType="separate"/>
      </w:r>
      <w:r w:rsidR="009358F8">
        <w:rPr>
          <w:rFonts w:ascii="Arial" w:hAnsi="Arial" w:cs="Arial"/>
          <w:noProof/>
          <w:sz w:val="22"/>
          <w:szCs w:val="22"/>
        </w:rPr>
        <w:t>(7)</w:t>
      </w:r>
      <w:r w:rsidR="009358F8">
        <w:rPr>
          <w:rFonts w:ascii="Arial" w:hAnsi="Arial" w:cs="Arial"/>
          <w:sz w:val="22"/>
          <w:szCs w:val="22"/>
        </w:rPr>
        <w:fldChar w:fldCharType="end"/>
      </w:r>
      <w:r w:rsidR="009358F8">
        <w:rPr>
          <w:rFonts w:ascii="Arial" w:hAnsi="Arial" w:cs="Arial"/>
          <w:sz w:val="22"/>
          <w:szCs w:val="22"/>
        </w:rPr>
        <w:t xml:space="preserve">. For these individuals, </w:t>
      </w:r>
      <w:r w:rsidRPr="00BC7831">
        <w:rPr>
          <w:rFonts w:ascii="Arial" w:hAnsi="Arial" w:cs="Arial"/>
          <w:sz w:val="22"/>
          <w:szCs w:val="22"/>
        </w:rPr>
        <w:t xml:space="preserve">loss of electricity can be life-threatening. Finally, </w:t>
      </w:r>
      <w:r w:rsidR="009358F8">
        <w:rPr>
          <w:rFonts w:ascii="Arial" w:hAnsi="Arial" w:cs="Arial"/>
          <w:sz w:val="22"/>
          <w:szCs w:val="22"/>
        </w:rPr>
        <w:t>prolonged</w:t>
      </w:r>
      <w:r w:rsidRPr="00BC7831">
        <w:rPr>
          <w:rFonts w:ascii="Arial" w:hAnsi="Arial" w:cs="Arial"/>
          <w:sz w:val="22"/>
          <w:szCs w:val="22"/>
        </w:rPr>
        <w:t xml:space="preserve"> loss of electricity to refrigerators, elevators, wheelchairs, and water disruptions can result in stress, isolation, dehydration, or injury</w:t>
      </w:r>
      <w:r w:rsidR="009358F8">
        <w:rPr>
          <w:rFonts w:ascii="Arial" w:hAnsi="Arial" w:cs="Arial"/>
          <w:sz w:val="22"/>
          <w:szCs w:val="22"/>
        </w:rPr>
        <w:t>.</w:t>
      </w:r>
      <w:r w:rsidRPr="00BC7831">
        <w:rPr>
          <w:rFonts w:ascii="Arial" w:hAnsi="Arial" w:cs="Arial"/>
          <w:sz w:val="22"/>
          <w:szCs w:val="22"/>
        </w:rPr>
        <w:t xml:space="preserve"> </w:t>
      </w:r>
      <w:r w:rsidR="001461BE">
        <w:rPr>
          <w:rFonts w:ascii="Arial" w:hAnsi="Arial" w:cs="Arial"/>
          <w:sz w:val="22"/>
          <w:szCs w:val="22"/>
        </w:rPr>
        <w:t>O</w:t>
      </w:r>
      <w:r w:rsidRPr="00BC7831">
        <w:rPr>
          <w:rFonts w:ascii="Arial" w:hAnsi="Arial" w:cs="Arial"/>
          <w:sz w:val="22"/>
          <w:szCs w:val="22"/>
        </w:rPr>
        <w:t>lder adults</w:t>
      </w:r>
      <w:r w:rsidR="001461BE">
        <w:rPr>
          <w:rFonts w:ascii="Arial" w:hAnsi="Arial" w:cs="Arial"/>
          <w:sz w:val="22"/>
          <w:szCs w:val="22"/>
        </w:rPr>
        <w:t>’</w:t>
      </w:r>
      <w:r w:rsidRPr="00BC7831">
        <w:rPr>
          <w:rFonts w:ascii="Arial" w:hAnsi="Arial" w:cs="Arial"/>
          <w:sz w:val="22"/>
          <w:szCs w:val="22"/>
        </w:rPr>
        <w:t xml:space="preserve">  increased reliance on mobility devices and elevators</w:t>
      </w:r>
      <w:r w:rsidR="001461BE">
        <w:rPr>
          <w:rFonts w:ascii="Arial" w:hAnsi="Arial" w:cs="Arial"/>
          <w:sz w:val="22"/>
          <w:szCs w:val="22"/>
        </w:rPr>
        <w:t xml:space="preserve"> and social isolation </w:t>
      </w:r>
      <w:r w:rsidR="002108AB">
        <w:rPr>
          <w:rFonts w:ascii="Arial" w:hAnsi="Arial" w:cs="Arial"/>
          <w:sz w:val="22"/>
          <w:szCs w:val="22"/>
        </w:rPr>
        <w:fldChar w:fldCharType="begin"/>
      </w:r>
      <w:r w:rsidR="002108AB">
        <w:rPr>
          <w:rFonts w:ascii="Arial" w:hAnsi="Arial" w:cs="Arial"/>
          <w:sz w:val="22"/>
          <w:szCs w:val="22"/>
        </w:rPr>
        <w:instrText xml:space="preserve"> ADDIN ZOTERO_ITEM CSL_CITATION {"citationID":"MYLw5KFM","properties":{"formattedCitation":"(20,21)","plainCitation":"(20,21)","noteIndex":0},"citationItems":[{"id":229,"uris":["http://zotero.org/users/local/hHKggCUl/items/CZD8GSGU"],"itemData":{"id":229,"type":"article-journal","abstract":"Objectives: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Vern"},{"family":"Whaley","given":"Colin"},{"family":"McMillan","given":"Jacqueline"}],"issued":{"date-parts":[["2022",10,17]]}}}],"schema":"https://github.com/citation-style-language/schema/raw/master/csl-citation.json"} </w:instrText>
      </w:r>
      <w:r w:rsidR="002108AB">
        <w:rPr>
          <w:rFonts w:ascii="Arial" w:hAnsi="Arial" w:cs="Arial"/>
          <w:sz w:val="22"/>
          <w:szCs w:val="22"/>
        </w:rPr>
        <w:fldChar w:fldCharType="separate"/>
      </w:r>
      <w:r w:rsidR="002108AB">
        <w:rPr>
          <w:rFonts w:ascii="Arial" w:hAnsi="Arial" w:cs="Arial"/>
          <w:noProof/>
          <w:sz w:val="22"/>
          <w:szCs w:val="22"/>
        </w:rPr>
        <w:t>(20,21)</w:t>
      </w:r>
      <w:r w:rsidR="002108AB">
        <w:rPr>
          <w:rFonts w:ascii="Arial" w:hAnsi="Arial" w:cs="Arial"/>
          <w:sz w:val="22"/>
          <w:szCs w:val="22"/>
        </w:rPr>
        <w:fldChar w:fldCharType="end"/>
      </w:r>
      <w:r w:rsidRPr="00BC7831">
        <w:rPr>
          <w:rFonts w:ascii="Arial" w:hAnsi="Arial" w:cs="Arial"/>
          <w:sz w:val="22"/>
          <w:szCs w:val="22"/>
        </w:rPr>
        <w:t xml:space="preserve"> </w:t>
      </w:r>
      <w:r w:rsidR="001461BE">
        <w:rPr>
          <w:rFonts w:ascii="Arial" w:hAnsi="Arial" w:cs="Arial"/>
          <w:sz w:val="22"/>
          <w:szCs w:val="22"/>
        </w:rPr>
        <w:t xml:space="preserve">may reduce their </w:t>
      </w:r>
      <w:r w:rsidR="008B5B41">
        <w:rPr>
          <w:rFonts w:ascii="Arial" w:hAnsi="Arial" w:cs="Arial"/>
          <w:sz w:val="22"/>
          <w:szCs w:val="22"/>
        </w:rPr>
        <w:t xml:space="preserve">opportunities </w:t>
      </w:r>
      <w:r w:rsidRPr="00BC7831">
        <w:rPr>
          <w:rFonts w:ascii="Arial" w:hAnsi="Arial" w:cs="Arial"/>
          <w:sz w:val="22"/>
          <w:szCs w:val="22"/>
        </w:rPr>
        <w:t xml:space="preserve">to seek out electricity, air conditioning, heat, or water to mitigate </w:t>
      </w:r>
      <w:r w:rsidR="001461BE">
        <w:rPr>
          <w:rFonts w:ascii="Arial" w:hAnsi="Arial" w:cs="Arial"/>
          <w:sz w:val="22"/>
          <w:szCs w:val="22"/>
        </w:rPr>
        <w:t>outage</w:t>
      </w:r>
      <w:r w:rsidR="001461BE" w:rsidRPr="00BC7831">
        <w:rPr>
          <w:rFonts w:ascii="Arial" w:hAnsi="Arial" w:cs="Arial"/>
          <w:sz w:val="22"/>
          <w:szCs w:val="22"/>
        </w:rPr>
        <w:t xml:space="preserve"> </w:t>
      </w:r>
      <w:r w:rsidR="001461BE">
        <w:rPr>
          <w:rFonts w:ascii="Arial" w:hAnsi="Arial" w:cs="Arial"/>
          <w:sz w:val="22"/>
          <w:szCs w:val="22"/>
        </w:rPr>
        <w:t>impacts</w:t>
      </w:r>
      <w:r w:rsidRPr="00BC7831">
        <w:rPr>
          <w:rFonts w:ascii="Arial" w:hAnsi="Arial" w:cs="Arial"/>
          <w:sz w:val="22"/>
          <w:szCs w:val="22"/>
        </w:rPr>
        <w:t>, putting them at higher risk for</w:t>
      </w:r>
      <w:r w:rsidR="00AA618D">
        <w:rPr>
          <w:rFonts w:ascii="Arial" w:hAnsi="Arial" w:cs="Arial"/>
          <w:sz w:val="22"/>
          <w:szCs w:val="22"/>
        </w:rPr>
        <w:t xml:space="preserve"> outage-related</w:t>
      </w:r>
      <w:r w:rsidR="000218EC" w:rsidRPr="00BC7831">
        <w:rPr>
          <w:rFonts w:ascii="Arial" w:hAnsi="Arial" w:cs="Arial"/>
          <w:sz w:val="22"/>
          <w:szCs w:val="22"/>
        </w:rPr>
        <w:t xml:space="preserve"> cardiovascular and </w:t>
      </w:r>
      <w:r w:rsidR="003E63CC" w:rsidRPr="00BC7831">
        <w:rPr>
          <w:rFonts w:ascii="Arial" w:hAnsi="Arial" w:cs="Arial"/>
          <w:sz w:val="22"/>
          <w:szCs w:val="22"/>
        </w:rPr>
        <w:t>respiratory</w:t>
      </w:r>
      <w:r w:rsidR="000218EC" w:rsidRPr="00BC7831">
        <w:rPr>
          <w:rFonts w:ascii="Arial" w:hAnsi="Arial" w:cs="Arial"/>
          <w:sz w:val="22"/>
          <w:szCs w:val="22"/>
        </w:rPr>
        <w:t xml:space="preserve"> illness. </w:t>
      </w:r>
    </w:p>
    <w:p w14:paraId="65288B9C" w14:textId="6878715F"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Prior epidemiologic studies </w:t>
      </w:r>
      <w:r w:rsidR="00FD1FDA">
        <w:rPr>
          <w:rFonts w:ascii="Arial" w:hAnsi="Arial" w:cs="Arial"/>
          <w:sz w:val="22"/>
          <w:szCs w:val="22"/>
        </w:rPr>
        <w:t>in</w:t>
      </w:r>
      <w:r w:rsidRPr="00BC7831">
        <w:rPr>
          <w:rFonts w:ascii="Arial" w:hAnsi="Arial" w:cs="Arial"/>
          <w:sz w:val="22"/>
          <w:szCs w:val="22"/>
        </w:rPr>
        <w:t xml:space="preserve"> New York State found elevated cardiovascular and respiratory </w:t>
      </w:r>
      <w:r w:rsidR="00FA750F" w:rsidRPr="00BC7831">
        <w:rPr>
          <w:rFonts w:ascii="Arial" w:hAnsi="Arial" w:cs="Arial"/>
          <w:sz w:val="22"/>
          <w:szCs w:val="22"/>
        </w:rPr>
        <w:t>emergency department visits</w:t>
      </w:r>
      <w:r w:rsidRPr="00BC7831">
        <w:rPr>
          <w:rFonts w:ascii="Arial" w:hAnsi="Arial" w:cs="Arial"/>
          <w:sz w:val="22"/>
          <w:szCs w:val="22"/>
        </w:rPr>
        <w:t xml:space="preserve"> up to one week after power outage exposure for all adults</w:t>
      </w:r>
      <w:r w:rsidR="00B64827">
        <w:rPr>
          <w:rFonts w:ascii="Arial" w:hAnsi="Arial" w:cs="Arial"/>
          <w:sz w:val="22"/>
          <w:szCs w:val="22"/>
        </w:rPr>
        <w:t>, a</w:t>
      </w:r>
      <w:r w:rsidR="0019453C">
        <w:rPr>
          <w:rFonts w:ascii="Arial" w:hAnsi="Arial" w:cs="Arial"/>
          <w:sz w:val="22"/>
          <w:szCs w:val="22"/>
        </w:rPr>
        <w:t>s well as</w:t>
      </w:r>
      <w:r w:rsidR="00B64827">
        <w:rPr>
          <w:rFonts w:ascii="Arial" w:hAnsi="Arial" w:cs="Arial"/>
          <w:sz w:val="22"/>
          <w:szCs w:val="22"/>
        </w:rPr>
        <w:t xml:space="preserve"> increased </w:t>
      </w:r>
      <w:r w:rsidR="00CF0F1D">
        <w:rPr>
          <w:rFonts w:ascii="Arial" w:hAnsi="Arial" w:cs="Arial"/>
          <w:sz w:val="22"/>
          <w:szCs w:val="22"/>
        </w:rPr>
        <w:t xml:space="preserve">cardiorespiratory </w:t>
      </w:r>
      <w:r w:rsidR="00C411B2">
        <w:rPr>
          <w:rFonts w:ascii="Arial" w:hAnsi="Arial" w:cs="Arial"/>
          <w:sz w:val="22"/>
          <w:szCs w:val="22"/>
        </w:rPr>
        <w:t xml:space="preserve">hospitalizations and </w:t>
      </w:r>
      <w:r w:rsidR="00B64827">
        <w:rPr>
          <w:rFonts w:ascii="Arial" w:hAnsi="Arial" w:cs="Arial"/>
          <w:sz w:val="22"/>
          <w:szCs w:val="22"/>
        </w:rPr>
        <w:t>mortality</w:t>
      </w:r>
      <w:r w:rsidR="00FD1FDA">
        <w:rPr>
          <w:rFonts w:ascii="Arial" w:hAnsi="Arial" w:cs="Arial"/>
          <w:sz w:val="22"/>
          <w:szCs w:val="22"/>
        </w:rPr>
        <w:t xml:space="preserve"> </w:t>
      </w:r>
      <w:r w:rsidR="00F9091A">
        <w:rPr>
          <w:rFonts w:ascii="Arial" w:hAnsi="Arial" w:cs="Arial"/>
          <w:sz w:val="22"/>
          <w:szCs w:val="22"/>
        </w:rPr>
        <w:fldChar w:fldCharType="begin"/>
      </w:r>
      <w:r w:rsidR="00F9091A">
        <w:rPr>
          <w:rFonts w:ascii="Arial" w:hAnsi="Arial" w:cs="Arial"/>
          <w:sz w:val="22"/>
          <w:szCs w:val="22"/>
        </w:rPr>
        <w:instrText xml:space="preserve"> ADDIN ZOTERO_ITEM CSL_CITATION {"citationID":"NnNOXsPe","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9091A">
        <w:rPr>
          <w:rFonts w:ascii="Cambria Math" w:hAnsi="Cambria Math" w:cs="Cambria Math"/>
          <w:sz w:val="22"/>
          <w:szCs w:val="22"/>
        </w:rPr>
        <w:instrText>ﬀ</w:instrText>
      </w:r>
      <w:r w:rsidR="00F9091A">
        <w:rPr>
          <w:rFonts w:ascii="Arial" w:hAnsi="Arial" w:cs="Arial"/>
          <w:sz w:val="22"/>
          <w:szCs w:val="22"/>
        </w:rPr>
        <w:instrText>ects. We aimed to investigate the individual and joint e</w:instrText>
      </w:r>
      <w:r w:rsidR="00F9091A">
        <w:rPr>
          <w:rFonts w:ascii="Cambria Math" w:hAnsi="Cambria Math" w:cs="Cambria Math"/>
          <w:sz w:val="22"/>
          <w:szCs w:val="22"/>
        </w:rPr>
        <w:instrText>ﬀ</w:instrText>
      </w:r>
      <w:r w:rsidR="00F9091A">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9091A">
        <w:rPr>
          <w:rFonts w:ascii="Cambria Math" w:hAnsi="Cambria Math" w:cs="Cambria Math"/>
          <w:sz w:val="22"/>
          <w:szCs w:val="22"/>
        </w:rPr>
        <w:instrText>ﬀ</w:instrText>
      </w:r>
      <w:r w:rsidR="00F9091A">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9091A">
        <w:rPr>
          <w:rFonts w:ascii="Cambria Math" w:hAnsi="Cambria Math" w:cs="Cambria Math"/>
          <w:sz w:val="22"/>
          <w:szCs w:val="22"/>
        </w:rPr>
        <w:instrText>ﬀ</w:instrText>
      </w:r>
      <w:r w:rsidR="00F9091A">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 on both multiplicative and additive scales. Over 35% of the thunderstorm e</w:instrText>
      </w:r>
      <w:r w:rsidR="00F9091A">
        <w:rPr>
          <w:rFonts w:ascii="Cambria Math" w:hAnsi="Cambria Math" w:cs="Cambria Math"/>
          <w:sz w:val="22"/>
          <w:szCs w:val="22"/>
        </w:rPr>
        <w:instrText>ﬀ</w:instrText>
      </w:r>
      <w:r w:rsidR="00F9091A">
        <w:rPr>
          <w:rFonts w:ascii="Arial" w:hAnsi="Arial" w:cs="Arial"/>
          <w:sz w:val="22"/>
          <w:szCs w:val="22"/>
        </w:rPr>
        <w:instrText>ects were mediated by PM2:5 and RH.\nCONCLUSION: Thunderstorms accompanied by POs showed the strongest respiratory e</w:instrText>
      </w:r>
      <w:r w:rsidR="00F9091A">
        <w:rPr>
          <w:rFonts w:ascii="Cambria Math" w:hAnsi="Cambria Math" w:cs="Cambria Math"/>
          <w:sz w:val="22"/>
          <w:szCs w:val="22"/>
        </w:rPr>
        <w:instrText>ﬀ</w:instrText>
      </w:r>
      <w:r w:rsidR="00F9091A">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9091A">
        <w:rPr>
          <w:rFonts w:ascii="Cambria Math" w:hAnsi="Cambria Math" w:cs="Cambria Math"/>
          <w:sz w:val="22"/>
          <w:szCs w:val="22"/>
        </w:rPr>
        <w:instrText>ﬀ</w:instrText>
      </w:r>
      <w:r w:rsidR="00F9091A">
        <w:rPr>
          <w:rFonts w:ascii="Arial" w:hAnsi="Arial" w:cs="Arial"/>
          <w:sz w:val="22"/>
          <w:szCs w:val="22"/>
        </w:rPr>
        <w:instrText>ects of large-scale power outages, including the massive power failure that a</w:instrText>
      </w:r>
      <w:r w:rsidR="00F9091A">
        <w:rPr>
          <w:rFonts w:ascii="Cambria Math" w:hAnsi="Cambria Math" w:cs="Cambria Math"/>
          <w:sz w:val="22"/>
          <w:szCs w:val="22"/>
        </w:rPr>
        <w:instrText>ﬀ</w:instrText>
      </w:r>
      <w:r w:rsidR="00F9091A">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9091A">
        <w:rPr>
          <w:rFonts w:ascii="Cambria Math" w:hAnsi="Cambria Math" w:cs="Cambria Math"/>
          <w:sz w:val="22"/>
          <w:szCs w:val="22"/>
        </w:rPr>
        <w:instrText>ﬀ</w:instrText>
      </w:r>
      <w:r w:rsidR="00F9091A">
        <w:rPr>
          <w:rFonts w:ascii="Arial" w:hAnsi="Arial" w:cs="Arial"/>
          <w:sz w:val="22"/>
          <w:szCs w:val="22"/>
        </w:rPr>
        <w:instrText>ect health. This information can inform preparedness e</w:instrText>
      </w:r>
      <w:r w:rsidR="00F9091A">
        <w:rPr>
          <w:rFonts w:ascii="Cambria Math" w:hAnsi="Cambria Math" w:cs="Cambria Math"/>
          <w:sz w:val="22"/>
          <w:szCs w:val="22"/>
        </w:rPr>
        <w:instrText>ﬀ</w:instrText>
      </w:r>
      <w:r w:rsidR="00F9091A">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F9091A">
        <w:rPr>
          <w:rFonts w:ascii="Arial" w:hAnsi="Arial" w:cs="Arial"/>
          <w:sz w:val="22"/>
          <w:szCs w:val="22"/>
        </w:rPr>
        <w:fldChar w:fldCharType="separate"/>
      </w:r>
      <w:r w:rsidR="00F9091A" w:rsidRPr="00F9091A">
        <w:rPr>
          <w:rFonts w:ascii="Arial" w:hAnsi="Arial" w:cs="Arial"/>
          <w:kern w:val="0"/>
          <w:sz w:val="22"/>
          <w:lang w:val="en-US"/>
        </w:rPr>
        <w:t>(3–6)</w:t>
      </w:r>
      <w:r w:rsidR="00F9091A">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vertAlign w:val="superscript"/>
        </w:rPr>
        <w:t xml:space="preserve"> </w:t>
      </w:r>
      <w:r w:rsidRPr="00BC7831">
        <w:rPr>
          <w:rFonts w:ascii="Arial" w:hAnsi="Arial" w:cs="Arial"/>
          <w:sz w:val="22"/>
          <w:szCs w:val="22"/>
        </w:rPr>
        <w:t xml:space="preserve">Associations may be stronger </w:t>
      </w:r>
      <w:r w:rsidR="00FD1FDA">
        <w:rPr>
          <w:rFonts w:ascii="Arial" w:hAnsi="Arial" w:cs="Arial"/>
          <w:sz w:val="22"/>
          <w:szCs w:val="22"/>
        </w:rPr>
        <w:t xml:space="preserve">among older adults or </w:t>
      </w:r>
      <w:r w:rsidRPr="00BC7831">
        <w:rPr>
          <w:rFonts w:ascii="Arial" w:hAnsi="Arial" w:cs="Arial"/>
          <w:sz w:val="22"/>
          <w:szCs w:val="22"/>
        </w:rPr>
        <w:t>when outdoor temperatures are extreme</w:t>
      </w:r>
      <w:r w:rsidR="00FD1FDA">
        <w:rPr>
          <w:rFonts w:ascii="Arial" w:hAnsi="Arial" w:cs="Arial"/>
          <w:sz w:val="22"/>
          <w:szCs w:val="22"/>
        </w:rPr>
        <w:t xml:space="preserve"> </w:t>
      </w:r>
      <w:r w:rsidR="00FE3ED1">
        <w:rPr>
          <w:rFonts w:ascii="Arial" w:hAnsi="Arial" w:cs="Arial"/>
          <w:sz w:val="22"/>
          <w:szCs w:val="22"/>
        </w:rPr>
        <w:fldChar w:fldCharType="begin"/>
      </w:r>
      <w:r w:rsidR="005A1AD1">
        <w:rPr>
          <w:rFonts w:ascii="Arial" w:hAnsi="Arial" w:cs="Arial"/>
          <w:sz w:val="22"/>
          <w:szCs w:val="22"/>
        </w:rPr>
        <w:instrText xml:space="preserve"> ADDIN ZOTERO_ITEM CSL_CITATION {"citationID":"NoBYIZ0s","properties":{"formattedCitation":"(4)","plainCitation":"(4)","noteIndex":0},"citationItems":[{"id":194,"uris":["http://zotero.org/users/local/hHKggCUl/items/8L9T2PQA"],"itemData":{"id":194,"type":"article-journal","abstract":"BACKGROUND: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5A1AD1">
        <w:rPr>
          <w:rFonts w:ascii="Cambria Math" w:hAnsi="Cambria Math" w:cs="Cambria Math"/>
          <w:sz w:val="22"/>
          <w:szCs w:val="22"/>
        </w:rPr>
        <w:instrText>ﬀ</w:instrText>
      </w:r>
      <w:r w:rsidR="005A1AD1">
        <w:rPr>
          <w:rFonts w:ascii="Arial" w:hAnsi="Arial" w:cs="Arial"/>
          <w:sz w:val="22"/>
          <w:szCs w:val="22"/>
        </w:rPr>
        <w:instrText>ects. We aimed to investigate the individual and joint e</w:instrText>
      </w:r>
      <w:r w:rsidR="005A1AD1">
        <w:rPr>
          <w:rFonts w:ascii="Cambria Math" w:hAnsi="Cambria Math" w:cs="Cambria Math"/>
          <w:sz w:val="22"/>
          <w:szCs w:val="22"/>
        </w:rPr>
        <w:instrText>ﬀ</w:instrText>
      </w:r>
      <w:r w:rsidR="005A1AD1">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5A1AD1">
        <w:rPr>
          <w:rFonts w:ascii="Cambria Math" w:hAnsi="Cambria Math" w:cs="Cambria Math"/>
          <w:sz w:val="22"/>
          <w:szCs w:val="22"/>
        </w:rPr>
        <w:instrText>ﬀ</w:instrText>
      </w:r>
      <w:r w:rsidR="005A1AD1">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5A1AD1">
        <w:rPr>
          <w:rFonts w:ascii="Cambria Math" w:hAnsi="Cambria Math" w:cs="Cambria Math"/>
          <w:sz w:val="22"/>
          <w:szCs w:val="22"/>
        </w:rPr>
        <w:instrText>ﬀ</w:instrText>
      </w:r>
      <w:r w:rsidR="005A1AD1">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ect on both multiplicative and additive scales. Over 35% of the thunderstorm e</w:instrText>
      </w:r>
      <w:r w:rsidR="005A1AD1">
        <w:rPr>
          <w:rFonts w:ascii="Cambria Math" w:hAnsi="Cambria Math" w:cs="Cambria Math"/>
          <w:sz w:val="22"/>
          <w:szCs w:val="22"/>
        </w:rPr>
        <w:instrText>ﬀ</w:instrText>
      </w:r>
      <w:r w:rsidR="005A1AD1">
        <w:rPr>
          <w:rFonts w:ascii="Arial" w:hAnsi="Arial" w:cs="Arial"/>
          <w:sz w:val="22"/>
          <w:szCs w:val="22"/>
        </w:rPr>
        <w:instrText>ects were mediated by PM2:5 and RH.\nCONCLUSION: Thunderstorms accompanied by POs showed the strongest respiratory e</w:instrText>
      </w:r>
      <w:r w:rsidR="005A1AD1">
        <w:rPr>
          <w:rFonts w:ascii="Cambria Math" w:hAnsi="Cambria Math" w:cs="Cambria Math"/>
          <w:sz w:val="22"/>
          <w:szCs w:val="22"/>
        </w:rPr>
        <w:instrText>ﬀ</w:instrText>
      </w:r>
      <w:r w:rsidR="005A1AD1">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00FE3ED1">
        <w:rPr>
          <w:rFonts w:ascii="Arial" w:hAnsi="Arial" w:cs="Arial"/>
          <w:sz w:val="22"/>
          <w:szCs w:val="22"/>
        </w:rPr>
        <w:fldChar w:fldCharType="separate"/>
      </w:r>
      <w:r w:rsidR="00FE3ED1">
        <w:rPr>
          <w:rFonts w:ascii="Arial" w:hAnsi="Arial" w:cs="Arial"/>
          <w:noProof/>
          <w:sz w:val="22"/>
          <w:szCs w:val="22"/>
        </w:rPr>
        <w:t>(4)</w:t>
      </w:r>
      <w:r w:rsidR="00FE3ED1">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E</w:t>
      </w:r>
      <w:r w:rsidR="00FD1FDA" w:rsidRPr="00D42D30">
        <w:rPr>
          <w:rFonts w:ascii="Arial" w:hAnsi="Arial" w:cs="Arial"/>
          <w:sz w:val="22"/>
          <w:szCs w:val="22"/>
        </w:rPr>
        <w:t xml:space="preserve">xposure data </w:t>
      </w:r>
      <w:r w:rsidR="00FD1FDA">
        <w:rPr>
          <w:rFonts w:ascii="Arial" w:hAnsi="Arial" w:cs="Arial"/>
          <w:sz w:val="22"/>
          <w:szCs w:val="22"/>
        </w:rPr>
        <w:lastRenderedPageBreak/>
        <w:t xml:space="preserve">limitations have </w:t>
      </w:r>
      <w:r w:rsidR="00FD1FDA" w:rsidRPr="00D42D30">
        <w:rPr>
          <w:rFonts w:ascii="Arial" w:hAnsi="Arial" w:cs="Arial"/>
          <w:sz w:val="22"/>
          <w:szCs w:val="22"/>
        </w:rPr>
        <w:t xml:space="preserve">constrained </w:t>
      </w:r>
      <w:r w:rsidR="00FD1FDA">
        <w:rPr>
          <w:rFonts w:ascii="Arial" w:hAnsi="Arial" w:cs="Arial"/>
          <w:sz w:val="22"/>
          <w:szCs w:val="22"/>
        </w:rPr>
        <w:t xml:space="preserve">nationwide studies of </w:t>
      </w:r>
      <w:r w:rsidR="00FD1FDA" w:rsidRPr="00D42D30">
        <w:rPr>
          <w:rFonts w:ascii="Arial" w:hAnsi="Arial" w:cs="Arial"/>
          <w:sz w:val="22"/>
          <w:szCs w:val="22"/>
        </w:rPr>
        <w:t>power outage and health</w:t>
      </w:r>
      <w:r w:rsidR="00FD1FDA">
        <w:rPr>
          <w:rFonts w:ascii="Arial" w:hAnsi="Arial" w:cs="Arial"/>
          <w:sz w:val="22"/>
          <w:szCs w:val="22"/>
        </w:rPr>
        <w:t xml:space="preserve"> </w:t>
      </w:r>
      <w:r w:rsidR="00DC7AD6">
        <w:rPr>
          <w:rFonts w:ascii="Arial" w:hAnsi="Arial" w:cs="Arial"/>
          <w:sz w:val="22"/>
          <w:szCs w:val="22"/>
        </w:rPr>
        <w:fldChar w:fldCharType="begin"/>
      </w:r>
      <w:r w:rsidR="00DC7AD6">
        <w:rPr>
          <w:rFonts w:ascii="Arial" w:hAnsi="Arial" w:cs="Arial"/>
          <w:sz w:val="22"/>
          <w:szCs w:val="22"/>
        </w:rPr>
        <w:instrText xml:space="preserve"> ADDIN ZOTERO_ITEM CSL_CITATION {"citationID":"P6hFiiz1","properties":{"formattedCitation":"(7)","plainCitation":"(7)","noteIndex":0},"citationItems":[{"id":180,"uris":["http://zotero.org/users/local/hHKggCUl/items/QGLVIH6M"],"itemData":{"id":180,"type":"article-journal","abstract":"Purpose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C7AD6">
        <w:rPr>
          <w:rFonts w:ascii="Arial" w:hAnsi="Arial" w:cs="Arial"/>
          <w:sz w:val="22"/>
          <w:szCs w:val="22"/>
        </w:rPr>
        <w:fldChar w:fldCharType="separate"/>
      </w:r>
      <w:r w:rsidR="00DC7AD6">
        <w:rPr>
          <w:rFonts w:ascii="Arial" w:hAnsi="Arial" w:cs="Arial"/>
          <w:noProof/>
          <w:sz w:val="22"/>
          <w:szCs w:val="22"/>
        </w:rPr>
        <w:t>(7)</w:t>
      </w:r>
      <w:r w:rsidR="00DC7AD6">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Only recently have p</w:t>
      </w:r>
      <w:r w:rsidRPr="00BC7831">
        <w:rPr>
          <w:rFonts w:ascii="Arial" w:hAnsi="Arial" w:cs="Arial"/>
          <w:sz w:val="22"/>
          <w:szCs w:val="22"/>
        </w:rPr>
        <w:t>opulation-level datasets of power outage exposure beyond New York State become available</w:t>
      </w:r>
      <w:r w:rsidR="00FD1FDA">
        <w:rPr>
          <w:rFonts w:ascii="Arial" w:hAnsi="Arial" w:cs="Arial"/>
          <w:sz w:val="22"/>
          <w:szCs w:val="22"/>
        </w:rPr>
        <w:t xml:space="preserve"> </w:t>
      </w:r>
      <w:r w:rsidR="003B33FF">
        <w:rPr>
          <w:rFonts w:ascii="Arial" w:hAnsi="Arial" w:cs="Arial"/>
          <w:sz w:val="22"/>
          <w:szCs w:val="22"/>
        </w:rPr>
        <w:fldChar w:fldCharType="begin"/>
      </w:r>
      <w:r w:rsidR="00536111">
        <w:rPr>
          <w:rFonts w:ascii="Arial" w:hAnsi="Arial" w:cs="Arial"/>
          <w:sz w:val="22"/>
          <w:szCs w:val="22"/>
        </w:rPr>
        <w:instrText xml:space="preserve"> ADDIN ZOTERO_ITEM CSL_CITATION {"citationID":"wtWvlfX6","properties":{"formattedCitation":"(1,22)","plainCitation":"(1,22)","noteIndex":0},"citationItems":[{"id":176,"uris":["http://zotero.org/users/local/hHKggCUl/items/5MSNWAQ5"],"itemData":{"id":176,"type":"article-journal","abstract":"Abstract\n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3B33FF">
        <w:rPr>
          <w:rFonts w:ascii="Arial" w:hAnsi="Arial" w:cs="Arial"/>
          <w:sz w:val="22"/>
          <w:szCs w:val="22"/>
        </w:rPr>
        <w:fldChar w:fldCharType="separate"/>
      </w:r>
      <w:r w:rsidR="00536111">
        <w:rPr>
          <w:rFonts w:ascii="Arial" w:hAnsi="Arial" w:cs="Arial"/>
          <w:noProof/>
          <w:sz w:val="22"/>
          <w:szCs w:val="22"/>
        </w:rPr>
        <w:t>(1,22)</w:t>
      </w:r>
      <w:r w:rsidR="003B33FF">
        <w:rPr>
          <w:rFonts w:ascii="Arial" w:hAnsi="Arial" w:cs="Arial"/>
          <w:sz w:val="22"/>
          <w:szCs w:val="22"/>
        </w:rPr>
        <w:fldChar w:fldCharType="end"/>
      </w:r>
      <w:r w:rsidR="00FD1FDA">
        <w:rPr>
          <w:rFonts w:ascii="Arial" w:hAnsi="Arial" w:cs="Arial"/>
          <w:sz w:val="22"/>
          <w:szCs w:val="22"/>
        </w:rPr>
        <w:t>.</w:t>
      </w:r>
      <w:r w:rsidR="005A1AD1">
        <w:rPr>
          <w:rFonts w:ascii="Arial" w:hAnsi="Arial" w:cs="Arial"/>
          <w:sz w:val="22"/>
          <w:szCs w:val="22"/>
        </w:rPr>
        <w:t xml:space="preserve"> </w:t>
      </w:r>
      <w:commentRangeStart w:id="2"/>
      <w:commentRangeStart w:id="3"/>
      <w:r w:rsidR="00FD1FDA">
        <w:rPr>
          <w:rFonts w:ascii="Arial" w:hAnsi="Arial" w:cs="Arial"/>
          <w:sz w:val="22"/>
          <w:szCs w:val="22"/>
        </w:rPr>
        <w:t>Further, m</w:t>
      </w:r>
      <w:r w:rsidR="008C7C3A" w:rsidRPr="00BC7831">
        <w:rPr>
          <w:rFonts w:ascii="Arial" w:hAnsi="Arial" w:cs="Arial"/>
          <w:sz w:val="22"/>
          <w:szCs w:val="22"/>
        </w:rPr>
        <w:t xml:space="preserve">ost </w:t>
      </w:r>
      <w:r w:rsidRPr="00BC7831">
        <w:rPr>
          <w:rFonts w:ascii="Arial" w:hAnsi="Arial" w:cs="Arial"/>
          <w:sz w:val="22"/>
          <w:szCs w:val="22"/>
        </w:rPr>
        <w:t xml:space="preserve">studies </w:t>
      </w:r>
      <w:r w:rsidR="00AC2FE9" w:rsidRPr="00BC7831">
        <w:rPr>
          <w:rFonts w:ascii="Arial" w:hAnsi="Arial" w:cs="Arial"/>
          <w:sz w:val="22"/>
          <w:szCs w:val="22"/>
        </w:rPr>
        <w:t>outside of New York</w:t>
      </w:r>
      <w:r w:rsidRPr="00BC7831">
        <w:rPr>
          <w:rFonts w:ascii="Arial" w:hAnsi="Arial" w:cs="Arial"/>
          <w:sz w:val="22"/>
          <w:szCs w:val="22"/>
        </w:rPr>
        <w:t xml:space="preserve"> use</w:t>
      </w:r>
      <w:r w:rsidR="00FD1FDA">
        <w:rPr>
          <w:rFonts w:ascii="Arial" w:hAnsi="Arial" w:cs="Arial"/>
          <w:sz w:val="22"/>
          <w:szCs w:val="22"/>
        </w:rPr>
        <w:t>d</w:t>
      </w:r>
      <w:r w:rsidRPr="00BC7831">
        <w:rPr>
          <w:rFonts w:ascii="Arial" w:hAnsi="Arial" w:cs="Arial"/>
          <w:sz w:val="22"/>
          <w:szCs w:val="22"/>
        </w:rPr>
        <w:t xml:space="preserve"> large-scale events</w:t>
      </w:r>
      <w:r w:rsidR="00FD1FDA">
        <w:rPr>
          <w:rFonts w:ascii="Arial" w:hAnsi="Arial" w:cs="Arial"/>
          <w:sz w:val="22"/>
          <w:szCs w:val="22"/>
        </w:rPr>
        <w:t>,</w:t>
      </w:r>
      <w:r w:rsidRPr="00BC7831">
        <w:rPr>
          <w:rFonts w:ascii="Arial" w:hAnsi="Arial" w:cs="Arial"/>
          <w:sz w:val="22"/>
          <w:szCs w:val="22"/>
        </w:rPr>
        <w:t xml:space="preserve"> such as single hurricanes that disrupted power</w:t>
      </w:r>
      <w:r w:rsidR="00F50165">
        <w:rPr>
          <w:rFonts w:ascii="Arial" w:hAnsi="Arial" w:cs="Arial"/>
          <w:sz w:val="22"/>
          <w:szCs w:val="22"/>
        </w:rPr>
        <w:t xml:space="preserve"> as</w:t>
      </w:r>
      <w:r w:rsidRPr="00BC7831">
        <w:rPr>
          <w:rFonts w:ascii="Arial" w:hAnsi="Arial" w:cs="Arial"/>
          <w:sz w:val="22"/>
          <w:szCs w:val="22"/>
        </w:rPr>
        <w:t xml:space="preserve"> surrogate</w:t>
      </w:r>
      <w:r w:rsidR="00FD1FDA">
        <w:rPr>
          <w:rFonts w:ascii="Arial" w:hAnsi="Arial" w:cs="Arial"/>
          <w:sz w:val="22"/>
          <w:szCs w:val="22"/>
        </w:rPr>
        <w:t>s</w:t>
      </w:r>
      <w:r w:rsidRPr="00BC7831">
        <w:rPr>
          <w:rFonts w:ascii="Arial" w:hAnsi="Arial" w:cs="Arial"/>
          <w:sz w:val="22"/>
          <w:szCs w:val="22"/>
        </w:rPr>
        <w:t xml:space="preserve"> for power outage exposure</w:t>
      </w:r>
      <w:r w:rsidR="00FD1FDA">
        <w:rPr>
          <w:rFonts w:ascii="Arial" w:hAnsi="Arial" w:cs="Arial"/>
          <w:sz w:val="22"/>
          <w:szCs w:val="22"/>
        </w:rPr>
        <w:t xml:space="preserve"> and assumed everyone </w:t>
      </w:r>
      <w:r w:rsidR="00FD1FDA" w:rsidRPr="00BC7831">
        <w:rPr>
          <w:rFonts w:ascii="Arial" w:hAnsi="Arial" w:cs="Arial"/>
          <w:sz w:val="22"/>
          <w:szCs w:val="22"/>
        </w:rPr>
        <w:t xml:space="preserve">in a city or county </w:t>
      </w:r>
      <w:r w:rsidR="00FD1FDA">
        <w:rPr>
          <w:rFonts w:ascii="Arial" w:hAnsi="Arial" w:cs="Arial"/>
          <w:sz w:val="22"/>
          <w:szCs w:val="22"/>
        </w:rPr>
        <w:t xml:space="preserve">was </w:t>
      </w:r>
      <w:r w:rsidR="00FD1FDA" w:rsidRPr="00BC7831">
        <w:rPr>
          <w:rFonts w:ascii="Arial" w:hAnsi="Arial" w:cs="Arial"/>
          <w:sz w:val="22"/>
          <w:szCs w:val="22"/>
        </w:rPr>
        <w:t>exposed</w:t>
      </w:r>
      <w:r w:rsidR="00FD1FDA">
        <w:rPr>
          <w:rFonts w:ascii="Arial" w:hAnsi="Arial" w:cs="Arial"/>
          <w:sz w:val="22"/>
          <w:szCs w:val="22"/>
        </w:rPr>
        <w:t xml:space="preserve"> to the index event </w:t>
      </w:r>
      <w:r w:rsidR="00B3010F">
        <w:rPr>
          <w:rFonts w:ascii="Arial" w:hAnsi="Arial" w:cs="Arial"/>
          <w:sz w:val="22"/>
          <w:szCs w:val="22"/>
        </w:rPr>
        <w:fldChar w:fldCharType="begin"/>
      </w:r>
      <w:r w:rsidR="00B3010F">
        <w:rPr>
          <w:rFonts w:ascii="Arial" w:hAnsi="Arial" w:cs="Arial"/>
          <w:sz w:val="22"/>
          <w:szCs w:val="22"/>
        </w:rPr>
        <w:instrText xml:space="preserve"> ADDIN ZOTERO_ITEM CSL_CITATION {"citationID":"NVjivKxQ","properties":{"formattedCitation":"(23,24)","plainCitation":"(23,24)","noteIndex":0},"citationItems":[{"id":234,"uris":["http://zotero.org/users/local/hHKggCUl/items/SKMRVJ53"],"itemData":{"id":234,"type":"article-journal","abstract":"Background: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232,"uris":["http://zotero.org/users/local/hHKggCUl/items/LBXYX6SU"],"itemData":{"id":232,"type":"article-journal","abstract":"OBJECTIVE To determine the association of power loss from Hurricane Irma with hospitalization and mortality in NH residents in Florida. DESIGN, SETTING, AND PARTICIPANTS This retrospective cohort study of NH residents residing in Florida when Hurricane Irma landed on September 10, 2017, assessed mortality at 7 and 30 days after the storm and hospitalization at 30 days after the storm. The analysis was conducted from May 2, 2021, to June 28, 2021. All NH residents residing in Florida at landfall were eligible (N = 67 273). We excluded those younger than 65 years, missing power status information, or who were evacuated (13 178 [19.6%]). EXPOSURE We used state-administered surveys to determine NH power outage status. Exposed residents experienced a power outage poststorm, whereas unexposed residents did not experience a power outage poststorm. MAIN OUTCOMES AND MEASURES We used Medicare claims to assess mortality and hospitalization after Hurricane Irma landfall using generalized linear models with robust standard errors.\nRESULTS In the aftermath of Hurricane Irma, 27 892 residents (18 510 women [66.4%]; 3906 [14.0%] Black, 1651 [5.9%] Hispanic, and 21 756 [78.0%] White individuals) in 299 NHs were exposed to power loss and 26 203 residents (17 620 women [67.2%]; 4175 [15.9%] Black, 1030 [3.9%] Hispanic, and 20 477 [78.1%] White individuals) in 292 NHs were unexposed. Nursing homes that lost power were similar in size, quality star rating, and type of ownership compared with NHs that did not lose power. Power loss was associated with an increased adjusted odds of mortality among all residents within 7 days (odds ratio [OR],1.25; 95% CI,1.05-1.48) and 30 days (OR, 1.12; 95% CI,1.02-1.23) poststorm and hospitalization within 30 days, although only among residents aged 65 to 74 years (OR, 1.16; 95% CI, 1.03-1.33).\nCONCLUSIONS AND RELEVANCE In this cohort study, power loss was associated with higher odds of mortality in all affected NH residents and hospitalization in some residents. The benefits and costs of policies that require NHs to have emergency alternate power sources should be assessed.","container-title":"JAMA Health Forum","DOI":"10.1001/jamahealthforum.2021.3900","ISSN":"2689-0186","issue":"11","journalAbbreviation":"JAMA Health Forum","language":"en","page":"e213900","source":"DOI.org (Crossref)","title":"Association of Power Outage With Mortality and Hospitalizations Among Florida Nursing Home Residents After Hurricane Irma","volume":"2","author":[{"family":"Skarha","given":"Julianne"},{"family":"Gordon","given":"Lily"},{"family":"Sakib","given":"Nazmus"},{"family":"June","given":"Joseph"},{"family":"Jester","given":"Dylan J."},{"family":"Peterson","given":"Lindsay J."},{"family":"Andel","given":"Ross"},{"family":"Dosa","given":"David M."}],"issued":{"date-parts":[["2021",11,24]]}}}],"schema":"https://github.com/citation-style-language/schema/raw/master/csl-citation.json"} </w:instrText>
      </w:r>
      <w:r w:rsidR="00B3010F">
        <w:rPr>
          <w:rFonts w:ascii="Arial" w:hAnsi="Arial" w:cs="Arial"/>
          <w:sz w:val="22"/>
          <w:szCs w:val="22"/>
        </w:rPr>
        <w:fldChar w:fldCharType="separate"/>
      </w:r>
      <w:r w:rsidR="00B3010F">
        <w:rPr>
          <w:rFonts w:ascii="Arial" w:hAnsi="Arial" w:cs="Arial"/>
          <w:noProof/>
          <w:sz w:val="22"/>
          <w:szCs w:val="22"/>
        </w:rPr>
        <w:t>(23,24)</w:t>
      </w:r>
      <w:r w:rsidR="00B3010F">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Such</w:t>
      </w:r>
      <w:r w:rsidR="00073696" w:rsidRPr="00BC7831">
        <w:rPr>
          <w:rFonts w:ascii="Arial" w:hAnsi="Arial" w:cs="Arial"/>
          <w:sz w:val="22"/>
          <w:szCs w:val="22"/>
        </w:rPr>
        <w:t xml:space="preserve"> studies cannot</w:t>
      </w:r>
      <w:r w:rsidRPr="00BC7831">
        <w:rPr>
          <w:rFonts w:ascii="Arial" w:hAnsi="Arial" w:cs="Arial"/>
          <w:sz w:val="22"/>
          <w:szCs w:val="22"/>
        </w:rPr>
        <w:t xml:space="preserve"> disentangle</w:t>
      </w:r>
      <w:r w:rsidR="00F50165">
        <w:rPr>
          <w:rFonts w:ascii="Arial" w:hAnsi="Arial" w:cs="Arial"/>
          <w:sz w:val="22"/>
          <w:szCs w:val="22"/>
        </w:rPr>
        <w:t xml:space="preserve"> the</w:t>
      </w:r>
      <w:r w:rsidRPr="00BC7831">
        <w:rPr>
          <w:rFonts w:ascii="Arial" w:hAnsi="Arial" w:cs="Arial"/>
          <w:sz w:val="22"/>
          <w:szCs w:val="22"/>
        </w:rPr>
        <w:t xml:space="preserve"> health effects of </w:t>
      </w:r>
      <w:r w:rsidR="00FD1FDA">
        <w:rPr>
          <w:rFonts w:ascii="Arial" w:hAnsi="Arial" w:cs="Arial"/>
          <w:sz w:val="22"/>
          <w:szCs w:val="22"/>
        </w:rPr>
        <w:t xml:space="preserve">power </w:t>
      </w:r>
      <w:r w:rsidRPr="00BC7831">
        <w:rPr>
          <w:rFonts w:ascii="Arial" w:hAnsi="Arial" w:cs="Arial"/>
          <w:sz w:val="22"/>
          <w:szCs w:val="22"/>
        </w:rPr>
        <w:t>outage</w:t>
      </w:r>
      <w:r w:rsidR="00F50165">
        <w:rPr>
          <w:rFonts w:ascii="Arial" w:hAnsi="Arial" w:cs="Arial"/>
          <w:sz w:val="22"/>
          <w:szCs w:val="22"/>
        </w:rPr>
        <w:t>s</w:t>
      </w:r>
      <w:r w:rsidRPr="00BC7831">
        <w:rPr>
          <w:rFonts w:ascii="Arial" w:hAnsi="Arial" w:cs="Arial"/>
          <w:sz w:val="22"/>
          <w:szCs w:val="22"/>
        </w:rPr>
        <w:t xml:space="preserve"> from </w:t>
      </w:r>
      <w:r w:rsidR="00FD1FDA">
        <w:rPr>
          <w:rFonts w:ascii="Arial" w:hAnsi="Arial" w:cs="Arial"/>
          <w:sz w:val="22"/>
          <w:szCs w:val="22"/>
        </w:rPr>
        <w:t xml:space="preserve">climate </w:t>
      </w:r>
      <w:r w:rsidRPr="00BC7831">
        <w:rPr>
          <w:rFonts w:ascii="Arial" w:hAnsi="Arial" w:cs="Arial"/>
          <w:sz w:val="22"/>
          <w:szCs w:val="22"/>
        </w:rPr>
        <w:t>disaster</w:t>
      </w:r>
      <w:r w:rsidR="00F50165">
        <w:rPr>
          <w:rFonts w:ascii="Arial" w:hAnsi="Arial" w:cs="Arial"/>
          <w:sz w:val="22"/>
          <w:szCs w:val="22"/>
        </w:rPr>
        <w:t>s</w:t>
      </w:r>
      <w:r w:rsidRPr="00BC7831">
        <w:rPr>
          <w:rFonts w:ascii="Arial" w:hAnsi="Arial" w:cs="Arial"/>
          <w:sz w:val="22"/>
          <w:szCs w:val="22"/>
        </w:rPr>
        <w:t xml:space="preserve">. </w:t>
      </w:r>
      <w:r w:rsidR="00FD1FDA">
        <w:rPr>
          <w:rFonts w:ascii="Arial" w:hAnsi="Arial" w:cs="Arial"/>
          <w:sz w:val="22"/>
          <w:szCs w:val="22"/>
        </w:rPr>
        <w:t xml:space="preserve">Despite often occurring </w:t>
      </w:r>
      <w:r w:rsidRPr="00BC7831">
        <w:rPr>
          <w:rFonts w:ascii="Arial" w:hAnsi="Arial" w:cs="Arial"/>
          <w:sz w:val="22"/>
          <w:szCs w:val="22"/>
        </w:rPr>
        <w:t xml:space="preserve">with severe weather, most power outages do not </w:t>
      </w:r>
      <w:r w:rsidR="00FD1FDA">
        <w:rPr>
          <w:rFonts w:ascii="Arial" w:hAnsi="Arial" w:cs="Arial"/>
          <w:sz w:val="22"/>
          <w:szCs w:val="22"/>
        </w:rPr>
        <w:t>co-</w:t>
      </w:r>
      <w:r w:rsidRPr="00BC7831">
        <w:rPr>
          <w:rFonts w:ascii="Arial" w:hAnsi="Arial" w:cs="Arial"/>
          <w:sz w:val="22"/>
          <w:szCs w:val="22"/>
        </w:rPr>
        <w:t xml:space="preserve">occur </w:t>
      </w:r>
      <w:r w:rsidR="00FD1FDA">
        <w:rPr>
          <w:rFonts w:ascii="Arial" w:hAnsi="Arial" w:cs="Arial"/>
          <w:sz w:val="22"/>
          <w:szCs w:val="22"/>
        </w:rPr>
        <w:t>with</w:t>
      </w:r>
      <w:r w:rsidR="00FD1FDA" w:rsidRPr="00BC7831">
        <w:rPr>
          <w:rFonts w:ascii="Arial" w:hAnsi="Arial" w:cs="Arial"/>
          <w:sz w:val="22"/>
          <w:szCs w:val="22"/>
        </w:rPr>
        <w:t xml:space="preserve"> </w:t>
      </w:r>
      <w:r w:rsidRPr="00BC7831">
        <w:rPr>
          <w:rFonts w:ascii="Arial" w:hAnsi="Arial" w:cs="Arial"/>
          <w:sz w:val="22"/>
          <w:szCs w:val="22"/>
        </w:rPr>
        <w:t>large disasters</w:t>
      </w:r>
      <w:r w:rsidR="00FD1FDA">
        <w:rPr>
          <w:rFonts w:ascii="Arial" w:hAnsi="Arial" w:cs="Arial"/>
          <w:sz w:val="22"/>
          <w:szCs w:val="22"/>
        </w:rPr>
        <w:t xml:space="preserve"> </w:t>
      </w:r>
      <w:r w:rsidR="00E72A68">
        <w:rPr>
          <w:rFonts w:ascii="Arial" w:hAnsi="Arial" w:cs="Arial"/>
          <w:sz w:val="22"/>
          <w:szCs w:val="22"/>
        </w:rPr>
        <w:fldChar w:fldCharType="begin"/>
      </w:r>
      <w:r w:rsidR="00E72A68">
        <w:rPr>
          <w:rFonts w:ascii="Arial" w:hAnsi="Arial" w:cs="Arial"/>
          <w:sz w:val="22"/>
          <w:szCs w:val="22"/>
        </w:rPr>
        <w:instrText xml:space="preserve"> ADDIN ZOTERO_ITEM CSL_CITATION {"citationID":"BgF21pGP","properties":{"formattedCitation":"(25)","plainCitation":"(25)","noteIndex":0},"citationItems":[{"id":238,"uris":["http://zotero.org/users/local/hHKggCUl/items/5LBTMXE2"],"itemData":{"id":238,"type":"article","abstract":"Abstract\n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A."}],"accessed":{"date-parts":[["2025",1,4]]},"issued":{"date-parts":[["2024",7,18]]}}}],"schema":"https://github.com/citation-style-language/schema/raw/master/csl-citation.json"} </w:instrText>
      </w:r>
      <w:r w:rsidR="00E72A68">
        <w:rPr>
          <w:rFonts w:ascii="Arial" w:hAnsi="Arial" w:cs="Arial"/>
          <w:sz w:val="22"/>
          <w:szCs w:val="22"/>
        </w:rPr>
        <w:fldChar w:fldCharType="separate"/>
      </w:r>
      <w:r w:rsidR="00E72A68">
        <w:rPr>
          <w:rFonts w:ascii="Arial" w:hAnsi="Arial" w:cs="Arial"/>
          <w:noProof/>
          <w:sz w:val="22"/>
          <w:szCs w:val="22"/>
        </w:rPr>
        <w:t>(25)</w:t>
      </w:r>
      <w:r w:rsidR="00E72A68">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commentRangeEnd w:id="2"/>
      <w:r w:rsidR="00F50165">
        <w:rPr>
          <w:rStyle w:val="CommentReference"/>
        </w:rPr>
        <w:commentReference w:id="2"/>
      </w:r>
      <w:commentRangeEnd w:id="3"/>
      <w:r w:rsidR="00391794">
        <w:rPr>
          <w:rStyle w:val="CommentReference"/>
        </w:rPr>
        <w:commentReference w:id="3"/>
      </w:r>
      <w:r w:rsidR="00FD1FDA">
        <w:rPr>
          <w:rFonts w:ascii="Arial" w:hAnsi="Arial" w:cs="Arial"/>
          <w:sz w:val="22"/>
          <w:szCs w:val="22"/>
        </w:rPr>
        <w:t xml:space="preserve">We require a comprehensive understanding of the health impacts of increasingly frequent moderate and large-scale power outages to </w:t>
      </w:r>
      <w:r w:rsidRPr="00BC7831">
        <w:rPr>
          <w:rFonts w:ascii="Arial" w:hAnsi="Arial" w:cs="Arial"/>
          <w:sz w:val="22"/>
          <w:szCs w:val="22"/>
        </w:rPr>
        <w:t>inform prevention efforts.</w:t>
      </w:r>
    </w:p>
    <w:p w14:paraId="34B4E620" w14:textId="4D20FA8B" w:rsidR="00F50165" w:rsidRPr="00BC7831" w:rsidRDefault="00FD1FDA" w:rsidP="001C6B07">
      <w:pPr>
        <w:spacing w:line="480" w:lineRule="auto"/>
        <w:ind w:firstLine="360"/>
        <w:rPr>
          <w:rFonts w:ascii="Arial" w:hAnsi="Arial" w:cs="Arial"/>
          <w:sz w:val="22"/>
          <w:szCs w:val="22"/>
        </w:rPr>
      </w:pPr>
      <w:r>
        <w:rPr>
          <w:rFonts w:ascii="Arial" w:hAnsi="Arial" w:cs="Arial"/>
          <w:sz w:val="22"/>
          <w:szCs w:val="22"/>
        </w:rPr>
        <w:t>We previously</w:t>
      </w:r>
      <w:r w:rsidR="004A5C6E" w:rsidRPr="00BC7831">
        <w:rPr>
          <w:rFonts w:ascii="Arial" w:hAnsi="Arial" w:cs="Arial"/>
          <w:sz w:val="22"/>
          <w:szCs w:val="22"/>
        </w:rPr>
        <w:t xml:space="preserve"> assembled the first nationwide dataset </w:t>
      </w:r>
      <w:r>
        <w:rPr>
          <w:rFonts w:ascii="Arial" w:hAnsi="Arial" w:cs="Arial"/>
          <w:sz w:val="22"/>
          <w:szCs w:val="22"/>
        </w:rPr>
        <w:t>of</w:t>
      </w:r>
      <w:r w:rsidRPr="00BC7831">
        <w:rPr>
          <w:rFonts w:ascii="Arial" w:hAnsi="Arial" w:cs="Arial"/>
          <w:sz w:val="22"/>
          <w:szCs w:val="22"/>
        </w:rPr>
        <w:t xml:space="preserve"> </w:t>
      </w:r>
      <w:r w:rsidR="004A5C6E" w:rsidRPr="00BC7831">
        <w:rPr>
          <w:rFonts w:ascii="Arial" w:hAnsi="Arial" w:cs="Arial"/>
          <w:sz w:val="22"/>
          <w:szCs w:val="22"/>
        </w:rPr>
        <w:t xml:space="preserve">hourly county-level power outage exposure from 2018-2020 based on data from </w:t>
      </w:r>
      <w:r w:rsidR="00437AB3">
        <w:rPr>
          <w:rFonts w:ascii="Arial" w:hAnsi="Arial" w:cs="Arial"/>
          <w:sz w:val="22"/>
          <w:szCs w:val="22"/>
        </w:rPr>
        <w:t>P</w:t>
      </w:r>
      <w:r w:rsidR="004A5C6E" w:rsidRPr="00BC7831">
        <w:rPr>
          <w:rFonts w:ascii="Arial" w:hAnsi="Arial" w:cs="Arial"/>
          <w:sz w:val="22"/>
          <w:szCs w:val="22"/>
        </w:rPr>
        <w:t>ower</w:t>
      </w:r>
      <w:r w:rsidR="00437AB3">
        <w:rPr>
          <w:rFonts w:ascii="Arial" w:hAnsi="Arial" w:cs="Arial"/>
          <w:sz w:val="22"/>
          <w:szCs w:val="22"/>
        </w:rPr>
        <w:t>O</w:t>
      </w:r>
      <w:r w:rsidR="004A5C6E" w:rsidRPr="00BC7831">
        <w:rPr>
          <w:rFonts w:ascii="Arial" w:hAnsi="Arial" w:cs="Arial"/>
          <w:sz w:val="22"/>
          <w:szCs w:val="22"/>
        </w:rPr>
        <w:t>utage.us</w:t>
      </w:r>
      <w:r>
        <w:rPr>
          <w:rFonts w:ascii="Arial" w:hAnsi="Arial" w:cs="Arial"/>
          <w:sz w:val="22"/>
          <w:szCs w:val="22"/>
        </w:rPr>
        <w:t xml:space="preserve"> </w:t>
      </w:r>
      <w:r w:rsidR="001B56A6">
        <w:rPr>
          <w:rFonts w:ascii="Arial" w:hAnsi="Arial" w:cs="Arial"/>
          <w:sz w:val="22"/>
          <w:szCs w:val="22"/>
        </w:rPr>
        <w:fldChar w:fldCharType="begin"/>
      </w:r>
      <w:r w:rsidR="00536111">
        <w:rPr>
          <w:rFonts w:ascii="Arial" w:hAnsi="Arial" w:cs="Arial"/>
          <w:sz w:val="22"/>
          <w:szCs w:val="22"/>
        </w:rPr>
        <w:instrText xml:space="preserve"> ADDIN ZOTERO_ITEM CSL_CITATION {"citationID":"6GUqmEqE","properties":{"formattedCitation":"(1,26)","plainCitation":"(1,26)","noteIndex":0},"citationItems":[{"id":176,"uris":["http://zotero.org/users/local/hHKggCUl/items/5MSNWAQ5"],"itemData":{"id":176,"type":"article-journal","abstract":"Abstract\n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001B56A6">
        <w:rPr>
          <w:rFonts w:ascii="Arial" w:hAnsi="Arial" w:cs="Arial"/>
          <w:sz w:val="22"/>
          <w:szCs w:val="22"/>
        </w:rPr>
        <w:fldChar w:fldCharType="separate"/>
      </w:r>
      <w:r w:rsidR="00536111">
        <w:rPr>
          <w:rFonts w:ascii="Arial" w:hAnsi="Arial" w:cs="Arial"/>
          <w:noProof/>
          <w:sz w:val="22"/>
          <w:szCs w:val="22"/>
        </w:rPr>
        <w:t>(1,26)</w:t>
      </w:r>
      <w:r w:rsidR="001B56A6">
        <w:rPr>
          <w:rFonts w:ascii="Arial" w:hAnsi="Arial" w:cs="Arial"/>
          <w:sz w:val="22"/>
          <w:szCs w:val="22"/>
        </w:rPr>
        <w:fldChar w:fldCharType="end"/>
      </w:r>
      <w:r>
        <w:rPr>
          <w:rFonts w:ascii="Arial" w:hAnsi="Arial" w:cs="Arial"/>
          <w:sz w:val="22"/>
          <w:szCs w:val="22"/>
        </w:rPr>
        <w:t>.</w:t>
      </w:r>
      <w:r w:rsidR="004A5C6E" w:rsidRPr="00BC7831">
        <w:rPr>
          <w:rFonts w:ascii="Arial" w:hAnsi="Arial" w:cs="Arial"/>
          <w:sz w:val="22"/>
          <w:szCs w:val="22"/>
        </w:rPr>
        <w:t xml:space="preserve"> </w:t>
      </w:r>
      <w:r>
        <w:rPr>
          <w:rFonts w:ascii="Arial" w:hAnsi="Arial" w:cs="Arial"/>
          <w:sz w:val="22"/>
          <w:szCs w:val="22"/>
        </w:rPr>
        <w:t>Here</w:t>
      </w:r>
      <w:r w:rsidR="004A5C6E" w:rsidRPr="00BC7831">
        <w:rPr>
          <w:rFonts w:ascii="Arial" w:hAnsi="Arial" w:cs="Arial"/>
          <w:sz w:val="22"/>
          <w:szCs w:val="22"/>
        </w:rPr>
        <w:t xml:space="preserve">, we leverage these data together with </w:t>
      </w:r>
      <w:r>
        <w:rPr>
          <w:rFonts w:ascii="Arial" w:hAnsi="Arial" w:cs="Arial"/>
          <w:sz w:val="22"/>
          <w:szCs w:val="22"/>
        </w:rPr>
        <w:t xml:space="preserve">Fee-For-Service </w:t>
      </w:r>
      <w:r w:rsidR="004A5C6E" w:rsidRPr="00BC7831">
        <w:rPr>
          <w:rFonts w:ascii="Arial" w:hAnsi="Arial" w:cs="Arial"/>
          <w:sz w:val="22"/>
          <w:szCs w:val="22"/>
        </w:rPr>
        <w:t xml:space="preserve">Medicare hospitalization data to </w:t>
      </w:r>
      <w:r w:rsidR="00F50165">
        <w:rPr>
          <w:rFonts w:ascii="Arial" w:hAnsi="Arial" w:cs="Arial"/>
          <w:sz w:val="22"/>
          <w:szCs w:val="22"/>
        </w:rPr>
        <w:t>estimate</w:t>
      </w:r>
      <w:r w:rsidR="00F50165" w:rsidRPr="00BC7831">
        <w:rPr>
          <w:rFonts w:ascii="Arial" w:hAnsi="Arial" w:cs="Arial"/>
          <w:sz w:val="22"/>
          <w:szCs w:val="22"/>
        </w:rPr>
        <w:t xml:space="preserve"> </w:t>
      </w:r>
      <w:r w:rsidR="004A5C6E" w:rsidRPr="00BC7831">
        <w:rPr>
          <w:rFonts w:ascii="Arial" w:hAnsi="Arial" w:cs="Arial"/>
          <w:sz w:val="22"/>
          <w:szCs w:val="22"/>
        </w:rPr>
        <w:t xml:space="preserve">the relationship between daily power outage exposure and cardiovascular and respiratory hospitalization rates </w:t>
      </w:r>
      <w:r w:rsidR="00F50165">
        <w:rPr>
          <w:rFonts w:ascii="Arial" w:hAnsi="Arial" w:cs="Arial"/>
          <w:sz w:val="22"/>
          <w:szCs w:val="22"/>
        </w:rPr>
        <w:t>in the contiguous</w:t>
      </w:r>
      <w:r w:rsidR="004A5C6E" w:rsidRPr="00BC7831">
        <w:rPr>
          <w:rFonts w:ascii="Arial" w:hAnsi="Arial" w:cs="Arial"/>
          <w:sz w:val="22"/>
          <w:szCs w:val="22"/>
        </w:rPr>
        <w:t xml:space="preserve"> US. </w:t>
      </w:r>
      <w:r w:rsidR="00F50165">
        <w:rPr>
          <w:rFonts w:ascii="Arial" w:hAnsi="Arial" w:cs="Arial"/>
          <w:sz w:val="22"/>
          <w:szCs w:val="22"/>
        </w:rPr>
        <w:t xml:space="preserve">We evaluate impacts of increasingly large power outages and </w:t>
      </w:r>
      <w:r w:rsidR="004A5C6E" w:rsidRPr="00BC7831">
        <w:rPr>
          <w:rFonts w:ascii="Arial" w:hAnsi="Arial" w:cs="Arial"/>
          <w:sz w:val="22"/>
          <w:szCs w:val="22"/>
        </w:rPr>
        <w:t xml:space="preserve">conduct secondary analyses examining effect </w:t>
      </w:r>
      <w:r w:rsidR="00F50165">
        <w:rPr>
          <w:rFonts w:ascii="Arial" w:hAnsi="Arial" w:cs="Arial"/>
          <w:sz w:val="22"/>
          <w:szCs w:val="22"/>
        </w:rPr>
        <w:t xml:space="preserve">measure </w:t>
      </w:r>
      <w:r w:rsidR="004A5C6E" w:rsidRPr="00BC7831">
        <w:rPr>
          <w:rFonts w:ascii="Arial" w:hAnsi="Arial" w:cs="Arial"/>
          <w:sz w:val="22"/>
          <w:szCs w:val="22"/>
        </w:rPr>
        <w:t xml:space="preserve">modification by age, sex, poverty, and electricity-dependent durable medical equipment (DME) use. </w:t>
      </w:r>
    </w:p>
    <w:p w14:paraId="6A34B164" w14:textId="77777777" w:rsidR="004A5C6E" w:rsidRPr="00BC7831" w:rsidRDefault="004A5C6E" w:rsidP="00FB7A53">
      <w:pPr>
        <w:spacing w:line="480" w:lineRule="auto"/>
        <w:ind w:firstLine="360"/>
        <w:rPr>
          <w:rFonts w:ascii="Arial" w:hAnsi="Arial" w:cs="Arial"/>
          <w:sz w:val="22"/>
          <w:szCs w:val="22"/>
        </w:rPr>
      </w:pPr>
    </w:p>
    <w:p w14:paraId="4AE38736" w14:textId="77777777" w:rsidR="009D13FB" w:rsidRDefault="009D13FB" w:rsidP="001C6B07">
      <w:pPr>
        <w:spacing w:line="480" w:lineRule="auto"/>
        <w:rPr>
          <w:rFonts w:ascii="Arial" w:hAnsi="Arial" w:cs="Arial"/>
          <w:sz w:val="22"/>
          <w:szCs w:val="22"/>
        </w:rPr>
      </w:pPr>
    </w:p>
    <w:p w14:paraId="1AA58401" w14:textId="626D4234" w:rsidR="00E95A23" w:rsidRPr="00BC7831" w:rsidRDefault="00190EB5" w:rsidP="001C6B07">
      <w:pPr>
        <w:spacing w:line="480" w:lineRule="auto"/>
        <w:rPr>
          <w:rFonts w:ascii="Arial" w:hAnsi="Arial" w:cs="Arial"/>
          <w:b/>
          <w:bCs/>
        </w:rPr>
      </w:pPr>
      <w:commentRangeStart w:id="4"/>
      <w:r>
        <w:rPr>
          <w:rFonts w:ascii="Arial" w:hAnsi="Arial" w:cs="Arial"/>
          <w:b/>
          <w:bCs/>
        </w:rPr>
        <w:t xml:space="preserve">Materials </w:t>
      </w:r>
      <w:commentRangeEnd w:id="4"/>
      <w:r>
        <w:rPr>
          <w:rStyle w:val="CommentReference"/>
        </w:rPr>
        <w:commentReference w:id="4"/>
      </w:r>
      <w:r>
        <w:rPr>
          <w:rFonts w:ascii="Arial" w:hAnsi="Arial" w:cs="Arial"/>
          <w:b/>
          <w:bCs/>
        </w:rPr>
        <w:t xml:space="preserve">and </w:t>
      </w:r>
      <w:r w:rsidR="00683192" w:rsidRPr="00BC7831">
        <w:rPr>
          <w:rFonts w:ascii="Arial" w:hAnsi="Arial" w:cs="Arial"/>
          <w:b/>
          <w:bCs/>
        </w:rPr>
        <w:t>Methods:</w:t>
      </w:r>
    </w:p>
    <w:p w14:paraId="5AC5E8D0" w14:textId="77777777" w:rsidR="00B74C1F" w:rsidRPr="00BC7831" w:rsidRDefault="00B74C1F" w:rsidP="001C6B07">
      <w:pPr>
        <w:spacing w:line="480" w:lineRule="auto"/>
        <w:rPr>
          <w:rFonts w:ascii="Arial" w:hAnsi="Arial" w:cs="Arial"/>
          <w:b/>
          <w:bCs/>
        </w:rPr>
      </w:pPr>
    </w:p>
    <w:p w14:paraId="75815438" w14:textId="77777777" w:rsidR="00B74C1F" w:rsidRPr="00BC7831" w:rsidRDefault="00F12E1B" w:rsidP="001C6B07">
      <w:pPr>
        <w:spacing w:line="480" w:lineRule="auto"/>
        <w:rPr>
          <w:rFonts w:ascii="Arial" w:hAnsi="Arial" w:cs="Arial"/>
          <w:b/>
          <w:bCs/>
        </w:rPr>
      </w:pPr>
      <w:r w:rsidRPr="00BC7831">
        <w:rPr>
          <w:rFonts w:ascii="Arial" w:hAnsi="Arial" w:cs="Arial"/>
          <w:b/>
          <w:bCs/>
        </w:rPr>
        <w:t>Study population:</w:t>
      </w:r>
    </w:p>
    <w:p w14:paraId="7D88CE51" w14:textId="77777777" w:rsidR="00F12E1B" w:rsidRPr="00BC7831" w:rsidRDefault="00F12E1B" w:rsidP="001C6B07">
      <w:pPr>
        <w:spacing w:line="480" w:lineRule="auto"/>
        <w:rPr>
          <w:rFonts w:ascii="Arial" w:hAnsi="Arial" w:cs="Arial"/>
          <w:sz w:val="22"/>
          <w:szCs w:val="22"/>
        </w:rPr>
      </w:pPr>
    </w:p>
    <w:p w14:paraId="046001E0" w14:textId="2DB2268E" w:rsidR="007944BD" w:rsidRPr="00BC7831" w:rsidRDefault="00BF5407" w:rsidP="001C6B07">
      <w:pPr>
        <w:spacing w:line="480" w:lineRule="auto"/>
        <w:rPr>
          <w:rFonts w:ascii="Arial" w:hAnsi="Arial" w:cs="Arial"/>
          <w:sz w:val="22"/>
          <w:szCs w:val="22"/>
        </w:rPr>
      </w:pPr>
      <w:r w:rsidRPr="00BC7831">
        <w:rPr>
          <w:rFonts w:ascii="Arial" w:hAnsi="Arial" w:cs="Arial"/>
          <w:sz w:val="22"/>
          <w:szCs w:val="22"/>
        </w:rPr>
        <w:tab/>
        <w:t xml:space="preserve">Our study population included all </w:t>
      </w:r>
      <w:r w:rsidR="00F50165">
        <w:rPr>
          <w:rFonts w:ascii="Arial" w:hAnsi="Arial" w:cs="Arial"/>
          <w:sz w:val="22"/>
          <w:szCs w:val="22"/>
        </w:rPr>
        <w:t>F</w:t>
      </w:r>
      <w:r w:rsidRPr="00BC7831">
        <w:rPr>
          <w:rFonts w:ascii="Arial" w:hAnsi="Arial" w:cs="Arial"/>
          <w:sz w:val="22"/>
          <w:szCs w:val="22"/>
        </w:rPr>
        <w:t>ee-</w:t>
      </w:r>
      <w:r w:rsidR="00F50165">
        <w:rPr>
          <w:rFonts w:ascii="Arial" w:hAnsi="Arial" w:cs="Arial"/>
          <w:sz w:val="22"/>
          <w:szCs w:val="22"/>
        </w:rPr>
        <w:t>F</w:t>
      </w:r>
      <w:r w:rsidRPr="00BC7831">
        <w:rPr>
          <w:rFonts w:ascii="Arial" w:hAnsi="Arial" w:cs="Arial"/>
          <w:sz w:val="22"/>
          <w:szCs w:val="22"/>
        </w:rPr>
        <w:t>or-</w:t>
      </w:r>
      <w:r w:rsidR="00F50165">
        <w:rPr>
          <w:rFonts w:ascii="Arial" w:hAnsi="Arial" w:cs="Arial"/>
          <w:sz w:val="22"/>
          <w:szCs w:val="22"/>
        </w:rPr>
        <w:t>S</w:t>
      </w:r>
      <w:r w:rsidRPr="00BC7831">
        <w:rPr>
          <w:rFonts w:ascii="Arial" w:hAnsi="Arial" w:cs="Arial"/>
          <w:sz w:val="22"/>
          <w:szCs w:val="22"/>
        </w:rPr>
        <w:t xml:space="preserve">ervice Medicare </w:t>
      </w:r>
      <w:commentRangeStart w:id="5"/>
      <w:commentRangeStart w:id="6"/>
      <w:r w:rsidR="00F50165">
        <w:rPr>
          <w:rFonts w:ascii="Arial" w:hAnsi="Arial" w:cs="Arial"/>
          <w:sz w:val="22"/>
          <w:szCs w:val="22"/>
        </w:rPr>
        <w:t>beneficiaries</w:t>
      </w:r>
      <w:r w:rsidR="00F50165" w:rsidRPr="00BC7831">
        <w:rPr>
          <w:rFonts w:ascii="Arial" w:hAnsi="Arial" w:cs="Arial"/>
          <w:sz w:val="22"/>
          <w:szCs w:val="22"/>
        </w:rPr>
        <w:t xml:space="preserve"> </w:t>
      </w:r>
      <w:commentRangeEnd w:id="5"/>
      <w:r w:rsidR="00F50165">
        <w:rPr>
          <w:rStyle w:val="CommentReference"/>
        </w:rPr>
        <w:commentReference w:id="5"/>
      </w:r>
      <w:commentRangeEnd w:id="6"/>
      <w:r w:rsidR="00FB7A53">
        <w:rPr>
          <w:rStyle w:val="CommentReference"/>
        </w:rPr>
        <w:commentReference w:id="6"/>
      </w:r>
      <w:r w:rsidRPr="00BC7831">
        <w:rPr>
          <w:rFonts w:ascii="Arial" w:hAnsi="Arial" w:cs="Arial"/>
          <w:sz w:val="22"/>
          <w:szCs w:val="22"/>
        </w:rPr>
        <w:t>age</w:t>
      </w:r>
      <w:r w:rsidR="00F50165">
        <w:rPr>
          <w:rFonts w:ascii="Arial" w:hAnsi="Arial" w:cs="Arial"/>
          <w:sz w:val="22"/>
          <w:szCs w:val="22"/>
        </w:rPr>
        <w:t>d</w:t>
      </w:r>
      <w:r w:rsidRPr="00BC7831">
        <w:rPr>
          <w:rFonts w:ascii="Arial" w:hAnsi="Arial" w:cs="Arial"/>
          <w:sz w:val="22"/>
          <w:szCs w:val="22"/>
        </w:rPr>
        <w:t xml:space="preserve"> 65+, 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xml:space="preserve">, 2018. </w:t>
      </w:r>
      <w:r w:rsidR="00315FEE" w:rsidRPr="00BC7831">
        <w:rPr>
          <w:rFonts w:ascii="Arial" w:hAnsi="Arial" w:cs="Arial"/>
          <w:sz w:val="22"/>
          <w:szCs w:val="22"/>
        </w:rPr>
        <w:t xml:space="preserve">From the </w:t>
      </w:r>
      <w:r w:rsidR="00315FEE" w:rsidRPr="00BC7831">
        <w:rPr>
          <w:rFonts w:ascii="Arial" w:hAnsi="Arial" w:cs="Arial"/>
          <w:sz w:val="22"/>
          <w:szCs w:val="22"/>
        </w:rPr>
        <w:lastRenderedPageBreak/>
        <w:t>Medi</w:t>
      </w:r>
      <w:r w:rsidR="00D80B74" w:rsidRPr="00BC7831">
        <w:rPr>
          <w:rFonts w:ascii="Arial" w:hAnsi="Arial" w:cs="Arial"/>
          <w:sz w:val="22"/>
          <w:szCs w:val="22"/>
        </w:rPr>
        <w:t>c</w:t>
      </w:r>
      <w:r w:rsidR="00315FEE" w:rsidRPr="00BC7831">
        <w:rPr>
          <w:rFonts w:ascii="Arial" w:hAnsi="Arial" w:cs="Arial"/>
          <w:sz w:val="22"/>
          <w:szCs w:val="22"/>
        </w:rPr>
        <w:t xml:space="preserve">are </w:t>
      </w:r>
      <w:r w:rsidR="00F50165">
        <w:rPr>
          <w:rFonts w:ascii="Arial" w:hAnsi="Arial" w:cs="Arial"/>
          <w:sz w:val="22"/>
          <w:szCs w:val="22"/>
        </w:rPr>
        <w:t>beneficiary</w:t>
      </w:r>
      <w:r w:rsidR="00F50165" w:rsidRPr="00BC7831">
        <w:rPr>
          <w:rFonts w:ascii="Arial" w:hAnsi="Arial" w:cs="Arial"/>
          <w:sz w:val="22"/>
          <w:szCs w:val="22"/>
        </w:rPr>
        <w:t xml:space="preserve"> </w:t>
      </w:r>
      <w:r w:rsidR="00315FEE" w:rsidRPr="00BC7831">
        <w:rPr>
          <w:rFonts w:ascii="Arial" w:hAnsi="Arial" w:cs="Arial"/>
          <w:sz w:val="22"/>
          <w:szCs w:val="22"/>
        </w:rPr>
        <w:t xml:space="preserve">record file, we obtained age, sex, county, and state of residence for all </w:t>
      </w:r>
      <w:r w:rsidR="00F50165">
        <w:rPr>
          <w:rFonts w:ascii="Arial" w:hAnsi="Arial" w:cs="Arial"/>
          <w:sz w:val="22"/>
          <w:szCs w:val="22"/>
        </w:rPr>
        <w:t>beneficiaries</w:t>
      </w:r>
      <w:r w:rsidR="00F50165">
        <w:rPr>
          <w:rStyle w:val="CommentReference"/>
        </w:rPr>
        <w:t>.</w:t>
      </w:r>
      <w:r w:rsidR="00315FEE" w:rsidRPr="00BC7831">
        <w:rPr>
          <w:rFonts w:ascii="Arial" w:hAnsi="Arial" w:cs="Arial"/>
          <w:sz w:val="22"/>
          <w:szCs w:val="22"/>
        </w:rPr>
        <w:t xml:space="preserve"> We</w:t>
      </w:r>
      <w:r w:rsidR="00553B9F" w:rsidRPr="00BC7831">
        <w:rPr>
          <w:rFonts w:ascii="Arial" w:hAnsi="Arial" w:cs="Arial"/>
          <w:sz w:val="22"/>
          <w:szCs w:val="22"/>
        </w:rPr>
        <w:t xml:space="preserve"> initially</w:t>
      </w:r>
      <w:r w:rsidR="00315FEE" w:rsidRPr="00BC7831">
        <w:rPr>
          <w:rFonts w:ascii="Arial" w:hAnsi="Arial" w:cs="Arial"/>
          <w:sz w:val="22"/>
          <w:szCs w:val="22"/>
        </w:rPr>
        <w:t xml:space="preserve"> included </w:t>
      </w:r>
      <w:r w:rsidR="00FC69E9" w:rsidRPr="00BC7831">
        <w:rPr>
          <w:rFonts w:ascii="Arial" w:hAnsi="Arial" w:cs="Arial"/>
          <w:sz w:val="22"/>
          <w:szCs w:val="22"/>
        </w:rPr>
        <w:t>33</w:t>
      </w:r>
      <w:r w:rsidR="00057927" w:rsidRPr="00BC7831">
        <w:rPr>
          <w:rFonts w:ascii="Arial" w:hAnsi="Arial" w:cs="Arial"/>
          <w:sz w:val="22"/>
          <w:szCs w:val="22"/>
        </w:rPr>
        <w:t>,</w:t>
      </w:r>
      <w:r w:rsidR="00FC69E9" w:rsidRPr="00BC7831">
        <w:rPr>
          <w:rFonts w:ascii="Arial" w:hAnsi="Arial" w:cs="Arial"/>
          <w:sz w:val="22"/>
          <w:szCs w:val="22"/>
        </w:rPr>
        <w:t>242,414</w:t>
      </w:r>
      <w:r w:rsidR="00315FEE" w:rsidRPr="00BC7831">
        <w:rPr>
          <w:rFonts w:ascii="Arial" w:hAnsi="Arial" w:cs="Arial"/>
          <w:sz w:val="22"/>
          <w:szCs w:val="22"/>
        </w:rPr>
        <w:t xml:space="preserve"> </w:t>
      </w:r>
      <w:r w:rsidR="00F50165">
        <w:rPr>
          <w:rFonts w:ascii="Arial" w:hAnsi="Arial" w:cs="Arial"/>
          <w:sz w:val="22"/>
          <w:szCs w:val="22"/>
        </w:rPr>
        <w:t>beneficiaries</w:t>
      </w:r>
      <w:r w:rsidR="00315FEE" w:rsidRPr="00BC7831">
        <w:rPr>
          <w:rFonts w:ascii="Arial" w:hAnsi="Arial" w:cs="Arial"/>
          <w:sz w:val="22"/>
          <w:szCs w:val="22"/>
        </w:rPr>
        <w:t>.</w:t>
      </w:r>
    </w:p>
    <w:p w14:paraId="72349902" w14:textId="24E3AF64" w:rsidR="00315FEE" w:rsidRPr="00BC7831" w:rsidRDefault="00315FEE" w:rsidP="001C6B07">
      <w:pPr>
        <w:spacing w:line="480" w:lineRule="auto"/>
        <w:rPr>
          <w:rFonts w:ascii="Arial" w:hAnsi="Arial" w:cs="Arial"/>
          <w:sz w:val="22"/>
          <w:szCs w:val="22"/>
        </w:rPr>
      </w:pPr>
      <w:r w:rsidRPr="00BC7831">
        <w:rPr>
          <w:rFonts w:ascii="Arial" w:hAnsi="Arial" w:cs="Arial"/>
          <w:sz w:val="22"/>
          <w:szCs w:val="22"/>
        </w:rPr>
        <w:tab/>
        <w:t>We used the Medicare Provider Analysis and Review (MEDPAR) file to access inpatient claims data on all hospitalizations in our study population in 2018 from the Center</w:t>
      </w:r>
      <w:r w:rsidR="00F50165">
        <w:rPr>
          <w:rFonts w:ascii="Arial" w:hAnsi="Arial" w:cs="Arial"/>
          <w:sz w:val="22"/>
          <w:szCs w:val="22"/>
        </w:rPr>
        <w:t>s</w:t>
      </w:r>
      <w:r w:rsidRPr="00BC7831">
        <w:rPr>
          <w:rFonts w:ascii="Arial" w:hAnsi="Arial" w:cs="Arial"/>
          <w:sz w:val="22"/>
          <w:szCs w:val="22"/>
        </w:rPr>
        <w:t xml:space="preserve"> for Medicare and Medicaid Service</w:t>
      </w:r>
      <w:r w:rsidR="00F50165">
        <w:rPr>
          <w:rFonts w:ascii="Arial" w:hAnsi="Arial" w:cs="Arial"/>
          <w:sz w:val="22"/>
          <w:szCs w:val="22"/>
        </w:rPr>
        <w:t>s</w:t>
      </w:r>
      <w:r w:rsidRPr="00BC7831">
        <w:rPr>
          <w:rFonts w:ascii="Arial" w:hAnsi="Arial" w:cs="Arial"/>
          <w:sz w:val="22"/>
          <w:szCs w:val="22"/>
        </w:rPr>
        <w:t xml:space="preserve"> (CMS). </w:t>
      </w:r>
      <w:r w:rsidR="004B62FB" w:rsidRPr="00BC7831">
        <w:rPr>
          <w:rFonts w:ascii="Arial" w:hAnsi="Arial" w:cs="Arial"/>
          <w:sz w:val="22"/>
          <w:szCs w:val="22"/>
        </w:rPr>
        <w:t>We accessed the date of hospitalization</w:t>
      </w:r>
      <w:r w:rsidR="0036233F" w:rsidRPr="00BC7831">
        <w:rPr>
          <w:rFonts w:ascii="Arial" w:hAnsi="Arial" w:cs="Arial"/>
          <w:sz w:val="22"/>
          <w:szCs w:val="22"/>
        </w:rPr>
        <w:t>, type of hospitalization (emergency, urgent</w:t>
      </w:r>
      <w:r w:rsidR="001E1A86" w:rsidRPr="00BC7831">
        <w:rPr>
          <w:rFonts w:ascii="Arial" w:hAnsi="Arial" w:cs="Arial"/>
          <w:sz w:val="22"/>
          <w:szCs w:val="22"/>
        </w:rPr>
        <w:t>,</w:t>
      </w:r>
      <w:r w:rsidR="0036233F" w:rsidRPr="00BC7831">
        <w:rPr>
          <w:rFonts w:ascii="Arial" w:hAnsi="Arial" w:cs="Arial"/>
          <w:sz w:val="22"/>
          <w:szCs w:val="22"/>
        </w:rPr>
        <w:t xml:space="preserve"> or planned)</w:t>
      </w:r>
      <w:r w:rsidR="008376DD" w:rsidRPr="00BC7831">
        <w:rPr>
          <w:rFonts w:ascii="Arial" w:hAnsi="Arial" w:cs="Arial"/>
          <w:sz w:val="22"/>
          <w:szCs w:val="22"/>
        </w:rPr>
        <w:t xml:space="preserve">, and </w:t>
      </w:r>
      <w:r w:rsidR="00283258" w:rsidRPr="00BC7831">
        <w:rPr>
          <w:rFonts w:ascii="Arial" w:hAnsi="Arial" w:cs="Arial"/>
          <w:sz w:val="22"/>
          <w:szCs w:val="22"/>
        </w:rPr>
        <w:t>cause</w:t>
      </w:r>
      <w:r w:rsidR="00476EE1" w:rsidRPr="00BC7831">
        <w:rPr>
          <w:rFonts w:ascii="Arial" w:hAnsi="Arial" w:cs="Arial"/>
          <w:sz w:val="22"/>
          <w:szCs w:val="22"/>
        </w:rPr>
        <w:t xml:space="preserve"> of </w:t>
      </w:r>
      <w:r w:rsidR="00283258" w:rsidRPr="00BC7831">
        <w:rPr>
          <w:rFonts w:ascii="Arial" w:hAnsi="Arial" w:cs="Arial"/>
          <w:sz w:val="22"/>
          <w:szCs w:val="22"/>
        </w:rPr>
        <w:t>hospitalization</w:t>
      </w:r>
      <w:r w:rsidR="00F50165">
        <w:rPr>
          <w:rFonts w:ascii="Arial" w:hAnsi="Arial" w:cs="Arial"/>
          <w:sz w:val="22"/>
          <w:szCs w:val="22"/>
        </w:rPr>
        <w:t xml:space="preserve"> via </w:t>
      </w:r>
      <w:r w:rsidR="00F50165" w:rsidRPr="00EB39B4">
        <w:rPr>
          <w:rFonts w:ascii="Arial" w:hAnsi="Arial" w:cs="Arial"/>
          <w:i/>
          <w:iCs/>
          <w:sz w:val="22"/>
          <w:szCs w:val="22"/>
        </w:rPr>
        <w:t>International Classification of Diseases</w:t>
      </w:r>
      <w:r w:rsidR="00F50165">
        <w:rPr>
          <w:rFonts w:ascii="Arial" w:hAnsi="Arial" w:cs="Arial"/>
          <w:sz w:val="22"/>
          <w:szCs w:val="22"/>
        </w:rPr>
        <w:t xml:space="preserve">, Tenth Revision </w:t>
      </w:r>
      <w:r w:rsidR="00476EE1" w:rsidRPr="00BC7831">
        <w:rPr>
          <w:rFonts w:ascii="Arial" w:hAnsi="Arial" w:cs="Arial"/>
          <w:sz w:val="22"/>
          <w:szCs w:val="22"/>
        </w:rPr>
        <w:t>(</w:t>
      </w:r>
      <w:r w:rsidR="008376DD" w:rsidRPr="00EB39B4">
        <w:rPr>
          <w:rFonts w:ascii="Arial" w:hAnsi="Arial" w:cs="Arial"/>
          <w:i/>
          <w:iCs/>
          <w:sz w:val="22"/>
          <w:szCs w:val="22"/>
        </w:rPr>
        <w:t>ICD</w:t>
      </w:r>
      <w:r w:rsidR="008376DD" w:rsidRPr="00BC7831">
        <w:rPr>
          <w:rFonts w:ascii="Arial" w:hAnsi="Arial" w:cs="Arial"/>
          <w:sz w:val="22"/>
          <w:szCs w:val="22"/>
        </w:rPr>
        <w:t>-10</w:t>
      </w:r>
      <w:r w:rsidR="00476EE1" w:rsidRPr="00BC7831">
        <w:rPr>
          <w:rFonts w:ascii="Arial" w:hAnsi="Arial" w:cs="Arial"/>
          <w:sz w:val="22"/>
          <w:szCs w:val="22"/>
        </w:rPr>
        <w:t>)</w:t>
      </w:r>
      <w:r w:rsidR="00190EB5">
        <w:rPr>
          <w:rFonts w:ascii="Arial" w:hAnsi="Arial" w:cs="Arial"/>
          <w:sz w:val="22"/>
          <w:szCs w:val="22"/>
        </w:rPr>
        <w:t xml:space="preserve"> diagnostic codes</w:t>
      </w:r>
      <w:r w:rsidR="00476EE1" w:rsidRPr="00BC7831">
        <w:rPr>
          <w:rFonts w:ascii="Arial" w:hAnsi="Arial" w:cs="Arial"/>
          <w:sz w:val="22"/>
          <w:szCs w:val="22"/>
        </w:rPr>
        <w:t>.</w:t>
      </w:r>
    </w:p>
    <w:p w14:paraId="66DEC920" w14:textId="77777777" w:rsidR="00DF7800" w:rsidRPr="00BC7831" w:rsidRDefault="00DF7800" w:rsidP="001C6B07">
      <w:pPr>
        <w:spacing w:line="480" w:lineRule="auto"/>
        <w:rPr>
          <w:rFonts w:ascii="Arial" w:hAnsi="Arial" w:cs="Arial"/>
          <w:sz w:val="22"/>
          <w:szCs w:val="22"/>
        </w:rPr>
      </w:pPr>
    </w:p>
    <w:p w14:paraId="0BD6C3F1" w14:textId="77777777" w:rsidR="00BB0F57" w:rsidRPr="00BC7831" w:rsidRDefault="00BB0F57" w:rsidP="001C6B07">
      <w:pPr>
        <w:spacing w:line="480" w:lineRule="auto"/>
        <w:rPr>
          <w:rFonts w:ascii="Arial" w:hAnsi="Arial" w:cs="Arial"/>
          <w:b/>
          <w:bCs/>
        </w:rPr>
      </w:pPr>
      <w:r w:rsidRPr="00BC7831">
        <w:rPr>
          <w:rFonts w:ascii="Arial" w:hAnsi="Arial" w:cs="Arial"/>
          <w:b/>
          <w:bCs/>
        </w:rPr>
        <w:t xml:space="preserve">Outcome assessment: </w:t>
      </w:r>
    </w:p>
    <w:p w14:paraId="4927BCEE" w14:textId="77777777" w:rsidR="003C7A06" w:rsidRPr="00BC7831" w:rsidRDefault="003C7A06" w:rsidP="001C6B07">
      <w:pPr>
        <w:spacing w:line="480" w:lineRule="auto"/>
        <w:rPr>
          <w:rFonts w:ascii="Arial" w:hAnsi="Arial" w:cs="Arial"/>
          <w:sz w:val="22"/>
          <w:szCs w:val="22"/>
        </w:rPr>
      </w:pPr>
    </w:p>
    <w:p w14:paraId="3BFB0CDE" w14:textId="5134C098" w:rsidR="00456947" w:rsidRPr="00BC7831" w:rsidRDefault="00E944C6" w:rsidP="001C6B07">
      <w:pPr>
        <w:spacing w:line="480" w:lineRule="auto"/>
        <w:rPr>
          <w:rFonts w:ascii="Arial" w:hAnsi="Arial" w:cs="Arial"/>
          <w:sz w:val="22"/>
          <w:szCs w:val="22"/>
        </w:rPr>
      </w:pPr>
      <w:r w:rsidRPr="00BC7831">
        <w:rPr>
          <w:rFonts w:ascii="Arial" w:hAnsi="Arial" w:cs="Arial"/>
          <w:sz w:val="22"/>
          <w:szCs w:val="22"/>
        </w:rPr>
        <w:tab/>
        <w:t xml:space="preserve">Using </w:t>
      </w:r>
      <w:r w:rsidR="00194BF5">
        <w:rPr>
          <w:rFonts w:ascii="Arial" w:hAnsi="Arial" w:cs="Arial"/>
          <w:sz w:val="22"/>
          <w:szCs w:val="22"/>
        </w:rPr>
        <w:t>beneficiaries’</w:t>
      </w:r>
      <w:r w:rsidRPr="00BC7831">
        <w:rPr>
          <w:rFonts w:ascii="Arial" w:hAnsi="Arial" w:cs="Arial"/>
          <w:sz w:val="22"/>
          <w:szCs w:val="22"/>
        </w:rPr>
        <w:t xml:space="preserve"> county of residence, we tabulated the number of Medicare </w:t>
      </w:r>
      <w:r w:rsidR="00AA39D4">
        <w:rPr>
          <w:rFonts w:ascii="Arial" w:hAnsi="Arial" w:cs="Arial"/>
          <w:sz w:val="22"/>
          <w:szCs w:val="22"/>
        </w:rPr>
        <w:t xml:space="preserve">beneficiaries </w:t>
      </w:r>
      <w:r w:rsidR="008C51E0" w:rsidRPr="00BC7831">
        <w:rPr>
          <w:rFonts w:ascii="Arial" w:hAnsi="Arial" w:cs="Arial"/>
          <w:sz w:val="22"/>
          <w:szCs w:val="22"/>
        </w:rPr>
        <w:t xml:space="preserve">for all US counties </w:t>
      </w:r>
      <w:r w:rsidR="00AA39D4">
        <w:rPr>
          <w:rFonts w:ascii="Arial" w:hAnsi="Arial" w:cs="Arial"/>
          <w:sz w:val="22"/>
          <w:szCs w:val="22"/>
        </w:rPr>
        <w:t>and</w:t>
      </w:r>
      <w:r w:rsidR="008C51E0" w:rsidRPr="00BC7831">
        <w:rPr>
          <w:rFonts w:ascii="Arial" w:hAnsi="Arial" w:cs="Arial"/>
          <w:sz w:val="22"/>
          <w:szCs w:val="22"/>
        </w:rPr>
        <w:t xml:space="preserve"> states.</w:t>
      </w:r>
      <w:r w:rsidR="007E7596" w:rsidRPr="00BC7831">
        <w:rPr>
          <w:rFonts w:ascii="Arial" w:hAnsi="Arial" w:cs="Arial"/>
          <w:sz w:val="22"/>
          <w:szCs w:val="22"/>
        </w:rPr>
        <w:t xml:space="preserve"> </w:t>
      </w:r>
      <w:r w:rsidR="0091054F" w:rsidRPr="00BC7831">
        <w:rPr>
          <w:rFonts w:ascii="Arial" w:hAnsi="Arial" w:cs="Arial"/>
          <w:sz w:val="22"/>
          <w:szCs w:val="22"/>
        </w:rPr>
        <w:t>We also tabulated daily, county-level counts o</w:t>
      </w:r>
      <w:r w:rsidR="005B161C" w:rsidRPr="00BC7831">
        <w:rPr>
          <w:rFonts w:ascii="Arial" w:hAnsi="Arial" w:cs="Arial"/>
          <w:sz w:val="22"/>
          <w:szCs w:val="22"/>
        </w:rPr>
        <w:t>f</w:t>
      </w:r>
      <w:r w:rsidR="0091054F" w:rsidRPr="00BC7831">
        <w:rPr>
          <w:rFonts w:ascii="Arial" w:hAnsi="Arial" w:cs="Arial"/>
          <w:sz w:val="22"/>
          <w:szCs w:val="22"/>
        </w:rPr>
        <w:t xml:space="preserve"> urgent</w:t>
      </w:r>
      <w:r w:rsidR="00D47422" w:rsidRPr="00BC7831">
        <w:rPr>
          <w:rFonts w:ascii="Arial" w:hAnsi="Arial" w:cs="Arial"/>
          <w:sz w:val="22"/>
          <w:szCs w:val="22"/>
        </w:rPr>
        <w:t xml:space="preserve"> and</w:t>
      </w:r>
      <w:r w:rsidR="0091054F" w:rsidRPr="00BC7831">
        <w:rPr>
          <w:rFonts w:ascii="Arial" w:hAnsi="Arial" w:cs="Arial"/>
          <w:sz w:val="22"/>
          <w:szCs w:val="22"/>
        </w:rPr>
        <w:t xml:space="preserve"> emergency hospitalizations for cardiovascular or respiratory causes based on the</w:t>
      </w:r>
      <w:r w:rsidR="00AA39D4">
        <w:rPr>
          <w:rFonts w:ascii="Arial" w:hAnsi="Arial" w:cs="Arial"/>
          <w:sz w:val="22"/>
          <w:szCs w:val="22"/>
        </w:rPr>
        <w:t xml:space="preserve"> hospitalized beneficiary’s</w:t>
      </w:r>
      <w:r w:rsidR="0091054F" w:rsidRPr="00BC7831">
        <w:rPr>
          <w:rFonts w:ascii="Arial" w:hAnsi="Arial" w:cs="Arial"/>
          <w:sz w:val="22"/>
          <w:szCs w:val="22"/>
        </w:rPr>
        <w:t xml:space="preserve"> county of </w:t>
      </w:r>
      <w:r w:rsidR="00453777" w:rsidRPr="00BC7831">
        <w:rPr>
          <w:rFonts w:ascii="Arial" w:hAnsi="Arial" w:cs="Arial"/>
          <w:sz w:val="22"/>
          <w:szCs w:val="22"/>
        </w:rPr>
        <w:t>residence</w:t>
      </w:r>
      <w:r w:rsidR="00AE3685" w:rsidRPr="00BC7831">
        <w:rPr>
          <w:rFonts w:ascii="Arial" w:hAnsi="Arial" w:cs="Arial"/>
          <w:sz w:val="22"/>
          <w:szCs w:val="22"/>
        </w:rPr>
        <w:t>. We</w:t>
      </w:r>
      <w:r w:rsidR="0026132A">
        <w:rPr>
          <w:rFonts w:ascii="Arial" w:hAnsi="Arial" w:cs="Arial"/>
          <w:sz w:val="22"/>
          <w:szCs w:val="22"/>
        </w:rPr>
        <w:t xml:space="preserve"> used </w:t>
      </w:r>
      <w:r w:rsidR="0026132A" w:rsidRPr="00F74F81">
        <w:rPr>
          <w:rFonts w:ascii="Arial" w:hAnsi="Arial" w:cs="Arial"/>
          <w:i/>
          <w:iCs/>
          <w:sz w:val="22"/>
          <w:szCs w:val="22"/>
        </w:rPr>
        <w:t>ICD</w:t>
      </w:r>
      <w:r w:rsidR="0026132A">
        <w:rPr>
          <w:rFonts w:ascii="Arial" w:hAnsi="Arial" w:cs="Arial"/>
          <w:sz w:val="22"/>
          <w:szCs w:val="22"/>
        </w:rPr>
        <w:t xml:space="preserve"> codes to</w:t>
      </w:r>
      <w:r w:rsidR="00AE3685" w:rsidRPr="00BC7831">
        <w:rPr>
          <w:rFonts w:ascii="Arial" w:hAnsi="Arial" w:cs="Arial"/>
          <w:sz w:val="22"/>
          <w:szCs w:val="22"/>
        </w:rPr>
        <w:t xml:space="preserve"> identif</w:t>
      </w:r>
      <w:r w:rsidR="0026132A">
        <w:rPr>
          <w:rFonts w:ascii="Arial" w:hAnsi="Arial" w:cs="Arial"/>
          <w:sz w:val="22"/>
          <w:szCs w:val="22"/>
        </w:rPr>
        <w:t>y</w:t>
      </w:r>
      <w:r w:rsidR="00AE3685" w:rsidRPr="00BC7831">
        <w:rPr>
          <w:rFonts w:ascii="Arial" w:hAnsi="Arial" w:cs="Arial"/>
          <w:sz w:val="22"/>
          <w:szCs w:val="22"/>
        </w:rPr>
        <w:t xml:space="preserve"> CVD</w:t>
      </w:r>
      <w:r w:rsidR="0026132A">
        <w:rPr>
          <w:rFonts w:ascii="Arial" w:hAnsi="Arial" w:cs="Arial"/>
          <w:sz w:val="22"/>
          <w:szCs w:val="22"/>
        </w:rPr>
        <w:t xml:space="preserve"> (I00-I99</w:t>
      </w:r>
      <w:commentRangeStart w:id="7"/>
      <w:commentRangeStart w:id="8"/>
      <w:commentRangeEnd w:id="8"/>
      <w:r w:rsidR="00BF0E05">
        <w:rPr>
          <w:rStyle w:val="CommentReference"/>
        </w:rPr>
        <w:commentReference w:id="8"/>
      </w:r>
      <w:commentRangeEnd w:id="7"/>
      <w:r w:rsidR="0036258C">
        <w:rPr>
          <w:rStyle w:val="CommentReference"/>
        </w:rPr>
        <w:commentReference w:id="7"/>
      </w:r>
      <w:r w:rsidR="0026132A">
        <w:rPr>
          <w:rFonts w:ascii="Arial" w:hAnsi="Arial" w:cs="Arial"/>
          <w:sz w:val="22"/>
          <w:szCs w:val="22"/>
        </w:rPr>
        <w:t>)</w:t>
      </w:r>
      <w:r w:rsidR="00AE3685" w:rsidRPr="00BC7831">
        <w:rPr>
          <w:rFonts w:ascii="Arial" w:hAnsi="Arial" w:cs="Arial"/>
          <w:sz w:val="22"/>
          <w:szCs w:val="22"/>
        </w:rPr>
        <w:t xml:space="preserve"> </w:t>
      </w:r>
      <w:r w:rsidR="0026132A">
        <w:rPr>
          <w:rFonts w:ascii="Arial" w:hAnsi="Arial" w:cs="Arial"/>
          <w:sz w:val="22"/>
          <w:szCs w:val="22"/>
        </w:rPr>
        <w:t>and</w:t>
      </w:r>
      <w:r w:rsidR="0026132A" w:rsidRPr="00BC7831">
        <w:rPr>
          <w:rFonts w:ascii="Arial" w:hAnsi="Arial" w:cs="Arial"/>
          <w:sz w:val="22"/>
          <w:szCs w:val="22"/>
        </w:rPr>
        <w:t xml:space="preserve"> </w:t>
      </w:r>
      <w:r w:rsidR="00AE3685" w:rsidRPr="00BC7831">
        <w:rPr>
          <w:rFonts w:ascii="Arial" w:hAnsi="Arial" w:cs="Arial"/>
          <w:sz w:val="22"/>
          <w:szCs w:val="22"/>
        </w:rPr>
        <w:t>respiratory</w:t>
      </w:r>
      <w:r w:rsidR="0026132A">
        <w:rPr>
          <w:rFonts w:ascii="Arial" w:hAnsi="Arial" w:cs="Arial"/>
          <w:sz w:val="22"/>
          <w:szCs w:val="22"/>
        </w:rPr>
        <w:t xml:space="preserve"> (J00-J99) hospitalizations</w:t>
      </w:r>
      <w:r w:rsidR="00AE3685" w:rsidRPr="00BC7831">
        <w:rPr>
          <w:rFonts w:ascii="Arial" w:hAnsi="Arial" w:cs="Arial"/>
          <w:sz w:val="22"/>
          <w:szCs w:val="22"/>
        </w:rPr>
        <w:t xml:space="preserve"> based</w:t>
      </w:r>
      <w:r w:rsidR="0022236B" w:rsidRPr="00BC7831">
        <w:rPr>
          <w:rFonts w:ascii="Arial" w:hAnsi="Arial" w:cs="Arial"/>
          <w:sz w:val="22"/>
          <w:szCs w:val="22"/>
        </w:rPr>
        <w:t xml:space="preserve"> </w:t>
      </w:r>
      <w:r w:rsidR="00AE3685" w:rsidRPr="00BC7831">
        <w:rPr>
          <w:rFonts w:ascii="Arial" w:hAnsi="Arial" w:cs="Arial"/>
          <w:sz w:val="22"/>
          <w:szCs w:val="22"/>
        </w:rPr>
        <w:t>on</w:t>
      </w:r>
      <w:r w:rsidR="0022236B" w:rsidRPr="00BC7831">
        <w:rPr>
          <w:rFonts w:ascii="Arial" w:hAnsi="Arial" w:cs="Arial"/>
          <w:sz w:val="22"/>
          <w:szCs w:val="22"/>
        </w:rPr>
        <w:t xml:space="preserve"> the first five codes recorded as </w:t>
      </w:r>
      <w:r w:rsidR="00697E34" w:rsidRPr="00BC7831">
        <w:rPr>
          <w:rFonts w:ascii="Arial" w:hAnsi="Arial" w:cs="Arial"/>
          <w:sz w:val="22"/>
          <w:szCs w:val="22"/>
        </w:rPr>
        <w:t xml:space="preserve">hospitalization </w:t>
      </w:r>
      <w:r w:rsidR="0022236B" w:rsidRPr="00BC7831">
        <w:rPr>
          <w:rFonts w:ascii="Arial" w:hAnsi="Arial" w:cs="Arial"/>
          <w:sz w:val="22"/>
          <w:szCs w:val="22"/>
        </w:rPr>
        <w:t>cause</w:t>
      </w:r>
      <w:r w:rsidR="0091054F" w:rsidRPr="00BC7831">
        <w:rPr>
          <w:rFonts w:ascii="Arial" w:hAnsi="Arial" w:cs="Arial"/>
          <w:sz w:val="22"/>
          <w:szCs w:val="22"/>
        </w:rPr>
        <w:t xml:space="preserve">. </w:t>
      </w:r>
      <w:r w:rsidR="00453777" w:rsidRPr="00BC7831">
        <w:rPr>
          <w:rFonts w:ascii="Arial" w:hAnsi="Arial" w:cs="Arial"/>
          <w:sz w:val="22"/>
          <w:szCs w:val="22"/>
        </w:rPr>
        <w:t xml:space="preserve">We included only </w:t>
      </w:r>
      <w:r w:rsidR="00946BDF" w:rsidRPr="00BC7831">
        <w:rPr>
          <w:rFonts w:ascii="Arial" w:hAnsi="Arial" w:cs="Arial"/>
          <w:sz w:val="22"/>
          <w:szCs w:val="22"/>
        </w:rPr>
        <w:t xml:space="preserve">urgent and emergency hospitalizations since we </w:t>
      </w:r>
      <w:r w:rsidR="009E2468" w:rsidRPr="00BC7831">
        <w:rPr>
          <w:rFonts w:ascii="Arial" w:hAnsi="Arial" w:cs="Arial"/>
          <w:sz w:val="22"/>
          <w:szCs w:val="22"/>
        </w:rPr>
        <w:t xml:space="preserve">hypothesized </w:t>
      </w:r>
      <w:r w:rsidR="0026132A">
        <w:rPr>
          <w:rFonts w:ascii="Arial" w:hAnsi="Arial" w:cs="Arial"/>
          <w:sz w:val="22"/>
          <w:szCs w:val="22"/>
        </w:rPr>
        <w:t xml:space="preserve">that power outages would increase </w:t>
      </w:r>
      <w:r w:rsidR="009E2468" w:rsidRPr="00BC7831">
        <w:rPr>
          <w:rFonts w:ascii="Arial" w:hAnsi="Arial" w:cs="Arial"/>
          <w:sz w:val="22"/>
          <w:szCs w:val="22"/>
        </w:rPr>
        <w:t>emergency and urgent hospitalization rates</w:t>
      </w:r>
      <w:r w:rsidR="0026132A">
        <w:rPr>
          <w:rFonts w:ascii="Arial" w:hAnsi="Arial" w:cs="Arial"/>
          <w:sz w:val="22"/>
          <w:szCs w:val="22"/>
        </w:rPr>
        <w:t>, but not scheduled hospitalizations,</w:t>
      </w:r>
      <w:r w:rsidR="009E2468" w:rsidRPr="00BC7831">
        <w:rPr>
          <w:rFonts w:ascii="Arial" w:hAnsi="Arial" w:cs="Arial"/>
          <w:sz w:val="22"/>
          <w:szCs w:val="22"/>
        </w:rPr>
        <w:t xml:space="preserve"> </w:t>
      </w:r>
      <w:r w:rsidR="0026132A">
        <w:rPr>
          <w:rFonts w:ascii="Arial" w:hAnsi="Arial" w:cs="Arial"/>
          <w:sz w:val="22"/>
          <w:szCs w:val="22"/>
        </w:rPr>
        <w:t xml:space="preserve">due to short-term </w:t>
      </w:r>
      <w:r w:rsidR="007E7558" w:rsidRPr="00BC7831">
        <w:rPr>
          <w:rFonts w:ascii="Arial" w:hAnsi="Arial" w:cs="Arial"/>
          <w:sz w:val="22"/>
          <w:szCs w:val="22"/>
        </w:rPr>
        <w:t>heat, cold, and electricity-dependent medical device disruption</w:t>
      </w:r>
      <w:r w:rsidR="009E2468" w:rsidRPr="00BC7831">
        <w:rPr>
          <w:rFonts w:ascii="Arial" w:hAnsi="Arial" w:cs="Arial"/>
          <w:sz w:val="22"/>
          <w:szCs w:val="22"/>
        </w:rPr>
        <w:t xml:space="preserve">. </w:t>
      </w:r>
    </w:p>
    <w:p w14:paraId="2929644F" w14:textId="76612801" w:rsidR="00FB372C" w:rsidRPr="00BC7831" w:rsidRDefault="009B608E" w:rsidP="001C6B07">
      <w:pPr>
        <w:spacing w:line="480" w:lineRule="auto"/>
        <w:ind w:firstLine="720"/>
        <w:rPr>
          <w:rFonts w:ascii="Arial" w:hAnsi="Arial" w:cs="Arial"/>
          <w:sz w:val="22"/>
          <w:szCs w:val="22"/>
        </w:rPr>
      </w:pPr>
      <w:r w:rsidRPr="00BC7831">
        <w:rPr>
          <w:rFonts w:ascii="Arial" w:hAnsi="Arial" w:cs="Arial"/>
          <w:sz w:val="22"/>
          <w:szCs w:val="22"/>
        </w:rPr>
        <w:t xml:space="preserve">We excluded counties with </w:t>
      </w:r>
      <w:r w:rsidR="00792D96" w:rsidRPr="00792D96">
        <w:rPr>
          <w:rStyle w:val="hgkelc"/>
          <w:rFonts w:ascii="Arial" w:hAnsi="Arial" w:cs="Arial"/>
          <w:sz w:val="22"/>
          <w:szCs w:val="22"/>
          <w:lang w:val="en"/>
        </w:rPr>
        <w:t>≤</w:t>
      </w:r>
      <w:r w:rsidRPr="00792D96">
        <w:rPr>
          <w:rFonts w:ascii="Arial" w:hAnsi="Arial" w:cs="Arial"/>
          <w:sz w:val="22"/>
          <w:szCs w:val="22"/>
        </w:rPr>
        <w:t>500</w:t>
      </w:r>
      <w:r w:rsidRPr="00BC7831">
        <w:rPr>
          <w:rFonts w:ascii="Arial" w:hAnsi="Arial" w:cs="Arial"/>
          <w:sz w:val="22"/>
          <w:szCs w:val="22"/>
        </w:rPr>
        <w:t xml:space="preserve"> </w:t>
      </w:r>
      <w:r w:rsidR="003929AA" w:rsidRPr="00BC7831">
        <w:rPr>
          <w:rFonts w:ascii="Arial" w:hAnsi="Arial" w:cs="Arial"/>
          <w:sz w:val="22"/>
          <w:szCs w:val="22"/>
        </w:rPr>
        <w:t>beneficiaries</w:t>
      </w:r>
      <w:r w:rsidR="00C74134" w:rsidRPr="00BC7831">
        <w:rPr>
          <w:rFonts w:ascii="Arial" w:hAnsi="Arial" w:cs="Arial"/>
          <w:sz w:val="22"/>
          <w:szCs w:val="22"/>
        </w:rPr>
        <w:t xml:space="preserve"> due to their unstable hospitalization rates</w:t>
      </w:r>
      <w:r w:rsidR="00CF7EBC" w:rsidRPr="00BC7831">
        <w:rPr>
          <w:rFonts w:ascii="Arial" w:hAnsi="Arial" w:cs="Arial"/>
          <w:sz w:val="22"/>
          <w:szCs w:val="22"/>
        </w:rPr>
        <w:t xml:space="preserve"> (</w:t>
      </w:r>
      <w:r w:rsidR="0026132A">
        <w:rPr>
          <w:rFonts w:ascii="Arial" w:hAnsi="Arial" w:cs="Arial"/>
          <w:sz w:val="22"/>
          <w:szCs w:val="22"/>
        </w:rPr>
        <w:t>n=</w:t>
      </w:r>
      <w:r w:rsidR="0082594A" w:rsidRPr="00BC7831">
        <w:rPr>
          <w:rFonts w:ascii="Arial" w:hAnsi="Arial" w:cs="Arial"/>
          <w:sz w:val="22"/>
          <w:szCs w:val="22"/>
        </w:rPr>
        <w:t>178</w:t>
      </w:r>
      <w:r w:rsidR="00CF7EBC" w:rsidRPr="00BC7831">
        <w:rPr>
          <w:rFonts w:ascii="Arial" w:hAnsi="Arial" w:cs="Arial"/>
          <w:sz w:val="22"/>
          <w:szCs w:val="22"/>
        </w:rPr>
        <w:t xml:space="preserve"> counties)</w:t>
      </w:r>
      <w:r w:rsidR="008A39F6" w:rsidRPr="00BC7831">
        <w:rPr>
          <w:rFonts w:ascii="Arial" w:hAnsi="Arial" w:cs="Arial"/>
          <w:sz w:val="22"/>
          <w:szCs w:val="22"/>
        </w:rPr>
        <w:t>.</w:t>
      </w:r>
      <w:r w:rsidR="003929AA" w:rsidRPr="00BC7831">
        <w:rPr>
          <w:rFonts w:ascii="Arial" w:hAnsi="Arial" w:cs="Arial"/>
          <w:sz w:val="22"/>
          <w:szCs w:val="22"/>
        </w:rPr>
        <w:t xml:space="preserve"> </w:t>
      </w:r>
      <w:r w:rsidR="00E34245" w:rsidRPr="00BC7831">
        <w:rPr>
          <w:rFonts w:ascii="Arial" w:hAnsi="Arial" w:cs="Arial"/>
          <w:sz w:val="22"/>
          <w:szCs w:val="22"/>
        </w:rPr>
        <w:t xml:space="preserve">Our final outcome dataset included </w:t>
      </w:r>
      <w:r w:rsidR="00606606" w:rsidRPr="00BC7831">
        <w:rPr>
          <w:rFonts w:ascii="Arial" w:hAnsi="Arial" w:cs="Arial"/>
          <w:sz w:val="22"/>
          <w:szCs w:val="22"/>
        </w:rPr>
        <w:t xml:space="preserve">daily </w:t>
      </w:r>
      <w:r w:rsidR="0012166A" w:rsidRPr="00BC7831">
        <w:rPr>
          <w:rFonts w:ascii="Arial" w:hAnsi="Arial" w:cs="Arial"/>
          <w:sz w:val="22"/>
          <w:szCs w:val="22"/>
        </w:rPr>
        <w:t xml:space="preserve">county-level rates of CVD and respiratory </w:t>
      </w:r>
      <w:r w:rsidRPr="00BC7831">
        <w:rPr>
          <w:rFonts w:ascii="Arial" w:hAnsi="Arial" w:cs="Arial"/>
          <w:sz w:val="22"/>
          <w:szCs w:val="22"/>
        </w:rPr>
        <w:t>hospitalizations</w:t>
      </w:r>
      <w:r w:rsidR="0012166A" w:rsidRPr="00BC7831">
        <w:rPr>
          <w:rFonts w:ascii="Arial" w:hAnsi="Arial" w:cs="Arial"/>
          <w:sz w:val="22"/>
          <w:szCs w:val="22"/>
        </w:rPr>
        <w:t xml:space="preserve"> among older adu</w:t>
      </w:r>
      <w:r w:rsidR="003929AA" w:rsidRPr="00BC7831">
        <w:rPr>
          <w:rFonts w:ascii="Arial" w:hAnsi="Arial" w:cs="Arial"/>
          <w:sz w:val="22"/>
          <w:szCs w:val="22"/>
        </w:rPr>
        <w:t xml:space="preserve">lts </w:t>
      </w:r>
      <w:r w:rsidR="00FA6F73" w:rsidRPr="007D7207">
        <w:rPr>
          <w:rFonts w:ascii="Arial" w:hAnsi="Arial" w:cs="Arial"/>
          <w:sz w:val="22"/>
          <w:szCs w:val="22"/>
        </w:rPr>
        <w:t>for</w:t>
      </w:r>
      <w:r w:rsidR="00AD2D0C" w:rsidRPr="007D7207">
        <w:rPr>
          <w:rFonts w:ascii="Arial" w:hAnsi="Arial" w:cs="Arial"/>
          <w:sz w:val="22"/>
          <w:szCs w:val="22"/>
        </w:rPr>
        <w:t xml:space="preserve"> </w:t>
      </w:r>
      <w:r w:rsidR="002504D7" w:rsidRPr="007D7207">
        <w:rPr>
          <w:rFonts w:ascii="Arial" w:hAnsi="Arial" w:cs="Arial"/>
          <w:sz w:val="22"/>
          <w:szCs w:val="22"/>
        </w:rPr>
        <w:t xml:space="preserve">n= </w:t>
      </w:r>
      <w:r w:rsidR="0082594A" w:rsidRPr="007D7207">
        <w:rPr>
          <w:rFonts w:ascii="Arial" w:hAnsi="Arial" w:cs="Arial"/>
          <w:sz w:val="22"/>
          <w:szCs w:val="22"/>
        </w:rPr>
        <w:t>2,964</w:t>
      </w:r>
      <w:r w:rsidR="003929AA" w:rsidRPr="007D7207">
        <w:rPr>
          <w:rFonts w:ascii="Arial" w:hAnsi="Arial" w:cs="Arial"/>
          <w:sz w:val="22"/>
          <w:szCs w:val="22"/>
        </w:rPr>
        <w:t xml:space="preserve"> </w:t>
      </w:r>
      <w:r w:rsidR="0082594A" w:rsidRPr="007D7207">
        <w:rPr>
          <w:rFonts w:ascii="Arial" w:hAnsi="Arial" w:cs="Arial"/>
          <w:sz w:val="22"/>
          <w:szCs w:val="22"/>
        </w:rPr>
        <w:t xml:space="preserve">or </w:t>
      </w:r>
      <w:r w:rsidR="000102E3" w:rsidRPr="007D7207">
        <w:rPr>
          <w:rFonts w:ascii="Arial" w:hAnsi="Arial" w:cs="Arial"/>
          <w:sz w:val="22"/>
          <w:szCs w:val="22"/>
        </w:rPr>
        <w:t>9</w:t>
      </w:r>
      <w:r w:rsidR="0082594A" w:rsidRPr="007D7207">
        <w:rPr>
          <w:rFonts w:ascii="Arial" w:hAnsi="Arial" w:cs="Arial"/>
          <w:sz w:val="22"/>
          <w:szCs w:val="22"/>
        </w:rPr>
        <w:t>4</w:t>
      </w:r>
      <w:r w:rsidR="003929AA" w:rsidRPr="007D7207">
        <w:rPr>
          <w:rFonts w:ascii="Arial" w:hAnsi="Arial" w:cs="Arial"/>
          <w:sz w:val="22"/>
          <w:szCs w:val="22"/>
        </w:rPr>
        <w:t>%</w:t>
      </w:r>
      <w:r w:rsidR="003929AA" w:rsidRPr="00BC7831">
        <w:rPr>
          <w:rFonts w:ascii="Arial" w:hAnsi="Arial" w:cs="Arial"/>
          <w:sz w:val="22"/>
          <w:szCs w:val="22"/>
        </w:rPr>
        <w:t xml:space="preserve"> of US</w:t>
      </w:r>
      <w:r w:rsidR="002504D7" w:rsidRPr="00BC7831">
        <w:rPr>
          <w:rFonts w:ascii="Arial" w:hAnsi="Arial" w:cs="Arial"/>
          <w:sz w:val="22"/>
          <w:szCs w:val="22"/>
        </w:rPr>
        <w:t xml:space="preserve"> counties</w:t>
      </w:r>
      <w:r w:rsidR="00473596" w:rsidRPr="00BC7831">
        <w:rPr>
          <w:rFonts w:ascii="Arial" w:hAnsi="Arial" w:cs="Arial"/>
          <w:sz w:val="22"/>
          <w:szCs w:val="22"/>
        </w:rPr>
        <w:t>.</w:t>
      </w:r>
    </w:p>
    <w:p w14:paraId="33FA055D" w14:textId="77777777" w:rsidR="00DF7800" w:rsidRPr="00BC7831" w:rsidRDefault="00DF7800" w:rsidP="001C6B07">
      <w:pPr>
        <w:spacing w:line="480" w:lineRule="auto"/>
        <w:rPr>
          <w:rFonts w:ascii="Arial" w:hAnsi="Arial" w:cs="Arial"/>
          <w:sz w:val="22"/>
          <w:szCs w:val="22"/>
        </w:rPr>
      </w:pPr>
    </w:p>
    <w:p w14:paraId="19AC9262" w14:textId="77777777" w:rsidR="00F12E1B" w:rsidRPr="00BC7831" w:rsidRDefault="00036275" w:rsidP="001C6B07">
      <w:pPr>
        <w:spacing w:line="480" w:lineRule="auto"/>
        <w:rPr>
          <w:rFonts w:ascii="Arial" w:hAnsi="Arial" w:cs="Arial"/>
          <w:b/>
          <w:bCs/>
        </w:rPr>
      </w:pPr>
      <w:r w:rsidRPr="00BC7831">
        <w:rPr>
          <w:rFonts w:ascii="Arial" w:hAnsi="Arial" w:cs="Arial"/>
          <w:b/>
          <w:bCs/>
        </w:rPr>
        <w:t xml:space="preserve">Exposure </w:t>
      </w:r>
      <w:r w:rsidR="00395A0B" w:rsidRPr="00BC7831">
        <w:rPr>
          <w:rFonts w:ascii="Arial" w:hAnsi="Arial" w:cs="Arial"/>
          <w:b/>
          <w:bCs/>
        </w:rPr>
        <w:t>assessment</w:t>
      </w:r>
      <w:r w:rsidRPr="00BC7831">
        <w:rPr>
          <w:rFonts w:ascii="Arial" w:hAnsi="Arial" w:cs="Arial"/>
          <w:b/>
          <w:bCs/>
        </w:rPr>
        <w:t>:</w:t>
      </w:r>
    </w:p>
    <w:p w14:paraId="0C788C07" w14:textId="77777777" w:rsidR="00A17CAC" w:rsidRPr="00BC7831" w:rsidRDefault="00A17CAC" w:rsidP="001C6B07">
      <w:pPr>
        <w:spacing w:line="480" w:lineRule="auto"/>
        <w:rPr>
          <w:rFonts w:ascii="Arial" w:hAnsi="Arial" w:cs="Arial"/>
          <w:sz w:val="22"/>
          <w:szCs w:val="22"/>
        </w:rPr>
      </w:pPr>
    </w:p>
    <w:p w14:paraId="366ECA6C" w14:textId="36E0B3FB" w:rsidR="00356E66" w:rsidRPr="00BC7831" w:rsidRDefault="00EC70C3" w:rsidP="001C6B07">
      <w:pPr>
        <w:spacing w:line="480" w:lineRule="auto"/>
        <w:ind w:firstLine="360"/>
        <w:rPr>
          <w:rFonts w:ascii="Arial" w:hAnsi="Arial" w:cs="Arial"/>
          <w:sz w:val="22"/>
          <w:szCs w:val="22"/>
        </w:rPr>
      </w:pPr>
      <w:r w:rsidRPr="00BC7831">
        <w:rPr>
          <w:rFonts w:ascii="Arial" w:hAnsi="Arial" w:cs="Arial"/>
          <w:sz w:val="22"/>
          <w:szCs w:val="22"/>
        </w:rPr>
        <w:lastRenderedPageBreak/>
        <w:t>We used PowerO</w:t>
      </w:r>
      <w:r w:rsidR="00CB621C" w:rsidRPr="00BC7831">
        <w:rPr>
          <w:rFonts w:ascii="Arial" w:hAnsi="Arial" w:cs="Arial"/>
          <w:sz w:val="22"/>
          <w:szCs w:val="22"/>
        </w:rPr>
        <w:t>u</w:t>
      </w:r>
      <w:r w:rsidRPr="00BC7831">
        <w:rPr>
          <w:rFonts w:ascii="Arial" w:hAnsi="Arial" w:cs="Arial"/>
          <w:sz w:val="22"/>
          <w:szCs w:val="22"/>
        </w:rPr>
        <w:t xml:space="preserve">tage.us </w:t>
      </w:r>
      <w:r w:rsidR="00282188" w:rsidRPr="00BC7831">
        <w:rPr>
          <w:rFonts w:ascii="Arial" w:hAnsi="Arial" w:cs="Arial"/>
          <w:sz w:val="22"/>
          <w:szCs w:val="22"/>
        </w:rPr>
        <w:t>(POUS)</w:t>
      </w:r>
      <w:r w:rsidR="00986A0A" w:rsidRPr="00986A0A">
        <w:rPr>
          <w:rFonts w:ascii="Arial" w:hAnsi="Arial" w:cs="Arial"/>
          <w:sz w:val="22"/>
          <w:szCs w:val="22"/>
        </w:rPr>
        <w:t xml:space="preserve"> </w:t>
      </w:r>
      <w:r w:rsidR="00986A0A">
        <w:rPr>
          <w:rFonts w:ascii="Arial" w:hAnsi="Arial" w:cs="Arial"/>
          <w:sz w:val="22"/>
          <w:szCs w:val="22"/>
        </w:rPr>
        <w:fldChar w:fldCharType="begin"/>
      </w:r>
      <w:r w:rsidR="00986A0A">
        <w:rPr>
          <w:rFonts w:ascii="Arial" w:hAnsi="Arial" w:cs="Arial"/>
          <w:sz w:val="22"/>
          <w:szCs w:val="22"/>
        </w:rPr>
        <w:instrText xml:space="preserve"> ADDIN ZOTERO_ITEM CSL_CITATION {"citationID":"OJc0rr3C","properties":{"formattedCitation":"(26)","plainCitation":"(26)","noteIndex":0},"citationItems":[{"id":236,"uris":["http://zotero.org/users/local/hHKggCUl/items/U3RCDAY7"],"itemData":{"id":236,"type":"webpage","title":"PowerOutage.us","URL":"https://poweroutage.us/"}}],"schema":"https://github.com/citation-style-language/schema/raw/master/csl-citation.json"} </w:instrText>
      </w:r>
      <w:r w:rsidR="00986A0A">
        <w:rPr>
          <w:rFonts w:ascii="Arial" w:hAnsi="Arial" w:cs="Arial"/>
          <w:sz w:val="22"/>
          <w:szCs w:val="22"/>
        </w:rPr>
        <w:fldChar w:fldCharType="separate"/>
      </w:r>
      <w:r w:rsidR="00986A0A">
        <w:rPr>
          <w:rFonts w:ascii="Arial" w:hAnsi="Arial" w:cs="Arial"/>
          <w:noProof/>
          <w:sz w:val="22"/>
          <w:szCs w:val="22"/>
        </w:rPr>
        <w:t>(26)</w:t>
      </w:r>
      <w:r w:rsidR="00986A0A">
        <w:rPr>
          <w:rFonts w:ascii="Arial" w:hAnsi="Arial" w:cs="Arial"/>
          <w:sz w:val="22"/>
          <w:szCs w:val="22"/>
        </w:rPr>
        <w:fldChar w:fldCharType="end"/>
      </w:r>
      <w:r w:rsidR="00A22923" w:rsidRPr="00BC7831">
        <w:rPr>
          <w:rFonts w:ascii="Arial" w:hAnsi="Arial" w:cs="Arial"/>
          <w:sz w:val="22"/>
          <w:szCs w:val="22"/>
        </w:rPr>
        <w:t xml:space="preserve"> </w:t>
      </w:r>
      <w:r w:rsidRPr="00BC7831">
        <w:rPr>
          <w:rFonts w:ascii="Arial" w:hAnsi="Arial" w:cs="Arial"/>
          <w:sz w:val="22"/>
          <w:szCs w:val="22"/>
        </w:rPr>
        <w:t>nationwide county-level data to assess power outage exposure</w:t>
      </w:r>
      <w:r w:rsidR="002C4413" w:rsidRPr="00BC7831">
        <w:rPr>
          <w:rFonts w:ascii="Arial" w:hAnsi="Arial" w:cs="Arial"/>
          <w:sz w:val="22"/>
          <w:szCs w:val="22"/>
        </w:rPr>
        <w:t xml:space="preserve"> for 2018</w:t>
      </w:r>
      <w:r w:rsidRPr="00BC7831">
        <w:rPr>
          <w:rFonts w:ascii="Arial" w:hAnsi="Arial" w:cs="Arial"/>
          <w:sz w:val="22"/>
          <w:szCs w:val="22"/>
        </w:rPr>
        <w:t xml:space="preserve">. </w:t>
      </w:r>
      <w:r w:rsidR="00486AB7" w:rsidRPr="00BC7831">
        <w:rPr>
          <w:rFonts w:ascii="Arial" w:hAnsi="Arial" w:cs="Arial"/>
          <w:sz w:val="22"/>
          <w:szCs w:val="22"/>
        </w:rPr>
        <w:t>These data included the number of customers without power every hour by county. ‘Customers’ refers to residential consumers</w:t>
      </w:r>
      <w:r w:rsidR="00190EB5">
        <w:rPr>
          <w:rFonts w:ascii="Arial" w:hAnsi="Arial" w:cs="Arial"/>
          <w:sz w:val="22"/>
          <w:szCs w:val="22"/>
        </w:rPr>
        <w:t>,</w:t>
      </w:r>
      <w:r w:rsidR="00486AB7" w:rsidRPr="00BC7831">
        <w:rPr>
          <w:rFonts w:ascii="Arial" w:hAnsi="Arial" w:cs="Arial"/>
          <w:sz w:val="22"/>
          <w:szCs w:val="22"/>
        </w:rPr>
        <w:t xml:space="preserve"> such as households</w:t>
      </w:r>
      <w:r w:rsidR="008F03FC" w:rsidRPr="00BC7831">
        <w:rPr>
          <w:rFonts w:ascii="Arial" w:hAnsi="Arial" w:cs="Arial"/>
          <w:sz w:val="22"/>
          <w:szCs w:val="22"/>
        </w:rPr>
        <w:t xml:space="preserve"> or </w:t>
      </w:r>
      <w:r w:rsidR="00486AB7" w:rsidRPr="00BC7831">
        <w:rPr>
          <w:rFonts w:ascii="Arial" w:hAnsi="Arial" w:cs="Arial"/>
          <w:sz w:val="22"/>
          <w:szCs w:val="22"/>
        </w:rPr>
        <w:t>families</w:t>
      </w:r>
      <w:r w:rsidR="00190EB5">
        <w:rPr>
          <w:rFonts w:ascii="Arial" w:hAnsi="Arial" w:cs="Arial"/>
          <w:sz w:val="22"/>
          <w:szCs w:val="22"/>
        </w:rPr>
        <w:t>,</w:t>
      </w:r>
      <w:r w:rsidR="00486AB7" w:rsidRPr="00BC7831">
        <w:rPr>
          <w:rFonts w:ascii="Arial" w:hAnsi="Arial" w:cs="Arial"/>
          <w:sz w:val="22"/>
          <w:szCs w:val="22"/>
        </w:rPr>
        <w:t xml:space="preserve"> and non-residential consumers</w:t>
      </w:r>
      <w:r w:rsidR="00190EB5">
        <w:rPr>
          <w:rFonts w:ascii="Arial" w:hAnsi="Arial" w:cs="Arial"/>
          <w:sz w:val="22"/>
          <w:szCs w:val="22"/>
        </w:rPr>
        <w:t>,</w:t>
      </w:r>
      <w:r w:rsidR="00486AB7" w:rsidRPr="00BC7831">
        <w:rPr>
          <w:rFonts w:ascii="Arial" w:hAnsi="Arial" w:cs="Arial"/>
          <w:sz w:val="22"/>
          <w:szCs w:val="22"/>
        </w:rPr>
        <w:t xml:space="preserve"> such as businesses. </w:t>
      </w:r>
      <w:r w:rsidR="00190EB5">
        <w:rPr>
          <w:rFonts w:ascii="Arial" w:hAnsi="Arial" w:cs="Arial"/>
          <w:sz w:val="22"/>
          <w:szCs w:val="22"/>
        </w:rPr>
        <w:t>Because e</w:t>
      </w:r>
      <w:r w:rsidR="00486AB7" w:rsidRPr="00BC7831">
        <w:rPr>
          <w:rFonts w:ascii="Arial" w:hAnsi="Arial" w:cs="Arial"/>
          <w:sz w:val="22"/>
          <w:szCs w:val="22"/>
        </w:rPr>
        <w:t>stimates of customers served by county from POUS were unreliable</w:t>
      </w:r>
      <w:r w:rsidR="00190EB5">
        <w:rPr>
          <w:rFonts w:ascii="Arial" w:hAnsi="Arial" w:cs="Arial"/>
          <w:sz w:val="22"/>
          <w:szCs w:val="22"/>
        </w:rPr>
        <w:t>,</w:t>
      </w:r>
      <w:r w:rsidR="00486AB7" w:rsidRPr="00BC7831">
        <w:rPr>
          <w:rFonts w:ascii="Arial" w:hAnsi="Arial" w:cs="Arial"/>
          <w:sz w:val="22"/>
          <w:szCs w:val="22"/>
        </w:rPr>
        <w:t xml:space="preserve"> </w:t>
      </w:r>
      <w:r w:rsidR="00190EB5">
        <w:rPr>
          <w:rFonts w:ascii="Arial" w:hAnsi="Arial" w:cs="Arial"/>
          <w:sz w:val="22"/>
          <w:szCs w:val="22"/>
        </w:rPr>
        <w:t>w</w:t>
      </w:r>
      <w:r w:rsidR="00486AB7" w:rsidRPr="00BC7831">
        <w:rPr>
          <w:rFonts w:ascii="Arial" w:hAnsi="Arial" w:cs="Arial"/>
          <w:sz w:val="22"/>
          <w:szCs w:val="22"/>
        </w:rPr>
        <w:t>e used EIA estimates of customers served by state</w:t>
      </w:r>
      <w:r w:rsidR="00190EB5">
        <w:rPr>
          <w:rFonts w:ascii="Arial" w:hAnsi="Arial" w:cs="Arial"/>
          <w:sz w:val="22"/>
          <w:szCs w:val="22"/>
        </w:rPr>
        <w:t xml:space="preserve"> </w:t>
      </w:r>
      <w:r w:rsidR="008D2F65">
        <w:rPr>
          <w:rFonts w:ascii="Arial" w:hAnsi="Arial" w:cs="Arial"/>
          <w:sz w:val="22"/>
          <w:szCs w:val="22"/>
        </w:rPr>
        <w:fldChar w:fldCharType="begin"/>
      </w:r>
      <w:r w:rsidR="008D2F65">
        <w:rPr>
          <w:rFonts w:ascii="Arial" w:hAnsi="Arial" w:cs="Arial"/>
          <w:sz w:val="22"/>
          <w:szCs w:val="22"/>
        </w:rPr>
        <w:instrText xml:space="preserve"> ADDIN ZOTERO_ITEM CSL_CITATION {"citationID":"2tRo5iq8","properties":{"formattedCitation":"(27)","plainCitation":"(27)","noteIndex":0},"citationItems":[{"id":239,"uris":["http://zotero.org/users/local/hHKggCUl/items/Y7V7WTH3"],"itemData":{"id":239,"type":"webpage","container-title":"U.S.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008D2F65">
        <w:rPr>
          <w:rFonts w:ascii="Arial" w:hAnsi="Arial" w:cs="Arial"/>
          <w:sz w:val="22"/>
          <w:szCs w:val="22"/>
        </w:rPr>
        <w:fldChar w:fldCharType="separate"/>
      </w:r>
      <w:r w:rsidR="008D2F65">
        <w:rPr>
          <w:rFonts w:ascii="Arial" w:hAnsi="Arial" w:cs="Arial"/>
          <w:noProof/>
          <w:sz w:val="22"/>
          <w:szCs w:val="22"/>
        </w:rPr>
        <w:t>(27)</w:t>
      </w:r>
      <w:r w:rsidR="008D2F65">
        <w:rPr>
          <w:rFonts w:ascii="Arial" w:hAnsi="Arial" w:cs="Arial"/>
          <w:sz w:val="22"/>
          <w:szCs w:val="22"/>
        </w:rPr>
        <w:fldChar w:fldCharType="end"/>
      </w:r>
      <w:r w:rsidR="00190EB5">
        <w:rPr>
          <w:rFonts w:ascii="Arial" w:hAnsi="Arial" w:cs="Arial"/>
          <w:sz w:val="22"/>
          <w:szCs w:val="22"/>
        </w:rPr>
        <w:t xml:space="preserve"> and</w:t>
      </w:r>
      <w:r w:rsidR="00486AB7" w:rsidRPr="00BC7831">
        <w:rPr>
          <w:rFonts w:ascii="Arial" w:hAnsi="Arial" w:cs="Arial"/>
          <w:sz w:val="22"/>
          <w:szCs w:val="22"/>
        </w:rPr>
        <w:t xml:space="preserve"> </w:t>
      </w:r>
      <w:r w:rsidR="008D2F65">
        <w:rPr>
          <w:rFonts w:ascii="Arial" w:hAnsi="Arial" w:cs="Arial"/>
          <w:sz w:val="22"/>
          <w:szCs w:val="22"/>
        </w:rPr>
        <w:t xml:space="preserve">2013-2018 American Community Survey </w:t>
      </w:r>
      <w:r w:rsidR="00486AB7" w:rsidRPr="00BC7831">
        <w:rPr>
          <w:rFonts w:ascii="Arial" w:hAnsi="Arial" w:cs="Arial"/>
          <w:sz w:val="22"/>
          <w:szCs w:val="22"/>
        </w:rPr>
        <w:t>estimates of the number of households and establishments by county to determine the proportion of state customers in each county</w:t>
      </w:r>
      <w:r w:rsidR="00190EB5">
        <w:rPr>
          <w:rFonts w:ascii="Arial" w:hAnsi="Arial" w:cs="Arial"/>
          <w:sz w:val="22"/>
          <w:szCs w:val="22"/>
        </w:rPr>
        <w:t>. This allowed us to</w:t>
      </w:r>
      <w:r w:rsidR="00486AB7" w:rsidRPr="00BC7831">
        <w:rPr>
          <w:rFonts w:ascii="Arial" w:hAnsi="Arial" w:cs="Arial"/>
          <w:sz w:val="22"/>
          <w:szCs w:val="22"/>
        </w:rPr>
        <w:t xml:space="preserve"> allocate state</w:t>
      </w:r>
      <w:r w:rsidR="00190EB5">
        <w:rPr>
          <w:rFonts w:ascii="Arial" w:hAnsi="Arial" w:cs="Arial"/>
          <w:sz w:val="22"/>
          <w:szCs w:val="22"/>
        </w:rPr>
        <w:t>-level</w:t>
      </w:r>
      <w:r w:rsidR="00486AB7" w:rsidRPr="00BC7831">
        <w:rPr>
          <w:rFonts w:ascii="Arial" w:hAnsi="Arial" w:cs="Arial"/>
          <w:sz w:val="22"/>
          <w:szCs w:val="22"/>
        </w:rPr>
        <w:t xml:space="preserve"> customers to each county, estimating the number of customers served </w:t>
      </w:r>
      <w:r w:rsidR="00190EB5">
        <w:rPr>
          <w:rFonts w:ascii="Arial" w:hAnsi="Arial" w:cs="Arial"/>
          <w:sz w:val="22"/>
          <w:szCs w:val="22"/>
        </w:rPr>
        <w:t>in each</w:t>
      </w:r>
      <w:r w:rsidR="00190EB5" w:rsidRPr="00BC7831">
        <w:rPr>
          <w:rFonts w:ascii="Arial" w:hAnsi="Arial" w:cs="Arial"/>
          <w:sz w:val="22"/>
          <w:szCs w:val="22"/>
        </w:rPr>
        <w:t xml:space="preserve"> </w:t>
      </w:r>
      <w:r w:rsidR="00486AB7" w:rsidRPr="00BC7831">
        <w:rPr>
          <w:rFonts w:ascii="Arial" w:hAnsi="Arial" w:cs="Arial"/>
          <w:sz w:val="22"/>
          <w:szCs w:val="22"/>
        </w:rPr>
        <w:t xml:space="preserve">county. </w:t>
      </w:r>
    </w:p>
    <w:p w14:paraId="535860BC" w14:textId="65C7A171" w:rsidR="008E6CD8" w:rsidRPr="00BC7831" w:rsidRDefault="00190EB5" w:rsidP="001C6B07">
      <w:pPr>
        <w:spacing w:line="480" w:lineRule="auto"/>
        <w:ind w:firstLine="360"/>
        <w:rPr>
          <w:rFonts w:ascii="Arial" w:hAnsi="Arial" w:cs="Arial"/>
          <w:sz w:val="22"/>
          <w:szCs w:val="22"/>
        </w:rPr>
      </w:pPr>
      <w:r>
        <w:rPr>
          <w:rFonts w:ascii="Arial" w:hAnsi="Arial" w:cs="Arial"/>
          <w:sz w:val="22"/>
          <w:szCs w:val="22"/>
        </w:rPr>
        <w:t>S</w:t>
      </w:r>
      <w:r w:rsidR="008E6CD8" w:rsidRPr="00BC7831">
        <w:rPr>
          <w:rFonts w:ascii="Arial" w:hAnsi="Arial" w:cs="Arial"/>
          <w:sz w:val="22"/>
          <w:szCs w:val="22"/>
        </w:rPr>
        <w:t xml:space="preserve">ubstantial exposure data </w:t>
      </w:r>
      <w:r>
        <w:rPr>
          <w:rFonts w:ascii="Arial" w:hAnsi="Arial" w:cs="Arial"/>
          <w:sz w:val="22"/>
          <w:szCs w:val="22"/>
        </w:rPr>
        <w:t xml:space="preserve">were </w:t>
      </w:r>
      <w:r w:rsidR="008E6CD8" w:rsidRPr="00BC7831">
        <w:rPr>
          <w:rFonts w:ascii="Arial" w:hAnsi="Arial" w:cs="Arial"/>
          <w:sz w:val="22"/>
          <w:szCs w:val="22"/>
        </w:rPr>
        <w:t xml:space="preserve">missing from the POUS dataset. </w:t>
      </w:r>
      <w:r>
        <w:rPr>
          <w:rFonts w:ascii="Arial" w:hAnsi="Arial" w:cs="Arial"/>
          <w:sz w:val="22"/>
          <w:szCs w:val="22"/>
        </w:rPr>
        <w:t>Previously</w:t>
      </w:r>
      <w:r w:rsidR="009F09F4" w:rsidRPr="00BC7831">
        <w:rPr>
          <w:rFonts w:ascii="Arial" w:hAnsi="Arial" w:cs="Arial"/>
          <w:sz w:val="22"/>
          <w:szCs w:val="22"/>
        </w:rPr>
        <w:t xml:space="preserve">, we conducted a simulation study to test the impacts of this missing data on an </w:t>
      </w:r>
      <w:r w:rsidR="00CD2317" w:rsidRPr="00BC7831">
        <w:rPr>
          <w:rFonts w:ascii="Arial" w:hAnsi="Arial" w:cs="Arial"/>
          <w:sz w:val="22"/>
          <w:szCs w:val="22"/>
        </w:rPr>
        <w:t>epidemiologic</w:t>
      </w:r>
      <w:r w:rsidR="009F09F4" w:rsidRPr="00BC7831">
        <w:rPr>
          <w:rFonts w:ascii="Arial" w:hAnsi="Arial" w:cs="Arial"/>
          <w:sz w:val="22"/>
          <w:szCs w:val="22"/>
        </w:rPr>
        <w:t xml:space="preserve"> study</w:t>
      </w:r>
      <w:r>
        <w:rPr>
          <w:rFonts w:ascii="Arial" w:hAnsi="Arial" w:cs="Arial"/>
          <w:sz w:val="22"/>
          <w:szCs w:val="22"/>
        </w:rPr>
        <w:t xml:space="preserve"> like the one we conducted herein </w:t>
      </w:r>
      <w:r w:rsidR="00F35EF3">
        <w:rPr>
          <w:rFonts w:ascii="Arial" w:hAnsi="Arial" w:cs="Arial"/>
          <w:sz w:val="22"/>
          <w:szCs w:val="22"/>
        </w:rPr>
        <w:fldChar w:fldCharType="begin"/>
      </w:r>
      <w:r w:rsidR="00F35EF3">
        <w:rPr>
          <w:rFonts w:ascii="Arial" w:hAnsi="Arial" w:cs="Arial"/>
          <w:sz w:val="22"/>
          <w:szCs w:val="22"/>
        </w:rPr>
        <w:instrText xml:space="preserve"> ADDIN ZOTERO_ITEM CSL_CITATION {"citationID":"sIcsWTtZ","properties":{"formattedCitation":"(8)","plainCitation":"(8)","noteIndex":0},"citationItems":[{"id":214,"uris":["http://zotero.org/users/local/hHKggCUl/items/N5A3SZJH"],"itemData":{"id":214,"type":"article-journal","container-title":"Under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F35EF3">
        <w:rPr>
          <w:rFonts w:ascii="Arial" w:hAnsi="Arial" w:cs="Arial"/>
          <w:sz w:val="22"/>
          <w:szCs w:val="22"/>
        </w:rPr>
        <w:fldChar w:fldCharType="separate"/>
      </w:r>
      <w:r w:rsidR="00F35EF3">
        <w:rPr>
          <w:rFonts w:ascii="Arial" w:hAnsi="Arial" w:cs="Arial"/>
          <w:noProof/>
          <w:sz w:val="22"/>
          <w:szCs w:val="22"/>
        </w:rPr>
        <w:t>(8)</w:t>
      </w:r>
      <w:r w:rsidR="00F35EF3">
        <w:rPr>
          <w:rFonts w:ascii="Arial" w:hAnsi="Arial" w:cs="Arial"/>
          <w:sz w:val="22"/>
          <w:szCs w:val="22"/>
        </w:rPr>
        <w:fldChar w:fldCharType="end"/>
      </w:r>
      <w:r>
        <w:rPr>
          <w:rFonts w:ascii="Arial" w:hAnsi="Arial" w:cs="Arial"/>
          <w:sz w:val="22"/>
          <w:szCs w:val="22"/>
        </w:rPr>
        <w:t>.</w:t>
      </w:r>
      <w:r w:rsidR="009F09F4" w:rsidRPr="00BC7831">
        <w:rPr>
          <w:rFonts w:ascii="Arial" w:hAnsi="Arial" w:cs="Arial"/>
          <w:sz w:val="22"/>
          <w:szCs w:val="22"/>
        </w:rPr>
        <w:t xml:space="preserve"> </w:t>
      </w:r>
      <w:r w:rsidR="0091617E" w:rsidRPr="00BC7831">
        <w:rPr>
          <w:rFonts w:ascii="Arial" w:hAnsi="Arial" w:cs="Arial"/>
          <w:sz w:val="22"/>
          <w:szCs w:val="22"/>
        </w:rPr>
        <w:t>We</w:t>
      </w:r>
      <w:r w:rsidR="00CD2317" w:rsidRPr="00BC7831">
        <w:rPr>
          <w:rFonts w:ascii="Arial" w:hAnsi="Arial" w:cs="Arial"/>
          <w:sz w:val="22"/>
          <w:szCs w:val="22"/>
        </w:rPr>
        <w:t xml:space="preserve"> found that </w:t>
      </w:r>
      <w:r w:rsidR="00EC759F" w:rsidRPr="00BC7831">
        <w:rPr>
          <w:rFonts w:ascii="Arial" w:hAnsi="Arial" w:cs="Arial"/>
          <w:sz w:val="22"/>
          <w:szCs w:val="22"/>
        </w:rPr>
        <w:t xml:space="preserve">when </w:t>
      </w:r>
      <w:r w:rsidR="00EC759F" w:rsidRPr="00B01764">
        <w:rPr>
          <w:rFonts w:ascii="Arial" w:hAnsi="Arial" w:cs="Arial"/>
          <w:sz w:val="22"/>
          <w:szCs w:val="22"/>
        </w:rPr>
        <w:t>1</w:t>
      </w:r>
      <w:r w:rsidR="00D816C1" w:rsidRPr="00B01764">
        <w:rPr>
          <w:rFonts w:ascii="Arial" w:hAnsi="Arial" w:cs="Arial"/>
          <w:sz w:val="22"/>
          <w:szCs w:val="22"/>
        </w:rPr>
        <w:t>6</w:t>
      </w:r>
      <w:r w:rsidR="00EC759F" w:rsidRPr="00B01764">
        <w:rPr>
          <w:rFonts w:ascii="Arial" w:hAnsi="Arial" w:cs="Arial"/>
          <w:sz w:val="22"/>
          <w:szCs w:val="22"/>
        </w:rPr>
        <w:t xml:space="preserve">% of </w:t>
      </w:r>
      <w:r w:rsidR="003B212C" w:rsidRPr="00B01764">
        <w:rPr>
          <w:rFonts w:ascii="Arial" w:hAnsi="Arial" w:cs="Arial"/>
          <w:sz w:val="22"/>
          <w:szCs w:val="22"/>
        </w:rPr>
        <w:t>county-hours</w:t>
      </w:r>
      <w:r w:rsidR="00EC759F" w:rsidRPr="00B01764">
        <w:rPr>
          <w:rFonts w:ascii="Arial" w:hAnsi="Arial" w:cs="Arial"/>
          <w:sz w:val="22"/>
          <w:szCs w:val="22"/>
        </w:rPr>
        <w:t xml:space="preserve"> w</w:t>
      </w:r>
      <w:r w:rsidR="003B212C" w:rsidRPr="00B01764">
        <w:rPr>
          <w:rFonts w:ascii="Arial" w:hAnsi="Arial" w:cs="Arial"/>
          <w:sz w:val="22"/>
          <w:szCs w:val="22"/>
        </w:rPr>
        <w:t>ere</w:t>
      </w:r>
      <w:r w:rsidR="00EC759F" w:rsidRPr="00B01764">
        <w:rPr>
          <w:rFonts w:ascii="Arial" w:hAnsi="Arial" w:cs="Arial"/>
          <w:sz w:val="22"/>
          <w:szCs w:val="22"/>
        </w:rPr>
        <w:t xml:space="preserve"> missing from a power outage exposure dataset, results of an </w:t>
      </w:r>
      <w:r w:rsidR="00965C13" w:rsidRPr="00B01764">
        <w:rPr>
          <w:rFonts w:ascii="Arial" w:hAnsi="Arial" w:cs="Arial"/>
          <w:sz w:val="22"/>
          <w:szCs w:val="22"/>
        </w:rPr>
        <w:t>epidemiologic</w:t>
      </w:r>
      <w:r w:rsidR="00EC759F" w:rsidRPr="00B01764">
        <w:rPr>
          <w:rFonts w:ascii="Arial" w:hAnsi="Arial" w:cs="Arial"/>
          <w:sz w:val="22"/>
          <w:szCs w:val="22"/>
        </w:rPr>
        <w:t xml:space="preserve"> study like this one would be biased towards the null by 1</w:t>
      </w:r>
      <w:r w:rsidR="00065547" w:rsidRPr="00B01764">
        <w:rPr>
          <w:rFonts w:ascii="Arial" w:hAnsi="Arial" w:cs="Arial"/>
          <w:sz w:val="22"/>
          <w:szCs w:val="22"/>
        </w:rPr>
        <w:t>3</w:t>
      </w:r>
      <w:r w:rsidR="00EC759F" w:rsidRPr="00B01764">
        <w:rPr>
          <w:rFonts w:ascii="Arial" w:hAnsi="Arial" w:cs="Arial"/>
          <w:sz w:val="22"/>
          <w:szCs w:val="22"/>
        </w:rPr>
        <w:t>%.</w:t>
      </w:r>
      <w:r w:rsidR="00EC759F" w:rsidRPr="00BC7831">
        <w:rPr>
          <w:rFonts w:ascii="Arial" w:hAnsi="Arial" w:cs="Arial"/>
          <w:sz w:val="22"/>
          <w:szCs w:val="22"/>
        </w:rPr>
        <w:t xml:space="preserve"> </w:t>
      </w:r>
      <w:r>
        <w:rPr>
          <w:rFonts w:ascii="Arial" w:hAnsi="Arial" w:cs="Arial"/>
          <w:sz w:val="22"/>
          <w:szCs w:val="22"/>
        </w:rPr>
        <w:t>Based on these results, t</w:t>
      </w:r>
      <w:r w:rsidR="008975F7" w:rsidRPr="00BC7831">
        <w:rPr>
          <w:rFonts w:ascii="Arial" w:hAnsi="Arial" w:cs="Arial"/>
          <w:sz w:val="22"/>
          <w:szCs w:val="22"/>
        </w:rPr>
        <w:t xml:space="preserve">o balance generalizability and bias, we excluded counties with </w:t>
      </w:r>
      <m:oMath>
        <m:r>
          <w:rPr>
            <w:rFonts w:ascii="Cambria Math" w:hAnsi="Cambria Math" w:cs="Arial"/>
            <w:sz w:val="22"/>
            <w:szCs w:val="22"/>
          </w:rPr>
          <m:t>≥</m:t>
        </m:r>
      </m:oMath>
      <w:r w:rsidR="008975F7" w:rsidRPr="00BC7831">
        <w:rPr>
          <w:rFonts w:ascii="Arial" w:hAnsi="Arial" w:cs="Arial"/>
          <w:sz w:val="22"/>
          <w:szCs w:val="22"/>
        </w:rPr>
        <w:t xml:space="preserve">50% of county-hours </w:t>
      </w:r>
      <w:r w:rsidR="00034CEC" w:rsidRPr="00BC7831">
        <w:rPr>
          <w:rFonts w:ascii="Arial" w:hAnsi="Arial" w:cs="Arial"/>
          <w:sz w:val="22"/>
          <w:szCs w:val="22"/>
        </w:rPr>
        <w:t>missing</w:t>
      </w:r>
      <w:r w:rsidR="008975F7" w:rsidRPr="00BC7831">
        <w:rPr>
          <w:rFonts w:ascii="Arial" w:hAnsi="Arial" w:cs="Arial"/>
          <w:sz w:val="22"/>
          <w:szCs w:val="22"/>
        </w:rPr>
        <w:t xml:space="preserve"> in the POUS data</w:t>
      </w:r>
      <w:r>
        <w:rPr>
          <w:rFonts w:ascii="Arial" w:hAnsi="Arial" w:cs="Arial"/>
          <w:sz w:val="22"/>
          <w:szCs w:val="22"/>
        </w:rPr>
        <w:t xml:space="preserve"> (n=804 counties)</w:t>
      </w:r>
      <w:r w:rsidR="008975F7" w:rsidRPr="00BC7831">
        <w:rPr>
          <w:rFonts w:ascii="Arial" w:hAnsi="Arial" w:cs="Arial"/>
          <w:sz w:val="22"/>
          <w:szCs w:val="22"/>
        </w:rPr>
        <w:t>.</w:t>
      </w:r>
      <w:r w:rsidR="00034CEC" w:rsidRPr="00BC7831">
        <w:rPr>
          <w:rFonts w:ascii="Arial" w:hAnsi="Arial" w:cs="Arial"/>
          <w:sz w:val="22"/>
          <w:szCs w:val="22"/>
        </w:rPr>
        <w:t xml:space="preserve"> </w:t>
      </w:r>
      <w:r w:rsidR="00321483" w:rsidRPr="00BC7831">
        <w:rPr>
          <w:rFonts w:ascii="Arial" w:hAnsi="Arial" w:cs="Arial"/>
          <w:sz w:val="22"/>
          <w:szCs w:val="22"/>
        </w:rPr>
        <w:t>After excluding counties with low beneficiary counts and missing data, our analytic dataset included</w:t>
      </w:r>
      <w:r w:rsidR="00356E66" w:rsidRPr="00BC7831">
        <w:rPr>
          <w:rFonts w:ascii="Arial" w:hAnsi="Arial" w:cs="Arial"/>
          <w:sz w:val="22"/>
          <w:szCs w:val="22"/>
        </w:rPr>
        <w:t xml:space="preserve"> </w:t>
      </w:r>
      <w:r w:rsidR="006F270C" w:rsidRPr="005C58E6">
        <w:rPr>
          <w:rFonts w:ascii="Arial" w:hAnsi="Arial" w:cs="Arial"/>
          <w:sz w:val="22"/>
          <w:szCs w:val="22"/>
        </w:rPr>
        <w:t>2,161</w:t>
      </w:r>
      <w:r w:rsidR="00356E66" w:rsidRPr="005C58E6">
        <w:rPr>
          <w:rFonts w:ascii="Arial" w:hAnsi="Arial" w:cs="Arial"/>
          <w:sz w:val="22"/>
          <w:szCs w:val="22"/>
        </w:rPr>
        <w:t xml:space="preserve"> counties </w:t>
      </w:r>
      <w:r w:rsidR="00900BD9" w:rsidRPr="005C58E6">
        <w:rPr>
          <w:rFonts w:ascii="Arial" w:hAnsi="Arial" w:cs="Arial"/>
          <w:sz w:val="22"/>
          <w:szCs w:val="22"/>
        </w:rPr>
        <w:t>(69%)</w:t>
      </w:r>
      <w:r>
        <w:rPr>
          <w:rFonts w:ascii="Arial" w:hAnsi="Arial" w:cs="Arial"/>
          <w:sz w:val="22"/>
          <w:szCs w:val="22"/>
        </w:rPr>
        <w:t>,</w:t>
      </w:r>
      <w:r w:rsidR="008D79B0" w:rsidRPr="005C58E6">
        <w:rPr>
          <w:rFonts w:ascii="Arial" w:hAnsi="Arial" w:cs="Arial"/>
          <w:sz w:val="22"/>
          <w:szCs w:val="22"/>
        </w:rPr>
        <w:t xml:space="preserve"> </w:t>
      </w:r>
      <w:r w:rsidR="00356E66" w:rsidRPr="005C58E6">
        <w:rPr>
          <w:rFonts w:ascii="Arial" w:hAnsi="Arial" w:cs="Arial"/>
          <w:sz w:val="22"/>
          <w:szCs w:val="22"/>
        </w:rPr>
        <w:t xml:space="preserve">covering </w:t>
      </w:r>
      <w:r w:rsidR="006F270C" w:rsidRPr="005C58E6">
        <w:rPr>
          <w:rFonts w:ascii="Arial" w:hAnsi="Arial" w:cs="Arial"/>
          <w:sz w:val="22"/>
          <w:szCs w:val="22"/>
        </w:rPr>
        <w:t>71</w:t>
      </w:r>
      <w:r w:rsidR="00356E66" w:rsidRPr="005C58E6">
        <w:rPr>
          <w:rFonts w:ascii="Arial" w:hAnsi="Arial" w:cs="Arial"/>
          <w:sz w:val="22"/>
          <w:szCs w:val="22"/>
        </w:rPr>
        <w:t>%</w:t>
      </w:r>
      <w:r w:rsidR="00356E66" w:rsidRPr="00BC7831">
        <w:rPr>
          <w:rFonts w:ascii="Arial" w:hAnsi="Arial" w:cs="Arial"/>
          <w:sz w:val="22"/>
          <w:szCs w:val="22"/>
        </w:rPr>
        <w:t xml:space="preserve"> of </w:t>
      </w:r>
      <w:r w:rsidR="00655F55" w:rsidRPr="00BC7831">
        <w:rPr>
          <w:rFonts w:ascii="Arial" w:hAnsi="Arial" w:cs="Arial"/>
          <w:sz w:val="22"/>
          <w:szCs w:val="22"/>
        </w:rPr>
        <w:t xml:space="preserve">2018 </w:t>
      </w:r>
      <w:r w:rsidR="00987557">
        <w:rPr>
          <w:rFonts w:ascii="Arial" w:hAnsi="Arial" w:cs="Arial"/>
          <w:sz w:val="22"/>
          <w:szCs w:val="22"/>
        </w:rPr>
        <w:t xml:space="preserve">Fee-For-Service </w:t>
      </w:r>
      <w:r w:rsidR="00356E66" w:rsidRPr="00BC7831">
        <w:rPr>
          <w:rFonts w:ascii="Arial" w:hAnsi="Arial" w:cs="Arial"/>
          <w:sz w:val="22"/>
          <w:szCs w:val="22"/>
        </w:rPr>
        <w:t>Medicare beneficiaries</w:t>
      </w:r>
      <w:r w:rsidR="00224FC2" w:rsidRPr="00BC7831">
        <w:rPr>
          <w:rFonts w:ascii="Arial" w:hAnsi="Arial" w:cs="Arial"/>
          <w:sz w:val="22"/>
          <w:szCs w:val="22"/>
        </w:rPr>
        <w:t xml:space="preserve"> (N = </w:t>
      </w:r>
      <w:r w:rsidR="00B25053" w:rsidRPr="00BC7831">
        <w:rPr>
          <w:rFonts w:ascii="Arial" w:hAnsi="Arial" w:cs="Arial"/>
          <w:sz w:val="22"/>
          <w:szCs w:val="22"/>
        </w:rPr>
        <w:t>23,622,770</w:t>
      </w:r>
      <w:r w:rsidR="001E79D0" w:rsidRPr="00BC7831">
        <w:rPr>
          <w:rFonts w:ascii="Arial" w:hAnsi="Arial" w:cs="Arial"/>
          <w:sz w:val="22"/>
          <w:szCs w:val="22"/>
        </w:rPr>
        <w:t>)</w:t>
      </w:r>
      <w:r w:rsidR="00356E66" w:rsidRPr="00BC7831">
        <w:rPr>
          <w:rFonts w:ascii="Arial" w:hAnsi="Arial" w:cs="Arial"/>
          <w:sz w:val="22"/>
          <w:szCs w:val="22"/>
        </w:rPr>
        <w:t xml:space="preserve">. </w:t>
      </w:r>
      <w:r w:rsidR="00034CEC" w:rsidRPr="00BC7831">
        <w:rPr>
          <w:rFonts w:ascii="Arial" w:hAnsi="Arial" w:cs="Arial"/>
          <w:sz w:val="22"/>
          <w:szCs w:val="22"/>
        </w:rPr>
        <w:t>The</w:t>
      </w:r>
      <w:r>
        <w:rPr>
          <w:rFonts w:ascii="Arial" w:hAnsi="Arial" w:cs="Arial"/>
          <w:sz w:val="22"/>
          <w:szCs w:val="22"/>
        </w:rPr>
        <w:t>se</w:t>
      </w:r>
      <w:r w:rsidR="00034CEC" w:rsidRPr="00BC7831">
        <w:rPr>
          <w:rFonts w:ascii="Arial" w:hAnsi="Arial" w:cs="Arial"/>
          <w:sz w:val="22"/>
          <w:szCs w:val="22"/>
        </w:rPr>
        <w:t xml:space="preserve"> </w:t>
      </w:r>
      <w:r>
        <w:rPr>
          <w:rFonts w:ascii="Arial" w:hAnsi="Arial" w:cs="Arial"/>
          <w:sz w:val="22"/>
          <w:szCs w:val="22"/>
        </w:rPr>
        <w:t>study</w:t>
      </w:r>
      <w:r w:rsidRPr="00BC7831">
        <w:rPr>
          <w:rFonts w:ascii="Arial" w:hAnsi="Arial" w:cs="Arial"/>
          <w:sz w:val="22"/>
          <w:szCs w:val="22"/>
        </w:rPr>
        <w:t xml:space="preserve"> </w:t>
      </w:r>
      <w:r w:rsidR="00034CEC" w:rsidRPr="00BC7831">
        <w:rPr>
          <w:rFonts w:ascii="Arial" w:hAnsi="Arial" w:cs="Arial"/>
          <w:sz w:val="22"/>
          <w:szCs w:val="22"/>
        </w:rPr>
        <w:t xml:space="preserve">counties were </w:t>
      </w:r>
      <w:r w:rsidR="00034CEC" w:rsidRPr="005C58E6">
        <w:rPr>
          <w:rFonts w:ascii="Arial" w:hAnsi="Arial" w:cs="Arial"/>
          <w:sz w:val="22"/>
          <w:szCs w:val="22"/>
        </w:rPr>
        <w:t xml:space="preserve">missing </w:t>
      </w:r>
      <w:r w:rsidR="00BF50B3" w:rsidRPr="005C58E6">
        <w:rPr>
          <w:rFonts w:ascii="Arial" w:hAnsi="Arial" w:cs="Arial"/>
          <w:sz w:val="22"/>
          <w:szCs w:val="22"/>
        </w:rPr>
        <w:t>7</w:t>
      </w:r>
      <w:r w:rsidR="00034CEC" w:rsidRPr="005C58E6">
        <w:rPr>
          <w:rFonts w:ascii="Arial" w:hAnsi="Arial" w:cs="Arial"/>
          <w:sz w:val="22"/>
          <w:szCs w:val="22"/>
        </w:rPr>
        <w:t xml:space="preserve">% of </w:t>
      </w:r>
      <w:r>
        <w:rPr>
          <w:rFonts w:ascii="Arial" w:hAnsi="Arial" w:cs="Arial"/>
          <w:sz w:val="22"/>
          <w:szCs w:val="22"/>
        </w:rPr>
        <w:t xml:space="preserve">total </w:t>
      </w:r>
      <w:r w:rsidR="00E44F7D" w:rsidRPr="005C58E6">
        <w:rPr>
          <w:rFonts w:ascii="Arial" w:hAnsi="Arial" w:cs="Arial"/>
          <w:sz w:val="22"/>
          <w:szCs w:val="22"/>
        </w:rPr>
        <w:t xml:space="preserve">power outage </w:t>
      </w:r>
      <w:r w:rsidR="00D0093C" w:rsidRPr="005C58E6">
        <w:rPr>
          <w:rFonts w:ascii="Arial" w:hAnsi="Arial" w:cs="Arial"/>
          <w:sz w:val="22"/>
          <w:szCs w:val="22"/>
        </w:rPr>
        <w:t>county-hours</w:t>
      </w:r>
      <w:r w:rsidR="00034CEC" w:rsidRPr="005C58E6">
        <w:rPr>
          <w:rFonts w:ascii="Arial" w:hAnsi="Arial" w:cs="Arial"/>
          <w:sz w:val="22"/>
          <w:szCs w:val="22"/>
        </w:rPr>
        <w:t>.</w:t>
      </w:r>
      <w:r w:rsidR="00034CEC" w:rsidRPr="00BC7831">
        <w:rPr>
          <w:rFonts w:ascii="Arial" w:hAnsi="Arial" w:cs="Arial"/>
          <w:sz w:val="22"/>
          <w:szCs w:val="22"/>
        </w:rPr>
        <w:t xml:space="preserve"> </w:t>
      </w:r>
      <w:r>
        <w:rPr>
          <w:rFonts w:ascii="Arial" w:hAnsi="Arial" w:cs="Arial"/>
          <w:sz w:val="22"/>
          <w:szCs w:val="22"/>
        </w:rPr>
        <w:t>When counties were missing</w:t>
      </w:r>
      <w:r w:rsidR="00232B59" w:rsidRPr="00BC7831">
        <w:rPr>
          <w:rFonts w:ascii="Arial" w:hAnsi="Arial" w:cs="Arial"/>
          <w:sz w:val="22"/>
          <w:szCs w:val="22"/>
        </w:rPr>
        <w:t xml:space="preserve"> </w:t>
      </w:r>
      <w:r w:rsidR="009D0F18" w:rsidRPr="00BC7831">
        <w:rPr>
          <w:rFonts w:ascii="Arial" w:hAnsi="Arial" w:cs="Arial"/>
          <w:sz w:val="22"/>
          <w:szCs w:val="22"/>
        </w:rPr>
        <w:t xml:space="preserve">4 </w:t>
      </w:r>
      <w:r w:rsidR="00E366C2" w:rsidRPr="00BC7831">
        <w:rPr>
          <w:rFonts w:ascii="Arial" w:hAnsi="Arial" w:cs="Arial"/>
          <w:sz w:val="22"/>
          <w:szCs w:val="22"/>
        </w:rPr>
        <w:t xml:space="preserve">or </w:t>
      </w:r>
      <w:r>
        <w:rPr>
          <w:rFonts w:ascii="Arial" w:hAnsi="Arial" w:cs="Arial"/>
          <w:sz w:val="22"/>
          <w:szCs w:val="22"/>
        </w:rPr>
        <w:t>fewer hours of consecutive exposure data</w:t>
      </w:r>
      <w:r w:rsidR="00205B1A" w:rsidRPr="00BC7831">
        <w:rPr>
          <w:rFonts w:ascii="Arial" w:hAnsi="Arial" w:cs="Arial"/>
          <w:sz w:val="22"/>
          <w:szCs w:val="22"/>
        </w:rPr>
        <w:t xml:space="preserve">, we used </w:t>
      </w:r>
      <w:r w:rsidR="005C2250" w:rsidRPr="00BC7831">
        <w:rPr>
          <w:rFonts w:ascii="Arial" w:hAnsi="Arial" w:cs="Arial"/>
          <w:sz w:val="22"/>
          <w:szCs w:val="22"/>
        </w:rPr>
        <w:t xml:space="preserve">last </w:t>
      </w:r>
      <w:r w:rsidR="006D4868" w:rsidRPr="00BC7831">
        <w:rPr>
          <w:rFonts w:ascii="Arial" w:hAnsi="Arial" w:cs="Arial"/>
          <w:sz w:val="22"/>
          <w:szCs w:val="22"/>
        </w:rPr>
        <w:t>observation</w:t>
      </w:r>
      <w:r w:rsidR="005C2250" w:rsidRPr="00BC7831">
        <w:rPr>
          <w:rFonts w:ascii="Arial" w:hAnsi="Arial" w:cs="Arial"/>
          <w:sz w:val="22"/>
          <w:szCs w:val="22"/>
        </w:rPr>
        <w:t xml:space="preserve"> carried forward</w:t>
      </w:r>
      <w:r w:rsidR="00205B1A" w:rsidRPr="00BC7831">
        <w:rPr>
          <w:rFonts w:ascii="Arial" w:hAnsi="Arial" w:cs="Arial"/>
          <w:sz w:val="22"/>
          <w:szCs w:val="22"/>
        </w:rPr>
        <w:t xml:space="preserve"> to interpolate </w:t>
      </w:r>
      <w:r w:rsidR="00A46CC8" w:rsidRPr="00BC7831">
        <w:rPr>
          <w:rFonts w:ascii="Arial" w:hAnsi="Arial" w:cs="Arial"/>
          <w:sz w:val="22"/>
          <w:szCs w:val="22"/>
        </w:rPr>
        <w:t xml:space="preserve">those </w:t>
      </w:r>
      <w:commentRangeStart w:id="9"/>
      <w:r w:rsidR="00A46CC8" w:rsidRPr="00BC7831">
        <w:rPr>
          <w:rFonts w:ascii="Arial" w:hAnsi="Arial" w:cs="Arial"/>
          <w:sz w:val="22"/>
          <w:szCs w:val="22"/>
        </w:rPr>
        <w:t>hours</w:t>
      </w:r>
      <w:commentRangeEnd w:id="9"/>
      <w:r w:rsidR="006D4868" w:rsidRPr="00BC7831">
        <w:rPr>
          <w:rStyle w:val="CommentReference"/>
          <w:rFonts w:ascii="Arial" w:hAnsi="Arial" w:cs="Arial"/>
        </w:rPr>
        <w:commentReference w:id="9"/>
      </w:r>
      <w:r w:rsidR="00A46CC8" w:rsidRPr="00BC7831">
        <w:rPr>
          <w:rFonts w:ascii="Arial" w:hAnsi="Arial" w:cs="Arial"/>
          <w:sz w:val="22"/>
          <w:szCs w:val="22"/>
        </w:rPr>
        <w:t xml:space="preserve">. </w:t>
      </w:r>
    </w:p>
    <w:p w14:paraId="0083DB6D" w14:textId="2CCFA8D4" w:rsidR="00BC64E3" w:rsidRPr="00BC7831" w:rsidRDefault="00531AA0" w:rsidP="001C6B07">
      <w:pPr>
        <w:spacing w:line="480" w:lineRule="auto"/>
        <w:ind w:firstLine="360"/>
        <w:rPr>
          <w:rFonts w:ascii="Arial" w:hAnsi="Arial" w:cs="Arial"/>
          <w:sz w:val="22"/>
          <w:szCs w:val="22"/>
        </w:rPr>
      </w:pPr>
      <w:r>
        <w:rPr>
          <w:rFonts w:ascii="Arial" w:hAnsi="Arial" w:cs="Arial"/>
          <w:sz w:val="22"/>
          <w:szCs w:val="22"/>
        </w:rPr>
        <w:t>We</w:t>
      </w:r>
      <w:r w:rsidRPr="00BC7831">
        <w:rPr>
          <w:rFonts w:ascii="Arial" w:hAnsi="Arial" w:cs="Arial"/>
          <w:sz w:val="22"/>
          <w:szCs w:val="22"/>
        </w:rPr>
        <w:t xml:space="preserve"> were interested in understanding the health impacts of common outages rather than </w:t>
      </w:r>
      <w:r>
        <w:rPr>
          <w:rFonts w:ascii="Arial" w:hAnsi="Arial" w:cs="Arial"/>
          <w:sz w:val="22"/>
          <w:szCs w:val="22"/>
        </w:rPr>
        <w:t xml:space="preserve">only large-scale ones </w:t>
      </w:r>
      <w:r w:rsidRPr="00BC7831">
        <w:rPr>
          <w:rFonts w:ascii="Arial" w:hAnsi="Arial" w:cs="Arial"/>
          <w:sz w:val="22"/>
          <w:szCs w:val="22"/>
        </w:rPr>
        <w:t>associated with disasters</w:t>
      </w:r>
      <w:r>
        <w:rPr>
          <w:rFonts w:ascii="Arial" w:hAnsi="Arial" w:cs="Arial"/>
          <w:sz w:val="22"/>
          <w:szCs w:val="22"/>
        </w:rPr>
        <w:t>. Therefore,</w:t>
      </w:r>
      <w:r w:rsidRPr="00BC7831">
        <w:rPr>
          <w:rFonts w:ascii="Arial" w:hAnsi="Arial" w:cs="Arial"/>
          <w:sz w:val="22"/>
          <w:szCs w:val="22"/>
        </w:rPr>
        <w:t xml:space="preserve"> </w:t>
      </w:r>
      <w:r>
        <w:rPr>
          <w:rFonts w:ascii="Arial" w:hAnsi="Arial" w:cs="Arial"/>
          <w:sz w:val="22"/>
          <w:szCs w:val="22"/>
        </w:rPr>
        <w:t>w</w:t>
      </w:r>
      <w:r w:rsidR="009E5F2D" w:rsidRPr="00BC7831">
        <w:rPr>
          <w:rFonts w:ascii="Arial" w:hAnsi="Arial" w:cs="Arial"/>
          <w:sz w:val="22"/>
          <w:szCs w:val="22"/>
        </w:rPr>
        <w:t xml:space="preserve">e considered a county-day exposed to power outage if </w:t>
      </w:r>
      <w:r w:rsidR="00846FE0" w:rsidRPr="00BC7831">
        <w:rPr>
          <w:rFonts w:ascii="Arial" w:eastAsia="Garamond" w:hAnsi="Arial" w:cs="Arial"/>
        </w:rPr>
        <w:t>≥</w:t>
      </w:r>
      <w:r w:rsidR="009E5F2D" w:rsidRPr="00BC7831">
        <w:rPr>
          <w:rFonts w:ascii="Arial" w:hAnsi="Arial" w:cs="Arial"/>
          <w:sz w:val="22"/>
          <w:szCs w:val="22"/>
        </w:rPr>
        <w:t>1% of county customers were without power for 8 or more consecutive hours</w:t>
      </w:r>
      <w:r w:rsidR="00D93CE7">
        <w:rPr>
          <w:rFonts w:ascii="Arial" w:hAnsi="Arial" w:cs="Arial"/>
          <w:sz w:val="22"/>
          <w:szCs w:val="22"/>
        </w:rPr>
        <w:t xml:space="preserve"> on that day. In cases where an 8+ hour power outage spanned two days but neither day had 8 total hours of exposure alone, we considered the second day exposed.</w:t>
      </w:r>
      <w:r w:rsidR="009E5F2D" w:rsidRPr="00BC7831">
        <w:rPr>
          <w:rFonts w:ascii="Arial" w:hAnsi="Arial" w:cs="Arial"/>
          <w:sz w:val="22"/>
          <w:szCs w:val="22"/>
        </w:rPr>
        <w:t xml:space="preserve"> </w:t>
      </w:r>
      <w:r w:rsidR="00D93CE7">
        <w:rPr>
          <w:rFonts w:ascii="Arial" w:hAnsi="Arial" w:cs="Arial"/>
          <w:sz w:val="22"/>
          <w:szCs w:val="22"/>
        </w:rPr>
        <w:t xml:space="preserve">This </w:t>
      </w:r>
      <w:r w:rsidR="00D93CE7">
        <w:rPr>
          <w:rFonts w:ascii="Arial" w:hAnsi="Arial" w:cs="Arial"/>
          <w:sz w:val="22"/>
          <w:szCs w:val="22"/>
        </w:rPr>
        <w:lastRenderedPageBreak/>
        <w:t xml:space="preserve">exposure assignment resulted in an average of </w:t>
      </w:r>
      <w:commentRangeStart w:id="10"/>
      <w:r w:rsidR="00846FE0" w:rsidRPr="00DD171A">
        <w:rPr>
          <w:rFonts w:ascii="Arial" w:eastAsia="Garamond" w:hAnsi="Arial" w:cs="Arial"/>
        </w:rPr>
        <w:t>≥</w:t>
      </w:r>
      <w:r w:rsidR="00F62987" w:rsidRPr="00DD171A">
        <w:rPr>
          <w:rFonts w:ascii="Arial" w:hAnsi="Arial" w:cs="Arial"/>
          <w:sz w:val="22"/>
          <w:szCs w:val="22"/>
        </w:rPr>
        <w:t>10</w:t>
      </w:r>
      <w:r w:rsidR="00F029DC" w:rsidRPr="00DD171A">
        <w:rPr>
          <w:rFonts w:ascii="Arial" w:hAnsi="Arial" w:cs="Arial"/>
          <w:sz w:val="22"/>
          <w:szCs w:val="22"/>
        </w:rPr>
        <w:t>9</w:t>
      </w:r>
      <w:r w:rsidR="004360E6" w:rsidRPr="00BC7831">
        <w:rPr>
          <w:rFonts w:ascii="Arial" w:hAnsi="Arial" w:cs="Arial"/>
          <w:sz w:val="22"/>
          <w:szCs w:val="22"/>
        </w:rPr>
        <w:t xml:space="preserve"> </w:t>
      </w:r>
      <w:r>
        <w:rPr>
          <w:rFonts w:ascii="Arial" w:hAnsi="Arial" w:cs="Arial"/>
          <w:sz w:val="22"/>
          <w:szCs w:val="22"/>
        </w:rPr>
        <w:t>F</w:t>
      </w:r>
      <w:r w:rsidR="00A72CBE" w:rsidRPr="00BC7831">
        <w:rPr>
          <w:rFonts w:ascii="Arial" w:hAnsi="Arial" w:cs="Arial"/>
          <w:sz w:val="22"/>
          <w:szCs w:val="22"/>
        </w:rPr>
        <w:t>ee-</w:t>
      </w:r>
      <w:r>
        <w:rPr>
          <w:rFonts w:ascii="Arial" w:hAnsi="Arial" w:cs="Arial"/>
          <w:sz w:val="22"/>
          <w:szCs w:val="22"/>
        </w:rPr>
        <w:t>F</w:t>
      </w:r>
      <w:r w:rsidR="00A72CBE" w:rsidRPr="00BC7831">
        <w:rPr>
          <w:rFonts w:ascii="Arial" w:hAnsi="Arial" w:cs="Arial"/>
          <w:sz w:val="22"/>
          <w:szCs w:val="22"/>
        </w:rPr>
        <w:t>or-</w:t>
      </w:r>
      <w:r>
        <w:rPr>
          <w:rFonts w:ascii="Arial" w:hAnsi="Arial" w:cs="Arial"/>
          <w:sz w:val="22"/>
          <w:szCs w:val="22"/>
        </w:rPr>
        <w:t>S</w:t>
      </w:r>
      <w:r w:rsidR="00A72CBE" w:rsidRPr="00BC7831">
        <w:rPr>
          <w:rFonts w:ascii="Arial" w:hAnsi="Arial" w:cs="Arial"/>
          <w:sz w:val="22"/>
          <w:szCs w:val="22"/>
        </w:rPr>
        <w:t xml:space="preserve">ervice </w:t>
      </w:r>
      <w:r w:rsidR="00463D88" w:rsidRPr="00BC7831">
        <w:rPr>
          <w:rFonts w:ascii="Arial" w:hAnsi="Arial" w:cs="Arial"/>
          <w:sz w:val="22"/>
          <w:szCs w:val="22"/>
        </w:rPr>
        <w:t>M</w:t>
      </w:r>
      <w:r w:rsidR="00AB08EC" w:rsidRPr="00BC7831">
        <w:rPr>
          <w:rFonts w:ascii="Arial" w:hAnsi="Arial" w:cs="Arial"/>
          <w:sz w:val="22"/>
          <w:szCs w:val="22"/>
        </w:rPr>
        <w:t xml:space="preserve">edicare </w:t>
      </w:r>
      <w:r w:rsidR="00D93CE7">
        <w:rPr>
          <w:rFonts w:ascii="Arial" w:hAnsi="Arial" w:cs="Arial"/>
          <w:sz w:val="22"/>
          <w:szCs w:val="22"/>
        </w:rPr>
        <w:t>study participants being exposed on a power outage day</w:t>
      </w:r>
      <w:r w:rsidR="004360E6" w:rsidRPr="00BC7831">
        <w:rPr>
          <w:rFonts w:ascii="Arial" w:hAnsi="Arial" w:cs="Arial"/>
          <w:sz w:val="22"/>
          <w:szCs w:val="22"/>
        </w:rPr>
        <w:t>.</w:t>
      </w:r>
      <w:commentRangeEnd w:id="10"/>
      <w:r>
        <w:rPr>
          <w:rStyle w:val="CommentReference"/>
        </w:rPr>
        <w:commentReference w:id="10"/>
      </w:r>
      <w:r w:rsidR="004360E6" w:rsidRPr="00BC7831">
        <w:rPr>
          <w:rFonts w:ascii="Arial" w:hAnsi="Arial" w:cs="Arial"/>
          <w:sz w:val="22"/>
          <w:szCs w:val="22"/>
        </w:rPr>
        <w:t xml:space="preserve"> </w:t>
      </w:r>
      <w:r w:rsidR="004B6333" w:rsidRPr="00BC7831">
        <w:rPr>
          <w:rFonts w:ascii="Arial" w:hAnsi="Arial" w:cs="Arial"/>
          <w:sz w:val="22"/>
          <w:szCs w:val="22"/>
        </w:rPr>
        <w:t xml:space="preserve">Prior studies evaluated the health impacts of </w:t>
      </w:r>
      <w:r w:rsidR="00D22777" w:rsidRPr="00BC7831">
        <w:rPr>
          <w:rFonts w:ascii="Arial" w:hAnsi="Arial" w:cs="Arial"/>
          <w:sz w:val="22"/>
          <w:szCs w:val="22"/>
        </w:rPr>
        <w:t xml:space="preserve">similar size </w:t>
      </w:r>
      <w:r w:rsidR="004B6333" w:rsidRPr="00BC7831">
        <w:rPr>
          <w:rFonts w:ascii="Arial" w:hAnsi="Arial" w:cs="Arial"/>
          <w:sz w:val="22"/>
          <w:szCs w:val="22"/>
        </w:rPr>
        <w:t>outages</w:t>
      </w:r>
      <w:r w:rsidR="00D22777" w:rsidRPr="00BC7831">
        <w:rPr>
          <w:rFonts w:ascii="Arial" w:hAnsi="Arial" w:cs="Arial"/>
          <w:sz w:val="22"/>
          <w:szCs w:val="22"/>
        </w:rPr>
        <w:t xml:space="preserve">, and </w:t>
      </w:r>
      <w:r w:rsidR="00D93CE7">
        <w:rPr>
          <w:rFonts w:ascii="Arial" w:hAnsi="Arial" w:cs="Arial"/>
          <w:sz w:val="22"/>
          <w:szCs w:val="22"/>
        </w:rPr>
        <w:t xml:space="preserve">observed associations with </w:t>
      </w:r>
      <w:r w:rsidR="00EE631A" w:rsidRPr="00BC7831">
        <w:rPr>
          <w:rFonts w:ascii="Arial" w:hAnsi="Arial" w:cs="Arial"/>
          <w:sz w:val="22"/>
          <w:szCs w:val="22"/>
        </w:rPr>
        <w:t>cardiovascular and respiratory health outcomes</w:t>
      </w:r>
      <w:r w:rsidR="00D93CE7">
        <w:rPr>
          <w:rFonts w:ascii="Arial" w:hAnsi="Arial" w:cs="Arial"/>
          <w:sz w:val="22"/>
          <w:szCs w:val="22"/>
        </w:rPr>
        <w:t xml:space="preserve"> </w:t>
      </w:r>
      <w:r w:rsidR="00205D36">
        <w:rPr>
          <w:rFonts w:ascii="Arial" w:hAnsi="Arial" w:cs="Arial"/>
          <w:sz w:val="22"/>
          <w:szCs w:val="22"/>
        </w:rPr>
        <w:fldChar w:fldCharType="begin"/>
      </w:r>
      <w:r w:rsidR="00205D36">
        <w:rPr>
          <w:rFonts w:ascii="Arial" w:hAnsi="Arial" w:cs="Arial"/>
          <w:sz w:val="22"/>
          <w:szCs w:val="22"/>
        </w:rPr>
        <w:instrText xml:space="preserve"> ADDIN ZOTERO_ITEM CSL_CITATION {"citationID":"Rm7RHSFC","properties":{"formattedCitation":"(3\\uc0\\u8211{}5,28)","plainCitation":"(3–5,28)","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05D36">
        <w:rPr>
          <w:rFonts w:ascii="Cambria Math" w:hAnsi="Cambria Math" w:cs="Cambria Math"/>
          <w:sz w:val="22"/>
          <w:szCs w:val="22"/>
        </w:rPr>
        <w:instrText>ﬀ</w:instrText>
      </w:r>
      <w:r w:rsidR="00205D36">
        <w:rPr>
          <w:rFonts w:ascii="Arial" w:hAnsi="Arial" w:cs="Arial"/>
          <w:sz w:val="22"/>
          <w:szCs w:val="22"/>
        </w:rPr>
        <w:instrText>ects. We aimed to investigate the individual and joint e</w:instrText>
      </w:r>
      <w:r w:rsidR="00205D36">
        <w:rPr>
          <w:rFonts w:ascii="Cambria Math" w:hAnsi="Cambria Math" w:cs="Cambria Math"/>
          <w:sz w:val="22"/>
          <w:szCs w:val="22"/>
        </w:rPr>
        <w:instrText>ﬀ</w:instrText>
      </w:r>
      <w:r w:rsidR="00205D36">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05D36">
        <w:rPr>
          <w:rFonts w:ascii="Cambria Math" w:hAnsi="Cambria Math" w:cs="Cambria Math"/>
          <w:sz w:val="22"/>
          <w:szCs w:val="22"/>
        </w:rPr>
        <w:instrText>ﬀ</w:instrText>
      </w:r>
      <w:r w:rsidR="00205D36">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05D36">
        <w:rPr>
          <w:rFonts w:ascii="Cambria Math" w:hAnsi="Cambria Math" w:cs="Cambria Math"/>
          <w:sz w:val="22"/>
          <w:szCs w:val="22"/>
        </w:rPr>
        <w:instrText>ﬀ</w:instrText>
      </w:r>
      <w:r w:rsidR="00205D36">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05D36">
        <w:rPr>
          <w:rFonts w:ascii="Cambria Math" w:hAnsi="Cambria Math" w:cs="Cambria Math"/>
          <w:sz w:val="22"/>
          <w:szCs w:val="22"/>
        </w:rPr>
        <w:instrText>ﬀ</w:instrText>
      </w:r>
      <w:r w:rsidR="00205D36">
        <w:rPr>
          <w:rFonts w:ascii="Arial" w:hAnsi="Arial" w:cs="Arial"/>
          <w:sz w:val="22"/>
          <w:szCs w:val="22"/>
        </w:rPr>
        <w:instrText>ect on both multiplicative and additive scales. Over 35% of the thunderstorm e</w:instrText>
      </w:r>
      <w:r w:rsidR="00205D36">
        <w:rPr>
          <w:rFonts w:ascii="Cambria Math" w:hAnsi="Cambria Math" w:cs="Cambria Math"/>
          <w:sz w:val="22"/>
          <w:szCs w:val="22"/>
        </w:rPr>
        <w:instrText>ﬀ</w:instrText>
      </w:r>
      <w:r w:rsidR="00205D36">
        <w:rPr>
          <w:rFonts w:ascii="Arial" w:hAnsi="Arial" w:cs="Arial"/>
          <w:sz w:val="22"/>
          <w:szCs w:val="22"/>
        </w:rPr>
        <w:instrText>ects were mediated by PM2:5 and RH.\nCONCLUSION: Thunderstorms accompanied by POs showed the strongest respiratory e</w:instrText>
      </w:r>
      <w:r w:rsidR="00205D36">
        <w:rPr>
          <w:rFonts w:ascii="Cambria Math" w:hAnsi="Cambria Math" w:cs="Cambria Math"/>
          <w:sz w:val="22"/>
          <w:szCs w:val="22"/>
        </w:rPr>
        <w:instrText>ﬀ</w:instrText>
      </w:r>
      <w:r w:rsidR="00205D36">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205D36">
        <w:rPr>
          <w:rFonts w:ascii="Cambria Math" w:hAnsi="Cambria Math" w:cs="Cambria Math"/>
          <w:sz w:val="22"/>
          <w:szCs w:val="22"/>
        </w:rPr>
        <w:instrText>ﬀ</w:instrText>
      </w:r>
      <w:r w:rsidR="00205D36">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05D36">
        <w:rPr>
          <w:rFonts w:ascii="Cambria Math" w:hAnsi="Cambria Math" w:cs="Cambria Math"/>
          <w:sz w:val="22"/>
          <w:szCs w:val="22"/>
        </w:rPr>
        <w:instrText>ﬀ</w:instrText>
      </w:r>
      <w:r w:rsidR="00205D36">
        <w:rPr>
          <w:rFonts w:ascii="Arial" w:hAnsi="Arial" w:cs="Arial"/>
          <w:sz w:val="22"/>
          <w:szCs w:val="22"/>
        </w:rPr>
        <w:instrText>ects of large-scale power outages, including the massive power failure that a</w:instrText>
      </w:r>
      <w:r w:rsidR="00205D36">
        <w:rPr>
          <w:rFonts w:ascii="Cambria Math" w:hAnsi="Cambria Math" w:cs="Cambria Math"/>
          <w:sz w:val="22"/>
          <w:szCs w:val="22"/>
        </w:rPr>
        <w:instrText>ﬀ</w:instrText>
      </w:r>
      <w:r w:rsidR="00205D36">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05D36">
        <w:rPr>
          <w:rFonts w:ascii="Cambria Math" w:hAnsi="Cambria Math" w:cs="Cambria Math"/>
          <w:sz w:val="22"/>
          <w:szCs w:val="22"/>
        </w:rPr>
        <w:instrText>ﬀ</w:instrText>
      </w:r>
      <w:r w:rsidR="00205D36">
        <w:rPr>
          <w:rFonts w:ascii="Arial" w:hAnsi="Arial" w:cs="Arial"/>
          <w:sz w:val="22"/>
          <w:szCs w:val="22"/>
        </w:rPr>
        <w:instrText>ect health. This information can inform preparedness e</w:instrText>
      </w:r>
      <w:r w:rsidR="00205D36">
        <w:rPr>
          <w:rFonts w:ascii="Cambria Math" w:hAnsi="Cambria Math" w:cs="Cambria Math"/>
          <w:sz w:val="22"/>
          <w:szCs w:val="22"/>
        </w:rPr>
        <w:instrText>ﬀ</w:instrText>
      </w:r>
      <w:r w:rsidR="00205D36">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205D36">
        <w:rPr>
          <w:rFonts w:ascii="Arial" w:hAnsi="Arial" w:cs="Arial"/>
          <w:sz w:val="22"/>
          <w:szCs w:val="22"/>
        </w:rPr>
        <w:fldChar w:fldCharType="separate"/>
      </w:r>
      <w:r w:rsidR="00205D36" w:rsidRPr="00205D36">
        <w:rPr>
          <w:rFonts w:ascii="Arial" w:hAnsi="Arial" w:cs="Arial"/>
          <w:kern w:val="0"/>
          <w:sz w:val="22"/>
          <w:lang w:val="en-US"/>
        </w:rPr>
        <w:t>(3–5,28)</w:t>
      </w:r>
      <w:r w:rsidR="00205D36">
        <w:rPr>
          <w:rFonts w:ascii="Arial" w:hAnsi="Arial" w:cs="Arial"/>
          <w:sz w:val="22"/>
          <w:szCs w:val="22"/>
        </w:rPr>
        <w:fldChar w:fldCharType="end"/>
      </w:r>
      <w:r w:rsidR="00D93CE7">
        <w:rPr>
          <w:rFonts w:ascii="Arial" w:hAnsi="Arial" w:cs="Arial"/>
          <w:sz w:val="22"/>
          <w:szCs w:val="22"/>
        </w:rPr>
        <w:t>.</w:t>
      </w:r>
      <w:r w:rsidR="00291CA7" w:rsidRPr="00BC7831">
        <w:rPr>
          <w:rFonts w:ascii="Arial" w:hAnsi="Arial" w:cs="Arial"/>
          <w:sz w:val="22"/>
          <w:szCs w:val="22"/>
        </w:rPr>
        <w:t xml:space="preserve"> </w:t>
      </w:r>
      <w:r w:rsidR="00714722">
        <w:rPr>
          <w:rFonts w:ascii="Arial" w:hAnsi="Arial" w:cs="Arial"/>
          <w:sz w:val="22"/>
          <w:szCs w:val="22"/>
        </w:rPr>
        <w:t xml:space="preserve">We also assessed the impacts of larger-scale outages affecting </w:t>
      </w:r>
      <w:r w:rsidR="00714722" w:rsidRPr="00BC7831">
        <w:rPr>
          <w:rFonts w:ascii="Arial" w:eastAsia="Garamond" w:hAnsi="Arial" w:cs="Arial"/>
        </w:rPr>
        <w:t>≥</w:t>
      </w:r>
      <w:r w:rsidR="00714722">
        <w:rPr>
          <w:rFonts w:ascii="Arial" w:hAnsi="Arial" w:cs="Arial"/>
          <w:sz w:val="22"/>
          <w:szCs w:val="22"/>
        </w:rPr>
        <w:t>3</w:t>
      </w:r>
      <w:r w:rsidR="00714722" w:rsidRPr="00BC7831">
        <w:rPr>
          <w:rFonts w:ascii="Arial" w:hAnsi="Arial" w:cs="Arial"/>
          <w:sz w:val="22"/>
          <w:szCs w:val="22"/>
        </w:rPr>
        <w:t>%</w:t>
      </w:r>
      <w:r w:rsidR="00714722">
        <w:rPr>
          <w:rFonts w:ascii="Arial" w:hAnsi="Arial" w:cs="Arial"/>
          <w:sz w:val="22"/>
          <w:szCs w:val="22"/>
        </w:rPr>
        <w:t xml:space="preserve"> and </w:t>
      </w:r>
      <w:r w:rsidR="00714722" w:rsidRPr="00BC7831">
        <w:rPr>
          <w:rFonts w:ascii="Arial" w:eastAsia="Garamond" w:hAnsi="Arial" w:cs="Arial"/>
        </w:rPr>
        <w:t>≥</w:t>
      </w:r>
      <w:r w:rsidR="00714722">
        <w:rPr>
          <w:rFonts w:ascii="Arial" w:hAnsi="Arial" w:cs="Arial"/>
          <w:sz w:val="22"/>
          <w:szCs w:val="22"/>
        </w:rPr>
        <w:t>5</w:t>
      </w:r>
      <w:r w:rsidR="00714722" w:rsidRPr="00BC7831">
        <w:rPr>
          <w:rFonts w:ascii="Arial" w:hAnsi="Arial" w:cs="Arial"/>
          <w:sz w:val="22"/>
          <w:szCs w:val="22"/>
        </w:rPr>
        <w:t>%</w:t>
      </w:r>
      <w:r w:rsidR="00714722">
        <w:rPr>
          <w:rFonts w:ascii="Arial" w:hAnsi="Arial" w:cs="Arial"/>
          <w:sz w:val="22"/>
          <w:szCs w:val="22"/>
        </w:rPr>
        <w:t xml:space="preserve"> of county customers.</w:t>
      </w:r>
    </w:p>
    <w:p w14:paraId="6813EEFD" w14:textId="1A7E38E7" w:rsidR="00C4763F" w:rsidRPr="00BC7831" w:rsidRDefault="005D2F4D" w:rsidP="001C6B07">
      <w:pPr>
        <w:spacing w:line="480" w:lineRule="auto"/>
        <w:ind w:firstLine="360"/>
        <w:rPr>
          <w:rFonts w:ascii="Arial" w:hAnsi="Arial" w:cs="Arial"/>
          <w:sz w:val="22"/>
          <w:szCs w:val="22"/>
        </w:rPr>
      </w:pPr>
      <w:r w:rsidRPr="00BC7831">
        <w:rPr>
          <w:rFonts w:ascii="Arial" w:hAnsi="Arial" w:cs="Arial"/>
          <w:sz w:val="22"/>
          <w:szCs w:val="22"/>
        </w:rPr>
        <w:t xml:space="preserve">We </w:t>
      </w:r>
      <w:r w:rsidR="00D93CE7">
        <w:rPr>
          <w:rFonts w:ascii="Arial" w:hAnsi="Arial" w:cs="Arial"/>
          <w:sz w:val="22"/>
          <w:szCs w:val="22"/>
        </w:rPr>
        <w:t>analyzed</w:t>
      </w:r>
      <w:r w:rsidR="008F1776" w:rsidRPr="00BC7831">
        <w:rPr>
          <w:rFonts w:ascii="Arial" w:hAnsi="Arial" w:cs="Arial"/>
          <w:sz w:val="22"/>
          <w:szCs w:val="22"/>
        </w:rPr>
        <w:t xml:space="preserve"> </w:t>
      </w:r>
      <w:r w:rsidRPr="00BC7831">
        <w:rPr>
          <w:rFonts w:ascii="Arial" w:hAnsi="Arial" w:cs="Arial"/>
          <w:sz w:val="22"/>
          <w:szCs w:val="22"/>
        </w:rPr>
        <w:t>8+ hour power outag</w:t>
      </w:r>
      <w:r w:rsidR="008F1776" w:rsidRPr="00BC7831">
        <w:rPr>
          <w:rFonts w:ascii="Arial" w:hAnsi="Arial" w:cs="Arial"/>
          <w:sz w:val="22"/>
          <w:szCs w:val="22"/>
        </w:rPr>
        <w:t xml:space="preserve">es </w:t>
      </w:r>
      <w:r w:rsidR="00D93CE7">
        <w:rPr>
          <w:rFonts w:ascii="Arial" w:hAnsi="Arial" w:cs="Arial"/>
          <w:sz w:val="22"/>
          <w:szCs w:val="22"/>
        </w:rPr>
        <w:t xml:space="preserve">because </w:t>
      </w:r>
      <w:r w:rsidR="00D93CE7" w:rsidRPr="00BC7831">
        <w:rPr>
          <w:rFonts w:ascii="Arial" w:hAnsi="Arial" w:cs="Arial"/>
          <w:sz w:val="22"/>
          <w:szCs w:val="22"/>
        </w:rPr>
        <w:t>we hypothesized that indoor temperatures would change substantially</w:t>
      </w:r>
      <w:r w:rsidR="00D93CE7">
        <w:rPr>
          <w:rFonts w:ascii="Arial" w:hAnsi="Arial" w:cs="Arial"/>
          <w:sz w:val="22"/>
          <w:szCs w:val="22"/>
        </w:rPr>
        <w:t xml:space="preserve"> over this time</w:t>
      </w:r>
      <w:r w:rsidR="00D93CE7" w:rsidRPr="00BC7831">
        <w:rPr>
          <w:rFonts w:ascii="Arial" w:hAnsi="Arial" w:cs="Arial"/>
          <w:sz w:val="22"/>
          <w:szCs w:val="22"/>
        </w:rPr>
        <w:t xml:space="preserve">, exposing older adults to heat and cold. </w:t>
      </w:r>
      <w:r w:rsidR="00D93CE7">
        <w:rPr>
          <w:rFonts w:ascii="Arial" w:hAnsi="Arial" w:cs="Arial"/>
          <w:sz w:val="22"/>
          <w:szCs w:val="22"/>
        </w:rPr>
        <w:t xml:space="preserve">Further, </w:t>
      </w:r>
      <w:r w:rsidRPr="00BC7831">
        <w:rPr>
          <w:rFonts w:ascii="Arial" w:hAnsi="Arial" w:cs="Arial"/>
          <w:sz w:val="22"/>
          <w:szCs w:val="22"/>
        </w:rPr>
        <w:t xml:space="preserve">batteries for most electricity-dependent medical equipment last 8 </w:t>
      </w:r>
      <w:commentRangeStart w:id="11"/>
      <w:commentRangeStart w:id="12"/>
      <w:r w:rsidRPr="00BC7831">
        <w:rPr>
          <w:rFonts w:ascii="Arial" w:hAnsi="Arial" w:cs="Arial"/>
          <w:sz w:val="22"/>
          <w:szCs w:val="22"/>
        </w:rPr>
        <w:t>hours</w:t>
      </w:r>
      <w:commentRangeEnd w:id="11"/>
      <w:r w:rsidR="00D93CE7">
        <w:rPr>
          <w:rStyle w:val="CommentReference"/>
        </w:rPr>
        <w:commentReference w:id="11"/>
      </w:r>
      <w:commentRangeEnd w:id="12"/>
      <w:r w:rsidR="003E7012">
        <w:rPr>
          <w:rStyle w:val="CommentReference"/>
        </w:rPr>
        <w:commentReference w:id="12"/>
      </w:r>
      <w:r w:rsidR="00D93CE7">
        <w:rPr>
          <w:rFonts w:ascii="Arial" w:hAnsi="Arial" w:cs="Arial"/>
          <w:sz w:val="22"/>
          <w:szCs w:val="22"/>
        </w:rPr>
        <w:t>.</w:t>
      </w:r>
      <w:r w:rsidRPr="00BC7831">
        <w:rPr>
          <w:rFonts w:ascii="Arial" w:hAnsi="Arial" w:cs="Arial"/>
          <w:sz w:val="22"/>
          <w:szCs w:val="22"/>
        </w:rPr>
        <w:t xml:space="preserve"> </w:t>
      </w:r>
      <w:commentRangeStart w:id="13"/>
      <w:commentRangeStart w:id="14"/>
      <w:r w:rsidRPr="00BC7831">
        <w:rPr>
          <w:rFonts w:ascii="Arial" w:hAnsi="Arial" w:cs="Arial"/>
          <w:sz w:val="22"/>
          <w:szCs w:val="22"/>
        </w:rPr>
        <w:t xml:space="preserve">During a power outage, electricity-dependent medical device users </w:t>
      </w:r>
      <w:r w:rsidR="00D93CE7">
        <w:rPr>
          <w:rFonts w:ascii="Arial" w:hAnsi="Arial" w:cs="Arial"/>
          <w:sz w:val="22"/>
          <w:szCs w:val="22"/>
        </w:rPr>
        <w:t>could</w:t>
      </w:r>
      <w:r w:rsidR="00D93CE7" w:rsidRPr="00BC7831">
        <w:rPr>
          <w:rFonts w:ascii="Arial" w:hAnsi="Arial" w:cs="Arial"/>
          <w:sz w:val="22"/>
          <w:szCs w:val="22"/>
        </w:rPr>
        <w:t xml:space="preserve"> </w:t>
      </w:r>
      <w:r w:rsidRPr="00BC7831">
        <w:rPr>
          <w:rFonts w:ascii="Arial" w:hAnsi="Arial" w:cs="Arial"/>
          <w:sz w:val="22"/>
          <w:szCs w:val="22"/>
        </w:rPr>
        <w:t>experience adverse health effects without their equipment immediately after losing power to the equipment</w:t>
      </w:r>
      <w:r w:rsidR="00452E59" w:rsidRPr="00BC7831">
        <w:rPr>
          <w:rFonts w:ascii="Arial" w:hAnsi="Arial" w:cs="Arial"/>
          <w:sz w:val="22"/>
          <w:szCs w:val="22"/>
        </w:rPr>
        <w:t xml:space="preserve">. </w:t>
      </w:r>
      <w:commentRangeEnd w:id="13"/>
      <w:r w:rsidR="00D93CE7">
        <w:rPr>
          <w:rStyle w:val="CommentReference"/>
        </w:rPr>
        <w:commentReference w:id="13"/>
      </w:r>
      <w:commentRangeEnd w:id="14"/>
      <w:r w:rsidR="00AC2152">
        <w:rPr>
          <w:rStyle w:val="CommentReference"/>
        </w:rPr>
        <w:commentReference w:id="14"/>
      </w:r>
    </w:p>
    <w:p w14:paraId="5FC450C0" w14:textId="1FB13EAF" w:rsidR="005D2F4D" w:rsidRPr="00BC7831" w:rsidRDefault="009B1016" w:rsidP="001C6B07">
      <w:pPr>
        <w:spacing w:line="480" w:lineRule="auto"/>
        <w:ind w:firstLine="360"/>
        <w:rPr>
          <w:rFonts w:ascii="Arial" w:hAnsi="Arial" w:cs="Arial"/>
          <w:sz w:val="22"/>
          <w:szCs w:val="22"/>
        </w:rPr>
      </w:pPr>
      <w:r w:rsidRPr="00BC7831">
        <w:rPr>
          <w:rFonts w:ascii="Arial" w:hAnsi="Arial" w:cs="Arial"/>
          <w:sz w:val="22"/>
          <w:szCs w:val="22"/>
        </w:rPr>
        <w:t>Because there is no literature on the hea</w:t>
      </w:r>
      <w:r w:rsidR="003A79EB" w:rsidRPr="00BC7831">
        <w:rPr>
          <w:rFonts w:ascii="Arial" w:hAnsi="Arial" w:cs="Arial"/>
          <w:sz w:val="22"/>
          <w:szCs w:val="22"/>
        </w:rPr>
        <w:t>l</w:t>
      </w:r>
      <w:r w:rsidRPr="00BC7831">
        <w:rPr>
          <w:rFonts w:ascii="Arial" w:hAnsi="Arial" w:cs="Arial"/>
          <w:sz w:val="22"/>
          <w:szCs w:val="22"/>
        </w:rPr>
        <w:t xml:space="preserve">th-relevant duration of power outage, beyond epidemiologic studies showing </w:t>
      </w:r>
      <w:r w:rsidR="00D93CE7">
        <w:rPr>
          <w:rFonts w:ascii="Arial" w:hAnsi="Arial" w:cs="Arial"/>
          <w:sz w:val="22"/>
          <w:szCs w:val="22"/>
        </w:rPr>
        <w:t xml:space="preserve">health impacts of </w:t>
      </w:r>
      <w:r w:rsidRPr="00BC7831">
        <w:rPr>
          <w:rFonts w:ascii="Arial" w:hAnsi="Arial" w:cs="Arial"/>
          <w:sz w:val="22"/>
          <w:szCs w:val="22"/>
        </w:rPr>
        <w:t>outages of certain lengths</w:t>
      </w:r>
      <w:r w:rsidR="00D93CE7">
        <w:rPr>
          <w:rFonts w:ascii="Arial" w:hAnsi="Arial" w:cs="Arial"/>
          <w:sz w:val="22"/>
          <w:szCs w:val="22"/>
        </w:rPr>
        <w:t xml:space="preserve"> </w:t>
      </w:r>
      <w:r w:rsidR="00205D36">
        <w:rPr>
          <w:rFonts w:ascii="Arial" w:hAnsi="Arial" w:cs="Arial"/>
          <w:sz w:val="22"/>
          <w:szCs w:val="22"/>
        </w:rPr>
        <w:fldChar w:fldCharType="begin"/>
      </w:r>
      <w:r w:rsidR="00205D36">
        <w:rPr>
          <w:rFonts w:ascii="Arial" w:hAnsi="Arial" w:cs="Arial"/>
          <w:sz w:val="22"/>
          <w:szCs w:val="22"/>
        </w:rPr>
        <w:instrText xml:space="preserve"> ADDIN ZOTERO_ITEM CSL_CITATION {"citationID":"lqKdItdQ","properties":{"formattedCitation":"(3\\uc0\\u8211{}5,23,28,29)","plainCitation":"(3–5,23,28,29)","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05D36">
        <w:rPr>
          <w:rFonts w:ascii="Cambria Math" w:hAnsi="Cambria Math" w:cs="Cambria Math"/>
          <w:sz w:val="22"/>
          <w:szCs w:val="22"/>
        </w:rPr>
        <w:instrText>ﬀ</w:instrText>
      </w:r>
      <w:r w:rsidR="00205D36">
        <w:rPr>
          <w:rFonts w:ascii="Arial" w:hAnsi="Arial" w:cs="Arial"/>
          <w:sz w:val="22"/>
          <w:szCs w:val="22"/>
        </w:rPr>
        <w:instrText>ects. We aimed to investigate the individual and joint e</w:instrText>
      </w:r>
      <w:r w:rsidR="00205D36">
        <w:rPr>
          <w:rFonts w:ascii="Cambria Math" w:hAnsi="Cambria Math" w:cs="Cambria Math"/>
          <w:sz w:val="22"/>
          <w:szCs w:val="22"/>
        </w:rPr>
        <w:instrText>ﬀ</w:instrText>
      </w:r>
      <w:r w:rsidR="00205D36">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05D36">
        <w:rPr>
          <w:rFonts w:ascii="Cambria Math" w:hAnsi="Cambria Math" w:cs="Cambria Math"/>
          <w:sz w:val="22"/>
          <w:szCs w:val="22"/>
        </w:rPr>
        <w:instrText>ﬀ</w:instrText>
      </w:r>
      <w:r w:rsidR="00205D36">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05D36">
        <w:rPr>
          <w:rFonts w:ascii="Cambria Math" w:hAnsi="Cambria Math" w:cs="Cambria Math"/>
          <w:sz w:val="22"/>
          <w:szCs w:val="22"/>
        </w:rPr>
        <w:instrText>ﬀ</w:instrText>
      </w:r>
      <w:r w:rsidR="00205D36">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05D36">
        <w:rPr>
          <w:rFonts w:ascii="Cambria Math" w:hAnsi="Cambria Math" w:cs="Cambria Math"/>
          <w:sz w:val="22"/>
          <w:szCs w:val="22"/>
        </w:rPr>
        <w:instrText>ﬀ</w:instrText>
      </w:r>
      <w:r w:rsidR="00205D36">
        <w:rPr>
          <w:rFonts w:ascii="Arial" w:hAnsi="Arial" w:cs="Arial"/>
          <w:sz w:val="22"/>
          <w:szCs w:val="22"/>
        </w:rPr>
        <w:instrText>ect on both multiplicative and additive scales. Over 35% of the thunderstorm e</w:instrText>
      </w:r>
      <w:r w:rsidR="00205D36">
        <w:rPr>
          <w:rFonts w:ascii="Cambria Math" w:hAnsi="Cambria Math" w:cs="Cambria Math"/>
          <w:sz w:val="22"/>
          <w:szCs w:val="22"/>
        </w:rPr>
        <w:instrText>ﬀ</w:instrText>
      </w:r>
      <w:r w:rsidR="00205D36">
        <w:rPr>
          <w:rFonts w:ascii="Arial" w:hAnsi="Arial" w:cs="Arial"/>
          <w:sz w:val="22"/>
          <w:szCs w:val="22"/>
        </w:rPr>
        <w:instrText>ects were mediated by PM2:5 and RH.\nCONCLUSION: Thunderstorms accompanied by POs showed the strongest respiratory e</w:instrText>
      </w:r>
      <w:r w:rsidR="00205D36">
        <w:rPr>
          <w:rFonts w:ascii="Cambria Math" w:hAnsi="Cambria Math" w:cs="Cambria Math"/>
          <w:sz w:val="22"/>
          <w:szCs w:val="22"/>
        </w:rPr>
        <w:instrText>ﬀ</w:instrText>
      </w:r>
      <w:r w:rsidR="00205D36">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205D36">
        <w:rPr>
          <w:rFonts w:ascii="Cambria Math" w:hAnsi="Cambria Math" w:cs="Cambria Math"/>
          <w:sz w:val="22"/>
          <w:szCs w:val="22"/>
        </w:rPr>
        <w:instrText>ﬀ</w:instrText>
      </w:r>
      <w:r w:rsidR="00205D36">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05D36">
        <w:rPr>
          <w:rFonts w:ascii="Cambria Math" w:hAnsi="Cambria Math" w:cs="Cambria Math"/>
          <w:sz w:val="22"/>
          <w:szCs w:val="22"/>
        </w:rPr>
        <w:instrText>ﬀ</w:instrText>
      </w:r>
      <w:r w:rsidR="00205D36">
        <w:rPr>
          <w:rFonts w:ascii="Arial" w:hAnsi="Arial" w:cs="Arial"/>
          <w:sz w:val="22"/>
          <w:szCs w:val="22"/>
        </w:rPr>
        <w:instrText>ects of large-scale power outages, including the massive power failure that a</w:instrText>
      </w:r>
      <w:r w:rsidR="00205D36">
        <w:rPr>
          <w:rFonts w:ascii="Cambria Math" w:hAnsi="Cambria Math" w:cs="Cambria Math"/>
          <w:sz w:val="22"/>
          <w:szCs w:val="22"/>
        </w:rPr>
        <w:instrText>ﬀ</w:instrText>
      </w:r>
      <w:r w:rsidR="00205D36">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05D36">
        <w:rPr>
          <w:rFonts w:ascii="Cambria Math" w:hAnsi="Cambria Math" w:cs="Cambria Math"/>
          <w:sz w:val="22"/>
          <w:szCs w:val="22"/>
        </w:rPr>
        <w:instrText>ﬀ</w:instrText>
      </w:r>
      <w:r w:rsidR="00205D36">
        <w:rPr>
          <w:rFonts w:ascii="Arial" w:hAnsi="Arial" w:cs="Arial"/>
          <w:sz w:val="22"/>
          <w:szCs w:val="22"/>
        </w:rPr>
        <w:instrText>ect health. This information can inform preparedness e</w:instrText>
      </w:r>
      <w:r w:rsidR="00205D36">
        <w:rPr>
          <w:rFonts w:ascii="Cambria Math" w:hAnsi="Cambria Math" w:cs="Cambria Math"/>
          <w:sz w:val="22"/>
          <w:szCs w:val="22"/>
        </w:rPr>
        <w:instrText>ﬀ</w:instrText>
      </w:r>
      <w:r w:rsidR="00205D36">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205D36">
        <w:rPr>
          <w:rFonts w:ascii="Arial" w:hAnsi="Arial" w:cs="Arial"/>
          <w:sz w:val="22"/>
          <w:szCs w:val="22"/>
        </w:rPr>
        <w:fldChar w:fldCharType="separate"/>
      </w:r>
      <w:r w:rsidR="00205D36" w:rsidRPr="00205D36">
        <w:rPr>
          <w:rFonts w:ascii="Arial" w:hAnsi="Arial" w:cs="Arial"/>
          <w:kern w:val="0"/>
          <w:sz w:val="22"/>
          <w:lang w:val="en-US"/>
        </w:rPr>
        <w:t>(3–5,23,28,29)</w:t>
      </w:r>
      <w:r w:rsidR="00205D36">
        <w:rPr>
          <w:rFonts w:ascii="Arial" w:hAnsi="Arial" w:cs="Arial"/>
          <w:sz w:val="22"/>
          <w:szCs w:val="22"/>
        </w:rPr>
        <w:fldChar w:fldCharType="end"/>
      </w:r>
      <w:r w:rsidR="00D93CE7">
        <w:rPr>
          <w:rFonts w:ascii="Arial" w:hAnsi="Arial" w:cs="Arial"/>
          <w:sz w:val="22"/>
          <w:szCs w:val="22"/>
        </w:rPr>
        <w:t>,</w:t>
      </w:r>
      <w:r w:rsidRPr="00BC7831">
        <w:rPr>
          <w:rFonts w:ascii="Arial" w:hAnsi="Arial" w:cs="Arial"/>
          <w:sz w:val="22"/>
          <w:szCs w:val="22"/>
        </w:rPr>
        <w:t xml:space="preserve"> </w:t>
      </w:r>
      <w:r w:rsidR="0001425C" w:rsidRPr="00BC7831">
        <w:rPr>
          <w:rFonts w:ascii="Arial" w:hAnsi="Arial" w:cs="Arial"/>
          <w:sz w:val="22"/>
          <w:szCs w:val="22"/>
        </w:rPr>
        <w:t xml:space="preserve">we conducted a sensitivity </w:t>
      </w:r>
      <w:r w:rsidR="00C4763F" w:rsidRPr="00BC7831">
        <w:rPr>
          <w:rFonts w:ascii="Arial" w:hAnsi="Arial" w:cs="Arial"/>
          <w:sz w:val="22"/>
          <w:szCs w:val="22"/>
        </w:rPr>
        <w:t>analysis</w:t>
      </w:r>
      <w:r w:rsidR="0001425C" w:rsidRPr="00BC7831">
        <w:rPr>
          <w:rFonts w:ascii="Arial" w:hAnsi="Arial" w:cs="Arial"/>
          <w:sz w:val="22"/>
          <w:szCs w:val="22"/>
        </w:rPr>
        <w:t xml:space="preserve"> on the power outage duration</w:t>
      </w:r>
      <w:r w:rsidR="00D93CE7">
        <w:rPr>
          <w:rFonts w:ascii="Arial" w:hAnsi="Arial" w:cs="Arial"/>
          <w:sz w:val="22"/>
          <w:szCs w:val="22"/>
        </w:rPr>
        <w:t>. We</w:t>
      </w:r>
      <w:r w:rsidR="0001425C" w:rsidRPr="00BC7831">
        <w:rPr>
          <w:rFonts w:ascii="Arial" w:hAnsi="Arial" w:cs="Arial"/>
          <w:sz w:val="22"/>
          <w:szCs w:val="22"/>
        </w:rPr>
        <w:t xml:space="preserve"> </w:t>
      </w:r>
      <w:r w:rsidR="00DF520E" w:rsidRPr="00BC7831">
        <w:rPr>
          <w:rFonts w:ascii="Arial" w:hAnsi="Arial" w:cs="Arial"/>
          <w:sz w:val="22"/>
          <w:szCs w:val="22"/>
        </w:rPr>
        <w:t>evaluat</w:t>
      </w:r>
      <w:r w:rsidR="00D93CE7">
        <w:rPr>
          <w:rFonts w:ascii="Arial" w:hAnsi="Arial" w:cs="Arial"/>
          <w:sz w:val="22"/>
          <w:szCs w:val="22"/>
        </w:rPr>
        <w:t>ed</w:t>
      </w:r>
      <w:r w:rsidR="00347DF1" w:rsidRPr="00BC7831">
        <w:rPr>
          <w:rFonts w:ascii="Arial" w:hAnsi="Arial" w:cs="Arial"/>
          <w:sz w:val="22"/>
          <w:szCs w:val="22"/>
        </w:rPr>
        <w:t xml:space="preserve"> </w:t>
      </w:r>
      <w:r w:rsidR="0001425C" w:rsidRPr="00BC7831">
        <w:rPr>
          <w:rFonts w:ascii="Arial" w:hAnsi="Arial" w:cs="Arial"/>
          <w:sz w:val="22"/>
          <w:szCs w:val="22"/>
        </w:rPr>
        <w:t>the effects of 4+ hour outages and 12+ hour outages</w:t>
      </w:r>
      <w:r w:rsidR="0062388E" w:rsidRPr="00BC7831">
        <w:rPr>
          <w:rFonts w:ascii="Arial" w:hAnsi="Arial" w:cs="Arial"/>
          <w:sz w:val="22"/>
          <w:szCs w:val="22"/>
        </w:rPr>
        <w:t xml:space="preserve"> on both hospitalization rates.</w:t>
      </w:r>
      <w:r w:rsidR="0001425C" w:rsidRPr="00BC7831">
        <w:rPr>
          <w:rFonts w:ascii="Arial" w:hAnsi="Arial" w:cs="Arial"/>
          <w:sz w:val="22"/>
          <w:szCs w:val="22"/>
        </w:rPr>
        <w:t xml:space="preserve"> </w:t>
      </w:r>
      <w:r w:rsidR="006D0357" w:rsidRPr="00BC7831">
        <w:rPr>
          <w:rFonts w:ascii="Arial" w:hAnsi="Arial" w:cs="Arial"/>
          <w:sz w:val="22"/>
          <w:szCs w:val="22"/>
        </w:rPr>
        <w:t xml:space="preserve">We also conducted </w:t>
      </w:r>
      <w:r w:rsidR="00C4763F" w:rsidRPr="00BC7831">
        <w:rPr>
          <w:rFonts w:ascii="Arial" w:hAnsi="Arial" w:cs="Arial"/>
          <w:sz w:val="22"/>
          <w:szCs w:val="22"/>
        </w:rPr>
        <w:t>a se</w:t>
      </w:r>
      <w:r w:rsidR="006D0357" w:rsidRPr="00BC7831">
        <w:rPr>
          <w:rFonts w:ascii="Arial" w:hAnsi="Arial" w:cs="Arial"/>
          <w:sz w:val="22"/>
          <w:szCs w:val="22"/>
        </w:rPr>
        <w:t>nsitivity</w:t>
      </w:r>
      <w:r w:rsidR="00C4763F" w:rsidRPr="00BC7831">
        <w:rPr>
          <w:rFonts w:ascii="Arial" w:hAnsi="Arial" w:cs="Arial"/>
          <w:sz w:val="22"/>
          <w:szCs w:val="22"/>
        </w:rPr>
        <w:t xml:space="preserve"> analysis where we </w:t>
      </w:r>
      <w:r w:rsidR="006D0357" w:rsidRPr="00BC7831">
        <w:rPr>
          <w:rFonts w:ascii="Arial" w:hAnsi="Arial" w:cs="Arial"/>
          <w:sz w:val="22"/>
          <w:szCs w:val="22"/>
        </w:rPr>
        <w:t>used</w:t>
      </w:r>
      <w:r w:rsidR="00C4763F" w:rsidRPr="00BC7831">
        <w:rPr>
          <w:rFonts w:ascii="Arial" w:hAnsi="Arial" w:cs="Arial"/>
          <w:sz w:val="22"/>
          <w:szCs w:val="22"/>
        </w:rPr>
        <w:t xml:space="preserve"> </w:t>
      </w:r>
      <w:r w:rsidR="007C5769" w:rsidRPr="00BC7831">
        <w:rPr>
          <w:rFonts w:ascii="Arial" w:hAnsi="Arial" w:cs="Arial"/>
          <w:sz w:val="22"/>
          <w:szCs w:val="22"/>
        </w:rPr>
        <w:t>a</w:t>
      </w:r>
      <w:r w:rsidR="002E76D1" w:rsidRPr="00BC7831">
        <w:rPr>
          <w:rFonts w:ascii="Arial" w:hAnsi="Arial" w:cs="Arial"/>
          <w:sz w:val="22"/>
          <w:szCs w:val="22"/>
        </w:rPr>
        <w:t xml:space="preserve"> </w:t>
      </w:r>
      <w:r w:rsidR="00C4763F" w:rsidRPr="00BC7831">
        <w:rPr>
          <w:rFonts w:ascii="Arial" w:hAnsi="Arial" w:cs="Arial"/>
          <w:sz w:val="22"/>
          <w:szCs w:val="22"/>
        </w:rPr>
        <w:t xml:space="preserve">continuous metric of </w:t>
      </w:r>
      <w:r w:rsidR="00E331DA" w:rsidRPr="00BC7831">
        <w:rPr>
          <w:rFonts w:ascii="Arial" w:hAnsi="Arial" w:cs="Arial"/>
          <w:sz w:val="22"/>
          <w:szCs w:val="22"/>
        </w:rPr>
        <w:t>“</w:t>
      </w:r>
      <w:r w:rsidR="00C4763F" w:rsidRPr="00BC7831">
        <w:rPr>
          <w:rFonts w:ascii="Arial" w:hAnsi="Arial" w:cs="Arial"/>
          <w:sz w:val="22"/>
          <w:szCs w:val="22"/>
        </w:rPr>
        <w:t>daily number of hours without power</w:t>
      </w:r>
      <w:r w:rsidR="00E331DA" w:rsidRPr="00BC7831">
        <w:rPr>
          <w:rFonts w:ascii="Arial" w:hAnsi="Arial" w:cs="Arial"/>
          <w:sz w:val="22"/>
          <w:szCs w:val="22"/>
        </w:rPr>
        <w:t>”</w:t>
      </w:r>
      <w:r w:rsidR="00C4763F" w:rsidRPr="00BC7831">
        <w:rPr>
          <w:rFonts w:ascii="Arial" w:hAnsi="Arial" w:cs="Arial"/>
          <w:sz w:val="22"/>
          <w:szCs w:val="22"/>
        </w:rPr>
        <w:t xml:space="preserve"> (h</w:t>
      </w:r>
      <w:r w:rsidR="00D93CE7">
        <w:rPr>
          <w:rFonts w:ascii="Arial" w:hAnsi="Arial" w:cs="Arial"/>
          <w:sz w:val="22"/>
          <w:szCs w:val="22"/>
        </w:rPr>
        <w:t>ou</w:t>
      </w:r>
      <w:r w:rsidR="00C4763F" w:rsidRPr="00BC7831">
        <w:rPr>
          <w:rFonts w:ascii="Arial" w:hAnsi="Arial" w:cs="Arial"/>
          <w:sz w:val="22"/>
          <w:szCs w:val="22"/>
        </w:rPr>
        <w:t xml:space="preserve">rs where </w:t>
      </w:r>
      <w:r w:rsidR="00846FE0" w:rsidRPr="00BC7831">
        <w:rPr>
          <w:rFonts w:ascii="Arial" w:eastAsia="Garamond" w:hAnsi="Arial" w:cs="Arial"/>
        </w:rPr>
        <w:t>≥</w:t>
      </w:r>
      <w:r w:rsidR="00C4763F" w:rsidRPr="00BC7831">
        <w:rPr>
          <w:rFonts w:ascii="Arial" w:hAnsi="Arial" w:cs="Arial"/>
          <w:sz w:val="22"/>
          <w:szCs w:val="22"/>
        </w:rPr>
        <w:t xml:space="preserve">1% of </w:t>
      </w:r>
      <w:r w:rsidR="00D93CE7">
        <w:rPr>
          <w:rFonts w:ascii="Arial" w:hAnsi="Arial" w:cs="Arial"/>
          <w:sz w:val="22"/>
          <w:szCs w:val="22"/>
        </w:rPr>
        <w:t xml:space="preserve">the </w:t>
      </w:r>
      <w:r w:rsidR="00C4763F" w:rsidRPr="00BC7831">
        <w:rPr>
          <w:rFonts w:ascii="Arial" w:hAnsi="Arial" w:cs="Arial"/>
          <w:sz w:val="22"/>
          <w:szCs w:val="22"/>
        </w:rPr>
        <w:t xml:space="preserve">population </w:t>
      </w:r>
      <w:r w:rsidR="00D93CE7">
        <w:rPr>
          <w:rFonts w:ascii="Arial" w:hAnsi="Arial" w:cs="Arial"/>
          <w:sz w:val="22"/>
          <w:szCs w:val="22"/>
        </w:rPr>
        <w:t>was</w:t>
      </w:r>
      <w:r w:rsidR="00D93CE7" w:rsidRPr="00BC7831">
        <w:rPr>
          <w:rFonts w:ascii="Arial" w:hAnsi="Arial" w:cs="Arial"/>
          <w:sz w:val="22"/>
          <w:szCs w:val="22"/>
        </w:rPr>
        <w:t xml:space="preserve"> </w:t>
      </w:r>
      <w:r w:rsidR="00C4763F" w:rsidRPr="00BC7831">
        <w:rPr>
          <w:rFonts w:ascii="Arial" w:hAnsi="Arial" w:cs="Arial"/>
          <w:sz w:val="22"/>
          <w:szCs w:val="22"/>
        </w:rPr>
        <w:t xml:space="preserve">without power) to </w:t>
      </w:r>
      <w:r w:rsidR="00D93CE7">
        <w:rPr>
          <w:rFonts w:ascii="Arial" w:hAnsi="Arial" w:cs="Arial"/>
          <w:sz w:val="22"/>
          <w:szCs w:val="22"/>
        </w:rPr>
        <w:t>assess for a</w:t>
      </w:r>
      <w:r w:rsidR="00C4763F" w:rsidRPr="00BC7831">
        <w:rPr>
          <w:rFonts w:ascii="Arial" w:hAnsi="Arial" w:cs="Arial"/>
          <w:sz w:val="22"/>
          <w:szCs w:val="22"/>
        </w:rPr>
        <w:t xml:space="preserve"> threshold</w:t>
      </w:r>
      <w:r w:rsidR="00D93CE7">
        <w:rPr>
          <w:rFonts w:ascii="Arial" w:hAnsi="Arial" w:cs="Arial"/>
          <w:sz w:val="22"/>
          <w:szCs w:val="22"/>
        </w:rPr>
        <w:t xml:space="preserve"> in power outage duration.</w:t>
      </w:r>
      <w:r w:rsidR="00C4763F" w:rsidRPr="00BC7831">
        <w:rPr>
          <w:rFonts w:ascii="Arial" w:hAnsi="Arial" w:cs="Arial"/>
          <w:sz w:val="22"/>
          <w:szCs w:val="22"/>
        </w:rPr>
        <w:t xml:space="preserve"> </w:t>
      </w:r>
    </w:p>
    <w:p w14:paraId="7A39A10E" w14:textId="3757C56A" w:rsidR="002D3A38" w:rsidRPr="00BC7831" w:rsidRDefault="00BE6FE4" w:rsidP="001C6B07">
      <w:pPr>
        <w:spacing w:line="480" w:lineRule="auto"/>
        <w:ind w:firstLine="360"/>
        <w:rPr>
          <w:rFonts w:ascii="Arial" w:hAnsi="Arial" w:cs="Arial"/>
          <w:sz w:val="22"/>
          <w:szCs w:val="22"/>
        </w:rPr>
      </w:pPr>
      <w:r w:rsidRPr="00BC7831">
        <w:rPr>
          <w:rFonts w:ascii="Arial" w:hAnsi="Arial" w:cs="Arial"/>
          <w:sz w:val="22"/>
          <w:szCs w:val="22"/>
        </w:rPr>
        <w:t xml:space="preserve">As in </w:t>
      </w:r>
      <w:r w:rsidR="00D568C3" w:rsidRPr="00BC7831">
        <w:rPr>
          <w:rFonts w:ascii="Arial" w:hAnsi="Arial" w:cs="Arial"/>
          <w:sz w:val="22"/>
          <w:szCs w:val="22"/>
        </w:rPr>
        <w:t xml:space="preserve">all </w:t>
      </w:r>
      <w:r w:rsidR="0099185F" w:rsidRPr="00BC7831">
        <w:rPr>
          <w:rFonts w:ascii="Arial" w:hAnsi="Arial" w:cs="Arial"/>
          <w:sz w:val="22"/>
          <w:szCs w:val="22"/>
        </w:rPr>
        <w:t>available</w:t>
      </w:r>
      <w:r w:rsidRPr="00BC7831">
        <w:rPr>
          <w:rFonts w:ascii="Arial" w:hAnsi="Arial" w:cs="Arial"/>
          <w:sz w:val="22"/>
          <w:szCs w:val="22"/>
        </w:rPr>
        <w:t xml:space="preserve"> population-level power outage datasets, c</w:t>
      </w:r>
      <w:r w:rsidR="00A83FA8" w:rsidRPr="00BC7831">
        <w:rPr>
          <w:rFonts w:ascii="Arial" w:hAnsi="Arial" w:cs="Arial"/>
          <w:sz w:val="22"/>
          <w:szCs w:val="22"/>
        </w:rPr>
        <w:t xml:space="preserve">ounts of customers without </w:t>
      </w:r>
      <w:commentRangeStart w:id="15"/>
      <w:r w:rsidR="00A83FA8" w:rsidRPr="00BC7831">
        <w:rPr>
          <w:rFonts w:ascii="Arial" w:hAnsi="Arial" w:cs="Arial"/>
          <w:sz w:val="22"/>
          <w:szCs w:val="22"/>
        </w:rPr>
        <w:t>power</w:t>
      </w:r>
      <w:commentRangeEnd w:id="15"/>
      <w:r w:rsidR="007725D2" w:rsidRPr="00BC7831">
        <w:rPr>
          <w:rStyle w:val="CommentReference"/>
          <w:rFonts w:ascii="Arial" w:hAnsi="Arial" w:cs="Arial"/>
        </w:rPr>
        <w:commentReference w:id="15"/>
      </w:r>
      <w:r w:rsidR="00A83FA8" w:rsidRPr="00BC7831">
        <w:rPr>
          <w:rFonts w:ascii="Arial" w:hAnsi="Arial" w:cs="Arial"/>
          <w:sz w:val="22"/>
          <w:szCs w:val="22"/>
        </w:rPr>
        <w:t xml:space="preserve"> reported in </w:t>
      </w:r>
      <w:r w:rsidR="00DB56DE">
        <w:rPr>
          <w:rFonts w:ascii="Arial" w:hAnsi="Arial" w:cs="Arial"/>
          <w:sz w:val="22"/>
          <w:szCs w:val="22"/>
        </w:rPr>
        <w:t>the POUS</w:t>
      </w:r>
      <w:r w:rsidR="00DB56DE" w:rsidRPr="00BC7831">
        <w:rPr>
          <w:rFonts w:ascii="Arial" w:hAnsi="Arial" w:cs="Arial"/>
          <w:sz w:val="22"/>
          <w:szCs w:val="22"/>
        </w:rPr>
        <w:t xml:space="preserve"> </w:t>
      </w:r>
      <w:r w:rsidR="00A83FA8" w:rsidRPr="00BC7831">
        <w:rPr>
          <w:rFonts w:ascii="Arial" w:hAnsi="Arial" w:cs="Arial"/>
          <w:sz w:val="22"/>
          <w:szCs w:val="22"/>
        </w:rPr>
        <w:t>dataset do not necessarily track the same customers</w:t>
      </w:r>
      <w:r w:rsidR="00DB56DE">
        <w:rPr>
          <w:rFonts w:ascii="Arial" w:hAnsi="Arial" w:cs="Arial"/>
          <w:sz w:val="22"/>
          <w:szCs w:val="22"/>
        </w:rPr>
        <w:t xml:space="preserve"> over time </w:t>
      </w:r>
      <w:r w:rsidR="00205D36">
        <w:rPr>
          <w:rFonts w:ascii="Arial" w:hAnsi="Arial" w:cs="Arial"/>
          <w:sz w:val="22"/>
          <w:szCs w:val="22"/>
        </w:rPr>
        <w:fldChar w:fldCharType="begin"/>
      </w:r>
      <w:r w:rsidR="00205D36">
        <w:rPr>
          <w:rFonts w:ascii="Arial" w:hAnsi="Arial" w:cs="Arial"/>
          <w:sz w:val="22"/>
          <w:szCs w:val="22"/>
        </w:rPr>
        <w:instrText xml:space="preserve"> ADDIN ZOTERO_ITEM CSL_CITATION {"citationID":"2WHxHmX7","properties":{"formattedCitation":"(22,26)","plainCitation":"(22,26)","noteIndex":0},"citationItems":[{"id":230,"uris":["http://zotero.org/users/local/hHKggCUl/items/4TZTQRK2"],"itemData":{"id":230,"type":"webpage","title":"Oak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00205D36">
        <w:rPr>
          <w:rFonts w:ascii="Arial" w:hAnsi="Arial" w:cs="Arial"/>
          <w:sz w:val="22"/>
          <w:szCs w:val="22"/>
        </w:rPr>
        <w:fldChar w:fldCharType="separate"/>
      </w:r>
      <w:r w:rsidR="00205D36">
        <w:rPr>
          <w:rFonts w:ascii="Arial" w:hAnsi="Arial" w:cs="Arial"/>
          <w:noProof/>
          <w:sz w:val="22"/>
          <w:szCs w:val="22"/>
        </w:rPr>
        <w:t>(22,26)</w:t>
      </w:r>
      <w:r w:rsidR="00205D36">
        <w:rPr>
          <w:rFonts w:ascii="Arial" w:hAnsi="Arial" w:cs="Arial"/>
          <w:sz w:val="22"/>
          <w:szCs w:val="22"/>
        </w:rPr>
        <w:fldChar w:fldCharType="end"/>
      </w:r>
      <w:r w:rsidR="00DB56DE">
        <w:rPr>
          <w:rFonts w:ascii="Arial" w:hAnsi="Arial" w:cs="Arial"/>
          <w:sz w:val="22"/>
          <w:szCs w:val="22"/>
        </w:rPr>
        <w:t>.</w:t>
      </w:r>
      <w:r w:rsidR="00A83FA8" w:rsidRPr="00BC7831">
        <w:rPr>
          <w:rFonts w:ascii="Arial" w:hAnsi="Arial" w:cs="Arial"/>
          <w:sz w:val="22"/>
          <w:szCs w:val="22"/>
        </w:rPr>
        <w:t xml:space="preserve"> </w:t>
      </w:r>
      <w:r w:rsidR="00661C88" w:rsidRPr="00BC7831">
        <w:rPr>
          <w:rFonts w:ascii="Arial" w:hAnsi="Arial" w:cs="Arial"/>
          <w:sz w:val="22"/>
          <w:szCs w:val="22"/>
        </w:rPr>
        <w:t>I</w:t>
      </w:r>
      <w:r w:rsidR="00A83FA8" w:rsidRPr="00BC7831">
        <w:rPr>
          <w:rFonts w:ascii="Arial" w:hAnsi="Arial" w:cs="Arial"/>
          <w:sz w:val="22"/>
          <w:szCs w:val="22"/>
        </w:rPr>
        <w:t xml:space="preserve">f 10 customers </w:t>
      </w:r>
      <w:r w:rsidR="00DB56DE">
        <w:rPr>
          <w:rFonts w:ascii="Arial" w:hAnsi="Arial" w:cs="Arial"/>
          <w:sz w:val="22"/>
          <w:szCs w:val="22"/>
        </w:rPr>
        <w:t>were</w:t>
      </w:r>
      <w:r w:rsidR="00DB56DE" w:rsidRPr="00BC7831">
        <w:rPr>
          <w:rFonts w:ascii="Arial" w:hAnsi="Arial" w:cs="Arial"/>
          <w:sz w:val="22"/>
          <w:szCs w:val="22"/>
        </w:rPr>
        <w:t xml:space="preserve"> </w:t>
      </w:r>
      <w:r w:rsidR="00A83FA8" w:rsidRPr="00BC7831">
        <w:rPr>
          <w:rFonts w:ascii="Arial" w:hAnsi="Arial" w:cs="Arial"/>
          <w:sz w:val="22"/>
          <w:szCs w:val="22"/>
        </w:rPr>
        <w:t>reported out in two subsequent hours in one county, the data do not contain information about whether the same 10 customers lacked power or if, for example, 10 customers were without power in the first hour and a different 10 customers were without power in the second hour, meaning 20 customers were without power for 1 hour each.</w:t>
      </w:r>
      <w:r w:rsidR="00C0113C" w:rsidRPr="00BC7831">
        <w:rPr>
          <w:rFonts w:ascii="Arial" w:hAnsi="Arial" w:cs="Arial"/>
          <w:sz w:val="22"/>
          <w:szCs w:val="22"/>
        </w:rPr>
        <w:t xml:space="preserve"> </w:t>
      </w:r>
      <w:r w:rsidR="006D40AB" w:rsidRPr="00BC7831">
        <w:rPr>
          <w:rFonts w:ascii="Arial" w:hAnsi="Arial" w:cs="Arial"/>
          <w:sz w:val="22"/>
          <w:szCs w:val="22"/>
        </w:rPr>
        <w:t>T</w:t>
      </w:r>
      <w:r w:rsidR="001F3D9F" w:rsidRPr="00BC7831">
        <w:rPr>
          <w:rFonts w:ascii="Arial" w:hAnsi="Arial" w:cs="Arial"/>
          <w:sz w:val="22"/>
          <w:szCs w:val="22"/>
        </w:rPr>
        <w:t xml:space="preserve">herefore, </w:t>
      </w:r>
      <w:r w:rsidR="0008592A" w:rsidRPr="00BC7831">
        <w:rPr>
          <w:rFonts w:ascii="Arial" w:hAnsi="Arial" w:cs="Arial"/>
          <w:sz w:val="22"/>
          <w:szCs w:val="22"/>
        </w:rPr>
        <w:t xml:space="preserve">when measuring </w:t>
      </w:r>
      <w:r w:rsidR="00827E99" w:rsidRPr="00BC7831">
        <w:rPr>
          <w:rFonts w:ascii="Arial" w:hAnsi="Arial" w:cs="Arial"/>
          <w:sz w:val="22"/>
          <w:szCs w:val="22"/>
        </w:rPr>
        <w:t>exposure</w:t>
      </w:r>
      <w:r w:rsidR="0008592A" w:rsidRPr="00BC7831">
        <w:rPr>
          <w:rFonts w:ascii="Arial" w:hAnsi="Arial" w:cs="Arial"/>
          <w:sz w:val="22"/>
          <w:szCs w:val="22"/>
        </w:rPr>
        <w:t xml:space="preserve"> to 8+ hour power outages affecting </w:t>
      </w:r>
      <w:r w:rsidR="00846FE0" w:rsidRPr="00BC7831">
        <w:rPr>
          <w:rFonts w:ascii="Arial" w:eastAsia="Garamond" w:hAnsi="Arial" w:cs="Arial"/>
        </w:rPr>
        <w:t>≥</w:t>
      </w:r>
      <w:r w:rsidR="0008592A" w:rsidRPr="00BC7831">
        <w:rPr>
          <w:rFonts w:ascii="Arial" w:hAnsi="Arial" w:cs="Arial"/>
          <w:sz w:val="22"/>
          <w:szCs w:val="22"/>
        </w:rPr>
        <w:t xml:space="preserve">1% of the population, </w:t>
      </w:r>
      <w:r w:rsidR="00FA400F" w:rsidRPr="00BC7831">
        <w:rPr>
          <w:rFonts w:ascii="Arial" w:hAnsi="Arial" w:cs="Arial"/>
          <w:sz w:val="22"/>
          <w:szCs w:val="22"/>
        </w:rPr>
        <w:t>it is not guaranteed that</w:t>
      </w:r>
      <w:r w:rsidR="00DB56DE">
        <w:rPr>
          <w:rFonts w:ascii="Arial" w:hAnsi="Arial" w:cs="Arial"/>
          <w:sz w:val="22"/>
          <w:szCs w:val="22"/>
        </w:rPr>
        <w:t xml:space="preserve"> the same</w:t>
      </w:r>
      <w:r w:rsidR="00FA400F" w:rsidRPr="00BC7831">
        <w:rPr>
          <w:rFonts w:ascii="Arial" w:hAnsi="Arial" w:cs="Arial"/>
          <w:sz w:val="22"/>
          <w:szCs w:val="22"/>
        </w:rPr>
        <w:t xml:space="preserve"> </w:t>
      </w:r>
      <w:r w:rsidR="00846FE0" w:rsidRPr="00BC7831">
        <w:rPr>
          <w:rFonts w:ascii="Arial" w:eastAsia="Garamond" w:hAnsi="Arial" w:cs="Arial"/>
        </w:rPr>
        <w:t>≥</w:t>
      </w:r>
      <w:r w:rsidR="00FA400F" w:rsidRPr="00BC7831">
        <w:rPr>
          <w:rFonts w:ascii="Arial" w:hAnsi="Arial" w:cs="Arial"/>
          <w:sz w:val="22"/>
          <w:szCs w:val="22"/>
        </w:rPr>
        <w:t>1% of county customers experienc</w:t>
      </w:r>
      <w:r w:rsidR="00DB56DE">
        <w:rPr>
          <w:rFonts w:ascii="Arial" w:hAnsi="Arial" w:cs="Arial"/>
          <w:sz w:val="22"/>
          <w:szCs w:val="22"/>
        </w:rPr>
        <w:t>ed</w:t>
      </w:r>
      <w:r w:rsidR="00FA400F" w:rsidRPr="00BC7831">
        <w:rPr>
          <w:rFonts w:ascii="Arial" w:hAnsi="Arial" w:cs="Arial"/>
          <w:sz w:val="22"/>
          <w:szCs w:val="22"/>
        </w:rPr>
        <w:t xml:space="preserve"> 8 </w:t>
      </w:r>
      <w:r w:rsidR="00FA400F" w:rsidRPr="00BC7831">
        <w:rPr>
          <w:rFonts w:ascii="Arial" w:hAnsi="Arial" w:cs="Arial"/>
          <w:sz w:val="22"/>
          <w:szCs w:val="22"/>
        </w:rPr>
        <w:lastRenderedPageBreak/>
        <w:t>consecutive hours of power outage.</w:t>
      </w:r>
      <w:r w:rsidR="00CB1038" w:rsidRPr="00BC7831">
        <w:rPr>
          <w:rFonts w:ascii="Arial" w:hAnsi="Arial" w:cs="Arial"/>
          <w:sz w:val="22"/>
          <w:szCs w:val="22"/>
        </w:rPr>
        <w:t xml:space="preserve"> </w:t>
      </w:r>
      <w:commentRangeStart w:id="16"/>
      <w:commentRangeStart w:id="17"/>
      <w:r w:rsidR="006C211F" w:rsidRPr="00BC7831">
        <w:rPr>
          <w:rFonts w:ascii="Arial" w:hAnsi="Arial" w:cs="Arial"/>
          <w:sz w:val="22"/>
          <w:szCs w:val="22"/>
        </w:rPr>
        <w:t>Though we aim to capture individuals’ exposure to power outage with this definition, there is</w:t>
      </w:r>
      <w:r w:rsidR="007C6D54" w:rsidRPr="00BC7831">
        <w:rPr>
          <w:rFonts w:ascii="Arial" w:hAnsi="Arial" w:cs="Arial"/>
          <w:sz w:val="22"/>
          <w:szCs w:val="22"/>
        </w:rPr>
        <w:t xml:space="preserve"> substantial</w:t>
      </w:r>
      <w:r w:rsidR="006C211F" w:rsidRPr="00BC7831">
        <w:rPr>
          <w:rFonts w:ascii="Arial" w:hAnsi="Arial" w:cs="Arial"/>
          <w:sz w:val="22"/>
          <w:szCs w:val="22"/>
        </w:rPr>
        <w:t xml:space="preserve"> error.</w:t>
      </w:r>
      <w:r w:rsidR="00020DB6" w:rsidRPr="00BC7831">
        <w:rPr>
          <w:rFonts w:ascii="Arial" w:hAnsi="Arial" w:cs="Arial"/>
          <w:sz w:val="22"/>
          <w:szCs w:val="22"/>
        </w:rPr>
        <w:t xml:space="preserve"> </w:t>
      </w:r>
      <w:r w:rsidR="00AF623D" w:rsidRPr="00BC7831">
        <w:rPr>
          <w:rFonts w:ascii="Arial" w:hAnsi="Arial" w:cs="Arial"/>
          <w:sz w:val="22"/>
          <w:szCs w:val="22"/>
        </w:rPr>
        <w:t>These outages</w:t>
      </w:r>
      <w:r w:rsidR="00020DB6" w:rsidRPr="00BC7831">
        <w:rPr>
          <w:rFonts w:ascii="Arial" w:hAnsi="Arial" w:cs="Arial"/>
          <w:sz w:val="22"/>
          <w:szCs w:val="22"/>
        </w:rPr>
        <w:t xml:space="preserve"> </w:t>
      </w:r>
      <w:r w:rsidR="005C78A4" w:rsidRPr="00BC7831">
        <w:rPr>
          <w:rFonts w:ascii="Arial" w:hAnsi="Arial" w:cs="Arial"/>
          <w:sz w:val="22"/>
          <w:szCs w:val="22"/>
        </w:rPr>
        <w:t xml:space="preserve">represent some level of </w:t>
      </w:r>
      <w:r w:rsidR="00DB2940" w:rsidRPr="00BC7831">
        <w:rPr>
          <w:rFonts w:ascii="Arial" w:hAnsi="Arial" w:cs="Arial"/>
          <w:sz w:val="22"/>
          <w:szCs w:val="22"/>
        </w:rPr>
        <w:t xml:space="preserve">large </w:t>
      </w:r>
      <w:r w:rsidR="005C78A4" w:rsidRPr="00BC7831">
        <w:rPr>
          <w:rFonts w:ascii="Arial" w:hAnsi="Arial" w:cs="Arial"/>
          <w:sz w:val="22"/>
          <w:szCs w:val="22"/>
        </w:rPr>
        <w:t xml:space="preserve">power outage exposure among individuals in a county. </w:t>
      </w:r>
      <w:commentRangeEnd w:id="16"/>
      <w:r w:rsidR="00DB56DE">
        <w:rPr>
          <w:rStyle w:val="CommentReference"/>
        </w:rPr>
        <w:commentReference w:id="16"/>
      </w:r>
      <w:commentRangeEnd w:id="17"/>
      <w:r w:rsidR="00833B0D">
        <w:rPr>
          <w:rStyle w:val="CommentReference"/>
        </w:rPr>
        <w:commentReference w:id="17"/>
      </w:r>
    </w:p>
    <w:p w14:paraId="4956F238" w14:textId="77777777" w:rsidR="007E3245" w:rsidRPr="00BC7831" w:rsidRDefault="007E3245" w:rsidP="001C6B07">
      <w:pPr>
        <w:spacing w:line="480" w:lineRule="auto"/>
        <w:ind w:firstLine="360"/>
        <w:rPr>
          <w:rFonts w:ascii="Arial" w:hAnsi="Arial" w:cs="Arial"/>
          <w:sz w:val="22"/>
          <w:szCs w:val="22"/>
        </w:rPr>
      </w:pPr>
    </w:p>
    <w:p w14:paraId="6BEAB062" w14:textId="2AB5DBBF" w:rsidR="007E3245" w:rsidRPr="00BC7831" w:rsidRDefault="007E3245" w:rsidP="001C6B07">
      <w:pPr>
        <w:spacing w:line="480" w:lineRule="auto"/>
        <w:rPr>
          <w:rFonts w:ascii="Arial" w:hAnsi="Arial" w:cs="Arial"/>
          <w:b/>
          <w:bCs/>
        </w:rPr>
      </w:pPr>
      <w:r w:rsidRPr="00BC7831">
        <w:rPr>
          <w:rFonts w:ascii="Arial" w:hAnsi="Arial" w:cs="Arial"/>
          <w:b/>
          <w:bCs/>
        </w:rPr>
        <w:t>Statistical analysis</w:t>
      </w:r>
    </w:p>
    <w:p w14:paraId="5D6E8A58" w14:textId="77777777" w:rsidR="007E3245" w:rsidRPr="00BC7831" w:rsidRDefault="007E3245" w:rsidP="001C6B07">
      <w:pPr>
        <w:spacing w:line="480" w:lineRule="auto"/>
        <w:ind w:firstLine="360"/>
        <w:rPr>
          <w:rFonts w:ascii="Arial" w:hAnsi="Arial" w:cs="Arial"/>
          <w:sz w:val="22"/>
          <w:szCs w:val="22"/>
        </w:rPr>
      </w:pPr>
    </w:p>
    <w:p w14:paraId="14D0F947" w14:textId="7E20A58E" w:rsidR="003A415F" w:rsidRPr="00BC7831" w:rsidRDefault="00955CA0" w:rsidP="00DF6D1C">
      <w:pPr>
        <w:spacing w:line="480" w:lineRule="auto"/>
        <w:ind w:firstLine="360"/>
        <w:rPr>
          <w:rFonts w:ascii="Arial" w:hAnsi="Arial" w:cs="Arial"/>
          <w:sz w:val="22"/>
          <w:szCs w:val="22"/>
        </w:rPr>
      </w:pPr>
      <w:r w:rsidRPr="00BC7831">
        <w:rPr>
          <w:rFonts w:ascii="Arial" w:hAnsi="Arial" w:cs="Arial"/>
          <w:sz w:val="22"/>
          <w:szCs w:val="22"/>
        </w:rPr>
        <w:t xml:space="preserve">We used a </w:t>
      </w:r>
      <w:r w:rsidR="0000570D" w:rsidRPr="00BC7831">
        <w:rPr>
          <w:rFonts w:ascii="Arial" w:hAnsi="Arial" w:cs="Arial"/>
          <w:sz w:val="22"/>
          <w:szCs w:val="22"/>
        </w:rPr>
        <w:t xml:space="preserve">case-crossover design with a </w:t>
      </w:r>
      <w:r w:rsidRPr="00BC7831">
        <w:rPr>
          <w:rFonts w:ascii="Arial" w:hAnsi="Arial" w:cs="Arial"/>
          <w:sz w:val="22"/>
          <w:szCs w:val="22"/>
        </w:rPr>
        <w:t>conditional Poisson model</w:t>
      </w:r>
      <w:r w:rsidR="00DB56DE">
        <w:rPr>
          <w:rFonts w:ascii="Arial" w:hAnsi="Arial" w:cs="Arial"/>
          <w:sz w:val="22"/>
          <w:szCs w:val="22"/>
        </w:rPr>
        <w:t xml:space="preserve"> </w:t>
      </w:r>
      <w:r w:rsidR="00205D36">
        <w:rPr>
          <w:rFonts w:ascii="Arial" w:hAnsi="Arial" w:cs="Arial"/>
          <w:sz w:val="22"/>
          <w:szCs w:val="22"/>
        </w:rPr>
        <w:fldChar w:fldCharType="begin"/>
      </w:r>
      <w:r w:rsidR="00205D36">
        <w:rPr>
          <w:rFonts w:ascii="Arial" w:hAnsi="Arial" w:cs="Arial"/>
          <w:sz w:val="22"/>
          <w:szCs w:val="22"/>
        </w:rPr>
        <w:instrText xml:space="preserve"> ADDIN ZOTERO_ITEM CSL_CITATION {"citationID":"7opQ6oZg","properties":{"formattedCitation":"(9)","plainCitation":"(9)","noteIndex":0},"citationItems":[{"id":216,"uris":["http://zotero.org/users/local/hHKggCUl/items/AG3LS9AB"],"itemData":{"id":216,"type":"article-journal","abstract":"Background: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205D36">
        <w:rPr>
          <w:rFonts w:ascii="Arial" w:hAnsi="Arial" w:cs="Arial"/>
          <w:sz w:val="22"/>
          <w:szCs w:val="22"/>
        </w:rPr>
        <w:fldChar w:fldCharType="separate"/>
      </w:r>
      <w:r w:rsidR="00205D36">
        <w:rPr>
          <w:rFonts w:ascii="Arial" w:hAnsi="Arial" w:cs="Arial"/>
          <w:noProof/>
          <w:sz w:val="22"/>
          <w:szCs w:val="22"/>
        </w:rPr>
        <w:t>(9)</w:t>
      </w:r>
      <w:r w:rsidR="00205D36">
        <w:rPr>
          <w:rFonts w:ascii="Arial" w:hAnsi="Arial" w:cs="Arial"/>
          <w:sz w:val="22"/>
          <w:szCs w:val="22"/>
        </w:rPr>
        <w:fldChar w:fldCharType="end"/>
      </w:r>
      <w:r w:rsidRPr="00BC7831">
        <w:rPr>
          <w:rFonts w:ascii="Arial" w:hAnsi="Arial" w:cs="Arial"/>
          <w:sz w:val="22"/>
          <w:szCs w:val="22"/>
        </w:rPr>
        <w:t xml:space="preserve"> </w:t>
      </w:r>
      <w:r w:rsidR="0000570D" w:rsidRPr="00BC7831">
        <w:rPr>
          <w:rFonts w:ascii="Arial" w:hAnsi="Arial" w:cs="Arial"/>
          <w:sz w:val="22"/>
          <w:szCs w:val="22"/>
        </w:rPr>
        <w:t xml:space="preserve">to analyze the </w:t>
      </w:r>
      <w:r w:rsidR="00724CA1" w:rsidRPr="00BC7831">
        <w:rPr>
          <w:rFonts w:ascii="Arial" w:hAnsi="Arial" w:cs="Arial"/>
          <w:sz w:val="22"/>
          <w:szCs w:val="22"/>
        </w:rPr>
        <w:t>association</w:t>
      </w:r>
      <w:r w:rsidR="0000570D" w:rsidRPr="00BC7831">
        <w:rPr>
          <w:rFonts w:ascii="Arial" w:hAnsi="Arial" w:cs="Arial"/>
          <w:sz w:val="22"/>
          <w:szCs w:val="22"/>
        </w:rPr>
        <w:t xml:space="preserve"> between daily county-level power outage </w:t>
      </w:r>
      <w:r w:rsidR="00724CA1" w:rsidRPr="00BC7831">
        <w:rPr>
          <w:rFonts w:ascii="Arial" w:hAnsi="Arial" w:cs="Arial"/>
          <w:sz w:val="22"/>
          <w:szCs w:val="22"/>
        </w:rPr>
        <w:t>exposure and CVD and respiratory hospitalization r</w:t>
      </w:r>
      <w:r w:rsidR="00FE6474" w:rsidRPr="00BC7831">
        <w:rPr>
          <w:rFonts w:ascii="Arial" w:hAnsi="Arial" w:cs="Arial"/>
          <w:sz w:val="22"/>
          <w:szCs w:val="22"/>
        </w:rPr>
        <w:t>ates</w:t>
      </w:r>
      <w:r w:rsidR="003310FF" w:rsidRPr="00BC7831">
        <w:rPr>
          <w:rFonts w:ascii="Arial" w:hAnsi="Arial" w:cs="Arial"/>
          <w:sz w:val="22"/>
          <w:szCs w:val="22"/>
        </w:rPr>
        <w:t xml:space="preserve"> </w:t>
      </w:r>
      <w:r w:rsidR="00D30E56" w:rsidRPr="00BC7831">
        <w:rPr>
          <w:rFonts w:ascii="Arial" w:hAnsi="Arial" w:cs="Arial"/>
          <w:sz w:val="22"/>
          <w:szCs w:val="22"/>
        </w:rPr>
        <w:t>separately in two different models</w:t>
      </w:r>
      <w:r w:rsidR="004C5402" w:rsidRPr="00BC7831">
        <w:rPr>
          <w:rFonts w:ascii="Arial" w:hAnsi="Arial" w:cs="Arial"/>
          <w:sz w:val="22"/>
          <w:szCs w:val="22"/>
        </w:rPr>
        <w:t>. We</w:t>
      </w:r>
      <w:r w:rsidR="00D30E56" w:rsidRPr="00BC7831">
        <w:rPr>
          <w:rFonts w:ascii="Arial" w:hAnsi="Arial" w:cs="Arial"/>
          <w:sz w:val="22"/>
          <w:szCs w:val="22"/>
        </w:rPr>
        <w:t xml:space="preserve"> </w:t>
      </w:r>
      <w:r w:rsidR="00DF6D1C">
        <w:rPr>
          <w:rFonts w:ascii="Arial" w:hAnsi="Arial" w:cs="Arial"/>
          <w:sz w:val="22"/>
          <w:szCs w:val="22"/>
        </w:rPr>
        <w:t xml:space="preserve">used separate models because </w:t>
      </w:r>
      <w:r w:rsidR="000830FA" w:rsidRPr="00BC7831">
        <w:rPr>
          <w:rFonts w:ascii="Arial" w:hAnsi="Arial" w:cs="Arial"/>
          <w:sz w:val="22"/>
          <w:szCs w:val="22"/>
        </w:rPr>
        <w:t>heat, cold</w:t>
      </w:r>
      <w:r w:rsidR="0077242D" w:rsidRPr="00BC7831">
        <w:rPr>
          <w:rFonts w:ascii="Arial" w:hAnsi="Arial" w:cs="Arial"/>
          <w:sz w:val="22"/>
          <w:szCs w:val="22"/>
        </w:rPr>
        <w:t>, loss of power to medical devices,</w:t>
      </w:r>
      <w:r w:rsidR="000830FA" w:rsidRPr="00BC7831">
        <w:rPr>
          <w:rFonts w:ascii="Arial" w:hAnsi="Arial" w:cs="Arial"/>
          <w:sz w:val="22"/>
          <w:szCs w:val="22"/>
        </w:rPr>
        <w:t xml:space="preserve"> and dehydration </w:t>
      </w:r>
      <w:r w:rsidR="00DF6D1C">
        <w:rPr>
          <w:rFonts w:ascii="Arial" w:hAnsi="Arial" w:cs="Arial"/>
          <w:sz w:val="22"/>
          <w:szCs w:val="22"/>
        </w:rPr>
        <w:t>a</w:t>
      </w:r>
      <w:r w:rsidR="000830FA" w:rsidRPr="00BC7831">
        <w:rPr>
          <w:rFonts w:ascii="Arial" w:hAnsi="Arial" w:cs="Arial"/>
          <w:sz w:val="22"/>
          <w:szCs w:val="22"/>
        </w:rPr>
        <w:t>ffect CVD and respiratory disease differently</w:t>
      </w:r>
      <w:r w:rsidR="00DF6D1C">
        <w:rPr>
          <w:rFonts w:ascii="Arial" w:hAnsi="Arial" w:cs="Arial"/>
          <w:sz w:val="22"/>
          <w:szCs w:val="22"/>
        </w:rPr>
        <w:t xml:space="preserve"> </w:t>
      </w:r>
      <w:r w:rsidR="00385BB3">
        <w:rPr>
          <w:rFonts w:ascii="Arial" w:hAnsi="Arial" w:cs="Arial"/>
          <w:sz w:val="22"/>
          <w:szCs w:val="22"/>
        </w:rPr>
        <w:fldChar w:fldCharType="begin"/>
      </w:r>
      <w:r w:rsidR="00385BB3">
        <w:rPr>
          <w:rFonts w:ascii="Arial" w:hAnsi="Arial" w:cs="Arial"/>
          <w:sz w:val="22"/>
          <w:szCs w:val="22"/>
        </w:rPr>
        <w:instrText xml:space="preserve"> ADDIN ZOTERO_ITEM CSL_CITATION {"citationID":"5LvlVl64","properties":{"formattedCitation":"(30\\uc0\\u8211{}32)","plainCitation":"(30–32)","noteIndex":0},"citationItems":[{"id":245,"uris":["http://zotero.org/users/local/hHKggCUl/items/7MGSB3BY"],"itemData":{"id":245,"type":"article-journal","abstract":"Cold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00385BB3">
        <w:rPr>
          <w:rFonts w:ascii="Arial" w:hAnsi="Arial" w:cs="Arial"/>
          <w:sz w:val="22"/>
          <w:szCs w:val="22"/>
        </w:rPr>
        <w:fldChar w:fldCharType="separate"/>
      </w:r>
      <w:r w:rsidR="00385BB3" w:rsidRPr="00385BB3">
        <w:rPr>
          <w:rFonts w:ascii="Arial" w:hAnsi="Arial" w:cs="Arial"/>
          <w:kern w:val="0"/>
          <w:sz w:val="22"/>
          <w:lang w:val="en-US"/>
        </w:rPr>
        <w:t>(30–32)</w:t>
      </w:r>
      <w:r w:rsidR="00385BB3">
        <w:rPr>
          <w:rFonts w:ascii="Arial" w:hAnsi="Arial" w:cs="Arial"/>
          <w:sz w:val="22"/>
          <w:szCs w:val="22"/>
        </w:rPr>
        <w:fldChar w:fldCharType="end"/>
      </w:r>
      <w:r w:rsidR="00DF6D1C">
        <w:rPr>
          <w:rFonts w:ascii="Arial" w:hAnsi="Arial" w:cs="Arial"/>
          <w:sz w:val="22"/>
          <w:szCs w:val="22"/>
        </w:rPr>
        <w:t>.</w:t>
      </w:r>
      <w:r w:rsidR="000830FA" w:rsidRPr="00BC7831">
        <w:rPr>
          <w:rFonts w:ascii="Arial" w:hAnsi="Arial" w:cs="Arial"/>
          <w:sz w:val="22"/>
          <w:szCs w:val="22"/>
        </w:rPr>
        <w:t xml:space="preserve"> </w:t>
      </w:r>
      <w:r w:rsidR="00CA780F" w:rsidRPr="00BC7831">
        <w:rPr>
          <w:rFonts w:ascii="Arial" w:hAnsi="Arial" w:cs="Arial"/>
          <w:sz w:val="22"/>
          <w:szCs w:val="22"/>
        </w:rPr>
        <w:t>W</w:t>
      </w:r>
      <w:r w:rsidR="00685261" w:rsidRPr="00BC7831">
        <w:rPr>
          <w:rFonts w:ascii="Arial" w:hAnsi="Arial" w:cs="Arial"/>
          <w:sz w:val="22"/>
          <w:szCs w:val="22"/>
        </w:rPr>
        <w:t xml:space="preserve">e </w:t>
      </w:r>
      <w:r w:rsidR="008C4EFE" w:rsidRPr="00BC7831">
        <w:rPr>
          <w:rFonts w:ascii="Arial" w:hAnsi="Arial" w:cs="Arial"/>
          <w:sz w:val="22"/>
          <w:szCs w:val="22"/>
        </w:rPr>
        <w:t>selected</w:t>
      </w:r>
      <w:r w:rsidR="009957C7" w:rsidRPr="00BC7831">
        <w:rPr>
          <w:rFonts w:ascii="Arial" w:hAnsi="Arial" w:cs="Arial"/>
          <w:sz w:val="22"/>
          <w:szCs w:val="22"/>
        </w:rPr>
        <w:t xml:space="preserve"> control days </w:t>
      </w:r>
      <w:r w:rsidR="006F343A" w:rsidRPr="00BC7831">
        <w:rPr>
          <w:rFonts w:ascii="Arial" w:hAnsi="Arial" w:cs="Arial"/>
          <w:sz w:val="22"/>
          <w:szCs w:val="22"/>
        </w:rPr>
        <w:t>for</w:t>
      </w:r>
      <w:r w:rsidR="009957C7" w:rsidRPr="00BC7831">
        <w:rPr>
          <w:rFonts w:ascii="Arial" w:hAnsi="Arial" w:cs="Arial"/>
          <w:sz w:val="22"/>
          <w:szCs w:val="22"/>
        </w:rPr>
        <w:t xml:space="preserve"> every county-day with</w:t>
      </w:r>
      <w:r w:rsidR="00DF6D1C">
        <w:rPr>
          <w:rFonts w:ascii="Arial" w:hAnsi="Arial" w:cs="Arial"/>
          <w:sz w:val="22"/>
          <w:szCs w:val="22"/>
        </w:rPr>
        <w:t xml:space="preserve"> a</w:t>
      </w:r>
      <w:r w:rsidR="009957C7" w:rsidRPr="00BC7831">
        <w:rPr>
          <w:rFonts w:ascii="Arial" w:hAnsi="Arial" w:cs="Arial"/>
          <w:sz w:val="22"/>
          <w:szCs w:val="22"/>
        </w:rPr>
        <w:t xml:space="preserve"> non-zero hospitalization count, matching on </w:t>
      </w:r>
      <w:r w:rsidR="00BA1316" w:rsidRPr="00BC7831">
        <w:rPr>
          <w:rFonts w:ascii="Arial" w:hAnsi="Arial" w:cs="Arial"/>
          <w:sz w:val="22"/>
          <w:szCs w:val="22"/>
        </w:rPr>
        <w:t xml:space="preserve">county, </w:t>
      </w:r>
      <w:r w:rsidR="009957C7" w:rsidRPr="00BC7831">
        <w:rPr>
          <w:rFonts w:ascii="Arial" w:hAnsi="Arial" w:cs="Arial"/>
          <w:sz w:val="22"/>
          <w:szCs w:val="22"/>
        </w:rPr>
        <w:t>day of week</w:t>
      </w:r>
      <w:r w:rsidR="00A76EDC" w:rsidRPr="00BC7831">
        <w:rPr>
          <w:rFonts w:ascii="Arial" w:hAnsi="Arial" w:cs="Arial"/>
          <w:sz w:val="22"/>
          <w:szCs w:val="22"/>
        </w:rPr>
        <w:t>,</w:t>
      </w:r>
      <w:r w:rsidR="009957C7" w:rsidRPr="00BC7831">
        <w:rPr>
          <w:rFonts w:ascii="Arial" w:hAnsi="Arial" w:cs="Arial"/>
          <w:sz w:val="22"/>
          <w:szCs w:val="22"/>
        </w:rPr>
        <w:t xml:space="preserve"> and month</w:t>
      </w:r>
      <w:r w:rsidR="000571BA" w:rsidRPr="00BC7831">
        <w:rPr>
          <w:rFonts w:ascii="Arial" w:hAnsi="Arial" w:cs="Arial"/>
          <w:sz w:val="22"/>
          <w:szCs w:val="22"/>
        </w:rPr>
        <w:t xml:space="preserve">. </w:t>
      </w:r>
      <w:r w:rsidR="00F413B0" w:rsidRPr="00BC7831">
        <w:rPr>
          <w:rFonts w:ascii="Arial" w:hAnsi="Arial" w:cs="Arial"/>
          <w:sz w:val="22"/>
          <w:szCs w:val="22"/>
        </w:rPr>
        <w:t>This matching automatically controlled for</w:t>
      </w:r>
      <w:r w:rsidR="00F57588" w:rsidRPr="00BC7831">
        <w:rPr>
          <w:rFonts w:ascii="Arial" w:hAnsi="Arial" w:cs="Arial"/>
          <w:sz w:val="22"/>
          <w:szCs w:val="22"/>
        </w:rPr>
        <w:t xml:space="preserve"> </w:t>
      </w:r>
      <w:r w:rsidR="00DF6D1C">
        <w:rPr>
          <w:rFonts w:ascii="Arial" w:hAnsi="Arial" w:cs="Arial"/>
          <w:sz w:val="22"/>
          <w:szCs w:val="22"/>
        </w:rPr>
        <w:t xml:space="preserve">time-invariant or slowly changing </w:t>
      </w:r>
      <w:r w:rsidR="00F57588" w:rsidRPr="00BC7831">
        <w:rPr>
          <w:rFonts w:ascii="Arial" w:hAnsi="Arial" w:cs="Arial"/>
          <w:sz w:val="22"/>
          <w:szCs w:val="22"/>
        </w:rPr>
        <w:t>confounders</w:t>
      </w:r>
      <w:r w:rsidR="006E6EAD" w:rsidRPr="00BC7831">
        <w:rPr>
          <w:rFonts w:ascii="Arial" w:hAnsi="Arial" w:cs="Arial"/>
          <w:sz w:val="22"/>
          <w:szCs w:val="22"/>
        </w:rPr>
        <w:t xml:space="preserve"> like county-level </w:t>
      </w:r>
      <w:r w:rsidR="00385BB3">
        <w:rPr>
          <w:rFonts w:ascii="Arial" w:hAnsi="Arial" w:cs="Arial"/>
          <w:sz w:val="22"/>
          <w:szCs w:val="22"/>
        </w:rPr>
        <w:t>socioeconomic characteristics</w:t>
      </w:r>
      <w:r w:rsidR="00535DB4" w:rsidRPr="00BC7831">
        <w:rPr>
          <w:rFonts w:ascii="Arial" w:hAnsi="Arial" w:cs="Arial"/>
          <w:sz w:val="22"/>
          <w:szCs w:val="22"/>
        </w:rPr>
        <w:t>,</w:t>
      </w:r>
      <w:r w:rsidR="006E6EAD" w:rsidRPr="00BC7831">
        <w:rPr>
          <w:rFonts w:ascii="Arial" w:hAnsi="Arial" w:cs="Arial"/>
          <w:sz w:val="22"/>
          <w:szCs w:val="22"/>
        </w:rPr>
        <w:t xml:space="preserve"> </w:t>
      </w:r>
      <w:r w:rsidR="00535DB4" w:rsidRPr="00BC7831">
        <w:rPr>
          <w:rFonts w:ascii="Arial" w:hAnsi="Arial" w:cs="Arial"/>
          <w:sz w:val="22"/>
          <w:szCs w:val="22"/>
        </w:rPr>
        <w:t>which</w:t>
      </w:r>
      <w:r w:rsidR="00AF4C8B" w:rsidRPr="00BC7831">
        <w:rPr>
          <w:rFonts w:ascii="Arial" w:hAnsi="Arial" w:cs="Arial"/>
          <w:sz w:val="22"/>
          <w:szCs w:val="22"/>
        </w:rPr>
        <w:t xml:space="preserve"> could affect both hospitalization rates and </w:t>
      </w:r>
      <w:r w:rsidR="005B383A" w:rsidRPr="00BC7831">
        <w:rPr>
          <w:rFonts w:ascii="Arial" w:hAnsi="Arial" w:cs="Arial"/>
          <w:sz w:val="22"/>
          <w:szCs w:val="22"/>
        </w:rPr>
        <w:t>power outage rates</w:t>
      </w:r>
      <w:r w:rsidR="001A5E3E" w:rsidRPr="00BC7831">
        <w:rPr>
          <w:rFonts w:ascii="Arial" w:hAnsi="Arial" w:cs="Arial"/>
          <w:sz w:val="22"/>
          <w:szCs w:val="22"/>
        </w:rPr>
        <w:t xml:space="preserve">, </w:t>
      </w:r>
      <w:r w:rsidR="00DF6D1C">
        <w:rPr>
          <w:rFonts w:ascii="Arial" w:hAnsi="Arial" w:cs="Arial"/>
          <w:sz w:val="22"/>
          <w:szCs w:val="22"/>
        </w:rPr>
        <w:t>as well as</w:t>
      </w:r>
      <w:r w:rsidR="00DF6D1C" w:rsidRPr="00BC7831">
        <w:rPr>
          <w:rFonts w:ascii="Arial" w:hAnsi="Arial" w:cs="Arial"/>
          <w:sz w:val="22"/>
          <w:szCs w:val="22"/>
        </w:rPr>
        <w:t xml:space="preserve"> </w:t>
      </w:r>
      <w:r w:rsidR="006F3450" w:rsidRPr="00BC7831">
        <w:rPr>
          <w:rFonts w:ascii="Arial" w:hAnsi="Arial" w:cs="Arial"/>
          <w:sz w:val="22"/>
          <w:szCs w:val="22"/>
        </w:rPr>
        <w:t xml:space="preserve">seasonal </w:t>
      </w:r>
      <w:r w:rsidR="00072AB8" w:rsidRPr="00BC7831">
        <w:rPr>
          <w:rFonts w:ascii="Arial" w:hAnsi="Arial" w:cs="Arial"/>
          <w:sz w:val="22"/>
          <w:szCs w:val="22"/>
        </w:rPr>
        <w:t>and day</w:t>
      </w:r>
      <w:r w:rsidR="00DF6D1C">
        <w:rPr>
          <w:rFonts w:ascii="Arial" w:hAnsi="Arial" w:cs="Arial"/>
          <w:sz w:val="22"/>
          <w:szCs w:val="22"/>
        </w:rPr>
        <w:t>-</w:t>
      </w:r>
      <w:r w:rsidR="00072AB8" w:rsidRPr="00BC7831">
        <w:rPr>
          <w:rFonts w:ascii="Arial" w:hAnsi="Arial" w:cs="Arial"/>
          <w:sz w:val="22"/>
          <w:szCs w:val="22"/>
        </w:rPr>
        <w:t>of</w:t>
      </w:r>
      <w:r w:rsidR="00DF6D1C">
        <w:rPr>
          <w:rFonts w:ascii="Arial" w:hAnsi="Arial" w:cs="Arial"/>
          <w:sz w:val="22"/>
          <w:szCs w:val="22"/>
        </w:rPr>
        <w:t>-</w:t>
      </w:r>
      <w:r w:rsidR="00072AB8" w:rsidRPr="00BC7831">
        <w:rPr>
          <w:rFonts w:ascii="Arial" w:hAnsi="Arial" w:cs="Arial"/>
          <w:sz w:val="22"/>
          <w:szCs w:val="22"/>
        </w:rPr>
        <w:t xml:space="preserve">week </w:t>
      </w:r>
      <w:r w:rsidR="006F3450" w:rsidRPr="00BC7831">
        <w:rPr>
          <w:rFonts w:ascii="Arial" w:hAnsi="Arial" w:cs="Arial"/>
          <w:sz w:val="22"/>
          <w:szCs w:val="22"/>
        </w:rPr>
        <w:t xml:space="preserve">trends. </w:t>
      </w:r>
    </w:p>
    <w:p w14:paraId="7EEB2CAA" w14:textId="5F1B1CE4" w:rsidR="00D17635" w:rsidRPr="00BC7831" w:rsidDel="00DF6D1C" w:rsidRDefault="00F57108" w:rsidP="001C6B07">
      <w:pPr>
        <w:spacing w:line="480" w:lineRule="auto"/>
        <w:ind w:firstLine="360"/>
        <w:rPr>
          <w:del w:id="18" w:author="Joan Casey" w:date="2025-01-07T19:37:00Z" w16du:dateUtc="2025-01-08T03:37:00Z"/>
          <w:rFonts w:ascii="Arial" w:hAnsi="Arial" w:cs="Arial"/>
          <w:sz w:val="22"/>
          <w:szCs w:val="22"/>
        </w:rPr>
      </w:pPr>
      <w:r w:rsidRPr="00BC7831">
        <w:rPr>
          <w:rFonts w:ascii="Arial" w:hAnsi="Arial" w:cs="Arial"/>
          <w:sz w:val="22"/>
          <w:szCs w:val="22"/>
        </w:rPr>
        <w:t xml:space="preserve">However, this design </w:t>
      </w:r>
      <w:r w:rsidR="00DF6D1C">
        <w:rPr>
          <w:rFonts w:ascii="Arial" w:hAnsi="Arial" w:cs="Arial"/>
          <w:sz w:val="22"/>
          <w:szCs w:val="22"/>
        </w:rPr>
        <w:t>does</w:t>
      </w:r>
      <w:r w:rsidR="00DF6D1C" w:rsidRPr="00BC7831">
        <w:rPr>
          <w:rFonts w:ascii="Arial" w:hAnsi="Arial" w:cs="Arial"/>
          <w:sz w:val="22"/>
          <w:szCs w:val="22"/>
        </w:rPr>
        <w:t xml:space="preserve"> </w:t>
      </w:r>
      <w:r w:rsidRPr="00BC7831">
        <w:rPr>
          <w:rFonts w:ascii="Arial" w:hAnsi="Arial" w:cs="Arial"/>
          <w:sz w:val="22"/>
          <w:szCs w:val="22"/>
        </w:rPr>
        <w:t>not</w:t>
      </w:r>
      <w:r w:rsidR="00C76F46" w:rsidRPr="00BC7831">
        <w:rPr>
          <w:rFonts w:ascii="Arial" w:hAnsi="Arial" w:cs="Arial"/>
          <w:sz w:val="22"/>
          <w:szCs w:val="22"/>
        </w:rPr>
        <w:t xml:space="preserve"> automatically</w:t>
      </w:r>
      <w:r w:rsidRPr="00BC7831">
        <w:rPr>
          <w:rFonts w:ascii="Arial" w:hAnsi="Arial" w:cs="Arial"/>
          <w:sz w:val="22"/>
          <w:szCs w:val="22"/>
        </w:rPr>
        <w:t xml:space="preserve"> control for </w:t>
      </w:r>
      <w:r w:rsidR="00302FCF" w:rsidRPr="00BC7831">
        <w:rPr>
          <w:rFonts w:ascii="Arial" w:hAnsi="Arial" w:cs="Arial"/>
          <w:sz w:val="22"/>
          <w:szCs w:val="22"/>
        </w:rPr>
        <w:t>time-varying confound</w:t>
      </w:r>
      <w:r w:rsidR="00C76F46" w:rsidRPr="00BC7831">
        <w:rPr>
          <w:rFonts w:ascii="Arial" w:hAnsi="Arial" w:cs="Arial"/>
          <w:sz w:val="22"/>
          <w:szCs w:val="22"/>
        </w:rPr>
        <w:t>ers</w:t>
      </w:r>
      <w:r w:rsidR="00B66203" w:rsidRPr="00BC7831">
        <w:rPr>
          <w:rFonts w:ascii="Arial" w:hAnsi="Arial" w:cs="Arial"/>
          <w:sz w:val="22"/>
          <w:szCs w:val="22"/>
        </w:rPr>
        <w:t xml:space="preserve">. </w:t>
      </w:r>
      <w:r w:rsidR="00D17635" w:rsidRPr="00BC7831">
        <w:rPr>
          <w:rFonts w:ascii="Arial" w:hAnsi="Arial" w:cs="Arial"/>
          <w:sz w:val="22"/>
          <w:szCs w:val="22"/>
        </w:rPr>
        <w:t>We controlled for wind speed, temperature, and precipitation, which can all influence both power outage and hospitalization rates. We used daily county-level maximum temperature, average wind speed, and total precipitation measures from gridMET, a dataset of daily high-spatial resolution (~4</w:t>
      </w:r>
      <w:r w:rsidR="00DF6D1C">
        <w:rPr>
          <w:rFonts w:ascii="Arial" w:hAnsi="Arial" w:cs="Arial"/>
          <w:sz w:val="22"/>
          <w:szCs w:val="22"/>
        </w:rPr>
        <w:t xml:space="preserve"> </w:t>
      </w:r>
      <w:r w:rsidR="00D17635" w:rsidRPr="00BC7831">
        <w:rPr>
          <w:rFonts w:ascii="Arial" w:hAnsi="Arial" w:cs="Arial"/>
          <w:sz w:val="22"/>
          <w:szCs w:val="22"/>
        </w:rPr>
        <w:t xml:space="preserve">km, 1/24th degree) surface meteorological </w:t>
      </w:r>
      <w:commentRangeStart w:id="19"/>
      <w:r w:rsidR="00D17635" w:rsidRPr="00BC7831">
        <w:rPr>
          <w:rFonts w:ascii="Arial" w:hAnsi="Arial" w:cs="Arial"/>
          <w:sz w:val="22"/>
          <w:szCs w:val="22"/>
        </w:rPr>
        <w:t>data</w:t>
      </w:r>
      <w:commentRangeEnd w:id="19"/>
      <w:r w:rsidR="00DF6D1C">
        <w:rPr>
          <w:rStyle w:val="CommentReference"/>
        </w:rPr>
        <w:commentReference w:id="19"/>
      </w:r>
      <w:r w:rsidR="00CA54C7">
        <w:rPr>
          <w:rFonts w:ascii="Arial" w:hAnsi="Arial" w:cs="Arial"/>
          <w:sz w:val="22"/>
          <w:szCs w:val="22"/>
        </w:rPr>
        <w:t xml:space="preserve"> </w:t>
      </w:r>
      <w:r w:rsidR="0008219F">
        <w:rPr>
          <w:rFonts w:ascii="Arial" w:hAnsi="Arial" w:cs="Arial"/>
          <w:sz w:val="22"/>
          <w:szCs w:val="22"/>
        </w:rPr>
        <w:fldChar w:fldCharType="begin"/>
      </w:r>
      <w:r w:rsidR="0008219F">
        <w:rPr>
          <w:rFonts w:ascii="Arial" w:hAnsi="Arial" w:cs="Arial"/>
          <w:sz w:val="22"/>
          <w:szCs w:val="22"/>
        </w:rPr>
        <w:instrText xml:space="preserve"> ADDIN ZOTERO_ITEM CSL_CITATION {"citationID":"anMHlWK4","properties":{"formattedCitation":"(33)","plainCitation":"(33)","noteIndex":0},"citationItems":[{"id":257,"uris":["http://zotero.org/users/local/hHKggCUl/items/P8C49KHT"],"itemData":{"id":257,"type":"article-journal","abstract":"Abstract\n            Landscape</w:instrText>
      </w:r>
      <w:r w:rsidR="0008219F">
        <w:rPr>
          <w:rFonts w:ascii="Cambria Math" w:hAnsi="Cambria Math" w:cs="Cambria Math"/>
          <w:sz w:val="22"/>
          <w:szCs w:val="22"/>
        </w:rPr>
        <w:instrText>‐</w:instrText>
      </w:r>
      <w:r w:rsidR="0008219F">
        <w:rPr>
          <w:rFonts w:ascii="Arial" w:hAnsi="Arial" w:cs="Arial"/>
          <w:sz w:val="22"/>
          <w:szCs w:val="22"/>
        </w:rPr>
        <w:instrText>scale ecological modelling has been hindered by suitable high</w:instrText>
      </w:r>
      <w:r w:rsidR="0008219F">
        <w:rPr>
          <w:rFonts w:ascii="Cambria Math" w:hAnsi="Cambria Math" w:cs="Cambria Math"/>
          <w:sz w:val="22"/>
          <w:szCs w:val="22"/>
        </w:rPr>
        <w:instrText>‐</w:instrText>
      </w:r>
      <w:r w:rsidR="0008219F">
        <w:rPr>
          <w:rFonts w:ascii="Arial" w:hAnsi="Arial" w:cs="Arial"/>
          <w:sz w:val="22"/>
          <w:szCs w:val="22"/>
        </w:rPr>
        <w:instrText>resolution surface meteorological datasets. To overcome these limitations, desirable spatial attributes of gridded climate data are combined with desirable temporal attributes of regional</w:instrText>
      </w:r>
      <w:r w:rsidR="0008219F">
        <w:rPr>
          <w:rFonts w:ascii="Cambria Math" w:hAnsi="Cambria Math" w:cs="Cambria Math"/>
          <w:sz w:val="22"/>
          <w:szCs w:val="22"/>
        </w:rPr>
        <w:instrText>‐</w:instrText>
      </w:r>
      <w:r w:rsidR="0008219F">
        <w:rPr>
          <w:rFonts w:ascii="Arial" w:hAnsi="Arial" w:cs="Arial"/>
          <w:sz w:val="22"/>
          <w:szCs w:val="22"/>
        </w:rPr>
        <w:instrText>scale reanalysis and daily gauge</w:instrText>
      </w:r>
      <w:r w:rsidR="0008219F">
        <w:rPr>
          <w:rFonts w:ascii="Cambria Math" w:hAnsi="Cambria Math" w:cs="Cambria Math"/>
          <w:sz w:val="22"/>
          <w:szCs w:val="22"/>
        </w:rPr>
        <w:instrText>‐</w:instrText>
      </w:r>
      <w:r w:rsidR="0008219F">
        <w:rPr>
          <w:rFonts w:ascii="Arial" w:hAnsi="Arial" w:cs="Arial"/>
          <w:sz w:val="22"/>
          <w:szCs w:val="22"/>
        </w:rPr>
        <w:instrText>based precipitation to derive a spatially and temporally complete, high</w:instrText>
      </w:r>
      <w:r w:rsidR="0008219F">
        <w:rPr>
          <w:rFonts w:ascii="Cambria Math" w:hAnsi="Cambria Math" w:cs="Cambria Math"/>
          <w:sz w:val="22"/>
          <w:szCs w:val="22"/>
        </w:rPr>
        <w:instrText>‐</w:instrText>
      </w:r>
      <w:r w:rsidR="0008219F">
        <w:rPr>
          <w:rFonts w:ascii="Arial" w:hAnsi="Arial" w:cs="Arial"/>
          <w:sz w:val="22"/>
          <w:szCs w:val="22"/>
        </w:rPr>
        <w:instrText>resolution (4</w:instrText>
      </w:r>
      <w:r w:rsidR="0008219F">
        <w:rPr>
          <w:rFonts w:ascii="Cambria Math" w:hAnsi="Cambria Math" w:cs="Cambria Math"/>
          <w:sz w:val="22"/>
          <w:szCs w:val="22"/>
        </w:rPr>
        <w:instrText>‐</w:instrText>
      </w:r>
      <w:r w:rsidR="0008219F">
        <w:rPr>
          <w:rFonts w:ascii="Arial" w:hAnsi="Arial" w:cs="Arial"/>
          <w:sz w:val="22"/>
          <w:szCs w:val="22"/>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08219F">
        <w:rPr>
          <w:rFonts w:ascii="Cambria Math" w:hAnsi="Cambria Math" w:cs="Cambria Math"/>
          <w:sz w:val="22"/>
          <w:szCs w:val="22"/>
        </w:rPr>
        <w:instrText>‐</w:instrText>
      </w:r>
      <w:r w:rsidR="0008219F">
        <w:rPr>
          <w:rFonts w:ascii="Arial" w:hAnsi="Arial" w:cs="Arial"/>
          <w:sz w:val="22"/>
          <w:szCs w:val="22"/>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0008219F">
        <w:rPr>
          <w:rFonts w:ascii="Arial" w:hAnsi="Arial" w:cs="Arial"/>
          <w:sz w:val="22"/>
          <w:szCs w:val="22"/>
        </w:rPr>
        <w:fldChar w:fldCharType="separate"/>
      </w:r>
      <w:r w:rsidR="0008219F">
        <w:rPr>
          <w:rFonts w:ascii="Arial" w:hAnsi="Arial" w:cs="Arial"/>
          <w:noProof/>
          <w:sz w:val="22"/>
          <w:szCs w:val="22"/>
        </w:rPr>
        <w:t>(33)</w:t>
      </w:r>
      <w:r w:rsidR="0008219F">
        <w:rPr>
          <w:rFonts w:ascii="Arial" w:hAnsi="Arial" w:cs="Arial"/>
          <w:sz w:val="22"/>
          <w:szCs w:val="22"/>
        </w:rPr>
        <w:fldChar w:fldCharType="end"/>
      </w:r>
      <w:r w:rsidR="00D17635" w:rsidRPr="00BC7831">
        <w:rPr>
          <w:rFonts w:ascii="Arial" w:hAnsi="Arial" w:cs="Arial"/>
          <w:sz w:val="22"/>
          <w:szCs w:val="22"/>
        </w:rPr>
        <w:t>. We included</w:t>
      </w:r>
      <w:r w:rsidR="00DF6D1C">
        <w:rPr>
          <w:rFonts w:ascii="Arial" w:hAnsi="Arial" w:cs="Arial"/>
          <w:sz w:val="22"/>
          <w:szCs w:val="22"/>
        </w:rPr>
        <w:t xml:space="preserve"> </w:t>
      </w:r>
      <w:del w:id="20" w:author="Joan Casey" w:date="2025-01-07T19:37:00Z" w16du:dateUtc="2025-01-08T03:37:00Z">
        <w:r w:rsidR="00D17635" w:rsidRPr="00BC7831" w:rsidDel="00DF6D1C">
          <w:rPr>
            <w:rFonts w:ascii="Arial" w:hAnsi="Arial" w:cs="Arial"/>
            <w:sz w:val="22"/>
            <w:szCs w:val="22"/>
          </w:rPr>
          <w:delText xml:space="preserve"> </w:delText>
        </w:r>
      </w:del>
      <w:r w:rsidR="00D17635" w:rsidRPr="00BC7831">
        <w:rPr>
          <w:rFonts w:ascii="Arial" w:hAnsi="Arial" w:cs="Arial"/>
          <w:sz w:val="22"/>
          <w:szCs w:val="22"/>
        </w:rPr>
        <w:t xml:space="preserve">maximum temperature flexibly in our models as a natural spline with 3 degrees of freedom. </w:t>
      </w:r>
    </w:p>
    <w:p w14:paraId="7DB684FE" w14:textId="3A542671" w:rsidR="00D148E0" w:rsidRPr="00BC7831" w:rsidRDefault="00D17635" w:rsidP="00DF6D1C">
      <w:pPr>
        <w:spacing w:line="480" w:lineRule="auto"/>
        <w:ind w:firstLine="360"/>
        <w:rPr>
          <w:rFonts w:ascii="Arial" w:hAnsi="Arial" w:cs="Arial"/>
          <w:sz w:val="22"/>
          <w:szCs w:val="22"/>
        </w:rPr>
      </w:pPr>
      <w:r w:rsidRPr="00BC7831">
        <w:rPr>
          <w:rFonts w:ascii="Arial" w:hAnsi="Arial" w:cs="Arial"/>
          <w:sz w:val="22"/>
          <w:szCs w:val="22"/>
        </w:rPr>
        <w:t xml:space="preserve">To determine how flexibly to control for wind speed and precipitation, we removed power outage exposure from models and modelled only the relationships between precipitation, wind speed, and CVD and respiratory hospitalization rates separately. We ran several test models with splines on precipitation and wind speed with varying degrees of flexibility (linear, and 2-4 degrees of freedom), and tested model fit using qAICs. We controlled for these confounders in main </w:t>
      </w:r>
      <w:r w:rsidRPr="00BC7831">
        <w:rPr>
          <w:rFonts w:ascii="Arial" w:hAnsi="Arial" w:cs="Arial"/>
          <w:sz w:val="22"/>
          <w:szCs w:val="22"/>
        </w:rPr>
        <w:lastRenderedPageBreak/>
        <w:t xml:space="preserve">models with the degree of flexibility that resulted in the best test model fit. In models with the outcome of respiratory hospitalizations, we controlled for precipitation linearly, and in models for CVD outcomes, with 2 degrees of freedom. Wind speed was modeled with 3 degrees of freedom across outcomes. </w:t>
      </w:r>
    </w:p>
    <w:p w14:paraId="04BEC167" w14:textId="0774DB9B" w:rsidR="007224A4" w:rsidRDefault="00805C0E" w:rsidP="001C6B07">
      <w:pPr>
        <w:spacing w:line="480" w:lineRule="auto"/>
        <w:ind w:firstLine="360"/>
        <w:rPr>
          <w:ins w:id="21" w:author="Joan Casey" w:date="2025-01-07T13:47:00Z" w16du:dateUtc="2025-01-07T21:47:00Z"/>
          <w:rFonts w:ascii="Arial" w:hAnsi="Arial" w:cs="Arial"/>
          <w:sz w:val="22"/>
          <w:szCs w:val="22"/>
        </w:rPr>
      </w:pPr>
      <w:r w:rsidRPr="00BC7831">
        <w:rPr>
          <w:rFonts w:ascii="Arial" w:hAnsi="Arial" w:cs="Arial"/>
          <w:sz w:val="22"/>
          <w:szCs w:val="22"/>
        </w:rPr>
        <w:t xml:space="preserve">We hypothesized that there would be lagged effects of power outage on </w:t>
      </w:r>
      <w:del w:id="22" w:author="Joan Casey" w:date="2025-01-07T19:38:00Z" w16du:dateUtc="2025-01-08T03:38:00Z">
        <w:r w:rsidRPr="00BC7831" w:rsidDel="00DF6D1C">
          <w:rPr>
            <w:rFonts w:ascii="Arial" w:hAnsi="Arial" w:cs="Arial"/>
            <w:sz w:val="22"/>
            <w:szCs w:val="22"/>
          </w:rPr>
          <w:delText xml:space="preserve">both </w:delText>
        </w:r>
      </w:del>
      <w:r w:rsidRPr="00BC7831">
        <w:rPr>
          <w:rFonts w:ascii="Arial" w:hAnsi="Arial" w:cs="Arial"/>
          <w:sz w:val="22"/>
          <w:szCs w:val="22"/>
        </w:rPr>
        <w:t xml:space="preserve">CVD and respiratory </w:t>
      </w:r>
      <w:r w:rsidR="005706D1" w:rsidRPr="00BC7831">
        <w:rPr>
          <w:rFonts w:ascii="Arial" w:hAnsi="Arial" w:cs="Arial"/>
          <w:sz w:val="22"/>
          <w:szCs w:val="22"/>
        </w:rPr>
        <w:t>hospitalizations</w:t>
      </w:r>
      <w:r w:rsidR="00C2678F" w:rsidRPr="00BC7831">
        <w:rPr>
          <w:rFonts w:ascii="Arial" w:hAnsi="Arial" w:cs="Arial"/>
          <w:sz w:val="22"/>
          <w:szCs w:val="22"/>
        </w:rPr>
        <w:t xml:space="preserve">. </w:t>
      </w:r>
      <w:r w:rsidR="00B15544" w:rsidRPr="00BC7831">
        <w:rPr>
          <w:rFonts w:ascii="Arial" w:hAnsi="Arial" w:cs="Arial"/>
          <w:sz w:val="22"/>
          <w:szCs w:val="22"/>
        </w:rPr>
        <w:t>Power outage exposure was moderately autocorrelated (</w:t>
      </w:r>
      <m:oMath>
        <m:r>
          <w:ins w:id="23" w:author="Joan Casey" w:date="2025-01-07T19:38:00Z" w16du:dateUtc="2025-01-08T03:38:00Z">
            <w:rPr>
              <w:rFonts w:ascii="Cambria Math" w:hAnsi="Cambria Math" w:cs="Arial"/>
              <w:sz w:val="22"/>
              <w:szCs w:val="22"/>
            </w:rPr>
            <m:t>ρ</m:t>
          </w:ins>
        </m:r>
      </m:oMath>
      <w:del w:id="24" w:author="Joan Casey" w:date="2025-01-07T19:38:00Z" w16du:dateUtc="2025-01-08T03:38:00Z">
        <w:r w:rsidR="00B15544" w:rsidRPr="00BC7831" w:rsidDel="00DF6D1C">
          <w:rPr>
            <w:rFonts w:ascii="Arial" w:hAnsi="Arial" w:cs="Arial"/>
            <w:sz w:val="22"/>
            <w:szCs w:val="22"/>
          </w:rPr>
          <w:delText>R</w:delText>
        </w:r>
      </w:del>
      <w:r w:rsidR="00B15544" w:rsidRPr="00BC7831">
        <w:rPr>
          <w:rFonts w:ascii="Arial" w:hAnsi="Arial" w:cs="Arial"/>
          <w:sz w:val="22"/>
          <w:szCs w:val="22"/>
        </w:rPr>
        <w:t xml:space="preserve"> = 0.2)</w:t>
      </w:r>
      <w:r w:rsidR="00843736" w:rsidRPr="00BC7831">
        <w:rPr>
          <w:rFonts w:ascii="Arial" w:hAnsi="Arial" w:cs="Arial"/>
          <w:sz w:val="22"/>
          <w:szCs w:val="22"/>
        </w:rPr>
        <w:t>.</w:t>
      </w:r>
      <w:r w:rsidR="00173727" w:rsidRPr="00BC7831">
        <w:rPr>
          <w:rFonts w:ascii="Arial" w:hAnsi="Arial" w:cs="Arial"/>
          <w:sz w:val="22"/>
          <w:szCs w:val="22"/>
        </w:rPr>
        <w:t xml:space="preserve"> We included lags up to 6 days after power outage exposure</w:t>
      </w:r>
      <w:del w:id="25" w:author="Joan Casey" w:date="2025-01-07T19:38:00Z" w16du:dateUtc="2025-01-08T03:38:00Z">
        <w:r w:rsidR="00173727" w:rsidRPr="00BC7831" w:rsidDel="00DF6D1C">
          <w:rPr>
            <w:rFonts w:ascii="Arial" w:hAnsi="Arial" w:cs="Arial"/>
            <w:sz w:val="22"/>
            <w:szCs w:val="22"/>
          </w:rPr>
          <w:delText>,</w:delText>
        </w:r>
      </w:del>
      <w:r w:rsidR="00173727" w:rsidRPr="00BC7831">
        <w:rPr>
          <w:rFonts w:ascii="Arial" w:hAnsi="Arial" w:cs="Arial"/>
          <w:sz w:val="22"/>
          <w:szCs w:val="22"/>
        </w:rPr>
        <w:t xml:space="preserve"> and constrained these </w:t>
      </w:r>
      <w:commentRangeStart w:id="26"/>
      <w:r w:rsidR="00173727" w:rsidRPr="00BC7831">
        <w:rPr>
          <w:rFonts w:ascii="Arial" w:hAnsi="Arial" w:cs="Arial"/>
          <w:sz w:val="22"/>
          <w:szCs w:val="22"/>
        </w:rPr>
        <w:t>lags</w:t>
      </w:r>
      <w:commentRangeEnd w:id="26"/>
      <w:r w:rsidR="00DF6D1C">
        <w:rPr>
          <w:rStyle w:val="CommentReference"/>
        </w:rPr>
        <w:commentReference w:id="26"/>
      </w:r>
      <w:r w:rsidR="00173727" w:rsidRPr="00BC7831">
        <w:rPr>
          <w:rFonts w:ascii="Arial" w:hAnsi="Arial" w:cs="Arial"/>
          <w:sz w:val="22"/>
          <w:szCs w:val="22"/>
        </w:rPr>
        <w:t xml:space="preserve">. </w:t>
      </w:r>
      <w:r w:rsidR="005C0CA0" w:rsidRPr="00BC7831">
        <w:rPr>
          <w:rFonts w:ascii="Arial" w:hAnsi="Arial" w:cs="Arial"/>
          <w:sz w:val="22"/>
          <w:szCs w:val="22"/>
        </w:rPr>
        <w:t xml:space="preserve">We tested </w:t>
      </w:r>
      <w:r w:rsidR="00247A97" w:rsidRPr="00BC7831">
        <w:rPr>
          <w:rFonts w:ascii="Arial" w:hAnsi="Arial" w:cs="Arial"/>
          <w:sz w:val="22"/>
          <w:szCs w:val="22"/>
        </w:rPr>
        <w:t>3-5 degrees of freedom on the lag dimension</w:t>
      </w:r>
      <w:del w:id="27" w:author="Joan Casey" w:date="2025-01-07T19:39:00Z" w16du:dateUtc="2025-01-08T03:39:00Z">
        <w:r w:rsidR="00247A97" w:rsidRPr="00BC7831" w:rsidDel="00DF6D1C">
          <w:rPr>
            <w:rFonts w:ascii="Arial" w:hAnsi="Arial" w:cs="Arial"/>
            <w:sz w:val="22"/>
            <w:szCs w:val="22"/>
          </w:rPr>
          <w:delText>,</w:delText>
        </w:r>
      </w:del>
      <w:r w:rsidR="00247A97" w:rsidRPr="00BC7831">
        <w:rPr>
          <w:rFonts w:ascii="Arial" w:hAnsi="Arial" w:cs="Arial"/>
          <w:sz w:val="22"/>
          <w:szCs w:val="22"/>
        </w:rPr>
        <w:t xml:space="preserve"> </w:t>
      </w:r>
      <w:r w:rsidR="00796B80" w:rsidRPr="00BC7831">
        <w:rPr>
          <w:rFonts w:ascii="Arial" w:hAnsi="Arial" w:cs="Arial"/>
          <w:sz w:val="22"/>
          <w:szCs w:val="22"/>
        </w:rPr>
        <w:t xml:space="preserve">since &gt;5 degrees of freedom seemed </w:t>
      </w:r>
      <w:r w:rsidR="00922CC6" w:rsidRPr="00BC7831">
        <w:rPr>
          <w:rFonts w:ascii="Arial" w:hAnsi="Arial" w:cs="Arial"/>
          <w:sz w:val="22"/>
          <w:szCs w:val="22"/>
        </w:rPr>
        <w:t>biologically</w:t>
      </w:r>
      <w:r w:rsidR="00796B80" w:rsidRPr="00BC7831">
        <w:rPr>
          <w:rFonts w:ascii="Arial" w:hAnsi="Arial" w:cs="Arial"/>
          <w:sz w:val="22"/>
          <w:szCs w:val="22"/>
        </w:rPr>
        <w:t xml:space="preserve"> implausible. </w:t>
      </w:r>
      <w:r w:rsidR="00670AA4" w:rsidRPr="00BC7831">
        <w:rPr>
          <w:rFonts w:ascii="Arial" w:hAnsi="Arial" w:cs="Arial"/>
          <w:sz w:val="22"/>
          <w:szCs w:val="22"/>
        </w:rPr>
        <w:t xml:space="preserve">We </w:t>
      </w:r>
      <w:r w:rsidR="00247A97" w:rsidRPr="00BC7831">
        <w:rPr>
          <w:rFonts w:ascii="Arial" w:hAnsi="Arial" w:cs="Arial"/>
          <w:sz w:val="22"/>
          <w:szCs w:val="22"/>
        </w:rPr>
        <w:t>compar</w:t>
      </w:r>
      <w:r w:rsidR="00670AA4" w:rsidRPr="00BC7831">
        <w:rPr>
          <w:rFonts w:ascii="Arial" w:hAnsi="Arial" w:cs="Arial"/>
          <w:sz w:val="22"/>
          <w:szCs w:val="22"/>
        </w:rPr>
        <w:t>ed</w:t>
      </w:r>
      <w:r w:rsidR="00247A97" w:rsidRPr="00BC7831">
        <w:rPr>
          <w:rFonts w:ascii="Arial" w:hAnsi="Arial" w:cs="Arial"/>
          <w:sz w:val="22"/>
          <w:szCs w:val="22"/>
        </w:rPr>
        <w:t xml:space="preserve"> model fit using</w:t>
      </w:r>
      <w:r w:rsidR="009B1B5D" w:rsidRPr="00BC7831">
        <w:rPr>
          <w:rFonts w:ascii="Arial" w:hAnsi="Arial" w:cs="Arial"/>
          <w:sz w:val="22"/>
          <w:szCs w:val="22"/>
        </w:rPr>
        <w:t xml:space="preserve"> qAICs</w:t>
      </w:r>
      <w:r w:rsidR="00102BF7" w:rsidRPr="00BC7831">
        <w:rPr>
          <w:rFonts w:ascii="Arial" w:hAnsi="Arial" w:cs="Arial"/>
          <w:sz w:val="22"/>
          <w:szCs w:val="22"/>
        </w:rPr>
        <w:t xml:space="preserve">, finding that </w:t>
      </w:r>
      <w:r w:rsidR="00FA1CB0" w:rsidRPr="00BC7831">
        <w:rPr>
          <w:rFonts w:ascii="Arial" w:hAnsi="Arial" w:cs="Arial"/>
          <w:sz w:val="22"/>
          <w:szCs w:val="22"/>
        </w:rPr>
        <w:t xml:space="preserve">for CVD outcomes, 5 degrees of freedom </w:t>
      </w:r>
      <w:r w:rsidR="009E3152" w:rsidRPr="00BC7831">
        <w:rPr>
          <w:rFonts w:ascii="Arial" w:hAnsi="Arial" w:cs="Arial"/>
          <w:sz w:val="22"/>
          <w:szCs w:val="22"/>
        </w:rPr>
        <w:t xml:space="preserve">across the lag dimension </w:t>
      </w:r>
      <w:r w:rsidR="00FA1CB0" w:rsidRPr="00BC7831">
        <w:rPr>
          <w:rFonts w:ascii="Arial" w:hAnsi="Arial" w:cs="Arial"/>
          <w:sz w:val="22"/>
          <w:szCs w:val="22"/>
        </w:rPr>
        <w:t xml:space="preserve">produced the best model fit, and 3 degrees of freedom </w:t>
      </w:r>
      <w:del w:id="28" w:author="Joan Casey" w:date="2025-01-07T19:39:00Z" w16du:dateUtc="2025-01-08T03:39:00Z">
        <w:r w:rsidR="00FA1CB0" w:rsidRPr="00BC7831" w:rsidDel="00DF6D1C">
          <w:rPr>
            <w:rFonts w:ascii="Arial" w:hAnsi="Arial" w:cs="Arial"/>
            <w:sz w:val="22"/>
            <w:szCs w:val="22"/>
          </w:rPr>
          <w:delText xml:space="preserve">was appropriate </w:delText>
        </w:r>
      </w:del>
      <w:r w:rsidR="00FA1CB0" w:rsidRPr="00BC7831">
        <w:rPr>
          <w:rFonts w:ascii="Arial" w:hAnsi="Arial" w:cs="Arial"/>
          <w:sz w:val="22"/>
          <w:szCs w:val="22"/>
        </w:rPr>
        <w:t xml:space="preserve">for respiratory outcomes. </w:t>
      </w:r>
    </w:p>
    <w:p w14:paraId="4DC8D9E9" w14:textId="5FEB3CAF" w:rsidR="00D93CE7" w:rsidRDefault="00D93CE7" w:rsidP="00D93CE7">
      <w:pPr>
        <w:spacing w:line="480" w:lineRule="auto"/>
        <w:ind w:firstLine="360"/>
        <w:rPr>
          <w:ins w:id="29" w:author="Joan Casey" w:date="2025-01-07T20:08:00Z" w16du:dateUtc="2025-01-08T04:08:00Z"/>
          <w:rFonts w:ascii="Arial" w:hAnsi="Arial" w:cs="Arial"/>
          <w:sz w:val="22"/>
          <w:szCs w:val="22"/>
        </w:rPr>
      </w:pPr>
      <w:ins w:id="30" w:author="Joan Casey" w:date="2025-01-07T13:47:00Z" w16du:dateUtc="2025-01-07T21:47:00Z">
        <w:r w:rsidRPr="00BC7831">
          <w:rPr>
            <w:rFonts w:ascii="Arial" w:hAnsi="Arial" w:cs="Arial"/>
            <w:sz w:val="22"/>
            <w:szCs w:val="22"/>
          </w:rPr>
          <w:t xml:space="preserve">We conducted secondary analyses for power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5% of county customers</w:t>
        </w:r>
        <w:r>
          <w:rPr>
            <w:rFonts w:ascii="Arial" w:hAnsi="Arial" w:cs="Arial"/>
            <w:sz w:val="22"/>
            <w:szCs w:val="22"/>
          </w:rPr>
          <w:t xml:space="preserve">, rather than </w:t>
        </w:r>
        <w:r w:rsidRPr="00BC7831">
          <w:rPr>
            <w:rFonts w:ascii="Arial" w:eastAsia="Garamond" w:hAnsi="Arial" w:cs="Arial"/>
          </w:rPr>
          <w:t>≥</w:t>
        </w:r>
        <w:r>
          <w:rPr>
            <w:rFonts w:ascii="Arial" w:hAnsi="Arial" w:cs="Arial"/>
            <w:sz w:val="22"/>
            <w:szCs w:val="22"/>
          </w:rPr>
          <w:t>1</w:t>
        </w:r>
        <w:r w:rsidRPr="00BC7831">
          <w:rPr>
            <w:rFonts w:ascii="Arial" w:hAnsi="Arial" w:cs="Arial"/>
            <w:sz w:val="22"/>
            <w:szCs w:val="22"/>
          </w:rPr>
          <w:t>%</w:t>
        </w:r>
        <w:r>
          <w:rPr>
            <w:rFonts w:ascii="Arial" w:hAnsi="Arial" w:cs="Arial"/>
            <w:sz w:val="22"/>
            <w:szCs w:val="22"/>
          </w:rPr>
          <w:t>,</w:t>
        </w:r>
        <w:r w:rsidRPr="00BC7831">
          <w:rPr>
            <w:rFonts w:ascii="Arial" w:hAnsi="Arial" w:cs="Arial"/>
            <w:sz w:val="22"/>
            <w:szCs w:val="22"/>
          </w:rPr>
          <w:t xml:space="preserve"> to evaluate the impacts of larger, rare outages, during which we hypothesized stronger health effects.</w:t>
        </w:r>
      </w:ins>
    </w:p>
    <w:p w14:paraId="0AAD0985" w14:textId="25B4F3CE" w:rsidR="00F40601" w:rsidRPr="00BC7831" w:rsidRDefault="00F40601">
      <w:pPr>
        <w:spacing w:line="480" w:lineRule="auto"/>
        <w:ind w:firstLine="360"/>
        <w:rPr>
          <w:ins w:id="31" w:author="Joan Casey" w:date="2025-01-07T20:08:00Z" w16du:dateUtc="2025-01-08T04:08:00Z"/>
          <w:rFonts w:ascii="Arial" w:hAnsi="Arial" w:cs="Arial"/>
          <w:sz w:val="22"/>
          <w:szCs w:val="22"/>
        </w:rPr>
        <w:pPrChange w:id="32" w:author="Joan Casey" w:date="2025-01-07T20:08:00Z" w16du:dateUtc="2025-01-08T04:08:00Z">
          <w:pPr>
            <w:spacing w:line="480" w:lineRule="auto"/>
            <w:ind w:firstLine="720"/>
          </w:pPr>
        </w:pPrChange>
      </w:pPr>
      <w:ins w:id="33" w:author="Joan Casey" w:date="2025-01-07T20:08:00Z" w16du:dateUtc="2025-01-08T04:08:00Z">
        <w:r>
          <w:rPr>
            <w:rFonts w:ascii="Arial" w:hAnsi="Arial" w:cs="Arial"/>
            <w:sz w:val="22"/>
            <w:szCs w:val="22"/>
          </w:rPr>
          <w:t xml:space="preserve">In another secondary </w:t>
        </w:r>
      </w:ins>
      <w:ins w:id="34" w:author="Joan Casey" w:date="2025-01-07T20:09:00Z" w16du:dateUtc="2025-01-08T04:09:00Z">
        <w:r>
          <w:rPr>
            <w:rFonts w:ascii="Arial" w:hAnsi="Arial" w:cs="Arial"/>
            <w:sz w:val="22"/>
            <w:szCs w:val="22"/>
          </w:rPr>
          <w:t>analysis</w:t>
        </w:r>
      </w:ins>
      <w:ins w:id="35" w:author="Joan Casey" w:date="2025-01-07T20:08:00Z" w16du:dateUtc="2025-01-08T04:08:00Z">
        <w:r>
          <w:rPr>
            <w:rFonts w:ascii="Arial" w:hAnsi="Arial" w:cs="Arial"/>
            <w:sz w:val="22"/>
            <w:szCs w:val="22"/>
          </w:rPr>
          <w:t>, w</w:t>
        </w:r>
        <w:r w:rsidRPr="00BC7831">
          <w:rPr>
            <w:rFonts w:ascii="Arial" w:hAnsi="Arial" w:cs="Arial"/>
            <w:sz w:val="22"/>
            <w:szCs w:val="22"/>
          </w:rPr>
          <w:t xml:space="preserve">e used distributed non-linear lag terms in the conditional Poisson model to determine the relationship between continuous daily county-level number of hours without power and hospitalization rates and to test for possible threshold effects. </w:t>
        </w:r>
      </w:ins>
    </w:p>
    <w:p w14:paraId="53C6ABD1" w14:textId="4AA42CD3" w:rsidR="00F40601" w:rsidRPr="00BC7831" w:rsidRDefault="00F40601" w:rsidP="00F40601">
      <w:pPr>
        <w:spacing w:line="480" w:lineRule="auto"/>
        <w:ind w:firstLine="360"/>
        <w:rPr>
          <w:rFonts w:ascii="Arial" w:hAnsi="Arial" w:cs="Arial"/>
          <w:sz w:val="22"/>
          <w:szCs w:val="22"/>
        </w:rPr>
      </w:pPr>
      <w:ins w:id="36" w:author="Joan Casey" w:date="2025-01-07T20:08:00Z" w16du:dateUtc="2025-01-08T04:08:00Z">
        <w:r w:rsidRPr="00BC7831">
          <w:rPr>
            <w:rFonts w:ascii="Arial" w:hAnsi="Arial" w:cs="Arial"/>
            <w:sz w:val="22"/>
            <w:szCs w:val="22"/>
          </w:rPr>
          <w:t xml:space="preserve">We used qAICs to find the best-fitting model among eight models. We varied two parameters: we either modeled the exposure-response function as linear or with a natural spline with 3 degrees of freedom, and we also tested 3-6 degrees of freedom on the lag dimension. </w:t>
        </w:r>
      </w:ins>
    </w:p>
    <w:p w14:paraId="494CB4A1" w14:textId="77777777" w:rsidR="00A535AD" w:rsidRPr="00BC7831" w:rsidRDefault="00A535AD" w:rsidP="001C6B07">
      <w:pPr>
        <w:spacing w:line="480" w:lineRule="auto"/>
        <w:ind w:firstLine="360"/>
        <w:rPr>
          <w:rFonts w:ascii="Arial" w:hAnsi="Arial" w:cs="Arial"/>
          <w:sz w:val="22"/>
          <w:szCs w:val="22"/>
        </w:rPr>
      </w:pPr>
    </w:p>
    <w:p w14:paraId="250E485D" w14:textId="78F057CE" w:rsidR="007224A4" w:rsidRPr="00BC7831" w:rsidRDefault="00856A65" w:rsidP="001C6B07">
      <w:pPr>
        <w:spacing w:line="480" w:lineRule="auto"/>
        <w:rPr>
          <w:rFonts w:ascii="Arial" w:hAnsi="Arial" w:cs="Arial"/>
          <w:b/>
          <w:bCs/>
        </w:rPr>
      </w:pPr>
      <w:r w:rsidRPr="00BC7831">
        <w:rPr>
          <w:rFonts w:ascii="Arial" w:hAnsi="Arial" w:cs="Arial"/>
          <w:b/>
          <w:bCs/>
        </w:rPr>
        <w:t>Testing for e</w:t>
      </w:r>
      <w:r w:rsidR="007224A4" w:rsidRPr="00BC7831">
        <w:rPr>
          <w:rFonts w:ascii="Arial" w:hAnsi="Arial" w:cs="Arial"/>
          <w:b/>
          <w:bCs/>
        </w:rPr>
        <w:t>ffect modification</w:t>
      </w:r>
    </w:p>
    <w:p w14:paraId="2FFAD740" w14:textId="77777777" w:rsidR="008A4778" w:rsidRPr="00BC7831" w:rsidRDefault="008A4778" w:rsidP="001C6B07">
      <w:pPr>
        <w:spacing w:line="480" w:lineRule="auto"/>
        <w:rPr>
          <w:rFonts w:ascii="Arial" w:hAnsi="Arial" w:cs="Arial"/>
          <w:sz w:val="22"/>
          <w:szCs w:val="22"/>
        </w:rPr>
      </w:pPr>
    </w:p>
    <w:p w14:paraId="09C679AF" w14:textId="3115CB30" w:rsidR="0084502E" w:rsidRPr="00BC7831" w:rsidRDefault="00A06E88" w:rsidP="001C6B07">
      <w:pPr>
        <w:spacing w:line="480" w:lineRule="auto"/>
        <w:ind w:firstLine="360"/>
        <w:rPr>
          <w:rFonts w:ascii="Arial" w:hAnsi="Arial" w:cs="Arial"/>
          <w:sz w:val="22"/>
          <w:szCs w:val="22"/>
        </w:rPr>
      </w:pPr>
      <w:r w:rsidRPr="00BC7831">
        <w:rPr>
          <w:rFonts w:ascii="Arial" w:hAnsi="Arial" w:cs="Arial"/>
          <w:sz w:val="22"/>
          <w:szCs w:val="22"/>
        </w:rPr>
        <w:t xml:space="preserve">We tested for effect modification of the </w:t>
      </w:r>
      <w:r w:rsidR="00F6329F" w:rsidRPr="00BC7831">
        <w:rPr>
          <w:rFonts w:ascii="Arial" w:hAnsi="Arial" w:cs="Arial"/>
          <w:sz w:val="22"/>
          <w:szCs w:val="22"/>
        </w:rPr>
        <w:t>association</w:t>
      </w:r>
      <w:r w:rsidRPr="00BC7831">
        <w:rPr>
          <w:rFonts w:ascii="Arial" w:hAnsi="Arial" w:cs="Arial"/>
          <w:sz w:val="22"/>
          <w:szCs w:val="22"/>
        </w:rPr>
        <w:t xml:space="preserve"> of power outage exposure on CVD and respiratory outcomes by age and sex. </w:t>
      </w:r>
      <w:r w:rsidR="0086314D" w:rsidRPr="00BC7831">
        <w:rPr>
          <w:rFonts w:ascii="Arial" w:hAnsi="Arial" w:cs="Arial"/>
          <w:sz w:val="22"/>
          <w:szCs w:val="22"/>
        </w:rPr>
        <w:t xml:space="preserve">We stratified analyses by age, for those </w:t>
      </w:r>
      <w:del w:id="37" w:author="Joan Casey" w:date="2025-01-07T19:40:00Z" w16du:dateUtc="2025-01-08T03:40:00Z">
        <w:r w:rsidR="0086314D" w:rsidRPr="00BC7831" w:rsidDel="00DF6D1C">
          <w:rPr>
            <w:rFonts w:ascii="Arial" w:hAnsi="Arial" w:cs="Arial"/>
            <w:sz w:val="22"/>
            <w:szCs w:val="22"/>
          </w:rPr>
          <w:delText xml:space="preserve">age </w:delText>
        </w:r>
      </w:del>
      <w:r w:rsidR="0086314D" w:rsidRPr="00BC7831">
        <w:rPr>
          <w:rFonts w:ascii="Arial" w:hAnsi="Arial" w:cs="Arial"/>
          <w:sz w:val="22"/>
          <w:szCs w:val="22"/>
        </w:rPr>
        <w:t xml:space="preserve">75+ and &lt;75, </w:t>
      </w:r>
      <w:r w:rsidR="0086314D" w:rsidRPr="00BC7831">
        <w:rPr>
          <w:rFonts w:ascii="Arial" w:hAnsi="Arial" w:cs="Arial"/>
          <w:sz w:val="22"/>
          <w:szCs w:val="22"/>
        </w:rPr>
        <w:lastRenderedPageBreak/>
        <w:t>and by sex (male and female</w:t>
      </w:r>
      <w:r w:rsidR="002D79E3" w:rsidRPr="00BC7831">
        <w:rPr>
          <w:rFonts w:ascii="Arial" w:hAnsi="Arial" w:cs="Arial"/>
          <w:sz w:val="22"/>
          <w:szCs w:val="22"/>
        </w:rPr>
        <w:t>;</w:t>
      </w:r>
      <w:r w:rsidR="0086314D" w:rsidRPr="00BC7831">
        <w:rPr>
          <w:rFonts w:ascii="Arial" w:hAnsi="Arial" w:cs="Arial"/>
          <w:sz w:val="22"/>
          <w:szCs w:val="22"/>
        </w:rPr>
        <w:t xml:space="preserve"> there is no gender reporting or option to record sex as intersex in CMS records).</w:t>
      </w:r>
      <w:r w:rsidR="008E239A" w:rsidRPr="00BC7831">
        <w:rPr>
          <w:rFonts w:ascii="Arial" w:hAnsi="Arial" w:cs="Arial"/>
          <w:sz w:val="22"/>
          <w:szCs w:val="22"/>
        </w:rPr>
        <w:t xml:space="preserve"> </w:t>
      </w:r>
      <w:r w:rsidR="00BF6E56" w:rsidRPr="00BC7831">
        <w:rPr>
          <w:rFonts w:ascii="Arial" w:hAnsi="Arial" w:cs="Arial"/>
          <w:sz w:val="22"/>
          <w:szCs w:val="22"/>
        </w:rPr>
        <w:t xml:space="preserve">We also tested for effect modification by </w:t>
      </w:r>
      <w:ins w:id="38" w:author="Joan Casey" w:date="2025-01-07T19:41:00Z" w16du:dateUtc="2025-01-08T03:41:00Z">
        <w:r w:rsidR="00DF6D1C">
          <w:rPr>
            <w:rFonts w:ascii="Arial" w:hAnsi="Arial" w:cs="Arial"/>
            <w:sz w:val="22"/>
            <w:szCs w:val="22"/>
          </w:rPr>
          <w:t xml:space="preserve">county-level </w:t>
        </w:r>
      </w:ins>
      <w:r w:rsidR="00894552" w:rsidRPr="00BC7831">
        <w:rPr>
          <w:rFonts w:ascii="Arial" w:hAnsi="Arial" w:cs="Arial"/>
          <w:sz w:val="22"/>
          <w:szCs w:val="22"/>
        </w:rPr>
        <w:t>poverty</w:t>
      </w:r>
      <w:r w:rsidR="005072ED" w:rsidRPr="00BC7831">
        <w:rPr>
          <w:rFonts w:ascii="Arial" w:hAnsi="Arial" w:cs="Arial"/>
          <w:sz w:val="22"/>
          <w:szCs w:val="22"/>
        </w:rPr>
        <w:t xml:space="preserve"> status. We calculated the proportion of county households making less than the federal poverty income</w:t>
      </w:r>
      <w:r w:rsidR="00731033" w:rsidRPr="00BC7831">
        <w:rPr>
          <w:rFonts w:ascii="Arial" w:hAnsi="Arial" w:cs="Arial"/>
          <w:sz w:val="22"/>
          <w:szCs w:val="22"/>
        </w:rPr>
        <w:t xml:space="preserve"> using </w:t>
      </w:r>
      <w:r w:rsidR="00EC51ED" w:rsidRPr="00BC7831">
        <w:rPr>
          <w:rFonts w:ascii="Arial" w:hAnsi="Arial" w:cs="Arial"/>
          <w:sz w:val="22"/>
          <w:szCs w:val="22"/>
        </w:rPr>
        <w:t>201</w:t>
      </w:r>
      <w:r w:rsidR="00686907" w:rsidRPr="00BC7831">
        <w:rPr>
          <w:rFonts w:ascii="Arial" w:hAnsi="Arial" w:cs="Arial"/>
          <w:sz w:val="22"/>
          <w:szCs w:val="22"/>
        </w:rPr>
        <w:t>3</w:t>
      </w:r>
      <w:r w:rsidR="00EC51ED" w:rsidRPr="00BC7831">
        <w:rPr>
          <w:rFonts w:ascii="Arial" w:hAnsi="Arial" w:cs="Arial"/>
          <w:sz w:val="22"/>
          <w:szCs w:val="22"/>
        </w:rPr>
        <w:t>-</w:t>
      </w:r>
      <w:r w:rsidR="00731033" w:rsidRPr="00BC7831">
        <w:rPr>
          <w:rFonts w:ascii="Arial" w:hAnsi="Arial" w:cs="Arial"/>
          <w:sz w:val="22"/>
          <w:szCs w:val="22"/>
        </w:rPr>
        <w:t>2018 A</w:t>
      </w:r>
      <w:r w:rsidR="0056623F" w:rsidRPr="00BC7831">
        <w:rPr>
          <w:rFonts w:ascii="Arial" w:hAnsi="Arial" w:cs="Arial"/>
          <w:sz w:val="22"/>
          <w:szCs w:val="22"/>
        </w:rPr>
        <w:t xml:space="preserve">merican Community Survey </w:t>
      </w:r>
      <w:r w:rsidR="00731033" w:rsidRPr="00BC7831">
        <w:rPr>
          <w:rFonts w:ascii="Arial" w:hAnsi="Arial" w:cs="Arial"/>
          <w:sz w:val="22"/>
          <w:szCs w:val="22"/>
        </w:rPr>
        <w:t>data</w:t>
      </w:r>
      <w:del w:id="39" w:author="Joan Casey" w:date="2025-01-07T19:41:00Z" w16du:dateUtc="2025-01-08T03:41:00Z">
        <w:r w:rsidR="005072ED" w:rsidRPr="00BC7831" w:rsidDel="00DF6D1C">
          <w:rPr>
            <w:rFonts w:ascii="Arial" w:hAnsi="Arial" w:cs="Arial"/>
            <w:sz w:val="22"/>
            <w:szCs w:val="22"/>
          </w:rPr>
          <w:delText>,</w:delText>
        </w:r>
      </w:del>
      <w:r w:rsidR="005072ED" w:rsidRPr="00BC7831">
        <w:rPr>
          <w:rFonts w:ascii="Arial" w:hAnsi="Arial" w:cs="Arial"/>
          <w:sz w:val="22"/>
          <w:szCs w:val="22"/>
        </w:rPr>
        <w:t xml:space="preserve"> and </w:t>
      </w:r>
      <w:r w:rsidR="008E21F4" w:rsidRPr="00BC7831">
        <w:rPr>
          <w:rFonts w:ascii="Arial" w:hAnsi="Arial" w:cs="Arial"/>
          <w:sz w:val="22"/>
          <w:szCs w:val="22"/>
        </w:rPr>
        <w:t>stratified analyses by</w:t>
      </w:r>
      <w:r w:rsidR="005072ED" w:rsidRPr="00BC7831">
        <w:rPr>
          <w:rFonts w:ascii="Arial" w:hAnsi="Arial" w:cs="Arial"/>
          <w:sz w:val="22"/>
          <w:szCs w:val="22"/>
        </w:rPr>
        <w:t xml:space="preserve"> quartiles of this measure.</w:t>
      </w:r>
      <w:r w:rsidR="00C60362" w:rsidRPr="00BC7831">
        <w:rPr>
          <w:rFonts w:ascii="Arial" w:hAnsi="Arial" w:cs="Arial"/>
          <w:sz w:val="22"/>
          <w:szCs w:val="22"/>
        </w:rPr>
        <w:t xml:space="preserve"> </w:t>
      </w:r>
      <w:r w:rsidR="00415980" w:rsidRPr="00BC7831">
        <w:rPr>
          <w:rFonts w:ascii="Arial" w:hAnsi="Arial" w:cs="Arial"/>
          <w:sz w:val="22"/>
          <w:szCs w:val="22"/>
        </w:rPr>
        <w:t>Finally, we</w:t>
      </w:r>
      <w:r w:rsidR="00E931F1" w:rsidRPr="00BC7831">
        <w:rPr>
          <w:rFonts w:ascii="Arial" w:hAnsi="Arial" w:cs="Arial"/>
          <w:sz w:val="22"/>
          <w:szCs w:val="22"/>
        </w:rPr>
        <w:t xml:space="preserve"> tested for effect modification </w:t>
      </w:r>
      <w:r w:rsidR="003E71FC" w:rsidRPr="00BC7831">
        <w:rPr>
          <w:rFonts w:ascii="Arial" w:hAnsi="Arial" w:cs="Arial"/>
          <w:sz w:val="22"/>
          <w:szCs w:val="22"/>
        </w:rPr>
        <w:t xml:space="preserve">by the percentage of </w:t>
      </w:r>
      <w:ins w:id="40" w:author="Joan Casey" w:date="2025-01-07T19:41:00Z" w16du:dateUtc="2025-01-08T03:41:00Z">
        <w:r w:rsidR="00DF6D1C">
          <w:rPr>
            <w:rFonts w:ascii="Arial" w:hAnsi="Arial" w:cs="Arial"/>
            <w:sz w:val="22"/>
            <w:szCs w:val="22"/>
          </w:rPr>
          <w:t xml:space="preserve">total </w:t>
        </w:r>
      </w:ins>
      <w:r w:rsidR="003E71FC" w:rsidRPr="00BC7831">
        <w:rPr>
          <w:rFonts w:ascii="Arial" w:hAnsi="Arial" w:cs="Arial"/>
          <w:sz w:val="22"/>
          <w:szCs w:val="22"/>
        </w:rPr>
        <w:t>Medicare beneficiaries using DME by county</w:t>
      </w:r>
      <w:ins w:id="41" w:author="Joan Casey" w:date="2025-01-07T19:42:00Z" w16du:dateUtc="2025-01-08T03:42:00Z">
        <w:r w:rsidR="00BF0E05">
          <w:rPr>
            <w:rFonts w:ascii="Arial" w:hAnsi="Arial" w:cs="Arial"/>
            <w:sz w:val="22"/>
            <w:szCs w:val="22"/>
          </w:rPr>
          <w:t xml:space="preserve"> </w:t>
        </w:r>
      </w:ins>
      <w:ins w:id="42" w:author="Joan Casey" w:date="2025-01-07T19:43:00Z" w16du:dateUtc="2025-01-08T03:43:00Z">
        <w:r w:rsidR="00BF0E05">
          <w:rPr>
            <w:rFonts w:ascii="Arial" w:hAnsi="Arial" w:cs="Arial"/>
            <w:sz w:val="22"/>
            <w:szCs w:val="22"/>
          </w:rPr>
          <w:t xml:space="preserve">estimated from emPOWER </w:t>
        </w:r>
        <w:commentRangeStart w:id="43"/>
        <w:r w:rsidR="00BF0E05">
          <w:rPr>
            <w:rFonts w:ascii="Arial" w:hAnsi="Arial" w:cs="Arial"/>
            <w:sz w:val="22"/>
            <w:szCs w:val="22"/>
          </w:rPr>
          <w:t>data</w:t>
        </w:r>
        <w:commentRangeEnd w:id="43"/>
        <w:r w:rsidR="00BF0E05">
          <w:rPr>
            <w:rStyle w:val="CommentReference"/>
          </w:rPr>
          <w:commentReference w:id="43"/>
        </w:r>
      </w:ins>
      <w:r w:rsidR="003E71FC" w:rsidRPr="00BC7831">
        <w:rPr>
          <w:rFonts w:ascii="Arial" w:hAnsi="Arial" w:cs="Arial"/>
          <w:sz w:val="22"/>
          <w:szCs w:val="22"/>
        </w:rPr>
        <w:t xml:space="preserve">. </w:t>
      </w:r>
      <w:del w:id="44" w:author="Joan Casey" w:date="2025-01-07T19:43:00Z" w16du:dateUtc="2025-01-08T03:43:00Z">
        <w:r w:rsidR="009F6675" w:rsidRPr="00BC7831" w:rsidDel="00BF0E05">
          <w:rPr>
            <w:rFonts w:ascii="Arial" w:hAnsi="Arial" w:cs="Arial"/>
            <w:sz w:val="22"/>
            <w:szCs w:val="22"/>
          </w:rPr>
          <w:delText xml:space="preserve">We </w:delText>
        </w:r>
        <w:r w:rsidR="0084502E" w:rsidRPr="00BC7831" w:rsidDel="00BF0E05">
          <w:rPr>
            <w:rFonts w:ascii="Arial" w:hAnsi="Arial" w:cs="Arial"/>
            <w:sz w:val="22"/>
            <w:szCs w:val="22"/>
          </w:rPr>
          <w:delText xml:space="preserve">used </w:delText>
        </w:r>
      </w:del>
      <w:r w:rsidR="00E931F1" w:rsidRPr="00BC7831">
        <w:rPr>
          <w:rFonts w:ascii="Arial" w:hAnsi="Arial" w:cs="Arial"/>
          <w:sz w:val="22"/>
          <w:szCs w:val="22"/>
        </w:rPr>
        <w:t xml:space="preserve">emPOWER </w:t>
      </w:r>
      <w:del w:id="45" w:author="Joan Casey" w:date="2025-01-07T19:43:00Z" w16du:dateUtc="2025-01-08T03:43:00Z">
        <w:r w:rsidR="00E931F1" w:rsidRPr="00BC7831" w:rsidDel="00BF0E05">
          <w:rPr>
            <w:rFonts w:ascii="Arial" w:hAnsi="Arial" w:cs="Arial"/>
            <w:sz w:val="22"/>
            <w:szCs w:val="22"/>
          </w:rPr>
          <w:delText xml:space="preserve">data </w:delText>
        </w:r>
      </w:del>
      <w:ins w:id="46" w:author="Joan Casey" w:date="2025-01-07T19:43:00Z" w16du:dateUtc="2025-01-08T03:43:00Z">
        <w:r w:rsidR="00BF0E05">
          <w:rPr>
            <w:rFonts w:ascii="Arial" w:hAnsi="Arial" w:cs="Arial"/>
            <w:sz w:val="22"/>
            <w:szCs w:val="22"/>
          </w:rPr>
          <w:t>provides</w:t>
        </w:r>
        <w:r w:rsidR="00BF0E05" w:rsidRPr="00BC7831">
          <w:rPr>
            <w:rFonts w:ascii="Arial" w:hAnsi="Arial" w:cs="Arial"/>
            <w:sz w:val="22"/>
            <w:szCs w:val="22"/>
          </w:rPr>
          <w:t xml:space="preserve"> </w:t>
        </w:r>
      </w:ins>
      <w:del w:id="47" w:author="Joan Casey" w:date="2025-01-07T19:43:00Z" w16du:dateUtc="2025-01-08T03:43:00Z">
        <w:r w:rsidR="00E931F1" w:rsidRPr="00BC7831" w:rsidDel="00BF0E05">
          <w:rPr>
            <w:rFonts w:ascii="Arial" w:hAnsi="Arial" w:cs="Arial"/>
            <w:sz w:val="22"/>
            <w:szCs w:val="22"/>
          </w:rPr>
          <w:delText xml:space="preserve">to estimate </w:delText>
        </w:r>
      </w:del>
      <w:r w:rsidR="00E931F1" w:rsidRPr="00BC7831">
        <w:rPr>
          <w:rFonts w:ascii="Arial" w:hAnsi="Arial" w:cs="Arial"/>
          <w:sz w:val="22"/>
          <w:szCs w:val="22"/>
        </w:rPr>
        <w:t>the nu</w:t>
      </w:r>
      <w:r w:rsidR="009F6675" w:rsidRPr="00BC7831">
        <w:rPr>
          <w:rFonts w:ascii="Arial" w:hAnsi="Arial" w:cs="Arial"/>
          <w:sz w:val="22"/>
          <w:szCs w:val="22"/>
        </w:rPr>
        <w:t xml:space="preserve">mber of Medicare </w:t>
      </w:r>
      <w:r w:rsidR="00415DFA" w:rsidRPr="00BC7831">
        <w:rPr>
          <w:rFonts w:ascii="Arial" w:hAnsi="Arial" w:cs="Arial"/>
          <w:sz w:val="22"/>
          <w:szCs w:val="22"/>
        </w:rPr>
        <w:t>beneficiaries</w:t>
      </w:r>
      <w:r w:rsidR="009F6675" w:rsidRPr="00BC7831">
        <w:rPr>
          <w:rFonts w:ascii="Arial" w:hAnsi="Arial" w:cs="Arial"/>
          <w:sz w:val="22"/>
          <w:szCs w:val="22"/>
        </w:rPr>
        <w:t xml:space="preserve"> (all, not only </w:t>
      </w:r>
      <w:del w:id="48" w:author="Joan Casey" w:date="2025-01-07T19:41:00Z" w16du:dateUtc="2025-01-08T03:41:00Z">
        <w:r w:rsidR="009F6675" w:rsidRPr="00BC7831" w:rsidDel="00DF6D1C">
          <w:rPr>
            <w:rFonts w:ascii="Arial" w:hAnsi="Arial" w:cs="Arial"/>
            <w:sz w:val="22"/>
            <w:szCs w:val="22"/>
          </w:rPr>
          <w:delText xml:space="preserve">those </w:delText>
        </w:r>
      </w:del>
      <w:ins w:id="49" w:author="Joan Casey" w:date="2025-01-07T19:41:00Z" w16du:dateUtc="2025-01-08T03:41:00Z">
        <w:r w:rsidR="00DF6D1C">
          <w:rPr>
            <w:rFonts w:ascii="Arial" w:hAnsi="Arial" w:cs="Arial"/>
            <w:sz w:val="22"/>
            <w:szCs w:val="22"/>
          </w:rPr>
          <w:t>Fee-For-Service beneficiaries aged</w:t>
        </w:r>
        <w:r w:rsidR="00DF6D1C" w:rsidRPr="00BC7831">
          <w:rPr>
            <w:rFonts w:ascii="Arial" w:hAnsi="Arial" w:cs="Arial"/>
            <w:sz w:val="22"/>
            <w:szCs w:val="22"/>
          </w:rPr>
          <w:t xml:space="preserve"> </w:t>
        </w:r>
      </w:ins>
      <w:r w:rsidR="009F6675" w:rsidRPr="00BC7831">
        <w:rPr>
          <w:rFonts w:ascii="Arial" w:hAnsi="Arial" w:cs="Arial"/>
          <w:sz w:val="22"/>
          <w:szCs w:val="22"/>
        </w:rPr>
        <w:t>65+</w:t>
      </w:r>
      <w:ins w:id="50" w:author="Joan Casey" w:date="2025-01-07T19:41:00Z" w16du:dateUtc="2025-01-08T03:41:00Z">
        <w:r w:rsidR="00DF6D1C">
          <w:rPr>
            <w:rFonts w:ascii="Arial" w:hAnsi="Arial" w:cs="Arial"/>
            <w:sz w:val="22"/>
            <w:szCs w:val="22"/>
          </w:rPr>
          <w:t>, as in our study population</w:t>
        </w:r>
      </w:ins>
      <w:r w:rsidR="009F6675" w:rsidRPr="00BC7831">
        <w:rPr>
          <w:rFonts w:ascii="Arial" w:hAnsi="Arial" w:cs="Arial"/>
          <w:sz w:val="22"/>
          <w:szCs w:val="22"/>
        </w:rPr>
        <w:t xml:space="preserve">) </w:t>
      </w:r>
      <w:r w:rsidR="00415DFA" w:rsidRPr="00BC7831">
        <w:rPr>
          <w:rFonts w:ascii="Arial" w:hAnsi="Arial" w:cs="Arial"/>
          <w:sz w:val="22"/>
          <w:szCs w:val="22"/>
        </w:rPr>
        <w:t>using DME</w:t>
      </w:r>
      <w:del w:id="51" w:author="Joan Casey" w:date="2025-01-07T19:43:00Z" w16du:dateUtc="2025-01-08T03:43:00Z">
        <w:r w:rsidR="00415DFA" w:rsidRPr="00BC7831" w:rsidDel="00BF0E05">
          <w:rPr>
            <w:rFonts w:ascii="Arial" w:hAnsi="Arial" w:cs="Arial"/>
            <w:sz w:val="22"/>
            <w:szCs w:val="22"/>
          </w:rPr>
          <w:delText>,</w:delText>
        </w:r>
      </w:del>
      <w:r w:rsidR="00415DFA" w:rsidRPr="00BC7831">
        <w:rPr>
          <w:rFonts w:ascii="Arial" w:hAnsi="Arial" w:cs="Arial"/>
          <w:sz w:val="22"/>
          <w:szCs w:val="22"/>
        </w:rPr>
        <w:t xml:space="preserve"> and the total number of beneficiaries</w:t>
      </w:r>
      <w:ins w:id="52" w:author="Joan Casey" w:date="2025-01-07T19:43:00Z" w16du:dateUtc="2025-01-08T03:43:00Z">
        <w:r w:rsidR="00BF0E05">
          <w:rPr>
            <w:rFonts w:ascii="Arial" w:hAnsi="Arial" w:cs="Arial"/>
            <w:sz w:val="22"/>
            <w:szCs w:val="22"/>
          </w:rPr>
          <w:t xml:space="preserve"> by county</w:t>
        </w:r>
      </w:ins>
      <w:r w:rsidR="00415DFA" w:rsidRPr="00BC7831">
        <w:rPr>
          <w:rFonts w:ascii="Arial" w:hAnsi="Arial" w:cs="Arial"/>
          <w:sz w:val="22"/>
          <w:szCs w:val="22"/>
        </w:rPr>
        <w:t xml:space="preserve">. We calculated the percentage of DME users by county and </w:t>
      </w:r>
      <w:r w:rsidR="00E707B7" w:rsidRPr="00BC7831">
        <w:rPr>
          <w:rFonts w:ascii="Arial" w:hAnsi="Arial" w:cs="Arial"/>
          <w:sz w:val="22"/>
          <w:szCs w:val="22"/>
        </w:rPr>
        <w:t xml:space="preserve">stratified analyses by </w:t>
      </w:r>
      <w:r w:rsidR="00415DFA" w:rsidRPr="00BC7831">
        <w:rPr>
          <w:rFonts w:ascii="Arial" w:hAnsi="Arial" w:cs="Arial"/>
          <w:sz w:val="22"/>
          <w:szCs w:val="22"/>
        </w:rPr>
        <w:t xml:space="preserve">quartiles of </w:t>
      </w:r>
      <w:r w:rsidR="00AF73EC" w:rsidRPr="00BC7831">
        <w:rPr>
          <w:rFonts w:ascii="Arial" w:hAnsi="Arial" w:cs="Arial"/>
          <w:sz w:val="22"/>
          <w:szCs w:val="22"/>
        </w:rPr>
        <w:t xml:space="preserve">percentage of </w:t>
      </w:r>
      <w:r w:rsidR="00D47573" w:rsidRPr="00BC7831">
        <w:rPr>
          <w:rFonts w:ascii="Arial" w:hAnsi="Arial" w:cs="Arial"/>
          <w:sz w:val="22"/>
          <w:szCs w:val="22"/>
        </w:rPr>
        <w:t xml:space="preserve">DME </w:t>
      </w:r>
      <w:commentRangeStart w:id="53"/>
      <w:r w:rsidR="00D47573" w:rsidRPr="00BC7831">
        <w:rPr>
          <w:rFonts w:ascii="Arial" w:hAnsi="Arial" w:cs="Arial"/>
          <w:sz w:val="22"/>
          <w:szCs w:val="22"/>
        </w:rPr>
        <w:t>use</w:t>
      </w:r>
      <w:r w:rsidR="008D34E0" w:rsidRPr="00BC7831">
        <w:rPr>
          <w:rFonts w:ascii="Arial" w:hAnsi="Arial" w:cs="Arial"/>
          <w:sz w:val="22"/>
          <w:szCs w:val="22"/>
        </w:rPr>
        <w:t>rs</w:t>
      </w:r>
      <w:commentRangeEnd w:id="53"/>
      <w:r w:rsidR="00BF0E05">
        <w:rPr>
          <w:rStyle w:val="CommentReference"/>
        </w:rPr>
        <w:commentReference w:id="53"/>
      </w:r>
      <w:r w:rsidR="008D34E0" w:rsidRPr="00BC7831">
        <w:rPr>
          <w:rFonts w:ascii="Arial" w:hAnsi="Arial" w:cs="Arial"/>
          <w:sz w:val="22"/>
          <w:szCs w:val="22"/>
        </w:rPr>
        <w:t xml:space="preserve">. </w:t>
      </w:r>
    </w:p>
    <w:p w14:paraId="3AEC116B" w14:textId="77777777" w:rsidR="000C69F6" w:rsidRPr="00BC7831" w:rsidRDefault="000C69F6" w:rsidP="001C6B07">
      <w:pPr>
        <w:spacing w:line="480" w:lineRule="auto"/>
        <w:rPr>
          <w:rFonts w:ascii="Arial" w:hAnsi="Arial" w:cs="Arial"/>
          <w:sz w:val="22"/>
          <w:szCs w:val="22"/>
        </w:rPr>
      </w:pPr>
    </w:p>
    <w:p w14:paraId="76B72634" w14:textId="030FDA7A" w:rsidR="002C6D70" w:rsidRPr="00BC7831" w:rsidRDefault="00ED7F0C" w:rsidP="001C6B07">
      <w:pPr>
        <w:spacing w:line="480" w:lineRule="auto"/>
        <w:rPr>
          <w:rFonts w:ascii="Arial" w:hAnsi="Arial" w:cs="Arial"/>
          <w:b/>
          <w:bCs/>
        </w:rPr>
      </w:pPr>
      <w:r w:rsidRPr="00BC7831">
        <w:rPr>
          <w:rFonts w:ascii="Arial" w:hAnsi="Arial" w:cs="Arial"/>
          <w:b/>
          <w:bCs/>
        </w:rPr>
        <w:t>Results</w:t>
      </w:r>
    </w:p>
    <w:p w14:paraId="6B418FF3" w14:textId="77777777" w:rsidR="0091085D" w:rsidRPr="00BC7831" w:rsidRDefault="0091085D" w:rsidP="001C6B07">
      <w:pPr>
        <w:spacing w:line="480" w:lineRule="auto"/>
        <w:rPr>
          <w:rFonts w:ascii="Arial" w:hAnsi="Arial" w:cs="Arial"/>
          <w:sz w:val="22"/>
          <w:szCs w:val="22"/>
        </w:rPr>
      </w:pPr>
    </w:p>
    <w:p w14:paraId="2D0605AE" w14:textId="5711A74B" w:rsidR="00DC13AC" w:rsidRPr="00BC7831" w:rsidRDefault="008B2C1D" w:rsidP="001C6B07">
      <w:pPr>
        <w:spacing w:line="480" w:lineRule="auto"/>
        <w:rPr>
          <w:rFonts w:ascii="Arial" w:hAnsi="Arial" w:cs="Arial"/>
          <w:sz w:val="22"/>
          <w:szCs w:val="22"/>
        </w:rPr>
      </w:pPr>
      <w:r w:rsidRPr="00BC7831">
        <w:rPr>
          <w:rFonts w:ascii="Arial" w:hAnsi="Arial" w:cs="Arial"/>
          <w:sz w:val="22"/>
          <w:szCs w:val="22"/>
        </w:rPr>
        <w:tab/>
      </w:r>
      <w:ins w:id="54" w:author="Joan Casey" w:date="2025-01-07T19:46:00Z" w16du:dateUtc="2025-01-08T03:46:00Z">
        <w:r w:rsidR="00222612">
          <w:rPr>
            <w:rFonts w:ascii="Arial" w:hAnsi="Arial" w:cs="Arial"/>
            <w:sz w:val="22"/>
            <w:szCs w:val="22"/>
          </w:rPr>
          <w:t xml:space="preserve">Our analysis </w:t>
        </w:r>
      </w:ins>
      <w:del w:id="55" w:author="Joan Casey" w:date="2025-01-07T19:46:00Z" w16du:dateUtc="2025-01-08T03:46:00Z">
        <w:r w:rsidRPr="00BC7831" w:rsidDel="00222612">
          <w:rPr>
            <w:rFonts w:ascii="Arial" w:hAnsi="Arial" w:cs="Arial"/>
            <w:sz w:val="22"/>
            <w:szCs w:val="22"/>
          </w:rPr>
          <w:delText xml:space="preserve">We </w:delText>
        </w:r>
      </w:del>
      <w:r w:rsidRPr="00BC7831">
        <w:rPr>
          <w:rFonts w:ascii="Arial" w:hAnsi="Arial" w:cs="Arial"/>
          <w:sz w:val="22"/>
          <w:szCs w:val="22"/>
        </w:rPr>
        <w:t xml:space="preserve">included </w:t>
      </w:r>
      <w:r w:rsidR="006A2C02" w:rsidRPr="00BC7831">
        <w:rPr>
          <w:rFonts w:ascii="Arial" w:hAnsi="Arial" w:cs="Arial"/>
          <w:sz w:val="22"/>
          <w:szCs w:val="22"/>
        </w:rPr>
        <w:t>2,161</w:t>
      </w:r>
      <w:r w:rsidRPr="00BC7831">
        <w:rPr>
          <w:rFonts w:ascii="Arial" w:hAnsi="Arial" w:cs="Arial"/>
          <w:sz w:val="22"/>
          <w:szCs w:val="22"/>
        </w:rPr>
        <w:t xml:space="preserve"> counties</w:t>
      </w:r>
      <w:del w:id="56" w:author="Joan Casey" w:date="2025-01-07T19:46:00Z" w16du:dateUtc="2025-01-08T03:46:00Z">
        <w:r w:rsidRPr="00BC7831" w:rsidDel="00222612">
          <w:rPr>
            <w:rFonts w:ascii="Arial" w:hAnsi="Arial" w:cs="Arial"/>
            <w:sz w:val="22"/>
            <w:szCs w:val="22"/>
          </w:rPr>
          <w:delText xml:space="preserve"> in our final analysis</w:delText>
        </w:r>
      </w:del>
      <w:r w:rsidRPr="00BC7831">
        <w:rPr>
          <w:rFonts w:ascii="Arial" w:hAnsi="Arial" w:cs="Arial"/>
          <w:sz w:val="22"/>
          <w:szCs w:val="22"/>
        </w:rPr>
        <w:t>,</w:t>
      </w:r>
      <w:ins w:id="57" w:author="Joan Casey" w:date="2025-01-07T19:57:00Z" w16du:dateUtc="2025-01-08T03:57:00Z">
        <w:r w:rsidR="00CC520E">
          <w:rPr>
            <w:rFonts w:ascii="Arial" w:hAnsi="Arial" w:cs="Arial"/>
            <w:sz w:val="22"/>
            <w:szCs w:val="22"/>
          </w:rPr>
          <w:t xml:space="preserve"> which experienced an </w:t>
        </w:r>
        <w:r w:rsidR="00CC520E" w:rsidRPr="00BC7831">
          <w:rPr>
            <w:rFonts w:ascii="Arial" w:hAnsi="Arial" w:cs="Arial"/>
            <w:sz w:val="22"/>
            <w:szCs w:val="22"/>
          </w:rPr>
          <w:t>average</w:t>
        </w:r>
        <w:r w:rsidR="00CC520E">
          <w:rPr>
            <w:rFonts w:ascii="Arial" w:hAnsi="Arial" w:cs="Arial"/>
            <w:sz w:val="22"/>
            <w:szCs w:val="22"/>
          </w:rPr>
          <w:t xml:space="preserve"> of</w:t>
        </w:r>
        <w:r w:rsidR="00CC520E" w:rsidRPr="00BC7831">
          <w:rPr>
            <w:rFonts w:ascii="Arial" w:hAnsi="Arial" w:cs="Arial"/>
            <w:sz w:val="22"/>
            <w:szCs w:val="22"/>
          </w:rPr>
          <w:t xml:space="preserve"> </w:t>
        </w:r>
        <w:r w:rsidR="00CC520E" w:rsidRPr="00F432F5">
          <w:rPr>
            <w:rFonts w:ascii="Arial" w:hAnsi="Arial" w:cs="Arial"/>
            <w:sz w:val="22"/>
            <w:szCs w:val="22"/>
          </w:rPr>
          <w:t>7</w:t>
        </w:r>
        <w:r w:rsidR="00CC520E">
          <w:rPr>
            <w:rFonts w:ascii="Arial" w:hAnsi="Arial" w:cs="Arial"/>
            <w:sz w:val="22"/>
            <w:szCs w:val="22"/>
          </w:rPr>
          <w:t xml:space="preserve"> (</w:t>
        </w:r>
        <w:commentRangeStart w:id="58"/>
        <w:r w:rsidR="00CC520E">
          <w:rPr>
            <w:rFonts w:ascii="Arial" w:hAnsi="Arial" w:cs="Arial"/>
            <w:sz w:val="22"/>
            <w:szCs w:val="22"/>
          </w:rPr>
          <w:t>SD=28</w:t>
        </w:r>
        <w:commentRangeEnd w:id="58"/>
        <w:r w:rsidR="00CC520E">
          <w:rPr>
            <w:rStyle w:val="CommentReference"/>
          </w:rPr>
          <w:commentReference w:id="58"/>
        </w:r>
        <w:r w:rsidR="00CC520E">
          <w:rPr>
            <w:rFonts w:ascii="Arial" w:hAnsi="Arial" w:cs="Arial"/>
            <w:sz w:val="22"/>
            <w:szCs w:val="22"/>
          </w:rPr>
          <w:t>)</w:t>
        </w:r>
        <w:r w:rsidR="00CC520E" w:rsidRPr="00F432F5">
          <w:rPr>
            <w:rFonts w:ascii="Arial" w:hAnsi="Arial" w:cs="Arial"/>
            <w:sz w:val="22"/>
            <w:szCs w:val="22"/>
          </w:rPr>
          <w:t xml:space="preserve"> 8+ hour power outages affecting </w:t>
        </w:r>
        <w:r w:rsidR="00CC520E" w:rsidRPr="00F432F5">
          <w:rPr>
            <w:rFonts w:ascii="Arial" w:eastAsia="Garamond" w:hAnsi="Arial" w:cs="Arial"/>
          </w:rPr>
          <w:t>≥</w:t>
        </w:r>
        <w:r w:rsidR="00CC520E" w:rsidRPr="00F432F5">
          <w:rPr>
            <w:rFonts w:ascii="Arial" w:hAnsi="Arial" w:cs="Arial"/>
            <w:sz w:val="22"/>
            <w:szCs w:val="22"/>
          </w:rPr>
          <w:t xml:space="preserve">1% </w:t>
        </w:r>
        <w:r w:rsidR="00CC520E">
          <w:rPr>
            <w:rFonts w:ascii="Arial" w:hAnsi="Arial" w:cs="Arial"/>
            <w:sz w:val="22"/>
            <w:szCs w:val="22"/>
          </w:rPr>
          <w:t xml:space="preserve">of </w:t>
        </w:r>
        <w:r w:rsidR="00CC520E" w:rsidRPr="00F432F5">
          <w:rPr>
            <w:rFonts w:ascii="Arial" w:hAnsi="Arial" w:cs="Arial"/>
            <w:sz w:val="22"/>
            <w:szCs w:val="22"/>
          </w:rPr>
          <w:t>customers in 2018</w:t>
        </w:r>
        <w:r w:rsidR="00CC520E">
          <w:rPr>
            <w:rFonts w:ascii="Arial" w:hAnsi="Arial" w:cs="Arial"/>
            <w:sz w:val="22"/>
            <w:szCs w:val="22"/>
          </w:rPr>
          <w:t xml:space="preserve"> and </w:t>
        </w:r>
      </w:ins>
      <w:del w:id="59" w:author="Joan Casey" w:date="2025-01-07T19:57:00Z" w16du:dateUtc="2025-01-08T03:57:00Z">
        <w:r w:rsidRPr="00BC7831" w:rsidDel="00CC520E">
          <w:rPr>
            <w:rFonts w:ascii="Arial" w:hAnsi="Arial" w:cs="Arial"/>
            <w:sz w:val="22"/>
            <w:szCs w:val="22"/>
          </w:rPr>
          <w:delText xml:space="preserve"> </w:delText>
        </w:r>
      </w:del>
      <w:r w:rsidRPr="00BC7831">
        <w:rPr>
          <w:rFonts w:ascii="Arial" w:hAnsi="Arial" w:cs="Arial"/>
          <w:sz w:val="22"/>
          <w:szCs w:val="22"/>
        </w:rPr>
        <w:t>cover</w:t>
      </w:r>
      <w:ins w:id="60" w:author="Joan Casey" w:date="2025-01-07T19:57:00Z" w16du:dateUtc="2025-01-08T03:57:00Z">
        <w:r w:rsidR="00CC520E">
          <w:rPr>
            <w:rFonts w:ascii="Arial" w:hAnsi="Arial" w:cs="Arial"/>
            <w:sz w:val="22"/>
            <w:szCs w:val="22"/>
          </w:rPr>
          <w:t>ed</w:t>
        </w:r>
      </w:ins>
      <w:del w:id="61" w:author="Joan Casey" w:date="2025-01-07T19:57:00Z" w16du:dateUtc="2025-01-08T03:57:00Z">
        <w:r w:rsidRPr="00BC7831" w:rsidDel="00CC520E">
          <w:rPr>
            <w:rFonts w:ascii="Arial" w:hAnsi="Arial" w:cs="Arial"/>
            <w:sz w:val="22"/>
            <w:szCs w:val="22"/>
          </w:rPr>
          <w:delText>ing</w:delText>
        </w:r>
      </w:del>
      <w:r w:rsidRPr="00BC7831">
        <w:rPr>
          <w:rFonts w:ascii="Arial" w:hAnsi="Arial" w:cs="Arial"/>
          <w:sz w:val="22"/>
          <w:szCs w:val="22"/>
        </w:rPr>
        <w:t xml:space="preserve"> </w:t>
      </w:r>
      <w:r w:rsidR="006A2C02" w:rsidRPr="00BC7831">
        <w:rPr>
          <w:rFonts w:ascii="Arial" w:hAnsi="Arial" w:cs="Arial"/>
          <w:sz w:val="22"/>
          <w:szCs w:val="22"/>
        </w:rPr>
        <w:t>71.</w:t>
      </w:r>
      <w:ins w:id="62" w:author="Joan Casey" w:date="2025-01-07T19:46:00Z" w16du:dateUtc="2025-01-08T03:46:00Z">
        <w:r w:rsidR="00222612">
          <w:rPr>
            <w:rFonts w:ascii="Arial" w:hAnsi="Arial" w:cs="Arial"/>
            <w:sz w:val="22"/>
            <w:szCs w:val="22"/>
          </w:rPr>
          <w:t>1</w:t>
        </w:r>
      </w:ins>
      <w:del w:id="63" w:author="Joan Casey" w:date="2025-01-07T19:46:00Z" w16du:dateUtc="2025-01-08T03:46:00Z">
        <w:r w:rsidR="006A2C02" w:rsidRPr="00BC7831" w:rsidDel="00222612">
          <w:rPr>
            <w:rFonts w:ascii="Arial" w:hAnsi="Arial" w:cs="Arial"/>
            <w:sz w:val="22"/>
            <w:szCs w:val="22"/>
          </w:rPr>
          <w:delText>06</w:delText>
        </w:r>
      </w:del>
      <w:r w:rsidR="006A2C02" w:rsidRPr="00BC7831">
        <w:rPr>
          <w:rFonts w:ascii="Arial" w:hAnsi="Arial" w:cs="Arial"/>
          <w:sz w:val="22"/>
          <w:szCs w:val="22"/>
        </w:rPr>
        <w:t>%</w:t>
      </w:r>
      <w:r w:rsidRPr="00BC7831">
        <w:rPr>
          <w:rFonts w:ascii="Arial" w:hAnsi="Arial" w:cs="Arial"/>
          <w:sz w:val="22"/>
          <w:szCs w:val="22"/>
        </w:rPr>
        <w:t xml:space="preserve"> </w:t>
      </w:r>
      <w:r w:rsidR="00164403" w:rsidRPr="00BC7831">
        <w:rPr>
          <w:rFonts w:ascii="Arial" w:hAnsi="Arial" w:cs="Arial"/>
          <w:sz w:val="22"/>
          <w:szCs w:val="22"/>
        </w:rPr>
        <w:t xml:space="preserve">of </w:t>
      </w:r>
      <w:r w:rsidR="00A26117" w:rsidRPr="00BC7831">
        <w:rPr>
          <w:rFonts w:ascii="Arial" w:hAnsi="Arial" w:cs="Arial"/>
          <w:sz w:val="22"/>
          <w:szCs w:val="22"/>
        </w:rPr>
        <w:t xml:space="preserve">Medicare </w:t>
      </w:r>
      <w:ins w:id="64" w:author="Joan Casey" w:date="2025-01-07T19:46:00Z" w16du:dateUtc="2025-01-08T03:46:00Z">
        <w:r w:rsidR="00222612">
          <w:rPr>
            <w:rFonts w:ascii="Arial" w:hAnsi="Arial" w:cs="Arial"/>
            <w:sz w:val="22"/>
            <w:szCs w:val="22"/>
          </w:rPr>
          <w:t>F</w:t>
        </w:r>
      </w:ins>
      <w:del w:id="65" w:author="Joan Casey" w:date="2025-01-07T19:46:00Z" w16du:dateUtc="2025-01-08T03:46:00Z">
        <w:r w:rsidR="00A26117" w:rsidRPr="00BC7831" w:rsidDel="00222612">
          <w:rPr>
            <w:rFonts w:ascii="Arial" w:hAnsi="Arial" w:cs="Arial"/>
            <w:sz w:val="22"/>
            <w:szCs w:val="22"/>
          </w:rPr>
          <w:delText>f</w:delText>
        </w:r>
      </w:del>
      <w:r w:rsidR="00A26117" w:rsidRPr="00BC7831">
        <w:rPr>
          <w:rFonts w:ascii="Arial" w:hAnsi="Arial" w:cs="Arial"/>
          <w:sz w:val="22"/>
          <w:szCs w:val="22"/>
        </w:rPr>
        <w:t>ee-</w:t>
      </w:r>
      <w:ins w:id="66" w:author="Joan Casey" w:date="2025-01-07T19:46:00Z" w16du:dateUtc="2025-01-08T03:46:00Z">
        <w:r w:rsidR="00222612">
          <w:rPr>
            <w:rFonts w:ascii="Arial" w:hAnsi="Arial" w:cs="Arial"/>
            <w:sz w:val="22"/>
            <w:szCs w:val="22"/>
          </w:rPr>
          <w:t>F</w:t>
        </w:r>
      </w:ins>
      <w:del w:id="67" w:author="Joan Casey" w:date="2025-01-07T19:46:00Z" w16du:dateUtc="2025-01-08T03:46:00Z">
        <w:r w:rsidR="00A26117" w:rsidRPr="00BC7831" w:rsidDel="00222612">
          <w:rPr>
            <w:rFonts w:ascii="Arial" w:hAnsi="Arial" w:cs="Arial"/>
            <w:sz w:val="22"/>
            <w:szCs w:val="22"/>
          </w:rPr>
          <w:delText>f</w:delText>
        </w:r>
      </w:del>
      <w:r w:rsidR="00A26117" w:rsidRPr="00BC7831">
        <w:rPr>
          <w:rFonts w:ascii="Arial" w:hAnsi="Arial" w:cs="Arial"/>
          <w:sz w:val="22"/>
          <w:szCs w:val="22"/>
        </w:rPr>
        <w:t>or-</w:t>
      </w:r>
      <w:ins w:id="68" w:author="Joan Casey" w:date="2025-01-07T19:46:00Z" w16du:dateUtc="2025-01-08T03:46:00Z">
        <w:r w:rsidR="00222612">
          <w:rPr>
            <w:rFonts w:ascii="Arial" w:hAnsi="Arial" w:cs="Arial"/>
            <w:sz w:val="22"/>
            <w:szCs w:val="22"/>
          </w:rPr>
          <w:t>S</w:t>
        </w:r>
      </w:ins>
      <w:del w:id="69" w:author="Joan Casey" w:date="2025-01-07T19:46:00Z" w16du:dateUtc="2025-01-08T03:46:00Z">
        <w:r w:rsidR="00A26117" w:rsidRPr="00BC7831" w:rsidDel="00222612">
          <w:rPr>
            <w:rFonts w:ascii="Arial" w:hAnsi="Arial" w:cs="Arial"/>
            <w:sz w:val="22"/>
            <w:szCs w:val="22"/>
          </w:rPr>
          <w:delText>s</w:delText>
        </w:r>
      </w:del>
      <w:r w:rsidR="00A26117" w:rsidRPr="00BC7831">
        <w:rPr>
          <w:rFonts w:ascii="Arial" w:hAnsi="Arial" w:cs="Arial"/>
          <w:sz w:val="22"/>
          <w:szCs w:val="22"/>
        </w:rPr>
        <w:t xml:space="preserve">ervice </w:t>
      </w:r>
      <w:r w:rsidRPr="00BC7831">
        <w:rPr>
          <w:rFonts w:ascii="Arial" w:hAnsi="Arial" w:cs="Arial"/>
          <w:sz w:val="22"/>
          <w:szCs w:val="22"/>
        </w:rPr>
        <w:t xml:space="preserve">beneficiaries. </w:t>
      </w:r>
      <w:r w:rsidR="00333ACC" w:rsidRPr="00BC7831">
        <w:rPr>
          <w:rFonts w:ascii="Arial" w:hAnsi="Arial" w:cs="Arial"/>
          <w:sz w:val="22"/>
          <w:szCs w:val="22"/>
        </w:rPr>
        <w:t xml:space="preserve">The number of </w:t>
      </w:r>
      <w:del w:id="70" w:author="Joan Casey" w:date="2025-01-07T19:47:00Z" w16du:dateUtc="2025-01-08T03:47:00Z">
        <w:r w:rsidR="00333ACC" w:rsidRPr="00BC7831" w:rsidDel="00222612">
          <w:rPr>
            <w:rFonts w:ascii="Arial" w:hAnsi="Arial" w:cs="Arial"/>
            <w:sz w:val="22"/>
            <w:szCs w:val="22"/>
          </w:rPr>
          <w:delText xml:space="preserve">county </w:delText>
        </w:r>
      </w:del>
      <w:r w:rsidR="00333ACC" w:rsidRPr="00BC7831">
        <w:rPr>
          <w:rFonts w:ascii="Arial" w:hAnsi="Arial" w:cs="Arial"/>
          <w:sz w:val="22"/>
          <w:szCs w:val="22"/>
        </w:rPr>
        <w:t>beneficiaries</w:t>
      </w:r>
      <w:r w:rsidR="00213C45" w:rsidRPr="00BC7831">
        <w:rPr>
          <w:rFonts w:ascii="Arial" w:hAnsi="Arial" w:cs="Arial"/>
          <w:sz w:val="22"/>
          <w:szCs w:val="22"/>
        </w:rPr>
        <w:t xml:space="preserve"> </w:t>
      </w:r>
      <w:del w:id="71" w:author="Joan Casey" w:date="2025-01-07T19:47:00Z" w16du:dateUtc="2025-01-08T03:47:00Z">
        <w:r w:rsidR="00213C45" w:rsidRPr="00BC7831" w:rsidDel="00222612">
          <w:rPr>
            <w:rFonts w:ascii="Arial" w:hAnsi="Arial" w:cs="Arial"/>
            <w:sz w:val="22"/>
            <w:szCs w:val="22"/>
          </w:rPr>
          <w:delText xml:space="preserve">for </w:delText>
        </w:r>
      </w:del>
      <w:ins w:id="72" w:author="Joan Casey" w:date="2025-01-07T19:47:00Z" w16du:dateUtc="2025-01-08T03:47:00Z">
        <w:r w:rsidR="00222612">
          <w:rPr>
            <w:rFonts w:ascii="Arial" w:hAnsi="Arial" w:cs="Arial"/>
            <w:sz w:val="22"/>
            <w:szCs w:val="22"/>
          </w:rPr>
          <w:t>per</w:t>
        </w:r>
        <w:r w:rsidR="00222612" w:rsidRPr="00BC7831">
          <w:rPr>
            <w:rFonts w:ascii="Arial" w:hAnsi="Arial" w:cs="Arial"/>
            <w:sz w:val="22"/>
            <w:szCs w:val="22"/>
          </w:rPr>
          <w:t xml:space="preserve"> </w:t>
        </w:r>
      </w:ins>
      <w:r w:rsidR="00213C45" w:rsidRPr="00BC7831">
        <w:rPr>
          <w:rFonts w:ascii="Arial" w:hAnsi="Arial" w:cs="Arial"/>
          <w:sz w:val="22"/>
          <w:szCs w:val="22"/>
        </w:rPr>
        <w:t xml:space="preserve">included </w:t>
      </w:r>
      <w:del w:id="73" w:author="Joan Casey" w:date="2025-01-07T19:47:00Z" w16du:dateUtc="2025-01-08T03:47:00Z">
        <w:r w:rsidR="00213C45" w:rsidRPr="00BC7831" w:rsidDel="00222612">
          <w:rPr>
            <w:rFonts w:ascii="Arial" w:hAnsi="Arial" w:cs="Arial"/>
            <w:sz w:val="22"/>
            <w:szCs w:val="22"/>
          </w:rPr>
          <w:delText xml:space="preserve">counties </w:delText>
        </w:r>
      </w:del>
      <w:ins w:id="74" w:author="Joan Casey" w:date="2025-01-07T19:47:00Z" w16du:dateUtc="2025-01-08T03:47:00Z">
        <w:r w:rsidR="00222612" w:rsidRPr="00BC7831">
          <w:rPr>
            <w:rFonts w:ascii="Arial" w:hAnsi="Arial" w:cs="Arial"/>
            <w:sz w:val="22"/>
            <w:szCs w:val="22"/>
          </w:rPr>
          <w:t>count</w:t>
        </w:r>
        <w:r w:rsidR="00222612">
          <w:rPr>
            <w:rFonts w:ascii="Arial" w:hAnsi="Arial" w:cs="Arial"/>
            <w:sz w:val="22"/>
            <w:szCs w:val="22"/>
          </w:rPr>
          <w:t>y</w:t>
        </w:r>
        <w:r w:rsidR="00222612" w:rsidRPr="00BC7831">
          <w:rPr>
            <w:rFonts w:ascii="Arial" w:hAnsi="Arial" w:cs="Arial"/>
            <w:sz w:val="22"/>
            <w:szCs w:val="22"/>
          </w:rPr>
          <w:t xml:space="preserve"> </w:t>
        </w:r>
      </w:ins>
      <w:r w:rsidR="00213C45" w:rsidRPr="00BC7831">
        <w:rPr>
          <w:rFonts w:ascii="Arial" w:hAnsi="Arial" w:cs="Arial"/>
          <w:sz w:val="22"/>
          <w:szCs w:val="22"/>
        </w:rPr>
        <w:t>ranged</w:t>
      </w:r>
      <w:r w:rsidR="00333ACC" w:rsidRPr="00BC7831">
        <w:rPr>
          <w:rFonts w:ascii="Arial" w:hAnsi="Arial" w:cs="Arial"/>
          <w:sz w:val="22"/>
          <w:szCs w:val="22"/>
        </w:rPr>
        <w:t xml:space="preserve"> </w:t>
      </w:r>
      <w:r w:rsidR="00333ACC" w:rsidRPr="00F432F5">
        <w:rPr>
          <w:rFonts w:ascii="Arial" w:hAnsi="Arial" w:cs="Arial"/>
          <w:sz w:val="22"/>
          <w:szCs w:val="22"/>
        </w:rPr>
        <w:t xml:space="preserve">from </w:t>
      </w:r>
      <w:r w:rsidR="00D77C8D" w:rsidRPr="00F432F5">
        <w:rPr>
          <w:rFonts w:ascii="Arial" w:hAnsi="Arial" w:cs="Arial"/>
          <w:sz w:val="22"/>
          <w:szCs w:val="22"/>
        </w:rPr>
        <w:t>501</w:t>
      </w:r>
      <w:r w:rsidR="00333ACC" w:rsidRPr="00F432F5">
        <w:rPr>
          <w:rFonts w:ascii="Arial" w:hAnsi="Arial" w:cs="Arial"/>
          <w:sz w:val="22"/>
          <w:szCs w:val="22"/>
        </w:rPr>
        <w:t xml:space="preserve"> to </w:t>
      </w:r>
      <w:r w:rsidR="00D77C8D" w:rsidRPr="00F432F5">
        <w:rPr>
          <w:rFonts w:ascii="Arial" w:hAnsi="Arial" w:cs="Arial"/>
          <w:sz w:val="22"/>
          <w:szCs w:val="22"/>
        </w:rPr>
        <w:t>252,004</w:t>
      </w:r>
      <w:r w:rsidR="00333ACC" w:rsidRPr="00F432F5">
        <w:rPr>
          <w:rFonts w:ascii="Arial" w:hAnsi="Arial" w:cs="Arial"/>
          <w:sz w:val="22"/>
          <w:szCs w:val="22"/>
        </w:rPr>
        <w:t>.</w:t>
      </w:r>
      <w:r w:rsidR="00333ACC" w:rsidRPr="00BC7831">
        <w:rPr>
          <w:rFonts w:ascii="Arial" w:hAnsi="Arial" w:cs="Arial"/>
          <w:sz w:val="22"/>
          <w:szCs w:val="22"/>
        </w:rPr>
        <w:t xml:space="preserve"> </w:t>
      </w:r>
      <w:ins w:id="75" w:author="Joan Casey" w:date="2025-01-07T19:58:00Z" w16du:dateUtc="2025-01-08T03:58:00Z">
        <w:r w:rsidR="00CC520E">
          <w:rPr>
            <w:rFonts w:ascii="Arial" w:hAnsi="Arial" w:cs="Arial"/>
            <w:sz w:val="22"/>
            <w:szCs w:val="22"/>
          </w:rPr>
          <w:t>Just over two percent of county-days were exposed to a power outage (n=15,990 county-days)</w:t>
        </w:r>
      </w:ins>
      <w:del w:id="76" w:author="Joan Casey" w:date="2025-01-07T19:58:00Z" w16du:dateUtc="2025-01-08T03:58:00Z">
        <w:r w:rsidRPr="00BC7831" w:rsidDel="00CC520E">
          <w:rPr>
            <w:rFonts w:ascii="Arial" w:hAnsi="Arial" w:cs="Arial"/>
            <w:sz w:val="22"/>
            <w:szCs w:val="22"/>
          </w:rPr>
          <w:delText>There were on</w:delText>
        </w:r>
      </w:del>
      <w:del w:id="77" w:author="Joan Casey" w:date="2025-01-07T19:57:00Z" w16du:dateUtc="2025-01-08T03:57:00Z">
        <w:r w:rsidRPr="00BC7831" w:rsidDel="00CC520E">
          <w:rPr>
            <w:rFonts w:ascii="Arial" w:hAnsi="Arial" w:cs="Arial"/>
            <w:sz w:val="22"/>
            <w:szCs w:val="22"/>
          </w:rPr>
          <w:delText xml:space="preserve"> average </w:delText>
        </w:r>
        <w:r w:rsidR="00F23A62" w:rsidRPr="00F432F5" w:rsidDel="00CC520E">
          <w:rPr>
            <w:rFonts w:ascii="Arial" w:hAnsi="Arial" w:cs="Arial"/>
            <w:sz w:val="22"/>
            <w:szCs w:val="22"/>
          </w:rPr>
          <w:delText>7</w:delText>
        </w:r>
      </w:del>
      <w:del w:id="78" w:author="Joan Casey" w:date="2025-01-07T13:44:00Z" w16du:dateUtc="2025-01-07T21:44:00Z">
        <w:r w:rsidR="0051349C" w:rsidRPr="00F432F5" w:rsidDel="00D93CE7">
          <w:rPr>
            <w:rFonts w:ascii="Arial" w:hAnsi="Arial" w:cs="Arial"/>
            <w:sz w:val="22"/>
            <w:szCs w:val="22"/>
          </w:rPr>
          <w:delText>.</w:delText>
        </w:r>
        <w:r w:rsidR="00F23A62" w:rsidRPr="00F432F5" w:rsidDel="00D93CE7">
          <w:rPr>
            <w:rFonts w:ascii="Arial" w:hAnsi="Arial" w:cs="Arial"/>
            <w:sz w:val="22"/>
            <w:szCs w:val="22"/>
          </w:rPr>
          <w:delText>3</w:delText>
        </w:r>
      </w:del>
      <w:del w:id="79" w:author="Joan Casey" w:date="2025-01-07T19:57:00Z" w16du:dateUtc="2025-01-08T03:57:00Z">
        <w:r w:rsidRPr="00F432F5" w:rsidDel="00CC520E">
          <w:rPr>
            <w:rFonts w:ascii="Arial" w:hAnsi="Arial" w:cs="Arial"/>
            <w:sz w:val="22"/>
            <w:szCs w:val="22"/>
          </w:rPr>
          <w:delText xml:space="preserve"> county-level 8+ hour power </w:delText>
        </w:r>
        <w:r w:rsidR="00CD42C7" w:rsidRPr="00F432F5" w:rsidDel="00CC520E">
          <w:rPr>
            <w:rFonts w:ascii="Arial" w:hAnsi="Arial" w:cs="Arial"/>
            <w:sz w:val="22"/>
            <w:szCs w:val="22"/>
          </w:rPr>
          <w:delText>outages</w:delText>
        </w:r>
        <w:r w:rsidRPr="00F432F5" w:rsidDel="00CC520E">
          <w:rPr>
            <w:rFonts w:ascii="Arial" w:hAnsi="Arial" w:cs="Arial"/>
            <w:sz w:val="22"/>
            <w:szCs w:val="22"/>
          </w:rPr>
          <w:delText xml:space="preserve"> affecting </w:delText>
        </w:r>
        <w:r w:rsidR="00846FE0" w:rsidRPr="00F432F5" w:rsidDel="00CC520E">
          <w:rPr>
            <w:rFonts w:ascii="Arial" w:eastAsia="Garamond" w:hAnsi="Arial" w:cs="Arial"/>
          </w:rPr>
          <w:delText>≥</w:delText>
        </w:r>
        <w:r w:rsidRPr="00F432F5" w:rsidDel="00CC520E">
          <w:rPr>
            <w:rFonts w:ascii="Arial" w:hAnsi="Arial" w:cs="Arial"/>
            <w:sz w:val="22"/>
            <w:szCs w:val="22"/>
          </w:rPr>
          <w:delText>1% of county customers in 2018</w:delText>
        </w:r>
      </w:del>
      <w:del w:id="80" w:author="Joan Casey" w:date="2025-01-07T19:58:00Z" w16du:dateUtc="2025-01-08T03:58:00Z">
        <w:r w:rsidRPr="00F432F5" w:rsidDel="00CC520E">
          <w:rPr>
            <w:rFonts w:ascii="Arial" w:hAnsi="Arial" w:cs="Arial"/>
            <w:sz w:val="22"/>
            <w:szCs w:val="22"/>
          </w:rPr>
          <w:delText xml:space="preserve">. </w:delText>
        </w:r>
        <w:r w:rsidR="00CD42C7" w:rsidRPr="00F432F5" w:rsidDel="00CC520E">
          <w:rPr>
            <w:rFonts w:ascii="Arial" w:hAnsi="Arial" w:cs="Arial"/>
            <w:sz w:val="22"/>
            <w:szCs w:val="22"/>
          </w:rPr>
          <w:delText xml:space="preserve">The total number of county-days </w:delText>
        </w:r>
        <w:r w:rsidR="00A25757" w:rsidRPr="00F432F5" w:rsidDel="00CC520E">
          <w:rPr>
            <w:rFonts w:ascii="Arial" w:hAnsi="Arial" w:cs="Arial"/>
            <w:sz w:val="22"/>
            <w:szCs w:val="22"/>
          </w:rPr>
          <w:delText>exposed to</w:delText>
        </w:r>
        <w:r w:rsidR="00CD42C7" w:rsidRPr="00F432F5" w:rsidDel="00CC520E">
          <w:rPr>
            <w:rFonts w:ascii="Arial" w:hAnsi="Arial" w:cs="Arial"/>
            <w:sz w:val="22"/>
            <w:szCs w:val="22"/>
          </w:rPr>
          <w:delText xml:space="preserve"> power outage was </w:delText>
        </w:r>
        <w:r w:rsidR="00C630B2" w:rsidRPr="0033600E" w:rsidDel="00CC520E">
          <w:rPr>
            <w:rFonts w:ascii="Arial" w:hAnsi="Arial" w:cs="Arial"/>
            <w:sz w:val="22"/>
            <w:szCs w:val="22"/>
          </w:rPr>
          <w:delText>15</w:delText>
        </w:r>
        <w:r w:rsidR="00367FC7" w:rsidRPr="0033600E" w:rsidDel="00CC520E">
          <w:rPr>
            <w:rFonts w:ascii="Arial" w:hAnsi="Arial" w:cs="Arial"/>
            <w:sz w:val="22"/>
            <w:szCs w:val="22"/>
          </w:rPr>
          <w:delText>,</w:delText>
        </w:r>
        <w:r w:rsidR="00C630B2" w:rsidRPr="0033600E" w:rsidDel="00CC520E">
          <w:rPr>
            <w:rFonts w:ascii="Arial" w:hAnsi="Arial" w:cs="Arial"/>
            <w:sz w:val="22"/>
            <w:szCs w:val="22"/>
          </w:rPr>
          <w:delText>990</w:delText>
        </w:r>
        <w:r w:rsidR="00E60AA2" w:rsidRPr="0033600E" w:rsidDel="00CC520E">
          <w:rPr>
            <w:rFonts w:ascii="Arial" w:hAnsi="Arial" w:cs="Arial"/>
            <w:sz w:val="22"/>
            <w:szCs w:val="22"/>
          </w:rPr>
          <w:delText xml:space="preserve">; </w:delText>
        </w:r>
        <w:r w:rsidR="00C630B2" w:rsidRPr="0033600E" w:rsidDel="00CC520E">
          <w:rPr>
            <w:rFonts w:ascii="Arial" w:hAnsi="Arial" w:cs="Arial"/>
            <w:sz w:val="22"/>
            <w:szCs w:val="22"/>
          </w:rPr>
          <w:delText>2.02</w:delText>
        </w:r>
        <w:r w:rsidR="00CD42C7" w:rsidRPr="0033600E" w:rsidDel="00CC520E">
          <w:rPr>
            <w:rFonts w:ascii="Arial" w:hAnsi="Arial" w:cs="Arial"/>
            <w:sz w:val="22"/>
            <w:szCs w:val="22"/>
          </w:rPr>
          <w:delText xml:space="preserve">% of </w:delText>
        </w:r>
        <w:r w:rsidR="00E60AA2" w:rsidRPr="0033600E" w:rsidDel="00CC520E">
          <w:rPr>
            <w:rFonts w:ascii="Arial" w:hAnsi="Arial" w:cs="Arial"/>
            <w:sz w:val="22"/>
            <w:szCs w:val="22"/>
          </w:rPr>
          <w:delText>county-</w:delText>
        </w:r>
        <w:r w:rsidR="00CD42C7" w:rsidRPr="0033600E" w:rsidDel="00CC520E">
          <w:rPr>
            <w:rFonts w:ascii="Arial" w:hAnsi="Arial" w:cs="Arial"/>
            <w:sz w:val="22"/>
            <w:szCs w:val="22"/>
          </w:rPr>
          <w:delText>days</w:delText>
        </w:r>
      </w:del>
      <w:r w:rsidR="00E60AA2" w:rsidRPr="0033600E">
        <w:rPr>
          <w:rFonts w:ascii="Arial" w:hAnsi="Arial" w:cs="Arial"/>
          <w:sz w:val="22"/>
          <w:szCs w:val="22"/>
        </w:rPr>
        <w:t>.</w:t>
      </w:r>
      <w:r w:rsidR="009002E2" w:rsidRPr="0033600E">
        <w:rPr>
          <w:rFonts w:ascii="Arial" w:hAnsi="Arial" w:cs="Arial"/>
          <w:sz w:val="22"/>
          <w:szCs w:val="22"/>
        </w:rPr>
        <w:t xml:space="preserve"> </w:t>
      </w:r>
      <w:commentRangeStart w:id="81"/>
      <w:r w:rsidR="009002E2" w:rsidRPr="0033600E">
        <w:rPr>
          <w:rFonts w:ascii="Arial" w:hAnsi="Arial" w:cs="Arial"/>
          <w:sz w:val="22"/>
          <w:szCs w:val="22"/>
        </w:rPr>
        <w:t xml:space="preserve">The </w:t>
      </w:r>
      <w:commentRangeEnd w:id="81"/>
      <w:r w:rsidR="00CC520E">
        <w:rPr>
          <w:rStyle w:val="CommentReference"/>
        </w:rPr>
        <w:commentReference w:id="81"/>
      </w:r>
      <w:r w:rsidR="009002E2" w:rsidRPr="0033600E">
        <w:rPr>
          <w:rFonts w:ascii="Arial" w:hAnsi="Arial" w:cs="Arial"/>
          <w:sz w:val="22"/>
          <w:szCs w:val="22"/>
        </w:rPr>
        <w:t>mean daily</w:t>
      </w:r>
      <w:r w:rsidR="003D01E0" w:rsidRPr="0033600E">
        <w:rPr>
          <w:rFonts w:ascii="Arial" w:hAnsi="Arial" w:cs="Arial"/>
          <w:sz w:val="22"/>
          <w:szCs w:val="22"/>
        </w:rPr>
        <w:t xml:space="preserve"> county-level</w:t>
      </w:r>
      <w:r w:rsidR="009002E2" w:rsidRPr="0033600E">
        <w:rPr>
          <w:rFonts w:ascii="Arial" w:hAnsi="Arial" w:cs="Arial"/>
          <w:sz w:val="22"/>
          <w:szCs w:val="22"/>
        </w:rPr>
        <w:t xml:space="preserve"> </w:t>
      </w:r>
      <w:ins w:id="82" w:author="Joan Casey" w:date="2025-01-07T19:59:00Z" w16du:dateUtc="2025-01-08T03:59:00Z">
        <w:r w:rsidR="00CC520E">
          <w:rPr>
            <w:rFonts w:ascii="Arial" w:hAnsi="Arial" w:cs="Arial"/>
            <w:sz w:val="22"/>
            <w:szCs w:val="22"/>
          </w:rPr>
          <w:t xml:space="preserve">emergency? </w:t>
        </w:r>
      </w:ins>
      <w:r w:rsidR="009002E2" w:rsidRPr="0033600E">
        <w:rPr>
          <w:rFonts w:ascii="Arial" w:hAnsi="Arial" w:cs="Arial"/>
          <w:sz w:val="22"/>
          <w:szCs w:val="22"/>
        </w:rPr>
        <w:t xml:space="preserve">CVD </w:t>
      </w:r>
      <w:r w:rsidR="00572CA2" w:rsidRPr="0033600E">
        <w:rPr>
          <w:rFonts w:ascii="Arial" w:hAnsi="Arial" w:cs="Arial"/>
          <w:sz w:val="22"/>
          <w:szCs w:val="22"/>
        </w:rPr>
        <w:t>hospitalization</w:t>
      </w:r>
      <w:r w:rsidR="009002E2" w:rsidRPr="0033600E">
        <w:rPr>
          <w:rFonts w:ascii="Arial" w:hAnsi="Arial" w:cs="Arial"/>
          <w:sz w:val="22"/>
          <w:szCs w:val="22"/>
        </w:rPr>
        <w:t xml:space="preserve"> rate</w:t>
      </w:r>
      <w:r w:rsidR="004E4C81" w:rsidRPr="0033600E">
        <w:rPr>
          <w:rFonts w:ascii="Arial" w:hAnsi="Arial" w:cs="Arial"/>
          <w:sz w:val="22"/>
          <w:szCs w:val="22"/>
        </w:rPr>
        <w:t xml:space="preserve"> was </w:t>
      </w:r>
      <w:r w:rsidR="00E3245A" w:rsidRPr="0033600E">
        <w:rPr>
          <w:rFonts w:ascii="Arial" w:hAnsi="Arial" w:cs="Arial"/>
          <w:sz w:val="22"/>
          <w:szCs w:val="22"/>
        </w:rPr>
        <w:t>3.23</w:t>
      </w:r>
      <w:ins w:id="83" w:author="Joan Casey" w:date="2025-01-07T19:59:00Z" w16du:dateUtc="2025-01-08T03:59:00Z">
        <w:r w:rsidR="00CC520E">
          <w:rPr>
            <w:rFonts w:ascii="Arial" w:hAnsi="Arial" w:cs="Arial"/>
            <w:sz w:val="22"/>
            <w:szCs w:val="22"/>
          </w:rPr>
          <w:t xml:space="preserve"> per XX</w:t>
        </w:r>
      </w:ins>
      <w:r w:rsidR="004E4C81" w:rsidRPr="0033600E">
        <w:rPr>
          <w:rFonts w:ascii="Arial" w:hAnsi="Arial" w:cs="Arial"/>
          <w:sz w:val="22"/>
          <w:szCs w:val="22"/>
        </w:rPr>
        <w:t xml:space="preserve">, and the respiratory rate was </w:t>
      </w:r>
      <w:r w:rsidR="0074781B" w:rsidRPr="0033600E">
        <w:rPr>
          <w:rFonts w:ascii="Arial" w:hAnsi="Arial" w:cs="Arial"/>
          <w:sz w:val="22"/>
          <w:szCs w:val="22"/>
        </w:rPr>
        <w:t>2.</w:t>
      </w:r>
      <w:r w:rsidR="00E3245A" w:rsidRPr="0033600E">
        <w:rPr>
          <w:rFonts w:ascii="Arial" w:hAnsi="Arial" w:cs="Arial"/>
          <w:sz w:val="22"/>
          <w:szCs w:val="22"/>
        </w:rPr>
        <w:t>25</w:t>
      </w:r>
      <w:ins w:id="84" w:author="Joan Casey" w:date="2025-01-07T19:59:00Z" w16du:dateUtc="2025-01-08T03:59:00Z">
        <w:r w:rsidR="00CC520E">
          <w:rPr>
            <w:rFonts w:ascii="Arial" w:hAnsi="Arial" w:cs="Arial"/>
            <w:sz w:val="22"/>
            <w:szCs w:val="22"/>
          </w:rPr>
          <w:t xml:space="preserve"> per YY</w:t>
        </w:r>
      </w:ins>
      <w:r w:rsidR="004E4C81" w:rsidRPr="0033600E">
        <w:rPr>
          <w:rFonts w:ascii="Arial" w:hAnsi="Arial" w:cs="Arial"/>
          <w:sz w:val="22"/>
          <w:szCs w:val="22"/>
        </w:rPr>
        <w:t xml:space="preserve">. </w:t>
      </w:r>
      <w:r w:rsidR="00334D16" w:rsidRPr="0033600E">
        <w:rPr>
          <w:rFonts w:ascii="Arial" w:hAnsi="Arial" w:cs="Arial"/>
          <w:sz w:val="22"/>
          <w:szCs w:val="22"/>
        </w:rPr>
        <w:t>The most co</w:t>
      </w:r>
      <w:r w:rsidR="00FA10E6" w:rsidRPr="0033600E">
        <w:rPr>
          <w:rFonts w:ascii="Arial" w:hAnsi="Arial" w:cs="Arial"/>
          <w:sz w:val="22"/>
          <w:szCs w:val="22"/>
        </w:rPr>
        <w:t>mmon</w:t>
      </w:r>
      <w:r w:rsidR="00183892" w:rsidRPr="0033600E">
        <w:rPr>
          <w:rFonts w:ascii="Arial" w:hAnsi="Arial" w:cs="Arial"/>
          <w:sz w:val="22"/>
          <w:szCs w:val="22"/>
        </w:rPr>
        <w:t xml:space="preserve"> </w:t>
      </w:r>
      <w:r w:rsidR="00334D16" w:rsidRPr="0033600E">
        <w:rPr>
          <w:rFonts w:ascii="Arial" w:hAnsi="Arial" w:cs="Arial"/>
          <w:sz w:val="22"/>
          <w:szCs w:val="22"/>
        </w:rPr>
        <w:t xml:space="preserve">causes of </w:t>
      </w:r>
      <w:r w:rsidR="00344836" w:rsidRPr="0033600E">
        <w:rPr>
          <w:rFonts w:ascii="Arial" w:hAnsi="Arial" w:cs="Arial"/>
          <w:sz w:val="22"/>
          <w:szCs w:val="22"/>
        </w:rPr>
        <w:t xml:space="preserve">emergency </w:t>
      </w:r>
      <w:r w:rsidR="00334D16" w:rsidRPr="0033600E">
        <w:rPr>
          <w:rFonts w:ascii="Arial" w:hAnsi="Arial" w:cs="Arial"/>
          <w:sz w:val="22"/>
          <w:szCs w:val="22"/>
        </w:rPr>
        <w:t xml:space="preserve">CVD </w:t>
      </w:r>
      <w:r w:rsidR="00572CA2" w:rsidRPr="0033600E">
        <w:rPr>
          <w:rFonts w:ascii="Arial" w:hAnsi="Arial" w:cs="Arial"/>
          <w:sz w:val="22"/>
          <w:szCs w:val="22"/>
        </w:rPr>
        <w:t>hospitalization</w:t>
      </w:r>
      <w:r w:rsidR="00334D16" w:rsidRPr="0033600E">
        <w:rPr>
          <w:rFonts w:ascii="Arial" w:hAnsi="Arial" w:cs="Arial"/>
          <w:sz w:val="22"/>
          <w:szCs w:val="22"/>
        </w:rPr>
        <w:t xml:space="preserve"> were</w:t>
      </w:r>
      <w:r w:rsidR="00C31751" w:rsidRPr="0033600E">
        <w:rPr>
          <w:rFonts w:ascii="Arial" w:hAnsi="Arial" w:cs="Arial"/>
          <w:sz w:val="22"/>
          <w:szCs w:val="22"/>
        </w:rPr>
        <w:t xml:space="preserve"> primary</w:t>
      </w:r>
      <w:r w:rsidR="00334D16" w:rsidRPr="0033600E">
        <w:rPr>
          <w:rFonts w:ascii="Arial" w:hAnsi="Arial" w:cs="Arial"/>
          <w:sz w:val="22"/>
          <w:szCs w:val="22"/>
        </w:rPr>
        <w:t xml:space="preserve"> </w:t>
      </w:r>
      <w:r w:rsidR="00664853" w:rsidRPr="0033600E">
        <w:rPr>
          <w:rFonts w:ascii="Arial" w:hAnsi="Arial" w:cs="Arial"/>
          <w:sz w:val="22"/>
          <w:szCs w:val="22"/>
        </w:rPr>
        <w:t>hypertension</w:t>
      </w:r>
      <w:r w:rsidR="00C31751" w:rsidRPr="0033600E">
        <w:rPr>
          <w:rFonts w:ascii="Arial" w:hAnsi="Arial" w:cs="Arial"/>
          <w:sz w:val="22"/>
          <w:szCs w:val="22"/>
        </w:rPr>
        <w:t xml:space="preserve"> (</w:t>
      </w:r>
      <w:ins w:id="85" w:author="Joan Casey" w:date="2025-01-07T20:04:00Z" w16du:dateUtc="2025-01-08T04:04:00Z">
        <w:r w:rsidR="00CB1B8A">
          <w:rPr>
            <w:rFonts w:ascii="Arial" w:hAnsi="Arial" w:cs="Arial"/>
            <w:sz w:val="22"/>
            <w:szCs w:val="22"/>
          </w:rPr>
          <w:t xml:space="preserve">XX%, </w:t>
        </w:r>
      </w:ins>
      <w:r w:rsidR="00C31751" w:rsidRPr="0033600E">
        <w:rPr>
          <w:rFonts w:ascii="Arial" w:hAnsi="Arial" w:cs="Arial"/>
          <w:sz w:val="22"/>
          <w:szCs w:val="22"/>
        </w:rPr>
        <w:t>I10)</w:t>
      </w:r>
      <w:r w:rsidR="00F54E41" w:rsidRPr="0033600E">
        <w:rPr>
          <w:rFonts w:ascii="Arial" w:hAnsi="Arial" w:cs="Arial"/>
          <w:sz w:val="22"/>
          <w:szCs w:val="22"/>
        </w:rPr>
        <w:t xml:space="preserve">, </w:t>
      </w:r>
      <w:r w:rsidR="00501B4F" w:rsidRPr="0033600E">
        <w:rPr>
          <w:rFonts w:ascii="Arial" w:hAnsi="Arial" w:cs="Arial"/>
          <w:sz w:val="22"/>
          <w:szCs w:val="22"/>
        </w:rPr>
        <w:t>h</w:t>
      </w:r>
      <w:r w:rsidR="006D42BD" w:rsidRPr="0033600E">
        <w:rPr>
          <w:rFonts w:ascii="Arial" w:hAnsi="Arial" w:cs="Arial"/>
          <w:sz w:val="22"/>
          <w:szCs w:val="22"/>
        </w:rPr>
        <w:t>ypertensive heart and chronic kidney disease with heart failure (</w:t>
      </w:r>
      <w:ins w:id="86" w:author="Joan Casey" w:date="2025-01-07T20:04:00Z" w16du:dateUtc="2025-01-08T04:04:00Z">
        <w:r w:rsidR="00CB1B8A">
          <w:rPr>
            <w:rFonts w:ascii="Arial" w:hAnsi="Arial" w:cs="Arial"/>
            <w:sz w:val="22"/>
            <w:szCs w:val="22"/>
          </w:rPr>
          <w:t xml:space="preserve">XX%, </w:t>
        </w:r>
      </w:ins>
      <w:r w:rsidR="006D42BD" w:rsidRPr="0033600E">
        <w:rPr>
          <w:rFonts w:ascii="Arial" w:hAnsi="Arial" w:cs="Arial"/>
          <w:sz w:val="22"/>
          <w:szCs w:val="22"/>
        </w:rPr>
        <w:t xml:space="preserve">I30), </w:t>
      </w:r>
      <w:r w:rsidR="00662AFE" w:rsidRPr="0033600E">
        <w:rPr>
          <w:rFonts w:ascii="Arial" w:hAnsi="Arial" w:cs="Arial"/>
          <w:sz w:val="22"/>
          <w:szCs w:val="22"/>
        </w:rPr>
        <w:t xml:space="preserve">and </w:t>
      </w:r>
      <w:r w:rsidR="00D9635A" w:rsidRPr="0033600E">
        <w:rPr>
          <w:rFonts w:ascii="Arial" w:hAnsi="Arial" w:cs="Arial"/>
          <w:sz w:val="22"/>
          <w:szCs w:val="22"/>
        </w:rPr>
        <w:t>hypertensive heart disease with heart failure (</w:t>
      </w:r>
      <w:ins w:id="87" w:author="Joan Casey" w:date="2025-01-07T20:04:00Z" w16du:dateUtc="2025-01-08T04:04:00Z">
        <w:r w:rsidR="00CB1B8A">
          <w:rPr>
            <w:rFonts w:ascii="Arial" w:hAnsi="Arial" w:cs="Arial"/>
            <w:sz w:val="22"/>
            <w:szCs w:val="22"/>
          </w:rPr>
          <w:t xml:space="preserve">XX%, </w:t>
        </w:r>
      </w:ins>
      <w:r w:rsidR="00D9635A" w:rsidRPr="0033600E">
        <w:rPr>
          <w:rFonts w:ascii="Arial" w:hAnsi="Arial" w:cs="Arial"/>
          <w:sz w:val="22"/>
          <w:szCs w:val="22"/>
        </w:rPr>
        <w:t>I110).</w:t>
      </w:r>
      <w:r w:rsidR="009D681E" w:rsidRPr="0033600E">
        <w:rPr>
          <w:rStyle w:val="hgkelc"/>
          <w:rFonts w:ascii="Arial" w:hAnsi="Arial" w:cs="Arial"/>
          <w:sz w:val="22"/>
          <w:szCs w:val="22"/>
          <w:lang w:val="en"/>
        </w:rPr>
        <w:t xml:space="preserve"> </w:t>
      </w:r>
      <w:r w:rsidR="009D681E" w:rsidRPr="0033600E">
        <w:rPr>
          <w:rFonts w:ascii="Arial" w:hAnsi="Arial" w:cs="Arial"/>
          <w:sz w:val="22"/>
          <w:szCs w:val="22"/>
        </w:rPr>
        <w:t xml:space="preserve">The </w:t>
      </w:r>
      <w:r w:rsidR="00334D16" w:rsidRPr="0033600E">
        <w:rPr>
          <w:rFonts w:ascii="Arial" w:hAnsi="Arial" w:cs="Arial"/>
          <w:sz w:val="22"/>
          <w:szCs w:val="22"/>
        </w:rPr>
        <w:t xml:space="preserve">most common causes of </w:t>
      </w:r>
      <w:r w:rsidR="00460B31" w:rsidRPr="0033600E">
        <w:rPr>
          <w:rFonts w:ascii="Arial" w:hAnsi="Arial" w:cs="Arial"/>
          <w:sz w:val="22"/>
          <w:szCs w:val="22"/>
        </w:rPr>
        <w:t xml:space="preserve">emergency </w:t>
      </w:r>
      <w:r w:rsidR="00334D16" w:rsidRPr="0033600E">
        <w:rPr>
          <w:rFonts w:ascii="Arial" w:hAnsi="Arial" w:cs="Arial"/>
          <w:sz w:val="22"/>
          <w:szCs w:val="22"/>
        </w:rPr>
        <w:t xml:space="preserve">respiratory </w:t>
      </w:r>
      <w:r w:rsidR="00572CA2" w:rsidRPr="0033600E">
        <w:rPr>
          <w:rFonts w:ascii="Arial" w:hAnsi="Arial" w:cs="Arial"/>
          <w:sz w:val="22"/>
          <w:szCs w:val="22"/>
        </w:rPr>
        <w:t>hospitalization</w:t>
      </w:r>
      <w:r w:rsidR="00334D16" w:rsidRPr="0033600E">
        <w:rPr>
          <w:rFonts w:ascii="Arial" w:hAnsi="Arial" w:cs="Arial"/>
          <w:sz w:val="22"/>
          <w:szCs w:val="22"/>
        </w:rPr>
        <w:t xml:space="preserve"> were</w:t>
      </w:r>
      <w:r w:rsidR="005A1FEA" w:rsidRPr="0033600E">
        <w:rPr>
          <w:rFonts w:ascii="Arial" w:hAnsi="Arial" w:cs="Arial"/>
          <w:sz w:val="22"/>
          <w:szCs w:val="22"/>
        </w:rPr>
        <w:t xml:space="preserve"> </w:t>
      </w:r>
      <w:r w:rsidR="00B6794E" w:rsidRPr="0033600E">
        <w:rPr>
          <w:rFonts w:ascii="Arial" w:hAnsi="Arial" w:cs="Arial"/>
          <w:sz w:val="22"/>
          <w:szCs w:val="22"/>
        </w:rPr>
        <w:t>a</w:t>
      </w:r>
      <w:r w:rsidR="00AB5D43" w:rsidRPr="0033600E">
        <w:rPr>
          <w:rFonts w:ascii="Arial" w:hAnsi="Arial" w:cs="Arial"/>
          <w:sz w:val="22"/>
          <w:szCs w:val="22"/>
        </w:rPr>
        <w:t>cute respiratory failure with hypoxia (</w:t>
      </w:r>
      <w:ins w:id="88" w:author="Joan Casey" w:date="2025-01-07T20:04:00Z" w16du:dateUtc="2025-01-08T04:04:00Z">
        <w:r w:rsidR="00CB1B8A">
          <w:rPr>
            <w:rFonts w:ascii="Arial" w:hAnsi="Arial" w:cs="Arial"/>
            <w:sz w:val="22"/>
            <w:szCs w:val="22"/>
          </w:rPr>
          <w:t xml:space="preserve">XX%, </w:t>
        </w:r>
      </w:ins>
      <w:r w:rsidR="00AB5D43" w:rsidRPr="0033600E">
        <w:rPr>
          <w:rFonts w:ascii="Arial" w:hAnsi="Arial" w:cs="Arial"/>
          <w:sz w:val="22"/>
          <w:szCs w:val="22"/>
        </w:rPr>
        <w:t>J</w:t>
      </w:r>
      <w:r w:rsidR="008A2D41" w:rsidRPr="0033600E">
        <w:rPr>
          <w:rFonts w:ascii="Arial" w:hAnsi="Arial" w:cs="Arial"/>
          <w:sz w:val="22"/>
          <w:szCs w:val="22"/>
        </w:rPr>
        <w:t xml:space="preserve">96.01), </w:t>
      </w:r>
      <w:r w:rsidR="002772BB" w:rsidRPr="0033600E">
        <w:rPr>
          <w:rFonts w:ascii="Arial" w:hAnsi="Arial" w:cs="Arial"/>
          <w:sz w:val="22"/>
          <w:szCs w:val="22"/>
        </w:rPr>
        <w:t>acute COPD exacerbation (</w:t>
      </w:r>
      <w:ins w:id="89" w:author="Joan Casey" w:date="2025-01-07T20:04:00Z" w16du:dateUtc="2025-01-08T04:04:00Z">
        <w:r w:rsidR="00CB1B8A">
          <w:rPr>
            <w:rFonts w:ascii="Arial" w:hAnsi="Arial" w:cs="Arial"/>
            <w:sz w:val="22"/>
            <w:szCs w:val="22"/>
          </w:rPr>
          <w:t xml:space="preserve">XX%, </w:t>
        </w:r>
      </w:ins>
      <w:r w:rsidR="002772BB" w:rsidRPr="0033600E">
        <w:rPr>
          <w:rFonts w:ascii="Arial" w:hAnsi="Arial" w:cs="Arial"/>
          <w:sz w:val="22"/>
          <w:szCs w:val="22"/>
        </w:rPr>
        <w:t>J44</w:t>
      </w:r>
      <w:r w:rsidR="0073292F" w:rsidRPr="0033600E">
        <w:rPr>
          <w:rFonts w:ascii="Arial" w:hAnsi="Arial" w:cs="Arial"/>
          <w:sz w:val="22"/>
          <w:szCs w:val="22"/>
        </w:rPr>
        <w:t>.</w:t>
      </w:r>
      <w:r w:rsidR="002772BB" w:rsidRPr="0033600E">
        <w:rPr>
          <w:rFonts w:ascii="Arial" w:hAnsi="Arial" w:cs="Arial"/>
          <w:sz w:val="22"/>
          <w:szCs w:val="22"/>
        </w:rPr>
        <w:t>1</w:t>
      </w:r>
      <w:r w:rsidR="002C2DBE" w:rsidRPr="0033600E">
        <w:rPr>
          <w:rFonts w:ascii="Arial" w:hAnsi="Arial" w:cs="Arial"/>
          <w:sz w:val="22"/>
          <w:szCs w:val="22"/>
        </w:rPr>
        <w:t>)</w:t>
      </w:r>
      <w:r w:rsidR="0042372A" w:rsidRPr="0033600E">
        <w:rPr>
          <w:rFonts w:ascii="Arial" w:hAnsi="Arial" w:cs="Arial"/>
          <w:sz w:val="22"/>
          <w:szCs w:val="22"/>
        </w:rPr>
        <w:t>, and unspecified COPD</w:t>
      </w:r>
      <w:r w:rsidR="00E73C07" w:rsidRPr="0033600E">
        <w:rPr>
          <w:rFonts w:ascii="Arial" w:hAnsi="Arial" w:cs="Arial"/>
          <w:sz w:val="22"/>
          <w:szCs w:val="22"/>
        </w:rPr>
        <w:t xml:space="preserve"> (</w:t>
      </w:r>
      <w:ins w:id="90" w:author="Joan Casey" w:date="2025-01-07T20:04:00Z" w16du:dateUtc="2025-01-08T04:04:00Z">
        <w:r w:rsidR="00CB1B8A">
          <w:rPr>
            <w:rFonts w:ascii="Arial" w:hAnsi="Arial" w:cs="Arial"/>
            <w:sz w:val="22"/>
            <w:szCs w:val="22"/>
          </w:rPr>
          <w:t xml:space="preserve">XX%, </w:t>
        </w:r>
      </w:ins>
      <w:r w:rsidR="00E73C07" w:rsidRPr="0033600E">
        <w:rPr>
          <w:rFonts w:ascii="Arial" w:hAnsi="Arial" w:cs="Arial"/>
          <w:sz w:val="22"/>
          <w:szCs w:val="22"/>
        </w:rPr>
        <w:t>J44.9)</w:t>
      </w:r>
      <w:r w:rsidR="0042372A" w:rsidRPr="0033600E">
        <w:rPr>
          <w:rFonts w:ascii="Arial" w:hAnsi="Arial" w:cs="Arial"/>
          <w:sz w:val="22"/>
          <w:szCs w:val="22"/>
        </w:rPr>
        <w:t>.</w:t>
      </w:r>
      <w:r w:rsidR="0042372A" w:rsidRPr="00BC7831">
        <w:rPr>
          <w:rFonts w:ascii="Arial" w:hAnsi="Arial" w:cs="Arial"/>
          <w:sz w:val="22"/>
          <w:szCs w:val="22"/>
        </w:rPr>
        <w:t xml:space="preserve"> </w:t>
      </w:r>
    </w:p>
    <w:p w14:paraId="51120D64" w14:textId="77777777" w:rsidR="00572CA2" w:rsidRPr="00BC7831" w:rsidRDefault="00572CA2" w:rsidP="001C6B07">
      <w:pPr>
        <w:spacing w:line="480" w:lineRule="auto"/>
        <w:rPr>
          <w:rFonts w:ascii="Arial" w:hAnsi="Arial" w:cs="Arial"/>
          <w:sz w:val="22"/>
          <w:szCs w:val="22"/>
        </w:rPr>
      </w:pPr>
    </w:p>
    <w:p w14:paraId="51EA395B" w14:textId="02FAAABC" w:rsidR="00B83C87" w:rsidRPr="00BC7831" w:rsidRDefault="00B83C87" w:rsidP="001C6B07">
      <w:pPr>
        <w:spacing w:line="480" w:lineRule="auto"/>
        <w:rPr>
          <w:rFonts w:ascii="Arial" w:hAnsi="Arial" w:cs="Arial"/>
          <w:b/>
          <w:bCs/>
          <w:sz w:val="22"/>
          <w:szCs w:val="22"/>
        </w:rPr>
      </w:pPr>
      <w:r w:rsidRPr="00BC7831">
        <w:rPr>
          <w:rFonts w:ascii="Arial" w:hAnsi="Arial" w:cs="Arial"/>
          <w:b/>
          <w:bCs/>
          <w:sz w:val="22"/>
          <w:szCs w:val="22"/>
        </w:rPr>
        <w:lastRenderedPageBreak/>
        <w:t>CVD</w:t>
      </w:r>
      <w:r w:rsidR="006948A7" w:rsidRPr="00BC7831">
        <w:rPr>
          <w:rFonts w:ascii="Arial" w:hAnsi="Arial" w:cs="Arial"/>
          <w:b/>
          <w:bCs/>
          <w:sz w:val="22"/>
          <w:szCs w:val="22"/>
        </w:rPr>
        <w:t xml:space="preserve"> hospitalizations</w:t>
      </w:r>
    </w:p>
    <w:p w14:paraId="4CA080A2" w14:textId="77777777" w:rsidR="00190FD0" w:rsidRPr="00BC7831" w:rsidRDefault="00190FD0" w:rsidP="001C6B07">
      <w:pPr>
        <w:spacing w:line="480" w:lineRule="auto"/>
        <w:rPr>
          <w:rFonts w:ascii="Arial" w:hAnsi="Arial" w:cs="Arial"/>
          <w:b/>
          <w:bCs/>
          <w:sz w:val="22"/>
          <w:szCs w:val="22"/>
        </w:rPr>
      </w:pPr>
    </w:p>
    <w:p w14:paraId="24B46348" w14:textId="68EBD090" w:rsidR="00190FD0" w:rsidRPr="00BC7831" w:rsidRDefault="00190FD0" w:rsidP="001C6B07">
      <w:pPr>
        <w:spacing w:line="480" w:lineRule="auto"/>
        <w:rPr>
          <w:rFonts w:ascii="Arial" w:hAnsi="Arial" w:cs="Arial"/>
          <w:sz w:val="22"/>
          <w:szCs w:val="22"/>
        </w:rPr>
      </w:pPr>
      <w:r w:rsidRPr="00BC7831">
        <w:rPr>
          <w:rFonts w:ascii="Arial" w:hAnsi="Arial" w:cs="Arial"/>
          <w:sz w:val="22"/>
          <w:szCs w:val="22"/>
        </w:rPr>
        <w:t>Main analysis</w:t>
      </w:r>
    </w:p>
    <w:p w14:paraId="28BE98DF" w14:textId="77777777" w:rsidR="00B83C87" w:rsidRPr="00BC7831" w:rsidRDefault="00B83C87" w:rsidP="001C6B07">
      <w:pPr>
        <w:spacing w:line="480" w:lineRule="auto"/>
        <w:rPr>
          <w:rFonts w:ascii="Arial" w:hAnsi="Arial" w:cs="Arial"/>
          <w:b/>
          <w:bCs/>
          <w:sz w:val="22"/>
          <w:szCs w:val="22"/>
        </w:rPr>
      </w:pPr>
    </w:p>
    <w:p w14:paraId="20EDD892" w14:textId="11E4032B" w:rsidR="008D2D34" w:rsidRPr="00BC7831" w:rsidRDefault="00C82CC3" w:rsidP="001C6B07">
      <w:pPr>
        <w:spacing w:line="480" w:lineRule="auto"/>
        <w:rPr>
          <w:rFonts w:ascii="Arial" w:hAnsi="Arial" w:cs="Arial"/>
          <w:sz w:val="22"/>
          <w:szCs w:val="22"/>
        </w:rPr>
      </w:pPr>
      <w:r w:rsidRPr="00BC7831">
        <w:rPr>
          <w:rFonts w:ascii="Arial" w:hAnsi="Arial" w:cs="Arial"/>
          <w:sz w:val="22"/>
          <w:szCs w:val="22"/>
        </w:rPr>
        <w:tab/>
        <w:t>In our main analysis testing the effect of</w:t>
      </w:r>
      <w:r w:rsidR="008A76D9" w:rsidRPr="00BC7831">
        <w:rPr>
          <w:rFonts w:ascii="Arial" w:hAnsi="Arial" w:cs="Arial"/>
          <w:sz w:val="22"/>
          <w:szCs w:val="22"/>
        </w:rPr>
        <w:t xml:space="preserve"> 8+ hour</w:t>
      </w:r>
      <w:r w:rsidR="009D0EA5" w:rsidRPr="00BC7831">
        <w:rPr>
          <w:rFonts w:ascii="Arial" w:hAnsi="Arial" w:cs="Arial"/>
          <w:sz w:val="22"/>
          <w:szCs w:val="22"/>
        </w:rPr>
        <w:t xml:space="preserve"> </w:t>
      </w:r>
      <w:r w:rsidRPr="00BC7831">
        <w:rPr>
          <w:rFonts w:ascii="Arial" w:hAnsi="Arial" w:cs="Arial"/>
          <w:sz w:val="22"/>
          <w:szCs w:val="22"/>
        </w:rPr>
        <w:t xml:space="preserve">power outage exposure on </w:t>
      </w:r>
      <w:r w:rsidR="00124205" w:rsidRPr="00BC7831">
        <w:rPr>
          <w:rFonts w:ascii="Arial" w:hAnsi="Arial" w:cs="Arial"/>
          <w:sz w:val="22"/>
          <w:szCs w:val="22"/>
        </w:rPr>
        <w:t xml:space="preserve">emergency </w:t>
      </w:r>
      <w:r w:rsidRPr="00BC7831">
        <w:rPr>
          <w:rFonts w:ascii="Arial" w:hAnsi="Arial" w:cs="Arial"/>
          <w:sz w:val="22"/>
          <w:szCs w:val="22"/>
        </w:rPr>
        <w:t xml:space="preserve">CVD hospitalization rates, we found </w:t>
      </w:r>
      <w:r w:rsidR="00EE590D" w:rsidRPr="00BC7831">
        <w:rPr>
          <w:rFonts w:ascii="Arial" w:hAnsi="Arial" w:cs="Arial"/>
          <w:sz w:val="22"/>
          <w:szCs w:val="22"/>
        </w:rPr>
        <w:t xml:space="preserve">increases in CVD-related </w:t>
      </w:r>
      <w:r w:rsidR="009D0EA5" w:rsidRPr="00BC7831">
        <w:rPr>
          <w:rFonts w:ascii="Arial" w:hAnsi="Arial" w:cs="Arial"/>
          <w:sz w:val="22"/>
          <w:szCs w:val="22"/>
        </w:rPr>
        <w:t>hospitalizations</w:t>
      </w:r>
      <w:r w:rsidR="00EE590D" w:rsidRPr="00BC7831">
        <w:rPr>
          <w:rFonts w:ascii="Arial" w:hAnsi="Arial" w:cs="Arial"/>
          <w:sz w:val="22"/>
          <w:szCs w:val="22"/>
        </w:rPr>
        <w:t xml:space="preserve"> </w:t>
      </w:r>
      <w:r w:rsidR="00302A48" w:rsidRPr="00BC7831">
        <w:rPr>
          <w:rFonts w:ascii="Arial" w:hAnsi="Arial" w:cs="Arial"/>
          <w:sz w:val="22"/>
          <w:szCs w:val="22"/>
        </w:rPr>
        <w:t>1</w:t>
      </w:r>
      <w:r w:rsidR="00EE590D" w:rsidRPr="00BC7831">
        <w:rPr>
          <w:rFonts w:ascii="Arial" w:hAnsi="Arial" w:cs="Arial"/>
          <w:sz w:val="22"/>
          <w:szCs w:val="22"/>
        </w:rPr>
        <w:t>-</w:t>
      </w:r>
      <w:r w:rsidR="00302A48" w:rsidRPr="00BC7831">
        <w:rPr>
          <w:rFonts w:ascii="Arial" w:hAnsi="Arial" w:cs="Arial"/>
          <w:sz w:val="22"/>
          <w:szCs w:val="22"/>
        </w:rPr>
        <w:t>3</w:t>
      </w:r>
      <w:r w:rsidR="00CF5EBF" w:rsidRPr="00BC7831">
        <w:rPr>
          <w:rFonts w:ascii="Arial" w:hAnsi="Arial" w:cs="Arial"/>
          <w:sz w:val="22"/>
          <w:szCs w:val="22"/>
        </w:rPr>
        <w:t xml:space="preserve"> days after </w:t>
      </w:r>
      <w:del w:id="91" w:author="Joan Casey" w:date="2025-01-07T20:00:00Z" w16du:dateUtc="2025-01-08T04:00:00Z">
        <w:r w:rsidR="00AA701D" w:rsidRPr="00735500" w:rsidDel="00CC520E">
          <w:rPr>
            <w:rFonts w:ascii="Arial" w:hAnsi="Arial" w:cs="Arial"/>
            <w:sz w:val="22"/>
            <w:szCs w:val="22"/>
          </w:rPr>
          <w:delText xml:space="preserve">power outage </w:delText>
        </w:r>
        <w:r w:rsidR="00CF5EBF" w:rsidRPr="00735500" w:rsidDel="00CC520E">
          <w:rPr>
            <w:rFonts w:ascii="Arial" w:hAnsi="Arial" w:cs="Arial"/>
            <w:sz w:val="22"/>
            <w:szCs w:val="22"/>
          </w:rPr>
          <w:delText>exposure</w:delText>
        </w:r>
        <w:r w:rsidR="00880C39" w:rsidRPr="00735500" w:rsidDel="00CC520E">
          <w:rPr>
            <w:rFonts w:ascii="Arial" w:hAnsi="Arial" w:cs="Arial"/>
            <w:sz w:val="22"/>
            <w:szCs w:val="22"/>
          </w:rPr>
          <w:delText>,</w:delText>
        </w:r>
        <w:r w:rsidR="00E24446" w:rsidRPr="00735500" w:rsidDel="00CC520E">
          <w:rPr>
            <w:rFonts w:ascii="Arial" w:hAnsi="Arial" w:cs="Arial"/>
            <w:sz w:val="22"/>
            <w:szCs w:val="22"/>
          </w:rPr>
          <w:delText xml:space="preserve"> </w:delText>
        </w:r>
      </w:del>
      <w:r w:rsidR="00E24446" w:rsidRPr="00735500">
        <w:rPr>
          <w:rFonts w:ascii="Arial" w:hAnsi="Arial" w:cs="Arial"/>
          <w:sz w:val="22"/>
          <w:szCs w:val="22"/>
        </w:rPr>
        <w:t>and 6</w:t>
      </w:r>
      <w:r w:rsidR="00CF5EBF" w:rsidRPr="00735500">
        <w:rPr>
          <w:rFonts w:ascii="Arial" w:hAnsi="Arial" w:cs="Arial"/>
          <w:sz w:val="22"/>
          <w:szCs w:val="22"/>
        </w:rPr>
        <w:t xml:space="preserve"> days after </w:t>
      </w:r>
      <w:ins w:id="92" w:author="Joan Casey" w:date="2025-01-07T20:00:00Z" w16du:dateUtc="2025-01-08T04:00:00Z">
        <w:r w:rsidR="00CC520E">
          <w:rPr>
            <w:rFonts w:ascii="Arial" w:hAnsi="Arial" w:cs="Arial"/>
            <w:sz w:val="22"/>
            <w:szCs w:val="22"/>
          </w:rPr>
          <w:t xml:space="preserve">power outage </w:t>
        </w:r>
      </w:ins>
      <w:r w:rsidR="00CF5EBF" w:rsidRPr="00735500">
        <w:rPr>
          <w:rFonts w:ascii="Arial" w:hAnsi="Arial" w:cs="Arial"/>
          <w:sz w:val="22"/>
          <w:szCs w:val="22"/>
        </w:rPr>
        <w:t>exposure</w:t>
      </w:r>
      <w:ins w:id="93" w:author="Joan Casey" w:date="2025-01-07T20:06:00Z" w16du:dateUtc="2025-01-08T04:06:00Z">
        <w:r w:rsidR="00CB1B8A">
          <w:rPr>
            <w:rFonts w:ascii="Arial" w:hAnsi="Arial" w:cs="Arial"/>
            <w:sz w:val="22"/>
            <w:szCs w:val="22"/>
          </w:rPr>
          <w:t xml:space="preserve"> (</w:t>
        </w:r>
        <w:r w:rsidR="00CB1B8A" w:rsidRPr="00CB1B8A">
          <w:rPr>
            <w:rFonts w:ascii="Arial" w:hAnsi="Arial" w:cs="Arial"/>
            <w:b/>
            <w:bCs/>
            <w:sz w:val="22"/>
            <w:szCs w:val="22"/>
            <w:rPrChange w:id="94" w:author="Joan Casey" w:date="2025-01-07T20:06:00Z" w16du:dateUtc="2025-01-08T04:06:00Z">
              <w:rPr>
                <w:rFonts w:ascii="Arial" w:hAnsi="Arial" w:cs="Arial"/>
                <w:sz w:val="22"/>
                <w:szCs w:val="22"/>
              </w:rPr>
            </w:rPrChange>
          </w:rPr>
          <w:t>Figure 2</w:t>
        </w:r>
        <w:r w:rsidR="00CB1B8A">
          <w:rPr>
            <w:rFonts w:ascii="Arial" w:hAnsi="Arial" w:cs="Arial"/>
            <w:sz w:val="22"/>
            <w:szCs w:val="22"/>
          </w:rPr>
          <w:t>)</w:t>
        </w:r>
      </w:ins>
      <w:r w:rsidR="00CF5EBF" w:rsidRPr="00735500">
        <w:rPr>
          <w:rFonts w:ascii="Arial" w:hAnsi="Arial" w:cs="Arial"/>
          <w:sz w:val="22"/>
          <w:szCs w:val="22"/>
        </w:rPr>
        <w:t>.</w:t>
      </w:r>
      <w:r w:rsidR="000B33A9" w:rsidRPr="00735500">
        <w:rPr>
          <w:rFonts w:ascii="Arial" w:hAnsi="Arial" w:cs="Arial"/>
          <w:sz w:val="22"/>
          <w:szCs w:val="22"/>
        </w:rPr>
        <w:t xml:space="preserve"> </w:t>
      </w:r>
      <w:r w:rsidR="00485754" w:rsidRPr="00735500">
        <w:rPr>
          <w:rFonts w:ascii="Arial" w:hAnsi="Arial" w:cs="Arial"/>
          <w:sz w:val="22"/>
          <w:szCs w:val="22"/>
        </w:rPr>
        <w:t xml:space="preserve">Exposure was not associated with increased </w:t>
      </w:r>
      <w:r w:rsidR="00FF07B4" w:rsidRPr="00735500">
        <w:rPr>
          <w:rFonts w:ascii="Arial" w:hAnsi="Arial" w:cs="Arial"/>
          <w:sz w:val="22"/>
          <w:szCs w:val="22"/>
        </w:rPr>
        <w:t>hospitalizations</w:t>
      </w:r>
      <w:r w:rsidR="00485754" w:rsidRPr="00735500">
        <w:rPr>
          <w:rFonts w:ascii="Arial" w:hAnsi="Arial" w:cs="Arial"/>
          <w:sz w:val="22"/>
          <w:szCs w:val="22"/>
        </w:rPr>
        <w:t xml:space="preserve"> on other lag days. </w:t>
      </w:r>
      <w:r w:rsidR="00FE40B3" w:rsidRPr="00735500">
        <w:rPr>
          <w:rFonts w:ascii="Arial" w:hAnsi="Arial" w:cs="Arial"/>
          <w:sz w:val="22"/>
          <w:szCs w:val="22"/>
        </w:rPr>
        <w:t xml:space="preserve">One day following power outage exposure, </w:t>
      </w:r>
      <w:r w:rsidR="000C692E" w:rsidRPr="00735500">
        <w:rPr>
          <w:rFonts w:ascii="Arial" w:hAnsi="Arial" w:cs="Arial"/>
          <w:sz w:val="22"/>
          <w:szCs w:val="22"/>
        </w:rPr>
        <w:t>the CVD hospitalization rate was</w:t>
      </w:r>
      <w:ins w:id="95" w:author="Joan Casey" w:date="2025-01-07T20:00:00Z" w16du:dateUtc="2025-01-08T04:00:00Z">
        <w:r w:rsidR="00CC520E">
          <w:rPr>
            <w:rFonts w:ascii="Arial" w:hAnsi="Arial" w:cs="Arial"/>
            <w:sz w:val="22"/>
            <w:szCs w:val="22"/>
          </w:rPr>
          <w:t>,</w:t>
        </w:r>
      </w:ins>
      <w:r w:rsidR="000C692E" w:rsidRPr="00735500">
        <w:rPr>
          <w:rFonts w:ascii="Arial" w:hAnsi="Arial" w:cs="Arial"/>
          <w:sz w:val="22"/>
          <w:szCs w:val="22"/>
        </w:rPr>
        <w:t xml:space="preserve"> on average</w:t>
      </w:r>
      <w:ins w:id="96" w:author="Joan Casey" w:date="2025-01-07T20:00:00Z" w16du:dateUtc="2025-01-08T04:00:00Z">
        <w:r w:rsidR="00CC520E">
          <w:rPr>
            <w:rFonts w:ascii="Arial" w:hAnsi="Arial" w:cs="Arial"/>
            <w:sz w:val="22"/>
            <w:szCs w:val="22"/>
          </w:rPr>
          <w:t>,</w:t>
        </w:r>
      </w:ins>
      <w:r w:rsidR="00343568" w:rsidRPr="00735500">
        <w:rPr>
          <w:rFonts w:ascii="Arial" w:hAnsi="Arial" w:cs="Arial"/>
          <w:sz w:val="22"/>
          <w:szCs w:val="22"/>
        </w:rPr>
        <w:t xml:space="preserve"> </w:t>
      </w:r>
      <w:r w:rsidR="00343568" w:rsidRPr="006B59CE">
        <w:rPr>
          <w:rFonts w:ascii="Arial" w:hAnsi="Arial" w:cs="Arial"/>
          <w:sz w:val="22"/>
          <w:szCs w:val="22"/>
          <w:highlight w:val="yellow"/>
        </w:rPr>
        <w:t xml:space="preserve">1.020 (CI: </w:t>
      </w:r>
      <w:r w:rsidR="00343568" w:rsidRPr="006B59CE">
        <w:rPr>
          <w:rFonts w:ascii="Arial" w:hAnsi="Arial" w:cs="Arial"/>
          <w:color w:val="000000"/>
          <w:sz w:val="22"/>
          <w:szCs w:val="22"/>
          <w:highlight w:val="yellow"/>
        </w:rPr>
        <w:t>1.013, 1.026)</w:t>
      </w:r>
      <w:r w:rsidR="000C692E" w:rsidRPr="00735500">
        <w:rPr>
          <w:rFonts w:ascii="Arial" w:hAnsi="Arial" w:cs="Arial"/>
          <w:sz w:val="22"/>
          <w:szCs w:val="22"/>
        </w:rPr>
        <w:t xml:space="preserve"> times higher than on unexposed days</w:t>
      </w:r>
      <w:r w:rsidR="00711991">
        <w:rPr>
          <w:rFonts w:ascii="Arial" w:hAnsi="Arial" w:cs="Arial"/>
          <w:sz w:val="22"/>
          <w:szCs w:val="22"/>
        </w:rPr>
        <w:t xml:space="preserve"> (</w:t>
      </w:r>
      <w:r w:rsidR="00711991" w:rsidRPr="00711991">
        <w:rPr>
          <w:rFonts w:ascii="Arial" w:hAnsi="Arial" w:cs="Arial"/>
          <w:b/>
          <w:bCs/>
          <w:sz w:val="22"/>
          <w:szCs w:val="22"/>
        </w:rPr>
        <w:t>Supplemental Table 1</w:t>
      </w:r>
      <w:r w:rsidR="00711991">
        <w:rPr>
          <w:rFonts w:ascii="Arial" w:hAnsi="Arial" w:cs="Arial"/>
          <w:sz w:val="22"/>
          <w:szCs w:val="22"/>
        </w:rPr>
        <w:t>)</w:t>
      </w:r>
      <w:r w:rsidR="000C692E" w:rsidRPr="00735500">
        <w:rPr>
          <w:rFonts w:ascii="Arial" w:hAnsi="Arial" w:cs="Arial"/>
          <w:sz w:val="22"/>
          <w:szCs w:val="22"/>
        </w:rPr>
        <w:t>.</w:t>
      </w:r>
      <w:r w:rsidR="000C692E" w:rsidRPr="00BC7831">
        <w:rPr>
          <w:rFonts w:ascii="Arial" w:hAnsi="Arial" w:cs="Arial"/>
          <w:sz w:val="22"/>
          <w:szCs w:val="22"/>
        </w:rPr>
        <w:t xml:space="preserve"> </w:t>
      </w:r>
      <w:r w:rsidR="009142D6" w:rsidRPr="00BC7831">
        <w:rPr>
          <w:rFonts w:ascii="Arial" w:hAnsi="Arial" w:cs="Arial"/>
          <w:sz w:val="22"/>
          <w:szCs w:val="22"/>
        </w:rPr>
        <w:t xml:space="preserve"> </w:t>
      </w:r>
    </w:p>
    <w:p w14:paraId="5937A96D" w14:textId="038C1DFF" w:rsidR="00190FD0" w:rsidRPr="00BC7831" w:rsidRDefault="008D2D34" w:rsidP="0056774B">
      <w:pPr>
        <w:spacing w:line="480" w:lineRule="auto"/>
        <w:rPr>
          <w:rFonts w:ascii="Arial" w:hAnsi="Arial" w:cs="Arial"/>
          <w:sz w:val="22"/>
          <w:szCs w:val="22"/>
        </w:rPr>
      </w:pPr>
      <w:r w:rsidRPr="00BC7831">
        <w:rPr>
          <w:rFonts w:ascii="Arial" w:hAnsi="Arial" w:cs="Arial"/>
          <w:sz w:val="22"/>
          <w:szCs w:val="22"/>
        </w:rPr>
        <w:tab/>
        <w:t xml:space="preserve">We also analyzed larger outages affecting </w:t>
      </w:r>
      <w:r w:rsidR="00846FE0" w:rsidRPr="00BC7831">
        <w:rPr>
          <w:rFonts w:ascii="Arial" w:eastAsia="Garamond" w:hAnsi="Arial" w:cs="Arial"/>
        </w:rPr>
        <w:t>≥</w:t>
      </w:r>
      <w:r w:rsidR="008F2FBC" w:rsidRPr="00BC7831">
        <w:rPr>
          <w:rFonts w:ascii="Arial" w:hAnsi="Arial" w:cs="Arial"/>
          <w:sz w:val="22"/>
          <w:szCs w:val="22"/>
        </w:rPr>
        <w:t xml:space="preserve">3% or </w:t>
      </w:r>
      <w:r w:rsidR="00846FE0" w:rsidRPr="00BC7831">
        <w:rPr>
          <w:rFonts w:ascii="Arial" w:eastAsia="Garamond" w:hAnsi="Arial" w:cs="Arial"/>
        </w:rPr>
        <w:t>≥</w:t>
      </w:r>
      <w:r w:rsidR="008F2FBC" w:rsidRPr="00BC7831">
        <w:rPr>
          <w:rFonts w:ascii="Arial" w:hAnsi="Arial" w:cs="Arial"/>
          <w:sz w:val="22"/>
          <w:szCs w:val="22"/>
        </w:rPr>
        <w:t>5% of county customers</w:t>
      </w:r>
      <w:del w:id="97" w:author="Joan Casey" w:date="2025-01-07T20:05:00Z" w16du:dateUtc="2025-01-08T04:05:00Z">
        <w:r w:rsidR="008F2FBC" w:rsidRPr="00BC7831" w:rsidDel="00CB1B8A">
          <w:rPr>
            <w:rFonts w:ascii="Arial" w:hAnsi="Arial" w:cs="Arial"/>
            <w:sz w:val="22"/>
            <w:szCs w:val="22"/>
          </w:rPr>
          <w:delText>.</w:delText>
        </w:r>
        <w:r w:rsidR="00A204EE" w:rsidRPr="00BC7831" w:rsidDel="00CB1B8A">
          <w:rPr>
            <w:rFonts w:ascii="Arial" w:hAnsi="Arial" w:cs="Arial"/>
            <w:sz w:val="22"/>
            <w:szCs w:val="22"/>
          </w:rPr>
          <w:delText xml:space="preserve"> The </w:delText>
        </w:r>
      </w:del>
      <w:ins w:id="98" w:author="Joan Casey" w:date="2025-01-07T20:05:00Z" w16du:dateUtc="2025-01-08T04:05:00Z">
        <w:r w:rsidR="00CB1B8A">
          <w:rPr>
            <w:rFonts w:ascii="Arial" w:hAnsi="Arial" w:cs="Arial"/>
            <w:sz w:val="22"/>
            <w:szCs w:val="22"/>
          </w:rPr>
          <w:t xml:space="preserve"> and observed stronger </w:t>
        </w:r>
      </w:ins>
      <w:r w:rsidR="00A204EE" w:rsidRPr="00BC7831">
        <w:rPr>
          <w:rFonts w:ascii="Arial" w:hAnsi="Arial" w:cs="Arial"/>
          <w:sz w:val="22"/>
          <w:szCs w:val="22"/>
        </w:rPr>
        <w:t>association</w:t>
      </w:r>
      <w:ins w:id="99" w:author="Joan Casey" w:date="2025-01-07T20:05:00Z" w16du:dateUtc="2025-01-08T04:05:00Z">
        <w:r w:rsidR="00CB1B8A">
          <w:rPr>
            <w:rFonts w:ascii="Arial" w:hAnsi="Arial" w:cs="Arial"/>
            <w:sz w:val="22"/>
            <w:szCs w:val="22"/>
          </w:rPr>
          <w:t>s</w:t>
        </w:r>
      </w:ins>
      <w:r w:rsidR="00A204EE" w:rsidRPr="00BC7831">
        <w:rPr>
          <w:rFonts w:ascii="Arial" w:hAnsi="Arial" w:cs="Arial"/>
          <w:sz w:val="22"/>
          <w:szCs w:val="22"/>
        </w:rPr>
        <w:t xml:space="preserve"> </w:t>
      </w:r>
      <w:ins w:id="100" w:author="Joan Casey" w:date="2025-01-07T20:06:00Z" w16du:dateUtc="2025-01-08T04:06:00Z">
        <w:r w:rsidR="00CB1B8A">
          <w:rPr>
            <w:rFonts w:ascii="Arial" w:hAnsi="Arial" w:cs="Arial"/>
            <w:sz w:val="22"/>
            <w:szCs w:val="22"/>
          </w:rPr>
          <w:t>f</w:t>
        </w:r>
      </w:ins>
      <w:del w:id="101" w:author="Joan Casey" w:date="2025-01-07T20:06:00Z" w16du:dateUtc="2025-01-08T04:06:00Z">
        <w:r w:rsidR="00A204EE" w:rsidRPr="00BC7831" w:rsidDel="00CB1B8A">
          <w:rPr>
            <w:rFonts w:ascii="Arial" w:hAnsi="Arial" w:cs="Arial"/>
            <w:sz w:val="22"/>
            <w:szCs w:val="22"/>
          </w:rPr>
          <w:delText>between outage exposure and hospitalization was stronger f</w:delText>
        </w:r>
      </w:del>
      <w:r w:rsidR="00A204EE" w:rsidRPr="00BC7831">
        <w:rPr>
          <w:rFonts w:ascii="Arial" w:hAnsi="Arial" w:cs="Arial"/>
          <w:sz w:val="22"/>
          <w:szCs w:val="22"/>
        </w:rPr>
        <w:t xml:space="preserve">or larger outages. </w:t>
      </w:r>
      <w:r w:rsidR="003D1966" w:rsidRPr="00BC7831">
        <w:rPr>
          <w:rFonts w:ascii="Arial" w:hAnsi="Arial" w:cs="Arial"/>
          <w:sz w:val="22"/>
          <w:szCs w:val="22"/>
        </w:rPr>
        <w:t xml:space="preserve">For outages affecting </w:t>
      </w:r>
      <w:r w:rsidR="00846FE0" w:rsidRPr="00BC7831">
        <w:rPr>
          <w:rFonts w:ascii="Arial" w:eastAsia="Garamond" w:hAnsi="Arial" w:cs="Arial"/>
        </w:rPr>
        <w:t>≥</w:t>
      </w:r>
      <w:r w:rsidR="003D1966" w:rsidRPr="00BC7831">
        <w:rPr>
          <w:rFonts w:ascii="Arial" w:hAnsi="Arial" w:cs="Arial"/>
          <w:sz w:val="22"/>
          <w:szCs w:val="22"/>
        </w:rPr>
        <w:t>3%</w:t>
      </w:r>
      <w:r w:rsidR="00D40B3F" w:rsidRPr="00BC7831">
        <w:rPr>
          <w:rFonts w:ascii="Arial" w:hAnsi="Arial" w:cs="Arial"/>
          <w:sz w:val="22"/>
          <w:szCs w:val="22"/>
        </w:rPr>
        <w:t xml:space="preserve"> of county customers,</w:t>
      </w:r>
      <w:r w:rsidR="003C094C" w:rsidRPr="00BC7831">
        <w:rPr>
          <w:rFonts w:ascii="Arial" w:hAnsi="Arial" w:cs="Arial"/>
          <w:sz w:val="22"/>
          <w:szCs w:val="22"/>
        </w:rPr>
        <w:t xml:space="preserve"> CVD rates were more elevated than for outages affecting </w:t>
      </w:r>
      <w:r w:rsidR="00846FE0" w:rsidRPr="00BC7831">
        <w:rPr>
          <w:rFonts w:ascii="Arial" w:eastAsia="Garamond" w:hAnsi="Arial" w:cs="Arial"/>
        </w:rPr>
        <w:t>≥</w:t>
      </w:r>
      <w:r w:rsidR="003C094C" w:rsidRPr="00BC7831">
        <w:rPr>
          <w:rFonts w:ascii="Arial" w:hAnsi="Arial" w:cs="Arial"/>
          <w:sz w:val="22"/>
          <w:szCs w:val="22"/>
        </w:rPr>
        <w:t>1% of county customers</w:t>
      </w:r>
      <w:r w:rsidR="003D1966" w:rsidRPr="00BC7831">
        <w:rPr>
          <w:rFonts w:ascii="Arial" w:hAnsi="Arial" w:cs="Arial"/>
          <w:sz w:val="22"/>
          <w:szCs w:val="22"/>
        </w:rPr>
        <w:t xml:space="preserve"> </w:t>
      </w:r>
      <w:r w:rsidR="00C16DB0" w:rsidRPr="00BC7831">
        <w:rPr>
          <w:rFonts w:ascii="Arial" w:hAnsi="Arial" w:cs="Arial"/>
          <w:sz w:val="22"/>
          <w:szCs w:val="22"/>
        </w:rPr>
        <w:t>t</w:t>
      </w:r>
      <w:r w:rsidR="00C73F40" w:rsidRPr="00BC7831">
        <w:rPr>
          <w:rFonts w:ascii="Arial" w:hAnsi="Arial" w:cs="Arial"/>
          <w:sz w:val="22"/>
          <w:szCs w:val="22"/>
        </w:rPr>
        <w:t>h</w:t>
      </w:r>
      <w:r w:rsidR="003C094C" w:rsidRPr="00BC7831">
        <w:rPr>
          <w:rFonts w:ascii="Arial" w:hAnsi="Arial" w:cs="Arial"/>
          <w:sz w:val="22"/>
          <w:szCs w:val="22"/>
        </w:rPr>
        <w:t xml:space="preserve">e </w:t>
      </w:r>
      <w:r w:rsidR="00C73F40" w:rsidRPr="00BC7831">
        <w:rPr>
          <w:rFonts w:ascii="Arial" w:hAnsi="Arial" w:cs="Arial"/>
          <w:sz w:val="22"/>
          <w:szCs w:val="22"/>
        </w:rPr>
        <w:t>day after exposure,</w:t>
      </w:r>
      <w:r w:rsidR="003D1966" w:rsidRPr="00BC7831">
        <w:rPr>
          <w:rFonts w:ascii="Arial" w:hAnsi="Arial" w:cs="Arial"/>
          <w:sz w:val="22"/>
          <w:szCs w:val="22"/>
        </w:rPr>
        <w:t xml:space="preserve"> </w:t>
      </w:r>
      <w:r w:rsidR="00137006" w:rsidRPr="00BC7831">
        <w:rPr>
          <w:rFonts w:ascii="Arial" w:hAnsi="Arial" w:cs="Arial"/>
          <w:sz w:val="22"/>
          <w:szCs w:val="22"/>
        </w:rPr>
        <w:t xml:space="preserve">two days after exposure, </w:t>
      </w:r>
      <w:r w:rsidR="003D1966" w:rsidRPr="00BC7831">
        <w:rPr>
          <w:rFonts w:ascii="Arial" w:hAnsi="Arial" w:cs="Arial"/>
          <w:sz w:val="22"/>
          <w:szCs w:val="22"/>
        </w:rPr>
        <w:t>and a week after exposure</w:t>
      </w:r>
      <w:ins w:id="102" w:author="Joan Casey" w:date="2025-01-07T20:07:00Z" w16du:dateUtc="2025-01-08T04:07:00Z">
        <w:r w:rsidR="00CB1B8A">
          <w:rPr>
            <w:rFonts w:ascii="Arial" w:hAnsi="Arial" w:cs="Arial"/>
            <w:sz w:val="22"/>
            <w:szCs w:val="22"/>
          </w:rPr>
          <w:t xml:space="preserve"> (</w:t>
        </w:r>
        <w:r w:rsidR="00CB1B8A" w:rsidRPr="00CB1B8A">
          <w:rPr>
            <w:rFonts w:ascii="Arial" w:hAnsi="Arial" w:cs="Arial"/>
            <w:b/>
            <w:bCs/>
            <w:sz w:val="22"/>
            <w:szCs w:val="22"/>
            <w:rPrChange w:id="103" w:author="Joan Casey" w:date="2025-01-07T20:07:00Z" w16du:dateUtc="2025-01-08T04:07:00Z">
              <w:rPr>
                <w:rFonts w:ascii="Arial" w:hAnsi="Arial" w:cs="Arial"/>
                <w:sz w:val="22"/>
                <w:szCs w:val="22"/>
              </w:rPr>
            </w:rPrChange>
          </w:rPr>
          <w:t>Figure 2</w:t>
        </w:r>
        <w:r w:rsidR="00CB1B8A">
          <w:rPr>
            <w:rFonts w:ascii="Arial" w:hAnsi="Arial" w:cs="Arial"/>
            <w:sz w:val="22"/>
            <w:szCs w:val="22"/>
          </w:rPr>
          <w:t>)</w:t>
        </w:r>
      </w:ins>
      <w:r w:rsidR="00511099" w:rsidRPr="00BC7831">
        <w:rPr>
          <w:rFonts w:ascii="Arial" w:hAnsi="Arial" w:cs="Arial"/>
          <w:sz w:val="22"/>
          <w:szCs w:val="22"/>
        </w:rPr>
        <w:t>. O</w:t>
      </w:r>
      <w:r w:rsidR="008900C5" w:rsidRPr="00BC7831">
        <w:rPr>
          <w:rFonts w:ascii="Arial" w:hAnsi="Arial" w:cs="Arial"/>
          <w:sz w:val="22"/>
          <w:szCs w:val="22"/>
        </w:rPr>
        <w:t xml:space="preserve">utages affecting </w:t>
      </w:r>
      <w:r w:rsidR="00846FE0" w:rsidRPr="00BC7831">
        <w:rPr>
          <w:rFonts w:ascii="Arial" w:eastAsia="Garamond" w:hAnsi="Arial" w:cs="Arial"/>
        </w:rPr>
        <w:t>≥</w:t>
      </w:r>
      <w:r w:rsidR="008900C5" w:rsidRPr="00BC7831">
        <w:rPr>
          <w:rFonts w:ascii="Arial" w:hAnsi="Arial" w:cs="Arial"/>
          <w:sz w:val="22"/>
          <w:szCs w:val="22"/>
        </w:rPr>
        <w:t xml:space="preserve">5% of customers were </w:t>
      </w:r>
      <w:r w:rsidR="00DA4C27" w:rsidRPr="00BC7831">
        <w:rPr>
          <w:rFonts w:ascii="Arial" w:hAnsi="Arial" w:cs="Arial"/>
          <w:sz w:val="22"/>
          <w:szCs w:val="22"/>
        </w:rPr>
        <w:t>associated with even higher hospitalization rates.</w:t>
      </w:r>
      <w:r w:rsidR="0008357B" w:rsidRPr="00BC7831">
        <w:rPr>
          <w:rFonts w:ascii="Arial" w:hAnsi="Arial" w:cs="Arial"/>
          <w:sz w:val="22"/>
          <w:szCs w:val="22"/>
        </w:rPr>
        <w:t xml:space="preserve"> For outages affecting </w:t>
      </w:r>
      <w:r w:rsidR="00846FE0" w:rsidRPr="00BC7831">
        <w:rPr>
          <w:rFonts w:ascii="Arial" w:eastAsia="Garamond" w:hAnsi="Arial" w:cs="Arial"/>
        </w:rPr>
        <w:t>≥</w:t>
      </w:r>
      <w:r w:rsidR="0008357B" w:rsidRPr="00BC7831">
        <w:rPr>
          <w:rFonts w:ascii="Arial" w:hAnsi="Arial" w:cs="Arial"/>
          <w:sz w:val="22"/>
          <w:szCs w:val="22"/>
        </w:rPr>
        <w:t xml:space="preserve">3% of county customers, </w:t>
      </w:r>
      <w:r w:rsidR="004E0BDE" w:rsidRPr="00BC7831">
        <w:rPr>
          <w:rFonts w:ascii="Arial" w:hAnsi="Arial" w:cs="Arial"/>
          <w:sz w:val="22"/>
          <w:szCs w:val="22"/>
        </w:rPr>
        <w:t>t</w:t>
      </w:r>
      <w:r w:rsidR="001D7338" w:rsidRPr="00BC7831">
        <w:rPr>
          <w:rFonts w:ascii="Arial" w:hAnsi="Arial" w:cs="Arial"/>
          <w:sz w:val="22"/>
          <w:szCs w:val="22"/>
        </w:rPr>
        <w:t xml:space="preserve">he day after outage CVD rates were </w:t>
      </w:r>
      <w:r w:rsidR="00735500" w:rsidRPr="006B59CE">
        <w:rPr>
          <w:rFonts w:ascii="Arial" w:hAnsi="Arial" w:cs="Arial"/>
          <w:sz w:val="22"/>
          <w:szCs w:val="22"/>
          <w:highlight w:val="yellow"/>
        </w:rPr>
        <w:t>1.027 (CI: 1.018, 1.036)</w:t>
      </w:r>
      <w:r w:rsidR="00735500">
        <w:rPr>
          <w:rFonts w:ascii="Arial" w:hAnsi="Arial" w:cs="Arial"/>
          <w:sz w:val="22"/>
          <w:szCs w:val="22"/>
        </w:rPr>
        <w:t xml:space="preserve"> </w:t>
      </w:r>
      <w:r w:rsidR="001D7338" w:rsidRPr="00BC7831">
        <w:rPr>
          <w:rFonts w:ascii="Arial" w:hAnsi="Arial" w:cs="Arial"/>
          <w:sz w:val="22"/>
          <w:szCs w:val="22"/>
        </w:rPr>
        <w:t xml:space="preserve">times </w:t>
      </w:r>
      <w:r w:rsidR="00A60951" w:rsidRPr="00BC7831">
        <w:rPr>
          <w:rFonts w:ascii="Arial" w:hAnsi="Arial" w:cs="Arial"/>
          <w:sz w:val="22"/>
          <w:szCs w:val="22"/>
        </w:rPr>
        <w:t>higher than on unexposed days</w:t>
      </w:r>
      <w:r w:rsidR="001D7338" w:rsidRPr="00BC7831">
        <w:rPr>
          <w:rFonts w:ascii="Arial" w:hAnsi="Arial" w:cs="Arial"/>
          <w:sz w:val="22"/>
          <w:szCs w:val="22"/>
        </w:rPr>
        <w:t xml:space="preserve">. </w:t>
      </w:r>
      <w:r w:rsidR="003C051C" w:rsidRPr="00BC7831">
        <w:rPr>
          <w:rFonts w:ascii="Arial" w:hAnsi="Arial" w:cs="Arial"/>
          <w:sz w:val="22"/>
          <w:szCs w:val="22"/>
        </w:rPr>
        <w:t xml:space="preserve">For outages affecting </w:t>
      </w:r>
      <w:r w:rsidR="00846FE0" w:rsidRPr="00BC7831">
        <w:rPr>
          <w:rFonts w:ascii="Arial" w:eastAsia="Garamond" w:hAnsi="Arial" w:cs="Arial"/>
        </w:rPr>
        <w:t>≥</w:t>
      </w:r>
      <w:r w:rsidR="003C051C" w:rsidRPr="00BC7831">
        <w:rPr>
          <w:rFonts w:ascii="Arial" w:hAnsi="Arial" w:cs="Arial"/>
          <w:sz w:val="22"/>
          <w:szCs w:val="22"/>
        </w:rPr>
        <w:t>5% of the population</w:t>
      </w:r>
      <w:r w:rsidR="004B3A4E" w:rsidRPr="00BC7831">
        <w:rPr>
          <w:rFonts w:ascii="Arial" w:hAnsi="Arial" w:cs="Arial"/>
          <w:sz w:val="22"/>
          <w:szCs w:val="22"/>
        </w:rPr>
        <w:t xml:space="preserve">, rates were </w:t>
      </w:r>
      <w:r w:rsidR="0056774B" w:rsidRPr="006B59CE">
        <w:rPr>
          <w:rFonts w:ascii="Arial" w:hAnsi="Arial" w:cs="Arial"/>
          <w:sz w:val="22"/>
          <w:szCs w:val="22"/>
          <w:highlight w:val="yellow"/>
        </w:rPr>
        <w:t>1.031 (CI: 1.021, 1.042)</w:t>
      </w:r>
      <w:r w:rsidR="004B3A4E" w:rsidRPr="00BC7831">
        <w:rPr>
          <w:rFonts w:ascii="Arial" w:hAnsi="Arial" w:cs="Arial"/>
          <w:sz w:val="22"/>
          <w:szCs w:val="22"/>
        </w:rPr>
        <w:t xml:space="preserve"> times </w:t>
      </w:r>
      <w:r w:rsidR="000F16AE" w:rsidRPr="00BC7831">
        <w:rPr>
          <w:rFonts w:ascii="Arial" w:hAnsi="Arial" w:cs="Arial"/>
          <w:sz w:val="22"/>
          <w:szCs w:val="22"/>
        </w:rPr>
        <w:t xml:space="preserve">higher than on unexposed days. </w:t>
      </w:r>
    </w:p>
    <w:p w14:paraId="56474FEB" w14:textId="77777777" w:rsidR="00190FD0" w:rsidRPr="00BC7831" w:rsidRDefault="00190FD0" w:rsidP="001C6B07">
      <w:pPr>
        <w:spacing w:line="480" w:lineRule="auto"/>
        <w:rPr>
          <w:rFonts w:ascii="Arial" w:hAnsi="Arial" w:cs="Arial"/>
          <w:sz w:val="22"/>
          <w:szCs w:val="22"/>
        </w:rPr>
      </w:pPr>
    </w:p>
    <w:p w14:paraId="644E480D" w14:textId="1F04E1EE" w:rsidR="001E55A5" w:rsidRPr="00BC7831" w:rsidRDefault="00452A7E" w:rsidP="001C6B07">
      <w:pPr>
        <w:spacing w:line="480" w:lineRule="auto"/>
        <w:rPr>
          <w:rFonts w:ascii="Arial" w:hAnsi="Arial" w:cs="Arial"/>
          <w:sz w:val="22"/>
          <w:szCs w:val="22"/>
        </w:rPr>
      </w:pPr>
      <w:r w:rsidRPr="00BC7831">
        <w:rPr>
          <w:rFonts w:ascii="Arial" w:hAnsi="Arial" w:cs="Arial"/>
          <w:sz w:val="22"/>
          <w:szCs w:val="22"/>
        </w:rPr>
        <w:t>S</w:t>
      </w:r>
      <w:r w:rsidR="00190FD0" w:rsidRPr="00BC7831">
        <w:rPr>
          <w:rFonts w:ascii="Arial" w:hAnsi="Arial" w:cs="Arial"/>
          <w:sz w:val="22"/>
          <w:szCs w:val="22"/>
        </w:rPr>
        <w:t>ensitivity analysis</w:t>
      </w:r>
    </w:p>
    <w:p w14:paraId="6B3192E4" w14:textId="77777777" w:rsidR="001E55A5" w:rsidRPr="00BC7831" w:rsidRDefault="001E55A5" w:rsidP="001C6B07">
      <w:pPr>
        <w:spacing w:line="480" w:lineRule="auto"/>
        <w:rPr>
          <w:rFonts w:ascii="Arial" w:hAnsi="Arial" w:cs="Arial"/>
          <w:sz w:val="22"/>
          <w:szCs w:val="22"/>
        </w:rPr>
      </w:pPr>
    </w:p>
    <w:p w14:paraId="1C04D8FB" w14:textId="3A4E87EF" w:rsidR="00671BD6" w:rsidRPr="00BC7831" w:rsidRDefault="007A26EB" w:rsidP="001C6B07">
      <w:pPr>
        <w:spacing w:line="480" w:lineRule="auto"/>
        <w:ind w:firstLine="720"/>
        <w:rPr>
          <w:rFonts w:ascii="Arial" w:hAnsi="Arial" w:cs="Arial"/>
          <w:sz w:val="22"/>
          <w:szCs w:val="22"/>
        </w:rPr>
      </w:pPr>
      <w:r w:rsidRPr="00BC7831">
        <w:rPr>
          <w:rFonts w:ascii="Arial" w:hAnsi="Arial" w:cs="Arial"/>
          <w:sz w:val="22"/>
          <w:szCs w:val="22"/>
        </w:rPr>
        <w:t xml:space="preserve">We conducted sensitivity analyses evaluating the impact of 4+ and </w:t>
      </w:r>
      <w:r w:rsidR="0067215C" w:rsidRPr="00BC7831">
        <w:rPr>
          <w:rFonts w:ascii="Arial" w:hAnsi="Arial" w:cs="Arial"/>
          <w:sz w:val="22"/>
          <w:szCs w:val="22"/>
        </w:rPr>
        <w:t>12+</w:t>
      </w:r>
      <w:r w:rsidRPr="00BC7831">
        <w:rPr>
          <w:rFonts w:ascii="Arial" w:hAnsi="Arial" w:cs="Arial"/>
          <w:sz w:val="22"/>
          <w:szCs w:val="22"/>
        </w:rPr>
        <w:t xml:space="preserve"> hour outage</w:t>
      </w:r>
      <w:r w:rsidR="00834635" w:rsidRPr="00BC7831">
        <w:rPr>
          <w:rFonts w:ascii="Arial" w:hAnsi="Arial" w:cs="Arial"/>
          <w:sz w:val="22"/>
          <w:szCs w:val="22"/>
        </w:rPr>
        <w:t>s on CVD hospitalization rates</w:t>
      </w:r>
      <w:r w:rsidR="00B9669B" w:rsidRPr="00BC7831">
        <w:rPr>
          <w:rFonts w:ascii="Arial" w:hAnsi="Arial" w:cs="Arial"/>
          <w:sz w:val="22"/>
          <w:szCs w:val="22"/>
        </w:rPr>
        <w:t xml:space="preserve">. </w:t>
      </w:r>
      <w:r w:rsidR="00FA59B6" w:rsidRPr="00BC7831">
        <w:rPr>
          <w:rFonts w:ascii="Arial" w:hAnsi="Arial" w:cs="Arial"/>
          <w:sz w:val="22"/>
          <w:szCs w:val="22"/>
        </w:rPr>
        <w:t xml:space="preserve">We also </w:t>
      </w:r>
      <w:r w:rsidR="00C81E62" w:rsidRPr="00BC7831">
        <w:rPr>
          <w:rFonts w:ascii="Arial" w:hAnsi="Arial" w:cs="Arial"/>
          <w:sz w:val="22"/>
          <w:szCs w:val="22"/>
        </w:rPr>
        <w:t xml:space="preserve">modelled the relationship between daily </w:t>
      </w:r>
      <w:r w:rsidR="000D148B" w:rsidRPr="00BC7831">
        <w:rPr>
          <w:rFonts w:ascii="Arial" w:hAnsi="Arial" w:cs="Arial"/>
          <w:sz w:val="22"/>
          <w:szCs w:val="22"/>
        </w:rPr>
        <w:t xml:space="preserve">county-level </w:t>
      </w:r>
      <w:r w:rsidR="00C81E62" w:rsidRPr="00BC7831">
        <w:rPr>
          <w:rFonts w:ascii="Arial" w:hAnsi="Arial" w:cs="Arial"/>
          <w:sz w:val="22"/>
          <w:szCs w:val="22"/>
        </w:rPr>
        <w:t xml:space="preserve">number of hours without power and </w:t>
      </w:r>
      <w:r w:rsidR="0067215C" w:rsidRPr="00BC7831">
        <w:rPr>
          <w:rFonts w:ascii="Arial" w:hAnsi="Arial" w:cs="Arial"/>
          <w:sz w:val="22"/>
          <w:szCs w:val="22"/>
        </w:rPr>
        <w:t xml:space="preserve">CVD </w:t>
      </w:r>
      <w:commentRangeStart w:id="104"/>
      <w:r w:rsidR="0067215C" w:rsidRPr="00BC7831">
        <w:rPr>
          <w:rFonts w:ascii="Arial" w:hAnsi="Arial" w:cs="Arial"/>
          <w:sz w:val="22"/>
          <w:szCs w:val="22"/>
        </w:rPr>
        <w:t>hospitalizations</w:t>
      </w:r>
      <w:commentRangeEnd w:id="104"/>
      <w:r w:rsidR="00F40601">
        <w:rPr>
          <w:rStyle w:val="CommentReference"/>
        </w:rPr>
        <w:commentReference w:id="104"/>
      </w:r>
      <w:r w:rsidR="00625225" w:rsidRPr="00BC7831">
        <w:rPr>
          <w:rFonts w:ascii="Arial" w:hAnsi="Arial" w:cs="Arial"/>
          <w:sz w:val="22"/>
          <w:szCs w:val="22"/>
        </w:rPr>
        <w:t xml:space="preserve">. </w:t>
      </w:r>
    </w:p>
    <w:p w14:paraId="43D64938" w14:textId="6F8CB95C" w:rsidR="0073632D" w:rsidRPr="00BC7831" w:rsidRDefault="0067215C" w:rsidP="001C6B07">
      <w:pPr>
        <w:spacing w:line="480" w:lineRule="auto"/>
        <w:ind w:firstLine="720"/>
        <w:rPr>
          <w:rFonts w:ascii="Arial" w:hAnsi="Arial" w:cs="Arial"/>
          <w:sz w:val="22"/>
          <w:szCs w:val="22"/>
        </w:rPr>
      </w:pPr>
      <w:r w:rsidRPr="00BC7831">
        <w:rPr>
          <w:rFonts w:ascii="Arial" w:hAnsi="Arial" w:cs="Arial"/>
          <w:sz w:val="22"/>
          <w:szCs w:val="22"/>
        </w:rPr>
        <w:lastRenderedPageBreak/>
        <w:t>For 4+ hour and 12+ hour outages, we observed similar results to 8+ hour outages</w:t>
      </w:r>
      <w:r w:rsidR="00625225" w:rsidRPr="00BC7831">
        <w:rPr>
          <w:rFonts w:ascii="Arial" w:hAnsi="Arial" w:cs="Arial"/>
          <w:sz w:val="22"/>
          <w:szCs w:val="22"/>
        </w:rPr>
        <w:t xml:space="preserve">. </w:t>
      </w:r>
      <w:r w:rsidR="00E317CB" w:rsidRPr="00BC7831">
        <w:rPr>
          <w:rFonts w:ascii="Arial" w:hAnsi="Arial" w:cs="Arial"/>
          <w:sz w:val="22"/>
          <w:szCs w:val="22"/>
        </w:rPr>
        <w:t>Hospitalizations</w:t>
      </w:r>
      <w:r w:rsidRPr="00BC7831">
        <w:rPr>
          <w:rFonts w:ascii="Arial" w:hAnsi="Arial" w:cs="Arial"/>
          <w:sz w:val="22"/>
          <w:szCs w:val="22"/>
        </w:rPr>
        <w:t xml:space="preserve"> were elevated </w:t>
      </w:r>
      <w:r w:rsidR="00862A44" w:rsidRPr="00BC7831">
        <w:rPr>
          <w:rFonts w:ascii="Arial" w:hAnsi="Arial" w:cs="Arial"/>
          <w:sz w:val="22"/>
          <w:szCs w:val="22"/>
        </w:rPr>
        <w:t xml:space="preserve">on lag days 1-3 and 6. </w:t>
      </w:r>
      <w:r w:rsidR="00BB6DBC" w:rsidRPr="00BC7831">
        <w:rPr>
          <w:rFonts w:ascii="Arial" w:hAnsi="Arial" w:cs="Arial"/>
          <w:sz w:val="22"/>
          <w:szCs w:val="22"/>
        </w:rPr>
        <w:t>The effects of 12+ hour outages on CVD hospitalizations were stronger than for 8+ hour outages, and 8+ hour outage effects were stronger than 4+ hour outage effects</w:t>
      </w:r>
      <w:r w:rsidR="005F2E35" w:rsidRPr="00BC7831">
        <w:rPr>
          <w:rFonts w:ascii="Arial" w:hAnsi="Arial" w:cs="Arial"/>
          <w:sz w:val="22"/>
          <w:szCs w:val="22"/>
        </w:rPr>
        <w:t xml:space="preserve"> </w:t>
      </w:r>
      <w:r w:rsidR="00B45150" w:rsidRPr="00BC7831">
        <w:rPr>
          <w:rFonts w:ascii="Arial" w:hAnsi="Arial" w:cs="Arial"/>
          <w:sz w:val="22"/>
          <w:szCs w:val="22"/>
        </w:rPr>
        <w:t>(</w:t>
      </w:r>
      <w:r w:rsidR="00817706">
        <w:rPr>
          <w:rFonts w:ascii="Arial" w:hAnsi="Arial" w:cs="Arial"/>
          <w:b/>
          <w:bCs/>
          <w:sz w:val="22"/>
          <w:szCs w:val="22"/>
        </w:rPr>
        <w:t>S</w:t>
      </w:r>
      <w:r w:rsidR="00B45150" w:rsidRPr="00BC7831">
        <w:rPr>
          <w:rFonts w:ascii="Arial" w:hAnsi="Arial" w:cs="Arial"/>
          <w:b/>
          <w:bCs/>
          <w:sz w:val="22"/>
          <w:szCs w:val="22"/>
        </w:rPr>
        <w:t xml:space="preserve">upplemental </w:t>
      </w:r>
      <w:r w:rsidR="00817706">
        <w:rPr>
          <w:rFonts w:ascii="Arial" w:hAnsi="Arial" w:cs="Arial"/>
          <w:b/>
          <w:bCs/>
          <w:sz w:val="22"/>
          <w:szCs w:val="22"/>
        </w:rPr>
        <w:t>F</w:t>
      </w:r>
      <w:r w:rsidR="00B45150" w:rsidRPr="00BC7831">
        <w:rPr>
          <w:rFonts w:ascii="Arial" w:hAnsi="Arial" w:cs="Arial"/>
          <w:b/>
          <w:bCs/>
          <w:sz w:val="22"/>
          <w:szCs w:val="22"/>
        </w:rPr>
        <w:t>igure</w:t>
      </w:r>
      <w:r w:rsidR="00817706">
        <w:rPr>
          <w:rFonts w:ascii="Arial" w:hAnsi="Arial" w:cs="Arial"/>
          <w:b/>
          <w:bCs/>
          <w:sz w:val="22"/>
          <w:szCs w:val="22"/>
        </w:rPr>
        <w:t xml:space="preserve"> 1</w:t>
      </w:r>
      <w:r w:rsidR="00B45150" w:rsidRPr="00BC7831">
        <w:rPr>
          <w:rFonts w:ascii="Arial" w:hAnsi="Arial" w:cs="Arial"/>
          <w:sz w:val="22"/>
          <w:szCs w:val="22"/>
        </w:rPr>
        <w:t>).</w:t>
      </w:r>
    </w:p>
    <w:p w14:paraId="5A1A4425" w14:textId="09B2B0C4" w:rsidR="004F6F78" w:rsidRPr="00BC7831" w:rsidDel="00F40601" w:rsidRDefault="003C2ECE">
      <w:pPr>
        <w:spacing w:line="480" w:lineRule="auto"/>
        <w:ind w:firstLine="720"/>
        <w:rPr>
          <w:del w:id="105" w:author="Joan Casey" w:date="2025-01-07T20:11:00Z" w16du:dateUtc="2025-01-08T04:11:00Z"/>
          <w:rFonts w:ascii="Arial" w:hAnsi="Arial" w:cs="Arial"/>
          <w:sz w:val="22"/>
          <w:szCs w:val="22"/>
        </w:rPr>
      </w:pPr>
      <w:r w:rsidRPr="00BC7831">
        <w:rPr>
          <w:rFonts w:ascii="Arial" w:hAnsi="Arial" w:cs="Arial"/>
          <w:sz w:val="22"/>
          <w:szCs w:val="22"/>
        </w:rPr>
        <w:t xml:space="preserve">We used </w:t>
      </w:r>
      <w:ins w:id="106" w:author="Joan Casey" w:date="2025-01-07T20:10:00Z" w16du:dateUtc="2025-01-08T04:10:00Z">
        <w:r w:rsidR="00F40601">
          <w:rPr>
            <w:rFonts w:ascii="Arial" w:hAnsi="Arial" w:cs="Arial"/>
            <w:sz w:val="22"/>
            <w:szCs w:val="22"/>
          </w:rPr>
          <w:t xml:space="preserve">a </w:t>
        </w:r>
      </w:ins>
      <w:r w:rsidRPr="00BC7831">
        <w:rPr>
          <w:rFonts w:ascii="Arial" w:hAnsi="Arial" w:cs="Arial"/>
          <w:sz w:val="22"/>
          <w:szCs w:val="22"/>
        </w:rPr>
        <w:t>distributed</w:t>
      </w:r>
      <w:ins w:id="107" w:author="Joan Casey" w:date="2025-01-07T20:10:00Z" w16du:dateUtc="2025-01-08T04:10:00Z">
        <w:r w:rsidR="00F40601">
          <w:rPr>
            <w:rFonts w:ascii="Arial" w:hAnsi="Arial" w:cs="Arial"/>
            <w:sz w:val="22"/>
            <w:szCs w:val="22"/>
          </w:rPr>
          <w:t xml:space="preserve"> lag </w:t>
        </w:r>
      </w:ins>
      <w:del w:id="108" w:author="Joan Casey" w:date="2025-01-07T20:10:00Z" w16du:dateUtc="2025-01-08T04:10:00Z">
        <w:r w:rsidRPr="00BC7831" w:rsidDel="00F40601">
          <w:rPr>
            <w:rFonts w:ascii="Arial" w:hAnsi="Arial" w:cs="Arial"/>
            <w:sz w:val="22"/>
            <w:szCs w:val="22"/>
          </w:rPr>
          <w:delText xml:space="preserve"> </w:delText>
        </w:r>
      </w:del>
      <w:r w:rsidRPr="00BC7831">
        <w:rPr>
          <w:rFonts w:ascii="Arial" w:hAnsi="Arial" w:cs="Arial"/>
          <w:sz w:val="22"/>
          <w:szCs w:val="22"/>
        </w:rPr>
        <w:t xml:space="preserve">non-linear </w:t>
      </w:r>
      <w:del w:id="109" w:author="Joan Casey" w:date="2025-01-07T20:10:00Z" w16du:dateUtc="2025-01-08T04:10:00Z">
        <w:r w:rsidRPr="00BC7831" w:rsidDel="00F40601">
          <w:rPr>
            <w:rFonts w:ascii="Arial" w:hAnsi="Arial" w:cs="Arial"/>
            <w:sz w:val="22"/>
            <w:szCs w:val="22"/>
          </w:rPr>
          <w:delText xml:space="preserve">lag terms in the </w:delText>
        </w:r>
      </w:del>
      <w:r w:rsidRPr="00BC7831">
        <w:rPr>
          <w:rFonts w:ascii="Arial" w:hAnsi="Arial" w:cs="Arial"/>
          <w:sz w:val="22"/>
          <w:szCs w:val="22"/>
        </w:rPr>
        <w:t xml:space="preserve">conditional Poisson model to </w:t>
      </w:r>
      <w:del w:id="110" w:author="Joan Casey" w:date="2025-01-07T20:11:00Z" w16du:dateUtc="2025-01-08T04:11:00Z">
        <w:r w:rsidRPr="00BC7831" w:rsidDel="00F40601">
          <w:rPr>
            <w:rFonts w:ascii="Arial" w:hAnsi="Arial" w:cs="Arial"/>
            <w:sz w:val="22"/>
            <w:szCs w:val="22"/>
          </w:rPr>
          <w:delText xml:space="preserve">determine </w:delText>
        </w:r>
      </w:del>
      <w:ins w:id="111" w:author="Joan Casey" w:date="2025-01-07T20:11:00Z" w16du:dateUtc="2025-01-08T04:11:00Z">
        <w:r w:rsidR="00F40601">
          <w:rPr>
            <w:rFonts w:ascii="Arial" w:hAnsi="Arial" w:cs="Arial"/>
            <w:sz w:val="22"/>
            <w:szCs w:val="22"/>
          </w:rPr>
          <w:t>examine</w:t>
        </w:r>
        <w:r w:rsidR="00F40601" w:rsidRPr="00BC7831">
          <w:rPr>
            <w:rFonts w:ascii="Arial" w:hAnsi="Arial" w:cs="Arial"/>
            <w:sz w:val="22"/>
            <w:szCs w:val="22"/>
          </w:rPr>
          <w:t xml:space="preserve"> </w:t>
        </w:r>
      </w:ins>
      <w:r w:rsidRPr="00BC7831">
        <w:rPr>
          <w:rFonts w:ascii="Arial" w:hAnsi="Arial" w:cs="Arial"/>
          <w:sz w:val="22"/>
          <w:szCs w:val="22"/>
        </w:rPr>
        <w:t xml:space="preserve">the relationship between continuous </w:t>
      </w:r>
      <w:r w:rsidR="00745053" w:rsidRPr="00BC7831">
        <w:rPr>
          <w:rFonts w:ascii="Arial" w:hAnsi="Arial" w:cs="Arial"/>
          <w:sz w:val="22"/>
          <w:szCs w:val="22"/>
        </w:rPr>
        <w:t xml:space="preserve">daily county-level </w:t>
      </w:r>
      <w:r w:rsidRPr="00BC7831">
        <w:rPr>
          <w:rFonts w:ascii="Arial" w:hAnsi="Arial" w:cs="Arial"/>
          <w:sz w:val="22"/>
          <w:szCs w:val="22"/>
        </w:rPr>
        <w:t>number of hours without power and CVD hospitalization rates</w:t>
      </w:r>
      <w:del w:id="112" w:author="Joan Casey" w:date="2025-01-07T20:07:00Z" w16du:dateUtc="2025-01-08T04:07:00Z">
        <w:r w:rsidR="00C67400" w:rsidRPr="00BC7831" w:rsidDel="00F40601">
          <w:rPr>
            <w:rFonts w:ascii="Arial" w:hAnsi="Arial" w:cs="Arial"/>
            <w:sz w:val="22"/>
            <w:szCs w:val="22"/>
          </w:rPr>
          <w:delText>,</w:delText>
        </w:r>
      </w:del>
      <w:del w:id="113" w:author="Joan Casey" w:date="2025-01-07T20:11:00Z" w16du:dateUtc="2025-01-08T04:11:00Z">
        <w:r w:rsidR="00C67400" w:rsidRPr="00BC7831" w:rsidDel="00F40601">
          <w:rPr>
            <w:rFonts w:ascii="Arial" w:hAnsi="Arial" w:cs="Arial"/>
            <w:sz w:val="22"/>
            <w:szCs w:val="22"/>
          </w:rPr>
          <w:delText xml:space="preserve"> and to test for possible threshold effects</w:delText>
        </w:r>
      </w:del>
      <w:r w:rsidR="00C67400" w:rsidRPr="00BC7831">
        <w:rPr>
          <w:rFonts w:ascii="Arial" w:hAnsi="Arial" w:cs="Arial"/>
          <w:sz w:val="22"/>
          <w:szCs w:val="22"/>
        </w:rPr>
        <w:t xml:space="preserve">. </w:t>
      </w:r>
    </w:p>
    <w:p w14:paraId="6109EB2C" w14:textId="30995A60" w:rsidR="00A91279" w:rsidRPr="00BC7831" w:rsidRDefault="001B7C8A" w:rsidP="00F40601">
      <w:pPr>
        <w:spacing w:line="480" w:lineRule="auto"/>
        <w:ind w:firstLine="720"/>
        <w:rPr>
          <w:rFonts w:ascii="Arial" w:hAnsi="Arial" w:cs="Arial"/>
          <w:sz w:val="22"/>
          <w:szCs w:val="22"/>
        </w:rPr>
      </w:pPr>
      <w:del w:id="114" w:author="Joan Casey" w:date="2025-01-07T20:11:00Z" w16du:dateUtc="2025-01-08T04:11:00Z">
        <w:r w:rsidRPr="00BC7831" w:rsidDel="00F40601">
          <w:rPr>
            <w:rFonts w:ascii="Arial" w:hAnsi="Arial" w:cs="Arial"/>
            <w:sz w:val="22"/>
            <w:szCs w:val="22"/>
          </w:rPr>
          <w:delText>We used qAICs to</w:delText>
        </w:r>
        <w:r w:rsidR="00551A92" w:rsidRPr="00BC7831" w:rsidDel="00F40601">
          <w:rPr>
            <w:rFonts w:ascii="Arial" w:hAnsi="Arial" w:cs="Arial"/>
            <w:sz w:val="22"/>
            <w:szCs w:val="22"/>
          </w:rPr>
          <w:delText xml:space="preserve"> find the best-fitting model among</w:delText>
        </w:r>
        <w:r w:rsidR="00FF28AF" w:rsidRPr="00BC7831" w:rsidDel="00F40601">
          <w:rPr>
            <w:rFonts w:ascii="Arial" w:hAnsi="Arial" w:cs="Arial"/>
            <w:sz w:val="22"/>
            <w:szCs w:val="22"/>
          </w:rPr>
          <w:delText xml:space="preserve"> </w:delText>
        </w:r>
        <w:r w:rsidR="005F190A" w:rsidRPr="00BC7831" w:rsidDel="00F40601">
          <w:rPr>
            <w:rFonts w:ascii="Arial" w:hAnsi="Arial" w:cs="Arial"/>
            <w:sz w:val="22"/>
            <w:szCs w:val="22"/>
          </w:rPr>
          <w:delText xml:space="preserve">eight </w:delText>
        </w:r>
        <w:r w:rsidR="00FF28AF" w:rsidRPr="00BC7831" w:rsidDel="00F40601">
          <w:rPr>
            <w:rFonts w:ascii="Arial" w:hAnsi="Arial" w:cs="Arial"/>
            <w:sz w:val="22"/>
            <w:szCs w:val="22"/>
          </w:rPr>
          <w:delText>mo</w:delText>
        </w:r>
        <w:r w:rsidR="00145672" w:rsidRPr="00BC7831" w:rsidDel="00F40601">
          <w:rPr>
            <w:rFonts w:ascii="Arial" w:hAnsi="Arial" w:cs="Arial"/>
            <w:sz w:val="22"/>
            <w:szCs w:val="22"/>
          </w:rPr>
          <w:delText>dels</w:delText>
        </w:r>
        <w:r w:rsidR="005F190A" w:rsidRPr="00BC7831" w:rsidDel="00F40601">
          <w:rPr>
            <w:rFonts w:ascii="Arial" w:hAnsi="Arial" w:cs="Arial"/>
            <w:sz w:val="22"/>
            <w:szCs w:val="22"/>
          </w:rPr>
          <w:delText>.</w:delText>
        </w:r>
        <w:r w:rsidR="00892731" w:rsidRPr="00BC7831" w:rsidDel="00F40601">
          <w:rPr>
            <w:rFonts w:ascii="Arial" w:hAnsi="Arial" w:cs="Arial"/>
            <w:sz w:val="22"/>
            <w:szCs w:val="22"/>
          </w:rPr>
          <w:delText xml:space="preserve"> We varied two parameters: we either</w:delText>
        </w:r>
        <w:r w:rsidR="00C449CA" w:rsidRPr="00BC7831" w:rsidDel="00F40601">
          <w:rPr>
            <w:rFonts w:ascii="Arial" w:hAnsi="Arial" w:cs="Arial"/>
            <w:sz w:val="22"/>
            <w:szCs w:val="22"/>
          </w:rPr>
          <w:delText xml:space="preserve"> modelled the exposure-response function as linear</w:delText>
        </w:r>
        <w:r w:rsidR="00ED710A" w:rsidRPr="00BC7831" w:rsidDel="00F40601">
          <w:rPr>
            <w:rFonts w:ascii="Arial" w:hAnsi="Arial" w:cs="Arial"/>
            <w:sz w:val="22"/>
            <w:szCs w:val="22"/>
          </w:rPr>
          <w:delText xml:space="preserve"> or w</w:delText>
        </w:r>
        <w:r w:rsidR="00AF34CD" w:rsidRPr="00BC7831" w:rsidDel="00F40601">
          <w:rPr>
            <w:rFonts w:ascii="Arial" w:hAnsi="Arial" w:cs="Arial"/>
            <w:sz w:val="22"/>
            <w:szCs w:val="22"/>
          </w:rPr>
          <w:delText>ith</w:delText>
        </w:r>
        <w:r w:rsidR="00A70273" w:rsidRPr="00BC7831" w:rsidDel="00F40601">
          <w:rPr>
            <w:rFonts w:ascii="Arial" w:hAnsi="Arial" w:cs="Arial"/>
            <w:sz w:val="22"/>
            <w:szCs w:val="22"/>
          </w:rPr>
          <w:delText xml:space="preserve"> a</w:delText>
        </w:r>
        <w:r w:rsidR="00ED710A" w:rsidRPr="00BC7831" w:rsidDel="00F40601">
          <w:rPr>
            <w:rFonts w:ascii="Arial" w:hAnsi="Arial" w:cs="Arial"/>
            <w:sz w:val="22"/>
            <w:szCs w:val="22"/>
          </w:rPr>
          <w:delText xml:space="preserve"> natural spline with 3 degrees of freedom</w:delText>
        </w:r>
        <w:r w:rsidR="00C449CA" w:rsidRPr="00BC7831" w:rsidDel="00F40601">
          <w:rPr>
            <w:rFonts w:ascii="Arial" w:hAnsi="Arial" w:cs="Arial"/>
            <w:sz w:val="22"/>
            <w:szCs w:val="22"/>
          </w:rPr>
          <w:delText xml:space="preserve">, and </w:delText>
        </w:r>
        <w:r w:rsidR="00ED710A" w:rsidRPr="00BC7831" w:rsidDel="00F40601">
          <w:rPr>
            <w:rFonts w:ascii="Arial" w:hAnsi="Arial" w:cs="Arial"/>
            <w:sz w:val="22"/>
            <w:szCs w:val="22"/>
          </w:rPr>
          <w:delText xml:space="preserve">we also </w:delText>
        </w:r>
        <w:r w:rsidR="00C449CA" w:rsidRPr="00BC7831" w:rsidDel="00F40601">
          <w:rPr>
            <w:rFonts w:ascii="Arial" w:hAnsi="Arial" w:cs="Arial"/>
            <w:sz w:val="22"/>
            <w:szCs w:val="22"/>
          </w:rPr>
          <w:delText xml:space="preserve">tested 3-6 degrees of freedom on the lag dimension. </w:delText>
        </w:r>
      </w:del>
      <w:r w:rsidR="00892731" w:rsidRPr="00054D0A">
        <w:rPr>
          <w:rFonts w:ascii="Arial" w:hAnsi="Arial" w:cs="Arial"/>
          <w:sz w:val="22"/>
          <w:szCs w:val="22"/>
        </w:rPr>
        <w:t xml:space="preserve">The best-fitting model </w:t>
      </w:r>
      <w:r w:rsidR="009F7305" w:rsidRPr="00054D0A">
        <w:rPr>
          <w:rFonts w:ascii="Arial" w:hAnsi="Arial" w:cs="Arial"/>
          <w:sz w:val="22"/>
          <w:szCs w:val="22"/>
        </w:rPr>
        <w:t>was</w:t>
      </w:r>
      <w:r w:rsidR="00892731" w:rsidRPr="00054D0A">
        <w:rPr>
          <w:rFonts w:ascii="Arial" w:hAnsi="Arial" w:cs="Arial"/>
          <w:sz w:val="22"/>
          <w:szCs w:val="22"/>
        </w:rPr>
        <w:t xml:space="preserve"> linear </w:t>
      </w:r>
      <w:r w:rsidR="0077027B" w:rsidRPr="00054D0A">
        <w:rPr>
          <w:rFonts w:ascii="Arial" w:hAnsi="Arial" w:cs="Arial"/>
          <w:sz w:val="22"/>
          <w:szCs w:val="22"/>
        </w:rPr>
        <w:t>for</w:t>
      </w:r>
      <w:r w:rsidR="00A90B73" w:rsidRPr="00054D0A">
        <w:rPr>
          <w:rFonts w:ascii="Arial" w:hAnsi="Arial" w:cs="Arial"/>
          <w:sz w:val="22"/>
          <w:szCs w:val="22"/>
        </w:rPr>
        <w:t xml:space="preserve"> the association between</w:t>
      </w:r>
      <w:r w:rsidR="00892731" w:rsidRPr="00054D0A">
        <w:rPr>
          <w:rFonts w:ascii="Arial" w:hAnsi="Arial" w:cs="Arial"/>
          <w:sz w:val="22"/>
          <w:szCs w:val="22"/>
        </w:rPr>
        <w:t xml:space="preserve"> number of hours without power and CVD </w:t>
      </w:r>
      <w:r w:rsidR="00B45150" w:rsidRPr="00054D0A">
        <w:rPr>
          <w:rFonts w:ascii="Arial" w:hAnsi="Arial" w:cs="Arial"/>
          <w:sz w:val="22"/>
          <w:szCs w:val="22"/>
        </w:rPr>
        <w:t>hospitalization</w:t>
      </w:r>
      <w:r w:rsidR="003328FC" w:rsidRPr="00054D0A">
        <w:rPr>
          <w:rFonts w:ascii="Arial" w:hAnsi="Arial" w:cs="Arial"/>
          <w:sz w:val="22"/>
          <w:szCs w:val="22"/>
        </w:rPr>
        <w:t>s with</w:t>
      </w:r>
      <w:r w:rsidR="00260AE7" w:rsidRPr="00054D0A">
        <w:rPr>
          <w:rFonts w:ascii="Arial" w:hAnsi="Arial" w:cs="Arial"/>
          <w:sz w:val="22"/>
          <w:szCs w:val="22"/>
        </w:rPr>
        <w:t xml:space="preserve"> 4</w:t>
      </w:r>
      <w:r w:rsidR="00892731" w:rsidRPr="00054D0A">
        <w:rPr>
          <w:rFonts w:ascii="Arial" w:hAnsi="Arial" w:cs="Arial"/>
          <w:sz w:val="22"/>
          <w:szCs w:val="22"/>
        </w:rPr>
        <w:t xml:space="preserve"> degrees of freedom on the lag dimension. </w:t>
      </w:r>
      <w:r w:rsidR="00E8619C" w:rsidRPr="00054D0A">
        <w:rPr>
          <w:rFonts w:ascii="Arial" w:hAnsi="Arial" w:cs="Arial"/>
          <w:sz w:val="22"/>
          <w:szCs w:val="22"/>
        </w:rPr>
        <w:t xml:space="preserve">For every additional hour without power, the next-day CVD hospitalization rate increased by </w:t>
      </w:r>
      <w:r w:rsidR="004373CA" w:rsidRPr="00054D0A">
        <w:rPr>
          <w:rFonts w:ascii="Arial" w:hAnsi="Arial" w:cs="Arial"/>
          <w:sz w:val="22"/>
          <w:szCs w:val="22"/>
        </w:rPr>
        <w:t>0.1%</w:t>
      </w:r>
      <w:ins w:id="115" w:author="Joan Casey" w:date="2025-01-07T20:11:00Z" w16du:dateUtc="2025-01-08T04:11:00Z">
        <w:r w:rsidR="00F40601">
          <w:rPr>
            <w:rFonts w:ascii="Arial" w:hAnsi="Arial" w:cs="Arial"/>
            <w:sz w:val="22"/>
            <w:szCs w:val="22"/>
          </w:rPr>
          <w:t xml:space="preserve"> and</w:t>
        </w:r>
      </w:ins>
      <w:ins w:id="116" w:author="Joan Casey" w:date="2025-01-07T20:12:00Z" w16du:dateUtc="2025-01-08T04:12:00Z">
        <w:r w:rsidR="00F40601">
          <w:rPr>
            <w:rFonts w:ascii="Arial" w:hAnsi="Arial" w:cs="Arial"/>
            <w:sz w:val="22"/>
            <w:szCs w:val="22"/>
          </w:rPr>
          <w:t>,</w:t>
        </w:r>
      </w:ins>
      <w:ins w:id="117" w:author="Joan Casey" w:date="2025-01-07T20:11:00Z" w16du:dateUtc="2025-01-08T04:11:00Z">
        <w:r w:rsidR="00F40601">
          <w:rPr>
            <w:rFonts w:ascii="Arial" w:hAnsi="Arial" w:cs="Arial"/>
            <w:sz w:val="22"/>
            <w:szCs w:val="22"/>
          </w:rPr>
          <w:t xml:space="preserve"> therefore</w:t>
        </w:r>
      </w:ins>
      <w:ins w:id="118" w:author="Joan Casey" w:date="2025-01-07T20:12:00Z" w16du:dateUtc="2025-01-08T04:12:00Z">
        <w:r w:rsidR="00F40601">
          <w:rPr>
            <w:rFonts w:ascii="Arial" w:hAnsi="Arial" w:cs="Arial"/>
            <w:sz w:val="22"/>
            <w:szCs w:val="22"/>
          </w:rPr>
          <w:t>, by</w:t>
        </w:r>
      </w:ins>
      <w:ins w:id="119" w:author="Joan Casey" w:date="2025-01-07T20:11:00Z" w16du:dateUtc="2025-01-08T04:11:00Z">
        <w:r w:rsidR="00F40601">
          <w:rPr>
            <w:rFonts w:ascii="Arial" w:hAnsi="Arial" w:cs="Arial"/>
            <w:sz w:val="22"/>
            <w:szCs w:val="22"/>
          </w:rPr>
          <w:t xml:space="preserve"> 2.4% for 24 hours without power</w:t>
        </w:r>
      </w:ins>
      <w:r w:rsidR="00FE4F37" w:rsidRPr="00054D0A">
        <w:rPr>
          <w:rFonts w:ascii="Arial" w:hAnsi="Arial" w:cs="Arial"/>
          <w:sz w:val="22"/>
          <w:szCs w:val="22"/>
        </w:rPr>
        <w:t xml:space="preserve"> </w:t>
      </w:r>
      <w:r w:rsidR="00C378D3" w:rsidRPr="00054D0A">
        <w:rPr>
          <w:rFonts w:ascii="Arial" w:hAnsi="Arial" w:cs="Arial"/>
          <w:sz w:val="22"/>
          <w:szCs w:val="22"/>
        </w:rPr>
        <w:t>(</w:t>
      </w:r>
      <w:r w:rsidR="008F7C53" w:rsidRPr="00054D0A">
        <w:rPr>
          <w:rFonts w:ascii="Arial" w:hAnsi="Arial" w:cs="Arial"/>
          <w:b/>
          <w:bCs/>
          <w:sz w:val="22"/>
          <w:szCs w:val="22"/>
        </w:rPr>
        <w:t>S</w:t>
      </w:r>
      <w:r w:rsidR="00C378D3" w:rsidRPr="00054D0A">
        <w:rPr>
          <w:rFonts w:ascii="Arial" w:hAnsi="Arial" w:cs="Arial"/>
          <w:b/>
          <w:bCs/>
          <w:sz w:val="22"/>
          <w:szCs w:val="22"/>
        </w:rPr>
        <w:t xml:space="preserve">upplemental </w:t>
      </w:r>
      <w:r w:rsidR="008F7C53" w:rsidRPr="00054D0A">
        <w:rPr>
          <w:rFonts w:ascii="Arial" w:hAnsi="Arial" w:cs="Arial"/>
          <w:b/>
          <w:bCs/>
          <w:sz w:val="22"/>
          <w:szCs w:val="22"/>
        </w:rPr>
        <w:t>F</w:t>
      </w:r>
      <w:r w:rsidR="00C378D3" w:rsidRPr="00054D0A">
        <w:rPr>
          <w:rFonts w:ascii="Arial" w:hAnsi="Arial" w:cs="Arial"/>
          <w:b/>
          <w:bCs/>
          <w:sz w:val="22"/>
          <w:szCs w:val="22"/>
        </w:rPr>
        <w:t>igure</w:t>
      </w:r>
      <w:r w:rsidR="008F7C53" w:rsidRPr="00054D0A">
        <w:rPr>
          <w:rFonts w:ascii="Arial" w:hAnsi="Arial" w:cs="Arial"/>
          <w:b/>
          <w:bCs/>
          <w:sz w:val="22"/>
          <w:szCs w:val="22"/>
        </w:rPr>
        <w:t xml:space="preserve"> </w:t>
      </w:r>
      <w:commentRangeStart w:id="120"/>
      <w:r w:rsidR="008F7C53" w:rsidRPr="00054D0A">
        <w:rPr>
          <w:rFonts w:ascii="Arial" w:hAnsi="Arial" w:cs="Arial"/>
          <w:b/>
          <w:bCs/>
          <w:sz w:val="22"/>
          <w:szCs w:val="22"/>
        </w:rPr>
        <w:t>2</w:t>
      </w:r>
      <w:commentRangeEnd w:id="120"/>
      <w:r w:rsidR="00054D0A">
        <w:rPr>
          <w:rStyle w:val="CommentReference"/>
        </w:rPr>
        <w:commentReference w:id="120"/>
      </w:r>
      <w:r w:rsidR="00C378D3" w:rsidRPr="00054D0A">
        <w:rPr>
          <w:rFonts w:ascii="Arial" w:hAnsi="Arial" w:cs="Arial"/>
          <w:sz w:val="22"/>
          <w:szCs w:val="22"/>
        </w:rPr>
        <w:t>)</w:t>
      </w:r>
      <w:r w:rsidR="005E7841" w:rsidRPr="00054D0A">
        <w:rPr>
          <w:rFonts w:ascii="Arial" w:hAnsi="Arial" w:cs="Arial"/>
          <w:sz w:val="22"/>
          <w:szCs w:val="22"/>
        </w:rPr>
        <w:t>.</w:t>
      </w:r>
      <w:r w:rsidR="005E7841" w:rsidRPr="00BC7831">
        <w:rPr>
          <w:rFonts w:ascii="Arial" w:hAnsi="Arial" w:cs="Arial"/>
          <w:sz w:val="22"/>
          <w:szCs w:val="22"/>
        </w:rPr>
        <w:t xml:space="preserve"> </w:t>
      </w:r>
    </w:p>
    <w:p w14:paraId="3186840F" w14:textId="77777777" w:rsidR="00A91279" w:rsidRPr="00BC7831" w:rsidRDefault="00A91279" w:rsidP="001C6B07">
      <w:pPr>
        <w:spacing w:line="480" w:lineRule="auto"/>
        <w:rPr>
          <w:rFonts w:ascii="Arial" w:hAnsi="Arial" w:cs="Arial"/>
          <w:b/>
          <w:bCs/>
          <w:sz w:val="22"/>
          <w:szCs w:val="22"/>
        </w:rPr>
      </w:pPr>
    </w:p>
    <w:p w14:paraId="43013E92" w14:textId="0968B109" w:rsidR="00572CA2" w:rsidRPr="00BC7831" w:rsidRDefault="006948A7" w:rsidP="001C6B07">
      <w:pPr>
        <w:spacing w:line="480" w:lineRule="auto"/>
        <w:rPr>
          <w:rFonts w:ascii="Arial" w:hAnsi="Arial" w:cs="Arial"/>
          <w:b/>
          <w:bCs/>
          <w:sz w:val="22"/>
          <w:szCs w:val="22"/>
        </w:rPr>
      </w:pPr>
      <w:r w:rsidRPr="00BC7831">
        <w:rPr>
          <w:rFonts w:ascii="Arial" w:hAnsi="Arial" w:cs="Arial"/>
          <w:b/>
          <w:bCs/>
          <w:sz w:val="22"/>
          <w:szCs w:val="22"/>
        </w:rPr>
        <w:t>Respiratory</w:t>
      </w:r>
      <w:r w:rsidR="00B83C87" w:rsidRPr="00BC7831">
        <w:rPr>
          <w:rFonts w:ascii="Arial" w:hAnsi="Arial" w:cs="Arial"/>
          <w:b/>
          <w:bCs/>
          <w:sz w:val="22"/>
          <w:szCs w:val="22"/>
        </w:rPr>
        <w:t xml:space="preserve"> </w:t>
      </w:r>
      <w:r w:rsidRPr="00BC7831">
        <w:rPr>
          <w:rFonts w:ascii="Arial" w:hAnsi="Arial" w:cs="Arial"/>
          <w:b/>
          <w:bCs/>
          <w:sz w:val="22"/>
          <w:szCs w:val="22"/>
        </w:rPr>
        <w:t>hospitalizations</w:t>
      </w:r>
    </w:p>
    <w:p w14:paraId="1DD043B3" w14:textId="77777777" w:rsidR="007E1C55" w:rsidRPr="00BC7831" w:rsidRDefault="007E1C55" w:rsidP="001C6B07">
      <w:pPr>
        <w:spacing w:line="480" w:lineRule="auto"/>
        <w:rPr>
          <w:rFonts w:ascii="Arial" w:hAnsi="Arial" w:cs="Arial"/>
          <w:b/>
          <w:bCs/>
          <w:sz w:val="22"/>
          <w:szCs w:val="22"/>
        </w:rPr>
      </w:pPr>
    </w:p>
    <w:p w14:paraId="00C54839" w14:textId="328E26B0" w:rsidR="007E1C55" w:rsidRPr="00BC7831" w:rsidRDefault="007E1C55" w:rsidP="001C6B07">
      <w:pPr>
        <w:spacing w:line="480" w:lineRule="auto"/>
        <w:rPr>
          <w:rFonts w:ascii="Arial" w:hAnsi="Arial" w:cs="Arial"/>
          <w:sz w:val="22"/>
          <w:szCs w:val="22"/>
        </w:rPr>
      </w:pPr>
      <w:r w:rsidRPr="00BC7831">
        <w:rPr>
          <w:rFonts w:ascii="Arial" w:hAnsi="Arial" w:cs="Arial"/>
          <w:sz w:val="22"/>
          <w:szCs w:val="22"/>
        </w:rPr>
        <w:t>Main analysis</w:t>
      </w:r>
    </w:p>
    <w:p w14:paraId="39E33857" w14:textId="77777777" w:rsidR="006B290B" w:rsidRPr="00BC7831" w:rsidRDefault="006B290B" w:rsidP="001C6B07">
      <w:pPr>
        <w:spacing w:line="480" w:lineRule="auto"/>
        <w:rPr>
          <w:rFonts w:ascii="Arial" w:hAnsi="Arial" w:cs="Arial"/>
          <w:b/>
          <w:bCs/>
          <w:sz w:val="22"/>
          <w:szCs w:val="22"/>
        </w:rPr>
      </w:pPr>
    </w:p>
    <w:p w14:paraId="00402A06" w14:textId="21D4D3E8" w:rsidR="003F3034" w:rsidRPr="00F52884" w:rsidRDefault="006B290B" w:rsidP="00F52884">
      <w:pPr>
        <w:spacing w:line="480" w:lineRule="auto"/>
        <w:ind w:firstLine="720"/>
        <w:rPr>
          <w:rFonts w:ascii="Arial" w:hAnsi="Arial" w:cs="Arial"/>
          <w:sz w:val="22"/>
          <w:szCs w:val="22"/>
        </w:rPr>
      </w:pPr>
      <w:r w:rsidRPr="00BC7831">
        <w:rPr>
          <w:rFonts w:ascii="Arial" w:hAnsi="Arial" w:cs="Arial"/>
          <w:sz w:val="22"/>
          <w:szCs w:val="22"/>
        </w:rPr>
        <w:t xml:space="preserve">In our main analysis testing the effect of 8+ hour power outage exposure on emergency </w:t>
      </w:r>
      <w:r w:rsidR="006D4E26" w:rsidRPr="00BC7831">
        <w:rPr>
          <w:rFonts w:ascii="Arial" w:hAnsi="Arial" w:cs="Arial"/>
          <w:sz w:val="22"/>
          <w:szCs w:val="22"/>
        </w:rPr>
        <w:t>respiratory</w:t>
      </w:r>
      <w:r w:rsidRPr="00BC7831">
        <w:rPr>
          <w:rFonts w:ascii="Arial" w:hAnsi="Arial" w:cs="Arial"/>
          <w:sz w:val="22"/>
          <w:szCs w:val="22"/>
        </w:rPr>
        <w:t xml:space="preserve"> hospitalization rates, we found </w:t>
      </w:r>
      <w:r w:rsidR="002B40FD" w:rsidRPr="00BC7831">
        <w:rPr>
          <w:rFonts w:ascii="Arial" w:hAnsi="Arial" w:cs="Arial"/>
          <w:sz w:val="22"/>
          <w:szCs w:val="22"/>
        </w:rPr>
        <w:t xml:space="preserve">same-day </w:t>
      </w:r>
      <w:r w:rsidRPr="00BC7831">
        <w:rPr>
          <w:rFonts w:ascii="Arial" w:hAnsi="Arial" w:cs="Arial"/>
          <w:sz w:val="22"/>
          <w:szCs w:val="22"/>
        </w:rPr>
        <w:t>increases in</w:t>
      </w:r>
      <w:r w:rsidR="00B111BB" w:rsidRPr="00BC7831">
        <w:rPr>
          <w:rFonts w:ascii="Arial" w:hAnsi="Arial" w:cs="Arial"/>
          <w:sz w:val="22"/>
          <w:szCs w:val="22"/>
        </w:rPr>
        <w:t xml:space="preserve"> respiratory-related </w:t>
      </w:r>
      <w:r w:rsidRPr="00BC7831">
        <w:rPr>
          <w:rFonts w:ascii="Arial" w:hAnsi="Arial" w:cs="Arial"/>
          <w:sz w:val="22"/>
          <w:szCs w:val="22"/>
        </w:rPr>
        <w:t>hospitalizations</w:t>
      </w:r>
      <w:r w:rsidR="007F322E" w:rsidRPr="00BC7831">
        <w:rPr>
          <w:rFonts w:ascii="Arial" w:hAnsi="Arial" w:cs="Arial"/>
          <w:sz w:val="22"/>
          <w:szCs w:val="22"/>
        </w:rPr>
        <w:t xml:space="preserve">, as well as increases on lag days 1 and 2. </w:t>
      </w:r>
      <w:r w:rsidR="00A50BA8" w:rsidRPr="00BC7831">
        <w:rPr>
          <w:rFonts w:ascii="Arial" w:hAnsi="Arial" w:cs="Arial"/>
          <w:sz w:val="22"/>
          <w:szCs w:val="22"/>
        </w:rPr>
        <w:t xml:space="preserve">In contrast to CVD </w:t>
      </w:r>
      <w:r w:rsidR="00095CD8" w:rsidRPr="00BC7831">
        <w:rPr>
          <w:rFonts w:ascii="Arial" w:hAnsi="Arial" w:cs="Arial"/>
          <w:sz w:val="22"/>
          <w:szCs w:val="22"/>
        </w:rPr>
        <w:t>hospitalizations</w:t>
      </w:r>
      <w:r w:rsidR="00A50BA8" w:rsidRPr="00BC7831">
        <w:rPr>
          <w:rFonts w:ascii="Arial" w:hAnsi="Arial" w:cs="Arial"/>
          <w:sz w:val="22"/>
          <w:szCs w:val="22"/>
        </w:rPr>
        <w:t>, the strongest effect of outage on hospitalization was the day of power outage</w:t>
      </w:r>
      <w:del w:id="121" w:author="Joan Casey" w:date="2025-01-07T20:12:00Z" w16du:dateUtc="2025-01-08T04:12:00Z">
        <w:r w:rsidR="00A50BA8" w:rsidRPr="00BC7831" w:rsidDel="00F40601">
          <w:rPr>
            <w:rFonts w:ascii="Arial" w:hAnsi="Arial" w:cs="Arial"/>
            <w:sz w:val="22"/>
            <w:szCs w:val="22"/>
          </w:rPr>
          <w:delText>,</w:delText>
        </w:r>
      </w:del>
      <w:r w:rsidR="00A50BA8" w:rsidRPr="00BC7831">
        <w:rPr>
          <w:rFonts w:ascii="Arial" w:hAnsi="Arial" w:cs="Arial"/>
          <w:sz w:val="22"/>
          <w:szCs w:val="22"/>
        </w:rPr>
        <w:t xml:space="preserve"> rather than the day after. </w:t>
      </w:r>
      <w:r w:rsidR="008037E9" w:rsidRPr="00BC7831">
        <w:rPr>
          <w:rFonts w:ascii="Arial" w:hAnsi="Arial" w:cs="Arial"/>
          <w:sz w:val="22"/>
          <w:szCs w:val="22"/>
        </w:rPr>
        <w:t>On</w:t>
      </w:r>
      <w:r w:rsidR="005B09FB" w:rsidRPr="00BC7831">
        <w:rPr>
          <w:rFonts w:ascii="Arial" w:hAnsi="Arial" w:cs="Arial"/>
          <w:sz w:val="22"/>
          <w:szCs w:val="22"/>
        </w:rPr>
        <w:t xml:space="preserve"> day of</w:t>
      </w:r>
      <w:r w:rsidR="008037E9" w:rsidRPr="00BC7831">
        <w:rPr>
          <w:rFonts w:ascii="Arial" w:hAnsi="Arial" w:cs="Arial"/>
          <w:sz w:val="22"/>
          <w:szCs w:val="22"/>
        </w:rPr>
        <w:t xml:space="preserve"> power outage exposure, the </w:t>
      </w:r>
      <w:r w:rsidR="00FB2C55" w:rsidRPr="00BC7831">
        <w:rPr>
          <w:rFonts w:ascii="Arial" w:hAnsi="Arial" w:cs="Arial"/>
          <w:sz w:val="22"/>
          <w:szCs w:val="22"/>
        </w:rPr>
        <w:t>resp</w:t>
      </w:r>
      <w:r w:rsidR="00AD4D4D" w:rsidRPr="00BC7831">
        <w:rPr>
          <w:rFonts w:ascii="Arial" w:hAnsi="Arial" w:cs="Arial"/>
          <w:sz w:val="22"/>
          <w:szCs w:val="22"/>
        </w:rPr>
        <w:t>iratory</w:t>
      </w:r>
      <w:r w:rsidR="00FB2C55" w:rsidRPr="00BC7831">
        <w:rPr>
          <w:rFonts w:ascii="Arial" w:hAnsi="Arial" w:cs="Arial"/>
          <w:sz w:val="22"/>
          <w:szCs w:val="22"/>
        </w:rPr>
        <w:t xml:space="preserve"> </w:t>
      </w:r>
      <w:r w:rsidR="008037E9" w:rsidRPr="00BC7831">
        <w:rPr>
          <w:rFonts w:ascii="Arial" w:hAnsi="Arial" w:cs="Arial"/>
          <w:sz w:val="22"/>
          <w:szCs w:val="22"/>
        </w:rPr>
        <w:t xml:space="preserve">hospitalization rate was </w:t>
      </w:r>
      <w:r w:rsidR="00F52884" w:rsidRPr="006B59CE">
        <w:rPr>
          <w:rFonts w:ascii="Arial" w:hAnsi="Arial" w:cs="Arial"/>
          <w:sz w:val="22"/>
          <w:szCs w:val="22"/>
          <w:highlight w:val="yellow"/>
        </w:rPr>
        <w:t>1.026 (</w:t>
      </w:r>
      <w:commentRangeStart w:id="122"/>
      <w:ins w:id="123" w:author="Joan Casey" w:date="2025-01-07T20:12:00Z" w16du:dateUtc="2025-01-08T04:12:00Z">
        <w:r w:rsidR="00F40601">
          <w:rPr>
            <w:rFonts w:ascii="Arial" w:hAnsi="Arial" w:cs="Arial"/>
            <w:sz w:val="22"/>
            <w:szCs w:val="22"/>
            <w:highlight w:val="yellow"/>
          </w:rPr>
          <w:t xml:space="preserve">95 % </w:t>
        </w:r>
      </w:ins>
      <w:r w:rsidR="00F52884" w:rsidRPr="006B59CE">
        <w:rPr>
          <w:rFonts w:ascii="Arial" w:hAnsi="Arial" w:cs="Arial"/>
          <w:sz w:val="22"/>
          <w:szCs w:val="22"/>
          <w:highlight w:val="yellow"/>
        </w:rPr>
        <w:t>CI:</w:t>
      </w:r>
      <w:commentRangeEnd w:id="122"/>
      <w:r w:rsidR="00F40601">
        <w:rPr>
          <w:rStyle w:val="CommentReference"/>
        </w:rPr>
        <w:commentReference w:id="122"/>
      </w:r>
      <w:r w:rsidR="00F52884" w:rsidRPr="006B59CE">
        <w:rPr>
          <w:rFonts w:ascii="Arial" w:hAnsi="Arial" w:cs="Arial"/>
          <w:sz w:val="22"/>
          <w:szCs w:val="22"/>
          <w:highlight w:val="yellow"/>
        </w:rPr>
        <w:t xml:space="preserve"> 1.012, 1.039)</w:t>
      </w:r>
      <w:r w:rsidR="008037E9" w:rsidRPr="00BC7831">
        <w:rPr>
          <w:rFonts w:ascii="Arial" w:hAnsi="Arial" w:cs="Arial"/>
          <w:sz w:val="22"/>
          <w:szCs w:val="22"/>
        </w:rPr>
        <w:t xml:space="preserve"> times </w:t>
      </w:r>
      <w:r w:rsidR="00FC2D5B" w:rsidRPr="00BC7831">
        <w:rPr>
          <w:rFonts w:ascii="Arial" w:hAnsi="Arial" w:cs="Arial"/>
          <w:sz w:val="22"/>
          <w:szCs w:val="22"/>
        </w:rPr>
        <w:t>higher</w:t>
      </w:r>
      <w:r w:rsidR="00452D51" w:rsidRPr="00BC7831">
        <w:rPr>
          <w:rFonts w:ascii="Arial" w:hAnsi="Arial" w:cs="Arial"/>
          <w:sz w:val="22"/>
          <w:szCs w:val="22"/>
        </w:rPr>
        <w:t xml:space="preserve"> compared to </w:t>
      </w:r>
      <w:r w:rsidR="00955362" w:rsidRPr="00BC7831">
        <w:rPr>
          <w:rFonts w:ascii="Arial" w:hAnsi="Arial" w:cs="Arial"/>
          <w:sz w:val="22"/>
          <w:szCs w:val="22"/>
        </w:rPr>
        <w:t xml:space="preserve">unexposed </w:t>
      </w:r>
      <w:r w:rsidR="00452D51" w:rsidRPr="00BC7831">
        <w:rPr>
          <w:rFonts w:ascii="Arial" w:hAnsi="Arial" w:cs="Arial"/>
          <w:sz w:val="22"/>
          <w:szCs w:val="22"/>
        </w:rPr>
        <w:t>days</w:t>
      </w:r>
      <w:r w:rsidR="006A2C22" w:rsidRPr="00BC7831">
        <w:rPr>
          <w:rFonts w:ascii="Arial" w:hAnsi="Arial" w:cs="Arial"/>
          <w:sz w:val="22"/>
          <w:szCs w:val="22"/>
        </w:rPr>
        <w:t>.</w:t>
      </w:r>
    </w:p>
    <w:p w14:paraId="3755B808" w14:textId="27ED5E17" w:rsidR="008037E9" w:rsidRPr="00530757" w:rsidRDefault="009139D5" w:rsidP="00C4146D">
      <w:pPr>
        <w:spacing w:line="480" w:lineRule="auto"/>
        <w:ind w:firstLine="720"/>
        <w:rPr>
          <w:rFonts w:ascii="Arial" w:hAnsi="Arial" w:cs="Arial"/>
          <w:sz w:val="22"/>
          <w:szCs w:val="22"/>
        </w:rPr>
      </w:pPr>
      <w:r w:rsidRPr="00BC7831">
        <w:rPr>
          <w:rFonts w:ascii="Arial" w:hAnsi="Arial" w:cs="Arial"/>
          <w:sz w:val="22"/>
          <w:szCs w:val="22"/>
        </w:rPr>
        <w:t xml:space="preserve">Effects of </w:t>
      </w:r>
      <w:del w:id="124" w:author="Joan Casey" w:date="2025-01-07T20:14:00Z" w16du:dateUtc="2025-01-08T04:14:00Z">
        <w:r w:rsidR="004D1C9C" w:rsidRPr="00BC7831" w:rsidDel="00F40601">
          <w:rPr>
            <w:rFonts w:ascii="Arial" w:hAnsi="Arial" w:cs="Arial"/>
            <w:sz w:val="22"/>
            <w:szCs w:val="22"/>
          </w:rPr>
          <w:delText xml:space="preserve">larger </w:delText>
        </w:r>
      </w:del>
      <w:r w:rsidR="008037E9" w:rsidRPr="00BC7831">
        <w:rPr>
          <w:rFonts w:ascii="Arial" w:hAnsi="Arial" w:cs="Arial"/>
          <w:sz w:val="22"/>
          <w:szCs w:val="22"/>
        </w:rPr>
        <w:t xml:space="preserve">8+ </w:t>
      </w:r>
      <w:ins w:id="125" w:author="Joan Casey" w:date="2025-01-07T20:14:00Z" w16du:dateUtc="2025-01-08T04:14:00Z">
        <w:r w:rsidR="00F40601">
          <w:rPr>
            <w:rFonts w:ascii="Arial" w:hAnsi="Arial" w:cs="Arial"/>
            <w:sz w:val="22"/>
            <w:szCs w:val="22"/>
          </w:rPr>
          <w:t xml:space="preserve">hour </w:t>
        </w:r>
      </w:ins>
      <w:r w:rsidR="008037E9" w:rsidRPr="00BC7831">
        <w:rPr>
          <w:rFonts w:ascii="Arial" w:hAnsi="Arial" w:cs="Arial"/>
          <w:sz w:val="22"/>
          <w:szCs w:val="22"/>
        </w:rPr>
        <w:t xml:space="preserve">outages affecting </w:t>
      </w:r>
      <w:r w:rsidR="00846FE0" w:rsidRPr="00BC7831">
        <w:rPr>
          <w:rFonts w:ascii="Arial" w:eastAsia="Garamond" w:hAnsi="Arial" w:cs="Arial"/>
        </w:rPr>
        <w:t>≥</w:t>
      </w:r>
      <w:r w:rsidR="008037E9" w:rsidRPr="00BC7831">
        <w:rPr>
          <w:rFonts w:ascii="Arial" w:hAnsi="Arial" w:cs="Arial"/>
          <w:sz w:val="22"/>
          <w:szCs w:val="22"/>
        </w:rPr>
        <w:t xml:space="preserve">3% or </w:t>
      </w:r>
      <w:r w:rsidR="00846FE0" w:rsidRPr="00BC7831">
        <w:rPr>
          <w:rFonts w:ascii="Arial" w:eastAsia="Garamond" w:hAnsi="Arial" w:cs="Arial"/>
        </w:rPr>
        <w:t>≥</w:t>
      </w:r>
      <w:r w:rsidR="008037E9" w:rsidRPr="00BC7831">
        <w:rPr>
          <w:rFonts w:ascii="Arial" w:hAnsi="Arial" w:cs="Arial"/>
          <w:sz w:val="22"/>
          <w:szCs w:val="22"/>
        </w:rPr>
        <w:t>5% of county customers</w:t>
      </w:r>
      <w:r w:rsidR="00C2428B" w:rsidRPr="00BC7831">
        <w:rPr>
          <w:rFonts w:ascii="Arial" w:hAnsi="Arial" w:cs="Arial"/>
          <w:sz w:val="22"/>
          <w:szCs w:val="22"/>
        </w:rPr>
        <w:t xml:space="preserve"> on respiratory hospitalizations were stronger</w:t>
      </w:r>
      <w:ins w:id="126" w:author="Joan Casey" w:date="2025-01-07T20:14:00Z" w16du:dateUtc="2025-01-08T04:14:00Z">
        <w:r w:rsidR="00F40601">
          <w:rPr>
            <w:rFonts w:ascii="Arial" w:hAnsi="Arial" w:cs="Arial"/>
            <w:sz w:val="22"/>
            <w:szCs w:val="22"/>
          </w:rPr>
          <w:t xml:space="preserve"> than those affecting </w:t>
        </w:r>
        <w:r w:rsidR="00F40601" w:rsidRPr="00BC7831">
          <w:rPr>
            <w:rFonts w:ascii="Arial" w:eastAsia="Garamond" w:hAnsi="Arial" w:cs="Arial"/>
          </w:rPr>
          <w:t>≥</w:t>
        </w:r>
      </w:ins>
      <w:ins w:id="127" w:author="Joan Casey" w:date="2025-01-07T20:15:00Z" w16du:dateUtc="2025-01-08T04:15:00Z">
        <w:r w:rsidR="00F40601">
          <w:rPr>
            <w:rFonts w:ascii="Arial" w:hAnsi="Arial" w:cs="Arial"/>
            <w:sz w:val="22"/>
            <w:szCs w:val="22"/>
          </w:rPr>
          <w:t>1</w:t>
        </w:r>
      </w:ins>
      <w:ins w:id="128" w:author="Joan Casey" w:date="2025-01-07T20:14:00Z" w16du:dateUtc="2025-01-08T04:14:00Z">
        <w:r w:rsidR="00F40601" w:rsidRPr="00BC7831">
          <w:rPr>
            <w:rFonts w:ascii="Arial" w:hAnsi="Arial" w:cs="Arial"/>
            <w:sz w:val="22"/>
            <w:szCs w:val="22"/>
          </w:rPr>
          <w:t>%</w:t>
        </w:r>
      </w:ins>
      <w:r w:rsidR="00C2428B" w:rsidRPr="00BC7831">
        <w:rPr>
          <w:rFonts w:ascii="Arial" w:hAnsi="Arial" w:cs="Arial"/>
          <w:sz w:val="22"/>
          <w:szCs w:val="22"/>
        </w:rPr>
        <w:t xml:space="preserve">. </w:t>
      </w:r>
      <w:r w:rsidR="003070F1" w:rsidRPr="00BC7831">
        <w:rPr>
          <w:rFonts w:ascii="Arial" w:hAnsi="Arial" w:cs="Arial"/>
          <w:sz w:val="22"/>
          <w:szCs w:val="22"/>
        </w:rPr>
        <w:t xml:space="preserve">For outages affecting </w:t>
      </w:r>
      <w:r w:rsidR="00846FE0" w:rsidRPr="00BC7831">
        <w:rPr>
          <w:rFonts w:ascii="Arial" w:eastAsia="Garamond" w:hAnsi="Arial" w:cs="Arial"/>
        </w:rPr>
        <w:t>≥</w:t>
      </w:r>
      <w:r w:rsidR="003070F1" w:rsidRPr="00BC7831">
        <w:rPr>
          <w:rFonts w:ascii="Arial" w:hAnsi="Arial" w:cs="Arial"/>
          <w:sz w:val="22"/>
          <w:szCs w:val="22"/>
        </w:rPr>
        <w:t>3%</w:t>
      </w:r>
      <w:r w:rsidR="00E22870" w:rsidRPr="00BC7831">
        <w:rPr>
          <w:rFonts w:ascii="Arial" w:hAnsi="Arial" w:cs="Arial"/>
          <w:sz w:val="22"/>
          <w:szCs w:val="22"/>
        </w:rPr>
        <w:t xml:space="preserve"> and </w:t>
      </w:r>
      <w:r w:rsidR="00846FE0" w:rsidRPr="00BC7831">
        <w:rPr>
          <w:rFonts w:ascii="Arial" w:eastAsia="Garamond" w:hAnsi="Arial" w:cs="Arial"/>
        </w:rPr>
        <w:t>≥</w:t>
      </w:r>
      <w:r w:rsidR="00E22870" w:rsidRPr="00BC7831">
        <w:rPr>
          <w:rFonts w:ascii="Arial" w:hAnsi="Arial" w:cs="Arial"/>
          <w:sz w:val="22"/>
          <w:szCs w:val="22"/>
        </w:rPr>
        <w:t>5%</w:t>
      </w:r>
      <w:r w:rsidR="003070F1" w:rsidRPr="00BC7831">
        <w:rPr>
          <w:rFonts w:ascii="Arial" w:hAnsi="Arial" w:cs="Arial"/>
          <w:sz w:val="22"/>
          <w:szCs w:val="22"/>
        </w:rPr>
        <w:t xml:space="preserve"> of county customers</w:t>
      </w:r>
      <w:r w:rsidR="00E7300D" w:rsidRPr="00BC7831">
        <w:rPr>
          <w:rFonts w:ascii="Arial" w:hAnsi="Arial" w:cs="Arial"/>
          <w:sz w:val="22"/>
          <w:szCs w:val="22"/>
        </w:rPr>
        <w:t xml:space="preserve"> respectively,</w:t>
      </w:r>
      <w:r w:rsidR="003070F1" w:rsidRPr="00BC7831">
        <w:rPr>
          <w:rFonts w:ascii="Arial" w:hAnsi="Arial" w:cs="Arial"/>
          <w:sz w:val="22"/>
          <w:szCs w:val="22"/>
        </w:rPr>
        <w:t xml:space="preserve"> </w:t>
      </w:r>
      <w:r w:rsidR="00F23423" w:rsidRPr="00BC7831">
        <w:rPr>
          <w:rFonts w:ascii="Arial" w:hAnsi="Arial" w:cs="Arial"/>
          <w:sz w:val="22"/>
          <w:szCs w:val="22"/>
        </w:rPr>
        <w:t xml:space="preserve">on exposed days, </w:t>
      </w:r>
      <w:r w:rsidR="003070F1" w:rsidRPr="00BC7831">
        <w:rPr>
          <w:rFonts w:ascii="Arial" w:hAnsi="Arial" w:cs="Arial"/>
          <w:sz w:val="22"/>
          <w:szCs w:val="22"/>
        </w:rPr>
        <w:t xml:space="preserve">respiratory hospitalization rates were </w:t>
      </w:r>
      <w:r w:rsidR="00530757" w:rsidRPr="006B59CE">
        <w:rPr>
          <w:rFonts w:ascii="Arial" w:hAnsi="Arial" w:cs="Arial"/>
          <w:sz w:val="22"/>
          <w:szCs w:val="22"/>
          <w:highlight w:val="yellow"/>
        </w:rPr>
        <w:t xml:space="preserve">1.052 </w:t>
      </w:r>
      <w:r w:rsidR="00530757" w:rsidRPr="006B59CE">
        <w:rPr>
          <w:rFonts w:ascii="Arial" w:hAnsi="Arial" w:cs="Arial"/>
          <w:sz w:val="22"/>
          <w:szCs w:val="22"/>
          <w:highlight w:val="yellow"/>
        </w:rPr>
        <w:lastRenderedPageBreak/>
        <w:t>(</w:t>
      </w:r>
      <w:ins w:id="129" w:author="Joan Casey" w:date="2025-01-07T20:14:00Z" w16du:dateUtc="2025-01-08T04:14:00Z">
        <w:r w:rsidR="00F40601">
          <w:rPr>
            <w:rFonts w:ascii="Arial" w:hAnsi="Arial" w:cs="Arial"/>
            <w:sz w:val="22"/>
            <w:szCs w:val="22"/>
            <w:highlight w:val="yellow"/>
          </w:rPr>
          <w:t xml:space="preserve">95% </w:t>
        </w:r>
      </w:ins>
      <w:r w:rsidR="00530757" w:rsidRPr="006B59CE">
        <w:rPr>
          <w:rFonts w:ascii="Arial" w:hAnsi="Arial" w:cs="Arial"/>
          <w:sz w:val="22"/>
          <w:szCs w:val="22"/>
          <w:highlight w:val="yellow"/>
        </w:rPr>
        <w:t>CI: 1.034, 1.071)</w:t>
      </w:r>
      <w:r w:rsidR="003070F1" w:rsidRPr="00BC7831">
        <w:rPr>
          <w:rFonts w:ascii="Arial" w:hAnsi="Arial" w:cs="Arial"/>
          <w:sz w:val="22"/>
          <w:szCs w:val="22"/>
        </w:rPr>
        <w:t xml:space="preserve"> times higher</w:t>
      </w:r>
      <w:r w:rsidR="005470C2" w:rsidRPr="00BC7831">
        <w:rPr>
          <w:rFonts w:ascii="Arial" w:hAnsi="Arial" w:cs="Arial"/>
          <w:sz w:val="22"/>
          <w:szCs w:val="22"/>
        </w:rPr>
        <w:t xml:space="preserve"> and </w:t>
      </w:r>
      <w:r w:rsidR="00C4146D" w:rsidRPr="006B59CE">
        <w:rPr>
          <w:rFonts w:ascii="Arial" w:hAnsi="Arial" w:cs="Arial"/>
          <w:sz w:val="22"/>
          <w:szCs w:val="22"/>
          <w:highlight w:val="yellow"/>
        </w:rPr>
        <w:t>1.067 (</w:t>
      </w:r>
      <w:ins w:id="130" w:author="Joan Casey" w:date="2025-01-07T20:14:00Z" w16du:dateUtc="2025-01-08T04:14:00Z">
        <w:r w:rsidR="00F40601">
          <w:rPr>
            <w:rFonts w:ascii="Arial" w:hAnsi="Arial" w:cs="Arial"/>
            <w:sz w:val="22"/>
            <w:szCs w:val="22"/>
            <w:highlight w:val="yellow"/>
          </w:rPr>
          <w:t xml:space="preserve">95% </w:t>
        </w:r>
      </w:ins>
      <w:r w:rsidR="00C4146D" w:rsidRPr="006B59CE">
        <w:rPr>
          <w:rFonts w:ascii="Arial" w:hAnsi="Arial" w:cs="Arial"/>
          <w:sz w:val="22"/>
          <w:szCs w:val="22"/>
          <w:highlight w:val="yellow"/>
        </w:rPr>
        <w:t>CI: 1.045, 1.089)</w:t>
      </w:r>
      <w:r w:rsidR="003070F1" w:rsidRPr="00BC7831">
        <w:rPr>
          <w:rFonts w:ascii="Arial" w:hAnsi="Arial" w:cs="Arial"/>
          <w:sz w:val="22"/>
          <w:szCs w:val="22"/>
        </w:rPr>
        <w:t xml:space="preserve"> </w:t>
      </w:r>
      <w:r w:rsidR="0036758D" w:rsidRPr="00BC7831">
        <w:rPr>
          <w:rFonts w:ascii="Arial" w:hAnsi="Arial" w:cs="Arial"/>
          <w:sz w:val="22"/>
          <w:szCs w:val="22"/>
        </w:rPr>
        <w:t xml:space="preserve">times higher </w:t>
      </w:r>
      <w:r w:rsidR="000532B5" w:rsidRPr="00BC7831">
        <w:rPr>
          <w:rFonts w:ascii="Arial" w:hAnsi="Arial" w:cs="Arial"/>
          <w:sz w:val="22"/>
          <w:szCs w:val="22"/>
        </w:rPr>
        <w:t xml:space="preserve">than rates on unexposed </w:t>
      </w:r>
      <w:commentRangeStart w:id="131"/>
      <w:r w:rsidR="000532B5" w:rsidRPr="00BC7831">
        <w:rPr>
          <w:rFonts w:ascii="Arial" w:hAnsi="Arial" w:cs="Arial"/>
          <w:sz w:val="22"/>
          <w:szCs w:val="22"/>
        </w:rPr>
        <w:t>days</w:t>
      </w:r>
      <w:commentRangeEnd w:id="131"/>
      <w:r w:rsidR="00F40601">
        <w:rPr>
          <w:rStyle w:val="CommentReference"/>
        </w:rPr>
        <w:commentReference w:id="131"/>
      </w:r>
      <w:r w:rsidR="000532B5" w:rsidRPr="00BC7831">
        <w:rPr>
          <w:rFonts w:ascii="Arial" w:hAnsi="Arial" w:cs="Arial"/>
          <w:sz w:val="22"/>
          <w:szCs w:val="22"/>
        </w:rPr>
        <w:t xml:space="preserve">. </w:t>
      </w:r>
    </w:p>
    <w:p w14:paraId="6E649CB7" w14:textId="77777777" w:rsidR="00DD19A2" w:rsidRPr="00BC7831" w:rsidRDefault="00DD19A2" w:rsidP="001C6B07">
      <w:pPr>
        <w:spacing w:line="480" w:lineRule="auto"/>
        <w:rPr>
          <w:rFonts w:ascii="Arial" w:hAnsi="Arial" w:cs="Arial"/>
          <w:b/>
          <w:bCs/>
          <w:sz w:val="22"/>
          <w:szCs w:val="22"/>
        </w:rPr>
      </w:pPr>
    </w:p>
    <w:p w14:paraId="1F030761" w14:textId="77777777" w:rsidR="007F5EBD" w:rsidRPr="00BC7831" w:rsidRDefault="007F5EBD" w:rsidP="001C6B07">
      <w:pPr>
        <w:spacing w:line="480" w:lineRule="auto"/>
        <w:rPr>
          <w:rFonts w:ascii="Arial" w:hAnsi="Arial" w:cs="Arial"/>
          <w:sz w:val="22"/>
          <w:szCs w:val="22"/>
        </w:rPr>
      </w:pPr>
      <w:r w:rsidRPr="00BC7831">
        <w:rPr>
          <w:rFonts w:ascii="Arial" w:hAnsi="Arial" w:cs="Arial"/>
          <w:sz w:val="22"/>
          <w:szCs w:val="22"/>
        </w:rPr>
        <w:t>Sensitivity analysis</w:t>
      </w:r>
    </w:p>
    <w:p w14:paraId="523ECEC2" w14:textId="77777777" w:rsidR="007F5EBD" w:rsidRPr="00BC7831" w:rsidRDefault="007F5EBD" w:rsidP="001C6B07">
      <w:pPr>
        <w:spacing w:line="480" w:lineRule="auto"/>
        <w:rPr>
          <w:rFonts w:ascii="Arial" w:hAnsi="Arial" w:cs="Arial"/>
          <w:sz w:val="22"/>
          <w:szCs w:val="22"/>
        </w:rPr>
      </w:pPr>
    </w:p>
    <w:p w14:paraId="2CAAC792" w14:textId="1FAB228D" w:rsidR="0020336C" w:rsidRPr="00BC7831" w:rsidRDefault="000E6F8D" w:rsidP="001C6B07">
      <w:pPr>
        <w:spacing w:line="480" w:lineRule="auto"/>
        <w:ind w:firstLine="720"/>
        <w:rPr>
          <w:rFonts w:ascii="Arial" w:hAnsi="Arial" w:cs="Arial"/>
          <w:sz w:val="22"/>
          <w:szCs w:val="22"/>
        </w:rPr>
      </w:pPr>
      <w:r w:rsidRPr="00BC7831">
        <w:rPr>
          <w:rFonts w:ascii="Arial" w:hAnsi="Arial" w:cs="Arial"/>
          <w:sz w:val="22"/>
          <w:szCs w:val="22"/>
        </w:rPr>
        <w:t xml:space="preserve">For sensitivity analyses </w:t>
      </w:r>
      <w:r w:rsidR="00F21EAE" w:rsidRPr="00BC7831">
        <w:rPr>
          <w:rFonts w:ascii="Arial" w:hAnsi="Arial" w:cs="Arial"/>
          <w:sz w:val="22"/>
          <w:szCs w:val="22"/>
        </w:rPr>
        <w:t>evaluating</w:t>
      </w:r>
      <w:r w:rsidRPr="00BC7831">
        <w:rPr>
          <w:rFonts w:ascii="Arial" w:hAnsi="Arial" w:cs="Arial"/>
          <w:sz w:val="22"/>
          <w:szCs w:val="22"/>
        </w:rPr>
        <w:t xml:space="preserve"> the impact of 4+ and 12+ hour outages</w:t>
      </w:r>
      <w:r w:rsidR="00674BD8">
        <w:rPr>
          <w:rFonts w:ascii="Arial" w:hAnsi="Arial" w:cs="Arial"/>
          <w:sz w:val="22"/>
          <w:szCs w:val="22"/>
        </w:rPr>
        <w:t xml:space="preserve"> in addition to 8+ hour outages</w:t>
      </w:r>
      <w:r w:rsidRPr="00BC7831">
        <w:rPr>
          <w:rFonts w:ascii="Arial" w:hAnsi="Arial" w:cs="Arial"/>
          <w:sz w:val="22"/>
          <w:szCs w:val="22"/>
        </w:rPr>
        <w:t xml:space="preserve">, we found </w:t>
      </w:r>
      <w:r w:rsidR="006D2F88">
        <w:rPr>
          <w:rFonts w:ascii="Arial" w:hAnsi="Arial" w:cs="Arial"/>
          <w:sz w:val="22"/>
          <w:szCs w:val="22"/>
        </w:rPr>
        <w:t xml:space="preserve">the </w:t>
      </w:r>
      <w:r w:rsidRPr="00BC7831">
        <w:rPr>
          <w:rFonts w:ascii="Arial" w:hAnsi="Arial" w:cs="Arial"/>
          <w:sz w:val="22"/>
          <w:szCs w:val="22"/>
        </w:rPr>
        <w:t xml:space="preserve">strongest effects </w:t>
      </w:r>
      <w:r w:rsidR="000D649C" w:rsidRPr="00BC7831">
        <w:rPr>
          <w:rFonts w:ascii="Arial" w:hAnsi="Arial" w:cs="Arial"/>
          <w:sz w:val="22"/>
          <w:szCs w:val="22"/>
        </w:rPr>
        <w:t xml:space="preserve">on respiratory </w:t>
      </w:r>
      <w:r w:rsidR="00F21EAE" w:rsidRPr="00D70604">
        <w:rPr>
          <w:rFonts w:ascii="Arial" w:hAnsi="Arial" w:cs="Arial"/>
          <w:sz w:val="22"/>
          <w:szCs w:val="22"/>
        </w:rPr>
        <w:t>hospitalizations</w:t>
      </w:r>
      <w:r w:rsidR="000D649C" w:rsidRPr="00D70604">
        <w:rPr>
          <w:rFonts w:ascii="Arial" w:hAnsi="Arial" w:cs="Arial"/>
          <w:sz w:val="22"/>
          <w:szCs w:val="22"/>
        </w:rPr>
        <w:t xml:space="preserve"> </w:t>
      </w:r>
      <w:r w:rsidRPr="00D70604">
        <w:rPr>
          <w:rFonts w:ascii="Arial" w:hAnsi="Arial" w:cs="Arial"/>
          <w:sz w:val="22"/>
          <w:szCs w:val="22"/>
        </w:rPr>
        <w:t xml:space="preserve">following 12+ hour </w:t>
      </w:r>
      <w:r w:rsidR="00235E12" w:rsidRPr="00D70604">
        <w:rPr>
          <w:rFonts w:ascii="Arial" w:hAnsi="Arial" w:cs="Arial"/>
          <w:sz w:val="22"/>
          <w:szCs w:val="22"/>
        </w:rPr>
        <w:t>outa</w:t>
      </w:r>
      <w:r w:rsidR="0048202F" w:rsidRPr="00D70604">
        <w:rPr>
          <w:rFonts w:ascii="Arial" w:hAnsi="Arial" w:cs="Arial"/>
          <w:sz w:val="22"/>
          <w:szCs w:val="22"/>
        </w:rPr>
        <w:t xml:space="preserve">ge </w:t>
      </w:r>
      <w:r w:rsidRPr="00D70604">
        <w:rPr>
          <w:rFonts w:ascii="Arial" w:hAnsi="Arial" w:cs="Arial"/>
          <w:sz w:val="22"/>
          <w:szCs w:val="22"/>
        </w:rPr>
        <w:t>exposure</w:t>
      </w:r>
      <w:r w:rsidR="00493D36">
        <w:rPr>
          <w:rFonts w:ascii="Arial" w:hAnsi="Arial" w:cs="Arial"/>
          <w:sz w:val="22"/>
          <w:szCs w:val="22"/>
        </w:rPr>
        <w:t>.</w:t>
      </w:r>
      <w:r w:rsidR="005F558F" w:rsidRPr="00D70604">
        <w:rPr>
          <w:rFonts w:ascii="Arial" w:hAnsi="Arial" w:cs="Arial"/>
          <w:sz w:val="22"/>
          <w:szCs w:val="22"/>
        </w:rPr>
        <w:t xml:space="preserve"> </w:t>
      </w:r>
      <w:r w:rsidR="00493D36">
        <w:rPr>
          <w:rFonts w:ascii="Arial" w:hAnsi="Arial" w:cs="Arial"/>
          <w:sz w:val="22"/>
          <w:szCs w:val="22"/>
        </w:rPr>
        <w:t>E</w:t>
      </w:r>
      <w:r w:rsidR="005F558F" w:rsidRPr="00D70604">
        <w:rPr>
          <w:rFonts w:ascii="Arial" w:hAnsi="Arial" w:cs="Arial"/>
          <w:sz w:val="22"/>
          <w:szCs w:val="22"/>
        </w:rPr>
        <w:t>ffect size decreas</w:t>
      </w:r>
      <w:r w:rsidR="00493D36">
        <w:rPr>
          <w:rFonts w:ascii="Arial" w:hAnsi="Arial" w:cs="Arial"/>
          <w:sz w:val="22"/>
          <w:szCs w:val="22"/>
        </w:rPr>
        <w:t>ed across outage durations</w:t>
      </w:r>
      <w:r w:rsidR="005F558F" w:rsidRPr="00D70604">
        <w:rPr>
          <w:rFonts w:ascii="Arial" w:hAnsi="Arial" w:cs="Arial"/>
          <w:sz w:val="22"/>
          <w:szCs w:val="22"/>
        </w:rPr>
        <w:t xml:space="preserve"> as duration decreased. </w:t>
      </w:r>
      <w:ins w:id="132" w:author="Joan Casey" w:date="2025-01-07T20:17:00Z" w16du:dateUtc="2025-01-08T04:17:00Z">
        <w:r w:rsidR="00F40601">
          <w:rPr>
            <w:rFonts w:ascii="Arial" w:hAnsi="Arial" w:cs="Arial"/>
            <w:sz w:val="22"/>
            <w:szCs w:val="22"/>
          </w:rPr>
          <w:t>Respiratory h</w:t>
        </w:r>
      </w:ins>
      <w:del w:id="133" w:author="Joan Casey" w:date="2025-01-07T20:17:00Z" w16du:dateUtc="2025-01-08T04:17:00Z">
        <w:r w:rsidR="00A06578" w:rsidRPr="00D70604" w:rsidDel="00F40601">
          <w:rPr>
            <w:rFonts w:ascii="Arial" w:hAnsi="Arial" w:cs="Arial"/>
            <w:sz w:val="22"/>
            <w:szCs w:val="22"/>
          </w:rPr>
          <w:delText>H</w:delText>
        </w:r>
      </w:del>
      <w:r w:rsidR="00A06578" w:rsidRPr="00D70604">
        <w:rPr>
          <w:rFonts w:ascii="Arial" w:hAnsi="Arial" w:cs="Arial"/>
          <w:sz w:val="22"/>
          <w:szCs w:val="22"/>
        </w:rPr>
        <w:t>ospitalization rates were</w:t>
      </w:r>
      <w:r w:rsidR="008A5C48" w:rsidRPr="00D70604">
        <w:rPr>
          <w:rFonts w:ascii="Arial" w:hAnsi="Arial" w:cs="Arial"/>
          <w:sz w:val="22"/>
          <w:szCs w:val="22"/>
        </w:rPr>
        <w:t xml:space="preserve"> </w:t>
      </w:r>
      <w:r w:rsidR="008A5C48" w:rsidRPr="00474F26">
        <w:rPr>
          <w:rFonts w:ascii="Arial" w:hAnsi="Arial" w:cs="Arial"/>
          <w:sz w:val="22"/>
          <w:szCs w:val="22"/>
          <w:highlight w:val="yellow"/>
        </w:rPr>
        <w:t>1.032</w:t>
      </w:r>
      <w:r w:rsidR="00F44EA5" w:rsidRPr="00474F26">
        <w:rPr>
          <w:rFonts w:ascii="Arial" w:hAnsi="Arial" w:cs="Arial"/>
          <w:sz w:val="22"/>
          <w:szCs w:val="22"/>
          <w:highlight w:val="yellow"/>
        </w:rPr>
        <w:t xml:space="preserve"> </w:t>
      </w:r>
      <w:r w:rsidR="00F44EA5" w:rsidRPr="00D70604">
        <w:rPr>
          <w:rFonts w:ascii="Arial" w:hAnsi="Arial" w:cs="Arial"/>
          <w:sz w:val="22"/>
          <w:szCs w:val="22"/>
          <w:highlight w:val="yellow"/>
        </w:rPr>
        <w:t>times higher</w:t>
      </w:r>
      <w:r w:rsidR="008A5C48" w:rsidRPr="00D70604">
        <w:rPr>
          <w:rFonts w:ascii="Arial" w:hAnsi="Arial" w:cs="Arial"/>
          <w:sz w:val="22"/>
          <w:szCs w:val="22"/>
          <w:highlight w:val="yellow"/>
        </w:rPr>
        <w:t xml:space="preserve"> (</w:t>
      </w:r>
      <w:ins w:id="134" w:author="Joan Casey" w:date="2025-01-07T20:17:00Z" w16du:dateUtc="2025-01-08T04:17:00Z">
        <w:r w:rsidR="00F40601">
          <w:rPr>
            <w:rFonts w:ascii="Arial" w:hAnsi="Arial" w:cs="Arial"/>
            <w:sz w:val="22"/>
            <w:szCs w:val="22"/>
            <w:highlight w:val="yellow"/>
          </w:rPr>
          <w:t xml:space="preserve">95% </w:t>
        </w:r>
      </w:ins>
      <w:r w:rsidR="008A5C48" w:rsidRPr="00D70604">
        <w:rPr>
          <w:rFonts w:ascii="Arial" w:hAnsi="Arial" w:cs="Arial"/>
          <w:sz w:val="22"/>
          <w:szCs w:val="22"/>
          <w:highlight w:val="yellow"/>
        </w:rPr>
        <w:t>CI: 1.017, 1.047)</w:t>
      </w:r>
      <w:r w:rsidR="008A5C48" w:rsidRPr="00D70604">
        <w:rPr>
          <w:rFonts w:ascii="Arial" w:hAnsi="Arial" w:cs="Arial"/>
          <w:sz w:val="22"/>
          <w:szCs w:val="22"/>
        </w:rPr>
        <w:t xml:space="preserve"> </w:t>
      </w:r>
      <w:r w:rsidR="00A06578" w:rsidRPr="00D70604">
        <w:rPr>
          <w:rFonts w:ascii="Arial" w:hAnsi="Arial" w:cs="Arial"/>
          <w:sz w:val="22"/>
          <w:szCs w:val="22"/>
        </w:rPr>
        <w:t xml:space="preserve">the day </w:t>
      </w:r>
      <w:r w:rsidR="00194987" w:rsidRPr="00D70604">
        <w:rPr>
          <w:rFonts w:ascii="Arial" w:hAnsi="Arial" w:cs="Arial"/>
          <w:sz w:val="22"/>
          <w:szCs w:val="22"/>
        </w:rPr>
        <w:t>of</w:t>
      </w:r>
      <w:r w:rsidR="00A06578" w:rsidRPr="00D70604">
        <w:rPr>
          <w:rFonts w:ascii="Arial" w:hAnsi="Arial" w:cs="Arial"/>
          <w:sz w:val="22"/>
          <w:szCs w:val="22"/>
        </w:rPr>
        <w:t xml:space="preserve"> 12+ hour power outage exposure</w:t>
      </w:r>
      <w:r w:rsidR="004F1DD8" w:rsidRPr="00D70604">
        <w:rPr>
          <w:rFonts w:ascii="Arial" w:hAnsi="Arial" w:cs="Arial"/>
          <w:sz w:val="22"/>
          <w:szCs w:val="22"/>
        </w:rPr>
        <w:t xml:space="preserve">, </w:t>
      </w:r>
      <w:r w:rsidR="00A36A8E" w:rsidRPr="00D70604">
        <w:rPr>
          <w:rFonts w:ascii="Arial" w:hAnsi="Arial" w:cs="Arial"/>
          <w:sz w:val="22"/>
          <w:szCs w:val="22"/>
          <w:highlight w:val="yellow"/>
        </w:rPr>
        <w:t xml:space="preserve">1.026 </w:t>
      </w:r>
      <w:r w:rsidR="007F62AB" w:rsidRPr="00D70604">
        <w:rPr>
          <w:rFonts w:ascii="Arial" w:hAnsi="Arial" w:cs="Arial"/>
          <w:sz w:val="22"/>
          <w:szCs w:val="22"/>
          <w:highlight w:val="yellow"/>
        </w:rPr>
        <w:t>time</w:t>
      </w:r>
      <w:r w:rsidR="00FE4189" w:rsidRPr="00D70604">
        <w:rPr>
          <w:rFonts w:ascii="Arial" w:hAnsi="Arial" w:cs="Arial"/>
          <w:sz w:val="22"/>
          <w:szCs w:val="22"/>
          <w:highlight w:val="yellow"/>
        </w:rPr>
        <w:t>s</w:t>
      </w:r>
      <w:r w:rsidR="007F62AB" w:rsidRPr="00D70604">
        <w:rPr>
          <w:rFonts w:ascii="Arial" w:hAnsi="Arial" w:cs="Arial"/>
          <w:sz w:val="22"/>
          <w:szCs w:val="22"/>
          <w:highlight w:val="yellow"/>
        </w:rPr>
        <w:t xml:space="preserve"> </w:t>
      </w:r>
      <w:r w:rsidR="00046A26" w:rsidRPr="00D70604">
        <w:rPr>
          <w:rFonts w:ascii="Arial" w:hAnsi="Arial" w:cs="Arial"/>
          <w:sz w:val="22"/>
          <w:szCs w:val="22"/>
          <w:highlight w:val="yellow"/>
        </w:rPr>
        <w:t xml:space="preserve">higher </w:t>
      </w:r>
      <w:r w:rsidR="00A36A8E" w:rsidRPr="00D70604">
        <w:rPr>
          <w:rFonts w:ascii="Arial" w:hAnsi="Arial" w:cs="Arial"/>
          <w:sz w:val="22"/>
          <w:szCs w:val="22"/>
          <w:highlight w:val="yellow"/>
        </w:rPr>
        <w:t>(</w:t>
      </w:r>
      <w:ins w:id="135" w:author="Joan Casey" w:date="2025-01-07T20:17:00Z" w16du:dateUtc="2025-01-08T04:17:00Z">
        <w:r w:rsidR="00F40601">
          <w:rPr>
            <w:rFonts w:ascii="Arial" w:hAnsi="Arial" w:cs="Arial"/>
            <w:sz w:val="22"/>
            <w:szCs w:val="22"/>
            <w:highlight w:val="yellow"/>
          </w:rPr>
          <w:t xml:space="preserve">95% </w:t>
        </w:r>
      </w:ins>
      <w:r w:rsidR="00A36A8E" w:rsidRPr="00D70604">
        <w:rPr>
          <w:rFonts w:ascii="Arial" w:hAnsi="Arial" w:cs="Arial"/>
          <w:sz w:val="22"/>
          <w:szCs w:val="22"/>
          <w:highlight w:val="yellow"/>
        </w:rPr>
        <w:t>CI: 1.012, 1.039)</w:t>
      </w:r>
      <w:r w:rsidR="00A36A8E" w:rsidRPr="00D70604">
        <w:rPr>
          <w:rFonts w:ascii="Arial" w:hAnsi="Arial" w:cs="Arial"/>
          <w:sz w:val="22"/>
          <w:szCs w:val="22"/>
        </w:rPr>
        <w:t xml:space="preserve"> </w:t>
      </w:r>
      <w:r w:rsidR="00D70604">
        <w:rPr>
          <w:rFonts w:ascii="Arial" w:hAnsi="Arial" w:cs="Arial"/>
          <w:sz w:val="22"/>
          <w:szCs w:val="22"/>
        </w:rPr>
        <w:t>the day of</w:t>
      </w:r>
      <w:r w:rsidR="004F1DD8" w:rsidRPr="00D70604">
        <w:rPr>
          <w:rFonts w:ascii="Arial" w:hAnsi="Arial" w:cs="Arial"/>
          <w:sz w:val="22"/>
          <w:szCs w:val="22"/>
        </w:rPr>
        <w:t xml:space="preserve"> 8+ hour </w:t>
      </w:r>
      <w:r w:rsidR="00D112FC" w:rsidRPr="00D70604">
        <w:rPr>
          <w:rFonts w:ascii="Arial" w:hAnsi="Arial" w:cs="Arial"/>
          <w:sz w:val="22"/>
          <w:szCs w:val="22"/>
        </w:rPr>
        <w:t xml:space="preserve">outage </w:t>
      </w:r>
      <w:r w:rsidR="004F1DD8" w:rsidRPr="00D70604">
        <w:rPr>
          <w:rFonts w:ascii="Arial" w:hAnsi="Arial" w:cs="Arial"/>
          <w:sz w:val="22"/>
          <w:szCs w:val="22"/>
        </w:rPr>
        <w:t xml:space="preserve">exposure, </w:t>
      </w:r>
      <w:r w:rsidR="009F409C" w:rsidRPr="00D70604">
        <w:rPr>
          <w:rFonts w:ascii="Arial" w:hAnsi="Arial" w:cs="Arial"/>
          <w:sz w:val="22"/>
          <w:szCs w:val="22"/>
        </w:rPr>
        <w:t>and</w:t>
      </w:r>
      <w:r w:rsidR="004F1DD8" w:rsidRPr="00D70604">
        <w:rPr>
          <w:rFonts w:ascii="Arial" w:hAnsi="Arial" w:cs="Arial"/>
          <w:sz w:val="22"/>
          <w:szCs w:val="22"/>
        </w:rPr>
        <w:t xml:space="preserve"> </w:t>
      </w:r>
      <w:r w:rsidR="00584693" w:rsidRPr="00753EA1">
        <w:rPr>
          <w:rFonts w:ascii="Arial" w:hAnsi="Arial" w:cs="Arial"/>
          <w:sz w:val="22"/>
          <w:szCs w:val="22"/>
          <w:highlight w:val="yellow"/>
        </w:rPr>
        <w:t xml:space="preserve">1.013 </w:t>
      </w:r>
      <w:r w:rsidR="00191E6B" w:rsidRPr="00753EA1">
        <w:rPr>
          <w:rFonts w:ascii="Arial" w:hAnsi="Arial" w:cs="Arial"/>
          <w:sz w:val="22"/>
          <w:szCs w:val="22"/>
          <w:highlight w:val="yellow"/>
        </w:rPr>
        <w:t xml:space="preserve">times higher </w:t>
      </w:r>
      <w:r w:rsidR="00584693" w:rsidRPr="00753EA1">
        <w:rPr>
          <w:rFonts w:ascii="Arial" w:hAnsi="Arial" w:cs="Arial"/>
          <w:sz w:val="22"/>
          <w:szCs w:val="22"/>
          <w:highlight w:val="yellow"/>
        </w:rPr>
        <w:t>(</w:t>
      </w:r>
      <w:ins w:id="136" w:author="Joan Casey" w:date="2025-01-07T20:17:00Z" w16du:dateUtc="2025-01-08T04:17:00Z">
        <w:r w:rsidR="00F40601">
          <w:rPr>
            <w:rFonts w:ascii="Arial" w:hAnsi="Arial" w:cs="Arial"/>
            <w:sz w:val="22"/>
            <w:szCs w:val="22"/>
            <w:highlight w:val="yellow"/>
          </w:rPr>
          <w:t xml:space="preserve">95% </w:t>
        </w:r>
      </w:ins>
      <w:r w:rsidR="00584693" w:rsidRPr="00753EA1">
        <w:rPr>
          <w:rFonts w:ascii="Arial" w:hAnsi="Arial" w:cs="Arial"/>
          <w:sz w:val="22"/>
          <w:szCs w:val="22"/>
          <w:highlight w:val="yellow"/>
        </w:rPr>
        <w:t>CI: 1.002, 1.023)</w:t>
      </w:r>
      <w:r w:rsidR="004F1DD8" w:rsidRPr="00D70604">
        <w:rPr>
          <w:rFonts w:ascii="Arial" w:hAnsi="Arial" w:cs="Arial"/>
          <w:sz w:val="22"/>
          <w:szCs w:val="22"/>
        </w:rPr>
        <w:t xml:space="preserve"> </w:t>
      </w:r>
      <w:r w:rsidR="00436D52">
        <w:rPr>
          <w:rFonts w:ascii="Arial" w:hAnsi="Arial" w:cs="Arial"/>
          <w:sz w:val="22"/>
          <w:szCs w:val="22"/>
        </w:rPr>
        <w:t>the day of</w:t>
      </w:r>
      <w:r w:rsidR="004F1DD8" w:rsidRPr="00D70604">
        <w:rPr>
          <w:rFonts w:ascii="Arial" w:hAnsi="Arial" w:cs="Arial"/>
          <w:sz w:val="22"/>
          <w:szCs w:val="22"/>
        </w:rPr>
        <w:t xml:space="preserve"> 4+ hour </w:t>
      </w:r>
      <w:r w:rsidR="001E0A88" w:rsidRPr="00D70604">
        <w:rPr>
          <w:rFonts w:ascii="Arial" w:hAnsi="Arial" w:cs="Arial"/>
          <w:sz w:val="22"/>
          <w:szCs w:val="22"/>
        </w:rPr>
        <w:t xml:space="preserve">outage </w:t>
      </w:r>
      <w:r w:rsidR="004F1DD8" w:rsidRPr="00D70604">
        <w:rPr>
          <w:rFonts w:ascii="Arial" w:hAnsi="Arial" w:cs="Arial"/>
          <w:sz w:val="22"/>
          <w:szCs w:val="22"/>
        </w:rPr>
        <w:t>exposure</w:t>
      </w:r>
      <w:r w:rsidR="00560005" w:rsidRPr="00D70604">
        <w:rPr>
          <w:rFonts w:ascii="Arial" w:hAnsi="Arial" w:cs="Arial"/>
          <w:sz w:val="22"/>
          <w:szCs w:val="22"/>
        </w:rPr>
        <w:t xml:space="preserve"> compared to unexposed days.</w:t>
      </w:r>
      <w:r w:rsidR="00560005">
        <w:rPr>
          <w:rFonts w:ascii="Arial" w:hAnsi="Arial" w:cs="Arial"/>
          <w:sz w:val="22"/>
          <w:szCs w:val="22"/>
        </w:rPr>
        <w:t xml:space="preserve"> </w:t>
      </w:r>
    </w:p>
    <w:p w14:paraId="116999A4" w14:textId="1E77722C" w:rsidR="006948A7" w:rsidRPr="00BC7831" w:rsidRDefault="00A04BB0" w:rsidP="001C6B07">
      <w:pPr>
        <w:spacing w:line="480" w:lineRule="auto"/>
        <w:ind w:firstLine="720"/>
        <w:rPr>
          <w:rFonts w:ascii="Arial" w:hAnsi="Arial" w:cs="Arial"/>
          <w:sz w:val="22"/>
          <w:szCs w:val="22"/>
        </w:rPr>
      </w:pPr>
      <w:r w:rsidRPr="00BC7831">
        <w:rPr>
          <w:rFonts w:ascii="Arial" w:hAnsi="Arial" w:cs="Arial"/>
          <w:sz w:val="22"/>
          <w:szCs w:val="22"/>
        </w:rPr>
        <w:t>Finally,</w:t>
      </w:r>
      <w:r w:rsidR="00662F25" w:rsidRPr="00BC7831">
        <w:rPr>
          <w:rFonts w:ascii="Arial" w:hAnsi="Arial" w:cs="Arial"/>
          <w:sz w:val="22"/>
          <w:szCs w:val="22"/>
        </w:rPr>
        <w:t xml:space="preserve"> </w:t>
      </w:r>
      <w:r w:rsidRPr="00BC7831">
        <w:rPr>
          <w:rFonts w:ascii="Arial" w:hAnsi="Arial" w:cs="Arial"/>
          <w:sz w:val="22"/>
          <w:szCs w:val="22"/>
        </w:rPr>
        <w:t>w</w:t>
      </w:r>
      <w:r w:rsidR="007F5EBD" w:rsidRPr="00BC7831">
        <w:rPr>
          <w:rFonts w:ascii="Arial" w:hAnsi="Arial" w:cs="Arial"/>
          <w:sz w:val="22"/>
          <w:szCs w:val="22"/>
        </w:rPr>
        <w:t xml:space="preserve">e used </w:t>
      </w:r>
      <w:ins w:id="137" w:author="Joan Casey" w:date="2025-01-07T20:17:00Z" w16du:dateUtc="2025-01-08T04:17:00Z">
        <w:r w:rsidR="000F19A6">
          <w:rPr>
            <w:rFonts w:ascii="Arial" w:hAnsi="Arial" w:cs="Arial"/>
            <w:sz w:val="22"/>
            <w:szCs w:val="22"/>
          </w:rPr>
          <w:t xml:space="preserve">a </w:t>
        </w:r>
      </w:ins>
      <w:r w:rsidR="007F5EBD" w:rsidRPr="00BC7831">
        <w:rPr>
          <w:rFonts w:ascii="Arial" w:hAnsi="Arial" w:cs="Arial"/>
          <w:sz w:val="22"/>
          <w:szCs w:val="22"/>
        </w:rPr>
        <w:t>distributed</w:t>
      </w:r>
      <w:ins w:id="138" w:author="Joan Casey" w:date="2025-01-07T20:17:00Z" w16du:dateUtc="2025-01-08T04:17:00Z">
        <w:r w:rsidR="000F19A6">
          <w:rPr>
            <w:rFonts w:ascii="Arial" w:hAnsi="Arial" w:cs="Arial"/>
            <w:sz w:val="22"/>
            <w:szCs w:val="22"/>
          </w:rPr>
          <w:t xml:space="preserve"> lag</w:t>
        </w:r>
      </w:ins>
      <w:r w:rsidR="007F5EBD" w:rsidRPr="00BC7831">
        <w:rPr>
          <w:rFonts w:ascii="Arial" w:hAnsi="Arial" w:cs="Arial"/>
          <w:sz w:val="22"/>
          <w:szCs w:val="22"/>
        </w:rPr>
        <w:t xml:space="preserve"> non-linear </w:t>
      </w:r>
      <w:del w:id="139" w:author="Joan Casey" w:date="2025-01-07T20:17:00Z" w16du:dateUtc="2025-01-08T04:17:00Z">
        <w:r w:rsidR="007F5EBD" w:rsidRPr="00BC7831" w:rsidDel="000F19A6">
          <w:rPr>
            <w:rFonts w:ascii="Arial" w:hAnsi="Arial" w:cs="Arial"/>
            <w:sz w:val="22"/>
            <w:szCs w:val="22"/>
          </w:rPr>
          <w:delText xml:space="preserve">lag terms in the </w:delText>
        </w:r>
      </w:del>
      <w:r w:rsidR="007F5EBD" w:rsidRPr="00BC7831">
        <w:rPr>
          <w:rFonts w:ascii="Arial" w:hAnsi="Arial" w:cs="Arial"/>
          <w:sz w:val="22"/>
          <w:szCs w:val="22"/>
        </w:rPr>
        <w:t xml:space="preserve">conditional Poisson model to determine the relationship between continuous number of hours without power and </w:t>
      </w:r>
      <w:r w:rsidR="00BF7085" w:rsidRPr="00BC7831">
        <w:rPr>
          <w:rFonts w:ascii="Arial" w:hAnsi="Arial" w:cs="Arial"/>
          <w:sz w:val="22"/>
          <w:szCs w:val="22"/>
        </w:rPr>
        <w:t>resp</w:t>
      </w:r>
      <w:r w:rsidR="00D628E8" w:rsidRPr="00BC7831">
        <w:rPr>
          <w:rFonts w:ascii="Arial" w:hAnsi="Arial" w:cs="Arial"/>
          <w:sz w:val="22"/>
          <w:szCs w:val="22"/>
        </w:rPr>
        <w:t>iratory</w:t>
      </w:r>
      <w:r w:rsidR="007F5EBD" w:rsidRPr="00BC7831">
        <w:rPr>
          <w:rFonts w:ascii="Arial" w:hAnsi="Arial" w:cs="Arial"/>
          <w:sz w:val="22"/>
          <w:szCs w:val="22"/>
        </w:rPr>
        <w:t xml:space="preserve"> hospitalization rates</w:t>
      </w:r>
      <w:r w:rsidR="004017E5" w:rsidRPr="00BC7831">
        <w:rPr>
          <w:rFonts w:ascii="Arial" w:hAnsi="Arial" w:cs="Arial"/>
          <w:sz w:val="22"/>
          <w:szCs w:val="22"/>
        </w:rPr>
        <w:t xml:space="preserve">. </w:t>
      </w:r>
      <w:r w:rsidR="006E3F6E" w:rsidRPr="00BC7831">
        <w:rPr>
          <w:rFonts w:ascii="Arial" w:hAnsi="Arial" w:cs="Arial"/>
          <w:sz w:val="22"/>
          <w:szCs w:val="22"/>
        </w:rPr>
        <w:t>The</w:t>
      </w:r>
      <w:r w:rsidR="00112899" w:rsidRPr="00BC7831">
        <w:rPr>
          <w:rFonts w:ascii="Arial" w:hAnsi="Arial" w:cs="Arial"/>
          <w:sz w:val="22"/>
          <w:szCs w:val="22"/>
        </w:rPr>
        <w:t xml:space="preserve"> best-</w:t>
      </w:r>
      <w:r w:rsidR="004017E5" w:rsidRPr="00BC7831">
        <w:rPr>
          <w:rFonts w:ascii="Arial" w:hAnsi="Arial" w:cs="Arial"/>
          <w:sz w:val="22"/>
          <w:szCs w:val="22"/>
        </w:rPr>
        <w:t xml:space="preserve">fitting model determined by qAIC modelled a linear relationship between number of hours without power and respiratory </w:t>
      </w:r>
      <w:r w:rsidR="004327C2" w:rsidRPr="00BC7831">
        <w:rPr>
          <w:rFonts w:ascii="Arial" w:hAnsi="Arial" w:cs="Arial"/>
          <w:sz w:val="22"/>
          <w:szCs w:val="22"/>
        </w:rPr>
        <w:t>hospitalizations</w:t>
      </w:r>
      <w:r w:rsidR="007F049F" w:rsidRPr="00054D0A">
        <w:rPr>
          <w:rFonts w:ascii="Arial" w:hAnsi="Arial" w:cs="Arial"/>
          <w:sz w:val="22"/>
          <w:szCs w:val="22"/>
        </w:rPr>
        <w:t>, with 4 degrees of freedom on the lag dimension</w:t>
      </w:r>
      <w:r w:rsidR="00B17C37" w:rsidRPr="00054D0A">
        <w:rPr>
          <w:rFonts w:ascii="Arial" w:hAnsi="Arial" w:cs="Arial"/>
          <w:sz w:val="22"/>
          <w:szCs w:val="22"/>
        </w:rPr>
        <w:t>.</w:t>
      </w:r>
      <w:r w:rsidR="006362CE" w:rsidRPr="00054D0A">
        <w:rPr>
          <w:rFonts w:ascii="Arial" w:hAnsi="Arial" w:cs="Arial"/>
          <w:sz w:val="22"/>
          <w:szCs w:val="22"/>
        </w:rPr>
        <w:t xml:space="preserve"> For every additional hour without power, the next-day respiratory hospitalization rate increased by </w:t>
      </w:r>
      <w:r w:rsidR="00054D0A" w:rsidRPr="00054D0A">
        <w:rPr>
          <w:rFonts w:ascii="Arial" w:hAnsi="Arial" w:cs="Arial"/>
          <w:sz w:val="22"/>
          <w:szCs w:val="22"/>
        </w:rPr>
        <w:t>0.11%</w:t>
      </w:r>
      <w:ins w:id="140" w:author="Joan Casey" w:date="2025-01-07T20:17:00Z" w16du:dateUtc="2025-01-08T04:17:00Z">
        <w:r w:rsidR="000F19A6">
          <w:rPr>
            <w:rFonts w:ascii="Arial" w:hAnsi="Arial" w:cs="Arial"/>
            <w:sz w:val="22"/>
            <w:szCs w:val="22"/>
          </w:rPr>
          <w:t xml:space="preserve"> or 2.64% following 24 hours o</w:t>
        </w:r>
      </w:ins>
      <w:ins w:id="141" w:author="Joan Casey" w:date="2025-01-07T20:18:00Z" w16du:dateUtc="2025-01-08T04:18:00Z">
        <w:r w:rsidR="000F19A6">
          <w:rPr>
            <w:rFonts w:ascii="Arial" w:hAnsi="Arial" w:cs="Arial"/>
            <w:sz w:val="22"/>
            <w:szCs w:val="22"/>
          </w:rPr>
          <w:t>f power outage</w:t>
        </w:r>
      </w:ins>
      <w:r w:rsidR="006362CE" w:rsidRPr="00054D0A">
        <w:rPr>
          <w:rFonts w:ascii="Arial" w:hAnsi="Arial" w:cs="Arial"/>
          <w:sz w:val="22"/>
          <w:szCs w:val="22"/>
        </w:rPr>
        <w:t xml:space="preserve"> (</w:t>
      </w:r>
      <w:r w:rsidR="00EE2308" w:rsidRPr="00054D0A">
        <w:rPr>
          <w:rFonts w:ascii="Arial" w:hAnsi="Arial" w:cs="Arial"/>
          <w:b/>
          <w:bCs/>
          <w:sz w:val="22"/>
          <w:szCs w:val="22"/>
        </w:rPr>
        <w:t>S</w:t>
      </w:r>
      <w:r w:rsidR="006362CE" w:rsidRPr="00054D0A">
        <w:rPr>
          <w:rFonts w:ascii="Arial" w:hAnsi="Arial" w:cs="Arial"/>
          <w:b/>
          <w:bCs/>
          <w:sz w:val="22"/>
          <w:szCs w:val="22"/>
        </w:rPr>
        <w:t xml:space="preserve">upplemental </w:t>
      </w:r>
      <w:r w:rsidR="00EE2308" w:rsidRPr="00054D0A">
        <w:rPr>
          <w:rFonts w:ascii="Arial" w:hAnsi="Arial" w:cs="Arial"/>
          <w:b/>
          <w:bCs/>
          <w:sz w:val="22"/>
          <w:szCs w:val="22"/>
        </w:rPr>
        <w:t>F</w:t>
      </w:r>
      <w:r w:rsidR="006362CE" w:rsidRPr="00054D0A">
        <w:rPr>
          <w:rFonts w:ascii="Arial" w:hAnsi="Arial" w:cs="Arial"/>
          <w:b/>
          <w:bCs/>
          <w:sz w:val="22"/>
          <w:szCs w:val="22"/>
        </w:rPr>
        <w:t>igure</w:t>
      </w:r>
      <w:r w:rsidR="00EE2308" w:rsidRPr="00054D0A">
        <w:rPr>
          <w:rFonts w:ascii="Arial" w:hAnsi="Arial" w:cs="Arial"/>
          <w:b/>
          <w:bCs/>
          <w:sz w:val="22"/>
          <w:szCs w:val="22"/>
        </w:rPr>
        <w:t xml:space="preserve"> </w:t>
      </w:r>
      <w:commentRangeStart w:id="142"/>
      <w:r w:rsidR="00EE2308" w:rsidRPr="00054D0A">
        <w:rPr>
          <w:rFonts w:ascii="Arial" w:hAnsi="Arial" w:cs="Arial"/>
          <w:b/>
          <w:bCs/>
          <w:sz w:val="22"/>
          <w:szCs w:val="22"/>
        </w:rPr>
        <w:t>2</w:t>
      </w:r>
      <w:commentRangeEnd w:id="142"/>
      <w:r w:rsidR="00054D0A">
        <w:rPr>
          <w:rStyle w:val="CommentReference"/>
        </w:rPr>
        <w:commentReference w:id="142"/>
      </w:r>
      <w:r w:rsidR="006362CE" w:rsidRPr="00054D0A">
        <w:rPr>
          <w:rFonts w:ascii="Arial" w:hAnsi="Arial" w:cs="Arial"/>
          <w:sz w:val="22"/>
          <w:szCs w:val="22"/>
        </w:rPr>
        <w:t>).</w:t>
      </w:r>
      <w:r w:rsidR="006362CE" w:rsidRPr="00BC7831">
        <w:rPr>
          <w:rFonts w:ascii="Arial" w:hAnsi="Arial" w:cs="Arial"/>
          <w:sz w:val="22"/>
          <w:szCs w:val="22"/>
        </w:rPr>
        <w:t xml:space="preserve"> </w:t>
      </w:r>
    </w:p>
    <w:p w14:paraId="2293E69E" w14:textId="77777777" w:rsidR="007F5EBD" w:rsidRPr="00BC7831" w:rsidRDefault="007F5EBD" w:rsidP="001C6B07">
      <w:pPr>
        <w:spacing w:line="480" w:lineRule="auto"/>
        <w:rPr>
          <w:rFonts w:ascii="Arial" w:hAnsi="Arial" w:cs="Arial"/>
          <w:b/>
          <w:bCs/>
          <w:sz w:val="22"/>
          <w:szCs w:val="22"/>
        </w:rPr>
      </w:pPr>
    </w:p>
    <w:p w14:paraId="4C858E47" w14:textId="22E531DE" w:rsidR="006948A7" w:rsidRPr="00BC7831" w:rsidRDefault="00A733CC" w:rsidP="001C6B07">
      <w:pPr>
        <w:spacing w:line="480" w:lineRule="auto"/>
        <w:rPr>
          <w:rFonts w:ascii="Arial" w:hAnsi="Arial" w:cs="Arial"/>
          <w:b/>
          <w:bCs/>
          <w:sz w:val="22"/>
          <w:szCs w:val="22"/>
        </w:rPr>
      </w:pPr>
      <w:r w:rsidRPr="00BC7831">
        <w:rPr>
          <w:rFonts w:ascii="Arial" w:hAnsi="Arial" w:cs="Arial"/>
          <w:b/>
          <w:bCs/>
          <w:sz w:val="22"/>
          <w:szCs w:val="22"/>
        </w:rPr>
        <w:t xml:space="preserve">Effect modification </w:t>
      </w:r>
    </w:p>
    <w:p w14:paraId="4548A5D8" w14:textId="77777777" w:rsidR="00FF1AF7" w:rsidRPr="00BC7831" w:rsidRDefault="00FF1AF7" w:rsidP="001C6B07">
      <w:pPr>
        <w:spacing w:line="480" w:lineRule="auto"/>
        <w:rPr>
          <w:rFonts w:ascii="Arial" w:hAnsi="Arial" w:cs="Arial"/>
          <w:sz w:val="22"/>
          <w:szCs w:val="22"/>
        </w:rPr>
      </w:pPr>
    </w:p>
    <w:p w14:paraId="5B1C420E" w14:textId="305DAA65" w:rsidR="00DE1C31" w:rsidRPr="00BC7831" w:rsidRDefault="009C5616"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w:t>
      </w:r>
      <w:r w:rsidR="00711036" w:rsidRPr="00BC7831">
        <w:rPr>
          <w:rFonts w:ascii="Arial" w:hAnsi="Arial" w:cs="Arial"/>
          <w:sz w:val="22"/>
          <w:szCs w:val="22"/>
        </w:rPr>
        <w:t xml:space="preserve">of the </w:t>
      </w:r>
      <w:r w:rsidR="00464CFE" w:rsidRPr="00BC7831">
        <w:rPr>
          <w:rFonts w:ascii="Arial" w:hAnsi="Arial" w:cs="Arial"/>
          <w:sz w:val="22"/>
          <w:szCs w:val="22"/>
        </w:rPr>
        <w:t>relationship between</w:t>
      </w:r>
      <w:r w:rsidR="00711036" w:rsidRPr="00BC7831">
        <w:rPr>
          <w:rFonts w:ascii="Arial" w:hAnsi="Arial" w:cs="Arial"/>
          <w:sz w:val="22"/>
          <w:szCs w:val="22"/>
        </w:rPr>
        <w:t xml:space="preserve"> power outage </w:t>
      </w:r>
      <w:r w:rsidR="009E0D90" w:rsidRPr="00BC7831">
        <w:rPr>
          <w:rFonts w:ascii="Arial" w:hAnsi="Arial" w:cs="Arial"/>
          <w:sz w:val="22"/>
          <w:szCs w:val="22"/>
        </w:rPr>
        <w:t xml:space="preserve">and </w:t>
      </w:r>
      <w:r w:rsidR="00711036" w:rsidRPr="00BC7831">
        <w:rPr>
          <w:rFonts w:ascii="Arial" w:hAnsi="Arial" w:cs="Arial"/>
          <w:sz w:val="22"/>
          <w:szCs w:val="22"/>
        </w:rPr>
        <w:t xml:space="preserve">CVD and respiratory </w:t>
      </w:r>
      <w:r w:rsidR="0009699F" w:rsidRPr="00BC7831">
        <w:rPr>
          <w:rFonts w:ascii="Arial" w:hAnsi="Arial" w:cs="Arial"/>
          <w:sz w:val="22"/>
          <w:szCs w:val="22"/>
        </w:rPr>
        <w:t>hospitalizations</w:t>
      </w:r>
      <w:r w:rsidR="00711036" w:rsidRPr="00BC7831">
        <w:rPr>
          <w:rFonts w:ascii="Arial" w:hAnsi="Arial" w:cs="Arial"/>
          <w:sz w:val="22"/>
          <w:szCs w:val="22"/>
        </w:rPr>
        <w:t xml:space="preserve"> </w:t>
      </w:r>
      <w:r w:rsidRPr="00BC7831">
        <w:rPr>
          <w:rFonts w:ascii="Arial" w:hAnsi="Arial" w:cs="Arial"/>
          <w:sz w:val="22"/>
          <w:szCs w:val="22"/>
        </w:rPr>
        <w:t xml:space="preserve">by age, sex, </w:t>
      </w:r>
      <w:r w:rsidR="00B8470B" w:rsidRPr="00BC7831">
        <w:rPr>
          <w:rFonts w:ascii="Arial" w:hAnsi="Arial" w:cs="Arial"/>
          <w:sz w:val="22"/>
          <w:szCs w:val="22"/>
        </w:rPr>
        <w:t>county-level poverty,</w:t>
      </w:r>
      <w:r w:rsidR="00CA1121" w:rsidRPr="00BC7831">
        <w:rPr>
          <w:rFonts w:ascii="Arial" w:hAnsi="Arial" w:cs="Arial"/>
          <w:sz w:val="22"/>
          <w:szCs w:val="22"/>
        </w:rPr>
        <w:t xml:space="preserve"> </w:t>
      </w:r>
      <w:r w:rsidRPr="00BC7831">
        <w:rPr>
          <w:rFonts w:ascii="Arial" w:hAnsi="Arial" w:cs="Arial"/>
          <w:sz w:val="22"/>
          <w:szCs w:val="22"/>
        </w:rPr>
        <w:t xml:space="preserve">and percentage of county Medicare beneficiaries </w:t>
      </w:r>
      <w:r w:rsidR="00F130E4" w:rsidRPr="00BC7831">
        <w:rPr>
          <w:rFonts w:ascii="Arial" w:hAnsi="Arial" w:cs="Arial"/>
          <w:sz w:val="22"/>
          <w:szCs w:val="22"/>
        </w:rPr>
        <w:t>using</w:t>
      </w:r>
      <w:r w:rsidRPr="00BC7831">
        <w:rPr>
          <w:rFonts w:ascii="Arial" w:hAnsi="Arial" w:cs="Arial"/>
          <w:sz w:val="22"/>
          <w:szCs w:val="22"/>
        </w:rPr>
        <w:t xml:space="preserve"> </w:t>
      </w:r>
      <w:r w:rsidR="00BC1EDF" w:rsidRPr="00BC7831">
        <w:rPr>
          <w:rFonts w:ascii="Arial" w:hAnsi="Arial" w:cs="Arial"/>
          <w:sz w:val="22"/>
          <w:szCs w:val="22"/>
        </w:rPr>
        <w:t>DME.</w:t>
      </w:r>
      <w:r w:rsidR="00A949C8" w:rsidRPr="00BC7831">
        <w:rPr>
          <w:rFonts w:ascii="Arial" w:hAnsi="Arial" w:cs="Arial"/>
          <w:sz w:val="22"/>
          <w:szCs w:val="22"/>
        </w:rPr>
        <w:t xml:space="preserve"> </w:t>
      </w:r>
      <w:r w:rsidRPr="00BC7831">
        <w:rPr>
          <w:rFonts w:ascii="Arial" w:hAnsi="Arial" w:cs="Arial"/>
          <w:sz w:val="22"/>
          <w:szCs w:val="22"/>
        </w:rPr>
        <w:t>Overall, we did not observe effect modification by age</w:t>
      </w:r>
      <w:r w:rsidR="00A949C8" w:rsidRPr="00BC7831">
        <w:rPr>
          <w:rFonts w:ascii="Arial" w:hAnsi="Arial" w:cs="Arial"/>
          <w:sz w:val="22"/>
          <w:szCs w:val="22"/>
        </w:rPr>
        <w:t>,</w:t>
      </w:r>
      <w:r w:rsidRPr="00BC7831">
        <w:rPr>
          <w:rFonts w:ascii="Arial" w:hAnsi="Arial" w:cs="Arial"/>
          <w:sz w:val="22"/>
          <w:szCs w:val="22"/>
        </w:rPr>
        <w:t xml:space="preserve"> sex</w:t>
      </w:r>
      <w:r w:rsidR="00A949C8" w:rsidRPr="00BC7831">
        <w:rPr>
          <w:rFonts w:ascii="Arial" w:hAnsi="Arial" w:cs="Arial"/>
          <w:sz w:val="22"/>
          <w:szCs w:val="22"/>
        </w:rPr>
        <w:t>,</w:t>
      </w:r>
      <w:r w:rsidR="00DD140E" w:rsidRPr="00BC7831">
        <w:rPr>
          <w:rFonts w:ascii="Arial" w:hAnsi="Arial" w:cs="Arial"/>
          <w:sz w:val="22"/>
          <w:szCs w:val="22"/>
        </w:rPr>
        <w:t xml:space="preserve"> or</w:t>
      </w:r>
      <w:r w:rsidR="00A949C8" w:rsidRPr="00BC7831">
        <w:rPr>
          <w:rFonts w:ascii="Arial" w:hAnsi="Arial" w:cs="Arial"/>
          <w:sz w:val="22"/>
          <w:szCs w:val="22"/>
        </w:rPr>
        <w:t xml:space="preserve"> </w:t>
      </w:r>
      <w:r w:rsidR="00A322FB" w:rsidRPr="00BC7831">
        <w:rPr>
          <w:rFonts w:ascii="Arial" w:hAnsi="Arial" w:cs="Arial"/>
          <w:sz w:val="22"/>
          <w:szCs w:val="22"/>
        </w:rPr>
        <w:t xml:space="preserve">county-level </w:t>
      </w:r>
      <w:r w:rsidR="00A949C8" w:rsidRPr="00BC7831">
        <w:rPr>
          <w:rFonts w:ascii="Arial" w:hAnsi="Arial" w:cs="Arial"/>
          <w:sz w:val="22"/>
          <w:szCs w:val="22"/>
        </w:rPr>
        <w:t>poverty.</w:t>
      </w:r>
      <w:r w:rsidR="00DD140E" w:rsidRPr="00BC7831">
        <w:rPr>
          <w:rFonts w:ascii="Arial" w:hAnsi="Arial" w:cs="Arial"/>
          <w:sz w:val="22"/>
          <w:szCs w:val="22"/>
        </w:rPr>
        <w:t xml:space="preserve"> </w:t>
      </w:r>
      <w:r w:rsidRPr="00BC7831">
        <w:rPr>
          <w:rFonts w:ascii="Arial" w:hAnsi="Arial" w:cs="Arial"/>
          <w:sz w:val="22"/>
          <w:szCs w:val="22"/>
        </w:rPr>
        <w:t xml:space="preserve">However, </w:t>
      </w:r>
      <w:r w:rsidR="000039AC" w:rsidRPr="00BC7831">
        <w:rPr>
          <w:rFonts w:ascii="Arial" w:hAnsi="Arial" w:cs="Arial"/>
          <w:sz w:val="22"/>
          <w:szCs w:val="22"/>
        </w:rPr>
        <w:t>the effect of power outage on respiratory hospitalizations appeared stronger in counties with smaller percentages of DME users</w:t>
      </w:r>
      <w:r w:rsidR="00AA1681" w:rsidRPr="00BC7831">
        <w:rPr>
          <w:rFonts w:ascii="Arial" w:hAnsi="Arial" w:cs="Arial"/>
          <w:sz w:val="22"/>
          <w:szCs w:val="22"/>
        </w:rPr>
        <w:t xml:space="preserve"> (quartile 1 of DME use) </w:t>
      </w:r>
      <w:r w:rsidR="00AA1681" w:rsidRPr="00BC7831">
        <w:rPr>
          <w:rFonts w:ascii="Arial" w:hAnsi="Arial" w:cs="Arial"/>
          <w:sz w:val="22"/>
          <w:szCs w:val="22"/>
        </w:rPr>
        <w:lastRenderedPageBreak/>
        <w:t xml:space="preserve">compared to </w:t>
      </w:r>
      <w:r w:rsidR="007732BD" w:rsidRPr="00BC7831">
        <w:rPr>
          <w:rFonts w:ascii="Arial" w:hAnsi="Arial" w:cs="Arial"/>
          <w:sz w:val="22"/>
          <w:szCs w:val="22"/>
        </w:rPr>
        <w:t>counties with larger percentages of DME users (</w:t>
      </w:r>
      <w:r w:rsidR="00AA1681" w:rsidRPr="00BC7831">
        <w:rPr>
          <w:rFonts w:ascii="Arial" w:hAnsi="Arial" w:cs="Arial"/>
          <w:sz w:val="22"/>
          <w:szCs w:val="22"/>
        </w:rPr>
        <w:t>quartile 4</w:t>
      </w:r>
      <w:r w:rsidR="007732BD" w:rsidRPr="00BC7831">
        <w:rPr>
          <w:rFonts w:ascii="Arial" w:hAnsi="Arial" w:cs="Arial"/>
          <w:sz w:val="22"/>
          <w:szCs w:val="22"/>
        </w:rPr>
        <w:t xml:space="preserve"> of DME use). </w:t>
      </w:r>
      <w:r w:rsidR="005F2DB3" w:rsidRPr="00BC7831">
        <w:rPr>
          <w:rFonts w:ascii="Arial" w:hAnsi="Arial" w:cs="Arial"/>
          <w:sz w:val="22"/>
          <w:szCs w:val="22"/>
        </w:rPr>
        <w:t xml:space="preserve">Respiratory hospitalizations remained elevated in counties </w:t>
      </w:r>
      <w:r w:rsidR="00C00BE5" w:rsidRPr="00BC7831">
        <w:rPr>
          <w:rFonts w:ascii="Arial" w:hAnsi="Arial" w:cs="Arial"/>
          <w:sz w:val="22"/>
          <w:szCs w:val="22"/>
        </w:rPr>
        <w:t xml:space="preserve">with </w:t>
      </w:r>
      <w:r w:rsidR="005F2DB3" w:rsidRPr="00BC7831">
        <w:rPr>
          <w:rFonts w:ascii="Arial" w:hAnsi="Arial" w:cs="Arial"/>
          <w:sz w:val="22"/>
          <w:szCs w:val="22"/>
        </w:rPr>
        <w:t>quartile</w:t>
      </w:r>
      <w:r w:rsidR="00C00BE5" w:rsidRPr="00BC7831">
        <w:rPr>
          <w:rFonts w:ascii="Arial" w:hAnsi="Arial" w:cs="Arial"/>
          <w:sz w:val="22"/>
          <w:szCs w:val="22"/>
        </w:rPr>
        <w:t xml:space="preserve"> 1</w:t>
      </w:r>
      <w:r w:rsidR="005F2DB3" w:rsidRPr="00BC7831">
        <w:rPr>
          <w:rFonts w:ascii="Arial" w:hAnsi="Arial" w:cs="Arial"/>
          <w:sz w:val="22"/>
          <w:szCs w:val="22"/>
        </w:rPr>
        <w:t xml:space="preserve"> DME use for two days after power outage, while </w:t>
      </w:r>
      <w:r w:rsidR="00223D48" w:rsidRPr="00BC7831">
        <w:rPr>
          <w:rFonts w:ascii="Arial" w:hAnsi="Arial" w:cs="Arial"/>
          <w:sz w:val="22"/>
          <w:szCs w:val="22"/>
        </w:rPr>
        <w:t>in counties with fourth quartile DME use, hospitalizations were elevated only on the day of power outage</w:t>
      </w:r>
      <w:r w:rsidR="0009699F" w:rsidRPr="00BC7831">
        <w:rPr>
          <w:rFonts w:ascii="Arial" w:hAnsi="Arial" w:cs="Arial"/>
          <w:sz w:val="22"/>
          <w:szCs w:val="22"/>
        </w:rPr>
        <w:t xml:space="preserve"> (</w:t>
      </w:r>
      <w:r w:rsidR="0009699F" w:rsidRPr="00BC7831">
        <w:rPr>
          <w:rFonts w:ascii="Arial" w:hAnsi="Arial" w:cs="Arial"/>
          <w:b/>
          <w:bCs/>
          <w:sz w:val="22"/>
          <w:szCs w:val="22"/>
        </w:rPr>
        <w:t>Figure</w:t>
      </w:r>
      <w:r w:rsidR="00AD52BF">
        <w:rPr>
          <w:rFonts w:ascii="Arial" w:hAnsi="Arial" w:cs="Arial"/>
          <w:b/>
          <w:bCs/>
          <w:sz w:val="22"/>
          <w:szCs w:val="22"/>
        </w:rPr>
        <w:t xml:space="preserve"> 3</w:t>
      </w:r>
      <w:r w:rsidR="0009699F" w:rsidRPr="00BC7831">
        <w:rPr>
          <w:rFonts w:ascii="Arial" w:hAnsi="Arial" w:cs="Arial"/>
          <w:sz w:val="22"/>
          <w:szCs w:val="22"/>
        </w:rPr>
        <w:t>)</w:t>
      </w:r>
      <w:r w:rsidR="00223D48" w:rsidRPr="00BC7831">
        <w:rPr>
          <w:rFonts w:ascii="Arial" w:hAnsi="Arial" w:cs="Arial"/>
          <w:sz w:val="22"/>
          <w:szCs w:val="22"/>
        </w:rPr>
        <w:t xml:space="preserve">. </w:t>
      </w:r>
    </w:p>
    <w:p w14:paraId="7AA2319B" w14:textId="77777777" w:rsidR="00FF6B7C" w:rsidRPr="00BC7831" w:rsidRDefault="00FF6B7C" w:rsidP="001C6B07">
      <w:pPr>
        <w:spacing w:line="480" w:lineRule="auto"/>
        <w:rPr>
          <w:rFonts w:ascii="Arial" w:hAnsi="Arial" w:cs="Arial"/>
          <w:sz w:val="22"/>
          <w:szCs w:val="22"/>
        </w:rPr>
      </w:pPr>
    </w:p>
    <w:p w14:paraId="4267AEEC" w14:textId="0346DD06" w:rsidR="00FF6B7C" w:rsidRPr="00BC7831" w:rsidRDefault="000314EC" w:rsidP="001C6B07">
      <w:pPr>
        <w:spacing w:line="480" w:lineRule="auto"/>
        <w:rPr>
          <w:rFonts w:ascii="Arial" w:hAnsi="Arial" w:cs="Arial"/>
          <w:b/>
          <w:bCs/>
          <w:sz w:val="22"/>
          <w:szCs w:val="22"/>
        </w:rPr>
      </w:pPr>
      <w:r w:rsidRPr="00BC7831">
        <w:rPr>
          <w:rFonts w:ascii="Arial" w:hAnsi="Arial" w:cs="Arial"/>
          <w:b/>
          <w:bCs/>
          <w:sz w:val="22"/>
          <w:szCs w:val="22"/>
        </w:rPr>
        <w:t>Discussion</w:t>
      </w:r>
    </w:p>
    <w:p w14:paraId="4CA34A21" w14:textId="77777777" w:rsidR="005F06C2" w:rsidRPr="00BC7831" w:rsidRDefault="005F06C2" w:rsidP="001C6B07">
      <w:pPr>
        <w:spacing w:line="480" w:lineRule="auto"/>
        <w:rPr>
          <w:rFonts w:ascii="Arial" w:hAnsi="Arial" w:cs="Arial"/>
          <w:b/>
          <w:bCs/>
          <w:sz w:val="22"/>
          <w:szCs w:val="22"/>
        </w:rPr>
      </w:pPr>
    </w:p>
    <w:p w14:paraId="1F09A56C" w14:textId="159EE9BD" w:rsidR="00D24C04" w:rsidRPr="00BC7831" w:rsidRDefault="00653FF8" w:rsidP="001C6B07">
      <w:pPr>
        <w:spacing w:line="480" w:lineRule="auto"/>
        <w:rPr>
          <w:rFonts w:ascii="Arial" w:hAnsi="Arial" w:cs="Arial"/>
          <w:sz w:val="22"/>
          <w:szCs w:val="22"/>
        </w:rPr>
      </w:pPr>
      <w:r w:rsidRPr="00BC7831">
        <w:rPr>
          <w:rFonts w:ascii="Arial" w:hAnsi="Arial" w:cs="Arial"/>
          <w:b/>
          <w:bCs/>
          <w:sz w:val="22"/>
          <w:szCs w:val="22"/>
        </w:rPr>
        <w:tab/>
      </w:r>
      <w:r w:rsidRPr="00BC7831">
        <w:rPr>
          <w:rFonts w:ascii="Arial" w:hAnsi="Arial" w:cs="Arial"/>
          <w:sz w:val="22"/>
          <w:szCs w:val="22"/>
        </w:rPr>
        <w:t xml:space="preserve"> In this</w:t>
      </w:r>
      <w:ins w:id="143" w:author="Joan Casey" w:date="2025-01-08T08:56:00Z" w16du:dateUtc="2025-01-08T16:56:00Z">
        <w:r w:rsidR="003E0E35">
          <w:rPr>
            <w:rFonts w:ascii="Arial" w:hAnsi="Arial" w:cs="Arial"/>
            <w:sz w:val="22"/>
            <w:szCs w:val="22"/>
          </w:rPr>
          <w:t xml:space="preserve"> 2018</w:t>
        </w:r>
      </w:ins>
      <w:r w:rsidRPr="00BC7831">
        <w:rPr>
          <w:rFonts w:ascii="Arial" w:hAnsi="Arial" w:cs="Arial"/>
          <w:sz w:val="22"/>
          <w:szCs w:val="22"/>
        </w:rPr>
        <w:t xml:space="preserve"> study of 23 million Medicare beneficiaries</w:t>
      </w:r>
      <w:r w:rsidR="00C6413A" w:rsidRPr="00BC7831">
        <w:rPr>
          <w:rFonts w:ascii="Arial" w:hAnsi="Arial" w:cs="Arial"/>
          <w:sz w:val="22"/>
          <w:szCs w:val="22"/>
        </w:rPr>
        <w:t xml:space="preserve"> age</w:t>
      </w:r>
      <w:ins w:id="144" w:author="Joan Casey" w:date="2025-01-08T08:56:00Z" w16du:dateUtc="2025-01-08T16:56:00Z">
        <w:r w:rsidR="003E0E35">
          <w:rPr>
            <w:rFonts w:ascii="Arial" w:hAnsi="Arial" w:cs="Arial"/>
            <w:sz w:val="22"/>
            <w:szCs w:val="22"/>
          </w:rPr>
          <w:t>d</w:t>
        </w:r>
      </w:ins>
      <w:r w:rsidR="00C6413A" w:rsidRPr="00BC7831">
        <w:rPr>
          <w:rFonts w:ascii="Arial" w:hAnsi="Arial" w:cs="Arial"/>
          <w:sz w:val="22"/>
          <w:szCs w:val="22"/>
        </w:rPr>
        <w:t xml:space="preserve"> 65+</w:t>
      </w:r>
      <w:r w:rsidR="00C0664C" w:rsidRPr="00BC7831">
        <w:rPr>
          <w:rFonts w:ascii="Arial" w:hAnsi="Arial" w:cs="Arial"/>
          <w:sz w:val="22"/>
          <w:szCs w:val="22"/>
        </w:rPr>
        <w:t xml:space="preserve">, </w:t>
      </w:r>
      <w:r w:rsidR="008C1085" w:rsidRPr="00BC7831">
        <w:rPr>
          <w:rFonts w:ascii="Arial" w:hAnsi="Arial" w:cs="Arial"/>
          <w:sz w:val="22"/>
          <w:szCs w:val="22"/>
        </w:rPr>
        <w:t>we found that</w:t>
      </w:r>
      <w:r w:rsidR="00DB0409" w:rsidRPr="00BC7831">
        <w:rPr>
          <w:rFonts w:ascii="Arial" w:hAnsi="Arial" w:cs="Arial"/>
          <w:sz w:val="22"/>
          <w:szCs w:val="22"/>
        </w:rPr>
        <w:t xml:space="preserve"> </w:t>
      </w:r>
      <w:r w:rsidR="008C1085" w:rsidRPr="00BC7831">
        <w:rPr>
          <w:rFonts w:ascii="Arial" w:hAnsi="Arial" w:cs="Arial"/>
          <w:sz w:val="22"/>
          <w:szCs w:val="22"/>
        </w:rPr>
        <w:t xml:space="preserve">power outages increased </w:t>
      </w:r>
      <w:del w:id="145" w:author="Joan Casey" w:date="2025-01-08T08:56:00Z" w16du:dateUtc="2025-01-08T16:56:00Z">
        <w:r w:rsidR="00487228" w:rsidRPr="00BC7831" w:rsidDel="003E0E35">
          <w:rPr>
            <w:rFonts w:ascii="Arial" w:hAnsi="Arial" w:cs="Arial"/>
            <w:sz w:val="22"/>
            <w:szCs w:val="22"/>
          </w:rPr>
          <w:delText xml:space="preserve">both </w:delText>
        </w:r>
      </w:del>
      <w:ins w:id="146" w:author="Joan Casey" w:date="2025-01-08T08:56:00Z" w16du:dateUtc="2025-01-08T16:56:00Z">
        <w:r w:rsidR="003E0E35">
          <w:rPr>
            <w:rFonts w:ascii="Arial" w:hAnsi="Arial" w:cs="Arial"/>
            <w:sz w:val="22"/>
            <w:szCs w:val="22"/>
          </w:rPr>
          <w:t>acute</w:t>
        </w:r>
        <w:r w:rsidR="003E0E35" w:rsidRPr="00BC7831">
          <w:rPr>
            <w:rFonts w:ascii="Arial" w:hAnsi="Arial" w:cs="Arial"/>
            <w:sz w:val="22"/>
            <w:szCs w:val="22"/>
          </w:rPr>
          <w:t xml:space="preserve"> </w:t>
        </w:r>
      </w:ins>
      <w:r w:rsidR="008C1085" w:rsidRPr="00BC7831">
        <w:rPr>
          <w:rFonts w:ascii="Arial" w:hAnsi="Arial" w:cs="Arial"/>
          <w:sz w:val="22"/>
          <w:szCs w:val="22"/>
        </w:rPr>
        <w:t xml:space="preserve">emergency </w:t>
      </w:r>
      <w:r w:rsidR="006C0DBB" w:rsidRPr="00BC7831">
        <w:rPr>
          <w:rFonts w:ascii="Arial" w:hAnsi="Arial" w:cs="Arial"/>
          <w:sz w:val="22"/>
          <w:szCs w:val="22"/>
        </w:rPr>
        <w:t>CV</w:t>
      </w:r>
      <w:r w:rsidR="00D4221B" w:rsidRPr="00BC7831">
        <w:rPr>
          <w:rFonts w:ascii="Arial" w:hAnsi="Arial" w:cs="Arial"/>
          <w:sz w:val="22"/>
          <w:szCs w:val="22"/>
        </w:rPr>
        <w:t>D</w:t>
      </w:r>
      <w:r w:rsidR="006C0DBB" w:rsidRPr="00BC7831">
        <w:rPr>
          <w:rFonts w:ascii="Arial" w:hAnsi="Arial" w:cs="Arial"/>
          <w:sz w:val="22"/>
          <w:szCs w:val="22"/>
        </w:rPr>
        <w:t xml:space="preserve"> and respiratory </w:t>
      </w:r>
      <w:r w:rsidR="00BC0A6E" w:rsidRPr="00BC7831">
        <w:rPr>
          <w:rFonts w:ascii="Arial" w:hAnsi="Arial" w:cs="Arial"/>
          <w:sz w:val="22"/>
          <w:szCs w:val="22"/>
        </w:rPr>
        <w:t>hospitalizations</w:t>
      </w:r>
      <w:r w:rsidR="00CA3D3E" w:rsidRPr="00BC7831">
        <w:rPr>
          <w:rFonts w:ascii="Arial" w:hAnsi="Arial" w:cs="Arial"/>
          <w:sz w:val="22"/>
          <w:szCs w:val="22"/>
        </w:rPr>
        <w:t xml:space="preserve">. </w:t>
      </w:r>
      <w:ins w:id="147" w:author="Joan Casey" w:date="2025-01-08T08:56:00Z" w16du:dateUtc="2025-01-08T16:56:00Z">
        <w:r w:rsidR="003E0E35">
          <w:rPr>
            <w:rFonts w:ascii="Arial" w:hAnsi="Arial" w:cs="Arial"/>
            <w:sz w:val="22"/>
            <w:szCs w:val="22"/>
          </w:rPr>
          <w:t xml:space="preserve">Outage effects for CVD peaked on </w:t>
        </w:r>
      </w:ins>
      <w:del w:id="148" w:author="Joan Casey" w:date="2025-01-08T08:56:00Z" w16du:dateUtc="2025-01-08T16:56:00Z">
        <w:r w:rsidR="00BC0A6E" w:rsidRPr="00BC7831" w:rsidDel="003E0E35">
          <w:rPr>
            <w:rFonts w:ascii="Arial" w:hAnsi="Arial" w:cs="Arial"/>
            <w:sz w:val="22"/>
            <w:szCs w:val="22"/>
          </w:rPr>
          <w:delText xml:space="preserve">Effects of outage on CVD </w:delText>
        </w:r>
        <w:r w:rsidR="00DF1334" w:rsidRPr="00BC7831" w:rsidDel="003E0E35">
          <w:rPr>
            <w:rFonts w:ascii="Arial" w:hAnsi="Arial" w:cs="Arial"/>
            <w:sz w:val="22"/>
            <w:szCs w:val="22"/>
          </w:rPr>
          <w:delText>hospitalizations</w:delText>
        </w:r>
        <w:r w:rsidR="00BC0A6E" w:rsidRPr="00BC7831" w:rsidDel="003E0E35">
          <w:rPr>
            <w:rFonts w:ascii="Arial" w:hAnsi="Arial" w:cs="Arial"/>
            <w:sz w:val="22"/>
            <w:szCs w:val="22"/>
          </w:rPr>
          <w:delText xml:space="preserve"> were largest </w:delText>
        </w:r>
      </w:del>
      <w:r w:rsidR="00BC0A6E" w:rsidRPr="00BC7831">
        <w:rPr>
          <w:rFonts w:ascii="Arial" w:hAnsi="Arial" w:cs="Arial"/>
          <w:sz w:val="22"/>
          <w:szCs w:val="22"/>
        </w:rPr>
        <w:t>the day after power outage exposure</w:t>
      </w:r>
      <w:del w:id="149" w:author="Joan Casey" w:date="2025-01-08T08:56:00Z" w16du:dateUtc="2025-01-08T16:56:00Z">
        <w:r w:rsidR="00BC0A6E" w:rsidRPr="00BC7831" w:rsidDel="003E0E35">
          <w:rPr>
            <w:rFonts w:ascii="Arial" w:hAnsi="Arial" w:cs="Arial"/>
            <w:sz w:val="22"/>
            <w:szCs w:val="22"/>
          </w:rPr>
          <w:delText>,</w:delText>
        </w:r>
      </w:del>
      <w:r w:rsidR="00BC0A6E" w:rsidRPr="00BC7831">
        <w:rPr>
          <w:rFonts w:ascii="Arial" w:hAnsi="Arial" w:cs="Arial"/>
          <w:sz w:val="22"/>
          <w:szCs w:val="22"/>
        </w:rPr>
        <w:t xml:space="preserve"> </w:t>
      </w:r>
      <w:ins w:id="150" w:author="Joan Casey" w:date="2025-01-08T08:56:00Z" w16du:dateUtc="2025-01-08T16:56:00Z">
        <w:r w:rsidR="003E0E35">
          <w:rPr>
            <w:rFonts w:ascii="Arial" w:hAnsi="Arial" w:cs="Arial"/>
            <w:sz w:val="22"/>
            <w:szCs w:val="22"/>
          </w:rPr>
          <w:t xml:space="preserve">and on the same-day for </w:t>
        </w:r>
      </w:ins>
      <w:del w:id="151" w:author="Joan Casey" w:date="2025-01-08T08:56:00Z" w16du:dateUtc="2025-01-08T16:56:00Z">
        <w:r w:rsidR="00BC0A6E" w:rsidRPr="00BC7831" w:rsidDel="003E0E35">
          <w:rPr>
            <w:rFonts w:ascii="Arial" w:hAnsi="Arial" w:cs="Arial"/>
            <w:sz w:val="22"/>
            <w:szCs w:val="22"/>
          </w:rPr>
          <w:delText xml:space="preserve">while </w:delText>
        </w:r>
        <w:r w:rsidR="0022088F" w:rsidRPr="00BC7831" w:rsidDel="003E0E35">
          <w:rPr>
            <w:rFonts w:ascii="Arial" w:hAnsi="Arial" w:cs="Arial"/>
            <w:sz w:val="22"/>
            <w:szCs w:val="22"/>
          </w:rPr>
          <w:delText xml:space="preserve">effects of </w:delText>
        </w:r>
        <w:r w:rsidR="000D01CF" w:rsidRPr="00BC7831" w:rsidDel="003E0E35">
          <w:rPr>
            <w:rFonts w:ascii="Arial" w:hAnsi="Arial" w:cs="Arial"/>
            <w:sz w:val="22"/>
            <w:szCs w:val="22"/>
          </w:rPr>
          <w:delText xml:space="preserve">outage on </w:delText>
        </w:r>
      </w:del>
      <w:r w:rsidR="00BC0A6E" w:rsidRPr="00BC7831">
        <w:rPr>
          <w:rFonts w:ascii="Arial" w:hAnsi="Arial" w:cs="Arial"/>
          <w:sz w:val="22"/>
          <w:szCs w:val="22"/>
        </w:rPr>
        <w:t xml:space="preserve">respiratory </w:t>
      </w:r>
      <w:r w:rsidR="00DF1334" w:rsidRPr="00BC7831">
        <w:rPr>
          <w:rFonts w:ascii="Arial" w:hAnsi="Arial" w:cs="Arial"/>
          <w:sz w:val="22"/>
          <w:szCs w:val="22"/>
        </w:rPr>
        <w:t>hospitalizations</w:t>
      </w:r>
      <w:del w:id="152" w:author="Joan Casey" w:date="2025-01-08T08:56:00Z" w16du:dateUtc="2025-01-08T16:56:00Z">
        <w:r w:rsidR="00BC0A6E" w:rsidRPr="00BC7831" w:rsidDel="003E0E35">
          <w:rPr>
            <w:rFonts w:ascii="Arial" w:hAnsi="Arial" w:cs="Arial"/>
            <w:sz w:val="22"/>
            <w:szCs w:val="22"/>
          </w:rPr>
          <w:delText xml:space="preserve"> </w:delText>
        </w:r>
        <w:r w:rsidR="00D134EF" w:rsidRPr="00BC7831" w:rsidDel="003E0E35">
          <w:rPr>
            <w:rFonts w:ascii="Arial" w:hAnsi="Arial" w:cs="Arial"/>
            <w:sz w:val="22"/>
            <w:szCs w:val="22"/>
          </w:rPr>
          <w:delText>were largest</w:delText>
        </w:r>
        <w:r w:rsidR="00E14436" w:rsidRPr="00BC7831" w:rsidDel="003E0E35">
          <w:rPr>
            <w:rFonts w:ascii="Arial" w:hAnsi="Arial" w:cs="Arial"/>
            <w:sz w:val="22"/>
            <w:szCs w:val="22"/>
          </w:rPr>
          <w:delText xml:space="preserve"> the day of outage exposure</w:delText>
        </w:r>
      </w:del>
      <w:r w:rsidR="00E14436" w:rsidRPr="00BC7831">
        <w:rPr>
          <w:rFonts w:ascii="Arial" w:hAnsi="Arial" w:cs="Arial"/>
          <w:sz w:val="22"/>
          <w:szCs w:val="22"/>
        </w:rPr>
        <w:t>.</w:t>
      </w:r>
      <w:r w:rsidR="00DF1334" w:rsidRPr="00BC7831">
        <w:rPr>
          <w:rFonts w:ascii="Arial" w:hAnsi="Arial" w:cs="Arial"/>
          <w:sz w:val="22"/>
          <w:szCs w:val="22"/>
        </w:rPr>
        <w:t xml:space="preserve"> </w:t>
      </w:r>
      <w:ins w:id="153" w:author="Joan Casey" w:date="2025-01-08T08:57:00Z" w16du:dateUtc="2025-01-08T16:57:00Z">
        <w:r w:rsidR="003E0E35">
          <w:rPr>
            <w:rFonts w:ascii="Arial" w:hAnsi="Arial" w:cs="Arial"/>
            <w:sz w:val="22"/>
            <w:szCs w:val="22"/>
          </w:rPr>
          <w:t>As expected, l</w:t>
        </w:r>
      </w:ins>
      <w:del w:id="154" w:author="Joan Casey" w:date="2025-01-08T08:57:00Z" w16du:dateUtc="2025-01-08T16:57:00Z">
        <w:r w:rsidR="00DF1334" w:rsidRPr="00BC7831" w:rsidDel="003E0E35">
          <w:rPr>
            <w:rFonts w:ascii="Arial" w:hAnsi="Arial" w:cs="Arial"/>
            <w:sz w:val="22"/>
            <w:szCs w:val="22"/>
          </w:rPr>
          <w:delText>L</w:delText>
        </w:r>
      </w:del>
      <w:r w:rsidR="00DF1334" w:rsidRPr="00BC7831">
        <w:rPr>
          <w:rFonts w:ascii="Arial" w:hAnsi="Arial" w:cs="Arial"/>
          <w:sz w:val="22"/>
          <w:szCs w:val="22"/>
        </w:rPr>
        <w:t xml:space="preserve">arger outages affecting </w:t>
      </w:r>
      <w:r w:rsidR="00846FE0" w:rsidRPr="00BC7831">
        <w:rPr>
          <w:rFonts w:ascii="Arial" w:eastAsia="Garamond" w:hAnsi="Arial" w:cs="Arial"/>
        </w:rPr>
        <w:t>≥</w:t>
      </w:r>
      <w:r w:rsidR="00DF1334" w:rsidRPr="00BC7831">
        <w:rPr>
          <w:rFonts w:ascii="Arial" w:hAnsi="Arial" w:cs="Arial"/>
          <w:sz w:val="22"/>
          <w:szCs w:val="22"/>
        </w:rPr>
        <w:t xml:space="preserve">3% or </w:t>
      </w:r>
      <w:r w:rsidR="00846FE0" w:rsidRPr="00BC7831">
        <w:rPr>
          <w:rFonts w:ascii="Arial" w:eastAsia="Garamond" w:hAnsi="Arial" w:cs="Arial"/>
        </w:rPr>
        <w:t>≥</w:t>
      </w:r>
      <w:r w:rsidR="00DF1334" w:rsidRPr="00BC7831">
        <w:rPr>
          <w:rFonts w:ascii="Arial" w:hAnsi="Arial" w:cs="Arial"/>
          <w:sz w:val="22"/>
          <w:szCs w:val="22"/>
        </w:rPr>
        <w:t xml:space="preserve">5% </w:t>
      </w:r>
      <w:ins w:id="155" w:author="Joan Casey" w:date="2025-01-08T10:05:00Z" w16du:dateUtc="2025-01-08T18:05:00Z">
        <w:r w:rsidR="00DE7EB2">
          <w:rPr>
            <w:rFonts w:ascii="Arial" w:hAnsi="Arial" w:cs="Arial"/>
            <w:sz w:val="22"/>
            <w:szCs w:val="22"/>
          </w:rPr>
          <w:t xml:space="preserve">versus </w:t>
        </w:r>
        <w:r w:rsidR="00DE7EB2" w:rsidRPr="00BC7831">
          <w:rPr>
            <w:rFonts w:ascii="Arial" w:eastAsia="Garamond" w:hAnsi="Arial" w:cs="Arial"/>
          </w:rPr>
          <w:t>≥</w:t>
        </w:r>
        <w:r w:rsidR="00DE7EB2" w:rsidRPr="00BC7831">
          <w:rPr>
            <w:rFonts w:ascii="Arial" w:hAnsi="Arial" w:cs="Arial"/>
            <w:sz w:val="22"/>
            <w:szCs w:val="22"/>
          </w:rPr>
          <w:t xml:space="preserve">1% </w:t>
        </w:r>
      </w:ins>
      <w:r w:rsidR="00DF1334" w:rsidRPr="00BC7831">
        <w:rPr>
          <w:rFonts w:ascii="Arial" w:hAnsi="Arial" w:cs="Arial"/>
          <w:sz w:val="22"/>
          <w:szCs w:val="22"/>
        </w:rPr>
        <w:t xml:space="preserve">of county customers </w:t>
      </w:r>
      <w:r w:rsidR="00A41927" w:rsidRPr="00BC7831">
        <w:rPr>
          <w:rFonts w:ascii="Arial" w:hAnsi="Arial" w:cs="Arial"/>
          <w:sz w:val="22"/>
          <w:szCs w:val="22"/>
        </w:rPr>
        <w:t xml:space="preserve">had </w:t>
      </w:r>
      <w:r w:rsidR="00CE3318" w:rsidRPr="00BC7831">
        <w:rPr>
          <w:rFonts w:ascii="Arial" w:hAnsi="Arial" w:cs="Arial"/>
          <w:sz w:val="22"/>
          <w:szCs w:val="22"/>
        </w:rPr>
        <w:t>larger</w:t>
      </w:r>
      <w:r w:rsidR="00A41927" w:rsidRPr="00BC7831">
        <w:rPr>
          <w:rFonts w:ascii="Arial" w:hAnsi="Arial" w:cs="Arial"/>
          <w:sz w:val="22"/>
          <w:szCs w:val="22"/>
        </w:rPr>
        <w:t xml:space="preserve"> effects on hospitalization rates</w:t>
      </w:r>
      <w:del w:id="156" w:author="Joan Casey" w:date="2025-01-08T10:05:00Z" w16du:dateUtc="2025-01-08T18:05:00Z">
        <w:r w:rsidR="00A41927" w:rsidRPr="00BC7831" w:rsidDel="00DE7EB2">
          <w:rPr>
            <w:rFonts w:ascii="Arial" w:hAnsi="Arial" w:cs="Arial"/>
            <w:sz w:val="22"/>
            <w:szCs w:val="22"/>
          </w:rPr>
          <w:delText xml:space="preserve"> compared to </w:delText>
        </w:r>
        <w:r w:rsidR="007924FB" w:rsidRPr="00BC7831" w:rsidDel="00DE7EB2">
          <w:rPr>
            <w:rFonts w:ascii="Arial" w:hAnsi="Arial" w:cs="Arial"/>
            <w:sz w:val="22"/>
            <w:szCs w:val="22"/>
          </w:rPr>
          <w:delText xml:space="preserve">outages affecting </w:delText>
        </w:r>
        <w:r w:rsidR="00846FE0" w:rsidRPr="00BC7831" w:rsidDel="00DE7EB2">
          <w:rPr>
            <w:rFonts w:ascii="Arial" w:eastAsia="Garamond" w:hAnsi="Arial" w:cs="Arial"/>
          </w:rPr>
          <w:delText>≥</w:delText>
        </w:r>
        <w:r w:rsidR="007924FB" w:rsidRPr="00BC7831" w:rsidDel="00DE7EB2">
          <w:rPr>
            <w:rFonts w:ascii="Arial" w:hAnsi="Arial" w:cs="Arial"/>
            <w:sz w:val="22"/>
            <w:szCs w:val="22"/>
          </w:rPr>
          <w:delText>1% of county customers</w:delText>
        </w:r>
      </w:del>
      <w:r w:rsidR="00A41927" w:rsidRPr="00BC7831">
        <w:rPr>
          <w:rFonts w:ascii="Arial" w:hAnsi="Arial" w:cs="Arial"/>
          <w:sz w:val="22"/>
          <w:szCs w:val="22"/>
        </w:rPr>
        <w:t xml:space="preserve">. </w:t>
      </w:r>
      <w:r w:rsidR="00B02967" w:rsidRPr="00BC7831">
        <w:rPr>
          <w:rFonts w:ascii="Arial" w:hAnsi="Arial" w:cs="Arial"/>
          <w:sz w:val="22"/>
          <w:szCs w:val="22"/>
        </w:rPr>
        <w:t>Furthermore,</w:t>
      </w:r>
      <w:r w:rsidR="00434259" w:rsidRPr="00BC7831">
        <w:rPr>
          <w:rFonts w:ascii="Arial" w:hAnsi="Arial" w:cs="Arial"/>
          <w:sz w:val="22"/>
          <w:szCs w:val="22"/>
        </w:rPr>
        <w:t xml:space="preserve"> </w:t>
      </w:r>
      <w:r w:rsidR="00822E82" w:rsidRPr="00BC7831">
        <w:rPr>
          <w:rFonts w:ascii="Arial" w:hAnsi="Arial" w:cs="Arial"/>
          <w:sz w:val="22"/>
          <w:szCs w:val="22"/>
        </w:rPr>
        <w:t xml:space="preserve">power outages </w:t>
      </w:r>
      <w:r w:rsidR="005F4285" w:rsidRPr="00BC7831">
        <w:rPr>
          <w:rFonts w:ascii="Arial" w:hAnsi="Arial" w:cs="Arial"/>
          <w:sz w:val="22"/>
          <w:szCs w:val="22"/>
        </w:rPr>
        <w:t>were prevalent</w:t>
      </w:r>
      <w:r w:rsidR="00F95033" w:rsidRPr="00BC7831">
        <w:rPr>
          <w:rFonts w:ascii="Arial" w:hAnsi="Arial" w:cs="Arial"/>
          <w:sz w:val="22"/>
          <w:szCs w:val="22"/>
        </w:rPr>
        <w:t xml:space="preserve">. </w:t>
      </w:r>
      <w:r w:rsidR="008C17BA" w:rsidRPr="00BC7831">
        <w:rPr>
          <w:rFonts w:ascii="Arial" w:hAnsi="Arial" w:cs="Arial"/>
          <w:sz w:val="22"/>
          <w:szCs w:val="22"/>
        </w:rPr>
        <w:t>US c</w:t>
      </w:r>
      <w:r w:rsidR="00F95033" w:rsidRPr="00BC7831">
        <w:rPr>
          <w:rFonts w:ascii="Arial" w:hAnsi="Arial" w:cs="Arial"/>
          <w:sz w:val="22"/>
          <w:szCs w:val="22"/>
        </w:rPr>
        <w:t xml:space="preserve">ounties experienced </w:t>
      </w:r>
      <w:r w:rsidR="008A644B" w:rsidRPr="00BC7831">
        <w:rPr>
          <w:rFonts w:ascii="Arial" w:hAnsi="Arial" w:cs="Arial"/>
          <w:sz w:val="22"/>
          <w:szCs w:val="22"/>
        </w:rPr>
        <w:t xml:space="preserve">an average of </w:t>
      </w:r>
      <w:commentRangeStart w:id="157"/>
      <w:ins w:id="158" w:author="Joan Casey" w:date="2025-01-08T10:05:00Z" w16du:dateUtc="2025-01-08T18:05:00Z">
        <w:r w:rsidR="00DE7EB2">
          <w:rPr>
            <w:rFonts w:ascii="Arial" w:hAnsi="Arial" w:cs="Arial"/>
            <w:sz w:val="22"/>
            <w:szCs w:val="22"/>
          </w:rPr>
          <w:t>seven</w:t>
        </w:r>
      </w:ins>
      <w:del w:id="159" w:author="Joan Casey" w:date="2025-01-08T10:05:00Z" w16du:dateUtc="2025-01-08T18:05:00Z">
        <w:r w:rsidR="00F95033" w:rsidRPr="00BC7831" w:rsidDel="00DE7EB2">
          <w:rPr>
            <w:rFonts w:ascii="Arial" w:hAnsi="Arial" w:cs="Arial"/>
            <w:sz w:val="22"/>
            <w:szCs w:val="22"/>
          </w:rPr>
          <w:delText>7.3</w:delText>
        </w:r>
      </w:del>
      <w:r w:rsidR="00F95033" w:rsidRPr="00BC7831">
        <w:rPr>
          <w:rFonts w:ascii="Arial" w:hAnsi="Arial" w:cs="Arial"/>
          <w:sz w:val="22"/>
          <w:szCs w:val="22"/>
        </w:rPr>
        <w:t xml:space="preserve"> 8+ </w:t>
      </w:r>
      <w:commentRangeEnd w:id="157"/>
      <w:r w:rsidR="00DE7EB2">
        <w:rPr>
          <w:rStyle w:val="CommentReference"/>
        </w:rPr>
        <w:commentReference w:id="157"/>
      </w:r>
      <w:r w:rsidR="00F95033" w:rsidRPr="00BC7831">
        <w:rPr>
          <w:rFonts w:ascii="Arial" w:hAnsi="Arial" w:cs="Arial"/>
          <w:sz w:val="22"/>
          <w:szCs w:val="22"/>
        </w:rPr>
        <w:t>hour outages</w:t>
      </w:r>
      <w:r w:rsidR="00590AFC" w:rsidRPr="00BC7831">
        <w:rPr>
          <w:rFonts w:ascii="Arial" w:hAnsi="Arial" w:cs="Arial"/>
          <w:sz w:val="22"/>
          <w:szCs w:val="22"/>
        </w:rPr>
        <w:t xml:space="preserve"> affecting </w:t>
      </w:r>
      <w:r w:rsidR="00846FE0" w:rsidRPr="00BC7831">
        <w:rPr>
          <w:rFonts w:ascii="Arial" w:eastAsia="Garamond" w:hAnsi="Arial" w:cs="Arial"/>
        </w:rPr>
        <w:t>≥</w:t>
      </w:r>
      <w:r w:rsidR="00590AFC" w:rsidRPr="00BC7831">
        <w:rPr>
          <w:rFonts w:ascii="Arial" w:hAnsi="Arial" w:cs="Arial"/>
          <w:sz w:val="22"/>
          <w:szCs w:val="22"/>
        </w:rPr>
        <w:t>1% of customers</w:t>
      </w:r>
      <w:r w:rsidR="00067885" w:rsidRPr="00BC7831">
        <w:rPr>
          <w:rFonts w:ascii="Arial" w:hAnsi="Arial" w:cs="Arial"/>
          <w:sz w:val="22"/>
          <w:szCs w:val="22"/>
        </w:rPr>
        <w:t xml:space="preserve"> in 2018</w:t>
      </w:r>
      <w:r w:rsidR="00F95033" w:rsidRPr="00BC7831">
        <w:rPr>
          <w:rFonts w:ascii="Arial" w:hAnsi="Arial" w:cs="Arial"/>
          <w:sz w:val="22"/>
          <w:szCs w:val="22"/>
        </w:rPr>
        <w:t xml:space="preserve">, </w:t>
      </w:r>
      <w:r w:rsidR="009235B2" w:rsidRPr="00BC7831">
        <w:rPr>
          <w:rFonts w:ascii="Arial" w:hAnsi="Arial" w:cs="Arial"/>
          <w:sz w:val="22"/>
          <w:szCs w:val="22"/>
        </w:rPr>
        <w:t xml:space="preserve">and shorter outages were even more common. </w:t>
      </w:r>
      <w:r w:rsidR="001F35EB" w:rsidRPr="00BC7831">
        <w:rPr>
          <w:rFonts w:ascii="Arial" w:hAnsi="Arial" w:cs="Arial"/>
          <w:sz w:val="22"/>
          <w:szCs w:val="22"/>
        </w:rPr>
        <w:t>With</w:t>
      </w:r>
      <w:r w:rsidR="009235B2" w:rsidRPr="00BC7831">
        <w:rPr>
          <w:rFonts w:ascii="Arial" w:hAnsi="Arial" w:cs="Arial"/>
          <w:sz w:val="22"/>
          <w:szCs w:val="22"/>
        </w:rPr>
        <w:t xml:space="preserve"> </w:t>
      </w:r>
      <w:r w:rsidR="00163855" w:rsidRPr="00BC7831">
        <w:rPr>
          <w:rFonts w:ascii="Arial" w:hAnsi="Arial" w:cs="Arial"/>
          <w:sz w:val="22"/>
          <w:szCs w:val="22"/>
        </w:rPr>
        <w:t>outage frequency and duration increa</w:t>
      </w:r>
      <w:ins w:id="160" w:author="Joan Casey" w:date="2025-01-08T10:06:00Z" w16du:dateUtc="2025-01-08T18:06:00Z">
        <w:r w:rsidR="00DE7EB2">
          <w:rPr>
            <w:rFonts w:ascii="Arial" w:hAnsi="Arial" w:cs="Arial"/>
            <w:sz w:val="22"/>
            <w:szCs w:val="22"/>
          </w:rPr>
          <w:t>s</w:t>
        </w:r>
      </w:ins>
      <w:del w:id="161" w:author="Joan Casey" w:date="2025-01-08T10:06:00Z" w16du:dateUtc="2025-01-08T18:06:00Z">
        <w:r w:rsidR="00163855" w:rsidRPr="00BC7831" w:rsidDel="00DE7EB2">
          <w:rPr>
            <w:rFonts w:ascii="Arial" w:hAnsi="Arial" w:cs="Arial"/>
            <w:sz w:val="22"/>
            <w:szCs w:val="22"/>
          </w:rPr>
          <w:delText>s</w:delText>
        </w:r>
        <w:r w:rsidR="007B4756" w:rsidRPr="00BC7831" w:rsidDel="00DE7EB2">
          <w:rPr>
            <w:rFonts w:ascii="Arial" w:hAnsi="Arial" w:cs="Arial"/>
            <w:sz w:val="22"/>
            <w:szCs w:val="22"/>
          </w:rPr>
          <w:delText>e</w:delText>
        </w:r>
      </w:del>
      <w:ins w:id="162" w:author="Joan Casey" w:date="2025-01-08T10:06:00Z" w16du:dateUtc="2025-01-08T18:06:00Z">
        <w:r w:rsidR="00DE7EB2">
          <w:rPr>
            <w:rFonts w:ascii="Arial" w:hAnsi="Arial" w:cs="Arial"/>
            <w:sz w:val="22"/>
            <w:szCs w:val="22"/>
          </w:rPr>
          <w:t>ing</w:t>
        </w:r>
      </w:ins>
      <w:del w:id="163" w:author="Joan Casey" w:date="2025-01-08T10:06:00Z" w16du:dateUtc="2025-01-08T18:06:00Z">
        <w:r w:rsidR="007B4756" w:rsidRPr="00BC7831" w:rsidDel="00DE7EB2">
          <w:rPr>
            <w:rFonts w:ascii="Arial" w:hAnsi="Arial" w:cs="Arial"/>
            <w:sz w:val="22"/>
            <w:szCs w:val="22"/>
          </w:rPr>
          <w:delText>s</w:delText>
        </w:r>
      </w:del>
      <w:r w:rsidR="007B4756" w:rsidRPr="00BC7831">
        <w:rPr>
          <w:rFonts w:ascii="Arial" w:hAnsi="Arial" w:cs="Arial"/>
          <w:sz w:val="22"/>
          <w:szCs w:val="22"/>
        </w:rPr>
        <w:t xml:space="preserve"> </w:t>
      </w:r>
      <w:r w:rsidR="00163855" w:rsidRPr="00BC7831">
        <w:rPr>
          <w:rFonts w:ascii="Arial" w:hAnsi="Arial" w:cs="Arial"/>
          <w:sz w:val="22"/>
          <w:szCs w:val="22"/>
        </w:rPr>
        <w:t>due to climate change</w:t>
      </w:r>
      <w:r w:rsidR="008756BF" w:rsidRPr="00BC7831">
        <w:rPr>
          <w:rFonts w:ascii="Arial" w:hAnsi="Arial" w:cs="Arial"/>
          <w:sz w:val="22"/>
          <w:szCs w:val="22"/>
        </w:rPr>
        <w:t xml:space="preserve">, these outages pose a </w:t>
      </w:r>
      <w:del w:id="164" w:author="Joan Casey" w:date="2025-01-08T10:06:00Z" w16du:dateUtc="2025-01-08T18:06:00Z">
        <w:r w:rsidR="008756BF" w:rsidRPr="00BC7831" w:rsidDel="00DE7EB2">
          <w:rPr>
            <w:rFonts w:ascii="Arial" w:hAnsi="Arial" w:cs="Arial"/>
            <w:sz w:val="22"/>
            <w:szCs w:val="22"/>
          </w:rPr>
          <w:delText xml:space="preserve">serious </w:delText>
        </w:r>
      </w:del>
      <w:ins w:id="165" w:author="Joan Casey" w:date="2025-01-08T10:06:00Z" w16du:dateUtc="2025-01-08T18:06:00Z">
        <w:r w:rsidR="00DE7EB2">
          <w:rPr>
            <w:rFonts w:ascii="Arial" w:hAnsi="Arial" w:cs="Arial"/>
            <w:sz w:val="22"/>
            <w:szCs w:val="22"/>
          </w:rPr>
          <w:t>growing</w:t>
        </w:r>
        <w:r w:rsidR="00DE7EB2" w:rsidRPr="00BC7831">
          <w:rPr>
            <w:rFonts w:ascii="Arial" w:hAnsi="Arial" w:cs="Arial"/>
            <w:sz w:val="22"/>
            <w:szCs w:val="22"/>
          </w:rPr>
          <w:t xml:space="preserve"> </w:t>
        </w:r>
      </w:ins>
      <w:r w:rsidR="008756BF" w:rsidRPr="00BC7831">
        <w:rPr>
          <w:rFonts w:ascii="Arial" w:hAnsi="Arial" w:cs="Arial"/>
          <w:sz w:val="22"/>
          <w:szCs w:val="22"/>
        </w:rPr>
        <w:t xml:space="preserve">threat to </w:t>
      </w:r>
      <w:r w:rsidR="004C0482" w:rsidRPr="00BC7831">
        <w:rPr>
          <w:rFonts w:ascii="Arial" w:hAnsi="Arial" w:cs="Arial"/>
          <w:sz w:val="22"/>
          <w:szCs w:val="22"/>
        </w:rPr>
        <w:t xml:space="preserve">the cardiovascular and </w:t>
      </w:r>
      <w:r w:rsidR="00357FB6" w:rsidRPr="00BC7831">
        <w:rPr>
          <w:rFonts w:ascii="Arial" w:hAnsi="Arial" w:cs="Arial"/>
          <w:sz w:val="22"/>
          <w:szCs w:val="22"/>
        </w:rPr>
        <w:t>respiratory</w:t>
      </w:r>
      <w:r w:rsidR="004C0482" w:rsidRPr="00BC7831">
        <w:rPr>
          <w:rFonts w:ascii="Arial" w:hAnsi="Arial" w:cs="Arial"/>
          <w:sz w:val="22"/>
          <w:szCs w:val="22"/>
        </w:rPr>
        <w:t xml:space="preserve"> health of older adults. </w:t>
      </w:r>
    </w:p>
    <w:p w14:paraId="0DCDB876" w14:textId="6060534B" w:rsidR="00850DE5" w:rsidRPr="00BC7831" w:rsidRDefault="00C31DD5" w:rsidP="001C6B07">
      <w:pPr>
        <w:spacing w:line="480" w:lineRule="auto"/>
        <w:ind w:firstLine="720"/>
        <w:rPr>
          <w:rFonts w:ascii="Arial" w:hAnsi="Arial" w:cs="Arial"/>
          <w:sz w:val="22"/>
          <w:szCs w:val="22"/>
        </w:rPr>
      </w:pPr>
      <w:r w:rsidRPr="00BC7831">
        <w:rPr>
          <w:rFonts w:ascii="Arial" w:hAnsi="Arial" w:cs="Arial"/>
          <w:sz w:val="22"/>
          <w:szCs w:val="22"/>
        </w:rPr>
        <w:t>Several New York State-based studies</w:t>
      </w:r>
      <w:r w:rsidR="00613C01" w:rsidRPr="00BC7831">
        <w:rPr>
          <w:rFonts w:ascii="Arial" w:hAnsi="Arial" w:cs="Arial"/>
          <w:sz w:val="22"/>
          <w:szCs w:val="22"/>
        </w:rPr>
        <w:t xml:space="preserve"> </w:t>
      </w:r>
      <w:r w:rsidR="00E06B93" w:rsidRPr="00BC7831">
        <w:rPr>
          <w:rFonts w:ascii="Arial" w:hAnsi="Arial" w:cs="Arial"/>
          <w:sz w:val="22"/>
          <w:szCs w:val="22"/>
        </w:rPr>
        <w:t xml:space="preserve">have </w:t>
      </w:r>
      <w:r w:rsidR="00613C01" w:rsidRPr="00BC7831">
        <w:rPr>
          <w:rFonts w:ascii="Arial" w:hAnsi="Arial" w:cs="Arial"/>
          <w:sz w:val="22"/>
          <w:szCs w:val="22"/>
        </w:rPr>
        <w:t>show</w:t>
      </w:r>
      <w:r w:rsidR="00E06B93" w:rsidRPr="00BC7831">
        <w:rPr>
          <w:rFonts w:ascii="Arial" w:hAnsi="Arial" w:cs="Arial"/>
          <w:sz w:val="22"/>
          <w:szCs w:val="22"/>
        </w:rPr>
        <w:t>n</w:t>
      </w:r>
      <w:r w:rsidR="00613C01" w:rsidRPr="00BC7831">
        <w:rPr>
          <w:rFonts w:ascii="Arial" w:hAnsi="Arial" w:cs="Arial"/>
          <w:sz w:val="22"/>
          <w:szCs w:val="22"/>
        </w:rPr>
        <w:t xml:space="preserve"> that</w:t>
      </w:r>
      <w:r w:rsidRPr="00BC7831">
        <w:rPr>
          <w:rFonts w:ascii="Arial" w:hAnsi="Arial" w:cs="Arial"/>
          <w:sz w:val="22"/>
          <w:szCs w:val="22"/>
        </w:rPr>
        <w:t xml:space="preserve"> </w:t>
      </w:r>
      <w:r w:rsidR="00154C6A" w:rsidRPr="00BC7831">
        <w:rPr>
          <w:rFonts w:ascii="Arial" w:hAnsi="Arial" w:cs="Arial"/>
          <w:sz w:val="22"/>
          <w:szCs w:val="22"/>
        </w:rPr>
        <w:t xml:space="preserve">power </w:t>
      </w:r>
      <w:r w:rsidRPr="00BC7831">
        <w:rPr>
          <w:rFonts w:ascii="Arial" w:hAnsi="Arial" w:cs="Arial"/>
          <w:sz w:val="22"/>
          <w:szCs w:val="22"/>
        </w:rPr>
        <w:t>outage</w:t>
      </w:r>
      <w:r w:rsidR="00A96E33" w:rsidRPr="00BC7831">
        <w:rPr>
          <w:rFonts w:ascii="Arial" w:hAnsi="Arial" w:cs="Arial"/>
          <w:sz w:val="22"/>
          <w:szCs w:val="22"/>
        </w:rPr>
        <w:t>s</w:t>
      </w:r>
      <w:r w:rsidRPr="00BC7831">
        <w:rPr>
          <w:rFonts w:ascii="Arial" w:hAnsi="Arial" w:cs="Arial"/>
          <w:sz w:val="22"/>
          <w:szCs w:val="22"/>
        </w:rPr>
        <w:t xml:space="preserve"> </w:t>
      </w:r>
      <w:r w:rsidR="00DC4360" w:rsidRPr="00BC7831">
        <w:rPr>
          <w:rFonts w:ascii="Arial" w:hAnsi="Arial" w:cs="Arial"/>
          <w:sz w:val="22"/>
          <w:szCs w:val="22"/>
        </w:rPr>
        <w:t xml:space="preserve">increase </w:t>
      </w:r>
      <w:r w:rsidRPr="00BC7831">
        <w:rPr>
          <w:rFonts w:ascii="Arial" w:hAnsi="Arial" w:cs="Arial"/>
          <w:sz w:val="22"/>
          <w:szCs w:val="22"/>
        </w:rPr>
        <w:t xml:space="preserve">CVD and respiratory </w:t>
      </w:r>
      <w:ins w:id="166" w:author="Joan Casey" w:date="2025-01-08T10:06:00Z" w16du:dateUtc="2025-01-08T18:06:00Z">
        <w:r w:rsidR="00DE7EB2">
          <w:rPr>
            <w:rFonts w:ascii="Arial" w:hAnsi="Arial" w:cs="Arial"/>
            <w:sz w:val="22"/>
            <w:szCs w:val="22"/>
          </w:rPr>
          <w:t>acute care visits</w:t>
        </w:r>
      </w:ins>
      <w:del w:id="167" w:author="Joan Casey" w:date="2025-01-08T10:06:00Z" w16du:dateUtc="2025-01-08T18:06:00Z">
        <w:r w:rsidR="00DC4360" w:rsidRPr="00BC7831" w:rsidDel="00DE7EB2">
          <w:rPr>
            <w:rFonts w:ascii="Arial" w:hAnsi="Arial" w:cs="Arial"/>
            <w:sz w:val="22"/>
            <w:szCs w:val="22"/>
          </w:rPr>
          <w:delText>emergencies</w:delText>
        </w:r>
        <w:r w:rsidR="00447F63" w:rsidRPr="00BC7831" w:rsidDel="00DE7EB2">
          <w:rPr>
            <w:rFonts w:ascii="Arial" w:hAnsi="Arial" w:cs="Arial"/>
            <w:sz w:val="22"/>
            <w:szCs w:val="22"/>
          </w:rPr>
          <w:delText>,</w:delText>
        </w:r>
      </w:del>
      <w:ins w:id="168" w:author="Joan Casey" w:date="2025-01-08T10:06:00Z" w16du:dateUtc="2025-01-08T18:06:00Z">
        <w:r w:rsidR="00DE7EB2">
          <w:rPr>
            <w:rFonts w:ascii="Arial" w:hAnsi="Arial" w:cs="Arial"/>
            <w:sz w:val="22"/>
            <w:szCs w:val="22"/>
          </w:rPr>
          <w:t xml:space="preserve">, with potentially </w:t>
        </w:r>
      </w:ins>
      <w:del w:id="169" w:author="Joan Casey" w:date="2025-01-08T10:06:00Z" w16du:dateUtc="2025-01-08T18:06:00Z">
        <w:r w:rsidR="00447F63" w:rsidRPr="00BC7831" w:rsidDel="00DE7EB2">
          <w:rPr>
            <w:rFonts w:ascii="Arial" w:hAnsi="Arial" w:cs="Arial"/>
            <w:sz w:val="22"/>
            <w:szCs w:val="22"/>
          </w:rPr>
          <w:delText xml:space="preserve"> </w:delText>
        </w:r>
      </w:del>
      <w:del w:id="170" w:author="Joan Casey" w:date="2025-01-08T10:07:00Z" w16du:dateUtc="2025-01-08T18:07:00Z">
        <w:r w:rsidR="00447F63" w:rsidRPr="00BC7831" w:rsidDel="00DE7EB2">
          <w:rPr>
            <w:rFonts w:ascii="Arial" w:hAnsi="Arial" w:cs="Arial"/>
            <w:sz w:val="22"/>
            <w:szCs w:val="22"/>
          </w:rPr>
          <w:delText>and that</w:delText>
        </w:r>
        <w:r w:rsidR="00452216" w:rsidRPr="00BC7831" w:rsidDel="00DE7EB2">
          <w:rPr>
            <w:rFonts w:ascii="Arial" w:hAnsi="Arial" w:cs="Arial"/>
            <w:sz w:val="22"/>
            <w:szCs w:val="22"/>
          </w:rPr>
          <w:delText xml:space="preserve"> the</w:delText>
        </w:r>
        <w:r w:rsidR="00447F63" w:rsidRPr="00BC7831" w:rsidDel="00DE7EB2">
          <w:rPr>
            <w:rFonts w:ascii="Arial" w:hAnsi="Arial" w:cs="Arial"/>
            <w:sz w:val="22"/>
            <w:szCs w:val="22"/>
          </w:rPr>
          <w:delText xml:space="preserve"> effects</w:delText>
        </w:r>
        <w:r w:rsidR="00452216" w:rsidRPr="00BC7831" w:rsidDel="00DE7EB2">
          <w:rPr>
            <w:rFonts w:ascii="Arial" w:hAnsi="Arial" w:cs="Arial"/>
            <w:sz w:val="22"/>
            <w:szCs w:val="22"/>
          </w:rPr>
          <w:delText xml:space="preserve"> of outage on cardiorespiratory health</w:delText>
        </w:r>
        <w:r w:rsidR="00447F63" w:rsidRPr="00BC7831" w:rsidDel="00DE7EB2">
          <w:rPr>
            <w:rFonts w:ascii="Arial" w:hAnsi="Arial" w:cs="Arial"/>
            <w:sz w:val="22"/>
            <w:szCs w:val="22"/>
          </w:rPr>
          <w:delText xml:space="preserve"> may be </w:delText>
        </w:r>
      </w:del>
      <w:r w:rsidR="00447F63" w:rsidRPr="00BC7831">
        <w:rPr>
          <w:rFonts w:ascii="Arial" w:hAnsi="Arial" w:cs="Arial"/>
          <w:sz w:val="22"/>
          <w:szCs w:val="22"/>
        </w:rPr>
        <w:t>stronger</w:t>
      </w:r>
      <w:ins w:id="171" w:author="Joan Casey" w:date="2025-01-08T10:07:00Z" w16du:dateUtc="2025-01-08T18:07:00Z">
        <w:r w:rsidR="00DE7EB2">
          <w:rPr>
            <w:rFonts w:ascii="Arial" w:hAnsi="Arial" w:cs="Arial"/>
            <w:sz w:val="22"/>
            <w:szCs w:val="22"/>
          </w:rPr>
          <w:t xml:space="preserve"> effects for</w:t>
        </w:r>
      </w:ins>
      <w:r w:rsidR="00447F63" w:rsidRPr="00BC7831">
        <w:rPr>
          <w:rFonts w:ascii="Arial" w:hAnsi="Arial" w:cs="Arial"/>
          <w:sz w:val="22"/>
          <w:szCs w:val="22"/>
        </w:rPr>
        <w:t xml:space="preserve"> </w:t>
      </w:r>
      <w:del w:id="172" w:author="Joan Casey" w:date="2025-01-08T10:07:00Z" w16du:dateUtc="2025-01-08T18:07:00Z">
        <w:r w:rsidR="00447F63" w:rsidRPr="00BC7831" w:rsidDel="00DE7EB2">
          <w:rPr>
            <w:rFonts w:ascii="Arial" w:hAnsi="Arial" w:cs="Arial"/>
            <w:sz w:val="22"/>
            <w:szCs w:val="22"/>
          </w:rPr>
          <w:delText xml:space="preserve">in </w:delText>
        </w:r>
      </w:del>
      <w:r w:rsidR="00447F63" w:rsidRPr="00BC7831">
        <w:rPr>
          <w:rFonts w:ascii="Arial" w:hAnsi="Arial" w:cs="Arial"/>
          <w:sz w:val="22"/>
          <w:szCs w:val="22"/>
        </w:rPr>
        <w:t xml:space="preserve">older </w:t>
      </w:r>
      <w:ins w:id="173" w:author="Joan Casey" w:date="2025-01-08T10:07:00Z" w16du:dateUtc="2025-01-08T18:07:00Z">
        <w:r w:rsidR="00DE7EB2">
          <w:rPr>
            <w:rFonts w:ascii="Arial" w:hAnsi="Arial" w:cs="Arial"/>
            <w:sz w:val="22"/>
            <w:szCs w:val="22"/>
          </w:rPr>
          <w:t xml:space="preserve">versus younger </w:t>
        </w:r>
      </w:ins>
      <w:r w:rsidR="00447F63" w:rsidRPr="00BC7831">
        <w:rPr>
          <w:rFonts w:ascii="Arial" w:hAnsi="Arial" w:cs="Arial"/>
          <w:sz w:val="22"/>
          <w:szCs w:val="22"/>
        </w:rPr>
        <w:t>adults</w:t>
      </w:r>
      <w:del w:id="174" w:author="Joan Casey" w:date="2025-01-08T10:07:00Z" w16du:dateUtc="2025-01-08T18:07:00Z">
        <w:r w:rsidR="009406ED" w:rsidRPr="00BC7831" w:rsidDel="00DE7EB2">
          <w:rPr>
            <w:rFonts w:ascii="Arial" w:hAnsi="Arial" w:cs="Arial"/>
            <w:sz w:val="22"/>
            <w:szCs w:val="22"/>
          </w:rPr>
          <w:delText xml:space="preserve"> compared to younger adults</w:delText>
        </w:r>
      </w:del>
      <w:ins w:id="175" w:author="Joan Casey" w:date="2025-01-08T10:07:00Z" w16du:dateUtc="2025-01-08T18:07:00Z">
        <w:r w:rsidR="00DE7EB2">
          <w:rPr>
            <w:rFonts w:ascii="Arial" w:hAnsi="Arial" w:cs="Arial"/>
            <w:sz w:val="22"/>
            <w:szCs w:val="22"/>
          </w:rPr>
          <w:t xml:space="preserve"> </w:t>
        </w:r>
      </w:ins>
      <w:del w:id="176" w:author="Joan Casey" w:date="2025-01-08T10:07:00Z" w16du:dateUtc="2025-01-08T18:07:00Z">
        <w:r w:rsidR="009406ED" w:rsidRPr="00BC7831" w:rsidDel="00DE7EB2">
          <w:rPr>
            <w:rFonts w:ascii="Arial" w:hAnsi="Arial" w:cs="Arial"/>
            <w:sz w:val="22"/>
            <w:szCs w:val="22"/>
          </w:rPr>
          <w:delText>.</w:delText>
        </w:r>
      </w:del>
      <w:r w:rsidR="0077652B">
        <w:rPr>
          <w:rFonts w:ascii="Arial" w:hAnsi="Arial" w:cs="Arial"/>
          <w:sz w:val="22"/>
          <w:szCs w:val="22"/>
        </w:rPr>
        <w:fldChar w:fldCharType="begin"/>
      </w:r>
      <w:r w:rsidR="0077652B">
        <w:rPr>
          <w:rFonts w:ascii="Arial" w:hAnsi="Arial" w:cs="Arial"/>
          <w:sz w:val="22"/>
          <w:szCs w:val="22"/>
        </w:rPr>
        <w:instrText xml:space="preserve"> ADDIN ZOTERO_ITEM CSL_CITATION {"citationID":"bIWu9xCB","properties":{"formattedCitation":"(3\\uc0\\u8211{}5,28)","plainCitation":"(3–5,28)","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77652B">
        <w:rPr>
          <w:rFonts w:ascii="Cambria Math" w:hAnsi="Cambria Math" w:cs="Cambria Math"/>
          <w:sz w:val="22"/>
          <w:szCs w:val="22"/>
        </w:rPr>
        <w:instrText>ﬀ</w:instrText>
      </w:r>
      <w:r w:rsidR="0077652B">
        <w:rPr>
          <w:rFonts w:ascii="Arial" w:hAnsi="Arial" w:cs="Arial"/>
          <w:sz w:val="22"/>
          <w:szCs w:val="22"/>
        </w:rPr>
        <w:instrText>ects. We aimed to investigate the individual and joint e</w:instrText>
      </w:r>
      <w:r w:rsidR="0077652B">
        <w:rPr>
          <w:rFonts w:ascii="Cambria Math" w:hAnsi="Cambria Math" w:cs="Cambria Math"/>
          <w:sz w:val="22"/>
          <w:szCs w:val="22"/>
        </w:rPr>
        <w:instrText>ﬀ</w:instrText>
      </w:r>
      <w:r w:rsidR="0077652B">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77652B">
        <w:rPr>
          <w:rFonts w:ascii="Cambria Math" w:hAnsi="Cambria Math" w:cs="Cambria Math"/>
          <w:sz w:val="22"/>
          <w:szCs w:val="22"/>
        </w:rPr>
        <w:instrText>ﬀ</w:instrText>
      </w:r>
      <w:r w:rsidR="0077652B">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77652B">
        <w:rPr>
          <w:rFonts w:ascii="Cambria Math" w:hAnsi="Cambria Math" w:cs="Cambria Math"/>
          <w:sz w:val="22"/>
          <w:szCs w:val="22"/>
        </w:rPr>
        <w:instrText>ﬀ</w:instrText>
      </w:r>
      <w:r w:rsidR="0077652B">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77652B">
        <w:rPr>
          <w:rFonts w:ascii="Cambria Math" w:hAnsi="Cambria Math" w:cs="Cambria Math"/>
          <w:sz w:val="22"/>
          <w:szCs w:val="22"/>
        </w:rPr>
        <w:instrText>ﬀ</w:instrText>
      </w:r>
      <w:r w:rsidR="0077652B">
        <w:rPr>
          <w:rFonts w:ascii="Arial" w:hAnsi="Arial" w:cs="Arial"/>
          <w:sz w:val="22"/>
          <w:szCs w:val="22"/>
        </w:rPr>
        <w:instrText>ect on both multiplicative and additive scales. Over 35% of the thunderstorm e</w:instrText>
      </w:r>
      <w:r w:rsidR="0077652B">
        <w:rPr>
          <w:rFonts w:ascii="Cambria Math" w:hAnsi="Cambria Math" w:cs="Cambria Math"/>
          <w:sz w:val="22"/>
          <w:szCs w:val="22"/>
        </w:rPr>
        <w:instrText>ﬀ</w:instrText>
      </w:r>
      <w:r w:rsidR="0077652B">
        <w:rPr>
          <w:rFonts w:ascii="Arial" w:hAnsi="Arial" w:cs="Arial"/>
          <w:sz w:val="22"/>
          <w:szCs w:val="22"/>
        </w:rPr>
        <w:instrText>ects were mediated by PM2:5 and RH.\nCONCLUSION: Thunderstorms accompanied by POs showed the strongest respiratory e</w:instrText>
      </w:r>
      <w:r w:rsidR="0077652B">
        <w:rPr>
          <w:rFonts w:ascii="Cambria Math" w:hAnsi="Cambria Math" w:cs="Cambria Math"/>
          <w:sz w:val="22"/>
          <w:szCs w:val="22"/>
        </w:rPr>
        <w:instrText>ﬀ</w:instrText>
      </w:r>
      <w:r w:rsidR="0077652B">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77652B">
        <w:rPr>
          <w:rFonts w:ascii="Cambria Math" w:hAnsi="Cambria Math" w:cs="Cambria Math"/>
          <w:sz w:val="22"/>
          <w:szCs w:val="22"/>
        </w:rPr>
        <w:instrText>ﬀ</w:instrText>
      </w:r>
      <w:r w:rsidR="0077652B">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77652B">
        <w:rPr>
          <w:rFonts w:ascii="Cambria Math" w:hAnsi="Cambria Math" w:cs="Cambria Math"/>
          <w:sz w:val="22"/>
          <w:szCs w:val="22"/>
        </w:rPr>
        <w:instrText>ﬀ</w:instrText>
      </w:r>
      <w:r w:rsidR="0077652B">
        <w:rPr>
          <w:rFonts w:ascii="Arial" w:hAnsi="Arial" w:cs="Arial"/>
          <w:sz w:val="22"/>
          <w:szCs w:val="22"/>
        </w:rPr>
        <w:instrText>ects of large-scale power outages, including the massive power failure that a</w:instrText>
      </w:r>
      <w:r w:rsidR="0077652B">
        <w:rPr>
          <w:rFonts w:ascii="Cambria Math" w:hAnsi="Cambria Math" w:cs="Cambria Math"/>
          <w:sz w:val="22"/>
          <w:szCs w:val="22"/>
        </w:rPr>
        <w:instrText>ﬀ</w:instrText>
      </w:r>
      <w:r w:rsidR="0077652B">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77652B">
        <w:rPr>
          <w:rFonts w:ascii="Cambria Math" w:hAnsi="Cambria Math" w:cs="Cambria Math"/>
          <w:sz w:val="22"/>
          <w:szCs w:val="22"/>
        </w:rPr>
        <w:instrText>ﬀ</w:instrText>
      </w:r>
      <w:r w:rsidR="0077652B">
        <w:rPr>
          <w:rFonts w:ascii="Arial" w:hAnsi="Arial" w:cs="Arial"/>
          <w:sz w:val="22"/>
          <w:szCs w:val="22"/>
        </w:rPr>
        <w:instrText>ect health. This information can inform preparedness e</w:instrText>
      </w:r>
      <w:r w:rsidR="0077652B">
        <w:rPr>
          <w:rFonts w:ascii="Cambria Math" w:hAnsi="Cambria Math" w:cs="Cambria Math"/>
          <w:sz w:val="22"/>
          <w:szCs w:val="22"/>
        </w:rPr>
        <w:instrText>ﬀ</w:instrText>
      </w:r>
      <w:r w:rsidR="0077652B">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77652B">
        <w:rPr>
          <w:rFonts w:ascii="Arial" w:hAnsi="Arial" w:cs="Arial"/>
          <w:sz w:val="22"/>
          <w:szCs w:val="22"/>
        </w:rPr>
        <w:fldChar w:fldCharType="separate"/>
      </w:r>
      <w:r w:rsidR="0077652B" w:rsidRPr="0077652B">
        <w:rPr>
          <w:rFonts w:ascii="Arial" w:hAnsi="Arial" w:cs="Arial"/>
          <w:kern w:val="0"/>
          <w:sz w:val="22"/>
          <w:lang w:val="en-US"/>
        </w:rPr>
        <w:t>(3–5,28)</w:t>
      </w:r>
      <w:r w:rsidR="0077652B">
        <w:rPr>
          <w:rFonts w:ascii="Arial" w:hAnsi="Arial" w:cs="Arial"/>
          <w:sz w:val="22"/>
          <w:szCs w:val="22"/>
        </w:rPr>
        <w:fldChar w:fldCharType="end"/>
      </w:r>
      <w:ins w:id="177" w:author="Joan Casey" w:date="2025-01-08T10:07:00Z" w16du:dateUtc="2025-01-08T18:07:00Z">
        <w:r w:rsidR="00DE7EB2">
          <w:rPr>
            <w:rFonts w:ascii="Arial" w:hAnsi="Arial" w:cs="Arial"/>
            <w:sz w:val="22"/>
            <w:szCs w:val="22"/>
          </w:rPr>
          <w:t>.</w:t>
        </w:r>
      </w:ins>
      <w:r w:rsidR="009406ED" w:rsidRPr="00BC7831">
        <w:rPr>
          <w:rFonts w:ascii="Arial" w:hAnsi="Arial" w:cs="Arial"/>
          <w:sz w:val="22"/>
          <w:szCs w:val="22"/>
        </w:rPr>
        <w:t xml:space="preserve"> </w:t>
      </w:r>
      <w:del w:id="178" w:author="Joan Casey" w:date="2025-01-08T10:08:00Z" w16du:dateUtc="2025-01-08T18:08:00Z">
        <w:r w:rsidR="00850DE5" w:rsidRPr="00BC7831" w:rsidDel="00DE7EB2">
          <w:rPr>
            <w:rFonts w:ascii="Arial" w:hAnsi="Arial" w:cs="Arial"/>
            <w:sz w:val="22"/>
            <w:szCs w:val="22"/>
          </w:rPr>
          <w:delText xml:space="preserve">Deng et al. </w:delText>
        </w:r>
      </w:del>
      <w:del w:id="179" w:author="Joan Casey" w:date="2025-01-08T10:07:00Z" w16du:dateUtc="2025-01-08T18:07:00Z">
        <w:r w:rsidR="00850DE5" w:rsidRPr="00BC7831" w:rsidDel="00DE7EB2">
          <w:rPr>
            <w:rFonts w:ascii="Arial" w:hAnsi="Arial" w:cs="Arial"/>
            <w:sz w:val="22"/>
            <w:szCs w:val="22"/>
          </w:rPr>
          <w:delText xml:space="preserve">showed </w:delText>
        </w:r>
      </w:del>
      <w:del w:id="180" w:author="Joan Casey" w:date="2025-01-08T10:08:00Z" w16du:dateUtc="2025-01-08T18:08:00Z">
        <w:r w:rsidR="00850DE5" w:rsidRPr="00BC7831" w:rsidDel="00DE7EB2">
          <w:rPr>
            <w:rFonts w:ascii="Arial" w:hAnsi="Arial" w:cs="Arial"/>
            <w:sz w:val="22"/>
            <w:szCs w:val="22"/>
          </w:rPr>
          <w:delText xml:space="preserve">that </w:delText>
        </w:r>
      </w:del>
      <w:del w:id="181" w:author="Joan Casey" w:date="2025-01-08T10:07:00Z" w16du:dateUtc="2025-01-08T18:07:00Z">
        <w:r w:rsidR="00850DE5" w:rsidRPr="00BC7831" w:rsidDel="00DE7EB2">
          <w:rPr>
            <w:rFonts w:ascii="Arial" w:hAnsi="Arial" w:cs="Arial"/>
            <w:sz w:val="22"/>
            <w:szCs w:val="22"/>
          </w:rPr>
          <w:delText xml:space="preserve">both </w:delText>
        </w:r>
      </w:del>
      <w:del w:id="182" w:author="Joan Casey" w:date="2025-01-08T10:08:00Z" w16du:dateUtc="2025-01-08T18:08:00Z">
        <w:r w:rsidR="00BB7AFC" w:rsidRPr="00BC7831" w:rsidDel="00DE7EB2">
          <w:rPr>
            <w:rFonts w:ascii="Arial" w:hAnsi="Arial" w:cs="Arial"/>
            <w:sz w:val="22"/>
            <w:szCs w:val="22"/>
          </w:rPr>
          <w:delText>CVD</w:delText>
        </w:r>
        <w:r w:rsidR="00850DE5" w:rsidRPr="00BC7831" w:rsidDel="00DE7EB2">
          <w:rPr>
            <w:rFonts w:ascii="Arial" w:hAnsi="Arial" w:cs="Arial"/>
            <w:sz w:val="22"/>
            <w:szCs w:val="22"/>
          </w:rPr>
          <w:delText xml:space="preserve"> and </w:delText>
        </w:r>
        <w:r w:rsidR="00BB7AFC" w:rsidRPr="00BC7831" w:rsidDel="00DE7EB2">
          <w:rPr>
            <w:rFonts w:ascii="Arial" w:hAnsi="Arial" w:cs="Arial"/>
            <w:sz w:val="22"/>
            <w:szCs w:val="22"/>
          </w:rPr>
          <w:delText xml:space="preserve">respiratory </w:delText>
        </w:r>
        <w:r w:rsidR="00E72B78" w:rsidRPr="00BC7831" w:rsidDel="00DE7EB2">
          <w:rPr>
            <w:rFonts w:ascii="Arial" w:hAnsi="Arial" w:cs="Arial"/>
            <w:sz w:val="22"/>
            <w:szCs w:val="22"/>
          </w:rPr>
          <w:delText xml:space="preserve">adult </w:delText>
        </w:r>
        <w:r w:rsidR="00155F39" w:rsidRPr="00BC7831" w:rsidDel="00DE7EB2">
          <w:rPr>
            <w:rFonts w:ascii="Arial" w:hAnsi="Arial" w:cs="Arial"/>
            <w:sz w:val="22"/>
            <w:szCs w:val="22"/>
          </w:rPr>
          <w:delText>emergency department</w:delText>
        </w:r>
        <w:r w:rsidR="009C01B4" w:rsidRPr="00BC7831" w:rsidDel="00DE7EB2">
          <w:rPr>
            <w:rFonts w:ascii="Arial" w:hAnsi="Arial" w:cs="Arial"/>
            <w:sz w:val="22"/>
            <w:szCs w:val="22"/>
          </w:rPr>
          <w:delText xml:space="preserve"> visits</w:delText>
        </w:r>
        <w:r w:rsidR="00850DE5" w:rsidRPr="00BC7831" w:rsidDel="00DE7EB2">
          <w:rPr>
            <w:rFonts w:ascii="Arial" w:hAnsi="Arial" w:cs="Arial"/>
            <w:sz w:val="22"/>
            <w:szCs w:val="22"/>
          </w:rPr>
          <w:delText xml:space="preserve"> increased </w:delText>
        </w:r>
        <w:r w:rsidR="003D3C59" w:rsidRPr="00BC7831" w:rsidDel="00DE7EB2">
          <w:rPr>
            <w:rFonts w:ascii="Arial" w:hAnsi="Arial" w:cs="Arial"/>
            <w:sz w:val="22"/>
            <w:szCs w:val="22"/>
          </w:rPr>
          <w:delText xml:space="preserve">following </w:delText>
        </w:r>
        <w:r w:rsidR="00850DE5" w:rsidRPr="00BC7831" w:rsidDel="00DE7EB2">
          <w:rPr>
            <w:rFonts w:ascii="Arial" w:hAnsi="Arial" w:cs="Arial"/>
            <w:sz w:val="22"/>
            <w:szCs w:val="22"/>
          </w:rPr>
          <w:delText>power outage</w:delText>
        </w:r>
        <w:r w:rsidR="00DE1CF1" w:rsidRPr="00BC7831" w:rsidDel="00DE7EB2">
          <w:rPr>
            <w:rFonts w:ascii="Arial" w:hAnsi="Arial" w:cs="Arial"/>
            <w:sz w:val="22"/>
            <w:szCs w:val="22"/>
          </w:rPr>
          <w:delText xml:space="preserve"> exposure</w:delText>
        </w:r>
        <w:r w:rsidR="007743E0" w:rsidRPr="00BC7831" w:rsidDel="00DE7EB2">
          <w:rPr>
            <w:rFonts w:ascii="Arial" w:hAnsi="Arial" w:cs="Arial"/>
            <w:sz w:val="22"/>
            <w:szCs w:val="22"/>
          </w:rPr>
          <w:delText xml:space="preserve"> in New York State</w:delText>
        </w:r>
        <w:r w:rsidR="00850DE5" w:rsidRPr="00BC7831" w:rsidDel="00DE7EB2">
          <w:rPr>
            <w:rFonts w:ascii="Arial" w:hAnsi="Arial" w:cs="Arial"/>
            <w:sz w:val="22"/>
            <w:szCs w:val="22"/>
          </w:rPr>
          <w:delText>,</w:delText>
        </w:r>
        <w:r w:rsidR="00863912" w:rsidRPr="00BC7831" w:rsidDel="00DE7EB2">
          <w:rPr>
            <w:rFonts w:ascii="Arial" w:hAnsi="Arial" w:cs="Arial"/>
            <w:sz w:val="22"/>
            <w:szCs w:val="22"/>
          </w:rPr>
          <w:delText xml:space="preserve"> with stronger effects in older adults</w:delText>
        </w:r>
      </w:del>
      <w:del w:id="183" w:author="Joan Casey" w:date="2025-01-08T10:07:00Z" w16du:dateUtc="2025-01-08T18:07:00Z">
        <w:r w:rsidR="00863912" w:rsidRPr="00BC7831" w:rsidDel="00DE7EB2">
          <w:rPr>
            <w:rFonts w:ascii="Arial" w:hAnsi="Arial" w:cs="Arial"/>
            <w:sz w:val="22"/>
            <w:szCs w:val="22"/>
          </w:rPr>
          <w:delText>.</w:delText>
        </w:r>
      </w:del>
      <w:del w:id="184" w:author="Joan Casey" w:date="2025-01-08T10:08:00Z" w16du:dateUtc="2025-01-08T18:08:00Z">
        <w:r w:rsidR="0077652B" w:rsidDel="00DE7EB2">
          <w:rPr>
            <w:rFonts w:ascii="Arial" w:hAnsi="Arial" w:cs="Arial"/>
            <w:sz w:val="22"/>
            <w:szCs w:val="22"/>
          </w:rPr>
          <w:fldChar w:fldCharType="begin"/>
        </w:r>
        <w:r w:rsidR="0077652B" w:rsidDel="00DE7EB2">
          <w:rPr>
            <w:rFonts w:ascii="Arial" w:hAnsi="Arial" w:cs="Arial"/>
            <w:sz w:val="22"/>
            <w:szCs w:val="22"/>
          </w:rPr>
          <w:delInstrText xml:space="preserve"> ADDIN ZOTERO_ITEM CSL_CITATION {"citationID":"iNnmoZwe","properties":{"formattedCitation":"(4)","plainCitation":"(4)","noteIndex":0},"citationItems":[{"id":194,"uris":["http://zotero.org/users/local/hHKggCUl/items/8L9T2PQA"],"itemData":{"id":194,"type":"article-journal","abstract":"BACKGROUND: While limited studies have evaluated the health impacts of thunderstorms and power outages (POs) separately, few have assessed their joint e</w:delInstrText>
        </w:r>
        <w:r w:rsidR="0077652B" w:rsidDel="00DE7EB2">
          <w:rPr>
            <w:rFonts w:ascii="Cambria Math" w:hAnsi="Cambria Math" w:cs="Cambria Math"/>
            <w:sz w:val="22"/>
            <w:szCs w:val="22"/>
          </w:rPr>
          <w:delInstrText>ﬀ</w:delInstrText>
        </w:r>
        <w:r w:rsidR="0077652B" w:rsidDel="00DE7EB2">
          <w:rPr>
            <w:rFonts w:ascii="Arial" w:hAnsi="Arial" w:cs="Arial"/>
            <w:sz w:val="22"/>
            <w:szCs w:val="22"/>
          </w:rPr>
          <w:delInstrText>ects. We aimed to investigate the individual and joint e</w:delInstrText>
        </w:r>
        <w:r w:rsidR="0077652B" w:rsidDel="00DE7EB2">
          <w:rPr>
            <w:rFonts w:ascii="Cambria Math" w:hAnsi="Cambria Math" w:cs="Cambria Math"/>
            <w:sz w:val="22"/>
            <w:szCs w:val="22"/>
          </w:rPr>
          <w:delInstrText>ﬀ</w:delInstrText>
        </w:r>
        <w:r w:rsidR="0077652B" w:rsidDel="00DE7EB2">
          <w:rPr>
            <w:rFonts w:ascii="Arial" w:hAnsi="Arial" w:cs="Arial"/>
            <w:sz w:val="22"/>
            <w:szCs w:val="22"/>
          </w:rPr>
          <w:del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delInstrText>
        </w:r>
        <w:r w:rsidR="0077652B" w:rsidDel="00DE7EB2">
          <w:rPr>
            <w:rFonts w:ascii="Cambria Math" w:hAnsi="Cambria Math" w:cs="Cambria Math"/>
            <w:sz w:val="22"/>
            <w:szCs w:val="22"/>
          </w:rPr>
          <w:delInstrText>ﬀ</w:delInstrText>
        </w:r>
        <w:r w:rsidR="0077652B" w:rsidDel="00DE7EB2">
          <w:rPr>
            <w:rFonts w:ascii="Arial" w:hAnsi="Arial" w:cs="Arial"/>
            <w:sz w:val="22"/>
            <w:szCs w:val="22"/>
          </w:rPr>
          <w:del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delInstrText>
        </w:r>
        <w:r w:rsidR="0077652B" w:rsidDel="00DE7EB2">
          <w:rPr>
            <w:rFonts w:ascii="Cambria Math" w:hAnsi="Cambria Math" w:cs="Cambria Math"/>
            <w:sz w:val="22"/>
            <w:szCs w:val="22"/>
          </w:rPr>
          <w:delInstrText>ﬀ</w:delInstrText>
        </w:r>
        <w:r w:rsidR="0077652B" w:rsidDel="00DE7EB2">
          <w:rPr>
            <w:rFonts w:ascii="Arial" w:hAnsi="Arial" w:cs="Arial"/>
            <w:sz w:val="22"/>
            <w:szCs w:val="22"/>
          </w:rPr>
          <w:del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delInstrText>
        </w:r>
        <w:r w:rsidR="0077652B" w:rsidDel="00DE7EB2">
          <w:rPr>
            <w:rFonts w:ascii="Cambria Math" w:hAnsi="Cambria Math" w:cs="Cambria Math"/>
            <w:sz w:val="22"/>
            <w:szCs w:val="22"/>
          </w:rPr>
          <w:delInstrText>ﬀ</w:delInstrText>
        </w:r>
        <w:r w:rsidR="0077652B" w:rsidDel="00DE7EB2">
          <w:rPr>
            <w:rFonts w:ascii="Arial" w:hAnsi="Arial" w:cs="Arial"/>
            <w:sz w:val="22"/>
            <w:szCs w:val="22"/>
          </w:rPr>
          <w:delInstrText>ect on both multiplicative and additive scales. Over 35% of the thunderstorm e</w:delInstrText>
        </w:r>
        <w:r w:rsidR="0077652B" w:rsidDel="00DE7EB2">
          <w:rPr>
            <w:rFonts w:ascii="Cambria Math" w:hAnsi="Cambria Math" w:cs="Cambria Math"/>
            <w:sz w:val="22"/>
            <w:szCs w:val="22"/>
          </w:rPr>
          <w:delInstrText>ﬀ</w:delInstrText>
        </w:r>
        <w:r w:rsidR="0077652B" w:rsidDel="00DE7EB2">
          <w:rPr>
            <w:rFonts w:ascii="Arial" w:hAnsi="Arial" w:cs="Arial"/>
            <w:sz w:val="22"/>
            <w:szCs w:val="22"/>
          </w:rPr>
          <w:delInstrText>ects were mediated by PM2:5 and RH.\nCONCLUSION: Thunderstorms accompanied by POs showed the strongest respiratory e</w:delInstrText>
        </w:r>
        <w:r w:rsidR="0077652B" w:rsidDel="00DE7EB2">
          <w:rPr>
            <w:rFonts w:ascii="Cambria Math" w:hAnsi="Cambria Math" w:cs="Cambria Math"/>
            <w:sz w:val="22"/>
            <w:szCs w:val="22"/>
          </w:rPr>
          <w:delInstrText>ﬀ</w:delInstrText>
        </w:r>
        <w:r w:rsidR="0077652B" w:rsidDel="00DE7EB2">
          <w:rPr>
            <w:rFonts w:ascii="Arial" w:hAnsi="Arial" w:cs="Arial"/>
            <w:sz w:val="22"/>
            <w:szCs w:val="22"/>
          </w:rPr>
          <w:delInstrText>ects. There were large disparities in thunderstorm–health associations by demographics. Meteorological factors and air pollution levels modiﬁed and mediated the thunderstorm–health e</w:delInstrText>
        </w:r>
        <w:r w:rsidR="0077652B" w:rsidDel="00DE7EB2">
          <w:rPr>
            <w:rFonts w:ascii="Cambria Math" w:hAnsi="Cambria Math" w:cs="Cambria Math"/>
            <w:sz w:val="22"/>
            <w:szCs w:val="22"/>
          </w:rPr>
          <w:delInstrText>ﬀ</w:delInstrText>
        </w:r>
        <w:r w:rsidR="0077652B" w:rsidDel="00DE7EB2">
          <w:rPr>
            <w:rFonts w:ascii="Arial" w:hAnsi="Arial" w:cs="Arial"/>
            <w:sz w:val="22"/>
            <w:szCs w:val="22"/>
          </w:rPr>
          <w:del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delInstrText>
        </w:r>
        <w:r w:rsidR="0077652B" w:rsidDel="00DE7EB2">
          <w:rPr>
            <w:rFonts w:ascii="Arial" w:hAnsi="Arial" w:cs="Arial"/>
            <w:sz w:val="22"/>
            <w:szCs w:val="22"/>
          </w:rPr>
          <w:fldChar w:fldCharType="separate"/>
        </w:r>
        <w:r w:rsidR="0077652B" w:rsidDel="00DE7EB2">
          <w:rPr>
            <w:rFonts w:ascii="Arial" w:hAnsi="Arial" w:cs="Arial"/>
            <w:noProof/>
            <w:sz w:val="22"/>
            <w:szCs w:val="22"/>
          </w:rPr>
          <w:delText>(4)</w:delText>
        </w:r>
        <w:r w:rsidR="0077652B" w:rsidDel="00DE7EB2">
          <w:rPr>
            <w:rFonts w:ascii="Arial" w:hAnsi="Arial" w:cs="Arial"/>
            <w:sz w:val="22"/>
            <w:szCs w:val="22"/>
          </w:rPr>
          <w:fldChar w:fldCharType="end"/>
        </w:r>
        <w:r w:rsidR="00863912" w:rsidRPr="00BC7831" w:rsidDel="00DE7EB2">
          <w:rPr>
            <w:rFonts w:ascii="Arial" w:hAnsi="Arial" w:cs="Arial"/>
            <w:sz w:val="22"/>
            <w:szCs w:val="22"/>
          </w:rPr>
          <w:delText xml:space="preserve"> </w:delText>
        </w:r>
      </w:del>
      <w:ins w:id="185" w:author="Joan Casey" w:date="2025-01-08T10:07:00Z" w16du:dateUtc="2025-01-08T18:07:00Z">
        <w:r w:rsidR="00DE7EB2">
          <w:rPr>
            <w:rFonts w:ascii="Arial" w:hAnsi="Arial" w:cs="Arial"/>
            <w:sz w:val="22"/>
            <w:szCs w:val="22"/>
          </w:rPr>
          <w:t>In N</w:t>
        </w:r>
      </w:ins>
      <w:ins w:id="186" w:author="Joan Casey" w:date="2025-01-08T10:08:00Z" w16du:dateUtc="2025-01-08T18:08:00Z">
        <w:r w:rsidR="00DE7EB2">
          <w:rPr>
            <w:rFonts w:ascii="Arial" w:hAnsi="Arial" w:cs="Arial"/>
            <w:sz w:val="22"/>
            <w:szCs w:val="22"/>
          </w:rPr>
          <w:t xml:space="preserve">ew York State, </w:t>
        </w:r>
      </w:ins>
      <w:r w:rsidR="00863912" w:rsidRPr="00BC7831">
        <w:rPr>
          <w:rFonts w:ascii="Arial" w:hAnsi="Arial" w:cs="Arial"/>
          <w:sz w:val="22"/>
          <w:szCs w:val="22"/>
        </w:rPr>
        <w:t>Deng et al.</w:t>
      </w:r>
      <w:r w:rsidR="00850DE5" w:rsidRPr="00BC7831">
        <w:rPr>
          <w:rFonts w:ascii="Arial" w:hAnsi="Arial" w:cs="Arial"/>
          <w:sz w:val="22"/>
          <w:szCs w:val="22"/>
        </w:rPr>
        <w:t xml:space="preserve"> found </w:t>
      </w:r>
      <w:r w:rsidR="00CA196D" w:rsidRPr="00BC7831">
        <w:rPr>
          <w:rFonts w:ascii="Arial" w:hAnsi="Arial" w:cs="Arial"/>
          <w:sz w:val="22"/>
          <w:szCs w:val="22"/>
        </w:rPr>
        <w:t>the largest</w:t>
      </w:r>
      <w:r w:rsidR="00850DE5" w:rsidRPr="00BC7831">
        <w:rPr>
          <w:rFonts w:ascii="Arial" w:hAnsi="Arial" w:cs="Arial"/>
          <w:sz w:val="22"/>
          <w:szCs w:val="22"/>
        </w:rPr>
        <w:t xml:space="preserve"> increases in CVD </w:t>
      </w:r>
      <w:r w:rsidR="00A7511D" w:rsidRPr="00BC7831">
        <w:rPr>
          <w:rFonts w:ascii="Arial" w:hAnsi="Arial" w:cs="Arial"/>
          <w:sz w:val="22"/>
          <w:szCs w:val="22"/>
        </w:rPr>
        <w:t>emergency department</w:t>
      </w:r>
      <w:r w:rsidR="0081233E" w:rsidRPr="00BC7831">
        <w:rPr>
          <w:rFonts w:ascii="Arial" w:hAnsi="Arial" w:cs="Arial"/>
          <w:sz w:val="22"/>
          <w:szCs w:val="22"/>
        </w:rPr>
        <w:t xml:space="preserve"> </w:t>
      </w:r>
      <w:r w:rsidR="00850DE5" w:rsidRPr="00BC7831">
        <w:rPr>
          <w:rFonts w:ascii="Arial" w:hAnsi="Arial" w:cs="Arial"/>
          <w:sz w:val="22"/>
          <w:szCs w:val="22"/>
        </w:rPr>
        <w:t xml:space="preserve">visits the day after exposure, </w:t>
      </w:r>
      <w:r w:rsidR="007C0B2D" w:rsidRPr="00BC7831">
        <w:rPr>
          <w:rFonts w:ascii="Arial" w:hAnsi="Arial" w:cs="Arial"/>
          <w:sz w:val="22"/>
          <w:szCs w:val="22"/>
        </w:rPr>
        <w:t xml:space="preserve">while </w:t>
      </w:r>
      <w:r w:rsidR="00850DE5" w:rsidRPr="00BC7831">
        <w:rPr>
          <w:rFonts w:ascii="Arial" w:hAnsi="Arial" w:cs="Arial"/>
          <w:sz w:val="22"/>
          <w:szCs w:val="22"/>
        </w:rPr>
        <w:t>respiratory visits</w:t>
      </w:r>
      <w:r w:rsidR="007C0B2D" w:rsidRPr="00BC7831">
        <w:rPr>
          <w:rFonts w:ascii="Arial" w:hAnsi="Arial" w:cs="Arial"/>
          <w:sz w:val="22"/>
          <w:szCs w:val="22"/>
        </w:rPr>
        <w:t xml:space="preserve"> increased most</w:t>
      </w:r>
      <w:r w:rsidR="00850DE5" w:rsidRPr="00BC7831">
        <w:rPr>
          <w:rFonts w:ascii="Arial" w:hAnsi="Arial" w:cs="Arial"/>
          <w:sz w:val="22"/>
          <w:szCs w:val="22"/>
        </w:rPr>
        <w:t xml:space="preserve"> </w:t>
      </w:r>
      <w:del w:id="187" w:author="Joan Casey" w:date="2025-01-08T10:08:00Z" w16du:dateUtc="2025-01-08T18:08:00Z">
        <w:r w:rsidR="00850DE5" w:rsidRPr="00BC7831" w:rsidDel="00DE7EB2">
          <w:rPr>
            <w:rFonts w:ascii="Arial" w:hAnsi="Arial" w:cs="Arial"/>
            <w:sz w:val="22"/>
            <w:szCs w:val="22"/>
          </w:rPr>
          <w:delText xml:space="preserve">the </w:delText>
        </w:r>
      </w:del>
      <w:ins w:id="188" w:author="Joan Casey" w:date="2025-01-08T10:08:00Z" w16du:dateUtc="2025-01-08T18:08:00Z">
        <w:r w:rsidR="00DE7EB2">
          <w:rPr>
            <w:rFonts w:ascii="Arial" w:hAnsi="Arial" w:cs="Arial"/>
            <w:sz w:val="22"/>
            <w:szCs w:val="22"/>
          </w:rPr>
          <w:t>on the</w:t>
        </w:r>
        <w:r w:rsidR="00DE7EB2" w:rsidRPr="00BC7831">
          <w:rPr>
            <w:rFonts w:ascii="Arial" w:hAnsi="Arial" w:cs="Arial"/>
            <w:sz w:val="22"/>
            <w:szCs w:val="22"/>
          </w:rPr>
          <w:t xml:space="preserve"> </w:t>
        </w:r>
      </w:ins>
      <w:r w:rsidR="00850DE5" w:rsidRPr="00BC7831">
        <w:rPr>
          <w:rFonts w:ascii="Arial" w:hAnsi="Arial" w:cs="Arial"/>
          <w:sz w:val="22"/>
          <w:szCs w:val="22"/>
        </w:rPr>
        <w:t>day of exposure</w:t>
      </w:r>
      <w:r w:rsidR="00E5206C" w:rsidRPr="00BC7831">
        <w:rPr>
          <w:rFonts w:ascii="Arial" w:hAnsi="Arial" w:cs="Arial"/>
          <w:sz w:val="22"/>
          <w:szCs w:val="22"/>
        </w:rPr>
        <w:t xml:space="preserve">; </w:t>
      </w:r>
      <w:ins w:id="189" w:author="Joan Casey" w:date="2025-01-08T10:08:00Z" w16du:dateUtc="2025-01-08T18:08:00Z">
        <w:r w:rsidR="00DE7EB2">
          <w:rPr>
            <w:rFonts w:ascii="Arial" w:hAnsi="Arial" w:cs="Arial"/>
            <w:sz w:val="22"/>
            <w:szCs w:val="22"/>
          </w:rPr>
          <w:t>the same</w:t>
        </w:r>
      </w:ins>
      <w:del w:id="190" w:author="Joan Casey" w:date="2025-01-08T10:08:00Z" w16du:dateUtc="2025-01-08T18:08:00Z">
        <w:r w:rsidR="00E5206C" w:rsidRPr="00BC7831" w:rsidDel="00DE7EB2">
          <w:rPr>
            <w:rFonts w:ascii="Arial" w:hAnsi="Arial" w:cs="Arial"/>
            <w:sz w:val="22"/>
            <w:szCs w:val="22"/>
          </w:rPr>
          <w:delText>a</w:delText>
        </w:r>
      </w:del>
      <w:r w:rsidR="00E5206C" w:rsidRPr="00BC7831">
        <w:rPr>
          <w:rFonts w:ascii="Arial" w:hAnsi="Arial" w:cs="Arial"/>
          <w:sz w:val="22"/>
          <w:szCs w:val="22"/>
        </w:rPr>
        <w:t xml:space="preserve"> </w:t>
      </w:r>
      <w:del w:id="191" w:author="Joan Casey" w:date="2025-01-08T10:08:00Z" w16du:dateUtc="2025-01-08T18:08:00Z">
        <w:r w:rsidR="00E5206C" w:rsidRPr="00BC7831" w:rsidDel="00DE7EB2">
          <w:rPr>
            <w:rFonts w:ascii="Arial" w:hAnsi="Arial" w:cs="Arial"/>
            <w:sz w:val="22"/>
            <w:szCs w:val="22"/>
          </w:rPr>
          <w:delText xml:space="preserve">similar </w:delText>
        </w:r>
      </w:del>
      <w:r w:rsidR="00E5206C" w:rsidRPr="00BC7831">
        <w:rPr>
          <w:rFonts w:ascii="Arial" w:hAnsi="Arial" w:cs="Arial"/>
          <w:sz w:val="22"/>
          <w:szCs w:val="22"/>
        </w:rPr>
        <w:t>pattern</w:t>
      </w:r>
      <w:r w:rsidR="00664231" w:rsidRPr="00BC7831">
        <w:rPr>
          <w:rFonts w:ascii="Arial" w:hAnsi="Arial" w:cs="Arial"/>
          <w:sz w:val="22"/>
          <w:szCs w:val="22"/>
        </w:rPr>
        <w:t xml:space="preserve"> </w:t>
      </w:r>
      <w:del w:id="192" w:author="Joan Casey" w:date="2025-01-08T10:08:00Z" w16du:dateUtc="2025-01-08T18:08:00Z">
        <w:r w:rsidR="00E5206C" w:rsidRPr="00BC7831" w:rsidDel="00DE7EB2">
          <w:rPr>
            <w:rFonts w:ascii="Arial" w:hAnsi="Arial" w:cs="Arial"/>
            <w:sz w:val="22"/>
            <w:szCs w:val="22"/>
          </w:rPr>
          <w:delText>to</w:delText>
        </w:r>
        <w:r w:rsidR="00664231" w:rsidRPr="00BC7831" w:rsidDel="00DE7EB2">
          <w:rPr>
            <w:rFonts w:ascii="Arial" w:hAnsi="Arial" w:cs="Arial"/>
            <w:sz w:val="22"/>
            <w:szCs w:val="22"/>
          </w:rPr>
          <w:delText xml:space="preserve"> </w:delText>
        </w:r>
      </w:del>
      <w:ins w:id="193" w:author="Joan Casey" w:date="2025-01-08T10:08:00Z" w16du:dateUtc="2025-01-08T18:08:00Z">
        <w:r w:rsidR="00DE7EB2">
          <w:rPr>
            <w:rFonts w:ascii="Arial" w:hAnsi="Arial" w:cs="Arial"/>
            <w:sz w:val="22"/>
            <w:szCs w:val="22"/>
          </w:rPr>
          <w:t>as</w:t>
        </w:r>
        <w:r w:rsidR="00DE7EB2" w:rsidRPr="00BC7831">
          <w:rPr>
            <w:rFonts w:ascii="Arial" w:hAnsi="Arial" w:cs="Arial"/>
            <w:sz w:val="22"/>
            <w:szCs w:val="22"/>
          </w:rPr>
          <w:t xml:space="preserve"> </w:t>
        </w:r>
      </w:ins>
      <w:r w:rsidR="00664231" w:rsidRPr="00BC7831">
        <w:rPr>
          <w:rFonts w:ascii="Arial" w:hAnsi="Arial" w:cs="Arial"/>
          <w:sz w:val="22"/>
          <w:szCs w:val="22"/>
        </w:rPr>
        <w:t>our results</w:t>
      </w:r>
      <w:r w:rsidR="00A24237" w:rsidRPr="00BC7831">
        <w:rPr>
          <w:rFonts w:ascii="Arial" w:hAnsi="Arial" w:cs="Arial"/>
          <w:sz w:val="22"/>
          <w:szCs w:val="22"/>
        </w:rPr>
        <w:t xml:space="preserve">. </w:t>
      </w:r>
      <w:r w:rsidR="003D58AA" w:rsidRPr="00BC7831">
        <w:rPr>
          <w:rFonts w:ascii="Arial" w:hAnsi="Arial" w:cs="Arial"/>
          <w:sz w:val="22"/>
          <w:szCs w:val="22"/>
        </w:rPr>
        <w:t>Using New York State-specific power outage data</w:t>
      </w:r>
      <w:r w:rsidR="009F1728" w:rsidRPr="00BC7831">
        <w:rPr>
          <w:rFonts w:ascii="Arial" w:hAnsi="Arial" w:cs="Arial"/>
          <w:sz w:val="22"/>
          <w:szCs w:val="22"/>
        </w:rPr>
        <w:t xml:space="preserve"> with high spatial resolution</w:t>
      </w:r>
      <w:r w:rsidR="003D58AA" w:rsidRPr="00BC7831">
        <w:rPr>
          <w:rFonts w:ascii="Arial" w:hAnsi="Arial" w:cs="Arial"/>
          <w:sz w:val="22"/>
          <w:szCs w:val="22"/>
        </w:rPr>
        <w:t xml:space="preserve">, </w:t>
      </w:r>
      <w:r w:rsidR="00FE7EE3" w:rsidRPr="00BC7831">
        <w:rPr>
          <w:rFonts w:ascii="Arial" w:hAnsi="Arial" w:cs="Arial"/>
          <w:sz w:val="22"/>
          <w:szCs w:val="22"/>
        </w:rPr>
        <w:t xml:space="preserve">Do et al. measured the effects of power outage on CVD hospitalizations in Medicare beneficiaries 65+ in </w:t>
      </w:r>
      <w:r w:rsidR="00167594" w:rsidRPr="00BC7831">
        <w:rPr>
          <w:rFonts w:ascii="Arial" w:hAnsi="Arial" w:cs="Arial"/>
          <w:sz w:val="22"/>
          <w:szCs w:val="22"/>
        </w:rPr>
        <w:t>N</w:t>
      </w:r>
      <w:r w:rsidR="00FE7EE3" w:rsidRPr="00BC7831">
        <w:rPr>
          <w:rFonts w:ascii="Arial" w:hAnsi="Arial" w:cs="Arial"/>
          <w:sz w:val="22"/>
          <w:szCs w:val="22"/>
        </w:rPr>
        <w:t xml:space="preserve">ew York </w:t>
      </w:r>
      <w:r w:rsidR="00167594" w:rsidRPr="00BC7831">
        <w:rPr>
          <w:rFonts w:ascii="Arial" w:hAnsi="Arial" w:cs="Arial"/>
          <w:sz w:val="22"/>
          <w:szCs w:val="22"/>
        </w:rPr>
        <w:t>S</w:t>
      </w:r>
      <w:r w:rsidR="00FE7EE3" w:rsidRPr="00BC7831">
        <w:rPr>
          <w:rFonts w:ascii="Arial" w:hAnsi="Arial" w:cs="Arial"/>
          <w:sz w:val="22"/>
          <w:szCs w:val="22"/>
        </w:rPr>
        <w:t>tate</w:t>
      </w:r>
      <w:r w:rsidR="002C6AAF" w:rsidRPr="00BC7831">
        <w:rPr>
          <w:rFonts w:ascii="Arial" w:hAnsi="Arial" w:cs="Arial"/>
          <w:sz w:val="22"/>
          <w:szCs w:val="22"/>
        </w:rPr>
        <w:t xml:space="preserve"> </w:t>
      </w:r>
      <w:r w:rsidR="00BC2498" w:rsidRPr="00BC7831">
        <w:rPr>
          <w:rFonts w:ascii="Arial" w:hAnsi="Arial" w:cs="Arial"/>
          <w:sz w:val="22"/>
          <w:szCs w:val="22"/>
        </w:rPr>
        <w:t>from</w:t>
      </w:r>
      <w:r w:rsidR="002C6AAF" w:rsidRPr="00BC7831">
        <w:rPr>
          <w:rFonts w:ascii="Arial" w:hAnsi="Arial" w:cs="Arial"/>
          <w:sz w:val="22"/>
          <w:szCs w:val="22"/>
        </w:rPr>
        <w:t xml:space="preserve"> 2017-2018</w:t>
      </w:r>
      <w:del w:id="194" w:author="Joan Casey" w:date="2025-01-08T10:09:00Z" w16du:dateUtc="2025-01-08T18:09:00Z">
        <w:r w:rsidR="00FE7EE3" w:rsidRPr="00BC7831" w:rsidDel="00DE7EB2">
          <w:rPr>
            <w:rFonts w:ascii="Arial" w:hAnsi="Arial" w:cs="Arial"/>
            <w:sz w:val="22"/>
            <w:szCs w:val="22"/>
          </w:rPr>
          <w:delText xml:space="preserve">, </w:delText>
        </w:r>
        <w:r w:rsidR="00000C70" w:rsidRPr="00BC7831" w:rsidDel="00DE7EB2">
          <w:rPr>
            <w:rFonts w:ascii="Arial" w:hAnsi="Arial" w:cs="Arial"/>
            <w:sz w:val="22"/>
            <w:szCs w:val="22"/>
          </w:rPr>
          <w:delText xml:space="preserve">a </w:delText>
        </w:r>
        <w:r w:rsidR="00A144F7" w:rsidRPr="00BC7831" w:rsidDel="00DE7EB2">
          <w:rPr>
            <w:rFonts w:ascii="Arial" w:hAnsi="Arial" w:cs="Arial"/>
            <w:sz w:val="22"/>
            <w:szCs w:val="22"/>
          </w:rPr>
          <w:delText xml:space="preserve">study population </w:delText>
        </w:r>
      </w:del>
      <w:del w:id="195" w:author="Joan Casey" w:date="2025-01-08T10:08:00Z" w16du:dateUtc="2025-01-08T18:08:00Z">
        <w:r w:rsidR="00A144F7" w:rsidRPr="00BC7831" w:rsidDel="00DE7EB2">
          <w:rPr>
            <w:rFonts w:ascii="Arial" w:hAnsi="Arial" w:cs="Arial"/>
            <w:sz w:val="22"/>
            <w:szCs w:val="22"/>
          </w:rPr>
          <w:delText>which</w:delText>
        </w:r>
      </w:del>
      <w:del w:id="196" w:author="Joan Casey" w:date="2025-01-08T10:09:00Z" w16du:dateUtc="2025-01-08T18:09:00Z">
        <w:r w:rsidR="00A144F7" w:rsidRPr="00BC7831" w:rsidDel="00DE7EB2">
          <w:rPr>
            <w:rFonts w:ascii="Arial" w:hAnsi="Arial" w:cs="Arial"/>
            <w:sz w:val="22"/>
            <w:szCs w:val="22"/>
          </w:rPr>
          <w:delText xml:space="preserve"> overlaps with </w:delText>
        </w:r>
        <w:r w:rsidR="00000C70" w:rsidRPr="00BC7831" w:rsidDel="00DE7EB2">
          <w:rPr>
            <w:rFonts w:ascii="Arial" w:hAnsi="Arial" w:cs="Arial"/>
            <w:sz w:val="22"/>
            <w:szCs w:val="22"/>
          </w:rPr>
          <w:delText>our study population</w:delText>
        </w:r>
      </w:del>
      <w:ins w:id="197" w:author="Joan Casey" w:date="2025-01-08T10:09:00Z" w16du:dateUtc="2025-01-08T18:09:00Z">
        <w:r w:rsidR="00DE7EB2">
          <w:rPr>
            <w:rFonts w:ascii="Arial" w:hAnsi="Arial" w:cs="Arial"/>
            <w:sz w:val="22"/>
            <w:szCs w:val="22"/>
          </w:rPr>
          <w:t>, which overlaps our study period and population</w:t>
        </w:r>
      </w:ins>
      <w:r w:rsidR="00000C70" w:rsidRPr="00BC7831">
        <w:rPr>
          <w:rFonts w:ascii="Arial" w:hAnsi="Arial" w:cs="Arial"/>
          <w:sz w:val="22"/>
          <w:szCs w:val="22"/>
        </w:rPr>
        <w:t xml:space="preserve">. </w:t>
      </w:r>
      <w:del w:id="198" w:author="Joan Casey" w:date="2025-01-08T10:09:00Z" w16du:dateUtc="2025-01-08T18:09:00Z">
        <w:r w:rsidR="00000C70" w:rsidRPr="00BC7831" w:rsidDel="00DE7EB2">
          <w:rPr>
            <w:rFonts w:ascii="Arial" w:hAnsi="Arial" w:cs="Arial"/>
            <w:sz w:val="22"/>
            <w:szCs w:val="22"/>
          </w:rPr>
          <w:delText>Do et al.</w:delText>
        </w:r>
      </w:del>
      <w:ins w:id="199" w:author="Joan Casey" w:date="2025-01-08T10:09:00Z" w16du:dateUtc="2025-01-08T18:09:00Z">
        <w:r w:rsidR="00DE7EB2">
          <w:rPr>
            <w:rFonts w:ascii="Arial" w:hAnsi="Arial" w:cs="Arial"/>
            <w:sz w:val="22"/>
            <w:szCs w:val="22"/>
          </w:rPr>
          <w:t>They</w:t>
        </w:r>
      </w:ins>
      <w:r w:rsidR="009F3815" w:rsidRPr="00BC7831">
        <w:rPr>
          <w:rFonts w:ascii="Arial" w:hAnsi="Arial" w:cs="Arial"/>
          <w:sz w:val="22"/>
          <w:szCs w:val="22"/>
        </w:rPr>
        <w:t xml:space="preserve"> </w:t>
      </w:r>
      <w:r w:rsidR="00FE7EE3" w:rsidRPr="00BC7831">
        <w:rPr>
          <w:rFonts w:ascii="Arial" w:hAnsi="Arial" w:cs="Arial"/>
          <w:sz w:val="22"/>
          <w:szCs w:val="22"/>
        </w:rPr>
        <w:t xml:space="preserve">found elevated emergency CVD hospitalizations </w:t>
      </w:r>
      <w:r w:rsidR="00A22D19" w:rsidRPr="00BC7831">
        <w:rPr>
          <w:rFonts w:ascii="Arial" w:hAnsi="Arial" w:cs="Arial"/>
          <w:sz w:val="22"/>
          <w:szCs w:val="22"/>
        </w:rPr>
        <w:lastRenderedPageBreak/>
        <w:t xml:space="preserve">one day </w:t>
      </w:r>
      <w:r w:rsidR="00FE7EE3" w:rsidRPr="00BC7831">
        <w:rPr>
          <w:rFonts w:ascii="Arial" w:hAnsi="Arial" w:cs="Arial"/>
          <w:sz w:val="22"/>
          <w:szCs w:val="22"/>
        </w:rPr>
        <w:t xml:space="preserve">after </w:t>
      </w:r>
      <w:r w:rsidR="0051254F" w:rsidRPr="00BC7831">
        <w:rPr>
          <w:rFonts w:ascii="Arial" w:hAnsi="Arial" w:cs="Arial"/>
          <w:sz w:val="22"/>
          <w:szCs w:val="22"/>
        </w:rPr>
        <w:t xml:space="preserve">power outage </w:t>
      </w:r>
      <w:r w:rsidR="00FE7EE3" w:rsidRPr="00BC7831">
        <w:rPr>
          <w:rFonts w:ascii="Arial" w:hAnsi="Arial" w:cs="Arial"/>
          <w:sz w:val="22"/>
          <w:szCs w:val="22"/>
        </w:rPr>
        <w:t>exposure, though confidence intervals crossed the null</w:t>
      </w:r>
      <w:ins w:id="200" w:author="Joan Casey" w:date="2025-01-08T10:09:00Z" w16du:dateUtc="2025-01-08T18:09:00Z">
        <w:r w:rsidR="00DE7EB2">
          <w:rPr>
            <w:rFonts w:ascii="Arial" w:hAnsi="Arial" w:cs="Arial"/>
            <w:sz w:val="22"/>
            <w:szCs w:val="22"/>
          </w:rPr>
          <w:t xml:space="preserve"> </w:t>
        </w:r>
      </w:ins>
      <w:del w:id="201" w:author="Joan Casey" w:date="2025-01-08T10:09:00Z" w16du:dateUtc="2025-01-08T18:09:00Z">
        <w:r w:rsidR="00FE7EE3" w:rsidRPr="00BC7831" w:rsidDel="00DE7EB2">
          <w:rPr>
            <w:rFonts w:ascii="Arial" w:hAnsi="Arial" w:cs="Arial"/>
            <w:sz w:val="22"/>
            <w:szCs w:val="22"/>
          </w:rPr>
          <w:delText>.</w:delText>
        </w:r>
      </w:del>
      <w:r w:rsidR="0077652B">
        <w:rPr>
          <w:rFonts w:ascii="Arial" w:hAnsi="Arial" w:cs="Arial"/>
          <w:sz w:val="22"/>
          <w:szCs w:val="22"/>
        </w:rPr>
        <w:fldChar w:fldCharType="begin"/>
      </w:r>
      <w:r w:rsidR="0077652B">
        <w:rPr>
          <w:rFonts w:ascii="Arial" w:hAnsi="Arial" w:cs="Arial"/>
          <w:sz w:val="22"/>
          <w:szCs w:val="22"/>
        </w:rPr>
        <w:instrText xml:space="preserve"> ADDIN ZOTERO_ITEM CSL_CITATION {"citationID":"LGZTKj7L","properties":{"formattedCitation":"(28)","plainCitation":"(28)","noteIndex":0},"citationItems":[{"id":240,"uris":["http://zotero.org/users/local/hHKggCUl/items/534RADTL"],"itemData":{"id":240,"type":"article-journal","container-title":"Under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77652B">
        <w:rPr>
          <w:rFonts w:ascii="Arial" w:hAnsi="Arial" w:cs="Arial"/>
          <w:sz w:val="22"/>
          <w:szCs w:val="22"/>
        </w:rPr>
        <w:fldChar w:fldCharType="separate"/>
      </w:r>
      <w:r w:rsidR="0077652B">
        <w:rPr>
          <w:rFonts w:ascii="Arial" w:hAnsi="Arial" w:cs="Arial"/>
          <w:noProof/>
          <w:sz w:val="22"/>
          <w:szCs w:val="22"/>
        </w:rPr>
        <w:t>(28)</w:t>
      </w:r>
      <w:r w:rsidR="0077652B">
        <w:rPr>
          <w:rFonts w:ascii="Arial" w:hAnsi="Arial" w:cs="Arial"/>
          <w:sz w:val="22"/>
          <w:szCs w:val="22"/>
        </w:rPr>
        <w:fldChar w:fldCharType="end"/>
      </w:r>
      <w:ins w:id="202" w:author="Joan Casey" w:date="2025-01-08T10:09:00Z" w16du:dateUtc="2025-01-08T18:09:00Z">
        <w:r w:rsidR="00DE7EB2">
          <w:rPr>
            <w:rFonts w:ascii="Arial" w:hAnsi="Arial" w:cs="Arial"/>
            <w:sz w:val="22"/>
            <w:szCs w:val="22"/>
          </w:rPr>
          <w:t>.</w:t>
        </w:r>
      </w:ins>
      <w:r w:rsidR="00BC47A6" w:rsidRPr="00BC7831">
        <w:rPr>
          <w:rFonts w:ascii="Arial" w:hAnsi="Arial" w:cs="Arial"/>
          <w:sz w:val="22"/>
          <w:szCs w:val="22"/>
        </w:rPr>
        <w:t xml:space="preserve"> </w:t>
      </w:r>
      <w:r w:rsidR="003E7158" w:rsidRPr="00BC7831">
        <w:rPr>
          <w:rFonts w:ascii="Arial" w:hAnsi="Arial" w:cs="Arial"/>
          <w:sz w:val="22"/>
          <w:szCs w:val="22"/>
        </w:rPr>
        <w:t xml:space="preserve">We </w:t>
      </w:r>
      <w:r w:rsidR="00BC47A6" w:rsidRPr="00BC7831">
        <w:rPr>
          <w:rFonts w:ascii="Arial" w:hAnsi="Arial" w:cs="Arial"/>
          <w:sz w:val="22"/>
          <w:szCs w:val="22"/>
        </w:rPr>
        <w:t>estimated similar effects with more precision</w:t>
      </w:r>
      <w:r w:rsidR="003E7158" w:rsidRPr="00BC7831">
        <w:rPr>
          <w:rFonts w:ascii="Arial" w:hAnsi="Arial" w:cs="Arial"/>
          <w:sz w:val="22"/>
          <w:szCs w:val="22"/>
        </w:rPr>
        <w:t xml:space="preserve"> because of our</w:t>
      </w:r>
      <w:r w:rsidR="00831421" w:rsidRPr="00BC7831">
        <w:rPr>
          <w:rFonts w:ascii="Arial" w:hAnsi="Arial" w:cs="Arial"/>
          <w:sz w:val="22"/>
          <w:szCs w:val="22"/>
        </w:rPr>
        <w:t xml:space="preserve"> larger study population</w:t>
      </w:r>
      <w:r w:rsidR="003E7158" w:rsidRPr="00BC7831">
        <w:rPr>
          <w:rFonts w:ascii="Arial" w:hAnsi="Arial" w:cs="Arial"/>
          <w:sz w:val="22"/>
          <w:szCs w:val="22"/>
        </w:rPr>
        <w:t xml:space="preserve">. </w:t>
      </w:r>
    </w:p>
    <w:p w14:paraId="1C5E1DD1" w14:textId="7B34E9E9" w:rsidR="00BA4F80" w:rsidRPr="00BC7831" w:rsidRDefault="00BA4F80" w:rsidP="001C6B07">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w:t>
      </w:r>
      <w:commentRangeStart w:id="203"/>
      <w:ins w:id="204" w:author="Joan Casey" w:date="2025-01-08T10:10:00Z" w16du:dateUtc="2025-01-08T18:10:00Z">
        <w:r w:rsidR="00DE7EB2">
          <w:rPr>
            <w:rFonts w:ascii="Arial" w:hAnsi="Arial" w:cs="Arial"/>
            <w:sz w:val="22"/>
            <w:szCs w:val="22"/>
          </w:rPr>
          <w:t>stress</w:t>
        </w:r>
        <w:commentRangeEnd w:id="203"/>
        <w:r w:rsidR="00DE7EB2">
          <w:rPr>
            <w:rStyle w:val="CommentReference"/>
          </w:rPr>
          <w:commentReference w:id="203"/>
        </w:r>
        <w:r w:rsidR="00DE7EB2">
          <w:rPr>
            <w:rFonts w:ascii="Arial" w:hAnsi="Arial" w:cs="Arial"/>
            <w:sz w:val="22"/>
            <w:szCs w:val="22"/>
          </w:rPr>
          <w:t xml:space="preserve">, </w:t>
        </w:r>
      </w:ins>
      <w:r w:rsidRPr="00BC7831">
        <w:rPr>
          <w:rFonts w:ascii="Arial" w:hAnsi="Arial" w:cs="Arial"/>
          <w:sz w:val="22"/>
          <w:szCs w:val="22"/>
        </w:rPr>
        <w:t xml:space="preserve">and loss of </w:t>
      </w:r>
      <w:r w:rsidR="002A7564" w:rsidRPr="00BC7831">
        <w:rPr>
          <w:rFonts w:ascii="Arial" w:hAnsi="Arial" w:cs="Arial"/>
          <w:sz w:val="22"/>
          <w:szCs w:val="22"/>
        </w:rPr>
        <w:t>electricity to life-sustaining medical devices</w:t>
      </w:r>
      <w:r w:rsidR="00772733" w:rsidRPr="00BC7831">
        <w:rPr>
          <w:rFonts w:ascii="Arial" w:hAnsi="Arial" w:cs="Arial"/>
          <w:sz w:val="22"/>
          <w:szCs w:val="22"/>
        </w:rPr>
        <w:t xml:space="preserve"> and mobility </w:t>
      </w:r>
      <w:r w:rsidR="00745119" w:rsidRPr="00BC7831">
        <w:rPr>
          <w:rFonts w:ascii="Arial" w:hAnsi="Arial" w:cs="Arial"/>
          <w:sz w:val="22"/>
          <w:szCs w:val="22"/>
        </w:rPr>
        <w:t>aids</w:t>
      </w:r>
      <w:r w:rsidR="002A7564" w:rsidRPr="00BC7831">
        <w:rPr>
          <w:rFonts w:ascii="Arial" w:hAnsi="Arial" w:cs="Arial"/>
          <w:sz w:val="22"/>
          <w:szCs w:val="22"/>
        </w:rPr>
        <w:t xml:space="preserve">. </w:t>
      </w:r>
      <w:r w:rsidR="00404F0B" w:rsidRPr="00BC7831">
        <w:rPr>
          <w:rFonts w:ascii="Arial" w:hAnsi="Arial" w:cs="Arial"/>
          <w:sz w:val="22"/>
          <w:szCs w:val="22"/>
        </w:rPr>
        <w:t>Power outages may also cause changes in indoor air quality</w:t>
      </w:r>
      <w:ins w:id="205" w:author="Joan Casey" w:date="2025-01-08T10:12:00Z" w16du:dateUtc="2025-01-08T18:12:00Z">
        <w:r w:rsidR="00DE7EB2">
          <w:rPr>
            <w:rFonts w:ascii="Arial" w:hAnsi="Arial" w:cs="Arial"/>
            <w:sz w:val="22"/>
            <w:szCs w:val="22"/>
          </w:rPr>
          <w:t xml:space="preserve"> when</w:t>
        </w:r>
      </w:ins>
      <w:r w:rsidR="00B45843" w:rsidRPr="00BC7831">
        <w:rPr>
          <w:rFonts w:ascii="Arial" w:hAnsi="Arial" w:cs="Arial"/>
          <w:sz w:val="22"/>
          <w:szCs w:val="22"/>
        </w:rPr>
        <w:t xml:space="preserve"> </w:t>
      </w:r>
      <w:del w:id="206" w:author="Joan Casey" w:date="2025-01-08T10:12:00Z" w16du:dateUtc="2025-01-08T18:12:00Z">
        <w:r w:rsidR="008745C3" w:rsidRPr="00BC7831" w:rsidDel="00DE7EB2">
          <w:rPr>
            <w:rFonts w:ascii="Arial" w:hAnsi="Arial" w:cs="Arial"/>
            <w:sz w:val="22"/>
            <w:szCs w:val="22"/>
          </w:rPr>
          <w:delText>from</w:delText>
        </w:r>
        <w:r w:rsidR="00FF4525" w:rsidRPr="00BC7831" w:rsidDel="00DE7EB2">
          <w:rPr>
            <w:rFonts w:ascii="Arial" w:hAnsi="Arial" w:cs="Arial"/>
            <w:sz w:val="22"/>
            <w:szCs w:val="22"/>
          </w:rPr>
          <w:delText xml:space="preserve"> loss of electricity to </w:delText>
        </w:r>
      </w:del>
      <w:r w:rsidR="00FF4525" w:rsidRPr="00BC7831">
        <w:rPr>
          <w:rFonts w:ascii="Arial" w:hAnsi="Arial" w:cs="Arial"/>
          <w:sz w:val="22"/>
          <w:szCs w:val="22"/>
        </w:rPr>
        <w:t>dehumidifiers, air purifiers</w:t>
      </w:r>
      <w:r w:rsidR="00DA2B1E" w:rsidRPr="00BC7831">
        <w:rPr>
          <w:rFonts w:ascii="Arial" w:hAnsi="Arial" w:cs="Arial"/>
          <w:sz w:val="22"/>
          <w:szCs w:val="22"/>
        </w:rPr>
        <w:t>,</w:t>
      </w:r>
      <w:r w:rsidR="00FF4525" w:rsidRPr="00BC7831">
        <w:rPr>
          <w:rFonts w:ascii="Arial" w:hAnsi="Arial" w:cs="Arial"/>
          <w:sz w:val="22"/>
          <w:szCs w:val="22"/>
        </w:rPr>
        <w:t xml:space="preserve"> and ventilation systems</w:t>
      </w:r>
      <w:ins w:id="207" w:author="Joan Casey" w:date="2025-01-08T10:12:00Z" w16du:dateUtc="2025-01-08T18:12:00Z">
        <w:r w:rsidR="00DE7EB2">
          <w:rPr>
            <w:rFonts w:ascii="Arial" w:hAnsi="Arial" w:cs="Arial"/>
            <w:sz w:val="22"/>
            <w:szCs w:val="22"/>
          </w:rPr>
          <w:t xml:space="preserve"> lose power</w:t>
        </w:r>
      </w:ins>
      <w:r w:rsidR="00E75273" w:rsidRPr="00BC7831">
        <w:rPr>
          <w:rFonts w:ascii="Arial" w:hAnsi="Arial" w:cs="Arial"/>
          <w:sz w:val="22"/>
          <w:szCs w:val="22"/>
        </w:rPr>
        <w:t xml:space="preserve">. </w:t>
      </w:r>
      <w:ins w:id="208" w:author="Joan Casey" w:date="2025-01-08T10:12:00Z" w16du:dateUtc="2025-01-08T18:12:00Z">
        <w:r w:rsidR="00DE7EB2">
          <w:rPr>
            <w:rFonts w:ascii="Arial" w:hAnsi="Arial" w:cs="Arial"/>
            <w:sz w:val="22"/>
            <w:szCs w:val="22"/>
          </w:rPr>
          <w:t>Fur</w:t>
        </w:r>
      </w:ins>
      <w:ins w:id="209" w:author="Joan Casey" w:date="2025-01-08T10:13:00Z" w16du:dateUtc="2025-01-08T18:13:00Z">
        <w:r w:rsidR="00DE7EB2">
          <w:rPr>
            <w:rFonts w:ascii="Arial" w:hAnsi="Arial" w:cs="Arial"/>
            <w:sz w:val="22"/>
            <w:szCs w:val="22"/>
          </w:rPr>
          <w:t>ther, m</w:t>
        </w:r>
      </w:ins>
      <w:del w:id="210" w:author="Joan Casey" w:date="2025-01-08T10:13:00Z" w16du:dateUtc="2025-01-08T18:13:00Z">
        <w:r w:rsidR="003361A5" w:rsidRPr="00BC7831" w:rsidDel="00DE7EB2">
          <w:rPr>
            <w:rFonts w:ascii="Arial" w:hAnsi="Arial" w:cs="Arial"/>
            <w:sz w:val="22"/>
            <w:szCs w:val="22"/>
          </w:rPr>
          <w:delText>M</w:delText>
        </w:r>
      </w:del>
      <w:r w:rsidR="003361A5" w:rsidRPr="00BC7831">
        <w:rPr>
          <w:rFonts w:ascii="Arial" w:hAnsi="Arial" w:cs="Arial"/>
          <w:sz w:val="22"/>
          <w:szCs w:val="22"/>
        </w:rPr>
        <w:t xml:space="preserve">any power outages </w:t>
      </w:r>
      <w:r w:rsidR="00321080" w:rsidRPr="00BC7831">
        <w:rPr>
          <w:rFonts w:ascii="Arial" w:hAnsi="Arial" w:cs="Arial"/>
          <w:sz w:val="22"/>
          <w:szCs w:val="22"/>
        </w:rPr>
        <w:t>are caused by</w:t>
      </w:r>
      <w:r w:rsidR="003361A5" w:rsidRPr="00BC7831">
        <w:rPr>
          <w:rFonts w:ascii="Arial" w:hAnsi="Arial" w:cs="Arial"/>
          <w:sz w:val="22"/>
          <w:szCs w:val="22"/>
        </w:rPr>
        <w:t xml:space="preserve"> </w:t>
      </w:r>
      <w:r w:rsidR="003A08DB" w:rsidRPr="00BC7831">
        <w:rPr>
          <w:rFonts w:ascii="Arial" w:hAnsi="Arial" w:cs="Arial"/>
          <w:sz w:val="22"/>
          <w:szCs w:val="22"/>
        </w:rPr>
        <w:t xml:space="preserve">climate-related </w:t>
      </w:r>
      <w:r w:rsidR="003361A5" w:rsidRPr="00BC7831">
        <w:rPr>
          <w:rFonts w:ascii="Arial" w:hAnsi="Arial" w:cs="Arial"/>
          <w:sz w:val="22"/>
          <w:szCs w:val="22"/>
        </w:rPr>
        <w:t xml:space="preserve">severe weather like heat waves, winter storms, </w:t>
      </w:r>
      <w:r w:rsidR="008D72C5" w:rsidRPr="00BC7831">
        <w:rPr>
          <w:rFonts w:ascii="Arial" w:hAnsi="Arial" w:cs="Arial"/>
          <w:sz w:val="22"/>
          <w:szCs w:val="22"/>
        </w:rPr>
        <w:t xml:space="preserve">hurricanes, </w:t>
      </w:r>
      <w:r w:rsidR="003020D2" w:rsidRPr="00BC7831">
        <w:rPr>
          <w:rFonts w:ascii="Arial" w:hAnsi="Arial" w:cs="Arial"/>
          <w:sz w:val="22"/>
          <w:szCs w:val="22"/>
        </w:rPr>
        <w:t xml:space="preserve">wildfires, </w:t>
      </w:r>
      <w:r w:rsidR="008D72C5" w:rsidRPr="00BC7831">
        <w:rPr>
          <w:rFonts w:ascii="Arial" w:hAnsi="Arial" w:cs="Arial"/>
          <w:sz w:val="22"/>
          <w:szCs w:val="22"/>
        </w:rPr>
        <w:t>and floods</w:t>
      </w:r>
      <w:ins w:id="211" w:author="Joan Casey" w:date="2025-01-08T10:12:00Z" w16du:dateUtc="2025-01-08T18:12:00Z">
        <w:r w:rsidR="00DE7EB2">
          <w:rPr>
            <w:rFonts w:ascii="Arial" w:hAnsi="Arial" w:cs="Arial"/>
            <w:sz w:val="22"/>
            <w:szCs w:val="22"/>
          </w:rPr>
          <w:t xml:space="preserve"> </w:t>
        </w:r>
      </w:ins>
      <w:del w:id="212" w:author="Joan Casey" w:date="2025-01-08T10:12:00Z" w16du:dateUtc="2025-01-08T18:12:00Z">
        <w:r w:rsidR="008D72C5" w:rsidRPr="00BC7831" w:rsidDel="00DE7EB2">
          <w:rPr>
            <w:rFonts w:ascii="Arial" w:hAnsi="Arial" w:cs="Arial"/>
            <w:sz w:val="22"/>
            <w:szCs w:val="22"/>
          </w:rPr>
          <w:delText>.</w:delText>
        </w:r>
      </w:del>
      <w:r w:rsidR="003574E6">
        <w:rPr>
          <w:rFonts w:ascii="Arial" w:hAnsi="Arial" w:cs="Arial"/>
          <w:sz w:val="22"/>
          <w:szCs w:val="22"/>
        </w:rPr>
        <w:fldChar w:fldCharType="begin"/>
      </w:r>
      <w:r w:rsidR="0008219F">
        <w:rPr>
          <w:rFonts w:ascii="Arial" w:hAnsi="Arial" w:cs="Arial"/>
          <w:sz w:val="22"/>
          <w:szCs w:val="22"/>
        </w:rPr>
        <w:instrText xml:space="preserve"> ADDIN ZOTERO_ITEM CSL_CITATION {"citationID":"n3LNDwDY","properties":{"formattedCitation":"(7,25,34)","plainCitation":"(7,25,34)","noteIndex":0},"citationItems":[{"id":180,"uris":["http://zotero.org/users/local/hHKggCUl/items/QGLVIH6M"],"itemData":{"id":180,"type":"article-journal","abstract":"Purpose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003574E6">
        <w:rPr>
          <w:rFonts w:ascii="Arial" w:hAnsi="Arial" w:cs="Arial"/>
          <w:sz w:val="22"/>
          <w:szCs w:val="22"/>
        </w:rPr>
        <w:fldChar w:fldCharType="separate"/>
      </w:r>
      <w:r w:rsidR="0008219F">
        <w:rPr>
          <w:rFonts w:ascii="Arial" w:hAnsi="Arial" w:cs="Arial"/>
          <w:noProof/>
          <w:sz w:val="22"/>
          <w:szCs w:val="22"/>
        </w:rPr>
        <w:t>(7,25,34)</w:t>
      </w:r>
      <w:r w:rsidR="003574E6">
        <w:rPr>
          <w:rFonts w:ascii="Arial" w:hAnsi="Arial" w:cs="Arial"/>
          <w:sz w:val="22"/>
          <w:szCs w:val="22"/>
        </w:rPr>
        <w:fldChar w:fldCharType="end"/>
      </w:r>
      <w:ins w:id="213" w:author="Joan Casey" w:date="2025-01-08T10:13:00Z" w16du:dateUtc="2025-01-08T18:13:00Z">
        <w:r w:rsidR="00DE7EB2">
          <w:rPr>
            <w:rFonts w:ascii="Arial" w:hAnsi="Arial" w:cs="Arial"/>
            <w:sz w:val="22"/>
            <w:szCs w:val="22"/>
          </w:rPr>
          <w:t>, which likely amplifies health risks</w:t>
        </w:r>
      </w:ins>
      <w:del w:id="214" w:author="Joan Casey" w:date="2025-01-08T10:13:00Z" w16du:dateUtc="2025-01-08T18:13:00Z">
        <w:r w:rsidR="008D72C5" w:rsidRPr="00BC7831" w:rsidDel="00DE7EB2">
          <w:rPr>
            <w:rFonts w:ascii="Arial" w:hAnsi="Arial" w:cs="Arial"/>
            <w:sz w:val="22"/>
            <w:szCs w:val="22"/>
          </w:rPr>
          <w:delText xml:space="preserve"> </w:delText>
        </w:r>
        <w:r w:rsidR="001B34DD" w:rsidRPr="00BC7831" w:rsidDel="00DE7EB2">
          <w:rPr>
            <w:rFonts w:ascii="Arial" w:hAnsi="Arial" w:cs="Arial"/>
            <w:sz w:val="22"/>
            <w:szCs w:val="22"/>
          </w:rPr>
          <w:delText>When outages co-occur with severe weather, health risks may be greater</w:delText>
        </w:r>
      </w:del>
      <w:ins w:id="215" w:author="Joan Casey" w:date="2025-01-08T10:13:00Z" w16du:dateUtc="2025-01-08T18:13:00Z">
        <w:r w:rsidR="00DE7EB2">
          <w:rPr>
            <w:rFonts w:ascii="Arial" w:hAnsi="Arial" w:cs="Arial"/>
            <w:sz w:val="22"/>
            <w:szCs w:val="22"/>
          </w:rPr>
          <w:t xml:space="preserve"> </w:t>
        </w:r>
      </w:ins>
      <w:del w:id="216" w:author="Joan Casey" w:date="2025-01-08T10:13:00Z" w16du:dateUtc="2025-01-08T18:13:00Z">
        <w:r w:rsidR="001B34DD" w:rsidRPr="00BC7831" w:rsidDel="00DE7EB2">
          <w:rPr>
            <w:rFonts w:ascii="Arial" w:hAnsi="Arial" w:cs="Arial"/>
            <w:sz w:val="22"/>
            <w:szCs w:val="22"/>
          </w:rPr>
          <w:delText>.</w:delText>
        </w:r>
      </w:del>
      <w:r w:rsidR="002F18F6">
        <w:rPr>
          <w:rFonts w:ascii="Arial" w:hAnsi="Arial" w:cs="Arial"/>
          <w:sz w:val="22"/>
          <w:szCs w:val="22"/>
        </w:rPr>
        <w:fldChar w:fldCharType="begin"/>
      </w:r>
      <w:r w:rsidR="0008219F">
        <w:rPr>
          <w:rFonts w:ascii="Arial" w:hAnsi="Arial" w:cs="Arial"/>
          <w:sz w:val="22"/>
          <w:szCs w:val="22"/>
        </w:rPr>
        <w:instrText xml:space="preserve"> ADDIN ZOTERO_ITEM CSL_CITATION {"citationID":"EbWJFV3l","properties":{"formattedCitation":"(4,35,36)","plainCitation":"(4,35,36)","noteIndex":0},"citationItems":[{"id":194,"uris":["http://zotero.org/users/local/hHKggCUl/items/8L9T2PQA"],"itemData":{"id":194,"type":"article-journal","abstract":"BACKGROUND: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08219F">
        <w:rPr>
          <w:rFonts w:ascii="Cambria Math" w:hAnsi="Cambria Math" w:cs="Cambria Math"/>
          <w:sz w:val="22"/>
          <w:szCs w:val="22"/>
        </w:rPr>
        <w:instrText>ﬀ</w:instrText>
      </w:r>
      <w:r w:rsidR="0008219F">
        <w:rPr>
          <w:rFonts w:ascii="Arial" w:hAnsi="Arial" w:cs="Arial"/>
          <w:sz w:val="22"/>
          <w:szCs w:val="22"/>
        </w:rPr>
        <w:instrText>ects. We aimed to investigate the individual and joint e</w:instrText>
      </w:r>
      <w:r w:rsidR="0008219F">
        <w:rPr>
          <w:rFonts w:ascii="Cambria Math" w:hAnsi="Cambria Math" w:cs="Cambria Math"/>
          <w:sz w:val="22"/>
          <w:szCs w:val="22"/>
        </w:rPr>
        <w:instrText>ﬀ</w:instrText>
      </w:r>
      <w:r w:rsidR="0008219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08219F">
        <w:rPr>
          <w:rFonts w:ascii="Cambria Math" w:hAnsi="Cambria Math" w:cs="Cambria Math"/>
          <w:sz w:val="22"/>
          <w:szCs w:val="22"/>
        </w:rPr>
        <w:instrText>ﬀ</w:instrText>
      </w:r>
      <w:r w:rsidR="0008219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08219F">
        <w:rPr>
          <w:rFonts w:ascii="Cambria Math" w:hAnsi="Cambria Math" w:cs="Cambria Math"/>
          <w:sz w:val="22"/>
          <w:szCs w:val="22"/>
        </w:rPr>
        <w:instrText>ﬀ</w:instrText>
      </w:r>
      <w:r w:rsidR="0008219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08219F">
        <w:rPr>
          <w:rFonts w:ascii="Cambria Math" w:hAnsi="Cambria Math" w:cs="Cambria Math"/>
          <w:sz w:val="22"/>
          <w:szCs w:val="22"/>
        </w:rPr>
        <w:instrText>ﬀ</w:instrText>
      </w:r>
      <w:r w:rsidR="0008219F">
        <w:rPr>
          <w:rFonts w:ascii="Arial" w:hAnsi="Arial" w:cs="Arial"/>
          <w:sz w:val="22"/>
          <w:szCs w:val="22"/>
        </w:rPr>
        <w:instrText>ect on both multiplicative and additive scales. Over 35% of the thunderstorm e</w:instrText>
      </w:r>
      <w:r w:rsidR="0008219F">
        <w:rPr>
          <w:rFonts w:ascii="Cambria Math" w:hAnsi="Cambria Math" w:cs="Cambria Math"/>
          <w:sz w:val="22"/>
          <w:szCs w:val="22"/>
        </w:rPr>
        <w:instrText>ﬀ</w:instrText>
      </w:r>
      <w:r w:rsidR="0008219F">
        <w:rPr>
          <w:rFonts w:ascii="Arial" w:hAnsi="Arial" w:cs="Arial"/>
          <w:sz w:val="22"/>
          <w:szCs w:val="22"/>
        </w:rPr>
        <w:instrText>ects were mediated by PM2:5 and RH.\nCONCLUSION: Thunderstorms accompanied by POs showed the strongest respiratory e</w:instrText>
      </w:r>
      <w:r w:rsidR="0008219F">
        <w:rPr>
          <w:rFonts w:ascii="Cambria Math" w:hAnsi="Cambria Math" w:cs="Cambria Math"/>
          <w:sz w:val="22"/>
          <w:szCs w:val="22"/>
        </w:rPr>
        <w:instrText>ﬀ</w:instrText>
      </w:r>
      <w:r w:rsidR="0008219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08219F">
        <w:rPr>
          <w:rFonts w:ascii="Cambria Math" w:hAnsi="Cambria Math" w:cs="Cambria Math"/>
          <w:sz w:val="22"/>
          <w:szCs w:val="22"/>
        </w:rPr>
        <w:instrText>ﬀ</w:instrText>
      </w:r>
      <w:r w:rsidR="0008219F">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002F18F6">
        <w:rPr>
          <w:rFonts w:ascii="Arial" w:hAnsi="Arial" w:cs="Arial"/>
          <w:sz w:val="22"/>
          <w:szCs w:val="22"/>
        </w:rPr>
        <w:fldChar w:fldCharType="separate"/>
      </w:r>
      <w:r w:rsidR="0008219F">
        <w:rPr>
          <w:rFonts w:ascii="Arial" w:hAnsi="Arial" w:cs="Arial"/>
          <w:noProof/>
          <w:sz w:val="22"/>
          <w:szCs w:val="22"/>
        </w:rPr>
        <w:t>(4,35,36)</w:t>
      </w:r>
      <w:r w:rsidR="002F18F6">
        <w:rPr>
          <w:rFonts w:ascii="Arial" w:hAnsi="Arial" w:cs="Arial"/>
          <w:sz w:val="22"/>
          <w:szCs w:val="22"/>
        </w:rPr>
        <w:fldChar w:fldCharType="end"/>
      </w:r>
      <w:ins w:id="217" w:author="Joan Casey" w:date="2025-01-08T10:13:00Z" w16du:dateUtc="2025-01-08T18:13:00Z">
        <w:r w:rsidR="00DE7EB2">
          <w:rPr>
            <w:rFonts w:ascii="Arial" w:hAnsi="Arial" w:cs="Arial"/>
            <w:sz w:val="22"/>
            <w:szCs w:val="22"/>
          </w:rPr>
          <w:t>.</w:t>
        </w:r>
      </w:ins>
      <w:r w:rsidR="00A7199C" w:rsidRPr="00BC7831">
        <w:rPr>
          <w:rFonts w:ascii="Arial" w:hAnsi="Arial" w:cs="Arial"/>
          <w:sz w:val="22"/>
          <w:szCs w:val="22"/>
        </w:rPr>
        <w:t xml:space="preserve"> </w:t>
      </w:r>
      <w:ins w:id="218" w:author="Joan Casey" w:date="2025-01-08T10:13:00Z" w16du:dateUtc="2025-01-08T18:13:00Z">
        <w:r w:rsidR="00DE7EB2">
          <w:rPr>
            <w:rFonts w:ascii="Arial" w:hAnsi="Arial" w:cs="Arial"/>
            <w:sz w:val="22"/>
            <w:szCs w:val="22"/>
          </w:rPr>
          <w:t xml:space="preserve">While we did not directly assess co-exposure to extreme weather, </w:t>
        </w:r>
      </w:ins>
      <w:del w:id="219" w:author="Joan Casey" w:date="2025-01-08T10:13:00Z" w16du:dateUtc="2025-01-08T18:13:00Z">
        <w:r w:rsidR="00F95BF9" w:rsidRPr="00BC7831" w:rsidDel="00DE7EB2">
          <w:rPr>
            <w:rFonts w:ascii="Arial" w:hAnsi="Arial" w:cs="Arial"/>
            <w:sz w:val="22"/>
            <w:szCs w:val="22"/>
          </w:rPr>
          <w:delText>In this analysis</w:delText>
        </w:r>
        <w:r w:rsidR="00BA2353" w:rsidRPr="00BC7831" w:rsidDel="00DE7EB2">
          <w:rPr>
            <w:rFonts w:ascii="Arial" w:hAnsi="Arial" w:cs="Arial"/>
            <w:sz w:val="22"/>
            <w:szCs w:val="22"/>
          </w:rPr>
          <w:delText>,</w:delText>
        </w:r>
        <w:r w:rsidR="00F95BF9" w:rsidRPr="00BC7831" w:rsidDel="00DE7EB2">
          <w:rPr>
            <w:rFonts w:ascii="Arial" w:hAnsi="Arial" w:cs="Arial"/>
            <w:sz w:val="22"/>
            <w:szCs w:val="22"/>
          </w:rPr>
          <w:delText xml:space="preserve"> </w:delText>
        </w:r>
      </w:del>
      <w:r w:rsidR="00F95BF9" w:rsidRPr="00BC7831">
        <w:rPr>
          <w:rFonts w:ascii="Arial" w:hAnsi="Arial" w:cs="Arial"/>
          <w:sz w:val="22"/>
          <w:szCs w:val="22"/>
        </w:rPr>
        <w:t>we controlled for temperature, wind, and precipitation</w:t>
      </w:r>
      <w:ins w:id="220" w:author="Joan Casey" w:date="2025-01-08T10:13:00Z" w16du:dateUtc="2025-01-08T18:13:00Z">
        <w:r w:rsidR="00DE7EB2">
          <w:rPr>
            <w:rFonts w:ascii="Arial" w:hAnsi="Arial" w:cs="Arial"/>
            <w:sz w:val="22"/>
            <w:szCs w:val="22"/>
          </w:rPr>
          <w:t xml:space="preserve"> as confounders</w:t>
        </w:r>
      </w:ins>
      <w:ins w:id="221" w:author="Joan Casey" w:date="2025-01-08T10:14:00Z" w16du:dateUtc="2025-01-08T18:14:00Z">
        <w:r w:rsidR="00DE7EB2">
          <w:rPr>
            <w:rFonts w:ascii="Arial" w:hAnsi="Arial" w:cs="Arial"/>
            <w:sz w:val="22"/>
            <w:szCs w:val="22"/>
          </w:rPr>
          <w:t xml:space="preserve">. </w:t>
        </w:r>
        <w:r w:rsidR="009D7FAE">
          <w:rPr>
            <w:rFonts w:ascii="Arial" w:hAnsi="Arial" w:cs="Arial"/>
            <w:sz w:val="22"/>
            <w:szCs w:val="22"/>
          </w:rPr>
          <w:t>Enabled by</w:t>
        </w:r>
        <w:r w:rsidR="009D7FAE" w:rsidRPr="00BC7831">
          <w:rPr>
            <w:rFonts w:ascii="Arial" w:hAnsi="Arial" w:cs="Arial"/>
            <w:sz w:val="22"/>
            <w:szCs w:val="22"/>
          </w:rPr>
          <w:t xml:space="preserve"> </w:t>
        </w:r>
        <w:r w:rsidR="009D7FAE">
          <w:rPr>
            <w:rFonts w:ascii="Arial" w:hAnsi="Arial" w:cs="Arial"/>
            <w:sz w:val="22"/>
            <w:szCs w:val="22"/>
          </w:rPr>
          <w:t>n</w:t>
        </w:r>
        <w:r w:rsidR="009D7FAE" w:rsidRPr="00BC7831">
          <w:rPr>
            <w:rFonts w:ascii="Arial" w:hAnsi="Arial" w:cs="Arial"/>
            <w:sz w:val="22"/>
            <w:szCs w:val="22"/>
          </w:rPr>
          <w:t>ew national datasets of power outage exposure</w:t>
        </w:r>
        <w:r w:rsidR="009D7FAE">
          <w:rPr>
            <w:rFonts w:ascii="Arial" w:hAnsi="Arial" w:cs="Arial"/>
            <w:sz w:val="22"/>
            <w:szCs w:val="22"/>
          </w:rPr>
          <w:t xml:space="preserve"> </w:t>
        </w:r>
        <w:r w:rsidR="009D7FAE">
          <w:rPr>
            <w:rFonts w:ascii="Arial" w:hAnsi="Arial" w:cs="Arial"/>
            <w:sz w:val="22"/>
            <w:szCs w:val="22"/>
          </w:rPr>
          <w:fldChar w:fldCharType="begin"/>
        </w:r>
        <w:r w:rsidR="009D7FAE">
          <w:rPr>
            <w:rFonts w:ascii="Arial" w:hAnsi="Arial" w:cs="Arial"/>
            <w:sz w:val="22"/>
            <w:szCs w:val="22"/>
          </w:rPr>
          <w:instrText xml:space="preserve"> ADDIN ZOTERO_ITEM CSL_CITATION {"citationID":"640JPRSX","properties":{"formattedCitation":"(22,26)","plainCitation":"(22,26)","noteIndex":0},"citationItems":[{"id":230,"uris":["http://zotero.org/users/local/hHKggCUl/items/4TZTQRK2"],"itemData":{"id":230,"type":"webpage","title":"Oak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009D7FAE">
          <w:rPr>
            <w:rFonts w:ascii="Arial" w:hAnsi="Arial" w:cs="Arial"/>
            <w:sz w:val="22"/>
            <w:szCs w:val="22"/>
          </w:rPr>
          <w:fldChar w:fldCharType="separate"/>
        </w:r>
        <w:r w:rsidR="009D7FAE">
          <w:rPr>
            <w:rFonts w:ascii="Arial" w:hAnsi="Arial" w:cs="Arial"/>
            <w:noProof/>
            <w:sz w:val="22"/>
            <w:szCs w:val="22"/>
          </w:rPr>
          <w:t>(22,26)</w:t>
        </w:r>
        <w:r w:rsidR="009D7FAE">
          <w:rPr>
            <w:rFonts w:ascii="Arial" w:hAnsi="Arial" w:cs="Arial"/>
            <w:sz w:val="22"/>
            <w:szCs w:val="22"/>
          </w:rPr>
          <w:fldChar w:fldCharType="end"/>
        </w:r>
        <w:r w:rsidR="009D7FAE">
          <w:rPr>
            <w:rFonts w:ascii="Arial" w:hAnsi="Arial" w:cs="Arial"/>
            <w:sz w:val="22"/>
            <w:szCs w:val="22"/>
          </w:rPr>
          <w:t xml:space="preserve">, </w:t>
        </w:r>
      </w:ins>
      <w:del w:id="222" w:author="Joan Casey" w:date="2025-01-08T10:14:00Z" w16du:dateUtc="2025-01-08T18:14:00Z">
        <w:r w:rsidR="00F95BF9" w:rsidRPr="00BC7831" w:rsidDel="00DE7EB2">
          <w:rPr>
            <w:rFonts w:ascii="Arial" w:hAnsi="Arial" w:cs="Arial"/>
            <w:sz w:val="22"/>
            <w:szCs w:val="22"/>
          </w:rPr>
          <w:delText>, rather than</w:delText>
        </w:r>
        <w:r w:rsidR="00BA2353" w:rsidRPr="00BC7831" w:rsidDel="00DE7EB2">
          <w:rPr>
            <w:rFonts w:ascii="Arial" w:hAnsi="Arial" w:cs="Arial"/>
            <w:sz w:val="22"/>
            <w:szCs w:val="22"/>
          </w:rPr>
          <w:delText xml:space="preserve"> analyzing </w:delText>
        </w:r>
        <w:r w:rsidR="00F95BF9" w:rsidRPr="00BC7831" w:rsidDel="00DE7EB2">
          <w:rPr>
            <w:rFonts w:ascii="Arial" w:hAnsi="Arial" w:cs="Arial"/>
            <w:sz w:val="22"/>
            <w:szCs w:val="22"/>
          </w:rPr>
          <w:delText>effect modification or mediation</w:delText>
        </w:r>
        <w:r w:rsidR="001A70BE" w:rsidRPr="00BC7831" w:rsidDel="00DE7EB2">
          <w:rPr>
            <w:rFonts w:ascii="Arial" w:hAnsi="Arial" w:cs="Arial"/>
            <w:sz w:val="22"/>
            <w:szCs w:val="22"/>
          </w:rPr>
          <w:delText xml:space="preserve"> of the relationship between severe weather, power outage, and </w:delText>
        </w:r>
        <w:r w:rsidR="00770D07" w:rsidRPr="00BC7831" w:rsidDel="00DE7EB2">
          <w:rPr>
            <w:rFonts w:ascii="Arial" w:hAnsi="Arial" w:cs="Arial"/>
            <w:sz w:val="22"/>
            <w:szCs w:val="22"/>
          </w:rPr>
          <w:delText>hospitalizations</w:delText>
        </w:r>
        <w:r w:rsidR="001A70BE" w:rsidRPr="00BC7831" w:rsidDel="00DE7EB2">
          <w:rPr>
            <w:rFonts w:ascii="Arial" w:hAnsi="Arial" w:cs="Arial"/>
            <w:sz w:val="22"/>
            <w:szCs w:val="22"/>
          </w:rPr>
          <w:delText xml:space="preserve">. </w:delText>
        </w:r>
      </w:del>
      <w:ins w:id="223" w:author="Joan Casey" w:date="2025-01-08T10:14:00Z" w16du:dateUtc="2025-01-08T18:14:00Z">
        <w:r w:rsidR="009D7FAE">
          <w:rPr>
            <w:rFonts w:ascii="Arial" w:hAnsi="Arial" w:cs="Arial"/>
            <w:sz w:val="22"/>
            <w:szCs w:val="22"/>
          </w:rPr>
          <w:t>f</w:t>
        </w:r>
      </w:ins>
      <w:del w:id="224" w:author="Joan Casey" w:date="2025-01-08T10:14:00Z" w16du:dateUtc="2025-01-08T18:14:00Z">
        <w:r w:rsidR="004A32E7" w:rsidRPr="00BC7831" w:rsidDel="009D7FAE">
          <w:rPr>
            <w:rFonts w:ascii="Arial" w:hAnsi="Arial" w:cs="Arial"/>
            <w:sz w:val="22"/>
            <w:szCs w:val="22"/>
          </w:rPr>
          <w:delText>F</w:delText>
        </w:r>
      </w:del>
      <w:r w:rsidR="004A32E7" w:rsidRPr="00BC7831">
        <w:rPr>
          <w:rFonts w:ascii="Arial" w:hAnsi="Arial" w:cs="Arial"/>
          <w:sz w:val="22"/>
          <w:szCs w:val="22"/>
        </w:rPr>
        <w:t xml:space="preserve">uture studies should examine the </w:t>
      </w:r>
      <w:r w:rsidR="00CC7ABF" w:rsidRPr="00BC7831">
        <w:rPr>
          <w:rFonts w:ascii="Arial" w:hAnsi="Arial" w:cs="Arial"/>
          <w:sz w:val="22"/>
          <w:szCs w:val="22"/>
        </w:rPr>
        <w:t xml:space="preserve">health </w:t>
      </w:r>
      <w:r w:rsidR="004A32E7" w:rsidRPr="00BC7831">
        <w:rPr>
          <w:rFonts w:ascii="Arial" w:hAnsi="Arial" w:cs="Arial"/>
          <w:sz w:val="22"/>
          <w:szCs w:val="22"/>
        </w:rPr>
        <w:t xml:space="preserve">effects of outages </w:t>
      </w:r>
      <w:r w:rsidR="00CC7ABF" w:rsidRPr="00BC7831">
        <w:rPr>
          <w:rFonts w:ascii="Arial" w:hAnsi="Arial" w:cs="Arial"/>
          <w:sz w:val="22"/>
          <w:szCs w:val="22"/>
        </w:rPr>
        <w:t>and severe weather together</w:t>
      </w:r>
      <w:ins w:id="225" w:author="Joan Casey" w:date="2025-01-08T10:14:00Z" w16du:dateUtc="2025-01-08T18:14:00Z">
        <w:r w:rsidR="009D7FAE">
          <w:rPr>
            <w:rFonts w:ascii="Arial" w:hAnsi="Arial" w:cs="Arial"/>
            <w:sz w:val="22"/>
            <w:szCs w:val="22"/>
          </w:rPr>
          <w:t>.</w:t>
        </w:r>
        <w:r w:rsidR="00DE7EB2">
          <w:rPr>
            <w:rFonts w:ascii="Arial" w:hAnsi="Arial" w:cs="Arial"/>
            <w:sz w:val="22"/>
            <w:szCs w:val="22"/>
          </w:rPr>
          <w:t xml:space="preserve"> </w:t>
        </w:r>
      </w:ins>
      <w:commentRangeStart w:id="226"/>
      <w:del w:id="227" w:author="Joan Casey" w:date="2025-01-08T10:14:00Z" w16du:dateUtc="2025-01-08T18:14:00Z">
        <w:r w:rsidR="00131138" w:rsidRPr="00BC7831" w:rsidDel="00DE7EB2">
          <w:rPr>
            <w:rFonts w:ascii="Arial" w:hAnsi="Arial" w:cs="Arial"/>
            <w:sz w:val="22"/>
            <w:szCs w:val="22"/>
          </w:rPr>
          <w:delText>.</w:delText>
        </w:r>
        <w:r w:rsidR="00131138" w:rsidRPr="00BC7831" w:rsidDel="009D7FAE">
          <w:rPr>
            <w:rFonts w:ascii="Arial" w:hAnsi="Arial" w:cs="Arial"/>
            <w:sz w:val="22"/>
            <w:szCs w:val="22"/>
          </w:rPr>
          <w:delText xml:space="preserve"> </w:delText>
        </w:r>
        <w:r w:rsidR="007D3012" w:rsidRPr="00BC7831" w:rsidDel="00DE7EB2">
          <w:rPr>
            <w:rFonts w:ascii="Arial" w:hAnsi="Arial" w:cs="Arial"/>
            <w:sz w:val="22"/>
            <w:szCs w:val="22"/>
          </w:rPr>
          <w:delText>N</w:delText>
        </w:r>
        <w:r w:rsidR="007D3012" w:rsidRPr="00BC7831" w:rsidDel="009D7FAE">
          <w:rPr>
            <w:rFonts w:ascii="Arial" w:hAnsi="Arial" w:cs="Arial"/>
            <w:sz w:val="22"/>
            <w:szCs w:val="22"/>
          </w:rPr>
          <w:delText>ew national datasets of power outage exposure</w:delText>
        </w:r>
        <w:r w:rsidR="00D5124B" w:rsidDel="009D7FAE">
          <w:rPr>
            <w:rFonts w:ascii="Arial" w:hAnsi="Arial" w:cs="Arial"/>
            <w:sz w:val="22"/>
            <w:szCs w:val="22"/>
          </w:rPr>
          <w:delText xml:space="preserve"> </w:delText>
        </w:r>
        <w:r w:rsidR="003574E6" w:rsidDel="009D7FAE">
          <w:rPr>
            <w:rFonts w:ascii="Arial" w:hAnsi="Arial" w:cs="Arial"/>
            <w:sz w:val="22"/>
            <w:szCs w:val="22"/>
          </w:rPr>
          <w:fldChar w:fldCharType="begin"/>
        </w:r>
        <w:r w:rsidR="003574E6" w:rsidDel="009D7FAE">
          <w:rPr>
            <w:rFonts w:ascii="Arial" w:hAnsi="Arial" w:cs="Arial"/>
            <w:sz w:val="22"/>
            <w:szCs w:val="22"/>
          </w:rPr>
          <w:delInstrText xml:space="preserve"> ADDIN ZOTERO_ITEM CSL_CITATION {"citationID":"640JPRSX","properties":{"formattedCitation":"(22,26)","plainCitation":"(22,26)","noteIndex":0},"citationItems":[{"id":230,"uris":["http://zotero.org/users/local/hHKggCUl/items/4TZTQRK2"],"itemData":{"id":230,"type":"webpage","title":"Oak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delInstrText>
        </w:r>
        <w:r w:rsidR="003574E6" w:rsidDel="009D7FAE">
          <w:rPr>
            <w:rFonts w:ascii="Arial" w:hAnsi="Arial" w:cs="Arial"/>
            <w:sz w:val="22"/>
            <w:szCs w:val="22"/>
          </w:rPr>
          <w:fldChar w:fldCharType="separate"/>
        </w:r>
        <w:r w:rsidR="003574E6" w:rsidDel="009D7FAE">
          <w:rPr>
            <w:rFonts w:ascii="Arial" w:hAnsi="Arial" w:cs="Arial"/>
            <w:noProof/>
            <w:sz w:val="22"/>
            <w:szCs w:val="22"/>
          </w:rPr>
          <w:delText>(22,26)</w:delText>
        </w:r>
        <w:r w:rsidR="003574E6" w:rsidDel="009D7FAE">
          <w:rPr>
            <w:rFonts w:ascii="Arial" w:hAnsi="Arial" w:cs="Arial"/>
            <w:sz w:val="22"/>
            <w:szCs w:val="22"/>
          </w:rPr>
          <w:fldChar w:fldCharType="end"/>
        </w:r>
        <w:r w:rsidR="007D3012" w:rsidRPr="00BC7831" w:rsidDel="00DE7EB2">
          <w:rPr>
            <w:rFonts w:ascii="Arial" w:hAnsi="Arial" w:cs="Arial"/>
            <w:sz w:val="22"/>
            <w:szCs w:val="22"/>
          </w:rPr>
          <w:delText xml:space="preserve"> will enable analyses of outage exposure and regional climate hazards together. </w:delText>
        </w:r>
      </w:del>
      <w:r w:rsidR="005315BB" w:rsidRPr="00BC7831">
        <w:rPr>
          <w:rFonts w:ascii="Arial" w:hAnsi="Arial" w:cs="Arial"/>
          <w:sz w:val="22"/>
          <w:szCs w:val="22"/>
        </w:rPr>
        <w:t xml:space="preserve">If power outages mediate the relationship between severe weather and hospitalizations, improving electricity reliability could mitigate the effects of climate hazards. </w:t>
      </w:r>
      <w:commentRangeEnd w:id="226"/>
      <w:r w:rsidR="009D7FAE">
        <w:rPr>
          <w:rStyle w:val="CommentReference"/>
        </w:rPr>
        <w:commentReference w:id="226"/>
      </w:r>
    </w:p>
    <w:p w14:paraId="2EBCB6D3" w14:textId="602CBC7F" w:rsidR="006E6407" w:rsidRPr="00BC7831" w:rsidRDefault="00B608CB" w:rsidP="001C6B07">
      <w:pPr>
        <w:spacing w:line="480" w:lineRule="auto"/>
        <w:ind w:firstLine="720"/>
        <w:rPr>
          <w:rFonts w:ascii="Arial" w:hAnsi="Arial" w:cs="Arial"/>
          <w:sz w:val="22"/>
          <w:szCs w:val="22"/>
        </w:rPr>
      </w:pPr>
      <w:r w:rsidRPr="00BC7831">
        <w:rPr>
          <w:rFonts w:ascii="Arial" w:hAnsi="Arial" w:cs="Arial"/>
          <w:sz w:val="22"/>
          <w:szCs w:val="22"/>
        </w:rPr>
        <w:t>In this study, l</w:t>
      </w:r>
      <w:r w:rsidR="00C55940" w:rsidRPr="00BC7831">
        <w:rPr>
          <w:rFonts w:ascii="Arial" w:hAnsi="Arial" w:cs="Arial"/>
          <w:sz w:val="22"/>
          <w:szCs w:val="22"/>
        </w:rPr>
        <w:t xml:space="preserve">arger outages </w:t>
      </w:r>
      <w:del w:id="228" w:author="Joan Casey" w:date="2025-01-08T10:17:00Z" w16du:dateUtc="2025-01-08T18:17:00Z">
        <w:r w:rsidR="00C55940" w:rsidRPr="00BC7831" w:rsidDel="009D7FAE">
          <w:rPr>
            <w:rFonts w:ascii="Arial" w:hAnsi="Arial" w:cs="Arial"/>
            <w:sz w:val="22"/>
            <w:szCs w:val="22"/>
          </w:rPr>
          <w:delText>(</w:delText>
        </w:r>
      </w:del>
      <w:r w:rsidR="00C55940" w:rsidRPr="00BC7831">
        <w:rPr>
          <w:rFonts w:ascii="Arial" w:hAnsi="Arial" w:cs="Arial"/>
          <w:sz w:val="22"/>
          <w:szCs w:val="22"/>
        </w:rPr>
        <w:t xml:space="preserve">affecting </w:t>
      </w:r>
      <w:r w:rsidR="00846FE0" w:rsidRPr="00BC7831">
        <w:rPr>
          <w:rFonts w:ascii="Arial" w:eastAsia="Garamond" w:hAnsi="Arial" w:cs="Arial"/>
        </w:rPr>
        <w:t>≥</w:t>
      </w:r>
      <w:r w:rsidR="00C55940" w:rsidRPr="00BC7831">
        <w:rPr>
          <w:rFonts w:ascii="Arial" w:hAnsi="Arial" w:cs="Arial"/>
          <w:sz w:val="22"/>
          <w:szCs w:val="22"/>
        </w:rPr>
        <w:t xml:space="preserve">3% or </w:t>
      </w:r>
      <w:r w:rsidR="00846FE0" w:rsidRPr="00BC7831">
        <w:rPr>
          <w:rFonts w:ascii="Arial" w:eastAsia="Garamond" w:hAnsi="Arial" w:cs="Arial"/>
        </w:rPr>
        <w:t>≥</w:t>
      </w:r>
      <w:r w:rsidR="00C55940" w:rsidRPr="00BC7831">
        <w:rPr>
          <w:rFonts w:ascii="Arial" w:hAnsi="Arial" w:cs="Arial"/>
          <w:sz w:val="22"/>
          <w:szCs w:val="22"/>
        </w:rPr>
        <w:t xml:space="preserve">5% </w:t>
      </w:r>
      <w:del w:id="229" w:author="Joan Casey" w:date="2025-01-08T10:17:00Z" w16du:dateUtc="2025-01-08T18:17:00Z">
        <w:r w:rsidR="00C55940" w:rsidRPr="00BC7831" w:rsidDel="009D7FAE">
          <w:rPr>
            <w:rFonts w:ascii="Arial" w:hAnsi="Arial" w:cs="Arial"/>
            <w:sz w:val="22"/>
            <w:szCs w:val="22"/>
          </w:rPr>
          <w:delText>of county customers</w:delText>
        </w:r>
      </w:del>
      <w:ins w:id="230" w:author="Joan Casey" w:date="2025-01-08T10:16:00Z" w16du:dateUtc="2025-01-08T18:16:00Z">
        <w:r w:rsidR="009D7FAE">
          <w:rPr>
            <w:rFonts w:ascii="Arial" w:hAnsi="Arial" w:cs="Arial"/>
            <w:sz w:val="22"/>
            <w:szCs w:val="22"/>
          </w:rPr>
          <w:t>versus</w:t>
        </w:r>
      </w:ins>
      <w:ins w:id="231" w:author="Joan Casey" w:date="2025-01-08T10:17:00Z" w16du:dateUtc="2025-01-08T18:17:00Z">
        <w:r w:rsidR="009D7FAE">
          <w:rPr>
            <w:rFonts w:ascii="Arial" w:hAnsi="Arial" w:cs="Arial"/>
            <w:sz w:val="22"/>
            <w:szCs w:val="22"/>
          </w:rPr>
          <w:t xml:space="preserve"> </w:t>
        </w:r>
        <w:r w:rsidR="009D7FAE" w:rsidRPr="00BC7831">
          <w:rPr>
            <w:rFonts w:ascii="Arial" w:eastAsia="Garamond" w:hAnsi="Arial" w:cs="Arial"/>
          </w:rPr>
          <w:t>≥</w:t>
        </w:r>
        <w:r w:rsidR="009D7FAE" w:rsidRPr="00BC7831">
          <w:rPr>
            <w:rFonts w:ascii="Arial" w:hAnsi="Arial" w:cs="Arial"/>
            <w:sz w:val="22"/>
            <w:szCs w:val="22"/>
          </w:rPr>
          <w:t>1% of county customers</w:t>
        </w:r>
      </w:ins>
      <w:del w:id="232" w:author="Joan Casey" w:date="2025-01-08T10:17:00Z" w16du:dateUtc="2025-01-08T18:17:00Z">
        <w:r w:rsidR="00C55940" w:rsidRPr="00BC7831" w:rsidDel="009D7FAE">
          <w:rPr>
            <w:rFonts w:ascii="Arial" w:hAnsi="Arial" w:cs="Arial"/>
            <w:sz w:val="22"/>
            <w:szCs w:val="22"/>
          </w:rPr>
          <w:delText>)</w:delText>
        </w:r>
      </w:del>
      <w:r w:rsidR="00C55940" w:rsidRPr="00BC7831">
        <w:rPr>
          <w:rFonts w:ascii="Arial" w:hAnsi="Arial" w:cs="Arial"/>
          <w:sz w:val="22"/>
          <w:szCs w:val="22"/>
        </w:rPr>
        <w:t xml:space="preserve"> </w:t>
      </w:r>
      <w:r w:rsidR="00397589" w:rsidRPr="00BC7831">
        <w:rPr>
          <w:rFonts w:ascii="Arial" w:hAnsi="Arial" w:cs="Arial"/>
          <w:sz w:val="22"/>
          <w:szCs w:val="22"/>
        </w:rPr>
        <w:t>were associated with higher hospita</w:t>
      </w:r>
      <w:r w:rsidR="000A1E6C" w:rsidRPr="00BC7831">
        <w:rPr>
          <w:rFonts w:ascii="Arial" w:hAnsi="Arial" w:cs="Arial"/>
          <w:sz w:val="22"/>
          <w:szCs w:val="22"/>
        </w:rPr>
        <w:t>li</w:t>
      </w:r>
      <w:r w:rsidR="00397589" w:rsidRPr="00BC7831">
        <w:rPr>
          <w:rFonts w:ascii="Arial" w:hAnsi="Arial" w:cs="Arial"/>
          <w:sz w:val="22"/>
          <w:szCs w:val="22"/>
        </w:rPr>
        <w:t>zation rates</w:t>
      </w:r>
      <w:del w:id="233" w:author="Joan Casey" w:date="2025-01-08T10:17:00Z" w16du:dateUtc="2025-01-08T18:17:00Z">
        <w:r w:rsidR="00397589" w:rsidRPr="00BC7831" w:rsidDel="009D7FAE">
          <w:rPr>
            <w:rFonts w:ascii="Arial" w:hAnsi="Arial" w:cs="Arial"/>
            <w:sz w:val="22"/>
            <w:szCs w:val="22"/>
          </w:rPr>
          <w:delText xml:space="preserve"> compared to outages affecting </w:delText>
        </w:r>
        <w:r w:rsidR="00846FE0" w:rsidRPr="00BC7831" w:rsidDel="009D7FAE">
          <w:rPr>
            <w:rFonts w:ascii="Arial" w:eastAsia="Garamond" w:hAnsi="Arial" w:cs="Arial"/>
          </w:rPr>
          <w:delText>≥</w:delText>
        </w:r>
        <w:r w:rsidR="00397589" w:rsidRPr="00BC7831" w:rsidDel="009D7FAE">
          <w:rPr>
            <w:rFonts w:ascii="Arial" w:hAnsi="Arial" w:cs="Arial"/>
            <w:sz w:val="22"/>
            <w:szCs w:val="22"/>
          </w:rPr>
          <w:delText>1% of county customers</w:delText>
        </w:r>
      </w:del>
      <w:r w:rsidR="00397589" w:rsidRPr="00BC7831">
        <w:rPr>
          <w:rFonts w:ascii="Arial" w:hAnsi="Arial" w:cs="Arial"/>
          <w:sz w:val="22"/>
          <w:szCs w:val="22"/>
        </w:rPr>
        <w:t>.</w:t>
      </w:r>
      <w:r w:rsidR="00EC12ED" w:rsidRPr="00BC7831">
        <w:rPr>
          <w:rFonts w:ascii="Arial" w:hAnsi="Arial" w:cs="Arial"/>
          <w:sz w:val="22"/>
          <w:szCs w:val="22"/>
        </w:rPr>
        <w:t xml:space="preserve"> </w:t>
      </w:r>
      <w:ins w:id="234" w:author="Joan Casey" w:date="2025-01-08T10:17:00Z" w16du:dateUtc="2025-01-08T18:17:00Z">
        <w:r w:rsidR="009D7FAE">
          <w:rPr>
            <w:rFonts w:ascii="Arial" w:hAnsi="Arial" w:cs="Arial"/>
            <w:sz w:val="22"/>
            <w:szCs w:val="22"/>
          </w:rPr>
          <w:t>The reason may be two-fold. First, t</w:t>
        </w:r>
      </w:ins>
      <w:del w:id="235" w:author="Joan Casey" w:date="2025-01-08T10:17:00Z" w16du:dateUtc="2025-01-08T18:17:00Z">
        <w:r w:rsidR="00EC12ED" w:rsidRPr="00BC7831" w:rsidDel="009D7FAE">
          <w:rPr>
            <w:rFonts w:ascii="Arial" w:hAnsi="Arial" w:cs="Arial"/>
            <w:sz w:val="22"/>
            <w:szCs w:val="22"/>
          </w:rPr>
          <w:delText>T</w:delText>
        </w:r>
      </w:del>
      <w:r w:rsidR="00EC12ED" w:rsidRPr="00BC7831">
        <w:rPr>
          <w:rFonts w:ascii="Arial" w:hAnsi="Arial" w:cs="Arial"/>
          <w:sz w:val="22"/>
          <w:szCs w:val="22"/>
        </w:rPr>
        <w:t xml:space="preserve">he effects of </w:t>
      </w:r>
      <w:del w:id="236" w:author="Joan Casey" w:date="2025-01-08T10:17:00Z" w16du:dateUtc="2025-01-08T18:17:00Z">
        <w:r w:rsidR="00B60CA1" w:rsidRPr="00BC7831" w:rsidDel="009D7FAE">
          <w:rPr>
            <w:rFonts w:ascii="Arial" w:hAnsi="Arial" w:cs="Arial"/>
            <w:sz w:val="22"/>
            <w:szCs w:val="22"/>
          </w:rPr>
          <w:delText>these</w:delText>
        </w:r>
        <w:r w:rsidR="00EC12ED" w:rsidRPr="00BC7831" w:rsidDel="009D7FAE">
          <w:rPr>
            <w:rFonts w:ascii="Arial" w:hAnsi="Arial" w:cs="Arial"/>
            <w:sz w:val="22"/>
            <w:szCs w:val="22"/>
          </w:rPr>
          <w:delText xml:space="preserve"> </w:delText>
        </w:r>
      </w:del>
      <w:ins w:id="237" w:author="Joan Casey" w:date="2025-01-08T10:17:00Z" w16du:dateUtc="2025-01-08T18:17:00Z">
        <w:r w:rsidR="009D7FAE">
          <w:rPr>
            <w:rFonts w:ascii="Arial" w:hAnsi="Arial" w:cs="Arial"/>
            <w:sz w:val="22"/>
            <w:szCs w:val="22"/>
          </w:rPr>
          <w:t>larger</w:t>
        </w:r>
        <w:r w:rsidR="009D7FAE" w:rsidRPr="00BC7831">
          <w:rPr>
            <w:rFonts w:ascii="Arial" w:hAnsi="Arial" w:cs="Arial"/>
            <w:sz w:val="22"/>
            <w:szCs w:val="22"/>
          </w:rPr>
          <w:t xml:space="preserve"> </w:t>
        </w:r>
      </w:ins>
      <w:r w:rsidR="00EC12ED" w:rsidRPr="00BC7831">
        <w:rPr>
          <w:rFonts w:ascii="Arial" w:hAnsi="Arial" w:cs="Arial"/>
          <w:sz w:val="22"/>
          <w:szCs w:val="22"/>
        </w:rPr>
        <w:t xml:space="preserve">outages on hospitalization rates may appear </w:t>
      </w:r>
      <w:del w:id="238" w:author="Joan Casey" w:date="2025-01-08T10:17:00Z" w16du:dateUtc="2025-01-08T18:17:00Z">
        <w:r w:rsidR="00EC12ED" w:rsidRPr="00BC7831" w:rsidDel="009D7FAE">
          <w:rPr>
            <w:rFonts w:ascii="Arial" w:hAnsi="Arial" w:cs="Arial"/>
            <w:sz w:val="22"/>
            <w:szCs w:val="22"/>
          </w:rPr>
          <w:delText xml:space="preserve">larger </w:delText>
        </w:r>
      </w:del>
      <w:ins w:id="239" w:author="Joan Casey" w:date="2025-01-08T10:17:00Z" w16du:dateUtc="2025-01-08T18:17:00Z">
        <w:r w:rsidR="009D7FAE">
          <w:rPr>
            <w:rFonts w:ascii="Arial" w:hAnsi="Arial" w:cs="Arial"/>
            <w:sz w:val="22"/>
            <w:szCs w:val="22"/>
          </w:rPr>
          <w:t>s</w:t>
        </w:r>
      </w:ins>
      <w:ins w:id="240" w:author="Joan Casey" w:date="2025-01-08T10:18:00Z" w16du:dateUtc="2025-01-08T18:18:00Z">
        <w:r w:rsidR="009D7FAE">
          <w:rPr>
            <w:rFonts w:ascii="Arial" w:hAnsi="Arial" w:cs="Arial"/>
            <w:sz w:val="22"/>
            <w:szCs w:val="22"/>
          </w:rPr>
          <w:t>tronger</w:t>
        </w:r>
      </w:ins>
      <w:ins w:id="241" w:author="Joan Casey" w:date="2025-01-08T10:17:00Z" w16du:dateUtc="2025-01-08T18:17:00Z">
        <w:r w:rsidR="009D7FAE" w:rsidRPr="00BC7831">
          <w:rPr>
            <w:rFonts w:ascii="Arial" w:hAnsi="Arial" w:cs="Arial"/>
            <w:sz w:val="22"/>
            <w:szCs w:val="22"/>
          </w:rPr>
          <w:t xml:space="preserve"> </w:t>
        </w:r>
      </w:ins>
      <w:r w:rsidR="00EC12ED" w:rsidRPr="00BC7831">
        <w:rPr>
          <w:rFonts w:ascii="Arial" w:hAnsi="Arial" w:cs="Arial"/>
          <w:sz w:val="22"/>
          <w:szCs w:val="22"/>
        </w:rPr>
        <w:t xml:space="preserve">because </w:t>
      </w:r>
      <w:del w:id="242" w:author="Joan Casey" w:date="2025-01-08T10:18:00Z" w16du:dateUtc="2025-01-08T18:18:00Z">
        <w:r w:rsidR="00E53C4F" w:rsidRPr="00BC7831" w:rsidDel="009D7FAE">
          <w:rPr>
            <w:rFonts w:ascii="Arial" w:hAnsi="Arial" w:cs="Arial"/>
            <w:sz w:val="22"/>
            <w:szCs w:val="22"/>
          </w:rPr>
          <w:delText xml:space="preserve">they </w:delText>
        </w:r>
      </w:del>
      <w:ins w:id="243" w:author="Joan Casey" w:date="2025-01-08T10:18:00Z" w16du:dateUtc="2025-01-08T18:18:00Z">
        <w:r w:rsidR="009D7FAE">
          <w:rPr>
            <w:rFonts w:ascii="Arial" w:hAnsi="Arial" w:cs="Arial"/>
            <w:sz w:val="22"/>
            <w:szCs w:val="22"/>
          </w:rPr>
          <w:t>the exposure is</w:t>
        </w:r>
        <w:r w:rsidR="009D7FAE" w:rsidRPr="00BC7831">
          <w:rPr>
            <w:rFonts w:ascii="Arial" w:hAnsi="Arial" w:cs="Arial"/>
            <w:sz w:val="22"/>
            <w:szCs w:val="22"/>
          </w:rPr>
          <w:t xml:space="preserve"> </w:t>
        </w:r>
      </w:ins>
      <w:del w:id="244" w:author="Joan Casey" w:date="2025-01-08T10:18:00Z" w16du:dateUtc="2025-01-08T18:18:00Z">
        <w:r w:rsidR="00E53C4F" w:rsidRPr="00BC7831" w:rsidDel="009D7FAE">
          <w:rPr>
            <w:rFonts w:ascii="Arial" w:hAnsi="Arial" w:cs="Arial"/>
            <w:sz w:val="22"/>
            <w:szCs w:val="22"/>
          </w:rPr>
          <w:delText xml:space="preserve">are </w:delText>
        </w:r>
      </w:del>
      <w:r w:rsidR="00E53C4F" w:rsidRPr="00BC7831">
        <w:rPr>
          <w:rFonts w:ascii="Arial" w:hAnsi="Arial" w:cs="Arial"/>
          <w:sz w:val="22"/>
          <w:szCs w:val="22"/>
        </w:rPr>
        <w:t xml:space="preserve">measured </w:t>
      </w:r>
      <w:r w:rsidR="004A42CC" w:rsidRPr="00BC7831">
        <w:rPr>
          <w:rFonts w:ascii="Arial" w:hAnsi="Arial" w:cs="Arial"/>
          <w:sz w:val="22"/>
          <w:szCs w:val="22"/>
        </w:rPr>
        <w:t>more accurately</w:t>
      </w:r>
      <w:del w:id="245" w:author="Joan Casey" w:date="2025-01-08T10:18:00Z" w16du:dateUtc="2025-01-08T18:18:00Z">
        <w:r w:rsidR="00E53C4F" w:rsidRPr="00BC7831" w:rsidDel="009D7FAE">
          <w:rPr>
            <w:rFonts w:ascii="Arial" w:hAnsi="Arial" w:cs="Arial"/>
            <w:sz w:val="22"/>
            <w:szCs w:val="22"/>
          </w:rPr>
          <w:delText xml:space="preserve"> in this analysis</w:delText>
        </w:r>
      </w:del>
      <w:r w:rsidR="00E53C4F" w:rsidRPr="00BC7831">
        <w:rPr>
          <w:rFonts w:ascii="Arial" w:hAnsi="Arial" w:cs="Arial"/>
          <w:sz w:val="22"/>
          <w:szCs w:val="22"/>
        </w:rPr>
        <w:t xml:space="preserve">. </w:t>
      </w:r>
      <w:del w:id="246" w:author="Joan Casey" w:date="2025-01-08T10:18:00Z" w16du:dateUtc="2025-01-08T18:18:00Z">
        <w:r w:rsidR="00E81A85" w:rsidRPr="00BC7831" w:rsidDel="009D7FAE">
          <w:rPr>
            <w:rFonts w:ascii="Arial" w:hAnsi="Arial" w:cs="Arial"/>
            <w:sz w:val="22"/>
            <w:szCs w:val="22"/>
          </w:rPr>
          <w:delText xml:space="preserve">There </w:delText>
        </w:r>
      </w:del>
      <w:ins w:id="247" w:author="Joan Casey" w:date="2025-01-08T10:18:00Z" w16du:dateUtc="2025-01-08T18:18:00Z">
        <w:r w:rsidR="009D7FAE">
          <w:rPr>
            <w:rFonts w:ascii="Arial" w:hAnsi="Arial" w:cs="Arial"/>
            <w:sz w:val="22"/>
            <w:szCs w:val="22"/>
          </w:rPr>
          <w:t>We expect</w:t>
        </w:r>
        <w:r w:rsidR="009D7FAE" w:rsidRPr="00BC7831">
          <w:rPr>
            <w:rFonts w:ascii="Arial" w:hAnsi="Arial" w:cs="Arial"/>
            <w:sz w:val="22"/>
            <w:szCs w:val="22"/>
          </w:rPr>
          <w:t xml:space="preserve"> </w:t>
        </w:r>
      </w:ins>
      <w:del w:id="248" w:author="Joan Casey" w:date="2025-01-08T10:18:00Z" w16du:dateUtc="2025-01-08T18:18:00Z">
        <w:r w:rsidR="00E81A85" w:rsidRPr="00BC7831" w:rsidDel="009D7FAE">
          <w:rPr>
            <w:rFonts w:ascii="Arial" w:hAnsi="Arial" w:cs="Arial"/>
            <w:sz w:val="22"/>
            <w:szCs w:val="22"/>
          </w:rPr>
          <w:delText xml:space="preserve">is </w:delText>
        </w:r>
      </w:del>
      <w:r w:rsidR="00E81A85" w:rsidRPr="00BC7831">
        <w:rPr>
          <w:rFonts w:ascii="Arial" w:hAnsi="Arial" w:cs="Arial"/>
          <w:sz w:val="22"/>
          <w:szCs w:val="22"/>
        </w:rPr>
        <w:t xml:space="preserve">less exposure misclassification when county-days are considered exposed to power outage when </w:t>
      </w:r>
      <w:r w:rsidR="00846FE0" w:rsidRPr="00BC7831">
        <w:rPr>
          <w:rFonts w:ascii="Arial" w:eastAsia="Garamond" w:hAnsi="Arial" w:cs="Arial"/>
        </w:rPr>
        <w:t>≥</w:t>
      </w:r>
      <w:r w:rsidR="00E81A85" w:rsidRPr="00BC7831">
        <w:rPr>
          <w:rFonts w:ascii="Arial" w:hAnsi="Arial" w:cs="Arial"/>
          <w:sz w:val="22"/>
          <w:szCs w:val="22"/>
        </w:rPr>
        <w:t xml:space="preserve">5% of county customers are without power, compared to </w:t>
      </w:r>
      <w:r w:rsidR="00846FE0" w:rsidRPr="00BC7831">
        <w:rPr>
          <w:rFonts w:ascii="Arial" w:eastAsia="Garamond" w:hAnsi="Arial" w:cs="Arial"/>
        </w:rPr>
        <w:t>≥</w:t>
      </w:r>
      <w:r w:rsidR="00E81A85" w:rsidRPr="00BC7831">
        <w:rPr>
          <w:rFonts w:ascii="Arial" w:hAnsi="Arial" w:cs="Arial"/>
          <w:sz w:val="22"/>
          <w:szCs w:val="22"/>
        </w:rPr>
        <w:t>1% of customers.</w:t>
      </w:r>
      <w:r w:rsidR="00E24903" w:rsidRPr="00BC7831">
        <w:rPr>
          <w:rFonts w:ascii="Arial" w:hAnsi="Arial" w:cs="Arial"/>
          <w:sz w:val="22"/>
          <w:szCs w:val="22"/>
        </w:rPr>
        <w:t xml:space="preserve"> Exposure misclassification may bias results, </w:t>
      </w:r>
      <w:r w:rsidR="00EB74D6" w:rsidRPr="00BC7831">
        <w:rPr>
          <w:rFonts w:ascii="Arial" w:hAnsi="Arial" w:cs="Arial"/>
          <w:sz w:val="22"/>
          <w:szCs w:val="22"/>
        </w:rPr>
        <w:t>likely</w:t>
      </w:r>
      <w:r w:rsidR="00E24903" w:rsidRPr="00BC7831">
        <w:rPr>
          <w:rFonts w:ascii="Arial" w:hAnsi="Arial" w:cs="Arial"/>
          <w:sz w:val="22"/>
          <w:szCs w:val="22"/>
        </w:rPr>
        <w:t xml:space="preserve"> toward the null, though the magnitude and direction of bias </w:t>
      </w:r>
      <w:del w:id="249" w:author="Joan Casey" w:date="2025-01-08T10:18:00Z" w16du:dateUtc="2025-01-08T18:18:00Z">
        <w:r w:rsidR="00E24903" w:rsidRPr="00BC7831" w:rsidDel="009D7FAE">
          <w:rPr>
            <w:rFonts w:ascii="Arial" w:hAnsi="Arial" w:cs="Arial"/>
            <w:sz w:val="22"/>
            <w:szCs w:val="22"/>
          </w:rPr>
          <w:delText>is</w:delText>
        </w:r>
      </w:del>
      <w:ins w:id="250" w:author="Joan Casey" w:date="2025-01-08T10:18:00Z" w16du:dateUtc="2025-01-08T18:18:00Z">
        <w:r w:rsidR="009D7FAE">
          <w:rPr>
            <w:rFonts w:ascii="Arial" w:hAnsi="Arial" w:cs="Arial"/>
            <w:sz w:val="22"/>
            <w:szCs w:val="22"/>
          </w:rPr>
          <w:t>are</w:t>
        </w:r>
      </w:ins>
      <w:r w:rsidR="00E24903" w:rsidRPr="00BC7831">
        <w:rPr>
          <w:rFonts w:ascii="Arial" w:hAnsi="Arial" w:cs="Arial"/>
          <w:sz w:val="22"/>
          <w:szCs w:val="22"/>
        </w:rPr>
        <w:t xml:space="preserve"> </w:t>
      </w:r>
      <w:commentRangeStart w:id="251"/>
      <w:r w:rsidR="00C45F19" w:rsidRPr="00BC7831">
        <w:rPr>
          <w:rFonts w:ascii="Arial" w:hAnsi="Arial" w:cs="Arial"/>
          <w:sz w:val="22"/>
          <w:szCs w:val="22"/>
        </w:rPr>
        <w:t>unknown</w:t>
      </w:r>
      <w:commentRangeEnd w:id="251"/>
      <w:r w:rsidR="009D7FAE">
        <w:rPr>
          <w:rStyle w:val="CommentReference"/>
        </w:rPr>
        <w:commentReference w:id="251"/>
      </w:r>
      <w:r w:rsidR="00E24903" w:rsidRPr="00BC7831">
        <w:rPr>
          <w:rFonts w:ascii="Arial" w:hAnsi="Arial" w:cs="Arial"/>
          <w:sz w:val="22"/>
          <w:szCs w:val="22"/>
        </w:rPr>
        <w:t xml:space="preserve">. </w:t>
      </w:r>
      <w:ins w:id="252" w:author="Joan Casey" w:date="2025-01-08T10:18:00Z" w16du:dateUtc="2025-01-08T18:18:00Z">
        <w:r w:rsidR="009D7FAE">
          <w:rPr>
            <w:rFonts w:ascii="Arial" w:hAnsi="Arial" w:cs="Arial"/>
            <w:sz w:val="22"/>
            <w:szCs w:val="22"/>
          </w:rPr>
          <w:t xml:space="preserve">Second, </w:t>
        </w:r>
      </w:ins>
      <w:del w:id="253" w:author="Joan Casey" w:date="2025-01-08T10:18:00Z" w16du:dateUtc="2025-01-08T18:18:00Z">
        <w:r w:rsidR="00EB74D6" w:rsidRPr="00BC7831" w:rsidDel="009D7FAE">
          <w:rPr>
            <w:rFonts w:ascii="Arial" w:hAnsi="Arial" w:cs="Arial"/>
            <w:sz w:val="22"/>
            <w:szCs w:val="22"/>
          </w:rPr>
          <w:delText xml:space="preserve">However, </w:delText>
        </w:r>
      </w:del>
      <w:r w:rsidR="00EB74D6" w:rsidRPr="00BC7831">
        <w:rPr>
          <w:rFonts w:ascii="Arial" w:hAnsi="Arial" w:cs="Arial"/>
          <w:sz w:val="22"/>
          <w:szCs w:val="22"/>
        </w:rPr>
        <w:t xml:space="preserve">larger outages may also cause more hospitalizations because they </w:t>
      </w:r>
      <w:r w:rsidR="00B724D8" w:rsidRPr="00BC7831">
        <w:rPr>
          <w:rFonts w:ascii="Arial" w:hAnsi="Arial" w:cs="Arial"/>
          <w:sz w:val="22"/>
          <w:szCs w:val="22"/>
        </w:rPr>
        <w:t>are community-wide events</w:t>
      </w:r>
      <w:ins w:id="254" w:author="Joan Casey" w:date="2025-01-08T10:18:00Z" w16du:dateUtc="2025-01-08T18:18:00Z">
        <w:r w:rsidR="009D7FAE">
          <w:rPr>
            <w:rFonts w:ascii="Arial" w:hAnsi="Arial" w:cs="Arial"/>
            <w:sz w:val="22"/>
            <w:szCs w:val="22"/>
          </w:rPr>
          <w:t xml:space="preserve"> </w:t>
        </w:r>
      </w:ins>
      <w:del w:id="255" w:author="Joan Casey" w:date="2025-01-08T10:18:00Z" w16du:dateUtc="2025-01-08T18:18:00Z">
        <w:r w:rsidR="00EB74D6" w:rsidRPr="00BC7831" w:rsidDel="009D7FAE">
          <w:rPr>
            <w:rFonts w:ascii="Arial" w:hAnsi="Arial" w:cs="Arial"/>
            <w:sz w:val="22"/>
            <w:szCs w:val="22"/>
          </w:rPr>
          <w:delText>.</w:delText>
        </w:r>
      </w:del>
      <w:r w:rsidR="00231BFE">
        <w:rPr>
          <w:rFonts w:ascii="Arial" w:hAnsi="Arial" w:cs="Arial"/>
          <w:sz w:val="22"/>
          <w:szCs w:val="22"/>
        </w:rPr>
        <w:fldChar w:fldCharType="begin"/>
      </w:r>
      <w:r w:rsidR="0008219F">
        <w:rPr>
          <w:rFonts w:ascii="Arial" w:hAnsi="Arial" w:cs="Arial"/>
          <w:sz w:val="22"/>
          <w:szCs w:val="22"/>
        </w:rPr>
        <w:instrText xml:space="preserve"> ADDIN ZOTERO_ITEM CSL_CITATION {"citationID":"B86byoVJ","properties":{"formattedCitation":"(7,36)","plainCitation":"(7,36)","noteIndex":0},"citationItems":[{"id":180,"uris":["http://zotero.org/users/local/hHKggCUl/items/QGLVIH6M"],"itemData":{"id":180,"type":"article-journal","abstract":"Purpose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00231BFE">
        <w:rPr>
          <w:rFonts w:ascii="Arial" w:hAnsi="Arial" w:cs="Arial"/>
          <w:sz w:val="22"/>
          <w:szCs w:val="22"/>
        </w:rPr>
        <w:fldChar w:fldCharType="separate"/>
      </w:r>
      <w:r w:rsidR="0008219F">
        <w:rPr>
          <w:rFonts w:ascii="Arial" w:hAnsi="Arial" w:cs="Arial"/>
          <w:noProof/>
          <w:sz w:val="22"/>
          <w:szCs w:val="22"/>
        </w:rPr>
        <w:t>(7,36)</w:t>
      </w:r>
      <w:r w:rsidR="00231BFE">
        <w:rPr>
          <w:rFonts w:ascii="Arial" w:hAnsi="Arial" w:cs="Arial"/>
          <w:sz w:val="22"/>
          <w:szCs w:val="22"/>
        </w:rPr>
        <w:fldChar w:fldCharType="end"/>
      </w:r>
      <w:ins w:id="256" w:author="Joan Casey" w:date="2025-01-08T10:18:00Z" w16du:dateUtc="2025-01-08T18:18:00Z">
        <w:r w:rsidR="009D7FAE">
          <w:rPr>
            <w:rFonts w:ascii="Arial" w:hAnsi="Arial" w:cs="Arial"/>
            <w:sz w:val="22"/>
            <w:szCs w:val="22"/>
          </w:rPr>
          <w:t>.</w:t>
        </w:r>
      </w:ins>
      <w:r w:rsidR="00B71994" w:rsidRPr="00BC7831">
        <w:rPr>
          <w:rFonts w:ascii="Arial" w:hAnsi="Arial" w:cs="Arial"/>
          <w:sz w:val="22"/>
          <w:szCs w:val="22"/>
        </w:rPr>
        <w:t xml:space="preserve"> </w:t>
      </w:r>
      <w:r w:rsidR="00B365D3" w:rsidRPr="00BC7831">
        <w:rPr>
          <w:rFonts w:ascii="Arial" w:hAnsi="Arial" w:cs="Arial"/>
          <w:sz w:val="22"/>
          <w:szCs w:val="22"/>
        </w:rPr>
        <w:t xml:space="preserve">During a </w:t>
      </w:r>
      <w:r w:rsidR="009221E6" w:rsidRPr="00BC7831">
        <w:rPr>
          <w:rFonts w:ascii="Arial" w:hAnsi="Arial" w:cs="Arial"/>
          <w:sz w:val="22"/>
          <w:szCs w:val="22"/>
        </w:rPr>
        <w:t>small power outage, older adults may be able to rely on neighbo</w:t>
      </w:r>
      <w:del w:id="257" w:author="Joan Casey" w:date="2025-01-08T10:19:00Z" w16du:dateUtc="2025-01-08T18:19:00Z">
        <w:r w:rsidR="009221E6" w:rsidRPr="00BC7831" w:rsidDel="009D7FAE">
          <w:rPr>
            <w:rFonts w:ascii="Arial" w:hAnsi="Arial" w:cs="Arial"/>
            <w:sz w:val="22"/>
            <w:szCs w:val="22"/>
          </w:rPr>
          <w:delText>u</w:delText>
        </w:r>
      </w:del>
      <w:r w:rsidR="009221E6" w:rsidRPr="00BC7831">
        <w:rPr>
          <w:rFonts w:ascii="Arial" w:hAnsi="Arial" w:cs="Arial"/>
          <w:sz w:val="22"/>
          <w:szCs w:val="22"/>
        </w:rPr>
        <w:t xml:space="preserve">rs </w:t>
      </w:r>
      <w:r w:rsidR="00E51F44" w:rsidRPr="00BC7831">
        <w:rPr>
          <w:rFonts w:ascii="Arial" w:hAnsi="Arial" w:cs="Arial"/>
          <w:sz w:val="22"/>
          <w:szCs w:val="22"/>
        </w:rPr>
        <w:t xml:space="preserve">or other nearby </w:t>
      </w:r>
      <w:r w:rsidR="003A4478" w:rsidRPr="00BC7831">
        <w:rPr>
          <w:rFonts w:ascii="Arial" w:hAnsi="Arial" w:cs="Arial"/>
          <w:sz w:val="22"/>
          <w:szCs w:val="22"/>
        </w:rPr>
        <w:t>c</w:t>
      </w:r>
      <w:r w:rsidR="00E51F44" w:rsidRPr="00BC7831">
        <w:rPr>
          <w:rFonts w:ascii="Arial" w:hAnsi="Arial" w:cs="Arial"/>
          <w:sz w:val="22"/>
          <w:szCs w:val="22"/>
        </w:rPr>
        <w:t xml:space="preserve">ommunity </w:t>
      </w:r>
      <w:r w:rsidR="00AA78C2" w:rsidRPr="00BC7831">
        <w:rPr>
          <w:rFonts w:ascii="Arial" w:hAnsi="Arial" w:cs="Arial"/>
          <w:sz w:val="22"/>
          <w:szCs w:val="22"/>
        </w:rPr>
        <w:t>resources</w:t>
      </w:r>
      <w:r w:rsidR="00E51F44" w:rsidRPr="00BC7831">
        <w:rPr>
          <w:rFonts w:ascii="Arial" w:hAnsi="Arial" w:cs="Arial"/>
          <w:sz w:val="22"/>
          <w:szCs w:val="22"/>
        </w:rPr>
        <w:t xml:space="preserve"> </w:t>
      </w:r>
      <w:r w:rsidR="009221E6" w:rsidRPr="00BC7831">
        <w:rPr>
          <w:rFonts w:ascii="Arial" w:hAnsi="Arial" w:cs="Arial"/>
          <w:sz w:val="22"/>
          <w:szCs w:val="22"/>
        </w:rPr>
        <w:t xml:space="preserve">for </w:t>
      </w:r>
      <w:ins w:id="258" w:author="Joan Casey" w:date="2025-01-08T10:19:00Z" w16du:dateUtc="2025-01-08T18:19:00Z">
        <w:r w:rsidR="009D7FAE">
          <w:rPr>
            <w:rFonts w:ascii="Arial" w:hAnsi="Arial" w:cs="Arial"/>
            <w:sz w:val="22"/>
            <w:szCs w:val="22"/>
          </w:rPr>
          <w:t xml:space="preserve">social support, </w:t>
        </w:r>
      </w:ins>
      <w:r w:rsidR="009221E6" w:rsidRPr="00BC7831">
        <w:rPr>
          <w:rFonts w:ascii="Arial" w:hAnsi="Arial" w:cs="Arial"/>
          <w:sz w:val="22"/>
          <w:szCs w:val="22"/>
        </w:rPr>
        <w:t>electricity</w:t>
      </w:r>
      <w:r w:rsidR="006913A0" w:rsidRPr="00BC7831">
        <w:rPr>
          <w:rFonts w:ascii="Arial" w:hAnsi="Arial" w:cs="Arial"/>
          <w:sz w:val="22"/>
          <w:szCs w:val="22"/>
        </w:rPr>
        <w:t xml:space="preserve">, heat, or </w:t>
      </w:r>
      <w:r w:rsidR="00A917B3" w:rsidRPr="00BC7831">
        <w:rPr>
          <w:rFonts w:ascii="Arial" w:hAnsi="Arial" w:cs="Arial"/>
          <w:sz w:val="22"/>
          <w:szCs w:val="22"/>
        </w:rPr>
        <w:t>air conditioning</w:t>
      </w:r>
      <w:r w:rsidR="001F1C0A" w:rsidRPr="00BC7831">
        <w:rPr>
          <w:rFonts w:ascii="Arial" w:hAnsi="Arial" w:cs="Arial"/>
          <w:sz w:val="22"/>
          <w:szCs w:val="22"/>
        </w:rPr>
        <w:t>. During a</w:t>
      </w:r>
      <w:r w:rsidR="009221E6" w:rsidRPr="00BC7831">
        <w:rPr>
          <w:rFonts w:ascii="Arial" w:hAnsi="Arial" w:cs="Arial"/>
          <w:sz w:val="22"/>
          <w:szCs w:val="22"/>
        </w:rPr>
        <w:t xml:space="preserve"> </w:t>
      </w:r>
      <w:r w:rsidR="001F1C0A" w:rsidRPr="00BC7831">
        <w:rPr>
          <w:rFonts w:ascii="Arial" w:hAnsi="Arial" w:cs="Arial"/>
          <w:sz w:val="22"/>
          <w:szCs w:val="22"/>
        </w:rPr>
        <w:t>l</w:t>
      </w:r>
      <w:r w:rsidR="009221E6" w:rsidRPr="00BC7831">
        <w:rPr>
          <w:rFonts w:ascii="Arial" w:hAnsi="Arial" w:cs="Arial"/>
          <w:sz w:val="22"/>
          <w:szCs w:val="22"/>
        </w:rPr>
        <w:t>arger outage,</w:t>
      </w:r>
      <w:r w:rsidR="00390EDF" w:rsidRPr="00BC7831">
        <w:rPr>
          <w:rFonts w:ascii="Arial" w:hAnsi="Arial" w:cs="Arial"/>
          <w:sz w:val="22"/>
          <w:szCs w:val="22"/>
        </w:rPr>
        <w:t xml:space="preserve"> </w:t>
      </w:r>
      <w:r w:rsidR="00E45BB5" w:rsidRPr="00BC7831">
        <w:rPr>
          <w:rFonts w:ascii="Arial" w:hAnsi="Arial" w:cs="Arial"/>
          <w:sz w:val="22"/>
          <w:szCs w:val="22"/>
        </w:rPr>
        <w:t>f</w:t>
      </w:r>
      <w:r w:rsidR="00521805" w:rsidRPr="00BC7831">
        <w:rPr>
          <w:rFonts w:ascii="Arial" w:hAnsi="Arial" w:cs="Arial"/>
          <w:sz w:val="22"/>
          <w:szCs w:val="22"/>
        </w:rPr>
        <w:t xml:space="preserve">ewer </w:t>
      </w:r>
      <w:r w:rsidR="00AD6A59" w:rsidRPr="00BC7831">
        <w:rPr>
          <w:rFonts w:ascii="Arial" w:hAnsi="Arial" w:cs="Arial"/>
          <w:sz w:val="22"/>
          <w:szCs w:val="22"/>
        </w:rPr>
        <w:t xml:space="preserve">places </w:t>
      </w:r>
      <w:del w:id="259" w:author="Joan Casey" w:date="2025-01-08T10:19:00Z" w16du:dateUtc="2025-01-08T18:19:00Z">
        <w:r w:rsidR="00AD6A59" w:rsidRPr="00BC7831" w:rsidDel="009D7FAE">
          <w:rPr>
            <w:rFonts w:ascii="Arial" w:hAnsi="Arial" w:cs="Arial"/>
            <w:sz w:val="22"/>
            <w:szCs w:val="22"/>
          </w:rPr>
          <w:delText xml:space="preserve">still </w:delText>
        </w:r>
      </w:del>
      <w:r w:rsidR="00AD6A59" w:rsidRPr="00BC7831">
        <w:rPr>
          <w:rFonts w:ascii="Arial" w:hAnsi="Arial" w:cs="Arial"/>
          <w:sz w:val="22"/>
          <w:szCs w:val="22"/>
        </w:rPr>
        <w:t>have power</w:t>
      </w:r>
      <w:ins w:id="260" w:author="Joan Casey" w:date="2025-01-08T10:19:00Z" w16du:dateUtc="2025-01-08T18:19:00Z">
        <w:r w:rsidR="009D7FAE">
          <w:rPr>
            <w:rFonts w:ascii="Arial" w:hAnsi="Arial" w:cs="Arial"/>
            <w:sz w:val="22"/>
            <w:szCs w:val="22"/>
          </w:rPr>
          <w:t>, and fewer people can help</w:t>
        </w:r>
      </w:ins>
      <w:r w:rsidR="00AD6A59" w:rsidRPr="00BC7831">
        <w:rPr>
          <w:rFonts w:ascii="Arial" w:hAnsi="Arial" w:cs="Arial"/>
          <w:sz w:val="22"/>
          <w:szCs w:val="22"/>
        </w:rPr>
        <w:t xml:space="preserve">. </w:t>
      </w:r>
      <w:r w:rsidR="00D26F16" w:rsidRPr="00BC7831">
        <w:rPr>
          <w:rFonts w:ascii="Arial" w:hAnsi="Arial" w:cs="Arial"/>
          <w:sz w:val="22"/>
          <w:szCs w:val="22"/>
        </w:rPr>
        <w:t>M</w:t>
      </w:r>
      <w:r w:rsidR="001B7904" w:rsidRPr="00BC7831">
        <w:rPr>
          <w:rFonts w:ascii="Arial" w:hAnsi="Arial" w:cs="Arial"/>
          <w:sz w:val="22"/>
          <w:szCs w:val="22"/>
        </w:rPr>
        <w:t>ore individuals may</w:t>
      </w:r>
      <w:ins w:id="261" w:author="Joan Casey" w:date="2025-01-08T10:19:00Z" w16du:dateUtc="2025-01-08T18:19:00Z">
        <w:r w:rsidR="009D7FAE">
          <w:rPr>
            <w:rFonts w:ascii="Arial" w:hAnsi="Arial" w:cs="Arial"/>
            <w:sz w:val="22"/>
            <w:szCs w:val="22"/>
          </w:rPr>
          <w:t>,</w:t>
        </w:r>
      </w:ins>
      <w:r w:rsidR="001B7904" w:rsidRPr="00BC7831">
        <w:rPr>
          <w:rFonts w:ascii="Arial" w:hAnsi="Arial" w:cs="Arial"/>
          <w:sz w:val="22"/>
          <w:szCs w:val="22"/>
        </w:rPr>
        <w:t xml:space="preserve"> </w:t>
      </w:r>
      <w:r w:rsidR="00CF5540" w:rsidRPr="00BC7831">
        <w:rPr>
          <w:rFonts w:ascii="Arial" w:hAnsi="Arial" w:cs="Arial"/>
          <w:sz w:val="22"/>
          <w:szCs w:val="22"/>
        </w:rPr>
        <w:t>therefore</w:t>
      </w:r>
      <w:ins w:id="262" w:author="Joan Casey" w:date="2025-01-08T10:19:00Z" w16du:dateUtc="2025-01-08T18:19:00Z">
        <w:r w:rsidR="009D7FAE">
          <w:rPr>
            <w:rFonts w:ascii="Arial" w:hAnsi="Arial" w:cs="Arial"/>
            <w:sz w:val="22"/>
            <w:szCs w:val="22"/>
          </w:rPr>
          <w:t>,</w:t>
        </w:r>
      </w:ins>
      <w:r w:rsidR="00CF5540" w:rsidRPr="00BC7831">
        <w:rPr>
          <w:rFonts w:ascii="Arial" w:hAnsi="Arial" w:cs="Arial"/>
          <w:sz w:val="22"/>
          <w:szCs w:val="22"/>
        </w:rPr>
        <w:t xml:space="preserve"> </w:t>
      </w:r>
      <w:r w:rsidR="001B7904" w:rsidRPr="00BC7831">
        <w:rPr>
          <w:rFonts w:ascii="Arial" w:hAnsi="Arial" w:cs="Arial"/>
          <w:sz w:val="22"/>
          <w:szCs w:val="22"/>
        </w:rPr>
        <w:t xml:space="preserve">be exposed to </w:t>
      </w:r>
      <w:r w:rsidR="001B7904" w:rsidRPr="00BC7831">
        <w:rPr>
          <w:rFonts w:ascii="Arial" w:hAnsi="Arial" w:cs="Arial"/>
          <w:sz w:val="22"/>
          <w:szCs w:val="22"/>
        </w:rPr>
        <w:lastRenderedPageBreak/>
        <w:t xml:space="preserve">the midstream effects of </w:t>
      </w:r>
      <w:r w:rsidR="000412DB" w:rsidRPr="00BC7831">
        <w:rPr>
          <w:rFonts w:ascii="Arial" w:hAnsi="Arial" w:cs="Arial"/>
          <w:sz w:val="22"/>
          <w:szCs w:val="22"/>
        </w:rPr>
        <w:t xml:space="preserve">power </w:t>
      </w:r>
      <w:r w:rsidR="001B7904" w:rsidRPr="00BC7831">
        <w:rPr>
          <w:rFonts w:ascii="Arial" w:hAnsi="Arial" w:cs="Arial"/>
          <w:sz w:val="22"/>
          <w:szCs w:val="22"/>
        </w:rPr>
        <w:t>outage</w:t>
      </w:r>
      <w:ins w:id="263" w:author="Joan Casey" w:date="2025-01-08T10:20:00Z" w16du:dateUtc="2025-01-08T18:20:00Z">
        <w:r w:rsidR="009D7FAE">
          <w:rPr>
            <w:rFonts w:ascii="Arial" w:hAnsi="Arial" w:cs="Arial"/>
            <w:sz w:val="22"/>
            <w:szCs w:val="22"/>
          </w:rPr>
          <w:t>,</w:t>
        </w:r>
      </w:ins>
      <w:r w:rsidR="00D406CA" w:rsidRPr="00BC7831">
        <w:rPr>
          <w:rFonts w:ascii="Arial" w:hAnsi="Arial" w:cs="Arial"/>
          <w:sz w:val="22"/>
          <w:szCs w:val="22"/>
        </w:rPr>
        <w:t xml:space="preserve"> </w:t>
      </w:r>
      <w:r w:rsidR="000412DB" w:rsidRPr="00BC7831">
        <w:rPr>
          <w:rFonts w:ascii="Arial" w:hAnsi="Arial" w:cs="Arial"/>
          <w:sz w:val="22"/>
          <w:szCs w:val="22"/>
        </w:rPr>
        <w:t>such as heat and cold</w:t>
      </w:r>
      <w:ins w:id="264" w:author="Joan Casey" w:date="2025-01-08T10:20:00Z" w16du:dateUtc="2025-01-08T18:20:00Z">
        <w:r w:rsidR="009D7FAE">
          <w:rPr>
            <w:rFonts w:ascii="Arial" w:hAnsi="Arial" w:cs="Arial"/>
            <w:sz w:val="22"/>
            <w:szCs w:val="22"/>
          </w:rPr>
          <w:t>,</w:t>
        </w:r>
      </w:ins>
      <w:r w:rsidR="000412DB" w:rsidRPr="00BC7831">
        <w:rPr>
          <w:rFonts w:ascii="Arial" w:hAnsi="Arial" w:cs="Arial"/>
          <w:sz w:val="22"/>
          <w:szCs w:val="22"/>
        </w:rPr>
        <w:t xml:space="preserve"> </w:t>
      </w:r>
      <w:r w:rsidR="00D406CA" w:rsidRPr="00BC7831">
        <w:rPr>
          <w:rFonts w:ascii="Arial" w:hAnsi="Arial" w:cs="Arial"/>
          <w:sz w:val="22"/>
          <w:szCs w:val="22"/>
        </w:rPr>
        <w:t xml:space="preserve">during </w:t>
      </w:r>
      <w:r w:rsidR="00D015E1" w:rsidRPr="00BC7831">
        <w:rPr>
          <w:rFonts w:ascii="Arial" w:hAnsi="Arial" w:cs="Arial"/>
          <w:sz w:val="22"/>
          <w:szCs w:val="22"/>
        </w:rPr>
        <w:t xml:space="preserve">these </w:t>
      </w:r>
      <w:r w:rsidR="00D406CA" w:rsidRPr="00BC7831">
        <w:rPr>
          <w:rFonts w:ascii="Arial" w:hAnsi="Arial" w:cs="Arial"/>
          <w:sz w:val="22"/>
          <w:szCs w:val="22"/>
        </w:rPr>
        <w:t>large</w:t>
      </w:r>
      <w:ins w:id="265" w:author="Joan Casey" w:date="2025-01-08T10:20:00Z" w16du:dateUtc="2025-01-08T18:20:00Z">
        <w:r w:rsidR="009D7FAE">
          <w:rPr>
            <w:rFonts w:ascii="Arial" w:hAnsi="Arial" w:cs="Arial"/>
            <w:sz w:val="22"/>
            <w:szCs w:val="22"/>
          </w:rPr>
          <w:t>r</w:t>
        </w:r>
      </w:ins>
      <w:r w:rsidR="00D406CA" w:rsidRPr="00BC7831">
        <w:rPr>
          <w:rFonts w:ascii="Arial" w:hAnsi="Arial" w:cs="Arial"/>
          <w:sz w:val="22"/>
          <w:szCs w:val="22"/>
        </w:rPr>
        <w:t xml:space="preserve"> outages,</w:t>
      </w:r>
      <w:r w:rsidR="001B7904" w:rsidRPr="00BC7831">
        <w:rPr>
          <w:rFonts w:ascii="Arial" w:hAnsi="Arial" w:cs="Arial"/>
          <w:sz w:val="22"/>
          <w:szCs w:val="22"/>
        </w:rPr>
        <w:t xml:space="preserve"> </w:t>
      </w:r>
      <w:ins w:id="266" w:author="Joan Casey" w:date="2025-01-08T10:20:00Z" w16du:dateUtc="2025-01-08T18:20:00Z">
        <w:r w:rsidR="009D7FAE">
          <w:rPr>
            <w:rFonts w:ascii="Arial" w:hAnsi="Arial" w:cs="Arial"/>
            <w:sz w:val="22"/>
            <w:szCs w:val="22"/>
          </w:rPr>
          <w:t xml:space="preserve">potentially </w:t>
        </w:r>
      </w:ins>
      <w:del w:id="267" w:author="Joan Casey" w:date="2025-01-08T10:20:00Z" w16du:dateUtc="2025-01-08T18:20:00Z">
        <w:r w:rsidR="001B7904" w:rsidRPr="00BC7831" w:rsidDel="009D7FAE">
          <w:rPr>
            <w:rFonts w:ascii="Arial" w:hAnsi="Arial" w:cs="Arial"/>
            <w:sz w:val="22"/>
            <w:szCs w:val="22"/>
          </w:rPr>
          <w:delText xml:space="preserve">leading to </w:delText>
        </w:r>
      </w:del>
      <w:r w:rsidR="00FC6E7C" w:rsidRPr="00BC7831">
        <w:rPr>
          <w:rFonts w:ascii="Arial" w:hAnsi="Arial" w:cs="Arial"/>
          <w:sz w:val="22"/>
          <w:szCs w:val="22"/>
        </w:rPr>
        <w:t>increas</w:t>
      </w:r>
      <w:ins w:id="268" w:author="Joan Casey" w:date="2025-01-08T10:20:00Z" w16du:dateUtc="2025-01-08T18:20:00Z">
        <w:r w:rsidR="009D7FAE">
          <w:rPr>
            <w:rFonts w:ascii="Arial" w:hAnsi="Arial" w:cs="Arial"/>
            <w:sz w:val="22"/>
            <w:szCs w:val="22"/>
          </w:rPr>
          <w:t>ing</w:t>
        </w:r>
      </w:ins>
      <w:del w:id="269" w:author="Joan Casey" w:date="2025-01-08T10:20:00Z" w16du:dateUtc="2025-01-08T18:20:00Z">
        <w:r w:rsidR="00FC6E7C" w:rsidRPr="00BC7831" w:rsidDel="009D7FAE">
          <w:rPr>
            <w:rFonts w:ascii="Arial" w:hAnsi="Arial" w:cs="Arial"/>
            <w:sz w:val="22"/>
            <w:szCs w:val="22"/>
          </w:rPr>
          <w:delText>ed</w:delText>
        </w:r>
      </w:del>
      <w:r w:rsidR="00FC6E7C" w:rsidRPr="00BC7831">
        <w:rPr>
          <w:rFonts w:ascii="Arial" w:hAnsi="Arial" w:cs="Arial"/>
          <w:sz w:val="22"/>
          <w:szCs w:val="22"/>
        </w:rPr>
        <w:t xml:space="preserve"> </w:t>
      </w:r>
      <w:r w:rsidR="001B7904" w:rsidRPr="00BC7831">
        <w:rPr>
          <w:rFonts w:ascii="Arial" w:hAnsi="Arial" w:cs="Arial"/>
          <w:sz w:val="22"/>
          <w:szCs w:val="22"/>
        </w:rPr>
        <w:t>hospitalization</w:t>
      </w:r>
      <w:r w:rsidR="002A1259" w:rsidRPr="00BC7831">
        <w:rPr>
          <w:rFonts w:ascii="Arial" w:hAnsi="Arial" w:cs="Arial"/>
          <w:sz w:val="22"/>
          <w:szCs w:val="22"/>
        </w:rPr>
        <w:t>s</w:t>
      </w:r>
      <w:r w:rsidR="001B7904" w:rsidRPr="00BC7831">
        <w:rPr>
          <w:rFonts w:ascii="Arial" w:hAnsi="Arial" w:cs="Arial"/>
          <w:sz w:val="22"/>
          <w:szCs w:val="22"/>
        </w:rPr>
        <w:t>.</w:t>
      </w:r>
      <w:r w:rsidR="00AC69A3" w:rsidRPr="00BC7831">
        <w:rPr>
          <w:rFonts w:ascii="Arial" w:hAnsi="Arial" w:cs="Arial"/>
          <w:sz w:val="22"/>
          <w:szCs w:val="22"/>
        </w:rPr>
        <w:t xml:space="preserve"> </w:t>
      </w:r>
    </w:p>
    <w:p w14:paraId="5A0B03BA" w14:textId="34AB9F68" w:rsidR="00861004" w:rsidRPr="00BC7831" w:rsidRDefault="00E405B1"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of the </w:t>
      </w:r>
      <w:del w:id="270" w:author="Joan Casey" w:date="2025-01-08T10:20:00Z" w16du:dateUtc="2025-01-08T18:20:00Z">
        <w:r w:rsidRPr="00BC7831" w:rsidDel="009D7FAE">
          <w:rPr>
            <w:rFonts w:ascii="Arial" w:hAnsi="Arial" w:cs="Arial"/>
            <w:sz w:val="22"/>
            <w:szCs w:val="22"/>
          </w:rPr>
          <w:delText xml:space="preserve">effect of </w:delText>
        </w:r>
      </w:del>
      <w:r w:rsidRPr="00BC7831">
        <w:rPr>
          <w:rFonts w:ascii="Arial" w:hAnsi="Arial" w:cs="Arial"/>
          <w:sz w:val="22"/>
          <w:szCs w:val="22"/>
        </w:rPr>
        <w:t>power outage</w:t>
      </w:r>
      <w:ins w:id="271" w:author="Joan Casey" w:date="2025-01-08T10:20:00Z" w16du:dateUtc="2025-01-08T18:20:00Z">
        <w:r w:rsidR="009D7FAE">
          <w:rPr>
            <w:rFonts w:ascii="Arial" w:hAnsi="Arial" w:cs="Arial"/>
            <w:sz w:val="22"/>
            <w:szCs w:val="22"/>
          </w:rPr>
          <w:t>-</w:t>
        </w:r>
      </w:ins>
      <w:del w:id="272" w:author="Joan Casey" w:date="2025-01-08T10:20:00Z" w16du:dateUtc="2025-01-08T18:20:00Z">
        <w:r w:rsidRPr="00BC7831" w:rsidDel="009D7FAE">
          <w:rPr>
            <w:rFonts w:ascii="Arial" w:hAnsi="Arial" w:cs="Arial"/>
            <w:sz w:val="22"/>
            <w:szCs w:val="22"/>
          </w:rPr>
          <w:delText xml:space="preserve"> on </w:delText>
        </w:r>
      </w:del>
      <w:r w:rsidRPr="00BC7831">
        <w:rPr>
          <w:rFonts w:ascii="Arial" w:hAnsi="Arial" w:cs="Arial"/>
          <w:sz w:val="22"/>
          <w:szCs w:val="22"/>
        </w:rPr>
        <w:t>hospitalization</w:t>
      </w:r>
      <w:ins w:id="273" w:author="Joan Casey" w:date="2025-01-08T10:20:00Z" w16du:dateUtc="2025-01-08T18:20:00Z">
        <w:r w:rsidR="009D7FAE">
          <w:rPr>
            <w:rFonts w:ascii="Arial" w:hAnsi="Arial" w:cs="Arial"/>
            <w:sz w:val="22"/>
            <w:szCs w:val="22"/>
          </w:rPr>
          <w:t xml:space="preserve"> association</w:t>
        </w:r>
      </w:ins>
      <w:del w:id="274" w:author="Joan Casey" w:date="2025-01-08T10:20:00Z" w16du:dateUtc="2025-01-08T18:20:00Z">
        <w:r w:rsidRPr="00BC7831" w:rsidDel="009D7FAE">
          <w:rPr>
            <w:rFonts w:ascii="Arial" w:hAnsi="Arial" w:cs="Arial"/>
            <w:sz w:val="22"/>
            <w:szCs w:val="22"/>
          </w:rPr>
          <w:delText>s</w:delText>
        </w:r>
      </w:del>
      <w:r w:rsidRPr="00BC7831">
        <w:rPr>
          <w:rFonts w:ascii="Arial" w:hAnsi="Arial" w:cs="Arial"/>
          <w:sz w:val="22"/>
          <w:szCs w:val="22"/>
        </w:rPr>
        <w:t xml:space="preserve"> by sex, age</w:t>
      </w:r>
      <w:ins w:id="275" w:author="Joan Casey" w:date="2025-01-08T10:20:00Z" w16du:dateUtc="2025-01-08T18:20:00Z">
        <w:r w:rsidR="009D7FAE">
          <w:rPr>
            <w:rFonts w:ascii="Arial" w:hAnsi="Arial" w:cs="Arial"/>
            <w:sz w:val="22"/>
            <w:szCs w:val="22"/>
          </w:rPr>
          <w:t xml:space="preserve"> and</w:t>
        </w:r>
      </w:ins>
      <w:del w:id="276" w:author="Joan Casey" w:date="2025-01-08T10:20:00Z" w16du:dateUtc="2025-01-08T18:20:00Z">
        <w:r w:rsidRPr="00BC7831" w:rsidDel="009D7FAE">
          <w:rPr>
            <w:rFonts w:ascii="Arial" w:hAnsi="Arial" w:cs="Arial"/>
            <w:sz w:val="22"/>
            <w:szCs w:val="22"/>
          </w:rPr>
          <w:delText>,</w:delText>
        </w:r>
      </w:del>
      <w:r w:rsidRPr="00BC7831">
        <w:rPr>
          <w:rFonts w:ascii="Arial" w:hAnsi="Arial" w:cs="Arial"/>
          <w:sz w:val="22"/>
          <w:szCs w:val="22"/>
        </w:rPr>
        <w:t xml:space="preserve"> </w:t>
      </w:r>
      <w:ins w:id="277" w:author="Joan Casey" w:date="2025-01-08T10:20:00Z" w16du:dateUtc="2025-01-08T18:20:00Z">
        <w:r w:rsidR="009D7FAE">
          <w:rPr>
            <w:rFonts w:ascii="Arial" w:hAnsi="Arial" w:cs="Arial"/>
            <w:sz w:val="22"/>
            <w:szCs w:val="22"/>
          </w:rPr>
          <w:t xml:space="preserve">area-level </w:t>
        </w:r>
      </w:ins>
      <w:r w:rsidRPr="00BC7831">
        <w:rPr>
          <w:rFonts w:ascii="Arial" w:hAnsi="Arial" w:cs="Arial"/>
          <w:sz w:val="22"/>
          <w:szCs w:val="22"/>
        </w:rPr>
        <w:t>poverty</w:t>
      </w:r>
      <w:del w:id="278" w:author="Joan Casey" w:date="2025-01-08T10:21:00Z" w16du:dateUtc="2025-01-08T18:21:00Z">
        <w:r w:rsidRPr="00BC7831" w:rsidDel="009D7FAE">
          <w:rPr>
            <w:rFonts w:ascii="Arial" w:hAnsi="Arial" w:cs="Arial"/>
            <w:sz w:val="22"/>
            <w:szCs w:val="22"/>
          </w:rPr>
          <w:delText>,</w:delText>
        </w:r>
      </w:del>
      <w:r w:rsidRPr="00BC7831">
        <w:rPr>
          <w:rFonts w:ascii="Arial" w:hAnsi="Arial" w:cs="Arial"/>
          <w:sz w:val="22"/>
          <w:szCs w:val="22"/>
        </w:rPr>
        <w:t xml:space="preserve"> and DME use. </w:t>
      </w:r>
      <w:r w:rsidR="004A54BC" w:rsidRPr="00BC7831">
        <w:rPr>
          <w:rFonts w:ascii="Arial" w:hAnsi="Arial" w:cs="Arial"/>
          <w:sz w:val="22"/>
          <w:szCs w:val="22"/>
        </w:rPr>
        <w:t xml:space="preserve">Contrary to our hypotheses, </w:t>
      </w:r>
      <w:r w:rsidR="00B92CB0" w:rsidRPr="00BC7831">
        <w:rPr>
          <w:rFonts w:ascii="Arial" w:hAnsi="Arial" w:cs="Arial"/>
          <w:sz w:val="22"/>
          <w:szCs w:val="22"/>
        </w:rPr>
        <w:t>w</w:t>
      </w:r>
      <w:r w:rsidR="00AE5F52" w:rsidRPr="00BC7831">
        <w:rPr>
          <w:rFonts w:ascii="Arial" w:hAnsi="Arial" w:cs="Arial"/>
          <w:sz w:val="22"/>
          <w:szCs w:val="22"/>
        </w:rPr>
        <w:t xml:space="preserve">e did not observe effect </w:t>
      </w:r>
      <w:r w:rsidR="004A54BC" w:rsidRPr="00BC7831">
        <w:rPr>
          <w:rFonts w:ascii="Arial" w:hAnsi="Arial" w:cs="Arial"/>
          <w:sz w:val="22"/>
          <w:szCs w:val="22"/>
        </w:rPr>
        <w:t>modification</w:t>
      </w:r>
      <w:r w:rsidR="00AE5F52" w:rsidRPr="00BC7831">
        <w:rPr>
          <w:rFonts w:ascii="Arial" w:hAnsi="Arial" w:cs="Arial"/>
          <w:sz w:val="22"/>
          <w:szCs w:val="22"/>
        </w:rPr>
        <w:t xml:space="preserve"> by sex, age, or county poverty quartile. </w:t>
      </w:r>
      <w:r w:rsidR="00A667F5" w:rsidRPr="00BC7831">
        <w:rPr>
          <w:rFonts w:ascii="Arial" w:hAnsi="Arial" w:cs="Arial"/>
          <w:sz w:val="22"/>
          <w:szCs w:val="22"/>
        </w:rPr>
        <w:t xml:space="preserve">Because we measured poverty at the county level, </w:t>
      </w:r>
      <w:r w:rsidR="00BF30B0" w:rsidRPr="00BC7831">
        <w:rPr>
          <w:rFonts w:ascii="Arial" w:hAnsi="Arial" w:cs="Arial"/>
          <w:sz w:val="22"/>
          <w:szCs w:val="22"/>
        </w:rPr>
        <w:t xml:space="preserve">and wealth varies widely within counties, </w:t>
      </w:r>
      <w:ins w:id="279" w:author="Joan Casey" w:date="2025-01-08T10:21:00Z" w16du:dateUtc="2025-01-08T18:21:00Z">
        <w:r w:rsidR="009D7FAE">
          <w:rPr>
            <w:rFonts w:ascii="Arial" w:hAnsi="Arial" w:cs="Arial"/>
            <w:sz w:val="22"/>
            <w:szCs w:val="22"/>
          </w:rPr>
          <w:t xml:space="preserve">average poverty levels may not accurately reflect </w:t>
        </w:r>
      </w:ins>
      <w:r w:rsidR="00BF30B0" w:rsidRPr="00BC7831">
        <w:rPr>
          <w:rFonts w:ascii="Arial" w:hAnsi="Arial" w:cs="Arial"/>
          <w:sz w:val="22"/>
          <w:szCs w:val="22"/>
        </w:rPr>
        <w:t>adaptive capacity</w:t>
      </w:r>
      <w:ins w:id="280" w:author="Joan Casey" w:date="2025-01-08T10:21:00Z" w16du:dateUtc="2025-01-08T18:21:00Z">
        <w:r w:rsidR="009D7FAE">
          <w:rPr>
            <w:rFonts w:ascii="Arial" w:hAnsi="Arial" w:cs="Arial"/>
            <w:sz w:val="22"/>
            <w:szCs w:val="22"/>
          </w:rPr>
          <w:t xml:space="preserve"> of individua</w:t>
        </w:r>
      </w:ins>
      <w:ins w:id="281" w:author="Joan Casey" w:date="2025-01-08T10:22:00Z" w16du:dateUtc="2025-01-08T18:22:00Z">
        <w:r w:rsidR="009D7FAE">
          <w:rPr>
            <w:rFonts w:ascii="Arial" w:hAnsi="Arial" w:cs="Arial"/>
            <w:sz w:val="22"/>
            <w:szCs w:val="22"/>
          </w:rPr>
          <w:t>ls within counties.</w:t>
        </w:r>
      </w:ins>
      <w:r w:rsidR="00BF30B0" w:rsidRPr="00BC7831">
        <w:rPr>
          <w:rFonts w:ascii="Arial" w:hAnsi="Arial" w:cs="Arial"/>
          <w:sz w:val="22"/>
          <w:szCs w:val="22"/>
        </w:rPr>
        <w:t xml:space="preserve"> </w:t>
      </w:r>
      <w:del w:id="282" w:author="Joan Casey" w:date="2025-01-08T10:22:00Z" w16du:dateUtc="2025-01-08T18:22:00Z">
        <w:r w:rsidR="00BF30B0" w:rsidRPr="00BC7831" w:rsidDel="009D7FAE">
          <w:rPr>
            <w:rFonts w:ascii="Arial" w:hAnsi="Arial" w:cs="Arial"/>
            <w:sz w:val="22"/>
            <w:szCs w:val="22"/>
          </w:rPr>
          <w:delText xml:space="preserve">may not have </w:delText>
        </w:r>
        <w:r w:rsidR="00B3647E" w:rsidRPr="00BC7831" w:rsidDel="009D7FAE">
          <w:rPr>
            <w:rFonts w:ascii="Arial" w:hAnsi="Arial" w:cs="Arial"/>
            <w:sz w:val="22"/>
            <w:szCs w:val="22"/>
          </w:rPr>
          <w:delText xml:space="preserve">been </w:delText>
        </w:r>
        <w:r w:rsidR="00BF30B0" w:rsidRPr="00BC7831" w:rsidDel="009D7FAE">
          <w:rPr>
            <w:rFonts w:ascii="Arial" w:hAnsi="Arial" w:cs="Arial"/>
            <w:sz w:val="22"/>
            <w:szCs w:val="22"/>
          </w:rPr>
          <w:delText>differe</w:delText>
        </w:r>
        <w:r w:rsidR="00B3647E" w:rsidRPr="00BC7831" w:rsidDel="009D7FAE">
          <w:rPr>
            <w:rFonts w:ascii="Arial" w:hAnsi="Arial" w:cs="Arial"/>
            <w:sz w:val="22"/>
            <w:szCs w:val="22"/>
          </w:rPr>
          <w:delText>nt enough</w:delText>
        </w:r>
        <w:r w:rsidR="00BF30B0" w:rsidRPr="00BC7831" w:rsidDel="009D7FAE">
          <w:rPr>
            <w:rFonts w:ascii="Arial" w:hAnsi="Arial" w:cs="Arial"/>
            <w:sz w:val="22"/>
            <w:szCs w:val="22"/>
          </w:rPr>
          <w:delText xml:space="preserve"> on average between counties classified as high poverty </w:delText>
        </w:r>
        <w:r w:rsidR="00955F66" w:rsidRPr="00BC7831" w:rsidDel="009D7FAE">
          <w:rPr>
            <w:rFonts w:ascii="Arial" w:hAnsi="Arial" w:cs="Arial"/>
            <w:sz w:val="22"/>
            <w:szCs w:val="22"/>
          </w:rPr>
          <w:delText xml:space="preserve">vs </w:delText>
        </w:r>
        <w:r w:rsidR="00BF30B0" w:rsidRPr="00BC7831" w:rsidDel="009D7FAE">
          <w:rPr>
            <w:rFonts w:ascii="Arial" w:hAnsi="Arial" w:cs="Arial"/>
            <w:sz w:val="22"/>
            <w:szCs w:val="22"/>
          </w:rPr>
          <w:delText>low poverty</w:delText>
        </w:r>
        <w:r w:rsidR="00144163" w:rsidRPr="00BC7831" w:rsidDel="009D7FAE">
          <w:rPr>
            <w:rFonts w:ascii="Arial" w:hAnsi="Arial" w:cs="Arial"/>
            <w:sz w:val="22"/>
            <w:szCs w:val="22"/>
          </w:rPr>
          <w:delText xml:space="preserve"> </w:delText>
        </w:r>
        <w:r w:rsidR="001D48EC" w:rsidRPr="00BC7831" w:rsidDel="009D7FAE">
          <w:rPr>
            <w:rFonts w:ascii="Arial" w:hAnsi="Arial" w:cs="Arial"/>
            <w:sz w:val="22"/>
            <w:szCs w:val="22"/>
          </w:rPr>
          <w:delText xml:space="preserve">to modify the effects of power outage on </w:delText>
        </w:r>
        <w:r w:rsidR="00397A7C" w:rsidRPr="00BC7831" w:rsidDel="009D7FAE">
          <w:rPr>
            <w:rFonts w:ascii="Arial" w:hAnsi="Arial" w:cs="Arial"/>
            <w:sz w:val="22"/>
            <w:szCs w:val="22"/>
          </w:rPr>
          <w:delText>hospitalization</w:delText>
        </w:r>
        <w:r w:rsidR="001D48EC" w:rsidRPr="00BC7831" w:rsidDel="009D7FAE">
          <w:rPr>
            <w:rFonts w:ascii="Arial" w:hAnsi="Arial" w:cs="Arial"/>
            <w:sz w:val="22"/>
            <w:szCs w:val="22"/>
          </w:rPr>
          <w:delText xml:space="preserve"> rates.</w:delText>
        </w:r>
        <w:r w:rsidR="00166E0B" w:rsidRPr="00BC7831" w:rsidDel="009D7FAE">
          <w:rPr>
            <w:rFonts w:ascii="Arial" w:hAnsi="Arial" w:cs="Arial"/>
            <w:sz w:val="22"/>
            <w:szCs w:val="22"/>
          </w:rPr>
          <w:delText xml:space="preserve"> Finer-grain</w:delText>
        </w:r>
      </w:del>
      <w:ins w:id="283" w:author="Joan Casey" w:date="2025-01-08T10:22:00Z" w16du:dateUtc="2025-01-08T18:22:00Z">
        <w:r w:rsidR="009D7FAE">
          <w:rPr>
            <w:rFonts w:ascii="Arial" w:hAnsi="Arial" w:cs="Arial"/>
            <w:sz w:val="22"/>
            <w:szCs w:val="22"/>
          </w:rPr>
          <w:t>Higher resolution</w:t>
        </w:r>
      </w:ins>
      <w:r w:rsidR="00166E0B" w:rsidRPr="00BC7831">
        <w:rPr>
          <w:rFonts w:ascii="Arial" w:hAnsi="Arial" w:cs="Arial"/>
          <w:sz w:val="22"/>
          <w:szCs w:val="22"/>
        </w:rPr>
        <w:t xml:space="preserve"> data may be necessary to test for effect modification</w:t>
      </w:r>
      <w:ins w:id="284" w:author="Joan Casey" w:date="2025-01-08T10:22:00Z" w16du:dateUtc="2025-01-08T18:22:00Z">
        <w:r w:rsidR="009D7FAE">
          <w:rPr>
            <w:rFonts w:ascii="Arial" w:hAnsi="Arial" w:cs="Arial"/>
            <w:sz w:val="22"/>
            <w:szCs w:val="22"/>
          </w:rPr>
          <w:t xml:space="preserve"> by community socioeconomic status</w:t>
        </w:r>
      </w:ins>
      <w:r w:rsidR="00166E0B" w:rsidRPr="00BC7831">
        <w:rPr>
          <w:rFonts w:ascii="Arial" w:hAnsi="Arial" w:cs="Arial"/>
          <w:sz w:val="22"/>
          <w:szCs w:val="22"/>
        </w:rPr>
        <w:t>.</w:t>
      </w:r>
      <w:r w:rsidR="00351184" w:rsidRPr="00BC7831">
        <w:rPr>
          <w:rFonts w:ascii="Arial" w:hAnsi="Arial" w:cs="Arial"/>
          <w:sz w:val="22"/>
          <w:szCs w:val="22"/>
        </w:rPr>
        <w:t xml:space="preserve"> </w:t>
      </w:r>
      <w:r w:rsidR="008363AD" w:rsidRPr="00BC7831">
        <w:rPr>
          <w:rFonts w:ascii="Arial" w:hAnsi="Arial" w:cs="Arial"/>
          <w:sz w:val="22"/>
          <w:szCs w:val="22"/>
        </w:rPr>
        <w:t xml:space="preserve">We did observe effect modification by DME use quartile. </w:t>
      </w:r>
      <w:r w:rsidR="0039588F" w:rsidRPr="00BC7831">
        <w:rPr>
          <w:rFonts w:ascii="Arial" w:hAnsi="Arial" w:cs="Arial"/>
          <w:sz w:val="22"/>
          <w:szCs w:val="22"/>
        </w:rPr>
        <w:t xml:space="preserve">Counties with higher prevalence of DME </w:t>
      </w:r>
      <w:r w:rsidR="00A133AA" w:rsidRPr="00BC7831">
        <w:rPr>
          <w:rFonts w:ascii="Arial" w:hAnsi="Arial" w:cs="Arial"/>
          <w:sz w:val="22"/>
          <w:szCs w:val="22"/>
        </w:rPr>
        <w:t xml:space="preserve">use </w:t>
      </w:r>
      <w:r w:rsidR="0039588F" w:rsidRPr="00BC7831">
        <w:rPr>
          <w:rFonts w:ascii="Arial" w:hAnsi="Arial" w:cs="Arial"/>
          <w:sz w:val="22"/>
          <w:szCs w:val="22"/>
        </w:rPr>
        <w:t>(4</w:t>
      </w:r>
      <w:r w:rsidR="0039588F" w:rsidRPr="00BC7831">
        <w:rPr>
          <w:rFonts w:ascii="Arial" w:hAnsi="Arial" w:cs="Arial"/>
          <w:sz w:val="22"/>
          <w:szCs w:val="22"/>
          <w:vertAlign w:val="superscript"/>
        </w:rPr>
        <w:t>th</w:t>
      </w:r>
      <w:r w:rsidR="0039588F" w:rsidRPr="00BC7831">
        <w:rPr>
          <w:rFonts w:ascii="Arial" w:hAnsi="Arial" w:cs="Arial"/>
          <w:sz w:val="22"/>
          <w:szCs w:val="22"/>
        </w:rPr>
        <w:t xml:space="preserve"> quartile DME use)</w:t>
      </w:r>
      <w:ins w:id="285" w:author="Joan Casey" w:date="2025-01-08T10:22:00Z" w16du:dateUtc="2025-01-08T18:22:00Z">
        <w:r w:rsidR="009D7FAE">
          <w:rPr>
            <w:rFonts w:ascii="Arial" w:hAnsi="Arial" w:cs="Arial"/>
            <w:sz w:val="22"/>
            <w:szCs w:val="22"/>
          </w:rPr>
          <w:t xml:space="preserve"> in the full Medicare population</w:t>
        </w:r>
      </w:ins>
      <w:r w:rsidR="0039588F" w:rsidRPr="00BC7831">
        <w:rPr>
          <w:rFonts w:ascii="Arial" w:hAnsi="Arial" w:cs="Arial"/>
          <w:sz w:val="22"/>
          <w:szCs w:val="22"/>
        </w:rPr>
        <w:t xml:space="preserve"> had lower hospitalization rates after power outage exposure </w:t>
      </w:r>
      <w:del w:id="286" w:author="Joan Casey" w:date="2025-01-08T10:23:00Z" w16du:dateUtc="2025-01-08T18:23:00Z">
        <w:r w:rsidR="0039588F" w:rsidRPr="00BC7831" w:rsidDel="009D7FAE">
          <w:rPr>
            <w:rFonts w:ascii="Arial" w:hAnsi="Arial" w:cs="Arial"/>
            <w:sz w:val="22"/>
            <w:szCs w:val="22"/>
          </w:rPr>
          <w:delText>compared to</w:delText>
        </w:r>
      </w:del>
      <w:ins w:id="287" w:author="Joan Casey" w:date="2025-01-08T10:23:00Z" w16du:dateUtc="2025-01-08T18:23:00Z">
        <w:r w:rsidR="009D7FAE">
          <w:rPr>
            <w:rFonts w:ascii="Arial" w:hAnsi="Arial" w:cs="Arial"/>
            <w:sz w:val="22"/>
            <w:szCs w:val="22"/>
          </w:rPr>
          <w:t>than</w:t>
        </w:r>
      </w:ins>
      <w:r w:rsidR="0039588F" w:rsidRPr="00BC7831">
        <w:rPr>
          <w:rFonts w:ascii="Arial" w:hAnsi="Arial" w:cs="Arial"/>
          <w:sz w:val="22"/>
          <w:szCs w:val="22"/>
        </w:rPr>
        <w:t xml:space="preserve"> counties with </w:t>
      </w:r>
      <w:r w:rsidR="001C08E6" w:rsidRPr="00BC7831">
        <w:rPr>
          <w:rFonts w:ascii="Arial" w:hAnsi="Arial" w:cs="Arial"/>
          <w:sz w:val="22"/>
          <w:szCs w:val="22"/>
        </w:rPr>
        <w:t>lower DME use (1</w:t>
      </w:r>
      <w:r w:rsidR="001C08E6" w:rsidRPr="00BC7831">
        <w:rPr>
          <w:rFonts w:ascii="Arial" w:hAnsi="Arial" w:cs="Arial"/>
          <w:sz w:val="22"/>
          <w:szCs w:val="22"/>
          <w:vertAlign w:val="superscript"/>
        </w:rPr>
        <w:t>st</w:t>
      </w:r>
      <w:r w:rsidR="001C08E6" w:rsidRPr="00BC7831">
        <w:rPr>
          <w:rFonts w:ascii="Arial" w:hAnsi="Arial" w:cs="Arial"/>
          <w:sz w:val="22"/>
          <w:szCs w:val="22"/>
        </w:rPr>
        <w:t xml:space="preserve"> quartile). </w:t>
      </w:r>
      <w:r w:rsidR="00961807" w:rsidRPr="00BC7831">
        <w:rPr>
          <w:rFonts w:ascii="Arial" w:hAnsi="Arial" w:cs="Arial"/>
          <w:sz w:val="22"/>
          <w:szCs w:val="22"/>
        </w:rPr>
        <w:t xml:space="preserve">We hypothesized the opposite: that DME </w:t>
      </w:r>
      <w:ins w:id="288" w:author="Joan Casey" w:date="2025-01-08T10:23:00Z" w16du:dateUtc="2025-01-08T18:23:00Z">
        <w:r w:rsidR="009D7FAE">
          <w:rPr>
            <w:rFonts w:ascii="Arial" w:hAnsi="Arial" w:cs="Arial"/>
            <w:sz w:val="22"/>
            <w:szCs w:val="22"/>
          </w:rPr>
          <w:t xml:space="preserve">versus non-DME </w:t>
        </w:r>
      </w:ins>
      <w:r w:rsidR="00961807" w:rsidRPr="00BC7831">
        <w:rPr>
          <w:rFonts w:ascii="Arial" w:hAnsi="Arial" w:cs="Arial"/>
          <w:sz w:val="22"/>
          <w:szCs w:val="22"/>
        </w:rPr>
        <w:t xml:space="preserve">users would be more vulnerable to </w:t>
      </w:r>
      <w:r w:rsidR="001C4869" w:rsidRPr="00BC7831">
        <w:rPr>
          <w:rFonts w:ascii="Arial" w:hAnsi="Arial" w:cs="Arial"/>
          <w:sz w:val="22"/>
          <w:szCs w:val="22"/>
        </w:rPr>
        <w:t xml:space="preserve">health </w:t>
      </w:r>
      <w:r w:rsidR="00961807" w:rsidRPr="00BC7831">
        <w:rPr>
          <w:rFonts w:ascii="Arial" w:hAnsi="Arial" w:cs="Arial"/>
          <w:sz w:val="22"/>
          <w:szCs w:val="22"/>
        </w:rPr>
        <w:t xml:space="preserve">effects </w:t>
      </w:r>
      <w:r w:rsidR="001C4869" w:rsidRPr="00BC7831">
        <w:rPr>
          <w:rFonts w:ascii="Arial" w:hAnsi="Arial" w:cs="Arial"/>
          <w:sz w:val="22"/>
          <w:szCs w:val="22"/>
        </w:rPr>
        <w:t>from</w:t>
      </w:r>
      <w:r w:rsidR="00D73F07" w:rsidRPr="00BC7831">
        <w:rPr>
          <w:rFonts w:ascii="Arial" w:hAnsi="Arial" w:cs="Arial"/>
          <w:sz w:val="22"/>
          <w:szCs w:val="22"/>
        </w:rPr>
        <w:t xml:space="preserve"> power</w:t>
      </w:r>
      <w:r w:rsidR="00961807" w:rsidRPr="00BC7831">
        <w:rPr>
          <w:rFonts w:ascii="Arial" w:hAnsi="Arial" w:cs="Arial"/>
          <w:sz w:val="22"/>
          <w:szCs w:val="22"/>
        </w:rPr>
        <w:t xml:space="preserve"> outage</w:t>
      </w:r>
      <w:del w:id="289" w:author="Joan Casey" w:date="2025-01-08T10:23:00Z" w16du:dateUtc="2025-01-08T18:23:00Z">
        <w:r w:rsidR="00961807" w:rsidRPr="00BC7831" w:rsidDel="009D7FAE">
          <w:rPr>
            <w:rFonts w:ascii="Arial" w:hAnsi="Arial" w:cs="Arial"/>
            <w:sz w:val="22"/>
            <w:szCs w:val="22"/>
          </w:rPr>
          <w:delText xml:space="preserve"> compared to non-DME users</w:delText>
        </w:r>
      </w:del>
      <w:r w:rsidR="00961807" w:rsidRPr="00BC7831">
        <w:rPr>
          <w:rFonts w:ascii="Arial" w:hAnsi="Arial" w:cs="Arial"/>
          <w:sz w:val="22"/>
          <w:szCs w:val="22"/>
        </w:rPr>
        <w:t xml:space="preserve">. </w:t>
      </w:r>
      <w:ins w:id="290" w:author="Joan Casey" w:date="2025-01-08T10:23:00Z" w16du:dateUtc="2025-01-08T18:23:00Z">
        <w:r w:rsidR="009D7FAE">
          <w:rPr>
            <w:rFonts w:ascii="Arial" w:hAnsi="Arial" w:cs="Arial"/>
            <w:sz w:val="22"/>
            <w:szCs w:val="22"/>
          </w:rPr>
          <w:t>Several factors may explain the unexpected findings.</w:t>
        </w:r>
      </w:ins>
      <w:del w:id="291" w:author="Joan Casey" w:date="2025-01-08T10:23:00Z" w16du:dateUtc="2025-01-08T18:23:00Z">
        <w:r w:rsidR="0073773C" w:rsidRPr="00BC7831" w:rsidDel="009D7FAE">
          <w:rPr>
            <w:rFonts w:ascii="Arial" w:hAnsi="Arial" w:cs="Arial"/>
            <w:sz w:val="22"/>
            <w:szCs w:val="22"/>
          </w:rPr>
          <w:delText>We are unsure why we observed these effects but offer several potential explanations.</w:delText>
        </w:r>
      </w:del>
      <w:r w:rsidR="0073773C" w:rsidRPr="00BC7831">
        <w:rPr>
          <w:rFonts w:ascii="Arial" w:hAnsi="Arial" w:cs="Arial"/>
          <w:sz w:val="22"/>
          <w:szCs w:val="22"/>
        </w:rPr>
        <w:t xml:space="preserve"> </w:t>
      </w:r>
      <w:r w:rsidR="00705CCB" w:rsidRPr="00BC7831">
        <w:rPr>
          <w:rFonts w:ascii="Arial" w:hAnsi="Arial" w:cs="Arial"/>
          <w:sz w:val="22"/>
          <w:szCs w:val="22"/>
        </w:rPr>
        <w:t xml:space="preserve">First, </w:t>
      </w:r>
      <w:r w:rsidR="0053761C" w:rsidRPr="00BC7831">
        <w:rPr>
          <w:rFonts w:ascii="Arial" w:hAnsi="Arial" w:cs="Arial"/>
          <w:sz w:val="22"/>
          <w:szCs w:val="22"/>
        </w:rPr>
        <w:t xml:space="preserve">power outages could </w:t>
      </w:r>
      <w:del w:id="292" w:author="Joan Casey" w:date="2025-01-08T10:23:00Z" w16du:dateUtc="2025-01-08T18:23:00Z">
        <w:r w:rsidR="0053761C" w:rsidRPr="00BC7831" w:rsidDel="009D7FAE">
          <w:rPr>
            <w:rFonts w:ascii="Arial" w:hAnsi="Arial" w:cs="Arial"/>
            <w:sz w:val="22"/>
            <w:szCs w:val="22"/>
          </w:rPr>
          <w:delText xml:space="preserve">also be </w:delText>
        </w:r>
      </w:del>
      <w:r w:rsidR="0053761C" w:rsidRPr="00BC7831">
        <w:rPr>
          <w:rFonts w:ascii="Arial" w:hAnsi="Arial" w:cs="Arial"/>
          <w:sz w:val="22"/>
          <w:szCs w:val="22"/>
        </w:rPr>
        <w:t>caus</w:t>
      </w:r>
      <w:ins w:id="293" w:author="Joan Casey" w:date="2025-01-08T10:23:00Z" w16du:dateUtc="2025-01-08T18:23:00Z">
        <w:r w:rsidR="009D7FAE">
          <w:rPr>
            <w:rFonts w:ascii="Arial" w:hAnsi="Arial" w:cs="Arial"/>
            <w:sz w:val="22"/>
            <w:szCs w:val="22"/>
          </w:rPr>
          <w:t xml:space="preserve">e </w:t>
        </w:r>
      </w:ins>
      <w:ins w:id="294" w:author="Joan Casey" w:date="2025-01-08T10:24:00Z" w16du:dateUtc="2025-01-08T18:24:00Z">
        <w:r w:rsidR="009D7FAE">
          <w:rPr>
            <w:rFonts w:ascii="Arial" w:hAnsi="Arial" w:cs="Arial"/>
            <w:sz w:val="22"/>
            <w:szCs w:val="22"/>
          </w:rPr>
          <w:t>more</w:t>
        </w:r>
      </w:ins>
      <w:del w:id="295" w:author="Joan Casey" w:date="2025-01-08T10:23:00Z" w16du:dateUtc="2025-01-08T18:23:00Z">
        <w:r w:rsidR="0053761C" w:rsidRPr="00BC7831" w:rsidDel="009D7FAE">
          <w:rPr>
            <w:rFonts w:ascii="Arial" w:hAnsi="Arial" w:cs="Arial"/>
            <w:sz w:val="22"/>
            <w:szCs w:val="22"/>
          </w:rPr>
          <w:delText>ing</w:delText>
        </w:r>
      </w:del>
      <w:r w:rsidR="0053761C" w:rsidRPr="00BC7831">
        <w:rPr>
          <w:rFonts w:ascii="Arial" w:hAnsi="Arial" w:cs="Arial"/>
          <w:sz w:val="22"/>
          <w:szCs w:val="22"/>
        </w:rPr>
        <w:t xml:space="preserve"> mortality</w:t>
      </w:r>
      <w:ins w:id="296" w:author="Joan Casey" w:date="2025-01-08T10:24:00Z" w16du:dateUtc="2025-01-08T18:24:00Z">
        <w:r w:rsidR="009D7FAE">
          <w:rPr>
            <w:rFonts w:ascii="Arial" w:hAnsi="Arial" w:cs="Arial"/>
            <w:sz w:val="22"/>
            <w:szCs w:val="22"/>
          </w:rPr>
          <w:t xml:space="preserve"> among DME versus non-DME users, so mortality would act differentially as a competing risk for hospitaliza</w:t>
        </w:r>
      </w:ins>
      <w:ins w:id="297" w:author="Joan Casey" w:date="2025-01-08T10:26:00Z" w16du:dateUtc="2025-01-08T18:26:00Z">
        <w:r w:rsidR="002F79B0">
          <w:rPr>
            <w:rFonts w:ascii="Arial" w:hAnsi="Arial" w:cs="Arial"/>
            <w:sz w:val="22"/>
            <w:szCs w:val="22"/>
          </w:rPr>
          <w:t>ti</w:t>
        </w:r>
      </w:ins>
      <w:ins w:id="298" w:author="Joan Casey" w:date="2025-01-08T10:24:00Z" w16du:dateUtc="2025-01-08T18:24:00Z">
        <w:r w:rsidR="009D7FAE">
          <w:rPr>
            <w:rFonts w:ascii="Arial" w:hAnsi="Arial" w:cs="Arial"/>
            <w:sz w:val="22"/>
            <w:szCs w:val="22"/>
          </w:rPr>
          <w:t>on in the DME user group.</w:t>
        </w:r>
      </w:ins>
      <w:r w:rsidR="0053761C" w:rsidRPr="00BC7831">
        <w:rPr>
          <w:rFonts w:ascii="Arial" w:hAnsi="Arial" w:cs="Arial"/>
          <w:sz w:val="22"/>
          <w:szCs w:val="22"/>
        </w:rPr>
        <w:t xml:space="preserve"> </w:t>
      </w:r>
      <w:del w:id="299" w:author="Joan Casey" w:date="2025-01-08T10:24:00Z" w16du:dateUtc="2025-01-08T18:24:00Z">
        <w:r w:rsidR="0053761C" w:rsidRPr="00BC7831" w:rsidDel="009D7FAE">
          <w:rPr>
            <w:rFonts w:ascii="Arial" w:hAnsi="Arial" w:cs="Arial"/>
            <w:sz w:val="22"/>
            <w:szCs w:val="22"/>
          </w:rPr>
          <w:delText xml:space="preserve">rather than hospitalizations among DME users. </w:delText>
        </w:r>
      </w:del>
      <w:r w:rsidR="0053761C" w:rsidRPr="00BC7831">
        <w:rPr>
          <w:rFonts w:ascii="Arial" w:hAnsi="Arial" w:cs="Arial"/>
          <w:sz w:val="22"/>
          <w:szCs w:val="22"/>
        </w:rPr>
        <w:t xml:space="preserve">Second, </w:t>
      </w:r>
      <w:r w:rsidR="00CD15E6" w:rsidRPr="00BC7831">
        <w:rPr>
          <w:rFonts w:ascii="Arial" w:hAnsi="Arial" w:cs="Arial"/>
          <w:sz w:val="22"/>
          <w:szCs w:val="22"/>
        </w:rPr>
        <w:t>DME users may be more prepared for outages compared to non-DME users</w:t>
      </w:r>
      <w:ins w:id="300" w:author="Joan Casey" w:date="2025-01-08T10:25:00Z" w16du:dateUtc="2025-01-08T18:25:00Z">
        <w:r w:rsidR="002F79B0">
          <w:rPr>
            <w:rFonts w:ascii="Arial" w:hAnsi="Arial" w:cs="Arial"/>
            <w:sz w:val="22"/>
            <w:szCs w:val="22"/>
          </w:rPr>
          <w:t>, with greater</w:t>
        </w:r>
      </w:ins>
      <w:del w:id="301" w:author="Joan Casey" w:date="2025-01-08T10:25:00Z" w16du:dateUtc="2025-01-08T18:25:00Z">
        <w:r w:rsidR="009D1644" w:rsidRPr="00BC7831" w:rsidDel="002F79B0">
          <w:rPr>
            <w:rFonts w:ascii="Arial" w:hAnsi="Arial" w:cs="Arial"/>
            <w:sz w:val="22"/>
            <w:szCs w:val="22"/>
          </w:rPr>
          <w:delText>,</w:delText>
        </w:r>
      </w:del>
      <w:r w:rsidR="009D1644" w:rsidRPr="00BC7831">
        <w:rPr>
          <w:rFonts w:ascii="Arial" w:hAnsi="Arial" w:cs="Arial"/>
          <w:sz w:val="22"/>
          <w:szCs w:val="22"/>
        </w:rPr>
        <w:t xml:space="preserve"> </w:t>
      </w:r>
      <w:del w:id="302" w:author="Joan Casey" w:date="2025-01-08T10:25:00Z" w16du:dateUtc="2025-01-08T18:25:00Z">
        <w:r w:rsidR="009D1644" w:rsidRPr="00BC7831" w:rsidDel="002F79B0">
          <w:rPr>
            <w:rFonts w:ascii="Arial" w:hAnsi="Arial" w:cs="Arial"/>
            <w:sz w:val="22"/>
            <w:szCs w:val="22"/>
          </w:rPr>
          <w:delText xml:space="preserve">and have </w:delText>
        </w:r>
      </w:del>
      <w:r w:rsidR="009D1644" w:rsidRPr="00BC7831">
        <w:rPr>
          <w:rFonts w:ascii="Arial" w:hAnsi="Arial" w:cs="Arial"/>
          <w:sz w:val="22"/>
          <w:szCs w:val="22"/>
        </w:rPr>
        <w:t>access to generators</w:t>
      </w:r>
      <w:r w:rsidR="00395E7A" w:rsidRPr="00BC7831">
        <w:rPr>
          <w:rFonts w:ascii="Arial" w:hAnsi="Arial" w:cs="Arial"/>
          <w:sz w:val="22"/>
          <w:szCs w:val="22"/>
        </w:rPr>
        <w:t xml:space="preserve"> </w:t>
      </w:r>
      <w:r w:rsidR="00097649" w:rsidRPr="00BC7831">
        <w:rPr>
          <w:rFonts w:ascii="Arial" w:hAnsi="Arial" w:cs="Arial"/>
          <w:sz w:val="22"/>
          <w:szCs w:val="22"/>
        </w:rPr>
        <w:t>or</w:t>
      </w:r>
      <w:r w:rsidR="009D1644" w:rsidRPr="00BC7831">
        <w:rPr>
          <w:rFonts w:ascii="Arial" w:hAnsi="Arial" w:cs="Arial"/>
          <w:sz w:val="22"/>
          <w:szCs w:val="22"/>
        </w:rPr>
        <w:t xml:space="preserve"> back up </w:t>
      </w:r>
      <w:commentRangeStart w:id="303"/>
      <w:r w:rsidR="009D1644" w:rsidRPr="00BC7831">
        <w:rPr>
          <w:rFonts w:ascii="Arial" w:hAnsi="Arial" w:cs="Arial"/>
          <w:sz w:val="22"/>
          <w:szCs w:val="22"/>
        </w:rPr>
        <w:t>bat</w:t>
      </w:r>
      <w:r w:rsidR="00C924CA" w:rsidRPr="00BC7831">
        <w:rPr>
          <w:rFonts w:ascii="Arial" w:hAnsi="Arial" w:cs="Arial"/>
          <w:sz w:val="22"/>
          <w:szCs w:val="22"/>
        </w:rPr>
        <w:t>teries</w:t>
      </w:r>
      <w:commentRangeEnd w:id="303"/>
      <w:r w:rsidR="009D7FAE">
        <w:rPr>
          <w:rStyle w:val="CommentReference"/>
        </w:rPr>
        <w:commentReference w:id="303"/>
      </w:r>
      <w:r w:rsidR="00CD15E6" w:rsidRPr="00BC7831">
        <w:rPr>
          <w:rFonts w:ascii="Arial" w:hAnsi="Arial" w:cs="Arial"/>
          <w:sz w:val="22"/>
          <w:szCs w:val="22"/>
        </w:rPr>
        <w:t>.</w:t>
      </w:r>
      <w:r w:rsidR="008F0E83" w:rsidRPr="00BC7831">
        <w:rPr>
          <w:rFonts w:ascii="Arial" w:hAnsi="Arial" w:cs="Arial"/>
          <w:sz w:val="22"/>
          <w:szCs w:val="22"/>
        </w:rPr>
        <w:t xml:space="preserve"> Third, </w:t>
      </w:r>
      <w:r w:rsidR="00727BED" w:rsidRPr="00BC7831">
        <w:rPr>
          <w:rFonts w:ascii="Arial" w:hAnsi="Arial" w:cs="Arial"/>
          <w:sz w:val="22"/>
          <w:szCs w:val="22"/>
        </w:rPr>
        <w:t xml:space="preserve">all DME users may not be equally vulnerable to health effects from power outage. </w:t>
      </w:r>
      <w:r w:rsidR="005671A6" w:rsidRPr="00BC7831">
        <w:rPr>
          <w:rFonts w:ascii="Arial" w:hAnsi="Arial" w:cs="Arial"/>
          <w:sz w:val="22"/>
          <w:szCs w:val="22"/>
        </w:rPr>
        <w:t xml:space="preserve">We measured county DME use based on how many </w:t>
      </w:r>
      <w:r w:rsidR="0055604F" w:rsidRPr="00BC7831">
        <w:rPr>
          <w:rFonts w:ascii="Arial" w:hAnsi="Arial" w:cs="Arial"/>
          <w:sz w:val="22"/>
          <w:szCs w:val="22"/>
        </w:rPr>
        <w:t>M</w:t>
      </w:r>
      <w:r w:rsidR="00CC4ED0" w:rsidRPr="00BC7831">
        <w:rPr>
          <w:rFonts w:ascii="Arial" w:hAnsi="Arial" w:cs="Arial"/>
          <w:sz w:val="22"/>
          <w:szCs w:val="22"/>
        </w:rPr>
        <w:t xml:space="preserve">edicare beneficiaries used any </w:t>
      </w:r>
      <w:del w:id="304" w:author="Joan Casey" w:date="2025-01-08T10:25:00Z" w16du:dateUtc="2025-01-08T18:25:00Z">
        <w:r w:rsidR="00CC4ED0" w:rsidRPr="00BC7831" w:rsidDel="002F79B0">
          <w:rPr>
            <w:rFonts w:ascii="Arial" w:hAnsi="Arial" w:cs="Arial"/>
            <w:sz w:val="22"/>
            <w:szCs w:val="22"/>
          </w:rPr>
          <w:delText xml:space="preserve">kind </w:delText>
        </w:r>
      </w:del>
      <w:ins w:id="305" w:author="Joan Casey" w:date="2025-01-08T10:25:00Z" w16du:dateUtc="2025-01-08T18:25:00Z">
        <w:r w:rsidR="002F79B0">
          <w:rPr>
            <w:rFonts w:ascii="Arial" w:hAnsi="Arial" w:cs="Arial"/>
            <w:sz w:val="22"/>
            <w:szCs w:val="22"/>
          </w:rPr>
          <w:t>type</w:t>
        </w:r>
        <w:r w:rsidR="002F79B0" w:rsidRPr="00BC7831">
          <w:rPr>
            <w:rFonts w:ascii="Arial" w:hAnsi="Arial" w:cs="Arial"/>
            <w:sz w:val="22"/>
            <w:szCs w:val="22"/>
          </w:rPr>
          <w:t xml:space="preserve"> </w:t>
        </w:r>
      </w:ins>
      <w:r w:rsidR="00CC4ED0" w:rsidRPr="00BC7831">
        <w:rPr>
          <w:rFonts w:ascii="Arial" w:hAnsi="Arial" w:cs="Arial"/>
          <w:sz w:val="22"/>
          <w:szCs w:val="22"/>
        </w:rPr>
        <w:t>of DME, including wheelchairs</w:t>
      </w:r>
      <w:r w:rsidR="00CF7B9F" w:rsidRPr="00BC7831">
        <w:rPr>
          <w:rFonts w:ascii="Arial" w:hAnsi="Arial" w:cs="Arial"/>
          <w:sz w:val="22"/>
          <w:szCs w:val="22"/>
        </w:rPr>
        <w:t>, beds, oxygen</w:t>
      </w:r>
      <w:r w:rsidR="00575BFA" w:rsidRPr="00BC7831">
        <w:rPr>
          <w:rFonts w:ascii="Arial" w:hAnsi="Arial" w:cs="Arial"/>
          <w:sz w:val="22"/>
          <w:szCs w:val="22"/>
        </w:rPr>
        <w:t xml:space="preserve"> equipment, ventilators, </w:t>
      </w:r>
      <w:r w:rsidR="008C7185">
        <w:rPr>
          <w:rFonts w:ascii="Arial" w:hAnsi="Arial" w:cs="Arial"/>
          <w:sz w:val="22"/>
          <w:szCs w:val="22"/>
        </w:rPr>
        <w:t xml:space="preserve">augmentative and </w:t>
      </w:r>
      <w:r w:rsidR="00575BFA" w:rsidRPr="00BC7831">
        <w:rPr>
          <w:rFonts w:ascii="Arial" w:hAnsi="Arial" w:cs="Arial"/>
          <w:sz w:val="22"/>
          <w:szCs w:val="22"/>
        </w:rPr>
        <w:t>alternative communication devices, and more.</w:t>
      </w:r>
      <w:r w:rsidR="0055604F" w:rsidRPr="00BC7831">
        <w:rPr>
          <w:rFonts w:ascii="Arial" w:hAnsi="Arial" w:cs="Arial"/>
          <w:sz w:val="22"/>
          <w:szCs w:val="22"/>
        </w:rPr>
        <w:t xml:space="preserve"> People using life-sustaining DME such as oxygen and ventilators may be more </w:t>
      </w:r>
      <w:r w:rsidR="0007229D" w:rsidRPr="00BC7831">
        <w:rPr>
          <w:rFonts w:ascii="Arial" w:hAnsi="Arial" w:cs="Arial"/>
          <w:sz w:val="22"/>
          <w:szCs w:val="22"/>
        </w:rPr>
        <w:t>vulnerable to health effects from</w:t>
      </w:r>
      <w:r w:rsidR="0055604F" w:rsidRPr="00BC7831">
        <w:rPr>
          <w:rFonts w:ascii="Arial" w:hAnsi="Arial" w:cs="Arial"/>
          <w:sz w:val="22"/>
          <w:szCs w:val="22"/>
        </w:rPr>
        <w:t xml:space="preserve"> power outage than other DME users</w:t>
      </w:r>
      <w:ins w:id="306" w:author="Joan Casey" w:date="2025-01-08T10:25:00Z" w16du:dateUtc="2025-01-08T18:25:00Z">
        <w:r w:rsidR="002F79B0">
          <w:rPr>
            <w:rFonts w:ascii="Arial" w:hAnsi="Arial" w:cs="Arial"/>
            <w:sz w:val="22"/>
            <w:szCs w:val="22"/>
          </w:rPr>
          <w:t>, but we were unable to separate this group out</w:t>
        </w:r>
      </w:ins>
      <w:ins w:id="307" w:author="Joan Casey" w:date="2025-01-08T10:26:00Z" w16du:dateUtc="2025-01-08T18:26:00Z">
        <w:r w:rsidR="002F79B0">
          <w:rPr>
            <w:rFonts w:ascii="Arial" w:hAnsi="Arial" w:cs="Arial"/>
            <w:sz w:val="22"/>
            <w:szCs w:val="22"/>
          </w:rPr>
          <w:t xml:space="preserve"> for analysis</w:t>
        </w:r>
      </w:ins>
      <w:ins w:id="308" w:author="Joan Casey" w:date="2025-01-08T10:25:00Z" w16du:dateUtc="2025-01-08T18:25:00Z">
        <w:r w:rsidR="002F79B0">
          <w:rPr>
            <w:rFonts w:ascii="Arial" w:hAnsi="Arial" w:cs="Arial"/>
            <w:sz w:val="22"/>
            <w:szCs w:val="22"/>
          </w:rPr>
          <w:t>.</w:t>
        </w:r>
      </w:ins>
      <w:del w:id="309" w:author="Joan Casey" w:date="2025-01-08T10:25:00Z" w16du:dateUtc="2025-01-08T18:25:00Z">
        <w:r w:rsidR="00BF14B8" w:rsidRPr="00BC7831" w:rsidDel="002F79B0">
          <w:rPr>
            <w:rFonts w:ascii="Arial" w:hAnsi="Arial" w:cs="Arial"/>
            <w:sz w:val="22"/>
            <w:szCs w:val="22"/>
          </w:rPr>
          <w:delText>.</w:delText>
        </w:r>
      </w:del>
      <w:r w:rsidR="00BF14B8" w:rsidRPr="00BC7831">
        <w:rPr>
          <w:rFonts w:ascii="Arial" w:hAnsi="Arial" w:cs="Arial"/>
          <w:sz w:val="22"/>
          <w:szCs w:val="22"/>
        </w:rPr>
        <w:t xml:space="preserve"> At the same time, </w:t>
      </w:r>
      <w:del w:id="310" w:author="Joan Casey" w:date="2025-01-08T10:25:00Z" w16du:dateUtc="2025-01-08T18:25:00Z">
        <w:r w:rsidR="00D6591A" w:rsidRPr="00BC7831" w:rsidDel="002F79B0">
          <w:rPr>
            <w:rFonts w:ascii="Arial" w:hAnsi="Arial" w:cs="Arial"/>
            <w:sz w:val="22"/>
            <w:szCs w:val="22"/>
          </w:rPr>
          <w:delText>use of other</w:delText>
        </w:r>
        <w:r w:rsidR="00BF14B8" w:rsidRPr="00BC7831" w:rsidDel="002F79B0">
          <w:rPr>
            <w:rFonts w:ascii="Arial" w:hAnsi="Arial" w:cs="Arial"/>
            <w:sz w:val="22"/>
            <w:szCs w:val="22"/>
          </w:rPr>
          <w:delText xml:space="preserve"> </w:delText>
        </w:r>
      </w:del>
      <w:r w:rsidR="00E411EA" w:rsidRPr="00BC7831">
        <w:rPr>
          <w:rFonts w:ascii="Arial" w:hAnsi="Arial" w:cs="Arial"/>
          <w:sz w:val="22"/>
          <w:szCs w:val="22"/>
        </w:rPr>
        <w:t>DME</w:t>
      </w:r>
      <w:r w:rsidR="002B5882" w:rsidRPr="00BC7831">
        <w:rPr>
          <w:rFonts w:ascii="Arial" w:hAnsi="Arial" w:cs="Arial"/>
          <w:sz w:val="22"/>
          <w:szCs w:val="22"/>
        </w:rPr>
        <w:t xml:space="preserve"> </w:t>
      </w:r>
      <w:del w:id="311" w:author="Joan Casey" w:date="2025-01-08T10:26:00Z" w16du:dateUtc="2025-01-08T18:26:00Z">
        <w:r w:rsidR="002B5882" w:rsidRPr="00BC7831" w:rsidDel="002F79B0">
          <w:rPr>
            <w:rFonts w:ascii="Arial" w:hAnsi="Arial" w:cs="Arial"/>
            <w:sz w:val="22"/>
            <w:szCs w:val="22"/>
          </w:rPr>
          <w:delText xml:space="preserve">types </w:delText>
        </w:r>
      </w:del>
      <w:ins w:id="312" w:author="Joan Casey" w:date="2025-01-08T10:26:00Z" w16du:dateUtc="2025-01-08T18:26:00Z">
        <w:r w:rsidR="002F79B0">
          <w:rPr>
            <w:rFonts w:ascii="Arial" w:hAnsi="Arial" w:cs="Arial"/>
            <w:sz w:val="22"/>
            <w:szCs w:val="22"/>
          </w:rPr>
          <w:t>use</w:t>
        </w:r>
        <w:r w:rsidR="002F79B0" w:rsidRPr="00BC7831">
          <w:rPr>
            <w:rFonts w:ascii="Arial" w:hAnsi="Arial" w:cs="Arial"/>
            <w:sz w:val="22"/>
            <w:szCs w:val="22"/>
          </w:rPr>
          <w:t xml:space="preserve"> </w:t>
        </w:r>
      </w:ins>
      <w:r w:rsidR="002B5882" w:rsidRPr="00BC7831">
        <w:rPr>
          <w:rFonts w:ascii="Arial" w:hAnsi="Arial" w:cs="Arial"/>
          <w:sz w:val="22"/>
          <w:szCs w:val="22"/>
        </w:rPr>
        <w:t xml:space="preserve">may </w:t>
      </w:r>
      <w:del w:id="313" w:author="Joan Casey" w:date="2025-01-08T10:26:00Z" w16du:dateUtc="2025-01-08T18:26:00Z">
        <w:r w:rsidR="00D6591A" w:rsidRPr="00BC7831" w:rsidDel="002F79B0">
          <w:rPr>
            <w:rFonts w:ascii="Arial" w:hAnsi="Arial" w:cs="Arial"/>
            <w:sz w:val="22"/>
            <w:szCs w:val="22"/>
          </w:rPr>
          <w:delText xml:space="preserve">be </w:delText>
        </w:r>
      </w:del>
      <w:r w:rsidR="00CE44CD" w:rsidRPr="00BC7831">
        <w:rPr>
          <w:rFonts w:ascii="Arial" w:hAnsi="Arial" w:cs="Arial"/>
          <w:sz w:val="22"/>
          <w:szCs w:val="22"/>
        </w:rPr>
        <w:t>indicat</w:t>
      </w:r>
      <w:ins w:id="314" w:author="Joan Casey" w:date="2025-01-08T10:26:00Z" w16du:dateUtc="2025-01-08T18:26:00Z">
        <w:r w:rsidR="002F79B0">
          <w:rPr>
            <w:rFonts w:ascii="Arial" w:hAnsi="Arial" w:cs="Arial"/>
            <w:sz w:val="22"/>
            <w:szCs w:val="22"/>
          </w:rPr>
          <w:t>e</w:t>
        </w:r>
      </w:ins>
      <w:del w:id="315" w:author="Joan Casey" w:date="2025-01-08T10:26:00Z" w16du:dateUtc="2025-01-08T18:26:00Z">
        <w:r w:rsidR="00CE44CD" w:rsidRPr="00BC7831" w:rsidDel="002F79B0">
          <w:rPr>
            <w:rFonts w:ascii="Arial" w:hAnsi="Arial" w:cs="Arial"/>
            <w:sz w:val="22"/>
            <w:szCs w:val="22"/>
          </w:rPr>
          <w:delText>ive</w:delText>
        </w:r>
      </w:del>
      <w:r w:rsidR="00F752C8" w:rsidRPr="00BC7831">
        <w:rPr>
          <w:rFonts w:ascii="Arial" w:hAnsi="Arial" w:cs="Arial"/>
          <w:sz w:val="22"/>
          <w:szCs w:val="22"/>
        </w:rPr>
        <w:t xml:space="preserve"> </w:t>
      </w:r>
      <w:del w:id="316" w:author="Joan Casey" w:date="2025-01-08T10:26:00Z" w16du:dateUtc="2025-01-08T18:26:00Z">
        <w:r w:rsidR="00F752C8" w:rsidRPr="00BC7831" w:rsidDel="002F79B0">
          <w:rPr>
            <w:rFonts w:ascii="Arial" w:hAnsi="Arial" w:cs="Arial"/>
            <w:sz w:val="22"/>
            <w:szCs w:val="22"/>
          </w:rPr>
          <w:delText xml:space="preserve">of </w:delText>
        </w:r>
      </w:del>
      <w:r w:rsidR="00D6591A" w:rsidRPr="00BC7831">
        <w:rPr>
          <w:rFonts w:ascii="Arial" w:hAnsi="Arial" w:cs="Arial"/>
          <w:sz w:val="22"/>
          <w:szCs w:val="22"/>
        </w:rPr>
        <w:t xml:space="preserve">better access to health care, and </w:t>
      </w:r>
      <w:r w:rsidR="00FE0BB9" w:rsidRPr="00BC7831">
        <w:rPr>
          <w:rFonts w:ascii="Arial" w:hAnsi="Arial" w:cs="Arial"/>
          <w:sz w:val="22"/>
          <w:szCs w:val="22"/>
        </w:rPr>
        <w:t>higher</w:t>
      </w:r>
      <w:r w:rsidR="00D6591A" w:rsidRPr="00BC7831">
        <w:rPr>
          <w:rFonts w:ascii="Arial" w:hAnsi="Arial" w:cs="Arial"/>
          <w:sz w:val="22"/>
          <w:szCs w:val="22"/>
        </w:rPr>
        <w:t xml:space="preserve"> adaptive capacity</w:t>
      </w:r>
      <w:r w:rsidR="00FE0BB9" w:rsidRPr="00BC7831">
        <w:rPr>
          <w:rFonts w:ascii="Arial" w:hAnsi="Arial" w:cs="Arial"/>
          <w:sz w:val="22"/>
          <w:szCs w:val="22"/>
        </w:rPr>
        <w:t>.</w:t>
      </w:r>
      <w:ins w:id="317" w:author="Joan Casey" w:date="2025-01-08T10:26:00Z" w16du:dateUtc="2025-01-08T18:26:00Z">
        <w:r w:rsidR="002F79B0">
          <w:rPr>
            <w:rFonts w:ascii="Arial" w:hAnsi="Arial" w:cs="Arial"/>
            <w:sz w:val="22"/>
            <w:szCs w:val="22"/>
          </w:rPr>
          <w:t xml:space="preserve"> Finally, the counts used to generate our DME use quartiles are based on the full Medicare population, while </w:t>
        </w:r>
      </w:ins>
      <w:ins w:id="318" w:author="Joan Casey" w:date="2025-01-08T10:27:00Z" w16du:dateUtc="2025-01-08T18:27:00Z">
        <w:r w:rsidR="002F79B0">
          <w:rPr>
            <w:rFonts w:ascii="Arial" w:hAnsi="Arial" w:cs="Arial"/>
            <w:sz w:val="22"/>
            <w:szCs w:val="22"/>
          </w:rPr>
          <w:t xml:space="preserve">only Fee-For-Service Medicare beneficiaries comprise our study population. </w:t>
        </w:r>
      </w:ins>
      <w:ins w:id="319" w:author="Joan Casey" w:date="2025-01-08T10:28:00Z" w16du:dateUtc="2025-01-08T18:28:00Z">
        <w:r w:rsidR="002F79B0">
          <w:rPr>
            <w:rFonts w:ascii="Arial" w:hAnsi="Arial" w:cs="Arial"/>
            <w:sz w:val="22"/>
            <w:szCs w:val="22"/>
          </w:rPr>
          <w:t xml:space="preserve">Using the same population </w:t>
        </w:r>
        <w:r w:rsidR="002F79B0">
          <w:rPr>
            <w:rFonts w:ascii="Arial" w:hAnsi="Arial" w:cs="Arial"/>
            <w:sz w:val="22"/>
            <w:szCs w:val="22"/>
          </w:rPr>
          <w:lastRenderedPageBreak/>
          <w:t xml:space="preserve">to generate DME use quartiles would have been more informative, but we lacked the data to do so. </w:t>
        </w:r>
      </w:ins>
      <w:del w:id="320" w:author="Joan Casey" w:date="2025-01-08T10:28:00Z" w16du:dateUtc="2025-01-08T18:28:00Z">
        <w:r w:rsidR="00FE0BB9" w:rsidRPr="00BC7831" w:rsidDel="002F79B0">
          <w:rPr>
            <w:rFonts w:ascii="Arial" w:hAnsi="Arial" w:cs="Arial"/>
            <w:sz w:val="22"/>
            <w:szCs w:val="22"/>
          </w:rPr>
          <w:delText xml:space="preserve"> </w:delText>
        </w:r>
      </w:del>
      <w:del w:id="321" w:author="Joan Casey" w:date="2025-01-08T10:26:00Z" w16du:dateUtc="2025-01-08T18:26:00Z">
        <w:r w:rsidR="00780597" w:rsidRPr="00BC7831" w:rsidDel="002F79B0">
          <w:rPr>
            <w:rFonts w:ascii="Arial" w:hAnsi="Arial" w:cs="Arial"/>
            <w:sz w:val="22"/>
            <w:szCs w:val="22"/>
          </w:rPr>
          <w:delText>D</w:delText>
        </w:r>
        <w:r w:rsidR="006467B7" w:rsidRPr="00BC7831" w:rsidDel="002F79B0">
          <w:rPr>
            <w:rFonts w:ascii="Arial" w:hAnsi="Arial" w:cs="Arial"/>
            <w:sz w:val="22"/>
            <w:szCs w:val="22"/>
          </w:rPr>
          <w:delText xml:space="preserve">ata on DME </w:delText>
        </w:r>
        <w:r w:rsidR="00B37F8D" w:rsidRPr="00BC7831" w:rsidDel="002F79B0">
          <w:rPr>
            <w:rFonts w:ascii="Arial" w:hAnsi="Arial" w:cs="Arial"/>
            <w:sz w:val="22"/>
            <w:szCs w:val="22"/>
          </w:rPr>
          <w:delText xml:space="preserve">use </w:delText>
        </w:r>
        <w:r w:rsidR="006467B7" w:rsidRPr="00BC7831" w:rsidDel="002F79B0">
          <w:rPr>
            <w:rFonts w:ascii="Arial" w:hAnsi="Arial" w:cs="Arial"/>
            <w:sz w:val="22"/>
            <w:szCs w:val="22"/>
          </w:rPr>
          <w:delText xml:space="preserve">are not disaggregated </w:delText>
        </w:r>
        <w:r w:rsidR="00323A1C" w:rsidRPr="00BC7831" w:rsidDel="002F79B0">
          <w:rPr>
            <w:rFonts w:ascii="Arial" w:hAnsi="Arial" w:cs="Arial"/>
            <w:sz w:val="22"/>
            <w:szCs w:val="22"/>
          </w:rPr>
          <w:delText>by type of DME</w:delText>
        </w:r>
        <w:r w:rsidR="000F5A51" w:rsidRPr="00BC7831" w:rsidDel="002F79B0">
          <w:rPr>
            <w:rFonts w:ascii="Arial" w:hAnsi="Arial" w:cs="Arial"/>
            <w:sz w:val="22"/>
            <w:szCs w:val="22"/>
          </w:rPr>
          <w:delText xml:space="preserve"> for the year 2018</w:delText>
        </w:r>
        <w:r w:rsidR="0060178A" w:rsidRPr="00BC7831" w:rsidDel="002F79B0">
          <w:rPr>
            <w:rFonts w:ascii="Arial" w:hAnsi="Arial" w:cs="Arial"/>
            <w:sz w:val="22"/>
            <w:szCs w:val="22"/>
          </w:rPr>
          <w:delText xml:space="preserve">, </w:delText>
        </w:r>
        <w:r w:rsidR="007F30AB" w:rsidRPr="00BC7831" w:rsidDel="002F79B0">
          <w:rPr>
            <w:rFonts w:ascii="Arial" w:hAnsi="Arial" w:cs="Arial"/>
            <w:sz w:val="22"/>
            <w:szCs w:val="22"/>
          </w:rPr>
          <w:delText>limit</w:delText>
        </w:r>
        <w:r w:rsidR="008474FD" w:rsidRPr="00BC7831" w:rsidDel="002F79B0">
          <w:rPr>
            <w:rFonts w:ascii="Arial" w:hAnsi="Arial" w:cs="Arial"/>
            <w:sz w:val="22"/>
            <w:szCs w:val="22"/>
          </w:rPr>
          <w:delText>i</w:delText>
        </w:r>
        <w:r w:rsidR="007F30AB" w:rsidRPr="00BC7831" w:rsidDel="002F79B0">
          <w:rPr>
            <w:rFonts w:ascii="Arial" w:hAnsi="Arial" w:cs="Arial"/>
            <w:sz w:val="22"/>
            <w:szCs w:val="22"/>
          </w:rPr>
          <w:delText xml:space="preserve">ng further analysis. </w:delText>
        </w:r>
        <w:r w:rsidR="00987D7A" w:rsidRPr="00BC7831" w:rsidDel="002F79B0">
          <w:rPr>
            <w:rFonts w:ascii="Arial" w:hAnsi="Arial" w:cs="Arial"/>
            <w:sz w:val="22"/>
            <w:szCs w:val="22"/>
          </w:rPr>
          <w:delText xml:space="preserve"> </w:delText>
        </w:r>
      </w:del>
    </w:p>
    <w:p w14:paraId="2B085DDA" w14:textId="24DD54CD" w:rsidR="00196949" w:rsidRPr="00BC7831" w:rsidRDefault="00987D7A" w:rsidP="001C6B07">
      <w:pPr>
        <w:spacing w:line="480" w:lineRule="auto"/>
        <w:ind w:firstLine="720"/>
        <w:rPr>
          <w:rFonts w:ascii="Arial" w:hAnsi="Arial" w:cs="Arial"/>
          <w:sz w:val="22"/>
          <w:szCs w:val="22"/>
        </w:rPr>
      </w:pPr>
      <w:r w:rsidRPr="00BC7831">
        <w:rPr>
          <w:rFonts w:ascii="Arial" w:hAnsi="Arial" w:cs="Arial"/>
          <w:sz w:val="22"/>
          <w:szCs w:val="22"/>
        </w:rPr>
        <w:t xml:space="preserve"> </w:t>
      </w:r>
    </w:p>
    <w:p w14:paraId="68D67A71" w14:textId="7E707087" w:rsidR="005B5FB4" w:rsidRPr="00BC7831" w:rsidRDefault="00826EF9" w:rsidP="001C6B07">
      <w:pPr>
        <w:spacing w:line="480" w:lineRule="auto"/>
        <w:rPr>
          <w:rFonts w:ascii="Arial" w:hAnsi="Arial" w:cs="Arial"/>
          <w:sz w:val="22"/>
          <w:szCs w:val="22"/>
        </w:rPr>
      </w:pPr>
      <w:del w:id="322" w:author="Joan Casey" w:date="2025-01-08T10:43:00Z" w16du:dateUtc="2025-01-08T18:43:00Z">
        <w:r w:rsidRPr="00BC7831" w:rsidDel="00AB5E0D">
          <w:rPr>
            <w:rFonts w:ascii="Arial" w:hAnsi="Arial" w:cs="Arial"/>
            <w:sz w:val="22"/>
            <w:szCs w:val="22"/>
          </w:rPr>
          <w:delText xml:space="preserve">Strengths and </w:delText>
        </w:r>
      </w:del>
      <w:ins w:id="323" w:author="Joan Casey" w:date="2025-01-08T10:43:00Z" w16du:dateUtc="2025-01-08T18:43:00Z">
        <w:r w:rsidR="00AB5E0D">
          <w:rPr>
            <w:rFonts w:ascii="Arial" w:hAnsi="Arial" w:cs="Arial"/>
            <w:sz w:val="22"/>
            <w:szCs w:val="22"/>
          </w:rPr>
          <w:t>Study l</w:t>
        </w:r>
      </w:ins>
      <w:del w:id="324" w:author="Joan Casey" w:date="2025-01-08T10:43:00Z" w16du:dateUtc="2025-01-08T18:43:00Z">
        <w:r w:rsidRPr="00BC7831" w:rsidDel="00AB5E0D">
          <w:rPr>
            <w:rFonts w:ascii="Arial" w:hAnsi="Arial" w:cs="Arial"/>
            <w:sz w:val="22"/>
            <w:szCs w:val="22"/>
          </w:rPr>
          <w:delText>l</w:delText>
        </w:r>
      </w:del>
      <w:r w:rsidRPr="00BC7831">
        <w:rPr>
          <w:rFonts w:ascii="Arial" w:hAnsi="Arial" w:cs="Arial"/>
          <w:sz w:val="22"/>
          <w:szCs w:val="22"/>
        </w:rPr>
        <w:t>imitations</w:t>
      </w:r>
    </w:p>
    <w:p w14:paraId="6F5964A6" w14:textId="77777777" w:rsidR="00FF58C0" w:rsidRPr="00BC7831" w:rsidRDefault="00FF58C0" w:rsidP="001C6B07">
      <w:pPr>
        <w:spacing w:line="480" w:lineRule="auto"/>
        <w:rPr>
          <w:rFonts w:ascii="Arial" w:hAnsi="Arial" w:cs="Arial"/>
          <w:sz w:val="22"/>
          <w:szCs w:val="22"/>
        </w:rPr>
      </w:pPr>
    </w:p>
    <w:p w14:paraId="4DABA56E" w14:textId="3816EB59" w:rsidR="00BA3D8E" w:rsidRPr="00BC7831" w:rsidRDefault="00E567B5" w:rsidP="001C6B07">
      <w:pPr>
        <w:spacing w:line="480" w:lineRule="auto"/>
        <w:ind w:firstLine="720"/>
        <w:rPr>
          <w:rFonts w:ascii="Arial" w:hAnsi="Arial" w:cs="Arial"/>
          <w:sz w:val="22"/>
          <w:szCs w:val="22"/>
        </w:rPr>
      </w:pPr>
      <w:r w:rsidRPr="00BC7831">
        <w:rPr>
          <w:rFonts w:ascii="Arial" w:hAnsi="Arial" w:cs="Arial"/>
          <w:sz w:val="22"/>
          <w:szCs w:val="22"/>
        </w:rPr>
        <w:t>In this study w</w:t>
      </w:r>
      <w:r w:rsidR="00F8194C" w:rsidRPr="00BC7831">
        <w:rPr>
          <w:rFonts w:ascii="Arial" w:hAnsi="Arial" w:cs="Arial"/>
          <w:sz w:val="22"/>
          <w:szCs w:val="22"/>
        </w:rPr>
        <w:t>e measured</w:t>
      </w:r>
      <w:r w:rsidRPr="00BC7831">
        <w:rPr>
          <w:rFonts w:ascii="Arial" w:hAnsi="Arial" w:cs="Arial"/>
          <w:sz w:val="22"/>
          <w:szCs w:val="22"/>
        </w:rPr>
        <w:t xml:space="preserve"> county-level</w:t>
      </w:r>
      <w:r w:rsidR="00F8194C" w:rsidRPr="00BC7831">
        <w:rPr>
          <w:rFonts w:ascii="Arial" w:hAnsi="Arial" w:cs="Arial"/>
          <w:sz w:val="22"/>
          <w:szCs w:val="22"/>
        </w:rPr>
        <w:t xml:space="preserve"> power outage, </w:t>
      </w:r>
      <w:r w:rsidR="0087708D" w:rsidRPr="00BC7831">
        <w:rPr>
          <w:rFonts w:ascii="Arial" w:hAnsi="Arial" w:cs="Arial"/>
          <w:sz w:val="22"/>
          <w:szCs w:val="22"/>
        </w:rPr>
        <w:t xml:space="preserve">since no national finer-resolution </w:t>
      </w:r>
      <w:r w:rsidR="00653B20" w:rsidRPr="00BC7831">
        <w:rPr>
          <w:rFonts w:ascii="Arial" w:hAnsi="Arial" w:cs="Arial"/>
          <w:sz w:val="22"/>
          <w:szCs w:val="22"/>
        </w:rPr>
        <w:t xml:space="preserve">power outage </w:t>
      </w:r>
      <w:r w:rsidR="00DB6DB1" w:rsidRPr="00BC7831">
        <w:rPr>
          <w:rFonts w:ascii="Arial" w:hAnsi="Arial" w:cs="Arial"/>
          <w:sz w:val="22"/>
          <w:szCs w:val="22"/>
        </w:rPr>
        <w:t xml:space="preserve">exposure </w:t>
      </w:r>
      <w:r w:rsidR="0087708D" w:rsidRPr="00BC7831">
        <w:rPr>
          <w:rFonts w:ascii="Arial" w:hAnsi="Arial" w:cs="Arial"/>
          <w:sz w:val="22"/>
          <w:szCs w:val="22"/>
        </w:rPr>
        <w:t>data are available</w:t>
      </w:r>
      <w:r w:rsidR="00230E9B" w:rsidRPr="00BC7831">
        <w:rPr>
          <w:rFonts w:ascii="Arial" w:hAnsi="Arial" w:cs="Arial"/>
          <w:sz w:val="22"/>
          <w:szCs w:val="22"/>
        </w:rPr>
        <w:t>.</w:t>
      </w:r>
      <w:r w:rsidR="0087708D" w:rsidRPr="00BC7831">
        <w:rPr>
          <w:rFonts w:ascii="Arial" w:hAnsi="Arial" w:cs="Arial"/>
          <w:sz w:val="22"/>
          <w:szCs w:val="22"/>
        </w:rPr>
        <w:t xml:space="preserve"> </w:t>
      </w:r>
      <w:r w:rsidR="00586E4D"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00586E4D" w:rsidRPr="00BC7831">
        <w:rPr>
          <w:rFonts w:ascii="Arial" w:hAnsi="Arial" w:cs="Arial"/>
          <w:sz w:val="22"/>
          <w:szCs w:val="22"/>
        </w:rPr>
        <w:t xml:space="preserve">1% of county customers were without power for 8+ </w:t>
      </w:r>
      <w:r w:rsidR="00FD3CBE" w:rsidRPr="00BC7831">
        <w:rPr>
          <w:rFonts w:ascii="Arial" w:hAnsi="Arial" w:cs="Arial"/>
          <w:sz w:val="22"/>
          <w:szCs w:val="22"/>
        </w:rPr>
        <w:t xml:space="preserve">consecutive </w:t>
      </w:r>
      <w:r w:rsidR="00586E4D" w:rsidRPr="00BC7831">
        <w:rPr>
          <w:rFonts w:ascii="Arial" w:hAnsi="Arial" w:cs="Arial"/>
          <w:sz w:val="22"/>
          <w:szCs w:val="22"/>
        </w:rPr>
        <w:t>hours</w:t>
      </w:r>
      <w:ins w:id="325" w:author="Joan Casey" w:date="2025-01-08T10:32:00Z" w16du:dateUtc="2025-01-08T18:32:00Z">
        <w:r w:rsidR="000C69F7">
          <w:rPr>
            <w:rFonts w:ascii="Arial" w:hAnsi="Arial" w:cs="Arial"/>
            <w:sz w:val="22"/>
            <w:szCs w:val="22"/>
          </w:rPr>
          <w:t>, a definition that may have significant exposure misclassification (</w:t>
        </w:r>
      </w:ins>
      <w:del w:id="326" w:author="Joan Casey" w:date="2025-01-08T10:32:00Z" w16du:dateUtc="2025-01-08T18:32:00Z">
        <w:r w:rsidR="00586E4D" w:rsidRPr="00BC7831" w:rsidDel="000C69F7">
          <w:rPr>
            <w:rFonts w:ascii="Arial" w:hAnsi="Arial" w:cs="Arial"/>
            <w:sz w:val="22"/>
            <w:szCs w:val="22"/>
          </w:rPr>
          <w:delText xml:space="preserve">. </w:delText>
        </w:r>
        <w:r w:rsidR="00514AD2" w:rsidRPr="00BC7831" w:rsidDel="000C69F7">
          <w:rPr>
            <w:rFonts w:ascii="Arial" w:hAnsi="Arial" w:cs="Arial"/>
            <w:sz w:val="22"/>
            <w:szCs w:val="22"/>
          </w:rPr>
          <w:delText xml:space="preserve">This definition of power outage exposure can misclassify </w:delText>
        </w:r>
      </w:del>
      <w:r w:rsidR="00514AD2" w:rsidRPr="00BC7831">
        <w:rPr>
          <w:rFonts w:ascii="Arial" w:hAnsi="Arial" w:cs="Arial"/>
          <w:sz w:val="22"/>
          <w:szCs w:val="22"/>
        </w:rPr>
        <w:t xml:space="preserve">up to 99% of customers </w:t>
      </w:r>
      <w:del w:id="327" w:author="Joan Casey" w:date="2025-01-08T10:33:00Z" w16du:dateUtc="2025-01-08T18:33:00Z">
        <w:r w:rsidR="00514AD2" w:rsidRPr="00BC7831" w:rsidDel="000C69F7">
          <w:rPr>
            <w:rFonts w:ascii="Arial" w:hAnsi="Arial" w:cs="Arial"/>
            <w:sz w:val="22"/>
            <w:szCs w:val="22"/>
          </w:rPr>
          <w:delText xml:space="preserve">as </w:delText>
        </w:r>
      </w:del>
      <w:ins w:id="328" w:author="Joan Casey" w:date="2025-01-08T10:33:00Z" w16du:dateUtc="2025-01-08T18:33:00Z">
        <w:r w:rsidR="000C69F7">
          <w:rPr>
            <w:rFonts w:ascii="Arial" w:hAnsi="Arial" w:cs="Arial"/>
            <w:sz w:val="22"/>
            <w:szCs w:val="22"/>
          </w:rPr>
          <w:t>may be un</w:t>
        </w:r>
      </w:ins>
      <w:r w:rsidR="00514AD2" w:rsidRPr="00BC7831">
        <w:rPr>
          <w:rFonts w:ascii="Arial" w:hAnsi="Arial" w:cs="Arial"/>
          <w:sz w:val="22"/>
          <w:szCs w:val="22"/>
        </w:rPr>
        <w:t xml:space="preserve">exposed </w:t>
      </w:r>
      <w:del w:id="329" w:author="Joan Casey" w:date="2025-01-08T10:33:00Z" w16du:dateUtc="2025-01-08T18:33:00Z">
        <w:r w:rsidR="00514AD2" w:rsidRPr="00BC7831" w:rsidDel="000C69F7">
          <w:rPr>
            <w:rFonts w:ascii="Arial" w:hAnsi="Arial" w:cs="Arial"/>
            <w:sz w:val="22"/>
            <w:szCs w:val="22"/>
          </w:rPr>
          <w:delText>when they</w:delText>
        </w:r>
        <w:r w:rsidR="00FA063C" w:rsidRPr="00BC7831" w:rsidDel="000C69F7">
          <w:rPr>
            <w:rFonts w:ascii="Arial" w:hAnsi="Arial" w:cs="Arial"/>
            <w:sz w:val="22"/>
            <w:szCs w:val="22"/>
          </w:rPr>
          <w:delText xml:space="preserve"> are</w:delText>
        </w:r>
        <w:r w:rsidR="00514AD2" w:rsidRPr="00BC7831" w:rsidDel="000C69F7">
          <w:rPr>
            <w:rFonts w:ascii="Arial" w:hAnsi="Arial" w:cs="Arial"/>
            <w:sz w:val="22"/>
            <w:szCs w:val="22"/>
          </w:rPr>
          <w:delText xml:space="preserve"> not experiencing a</w:delText>
        </w:r>
      </w:del>
      <w:ins w:id="330" w:author="Joan Casey" w:date="2025-01-08T10:33:00Z" w16du:dateUtc="2025-01-08T18:33:00Z">
        <w:r w:rsidR="000C69F7">
          <w:rPr>
            <w:rFonts w:ascii="Arial" w:hAnsi="Arial" w:cs="Arial"/>
            <w:sz w:val="22"/>
            <w:szCs w:val="22"/>
          </w:rPr>
          <w:t>on a</w:t>
        </w:r>
      </w:ins>
      <w:r w:rsidR="00514AD2" w:rsidRPr="00BC7831">
        <w:rPr>
          <w:rFonts w:ascii="Arial" w:hAnsi="Arial" w:cs="Arial"/>
          <w:sz w:val="22"/>
          <w:szCs w:val="22"/>
        </w:rPr>
        <w:t xml:space="preserve"> power outage</w:t>
      </w:r>
      <w:ins w:id="331" w:author="Joan Casey" w:date="2025-01-08T10:33:00Z" w16du:dateUtc="2025-01-08T18:33:00Z">
        <w:r w:rsidR="000C69F7">
          <w:rPr>
            <w:rFonts w:ascii="Arial" w:hAnsi="Arial" w:cs="Arial"/>
            <w:sz w:val="22"/>
            <w:szCs w:val="22"/>
          </w:rPr>
          <w:t xml:space="preserve"> day)</w:t>
        </w:r>
      </w:ins>
      <w:r w:rsidR="00514AD2" w:rsidRPr="00BC7831">
        <w:rPr>
          <w:rFonts w:ascii="Arial" w:hAnsi="Arial" w:cs="Arial"/>
          <w:sz w:val="22"/>
          <w:szCs w:val="22"/>
        </w:rPr>
        <w:t>.</w:t>
      </w:r>
      <w:r w:rsidR="000F2E86" w:rsidRPr="00BC7831">
        <w:rPr>
          <w:rFonts w:ascii="Arial" w:hAnsi="Arial" w:cs="Arial"/>
          <w:sz w:val="22"/>
          <w:szCs w:val="22"/>
        </w:rPr>
        <w:t xml:space="preserve"> </w:t>
      </w:r>
      <w:ins w:id="332" w:author="Joan Casey" w:date="2025-01-08T10:36:00Z" w16du:dateUtc="2025-01-08T18:36:00Z">
        <w:r w:rsidR="009059CE">
          <w:rPr>
            <w:rFonts w:ascii="Arial" w:hAnsi="Arial" w:cs="Arial"/>
            <w:sz w:val="22"/>
            <w:szCs w:val="22"/>
          </w:rPr>
          <w:t xml:space="preserve">This misclassification </w:t>
        </w:r>
      </w:ins>
      <w:del w:id="333" w:author="Joan Casey" w:date="2025-01-08T10:36:00Z" w16du:dateUtc="2025-01-08T18:36:00Z">
        <w:r w:rsidR="00E4357D" w:rsidRPr="00BC7831" w:rsidDel="009059CE">
          <w:rPr>
            <w:rFonts w:ascii="Arial" w:hAnsi="Arial" w:cs="Arial"/>
            <w:sz w:val="22"/>
            <w:szCs w:val="22"/>
          </w:rPr>
          <w:delText xml:space="preserve">Because power outage is an understudied exposure, </w:delText>
        </w:r>
        <w:r w:rsidR="00760FA8" w:rsidRPr="00BC7831" w:rsidDel="009059CE">
          <w:rPr>
            <w:rFonts w:ascii="Arial" w:hAnsi="Arial" w:cs="Arial"/>
            <w:sz w:val="22"/>
            <w:szCs w:val="22"/>
          </w:rPr>
          <w:delText>it</w:delText>
        </w:r>
        <w:r w:rsidR="00BA6203" w:rsidRPr="00BC7831" w:rsidDel="009059CE">
          <w:rPr>
            <w:rFonts w:ascii="Arial" w:hAnsi="Arial" w:cs="Arial"/>
            <w:sz w:val="22"/>
            <w:szCs w:val="22"/>
          </w:rPr>
          <w:delText xml:space="preserve"> is</w:delText>
        </w:r>
        <w:r w:rsidR="00327154" w:rsidRPr="00BC7831" w:rsidDel="009059CE">
          <w:rPr>
            <w:rFonts w:ascii="Arial" w:hAnsi="Arial" w:cs="Arial"/>
            <w:sz w:val="22"/>
            <w:szCs w:val="22"/>
          </w:rPr>
          <w:delText xml:space="preserve"> </w:delText>
        </w:r>
        <w:r w:rsidR="00EB68D9" w:rsidRPr="00BC7831" w:rsidDel="009059CE">
          <w:rPr>
            <w:rFonts w:ascii="Arial" w:hAnsi="Arial" w:cs="Arial"/>
            <w:sz w:val="22"/>
            <w:szCs w:val="22"/>
          </w:rPr>
          <w:delText>unclear how measuring power outage at this spatial unit level</w:delText>
        </w:r>
        <w:r w:rsidR="004736A1" w:rsidRPr="00BC7831" w:rsidDel="009059CE">
          <w:rPr>
            <w:rFonts w:ascii="Arial" w:hAnsi="Arial" w:cs="Arial"/>
            <w:sz w:val="22"/>
            <w:szCs w:val="22"/>
          </w:rPr>
          <w:delText xml:space="preserve"> with this exposure </w:delText>
        </w:r>
        <w:r w:rsidR="00D860B6" w:rsidRPr="00BC7831" w:rsidDel="009059CE">
          <w:rPr>
            <w:rFonts w:ascii="Arial" w:hAnsi="Arial" w:cs="Arial"/>
            <w:sz w:val="22"/>
            <w:szCs w:val="22"/>
          </w:rPr>
          <w:delText>misclassification</w:delText>
        </w:r>
        <w:r w:rsidR="009257D8" w:rsidRPr="00BC7831" w:rsidDel="009059CE">
          <w:rPr>
            <w:rFonts w:ascii="Arial" w:hAnsi="Arial" w:cs="Arial"/>
            <w:sz w:val="22"/>
            <w:szCs w:val="22"/>
          </w:rPr>
          <w:delText xml:space="preserve"> </w:delText>
        </w:r>
      </w:del>
      <w:r w:rsidR="009257D8" w:rsidRPr="00BC7831">
        <w:rPr>
          <w:rFonts w:ascii="Arial" w:hAnsi="Arial" w:cs="Arial"/>
          <w:sz w:val="22"/>
          <w:szCs w:val="22"/>
        </w:rPr>
        <w:t>c</w:t>
      </w:r>
      <w:r w:rsidR="007A7B56" w:rsidRPr="00BC7831">
        <w:rPr>
          <w:rFonts w:ascii="Arial" w:hAnsi="Arial" w:cs="Arial"/>
          <w:sz w:val="22"/>
          <w:szCs w:val="22"/>
        </w:rPr>
        <w:t>ould</w:t>
      </w:r>
      <w:r w:rsidR="009257D8" w:rsidRPr="00BC7831">
        <w:rPr>
          <w:rFonts w:ascii="Arial" w:hAnsi="Arial" w:cs="Arial"/>
          <w:sz w:val="22"/>
          <w:szCs w:val="22"/>
        </w:rPr>
        <w:t xml:space="preserve"> bias </w:t>
      </w:r>
      <w:del w:id="334" w:author="Joan Casey" w:date="2025-01-08T10:36:00Z" w16du:dateUtc="2025-01-08T18:36:00Z">
        <w:r w:rsidR="007A7B56" w:rsidRPr="00BC7831" w:rsidDel="009059CE">
          <w:rPr>
            <w:rFonts w:ascii="Arial" w:hAnsi="Arial" w:cs="Arial"/>
            <w:sz w:val="22"/>
            <w:szCs w:val="22"/>
          </w:rPr>
          <w:delText xml:space="preserve">the </w:delText>
        </w:r>
      </w:del>
      <w:ins w:id="335" w:author="Joan Casey" w:date="2025-01-08T10:36:00Z" w16du:dateUtc="2025-01-08T18:36:00Z">
        <w:r w:rsidR="009059CE">
          <w:rPr>
            <w:rFonts w:ascii="Arial" w:hAnsi="Arial" w:cs="Arial"/>
            <w:sz w:val="22"/>
            <w:szCs w:val="22"/>
          </w:rPr>
          <w:t>study</w:t>
        </w:r>
        <w:r w:rsidR="009059CE" w:rsidRPr="00BC7831">
          <w:rPr>
            <w:rFonts w:ascii="Arial" w:hAnsi="Arial" w:cs="Arial"/>
            <w:sz w:val="22"/>
            <w:szCs w:val="22"/>
          </w:rPr>
          <w:t xml:space="preserve"> </w:t>
        </w:r>
      </w:ins>
      <w:r w:rsidR="009257D8" w:rsidRPr="00BC7831">
        <w:rPr>
          <w:rFonts w:ascii="Arial" w:hAnsi="Arial" w:cs="Arial"/>
          <w:sz w:val="22"/>
          <w:szCs w:val="22"/>
        </w:rPr>
        <w:t>results</w:t>
      </w:r>
      <w:ins w:id="336" w:author="Joan Casey" w:date="2025-01-08T10:36:00Z" w16du:dateUtc="2025-01-08T18:36:00Z">
        <w:r w:rsidR="009059CE">
          <w:rPr>
            <w:rFonts w:ascii="Arial" w:hAnsi="Arial" w:cs="Arial"/>
            <w:sz w:val="22"/>
            <w:szCs w:val="22"/>
          </w:rPr>
          <w:t xml:space="preserve">, the magnitude of bias remains unknown. </w:t>
        </w:r>
      </w:ins>
      <w:del w:id="337" w:author="Joan Casey" w:date="2025-01-08T10:36:00Z" w16du:dateUtc="2025-01-08T18:36:00Z">
        <w:r w:rsidR="002F2331" w:rsidRPr="00BC7831" w:rsidDel="009059CE">
          <w:rPr>
            <w:rFonts w:ascii="Arial" w:hAnsi="Arial" w:cs="Arial"/>
            <w:sz w:val="22"/>
            <w:szCs w:val="22"/>
          </w:rPr>
          <w:delText xml:space="preserve"> of </w:delText>
        </w:r>
        <w:r w:rsidR="007A7B56" w:rsidRPr="00BC7831" w:rsidDel="009059CE">
          <w:rPr>
            <w:rFonts w:ascii="Arial" w:hAnsi="Arial" w:cs="Arial"/>
            <w:sz w:val="22"/>
            <w:szCs w:val="22"/>
          </w:rPr>
          <w:delText>this study.</w:delText>
        </w:r>
        <w:r w:rsidR="00B75FF3" w:rsidRPr="00BC7831" w:rsidDel="009059CE">
          <w:rPr>
            <w:rFonts w:ascii="Arial" w:hAnsi="Arial" w:cs="Arial"/>
            <w:sz w:val="22"/>
            <w:szCs w:val="22"/>
          </w:rPr>
          <w:delText xml:space="preserve"> </w:delText>
        </w:r>
      </w:del>
      <w:r w:rsidR="00D9163C" w:rsidRPr="00BC7831">
        <w:rPr>
          <w:rFonts w:ascii="Arial" w:hAnsi="Arial" w:cs="Arial"/>
          <w:sz w:val="22"/>
          <w:szCs w:val="22"/>
        </w:rPr>
        <w:t>This question could be addressed in a simulation study</w:t>
      </w:r>
      <w:r w:rsidR="00B75FF3" w:rsidRPr="00BC7831">
        <w:rPr>
          <w:rFonts w:ascii="Arial" w:hAnsi="Arial" w:cs="Arial"/>
          <w:sz w:val="22"/>
          <w:szCs w:val="22"/>
        </w:rPr>
        <w:t xml:space="preserve"> or with individual-level power outage data. </w:t>
      </w:r>
      <w:ins w:id="338" w:author="Joan Casey" w:date="2025-01-08T10:36:00Z" w16du:dateUtc="2025-01-08T18:36:00Z">
        <w:r w:rsidR="009059CE">
          <w:rPr>
            <w:rFonts w:ascii="Arial" w:hAnsi="Arial" w:cs="Arial"/>
            <w:sz w:val="22"/>
            <w:szCs w:val="22"/>
          </w:rPr>
          <w:t>Future studies could collaborate with util</w:t>
        </w:r>
      </w:ins>
      <w:ins w:id="339" w:author="Joan Casey" w:date="2025-01-08T10:37:00Z" w16du:dateUtc="2025-01-08T18:37:00Z">
        <w:r w:rsidR="009059CE">
          <w:rPr>
            <w:rFonts w:ascii="Arial" w:hAnsi="Arial" w:cs="Arial"/>
            <w:sz w:val="22"/>
            <w:szCs w:val="22"/>
          </w:rPr>
          <w:t xml:space="preserve">ities to obtain finer-resolution power outage data or use satellite imagery to identify exact outage boundaries during long duration </w:t>
        </w:r>
        <w:commentRangeStart w:id="340"/>
        <w:r w:rsidR="009059CE">
          <w:rPr>
            <w:rFonts w:ascii="Arial" w:hAnsi="Arial" w:cs="Arial"/>
            <w:sz w:val="22"/>
            <w:szCs w:val="22"/>
          </w:rPr>
          <w:t>outages</w:t>
        </w:r>
      </w:ins>
      <w:commentRangeEnd w:id="340"/>
      <w:ins w:id="341" w:author="Joan Casey" w:date="2025-01-08T10:38:00Z" w16du:dateUtc="2025-01-08T18:38:00Z">
        <w:r w:rsidR="009059CE">
          <w:rPr>
            <w:rStyle w:val="CommentReference"/>
          </w:rPr>
          <w:commentReference w:id="340"/>
        </w:r>
      </w:ins>
      <w:ins w:id="342" w:author="Joan Casey" w:date="2025-01-08T10:37:00Z" w16du:dateUtc="2025-01-08T18:37:00Z">
        <w:r w:rsidR="009059CE">
          <w:rPr>
            <w:rFonts w:ascii="Arial" w:hAnsi="Arial" w:cs="Arial"/>
            <w:sz w:val="22"/>
            <w:szCs w:val="22"/>
          </w:rPr>
          <w:t>.</w:t>
        </w:r>
      </w:ins>
    </w:p>
    <w:p w14:paraId="5FCBF620" w14:textId="24814343" w:rsidR="00605AFF" w:rsidRPr="00BC7831" w:rsidRDefault="00605AFF" w:rsidP="001C6B07">
      <w:pPr>
        <w:spacing w:line="480" w:lineRule="auto"/>
        <w:ind w:firstLine="720"/>
        <w:rPr>
          <w:rFonts w:ascii="Arial" w:hAnsi="Arial" w:cs="Arial"/>
          <w:sz w:val="22"/>
          <w:szCs w:val="22"/>
        </w:rPr>
      </w:pPr>
      <w:r w:rsidRPr="00BC7831">
        <w:rPr>
          <w:rFonts w:ascii="Arial" w:hAnsi="Arial" w:cs="Arial"/>
          <w:sz w:val="22"/>
          <w:szCs w:val="22"/>
        </w:rPr>
        <w:t xml:space="preserve">We also measured poverty and DME use, potential effect modifiers, at the county level. </w:t>
      </w:r>
      <w:r w:rsidR="00FC3221" w:rsidRPr="00BC7831">
        <w:rPr>
          <w:rFonts w:ascii="Arial" w:hAnsi="Arial" w:cs="Arial"/>
          <w:sz w:val="22"/>
          <w:szCs w:val="22"/>
        </w:rPr>
        <w:t>Because counties are large and diverse, this</w:t>
      </w:r>
      <w:r w:rsidR="002D6E02" w:rsidRPr="00BC7831">
        <w:rPr>
          <w:rFonts w:ascii="Arial" w:hAnsi="Arial" w:cs="Arial"/>
          <w:sz w:val="22"/>
          <w:szCs w:val="22"/>
        </w:rPr>
        <w:t xml:space="preserve"> </w:t>
      </w:r>
      <w:r w:rsidR="00793E2B" w:rsidRPr="00BC7831">
        <w:rPr>
          <w:rFonts w:ascii="Arial" w:hAnsi="Arial" w:cs="Arial"/>
          <w:sz w:val="22"/>
          <w:szCs w:val="22"/>
        </w:rPr>
        <w:t>likely</w:t>
      </w:r>
      <w:r w:rsidR="00FC3221" w:rsidRPr="00BC7831">
        <w:rPr>
          <w:rFonts w:ascii="Arial" w:hAnsi="Arial" w:cs="Arial"/>
          <w:sz w:val="22"/>
          <w:szCs w:val="22"/>
        </w:rPr>
        <w:t xml:space="preserve"> impacted our </w:t>
      </w:r>
      <w:ins w:id="343" w:author="Joan Casey" w:date="2025-01-08T10:38:00Z" w16du:dateUtc="2025-01-08T18:38:00Z">
        <w:r w:rsidR="009059CE">
          <w:rPr>
            <w:rFonts w:ascii="Arial" w:hAnsi="Arial" w:cs="Arial"/>
            <w:sz w:val="22"/>
            <w:szCs w:val="22"/>
          </w:rPr>
          <w:t>ability to detect effect modification by these factors</w:t>
        </w:r>
      </w:ins>
      <w:del w:id="344" w:author="Joan Casey" w:date="2025-01-08T10:38:00Z" w16du:dateUtc="2025-01-08T18:38:00Z">
        <w:r w:rsidR="00FC3221" w:rsidRPr="00BC7831" w:rsidDel="009059CE">
          <w:rPr>
            <w:rFonts w:ascii="Arial" w:hAnsi="Arial" w:cs="Arial"/>
            <w:sz w:val="22"/>
            <w:szCs w:val="22"/>
          </w:rPr>
          <w:delText>results</w:delText>
        </w:r>
      </w:del>
      <w:r w:rsidR="00FC3221" w:rsidRPr="00BC7831">
        <w:rPr>
          <w:rFonts w:ascii="Arial" w:hAnsi="Arial" w:cs="Arial"/>
          <w:sz w:val="22"/>
          <w:szCs w:val="22"/>
        </w:rPr>
        <w:t>.</w:t>
      </w:r>
    </w:p>
    <w:p w14:paraId="6E02D75C" w14:textId="78ECB409" w:rsidR="00586E4D" w:rsidRPr="00BC7831" w:rsidRDefault="00586E4D" w:rsidP="001C6B07">
      <w:pPr>
        <w:spacing w:line="480" w:lineRule="auto"/>
        <w:ind w:firstLine="720"/>
        <w:rPr>
          <w:rFonts w:ascii="Arial" w:hAnsi="Arial" w:cs="Arial"/>
          <w:sz w:val="22"/>
          <w:szCs w:val="22"/>
        </w:rPr>
      </w:pPr>
      <w:r w:rsidRPr="00BC7831">
        <w:rPr>
          <w:rFonts w:ascii="Arial" w:hAnsi="Arial" w:cs="Arial"/>
          <w:sz w:val="22"/>
          <w:szCs w:val="22"/>
        </w:rPr>
        <w:t xml:space="preserve">Finally, the POUS dataset </w:t>
      </w:r>
      <w:r w:rsidR="00911C04" w:rsidRPr="00BC7831">
        <w:rPr>
          <w:rFonts w:ascii="Arial" w:hAnsi="Arial" w:cs="Arial"/>
          <w:sz w:val="22"/>
          <w:szCs w:val="22"/>
        </w:rPr>
        <w:t>we used</w:t>
      </w:r>
      <w:r w:rsidR="00533B93" w:rsidRPr="00BC7831">
        <w:rPr>
          <w:rFonts w:ascii="Arial" w:hAnsi="Arial" w:cs="Arial"/>
          <w:sz w:val="22"/>
          <w:szCs w:val="22"/>
        </w:rPr>
        <w:t xml:space="preserve"> to </w:t>
      </w:r>
      <w:r w:rsidR="00911C04" w:rsidRPr="00BC7831">
        <w:rPr>
          <w:rFonts w:ascii="Arial" w:hAnsi="Arial" w:cs="Arial"/>
          <w:sz w:val="22"/>
          <w:szCs w:val="22"/>
        </w:rPr>
        <w:t xml:space="preserve">measure exposure is missing substantial </w:t>
      </w:r>
      <w:del w:id="345" w:author="Joan Casey" w:date="2025-01-08T10:39:00Z" w16du:dateUtc="2025-01-08T18:39:00Z">
        <w:r w:rsidR="00911C04" w:rsidRPr="00BC7831" w:rsidDel="00AB5E0D">
          <w:rPr>
            <w:rFonts w:ascii="Arial" w:hAnsi="Arial" w:cs="Arial"/>
            <w:sz w:val="22"/>
            <w:szCs w:val="22"/>
          </w:rPr>
          <w:delText xml:space="preserve">amounts of </w:delText>
        </w:r>
      </w:del>
      <w:r w:rsidR="00911C04" w:rsidRPr="00BC7831">
        <w:rPr>
          <w:rFonts w:ascii="Arial" w:hAnsi="Arial" w:cs="Arial"/>
          <w:sz w:val="22"/>
          <w:szCs w:val="22"/>
        </w:rPr>
        <w:t xml:space="preserve">data. </w:t>
      </w:r>
      <w:r w:rsidR="00BF29A7" w:rsidRPr="00BC7831">
        <w:rPr>
          <w:rFonts w:ascii="Arial" w:hAnsi="Arial" w:cs="Arial"/>
          <w:sz w:val="22"/>
          <w:szCs w:val="22"/>
        </w:rPr>
        <w:t xml:space="preserve">We </w:t>
      </w:r>
      <w:del w:id="346" w:author="Joan Casey" w:date="2025-01-08T10:41:00Z" w16du:dateUtc="2025-01-08T18:41:00Z">
        <w:r w:rsidR="007646CD" w:rsidRPr="00BC7831" w:rsidDel="00AB5E0D">
          <w:rPr>
            <w:rFonts w:ascii="Arial" w:hAnsi="Arial" w:cs="Arial"/>
            <w:sz w:val="22"/>
            <w:szCs w:val="22"/>
          </w:rPr>
          <w:delText>chose</w:delText>
        </w:r>
        <w:r w:rsidR="00BF29A7" w:rsidRPr="00BC7831" w:rsidDel="00AB5E0D">
          <w:rPr>
            <w:rFonts w:ascii="Arial" w:hAnsi="Arial" w:cs="Arial"/>
            <w:sz w:val="22"/>
            <w:szCs w:val="22"/>
          </w:rPr>
          <w:delText xml:space="preserve"> to exclude</w:delText>
        </w:r>
      </w:del>
      <w:ins w:id="347" w:author="Joan Casey" w:date="2025-01-08T10:41:00Z" w16du:dateUtc="2025-01-08T18:41:00Z">
        <w:r w:rsidR="00AB5E0D">
          <w:rPr>
            <w:rFonts w:ascii="Arial" w:hAnsi="Arial" w:cs="Arial"/>
            <w:sz w:val="22"/>
            <w:szCs w:val="22"/>
          </w:rPr>
          <w:t>excluded</w:t>
        </w:r>
      </w:ins>
      <w:r w:rsidR="00BF29A7" w:rsidRPr="00BC7831">
        <w:rPr>
          <w:rFonts w:ascii="Arial" w:hAnsi="Arial" w:cs="Arial"/>
          <w:sz w:val="22"/>
          <w:szCs w:val="22"/>
        </w:rPr>
        <w:t xml:space="preserve"> counties missing more than 50% of customer-hours in 2018</w:t>
      </w:r>
      <w:del w:id="348" w:author="Joan Casey" w:date="2025-01-08T10:39:00Z" w16du:dateUtc="2025-01-08T18:39:00Z">
        <w:r w:rsidR="00BF29A7" w:rsidRPr="00BC7831" w:rsidDel="00AB5E0D">
          <w:rPr>
            <w:rFonts w:ascii="Arial" w:hAnsi="Arial" w:cs="Arial"/>
            <w:sz w:val="22"/>
            <w:szCs w:val="22"/>
          </w:rPr>
          <w:delText>,</w:delText>
        </w:r>
      </w:del>
      <w:r w:rsidR="00BF29A7" w:rsidRPr="00BC7831">
        <w:rPr>
          <w:rFonts w:ascii="Arial" w:hAnsi="Arial" w:cs="Arial"/>
          <w:sz w:val="22"/>
          <w:szCs w:val="22"/>
        </w:rPr>
        <w:t xml:space="preserve"> </w:t>
      </w:r>
      <w:r w:rsidR="00F64122" w:rsidRPr="00BC7831">
        <w:rPr>
          <w:rFonts w:ascii="Arial" w:hAnsi="Arial" w:cs="Arial"/>
          <w:sz w:val="22"/>
          <w:szCs w:val="22"/>
        </w:rPr>
        <w:t>to balance generalizability and bias from missing data</w:t>
      </w:r>
      <w:del w:id="349" w:author="Joan Casey" w:date="2025-01-08T10:40:00Z" w16du:dateUtc="2025-01-08T18:40:00Z">
        <w:r w:rsidR="004609D7" w:rsidRPr="00BC7831" w:rsidDel="00AB5E0D">
          <w:rPr>
            <w:rFonts w:ascii="Arial" w:hAnsi="Arial" w:cs="Arial"/>
            <w:sz w:val="22"/>
            <w:szCs w:val="22"/>
          </w:rPr>
          <w:delText>,</w:delText>
        </w:r>
      </w:del>
      <w:r w:rsidR="004609D7" w:rsidRPr="00BC7831">
        <w:rPr>
          <w:rFonts w:ascii="Arial" w:hAnsi="Arial" w:cs="Arial"/>
          <w:sz w:val="22"/>
          <w:szCs w:val="22"/>
        </w:rPr>
        <w:t xml:space="preserve"> </w:t>
      </w:r>
      <w:del w:id="350" w:author="Joan Casey" w:date="2025-01-08T10:39:00Z" w16du:dateUtc="2025-01-08T18:39:00Z">
        <w:r w:rsidR="004609D7" w:rsidRPr="00BC7831" w:rsidDel="00AB5E0D">
          <w:rPr>
            <w:rFonts w:ascii="Arial" w:hAnsi="Arial" w:cs="Arial"/>
            <w:sz w:val="22"/>
            <w:szCs w:val="22"/>
          </w:rPr>
          <w:delText>using results from our previously published</w:delText>
        </w:r>
      </w:del>
      <w:ins w:id="351" w:author="Joan Casey" w:date="2025-01-08T10:39:00Z" w16du:dateUtc="2025-01-08T18:39:00Z">
        <w:r w:rsidR="00AB5E0D">
          <w:rPr>
            <w:rFonts w:ascii="Arial" w:hAnsi="Arial" w:cs="Arial"/>
            <w:sz w:val="22"/>
            <w:szCs w:val="22"/>
          </w:rPr>
          <w:t>based on our prior</w:t>
        </w:r>
      </w:ins>
      <w:r w:rsidR="004609D7" w:rsidRPr="00BC7831">
        <w:rPr>
          <w:rFonts w:ascii="Arial" w:hAnsi="Arial" w:cs="Arial"/>
          <w:sz w:val="22"/>
          <w:szCs w:val="22"/>
        </w:rPr>
        <w:t xml:space="preserve"> simulation </w:t>
      </w:r>
      <w:del w:id="352" w:author="Joan Casey" w:date="2025-01-08T10:39:00Z" w16du:dateUtc="2025-01-08T18:39:00Z">
        <w:r w:rsidR="004609D7" w:rsidRPr="00BC7831" w:rsidDel="00AB5E0D">
          <w:rPr>
            <w:rFonts w:ascii="Arial" w:hAnsi="Arial" w:cs="Arial"/>
            <w:sz w:val="22"/>
            <w:szCs w:val="22"/>
          </w:rPr>
          <w:delText xml:space="preserve">paper to </w:delText>
        </w:r>
        <w:r w:rsidR="000C6403" w:rsidRPr="00BC7831" w:rsidDel="00AB5E0D">
          <w:rPr>
            <w:rFonts w:ascii="Arial" w:hAnsi="Arial" w:cs="Arial"/>
            <w:sz w:val="22"/>
            <w:szCs w:val="22"/>
          </w:rPr>
          <w:delText>guide this decision</w:delText>
        </w:r>
      </w:del>
      <w:ins w:id="353" w:author="Joan Casey" w:date="2025-01-08T10:39:00Z" w16du:dateUtc="2025-01-08T18:39:00Z">
        <w:r w:rsidR="00AB5E0D">
          <w:rPr>
            <w:rFonts w:ascii="Arial" w:hAnsi="Arial" w:cs="Arial"/>
            <w:sz w:val="22"/>
            <w:szCs w:val="22"/>
          </w:rPr>
          <w:t xml:space="preserve">studies </w:t>
        </w:r>
      </w:ins>
      <w:del w:id="354" w:author="Joan Casey" w:date="2025-01-08T10:39:00Z" w16du:dateUtc="2025-01-08T18:39:00Z">
        <w:r w:rsidR="00F64122" w:rsidRPr="00BC7831" w:rsidDel="00AB5E0D">
          <w:rPr>
            <w:rFonts w:ascii="Arial" w:hAnsi="Arial" w:cs="Arial"/>
            <w:sz w:val="22"/>
            <w:szCs w:val="22"/>
          </w:rPr>
          <w:delText>.</w:delText>
        </w:r>
      </w:del>
      <w:r w:rsidR="00872EB3">
        <w:rPr>
          <w:rFonts w:ascii="Arial" w:hAnsi="Arial" w:cs="Arial"/>
          <w:sz w:val="22"/>
          <w:szCs w:val="22"/>
        </w:rPr>
        <w:fldChar w:fldCharType="begin"/>
      </w:r>
      <w:r w:rsidR="00872EB3">
        <w:rPr>
          <w:rFonts w:ascii="Arial" w:hAnsi="Arial" w:cs="Arial"/>
          <w:sz w:val="22"/>
          <w:szCs w:val="22"/>
        </w:rPr>
        <w:instrText xml:space="preserve"> ADDIN ZOTERO_ITEM CSL_CITATION {"citationID":"qX55s3Vm","properties":{"formattedCitation":"(8)","plainCitation":"(8)","noteIndex":0},"citationItems":[{"id":214,"uris":["http://zotero.org/users/local/hHKggCUl/items/N5A3SZJH"],"itemData":{"id":214,"type":"article-journal","container-title":"Under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872EB3">
        <w:rPr>
          <w:rFonts w:ascii="Arial" w:hAnsi="Arial" w:cs="Arial"/>
          <w:sz w:val="22"/>
          <w:szCs w:val="22"/>
        </w:rPr>
        <w:fldChar w:fldCharType="separate"/>
      </w:r>
      <w:r w:rsidR="00872EB3">
        <w:rPr>
          <w:rFonts w:ascii="Arial" w:hAnsi="Arial" w:cs="Arial"/>
          <w:noProof/>
          <w:sz w:val="22"/>
          <w:szCs w:val="22"/>
        </w:rPr>
        <w:t>(8)</w:t>
      </w:r>
      <w:r w:rsidR="00872EB3">
        <w:rPr>
          <w:rFonts w:ascii="Arial" w:hAnsi="Arial" w:cs="Arial"/>
          <w:sz w:val="22"/>
          <w:szCs w:val="22"/>
        </w:rPr>
        <w:fldChar w:fldCharType="end"/>
      </w:r>
      <w:ins w:id="355" w:author="Joan Casey" w:date="2025-01-08T10:39:00Z" w16du:dateUtc="2025-01-08T18:39:00Z">
        <w:r w:rsidR="00AB5E0D">
          <w:rPr>
            <w:rFonts w:ascii="Arial" w:hAnsi="Arial" w:cs="Arial"/>
            <w:sz w:val="22"/>
            <w:szCs w:val="22"/>
          </w:rPr>
          <w:t>.</w:t>
        </w:r>
      </w:ins>
      <w:r w:rsidR="00F64122" w:rsidRPr="00BC7831">
        <w:rPr>
          <w:rFonts w:ascii="Arial" w:hAnsi="Arial" w:cs="Arial"/>
          <w:sz w:val="22"/>
          <w:szCs w:val="22"/>
        </w:rPr>
        <w:t xml:space="preserve"> </w:t>
      </w:r>
      <w:r w:rsidR="00603CBE" w:rsidRPr="00BC7831">
        <w:rPr>
          <w:rFonts w:ascii="Arial" w:hAnsi="Arial" w:cs="Arial"/>
          <w:sz w:val="22"/>
          <w:szCs w:val="22"/>
        </w:rPr>
        <w:t xml:space="preserve">Many counties missing &gt;50% of exposure data </w:t>
      </w:r>
      <w:r w:rsidR="00F35DDE" w:rsidRPr="00BC7831">
        <w:rPr>
          <w:rFonts w:ascii="Arial" w:hAnsi="Arial" w:cs="Arial"/>
          <w:sz w:val="22"/>
          <w:szCs w:val="22"/>
        </w:rPr>
        <w:t xml:space="preserve">were rural </w:t>
      </w:r>
      <w:del w:id="356" w:author="Joan Casey" w:date="2025-01-08T10:41:00Z" w16du:dateUtc="2025-01-08T18:41:00Z">
        <w:r w:rsidR="00F35DDE" w:rsidRPr="00BC7831" w:rsidDel="00AB5E0D">
          <w:rPr>
            <w:rFonts w:ascii="Arial" w:hAnsi="Arial" w:cs="Arial"/>
            <w:sz w:val="22"/>
            <w:szCs w:val="22"/>
          </w:rPr>
          <w:delText xml:space="preserve">counties </w:delText>
        </w:r>
      </w:del>
      <w:r w:rsidR="00F35DDE" w:rsidRPr="00BC7831">
        <w:rPr>
          <w:rFonts w:ascii="Arial" w:hAnsi="Arial" w:cs="Arial"/>
          <w:sz w:val="22"/>
          <w:szCs w:val="22"/>
        </w:rPr>
        <w:t>with low customer counts.</w:t>
      </w:r>
      <w:r w:rsidR="00B4597C" w:rsidRPr="00BC7831">
        <w:rPr>
          <w:rFonts w:ascii="Arial" w:hAnsi="Arial" w:cs="Arial"/>
          <w:sz w:val="22"/>
          <w:szCs w:val="22"/>
        </w:rPr>
        <w:t xml:space="preserve"> Other studies of power outage and health have </w:t>
      </w:r>
      <w:commentRangeStart w:id="357"/>
      <w:r w:rsidR="00B4597C" w:rsidRPr="00BC7831">
        <w:rPr>
          <w:rFonts w:ascii="Arial" w:hAnsi="Arial" w:cs="Arial"/>
          <w:sz w:val="22"/>
          <w:szCs w:val="22"/>
        </w:rPr>
        <w:t xml:space="preserve">found differential effects </w:t>
      </w:r>
      <w:commentRangeEnd w:id="357"/>
      <w:r w:rsidR="00AB5E0D">
        <w:rPr>
          <w:rStyle w:val="CommentReference"/>
        </w:rPr>
        <w:commentReference w:id="357"/>
      </w:r>
      <w:r w:rsidR="00B4597C" w:rsidRPr="00BC7831">
        <w:rPr>
          <w:rFonts w:ascii="Arial" w:hAnsi="Arial" w:cs="Arial"/>
          <w:sz w:val="22"/>
          <w:szCs w:val="22"/>
        </w:rPr>
        <w:t>of power outage on health by urban or rural statu</w:t>
      </w:r>
      <w:ins w:id="358" w:author="Joan Casey" w:date="2025-01-08T10:41:00Z" w16du:dateUtc="2025-01-08T18:41:00Z">
        <w:r w:rsidR="00AB5E0D">
          <w:rPr>
            <w:rFonts w:ascii="Arial" w:hAnsi="Arial" w:cs="Arial"/>
            <w:sz w:val="22"/>
            <w:szCs w:val="22"/>
          </w:rPr>
          <w:t xml:space="preserve">s </w:t>
        </w:r>
      </w:ins>
      <w:del w:id="359" w:author="Joan Casey" w:date="2025-01-08T10:41:00Z" w16du:dateUtc="2025-01-08T18:41:00Z">
        <w:r w:rsidR="00B4597C" w:rsidRPr="00BC7831" w:rsidDel="00AB5E0D">
          <w:rPr>
            <w:rFonts w:ascii="Arial" w:hAnsi="Arial" w:cs="Arial"/>
            <w:sz w:val="22"/>
            <w:szCs w:val="22"/>
          </w:rPr>
          <w:delText>s.</w:delText>
        </w:r>
      </w:del>
      <w:r w:rsidR="00872EB3">
        <w:rPr>
          <w:rFonts w:ascii="Arial" w:hAnsi="Arial" w:cs="Arial"/>
          <w:sz w:val="22"/>
          <w:szCs w:val="22"/>
        </w:rPr>
        <w:fldChar w:fldCharType="begin"/>
      </w:r>
      <w:r w:rsidR="00872EB3">
        <w:rPr>
          <w:rFonts w:ascii="Arial" w:hAnsi="Arial" w:cs="Arial"/>
          <w:sz w:val="22"/>
          <w:szCs w:val="22"/>
        </w:rPr>
        <w:instrText xml:space="preserve"> ADDIN ZOTERO_ITEM CSL_CITATION {"citationID":"8SAq5Tlk","properties":{"formattedCitation":"(28,29)","plainCitation":"(28,29)","noteIndex":0},"citationItems":[{"id":240,"uris":["http://zotero.org/users/local/hHKggCUl/items/534RADTL"],"itemData":{"id":240,"type":"article-journal","container-title":"Under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872EB3">
        <w:rPr>
          <w:rFonts w:ascii="Arial" w:hAnsi="Arial" w:cs="Arial"/>
          <w:sz w:val="22"/>
          <w:szCs w:val="22"/>
        </w:rPr>
        <w:fldChar w:fldCharType="separate"/>
      </w:r>
      <w:r w:rsidR="00872EB3">
        <w:rPr>
          <w:rFonts w:ascii="Arial" w:hAnsi="Arial" w:cs="Arial"/>
          <w:noProof/>
          <w:sz w:val="22"/>
          <w:szCs w:val="22"/>
        </w:rPr>
        <w:t>(28,29)</w:t>
      </w:r>
      <w:r w:rsidR="00872EB3">
        <w:rPr>
          <w:rFonts w:ascii="Arial" w:hAnsi="Arial" w:cs="Arial"/>
          <w:sz w:val="22"/>
          <w:szCs w:val="22"/>
        </w:rPr>
        <w:fldChar w:fldCharType="end"/>
      </w:r>
      <w:ins w:id="360" w:author="Joan Casey" w:date="2025-01-08T10:41:00Z" w16du:dateUtc="2025-01-08T18:41:00Z">
        <w:r w:rsidR="00AB5E0D">
          <w:rPr>
            <w:rFonts w:ascii="Arial" w:hAnsi="Arial" w:cs="Arial"/>
            <w:sz w:val="22"/>
            <w:szCs w:val="22"/>
          </w:rPr>
          <w:t>.</w:t>
        </w:r>
      </w:ins>
      <w:r w:rsidR="00B4597C" w:rsidRPr="00BC7831">
        <w:rPr>
          <w:rFonts w:ascii="Arial" w:hAnsi="Arial" w:cs="Arial"/>
          <w:sz w:val="22"/>
          <w:szCs w:val="22"/>
        </w:rPr>
        <w:t xml:space="preserve"> </w:t>
      </w:r>
      <w:r w:rsidR="00FC6E50" w:rsidRPr="00BC7831">
        <w:rPr>
          <w:rFonts w:ascii="Arial" w:hAnsi="Arial" w:cs="Arial"/>
          <w:sz w:val="22"/>
          <w:szCs w:val="22"/>
        </w:rPr>
        <w:t xml:space="preserve">Because we excluded </w:t>
      </w:r>
      <w:del w:id="361" w:author="Joan Casey" w:date="2025-01-08T10:42:00Z" w16du:dateUtc="2025-01-08T18:42:00Z">
        <w:r w:rsidR="00FC6E50" w:rsidRPr="00BC7831" w:rsidDel="00AB5E0D">
          <w:rPr>
            <w:rFonts w:ascii="Arial" w:hAnsi="Arial" w:cs="Arial"/>
            <w:sz w:val="22"/>
            <w:szCs w:val="22"/>
          </w:rPr>
          <w:delText xml:space="preserve">so </w:delText>
        </w:r>
      </w:del>
      <w:r w:rsidR="00FC6E50" w:rsidRPr="00BC7831">
        <w:rPr>
          <w:rFonts w:ascii="Arial" w:hAnsi="Arial" w:cs="Arial"/>
          <w:sz w:val="22"/>
          <w:szCs w:val="22"/>
        </w:rPr>
        <w:t xml:space="preserve">many rural counties, our results may not </w:t>
      </w:r>
      <w:del w:id="362" w:author="Joan Casey" w:date="2025-01-08T10:42:00Z" w16du:dateUtc="2025-01-08T18:42:00Z">
        <w:r w:rsidR="009D6902" w:rsidRPr="00BC7831" w:rsidDel="00AB5E0D">
          <w:rPr>
            <w:rFonts w:ascii="Arial" w:hAnsi="Arial" w:cs="Arial"/>
            <w:sz w:val="22"/>
            <w:szCs w:val="22"/>
          </w:rPr>
          <w:delText xml:space="preserve">accurately </w:delText>
        </w:r>
        <w:r w:rsidR="005D45C9" w:rsidRPr="00BC7831" w:rsidDel="00AB5E0D">
          <w:rPr>
            <w:rFonts w:ascii="Arial" w:hAnsi="Arial" w:cs="Arial"/>
            <w:sz w:val="22"/>
            <w:szCs w:val="22"/>
          </w:rPr>
          <w:delText>represent the effect of outage on health in</w:delText>
        </w:r>
      </w:del>
      <w:ins w:id="363" w:author="Joan Casey" w:date="2025-01-08T10:42:00Z" w16du:dateUtc="2025-01-08T18:42:00Z">
        <w:r w:rsidR="00AB5E0D">
          <w:rPr>
            <w:rFonts w:ascii="Arial" w:hAnsi="Arial" w:cs="Arial"/>
            <w:sz w:val="22"/>
            <w:szCs w:val="22"/>
          </w:rPr>
          <w:t>generalize to</w:t>
        </w:r>
      </w:ins>
      <w:r w:rsidR="005D45C9" w:rsidRPr="00BC7831">
        <w:rPr>
          <w:rFonts w:ascii="Arial" w:hAnsi="Arial" w:cs="Arial"/>
          <w:sz w:val="22"/>
          <w:szCs w:val="22"/>
        </w:rPr>
        <w:t xml:space="preserve"> </w:t>
      </w:r>
      <w:del w:id="364" w:author="Joan Casey" w:date="2025-01-08T10:42:00Z" w16du:dateUtc="2025-01-08T18:42:00Z">
        <w:r w:rsidR="005D45C9" w:rsidRPr="00BC7831" w:rsidDel="00AB5E0D">
          <w:rPr>
            <w:rFonts w:ascii="Arial" w:hAnsi="Arial" w:cs="Arial"/>
            <w:sz w:val="22"/>
            <w:szCs w:val="22"/>
          </w:rPr>
          <w:delText>rural counties.</w:delText>
        </w:r>
      </w:del>
      <w:ins w:id="365" w:author="Joan Casey" w:date="2025-01-08T10:42:00Z" w16du:dateUtc="2025-01-08T18:42:00Z">
        <w:r w:rsidR="00AB5E0D">
          <w:rPr>
            <w:rFonts w:ascii="Arial" w:hAnsi="Arial" w:cs="Arial"/>
            <w:sz w:val="22"/>
            <w:szCs w:val="22"/>
          </w:rPr>
          <w:t>these areas.</w:t>
        </w:r>
      </w:ins>
      <w:r w:rsidR="005D45C9" w:rsidRPr="00BC7831">
        <w:rPr>
          <w:rFonts w:ascii="Arial" w:hAnsi="Arial" w:cs="Arial"/>
          <w:sz w:val="22"/>
          <w:szCs w:val="22"/>
        </w:rPr>
        <w:t xml:space="preserve"> </w:t>
      </w:r>
    </w:p>
    <w:p w14:paraId="73053349" w14:textId="08F05E2A" w:rsidR="000E3BD6" w:rsidRPr="00BC7831" w:rsidRDefault="000E3BD6" w:rsidP="001C6B07">
      <w:pPr>
        <w:spacing w:line="480" w:lineRule="auto"/>
        <w:ind w:firstLine="720"/>
        <w:rPr>
          <w:rFonts w:ascii="Arial" w:hAnsi="Arial" w:cs="Arial"/>
          <w:sz w:val="22"/>
          <w:szCs w:val="22"/>
        </w:rPr>
      </w:pPr>
      <w:commentRangeStart w:id="366"/>
      <w:r w:rsidRPr="00BC7831">
        <w:rPr>
          <w:rFonts w:ascii="Arial" w:hAnsi="Arial" w:cs="Arial"/>
          <w:sz w:val="22"/>
          <w:szCs w:val="22"/>
        </w:rPr>
        <w:t>Despite these l</w:t>
      </w:r>
      <w:r w:rsidR="007A4755" w:rsidRPr="00BC7831">
        <w:rPr>
          <w:rFonts w:ascii="Arial" w:hAnsi="Arial" w:cs="Arial"/>
          <w:sz w:val="22"/>
          <w:szCs w:val="22"/>
        </w:rPr>
        <w:t xml:space="preserve">imitations, this study is the </w:t>
      </w:r>
      <w:r w:rsidR="00C81652" w:rsidRPr="00BC7831">
        <w:rPr>
          <w:rFonts w:ascii="Arial" w:hAnsi="Arial" w:cs="Arial"/>
          <w:sz w:val="22"/>
          <w:szCs w:val="22"/>
        </w:rPr>
        <w:t>first US national study of power outage and health outcomes</w:t>
      </w:r>
      <w:r w:rsidR="00D0326C" w:rsidRPr="00BC7831">
        <w:rPr>
          <w:rFonts w:ascii="Arial" w:hAnsi="Arial" w:cs="Arial"/>
          <w:sz w:val="22"/>
          <w:szCs w:val="22"/>
        </w:rPr>
        <w:t xml:space="preserve">. </w:t>
      </w:r>
      <w:r w:rsidR="00294688" w:rsidRPr="00BC7831">
        <w:rPr>
          <w:rFonts w:ascii="Arial" w:hAnsi="Arial" w:cs="Arial"/>
          <w:sz w:val="22"/>
          <w:szCs w:val="22"/>
        </w:rPr>
        <w:t xml:space="preserve">We had adequate power to detect effects of power outage on health, </w:t>
      </w:r>
      <w:r w:rsidR="00E12C08" w:rsidRPr="00BC7831">
        <w:rPr>
          <w:rFonts w:ascii="Arial" w:hAnsi="Arial" w:cs="Arial"/>
          <w:sz w:val="22"/>
          <w:szCs w:val="22"/>
        </w:rPr>
        <w:t>making our</w:t>
      </w:r>
      <w:r w:rsidR="007732A0" w:rsidRPr="00BC7831">
        <w:rPr>
          <w:rFonts w:ascii="Arial" w:hAnsi="Arial" w:cs="Arial"/>
          <w:sz w:val="22"/>
          <w:szCs w:val="22"/>
        </w:rPr>
        <w:t xml:space="preserve"> results </w:t>
      </w:r>
      <w:r w:rsidR="00E12C08" w:rsidRPr="00BC7831">
        <w:rPr>
          <w:rFonts w:ascii="Arial" w:hAnsi="Arial" w:cs="Arial"/>
          <w:sz w:val="22"/>
          <w:szCs w:val="22"/>
        </w:rPr>
        <w:t xml:space="preserve">more precise and </w:t>
      </w:r>
      <w:r w:rsidR="007732A0" w:rsidRPr="00BC7831">
        <w:rPr>
          <w:rFonts w:ascii="Arial" w:hAnsi="Arial" w:cs="Arial"/>
          <w:sz w:val="22"/>
          <w:szCs w:val="22"/>
        </w:rPr>
        <w:t>generalizable than studies limited to New York State.</w:t>
      </w:r>
      <w:r w:rsidR="00E8561C" w:rsidRPr="00BC7831">
        <w:rPr>
          <w:rFonts w:ascii="Arial" w:hAnsi="Arial" w:cs="Arial"/>
          <w:sz w:val="22"/>
          <w:szCs w:val="22"/>
        </w:rPr>
        <w:t xml:space="preserve"> Our choice of </w:t>
      </w:r>
      <w:r w:rsidR="00E8561C" w:rsidRPr="00BC7831">
        <w:rPr>
          <w:rFonts w:ascii="Arial" w:hAnsi="Arial" w:cs="Arial"/>
          <w:sz w:val="22"/>
          <w:szCs w:val="22"/>
        </w:rPr>
        <w:lastRenderedPageBreak/>
        <w:t>a case-crossover design automatically controlled for many potential county-level confounders</w:t>
      </w:r>
      <w:r w:rsidR="00922BFF" w:rsidRPr="00BC7831">
        <w:rPr>
          <w:rFonts w:ascii="Arial" w:hAnsi="Arial" w:cs="Arial"/>
          <w:sz w:val="22"/>
          <w:szCs w:val="22"/>
        </w:rPr>
        <w:t xml:space="preserve">, and </w:t>
      </w:r>
      <w:r w:rsidR="00BB36F2" w:rsidRPr="00BC7831">
        <w:rPr>
          <w:rFonts w:ascii="Arial" w:hAnsi="Arial" w:cs="Arial"/>
          <w:sz w:val="22"/>
          <w:szCs w:val="22"/>
        </w:rPr>
        <w:t xml:space="preserve">we studied </w:t>
      </w:r>
      <w:r w:rsidR="0018485C" w:rsidRPr="00BC7831">
        <w:rPr>
          <w:rFonts w:ascii="Arial" w:hAnsi="Arial" w:cs="Arial"/>
          <w:sz w:val="22"/>
          <w:szCs w:val="22"/>
        </w:rPr>
        <w:t xml:space="preserve">a large population of 23 million older adult </w:t>
      </w:r>
      <w:r w:rsidR="001A77F3" w:rsidRPr="00BC7831">
        <w:rPr>
          <w:rFonts w:ascii="Arial" w:hAnsi="Arial" w:cs="Arial"/>
          <w:sz w:val="22"/>
          <w:szCs w:val="22"/>
        </w:rPr>
        <w:t xml:space="preserve">fee-for-service </w:t>
      </w:r>
      <w:r w:rsidR="00AD6FE2" w:rsidRPr="00BC7831">
        <w:rPr>
          <w:rFonts w:ascii="Arial" w:hAnsi="Arial" w:cs="Arial"/>
          <w:sz w:val="22"/>
          <w:szCs w:val="22"/>
        </w:rPr>
        <w:t>M</w:t>
      </w:r>
      <w:r w:rsidR="0018485C" w:rsidRPr="00BC7831">
        <w:rPr>
          <w:rFonts w:ascii="Arial" w:hAnsi="Arial" w:cs="Arial"/>
          <w:sz w:val="22"/>
          <w:szCs w:val="22"/>
        </w:rPr>
        <w:t xml:space="preserve">edicare beneficiaries. </w:t>
      </w:r>
      <w:commentRangeEnd w:id="366"/>
      <w:r w:rsidR="00AB5E0D">
        <w:rPr>
          <w:rStyle w:val="CommentReference"/>
        </w:rPr>
        <w:commentReference w:id="366"/>
      </w:r>
    </w:p>
    <w:p w14:paraId="41906DF6" w14:textId="1CF8939A" w:rsidR="00B5662C" w:rsidRPr="00BC7831" w:rsidRDefault="00B5662C" w:rsidP="001C6B07">
      <w:pPr>
        <w:spacing w:line="480" w:lineRule="auto"/>
        <w:ind w:firstLine="720"/>
        <w:rPr>
          <w:rFonts w:ascii="Arial" w:hAnsi="Arial" w:cs="Arial"/>
        </w:rPr>
      </w:pPr>
    </w:p>
    <w:p w14:paraId="6AD0EDB6" w14:textId="1AF27E51" w:rsidR="00AC3010" w:rsidRPr="00BC7831" w:rsidRDefault="0009394B" w:rsidP="001C6B07">
      <w:pPr>
        <w:spacing w:line="480" w:lineRule="auto"/>
        <w:rPr>
          <w:rFonts w:ascii="Arial" w:hAnsi="Arial" w:cs="Arial"/>
          <w:b/>
          <w:bCs/>
          <w:sz w:val="22"/>
          <w:szCs w:val="22"/>
        </w:rPr>
      </w:pPr>
      <w:r w:rsidRPr="00BC7831">
        <w:rPr>
          <w:rFonts w:ascii="Arial" w:hAnsi="Arial" w:cs="Arial"/>
          <w:b/>
          <w:bCs/>
          <w:sz w:val="22"/>
          <w:szCs w:val="22"/>
        </w:rPr>
        <w:t>Conclusion</w:t>
      </w:r>
    </w:p>
    <w:p w14:paraId="0CEFF047" w14:textId="77777777" w:rsidR="00635126" w:rsidRPr="00BC7831" w:rsidRDefault="00635126" w:rsidP="001C6B07">
      <w:pPr>
        <w:spacing w:line="480" w:lineRule="auto"/>
        <w:rPr>
          <w:rFonts w:ascii="Arial" w:hAnsi="Arial" w:cs="Arial"/>
          <w:b/>
          <w:bCs/>
          <w:sz w:val="22"/>
          <w:szCs w:val="22"/>
        </w:rPr>
      </w:pPr>
    </w:p>
    <w:p w14:paraId="06D17E2B" w14:textId="5AF5B71F" w:rsidR="00343BD6" w:rsidRPr="00BC7831" w:rsidRDefault="00D758F2" w:rsidP="00A34712">
      <w:pPr>
        <w:spacing w:line="480" w:lineRule="auto"/>
        <w:ind w:firstLine="720"/>
        <w:rPr>
          <w:rFonts w:ascii="Arial" w:hAnsi="Arial" w:cs="Arial"/>
          <w:sz w:val="22"/>
          <w:szCs w:val="22"/>
        </w:rPr>
      </w:pPr>
      <w:r w:rsidRPr="00BC7831">
        <w:rPr>
          <w:rFonts w:ascii="Arial" w:hAnsi="Arial" w:cs="Arial"/>
          <w:sz w:val="22"/>
          <w:szCs w:val="22"/>
        </w:rPr>
        <w:t xml:space="preserve">In this </w:t>
      </w:r>
      <w:ins w:id="367" w:author="Joan Casey" w:date="2025-01-08T10:44:00Z" w16du:dateUtc="2025-01-08T18:44:00Z">
        <w:r w:rsidR="00A34712">
          <w:rPr>
            <w:rFonts w:ascii="Arial" w:hAnsi="Arial" w:cs="Arial"/>
            <w:sz w:val="22"/>
            <w:szCs w:val="22"/>
          </w:rPr>
          <w:t xml:space="preserve">first </w:t>
        </w:r>
      </w:ins>
      <w:r w:rsidRPr="00BC7831">
        <w:rPr>
          <w:rFonts w:ascii="Arial" w:hAnsi="Arial" w:cs="Arial"/>
          <w:sz w:val="22"/>
          <w:szCs w:val="22"/>
        </w:rPr>
        <w:t>national study of power outage exposure</w:t>
      </w:r>
      <w:ins w:id="368" w:author="Joan Casey" w:date="2025-01-08T10:45:00Z" w16du:dateUtc="2025-01-08T18:45:00Z">
        <w:r w:rsidR="00A34712">
          <w:rPr>
            <w:rFonts w:ascii="Arial" w:hAnsi="Arial" w:cs="Arial"/>
            <w:sz w:val="22"/>
            <w:szCs w:val="22"/>
          </w:rPr>
          <w:t>,</w:t>
        </w:r>
      </w:ins>
      <w:ins w:id="369" w:author="Joan Casey" w:date="2025-01-08T10:44:00Z" w16du:dateUtc="2025-01-08T18:44:00Z">
        <w:r w:rsidR="00A34712">
          <w:rPr>
            <w:rFonts w:ascii="Arial" w:hAnsi="Arial" w:cs="Arial"/>
            <w:sz w:val="22"/>
            <w:szCs w:val="22"/>
          </w:rPr>
          <w:t xml:space="preserve"> </w:t>
        </w:r>
      </w:ins>
      <w:del w:id="370" w:author="Joan Casey" w:date="2025-01-08T10:44:00Z" w16du:dateUtc="2025-01-08T18:44:00Z">
        <w:r w:rsidRPr="00BC7831" w:rsidDel="00A34712">
          <w:rPr>
            <w:rFonts w:ascii="Arial" w:hAnsi="Arial" w:cs="Arial"/>
            <w:sz w:val="22"/>
            <w:szCs w:val="22"/>
          </w:rPr>
          <w:delText xml:space="preserve"> among older adult Medicare beneficiaries, </w:delText>
        </w:r>
      </w:del>
      <w:r w:rsidRPr="00BC7831">
        <w:rPr>
          <w:rFonts w:ascii="Arial" w:hAnsi="Arial" w:cs="Arial"/>
          <w:sz w:val="22"/>
          <w:szCs w:val="22"/>
        </w:rPr>
        <w:t xml:space="preserve">we found that power outages were associated with increased CVD and respiratory </w:t>
      </w:r>
      <w:r w:rsidR="00055DDB" w:rsidRPr="00BC7831">
        <w:rPr>
          <w:rFonts w:ascii="Arial" w:hAnsi="Arial" w:cs="Arial"/>
          <w:sz w:val="22"/>
          <w:szCs w:val="22"/>
        </w:rPr>
        <w:t>hospitalization</w:t>
      </w:r>
      <w:r w:rsidRPr="00BC7831">
        <w:rPr>
          <w:rFonts w:ascii="Arial" w:hAnsi="Arial" w:cs="Arial"/>
          <w:sz w:val="22"/>
          <w:szCs w:val="22"/>
        </w:rPr>
        <w:t xml:space="preserve"> rates</w:t>
      </w:r>
      <w:ins w:id="371" w:author="Joan Casey" w:date="2025-01-08T10:44:00Z" w16du:dateUtc="2025-01-08T18:44:00Z">
        <w:r w:rsidR="00A34712">
          <w:rPr>
            <w:rFonts w:ascii="Arial" w:hAnsi="Arial" w:cs="Arial"/>
            <w:sz w:val="22"/>
            <w:szCs w:val="22"/>
          </w:rPr>
          <w:t xml:space="preserve"> </w:t>
        </w:r>
        <w:r w:rsidR="00A34712" w:rsidRPr="00BC7831">
          <w:rPr>
            <w:rFonts w:ascii="Arial" w:hAnsi="Arial" w:cs="Arial"/>
            <w:sz w:val="22"/>
            <w:szCs w:val="22"/>
          </w:rPr>
          <w:t xml:space="preserve">among </w:t>
        </w:r>
        <w:r w:rsidR="00A34712">
          <w:rPr>
            <w:rFonts w:ascii="Arial" w:hAnsi="Arial" w:cs="Arial"/>
            <w:sz w:val="22"/>
            <w:szCs w:val="22"/>
          </w:rPr>
          <w:t xml:space="preserve">23 million </w:t>
        </w:r>
        <w:r w:rsidR="00A34712" w:rsidRPr="00BC7831">
          <w:rPr>
            <w:rFonts w:ascii="Arial" w:hAnsi="Arial" w:cs="Arial"/>
            <w:sz w:val="22"/>
            <w:szCs w:val="22"/>
          </w:rPr>
          <w:t>older adult Medicare beneficiaries</w:t>
        </w:r>
      </w:ins>
      <w:r w:rsidRPr="00BC7831">
        <w:rPr>
          <w:rFonts w:ascii="Arial" w:hAnsi="Arial" w:cs="Arial"/>
          <w:sz w:val="22"/>
          <w:szCs w:val="22"/>
        </w:rPr>
        <w:t xml:space="preserve">. </w:t>
      </w:r>
      <w:ins w:id="372" w:author="Joan Casey" w:date="2025-01-08T10:46:00Z" w16du:dateUtc="2025-01-08T18:46:00Z">
        <w:r w:rsidR="00A34712">
          <w:rPr>
            <w:rFonts w:ascii="Arial" w:hAnsi="Arial" w:cs="Arial"/>
            <w:sz w:val="22"/>
            <w:szCs w:val="22"/>
          </w:rPr>
          <w:t>We observed broad ex</w:t>
        </w:r>
      </w:ins>
      <w:ins w:id="373" w:author="Joan Casey" w:date="2025-01-08T10:47:00Z" w16du:dateUtc="2025-01-08T18:47:00Z">
        <w:r w:rsidR="00A34712">
          <w:rPr>
            <w:rFonts w:ascii="Arial" w:hAnsi="Arial" w:cs="Arial"/>
            <w:sz w:val="22"/>
            <w:szCs w:val="22"/>
          </w:rPr>
          <w:t>posure and</w:t>
        </w:r>
      </w:ins>
      <w:ins w:id="374" w:author="Joan Casey" w:date="2025-01-08T10:46:00Z" w16du:dateUtc="2025-01-08T18:46:00Z">
        <w:r w:rsidR="00A34712">
          <w:rPr>
            <w:rFonts w:ascii="Arial" w:hAnsi="Arial" w:cs="Arial"/>
            <w:sz w:val="22"/>
            <w:szCs w:val="22"/>
          </w:rPr>
          <w:t xml:space="preserve"> p</w:t>
        </w:r>
      </w:ins>
      <w:del w:id="375" w:author="Joan Casey" w:date="2025-01-08T10:46:00Z" w16du:dateUtc="2025-01-08T18:46:00Z">
        <w:r w:rsidR="00055DDB" w:rsidRPr="00BC7831" w:rsidDel="00A34712">
          <w:rPr>
            <w:rFonts w:ascii="Arial" w:hAnsi="Arial" w:cs="Arial"/>
            <w:sz w:val="22"/>
            <w:szCs w:val="22"/>
          </w:rPr>
          <w:delText>P</w:delText>
        </w:r>
      </w:del>
      <w:r w:rsidR="00055DDB" w:rsidRPr="00BC7831">
        <w:rPr>
          <w:rFonts w:ascii="Arial" w:hAnsi="Arial" w:cs="Arial"/>
          <w:sz w:val="22"/>
          <w:szCs w:val="22"/>
        </w:rPr>
        <w:t>ower outage</w:t>
      </w:r>
      <w:del w:id="376" w:author="Joan Casey" w:date="2025-01-08T10:47:00Z" w16du:dateUtc="2025-01-08T18:47:00Z">
        <w:r w:rsidR="00055DDB" w:rsidRPr="00BC7831" w:rsidDel="00A34712">
          <w:rPr>
            <w:rFonts w:ascii="Arial" w:hAnsi="Arial" w:cs="Arial"/>
            <w:sz w:val="22"/>
            <w:szCs w:val="22"/>
          </w:rPr>
          <w:delText>s</w:delText>
        </w:r>
      </w:del>
      <w:r w:rsidR="00055DDB" w:rsidRPr="00BC7831">
        <w:rPr>
          <w:rFonts w:ascii="Arial" w:hAnsi="Arial" w:cs="Arial"/>
          <w:sz w:val="22"/>
          <w:szCs w:val="22"/>
        </w:rPr>
        <w:t xml:space="preserve"> </w:t>
      </w:r>
      <w:del w:id="377" w:author="Joan Casey" w:date="2025-01-08T10:46:00Z" w16du:dateUtc="2025-01-08T18:46:00Z">
        <w:r w:rsidR="00055DDB" w:rsidRPr="00BC7831" w:rsidDel="00A34712">
          <w:rPr>
            <w:rFonts w:ascii="Arial" w:hAnsi="Arial" w:cs="Arial"/>
            <w:sz w:val="22"/>
            <w:szCs w:val="22"/>
          </w:rPr>
          <w:delText>are prevalent in the US, and the incidence</w:delText>
        </w:r>
      </w:del>
      <w:ins w:id="378" w:author="Joan Casey" w:date="2025-01-08T10:46:00Z" w16du:dateUtc="2025-01-08T18:46:00Z">
        <w:r w:rsidR="00A34712">
          <w:rPr>
            <w:rFonts w:ascii="Arial" w:hAnsi="Arial" w:cs="Arial"/>
            <w:sz w:val="22"/>
            <w:szCs w:val="22"/>
          </w:rPr>
          <w:t>frequency</w:t>
        </w:r>
      </w:ins>
      <w:r w:rsidR="00055DDB" w:rsidRPr="00BC7831">
        <w:rPr>
          <w:rFonts w:ascii="Arial" w:hAnsi="Arial" w:cs="Arial"/>
          <w:sz w:val="22"/>
          <w:szCs w:val="22"/>
        </w:rPr>
        <w:t xml:space="preserve"> and duration </w:t>
      </w:r>
      <w:ins w:id="379" w:author="Joan Casey" w:date="2025-01-08T10:47:00Z" w16du:dateUtc="2025-01-08T18:47:00Z">
        <w:r w:rsidR="00A34712">
          <w:rPr>
            <w:rFonts w:ascii="Arial" w:hAnsi="Arial" w:cs="Arial"/>
            <w:sz w:val="22"/>
            <w:szCs w:val="22"/>
          </w:rPr>
          <w:t xml:space="preserve">will </w:t>
        </w:r>
      </w:ins>
      <w:del w:id="380" w:author="Joan Casey" w:date="2025-01-08T10:46:00Z" w16du:dateUtc="2025-01-08T18:46:00Z">
        <w:r w:rsidR="00055DDB" w:rsidRPr="00BC7831" w:rsidDel="00A34712">
          <w:rPr>
            <w:rFonts w:ascii="Arial" w:hAnsi="Arial" w:cs="Arial"/>
            <w:sz w:val="22"/>
            <w:szCs w:val="22"/>
          </w:rPr>
          <w:delText xml:space="preserve">of outage exposure </w:delText>
        </w:r>
      </w:del>
      <w:del w:id="381" w:author="Joan Casey" w:date="2025-01-08T10:44:00Z" w16du:dateUtc="2025-01-08T18:44:00Z">
        <w:r w:rsidR="00055DDB" w:rsidRPr="00BC7831" w:rsidDel="00A34712">
          <w:rPr>
            <w:rFonts w:ascii="Arial" w:hAnsi="Arial" w:cs="Arial"/>
            <w:sz w:val="22"/>
            <w:szCs w:val="22"/>
          </w:rPr>
          <w:delText>is</w:delText>
        </w:r>
      </w:del>
      <w:del w:id="382" w:author="Joan Casey" w:date="2025-01-08T10:46:00Z" w16du:dateUtc="2025-01-08T18:46:00Z">
        <w:r w:rsidR="00055DDB" w:rsidRPr="00BC7831" w:rsidDel="00A34712">
          <w:rPr>
            <w:rFonts w:ascii="Arial" w:hAnsi="Arial" w:cs="Arial"/>
            <w:sz w:val="22"/>
            <w:szCs w:val="22"/>
          </w:rPr>
          <w:delText xml:space="preserve"> </w:delText>
        </w:r>
      </w:del>
      <w:r w:rsidR="00055DDB" w:rsidRPr="00BC7831">
        <w:rPr>
          <w:rFonts w:ascii="Arial" w:hAnsi="Arial" w:cs="Arial"/>
          <w:sz w:val="22"/>
          <w:szCs w:val="22"/>
        </w:rPr>
        <w:t>increas</w:t>
      </w:r>
      <w:ins w:id="383" w:author="Joan Casey" w:date="2025-01-08T10:46:00Z" w16du:dateUtc="2025-01-08T18:46:00Z">
        <w:r w:rsidR="00A34712">
          <w:rPr>
            <w:rFonts w:ascii="Arial" w:hAnsi="Arial" w:cs="Arial"/>
            <w:sz w:val="22"/>
            <w:szCs w:val="22"/>
          </w:rPr>
          <w:t>e</w:t>
        </w:r>
      </w:ins>
      <w:ins w:id="384" w:author="Joan Casey" w:date="2025-01-08T10:47:00Z" w16du:dateUtc="2025-01-08T18:47:00Z">
        <w:r w:rsidR="00A34712">
          <w:rPr>
            <w:rFonts w:ascii="Arial" w:hAnsi="Arial" w:cs="Arial"/>
            <w:sz w:val="22"/>
            <w:szCs w:val="22"/>
          </w:rPr>
          <w:t xml:space="preserve"> further</w:t>
        </w:r>
      </w:ins>
      <w:del w:id="385" w:author="Joan Casey" w:date="2025-01-08T10:46:00Z" w16du:dateUtc="2025-01-08T18:46:00Z">
        <w:r w:rsidR="00055DDB" w:rsidRPr="00BC7831" w:rsidDel="00A34712">
          <w:rPr>
            <w:rFonts w:ascii="Arial" w:hAnsi="Arial" w:cs="Arial"/>
            <w:sz w:val="22"/>
            <w:szCs w:val="22"/>
          </w:rPr>
          <w:delText>ing</w:delText>
        </w:r>
      </w:del>
      <w:r w:rsidR="00055DDB" w:rsidRPr="00BC7831">
        <w:rPr>
          <w:rFonts w:ascii="Arial" w:hAnsi="Arial" w:cs="Arial"/>
          <w:sz w:val="22"/>
          <w:szCs w:val="22"/>
        </w:rPr>
        <w:t xml:space="preserve"> with climate change. </w:t>
      </w:r>
      <w:ins w:id="386" w:author="Joan Casey" w:date="2025-01-08T10:49:00Z" w16du:dateUtc="2025-01-08T18:49:00Z">
        <w:r w:rsidR="00A34712">
          <w:rPr>
            <w:rFonts w:ascii="Arial" w:hAnsi="Arial" w:cs="Arial"/>
            <w:sz w:val="22"/>
            <w:szCs w:val="22"/>
          </w:rPr>
          <w:t>H</w:t>
        </w:r>
        <w:r w:rsidR="00A34712" w:rsidRPr="00BC7831">
          <w:rPr>
            <w:rFonts w:ascii="Arial" w:hAnsi="Arial" w:cs="Arial"/>
            <w:sz w:val="22"/>
            <w:szCs w:val="22"/>
          </w:rPr>
          <w:t>eat, winter storms, or other climate-related weather events co-occurring power outages</w:t>
        </w:r>
        <w:r w:rsidR="00A34712">
          <w:rPr>
            <w:rFonts w:ascii="Arial" w:hAnsi="Arial" w:cs="Arial"/>
            <w:sz w:val="22"/>
            <w:szCs w:val="22"/>
          </w:rPr>
          <w:t xml:space="preserve"> likely amplify</w:t>
        </w:r>
        <w:r w:rsidR="00A34712" w:rsidRPr="00BC7831">
          <w:rPr>
            <w:rFonts w:ascii="Arial" w:hAnsi="Arial" w:cs="Arial"/>
            <w:sz w:val="22"/>
            <w:szCs w:val="22"/>
          </w:rPr>
          <w:t xml:space="preserve"> cardiorespiratory health </w:t>
        </w:r>
        <w:r w:rsidR="00A34712">
          <w:rPr>
            <w:rFonts w:ascii="Arial" w:hAnsi="Arial" w:cs="Arial"/>
            <w:sz w:val="22"/>
            <w:szCs w:val="22"/>
          </w:rPr>
          <w:t xml:space="preserve">impacts and must be evaluated in future research. </w:t>
        </w:r>
      </w:ins>
      <w:r w:rsidR="005827DA" w:rsidRPr="00BC7831">
        <w:rPr>
          <w:rFonts w:ascii="Arial" w:hAnsi="Arial" w:cs="Arial"/>
          <w:sz w:val="22"/>
          <w:szCs w:val="22"/>
        </w:rPr>
        <w:t xml:space="preserve">Improving electricity reliability </w:t>
      </w:r>
      <w:ins w:id="387" w:author="Joan Casey" w:date="2025-01-08T10:50:00Z" w16du:dateUtc="2025-01-08T18:50:00Z">
        <w:r w:rsidR="00A34712">
          <w:rPr>
            <w:rFonts w:ascii="Arial" w:hAnsi="Arial" w:cs="Arial"/>
            <w:sz w:val="22"/>
            <w:szCs w:val="22"/>
          </w:rPr>
          <w:t xml:space="preserve">represents a key opportunity to </w:t>
        </w:r>
      </w:ins>
      <w:del w:id="388" w:author="Joan Casey" w:date="2025-01-08T10:50:00Z" w16du:dateUtc="2025-01-08T18:50:00Z">
        <w:r w:rsidR="005827DA" w:rsidRPr="00BC7831" w:rsidDel="00A34712">
          <w:rPr>
            <w:rFonts w:ascii="Arial" w:hAnsi="Arial" w:cs="Arial"/>
            <w:sz w:val="22"/>
            <w:szCs w:val="22"/>
          </w:rPr>
          <w:delText xml:space="preserve">could </w:delText>
        </w:r>
      </w:del>
      <w:del w:id="389" w:author="Joan Casey" w:date="2025-01-08T10:47:00Z" w16du:dateUtc="2025-01-08T18:47:00Z">
        <w:r w:rsidR="005827DA" w:rsidRPr="00BC7831" w:rsidDel="00A34712">
          <w:rPr>
            <w:rFonts w:ascii="Arial" w:hAnsi="Arial" w:cs="Arial"/>
            <w:sz w:val="22"/>
            <w:szCs w:val="22"/>
          </w:rPr>
          <w:delText xml:space="preserve">improve </w:delText>
        </w:r>
      </w:del>
      <w:ins w:id="390" w:author="Joan Casey" w:date="2025-01-08T10:47:00Z" w16du:dateUtc="2025-01-08T18:47:00Z">
        <w:r w:rsidR="00A34712">
          <w:rPr>
            <w:rFonts w:ascii="Arial" w:hAnsi="Arial" w:cs="Arial"/>
            <w:sz w:val="22"/>
            <w:szCs w:val="22"/>
          </w:rPr>
          <w:t>support</w:t>
        </w:r>
        <w:r w:rsidR="00A34712" w:rsidRPr="00BC7831">
          <w:rPr>
            <w:rFonts w:ascii="Arial" w:hAnsi="Arial" w:cs="Arial"/>
            <w:sz w:val="22"/>
            <w:szCs w:val="22"/>
          </w:rPr>
          <w:t xml:space="preserve"> </w:t>
        </w:r>
      </w:ins>
      <w:r w:rsidR="005827DA" w:rsidRPr="00BC7831">
        <w:rPr>
          <w:rFonts w:ascii="Arial" w:hAnsi="Arial" w:cs="Arial"/>
          <w:sz w:val="22"/>
          <w:szCs w:val="22"/>
        </w:rPr>
        <w:t>community health and protect older adults from CVD and respiratory disease exacerbations</w:t>
      </w:r>
      <w:r w:rsidR="009904F8" w:rsidRPr="00BC7831">
        <w:rPr>
          <w:rFonts w:ascii="Arial" w:hAnsi="Arial" w:cs="Arial"/>
          <w:sz w:val="22"/>
          <w:szCs w:val="22"/>
        </w:rPr>
        <w:t xml:space="preserve">. </w:t>
      </w:r>
      <w:del w:id="391" w:author="Joan Casey" w:date="2025-01-08T10:49:00Z" w16du:dateUtc="2025-01-08T18:49:00Z">
        <w:r w:rsidR="00C261B3" w:rsidRPr="00BC7831" w:rsidDel="00A34712">
          <w:rPr>
            <w:rFonts w:ascii="Arial" w:hAnsi="Arial" w:cs="Arial"/>
            <w:sz w:val="22"/>
            <w:szCs w:val="22"/>
          </w:rPr>
          <w:delText>More research is needed to evaluate the effects of co-occurring power outages and severe weather</w:delText>
        </w:r>
        <w:r w:rsidR="007265E6" w:rsidRPr="00BC7831" w:rsidDel="00A34712">
          <w:rPr>
            <w:rFonts w:ascii="Arial" w:hAnsi="Arial" w:cs="Arial"/>
            <w:sz w:val="22"/>
            <w:szCs w:val="22"/>
          </w:rPr>
          <w:delText xml:space="preserve"> on </w:delText>
        </w:r>
        <w:r w:rsidR="00BD0FED" w:rsidRPr="00BC7831" w:rsidDel="00A34712">
          <w:rPr>
            <w:rFonts w:ascii="Arial" w:hAnsi="Arial" w:cs="Arial"/>
            <w:sz w:val="22"/>
            <w:szCs w:val="22"/>
          </w:rPr>
          <w:delText>cardiorespiratory</w:delText>
        </w:r>
        <w:r w:rsidR="007265E6" w:rsidRPr="00BC7831" w:rsidDel="00A34712">
          <w:rPr>
            <w:rFonts w:ascii="Arial" w:hAnsi="Arial" w:cs="Arial"/>
            <w:sz w:val="22"/>
            <w:szCs w:val="22"/>
          </w:rPr>
          <w:delText xml:space="preserve"> health</w:delText>
        </w:r>
      </w:del>
      <w:del w:id="392" w:author="Joan Casey" w:date="2025-01-08T10:47:00Z" w16du:dateUtc="2025-01-08T18:47:00Z">
        <w:r w:rsidR="00C261B3" w:rsidRPr="00BC7831" w:rsidDel="00A34712">
          <w:rPr>
            <w:rFonts w:ascii="Arial" w:hAnsi="Arial" w:cs="Arial"/>
            <w:sz w:val="22"/>
            <w:szCs w:val="22"/>
          </w:rPr>
          <w:delText>,</w:delText>
        </w:r>
      </w:del>
      <w:del w:id="393" w:author="Joan Casey" w:date="2025-01-08T10:49:00Z" w16du:dateUtc="2025-01-08T18:49:00Z">
        <w:r w:rsidR="00C261B3" w:rsidRPr="00BC7831" w:rsidDel="00A34712">
          <w:rPr>
            <w:rFonts w:ascii="Arial" w:hAnsi="Arial" w:cs="Arial"/>
            <w:sz w:val="22"/>
            <w:szCs w:val="22"/>
          </w:rPr>
          <w:delText xml:space="preserve"> </w:delText>
        </w:r>
        <w:r w:rsidR="003D439A" w:rsidRPr="00BC7831" w:rsidDel="00A34712">
          <w:rPr>
            <w:rFonts w:ascii="Arial" w:hAnsi="Arial" w:cs="Arial"/>
            <w:sz w:val="22"/>
            <w:szCs w:val="22"/>
          </w:rPr>
          <w:delText xml:space="preserve">since </w:delText>
        </w:r>
        <w:r w:rsidR="00A23072" w:rsidRPr="00BC7831" w:rsidDel="00A34712">
          <w:rPr>
            <w:rFonts w:ascii="Arial" w:hAnsi="Arial" w:cs="Arial"/>
            <w:sz w:val="22"/>
            <w:szCs w:val="22"/>
          </w:rPr>
          <w:delText>hospitalization</w:delText>
        </w:r>
        <w:r w:rsidR="003D439A" w:rsidRPr="00BC7831" w:rsidDel="00A34712">
          <w:rPr>
            <w:rFonts w:ascii="Arial" w:hAnsi="Arial" w:cs="Arial"/>
            <w:sz w:val="22"/>
            <w:szCs w:val="22"/>
          </w:rPr>
          <w:delText xml:space="preserve"> risks may be greater when power outages co-occur with heat, winter storms, or </w:delText>
        </w:r>
        <w:r w:rsidR="008D4AEC" w:rsidRPr="00BC7831" w:rsidDel="00A34712">
          <w:rPr>
            <w:rFonts w:ascii="Arial" w:hAnsi="Arial" w:cs="Arial"/>
            <w:sz w:val="22"/>
            <w:szCs w:val="22"/>
          </w:rPr>
          <w:delText xml:space="preserve">other climate-related weather events. </w:delText>
        </w:r>
      </w:del>
    </w:p>
    <w:p w14:paraId="51637477" w14:textId="77777777" w:rsidR="00343BD6" w:rsidRDefault="00343BD6" w:rsidP="001C6B07">
      <w:pPr>
        <w:spacing w:line="480" w:lineRule="auto"/>
      </w:pPr>
    </w:p>
    <w:p w14:paraId="1B8843D9" w14:textId="77777777" w:rsidR="005334F7" w:rsidRDefault="005334F7" w:rsidP="00271271"/>
    <w:p w14:paraId="66D089C8" w14:textId="77777777" w:rsidR="005334F7" w:rsidRDefault="005334F7" w:rsidP="00271271"/>
    <w:p w14:paraId="3CE85BB8" w14:textId="77777777" w:rsidR="005334F7" w:rsidRDefault="005334F7" w:rsidP="00271271"/>
    <w:p w14:paraId="518CD72B" w14:textId="77777777" w:rsidR="00DC6398" w:rsidRDefault="00DC6398" w:rsidP="00271271"/>
    <w:p w14:paraId="3A44C686" w14:textId="77777777" w:rsidR="00DC6398" w:rsidRDefault="00DC6398" w:rsidP="00271271">
      <w:pPr>
        <w:rPr>
          <w:ins w:id="394" w:author="Joan Casey" w:date="2025-01-07T11:18:00Z" w16du:dateUtc="2025-01-07T19:18:00Z"/>
        </w:rPr>
      </w:pPr>
    </w:p>
    <w:p w14:paraId="5CAF6D9D" w14:textId="77777777" w:rsidR="006454BA" w:rsidRDefault="006454BA" w:rsidP="00271271">
      <w:pPr>
        <w:rPr>
          <w:ins w:id="395" w:author="Joan Casey" w:date="2025-01-07T11:18:00Z" w16du:dateUtc="2025-01-07T19:18:00Z"/>
        </w:rPr>
      </w:pPr>
    </w:p>
    <w:p w14:paraId="22C907D2" w14:textId="77777777" w:rsidR="006454BA" w:rsidRDefault="006454BA" w:rsidP="00271271">
      <w:pPr>
        <w:rPr>
          <w:ins w:id="396" w:author="Joan Casey" w:date="2025-01-07T11:18:00Z" w16du:dateUtc="2025-01-07T19:18:00Z"/>
        </w:rPr>
      </w:pPr>
    </w:p>
    <w:p w14:paraId="00001C2F" w14:textId="77777777" w:rsidR="006454BA" w:rsidRDefault="006454BA" w:rsidP="00271271">
      <w:pPr>
        <w:rPr>
          <w:ins w:id="397" w:author="Joan Casey" w:date="2025-01-07T11:18:00Z" w16du:dateUtc="2025-01-07T19:18:00Z"/>
        </w:rPr>
      </w:pPr>
    </w:p>
    <w:p w14:paraId="6C078BE0" w14:textId="77777777" w:rsidR="006454BA" w:rsidRDefault="006454BA" w:rsidP="00271271">
      <w:pPr>
        <w:rPr>
          <w:ins w:id="398" w:author="Joan Casey" w:date="2025-01-07T11:18:00Z" w16du:dateUtc="2025-01-07T19:18:00Z"/>
        </w:rPr>
      </w:pPr>
    </w:p>
    <w:p w14:paraId="7D276F32" w14:textId="77777777" w:rsidR="006454BA" w:rsidRDefault="006454BA" w:rsidP="00271271">
      <w:pPr>
        <w:rPr>
          <w:ins w:id="399" w:author="Joan Casey" w:date="2025-01-07T11:18:00Z" w16du:dateUtc="2025-01-07T19:18:00Z"/>
        </w:rPr>
      </w:pPr>
    </w:p>
    <w:p w14:paraId="2E57D2D4" w14:textId="77777777" w:rsidR="006454BA" w:rsidRDefault="006454BA" w:rsidP="00271271">
      <w:pPr>
        <w:rPr>
          <w:ins w:id="400" w:author="Joan Casey" w:date="2025-01-07T11:18:00Z" w16du:dateUtc="2025-01-07T19:18:00Z"/>
        </w:rPr>
      </w:pPr>
    </w:p>
    <w:p w14:paraId="7DB00F70" w14:textId="77777777" w:rsidR="006454BA" w:rsidRDefault="006454BA" w:rsidP="00271271">
      <w:pPr>
        <w:rPr>
          <w:ins w:id="401" w:author="Joan Casey" w:date="2025-01-07T11:18:00Z" w16du:dateUtc="2025-01-07T19:18:00Z"/>
        </w:rPr>
      </w:pPr>
    </w:p>
    <w:p w14:paraId="3C66E6EB" w14:textId="77777777" w:rsidR="006454BA" w:rsidRDefault="006454BA" w:rsidP="00271271">
      <w:pPr>
        <w:rPr>
          <w:ins w:id="402" w:author="Joan Casey" w:date="2025-01-07T11:18:00Z" w16du:dateUtc="2025-01-07T19:18:00Z"/>
        </w:rPr>
      </w:pPr>
    </w:p>
    <w:p w14:paraId="3658E477" w14:textId="77777777" w:rsidR="006454BA" w:rsidRDefault="006454BA" w:rsidP="00271271">
      <w:pPr>
        <w:rPr>
          <w:ins w:id="403" w:author="Joan Casey" w:date="2025-01-07T11:18:00Z" w16du:dateUtc="2025-01-07T19:18:00Z"/>
        </w:rPr>
      </w:pPr>
    </w:p>
    <w:p w14:paraId="68967A81" w14:textId="77777777" w:rsidR="006454BA" w:rsidRDefault="006454BA" w:rsidP="00271271"/>
    <w:p w14:paraId="15BBD87B" w14:textId="77777777" w:rsidR="00DC6398" w:rsidRDefault="00DC6398" w:rsidP="00271271"/>
    <w:p w14:paraId="518305CC" w14:textId="77777777" w:rsidR="00700B92" w:rsidRDefault="00700B92" w:rsidP="00271271"/>
    <w:p w14:paraId="4FCF2178" w14:textId="09E28132" w:rsidR="005334F7" w:rsidRDefault="005334F7" w:rsidP="00271271">
      <w:pPr>
        <w:rPr>
          <w:rFonts w:ascii="Arial" w:hAnsi="Arial" w:cs="Arial"/>
          <w:b/>
          <w:bCs/>
        </w:rPr>
      </w:pPr>
      <w:r w:rsidRPr="00152553">
        <w:rPr>
          <w:rFonts w:ascii="Arial" w:hAnsi="Arial" w:cs="Arial"/>
          <w:b/>
          <w:bCs/>
        </w:rPr>
        <w:lastRenderedPageBreak/>
        <w:t xml:space="preserve">Tables and Figures </w:t>
      </w:r>
    </w:p>
    <w:p w14:paraId="01A85335" w14:textId="77777777" w:rsidR="0039074D" w:rsidRDefault="0039074D" w:rsidP="00271271">
      <w:pPr>
        <w:rPr>
          <w:rFonts w:ascii="Arial" w:hAnsi="Arial" w:cs="Arial"/>
          <w:b/>
          <w:bCs/>
        </w:rPr>
      </w:pPr>
    </w:p>
    <w:p w14:paraId="48C4172C" w14:textId="47129BE7" w:rsidR="002836A9" w:rsidRPr="006454BA" w:rsidRDefault="002836A9" w:rsidP="00271271">
      <w:pPr>
        <w:rPr>
          <w:rFonts w:ascii="Arial" w:hAnsi="Arial" w:cs="Arial"/>
          <w:rPrChange w:id="404" w:author="Joan Casey" w:date="2025-01-07T11:19:00Z" w16du:dateUtc="2025-01-07T19:19:00Z">
            <w:rPr>
              <w:rFonts w:ascii="Arial" w:hAnsi="Arial" w:cs="Arial"/>
              <w:b/>
              <w:bCs/>
            </w:rPr>
          </w:rPrChange>
        </w:rPr>
      </w:pPr>
      <w:r>
        <w:rPr>
          <w:rFonts w:ascii="Arial" w:hAnsi="Arial" w:cs="Arial"/>
          <w:b/>
          <w:bCs/>
        </w:rPr>
        <w:t>Table 1:</w:t>
      </w:r>
      <w:ins w:id="405" w:author="Joan Casey" w:date="2025-01-07T11:18:00Z" w16du:dateUtc="2025-01-07T19:18:00Z">
        <w:r w:rsidR="006454BA">
          <w:rPr>
            <w:rFonts w:ascii="Arial" w:hAnsi="Arial" w:cs="Arial"/>
            <w:b/>
            <w:bCs/>
          </w:rPr>
          <w:t xml:space="preserve"> </w:t>
        </w:r>
      </w:ins>
      <w:ins w:id="406" w:author="Joan Casey" w:date="2025-01-07T11:19:00Z" w16du:dateUtc="2025-01-07T19:19:00Z">
        <w:r w:rsidR="006454BA">
          <w:rPr>
            <w:rFonts w:ascii="Arial" w:hAnsi="Arial" w:cs="Arial"/>
          </w:rPr>
          <w:t xml:space="preserve">Distribution of power outage by </w:t>
        </w:r>
      </w:ins>
      <w:ins w:id="407" w:author="Joan Casey" w:date="2025-01-07T11:20:00Z" w16du:dateUtc="2025-01-07T19:20:00Z">
        <w:r w:rsidR="006454BA">
          <w:rPr>
            <w:rFonts w:ascii="Arial" w:hAnsi="Arial" w:cs="Arial"/>
          </w:rPr>
          <w:t xml:space="preserve">2018 Medicare Fee-For-Service </w:t>
        </w:r>
      </w:ins>
      <w:ins w:id="408" w:author="Joan Casey" w:date="2025-01-07T11:19:00Z" w16du:dateUtc="2025-01-07T19:19:00Z">
        <w:r w:rsidR="006454BA">
          <w:rPr>
            <w:rFonts w:ascii="Arial" w:hAnsi="Arial" w:cs="Arial"/>
          </w:rPr>
          <w:t xml:space="preserve">study population sociodemographics and </w:t>
        </w:r>
      </w:ins>
      <w:ins w:id="409" w:author="Joan Casey" w:date="2025-01-07T11:20:00Z" w16du:dateUtc="2025-01-07T19:20:00Z">
        <w:r w:rsidR="006454BA">
          <w:rPr>
            <w:rFonts w:ascii="Arial" w:hAnsi="Arial" w:cs="Arial"/>
          </w:rPr>
          <w:t>weather variables</w:t>
        </w:r>
      </w:ins>
    </w:p>
    <w:p w14:paraId="5C1A01E2" w14:textId="77777777" w:rsidR="00AA0E1E" w:rsidRDefault="00AA0E1E" w:rsidP="00271271">
      <w:pPr>
        <w:rPr>
          <w:rFonts w:ascii="Arial" w:hAnsi="Arial" w:cs="Arial"/>
          <w:b/>
          <w:bCs/>
        </w:rPr>
      </w:pPr>
    </w:p>
    <w:tbl>
      <w:tblPr>
        <w:tblStyle w:val="TableGrid"/>
        <w:tblW w:w="9639" w:type="dxa"/>
        <w:tblInd w:w="-5" w:type="dxa"/>
        <w:tblBorders>
          <w:bottom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263"/>
        <w:gridCol w:w="1154"/>
        <w:gridCol w:w="993"/>
        <w:gridCol w:w="850"/>
        <w:gridCol w:w="5533"/>
      </w:tblGrid>
      <w:tr w:rsidR="00AA0E1E" w:rsidRPr="00857560" w14:paraId="597F11D9" w14:textId="77777777" w:rsidTr="00C830F8">
        <w:tc>
          <w:tcPr>
            <w:tcW w:w="9639" w:type="dxa"/>
            <w:gridSpan w:val="6"/>
            <w:shd w:val="clear" w:color="auto" w:fill="D9E2F3" w:themeFill="accent1" w:themeFillTint="33"/>
          </w:tcPr>
          <w:p w14:paraId="29B680FC" w14:textId="77777777" w:rsidR="00AA0E1E" w:rsidRPr="00857560" w:rsidRDefault="00AA0E1E" w:rsidP="00AD7C9A">
            <w:pPr>
              <w:rPr>
                <w:rFonts w:ascii="Arial" w:hAnsi="Arial" w:cs="Arial"/>
                <w:sz w:val="28"/>
                <w:szCs w:val="28"/>
              </w:rPr>
            </w:pPr>
            <w:r w:rsidRPr="00857560">
              <w:rPr>
                <w:rFonts w:ascii="Arial" w:hAnsi="Arial" w:cs="Arial"/>
                <w:sz w:val="28"/>
                <w:szCs w:val="28"/>
              </w:rPr>
              <w:t>Distribution of power outage by potential confounders</w:t>
            </w:r>
          </w:p>
        </w:tc>
      </w:tr>
      <w:tr w:rsidR="00AA0E1E" w:rsidRPr="00857560" w14:paraId="454EE762" w14:textId="77777777" w:rsidTr="00C830F8">
        <w:tc>
          <w:tcPr>
            <w:tcW w:w="3256" w:type="dxa"/>
            <w:gridSpan w:val="4"/>
            <w:shd w:val="clear" w:color="auto" w:fill="auto"/>
          </w:tcPr>
          <w:p w14:paraId="7ADC848D" w14:textId="77777777" w:rsidR="00AA0E1E" w:rsidRPr="00857560" w:rsidRDefault="00AA0E1E" w:rsidP="00AD7C9A">
            <w:pPr>
              <w:rPr>
                <w:rFonts w:ascii="Arial" w:hAnsi="Arial" w:cs="Arial"/>
                <w:sz w:val="22"/>
                <w:szCs w:val="22"/>
              </w:rPr>
            </w:pPr>
          </w:p>
        </w:tc>
        <w:tc>
          <w:tcPr>
            <w:tcW w:w="6383" w:type="dxa"/>
            <w:gridSpan w:val="2"/>
            <w:shd w:val="clear" w:color="auto" w:fill="auto"/>
          </w:tcPr>
          <w:p w14:paraId="78D60370"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Proportion of county-days with 8+ hour power outage affecting </w:t>
            </w:r>
            <w:r w:rsidRPr="00857560">
              <w:rPr>
                <w:rFonts w:ascii="Arial" w:eastAsia="Garamond" w:hAnsi="Arial" w:cs="Arial"/>
              </w:rPr>
              <w:t>≥</w:t>
            </w:r>
            <w:r w:rsidRPr="00857560">
              <w:rPr>
                <w:rFonts w:ascii="Arial" w:hAnsi="Arial" w:cs="Arial"/>
                <w:sz w:val="22"/>
                <w:szCs w:val="22"/>
              </w:rPr>
              <w:t>1% of county customers by potential confounder quartiles</w:t>
            </w:r>
          </w:p>
        </w:tc>
      </w:tr>
      <w:tr w:rsidR="00AA0E1E" w:rsidRPr="00857560" w14:paraId="0EADE7D4" w14:textId="77777777" w:rsidTr="00C830F8">
        <w:tc>
          <w:tcPr>
            <w:tcW w:w="9639" w:type="dxa"/>
            <w:gridSpan w:val="6"/>
            <w:shd w:val="clear" w:color="auto" w:fill="D9E2F3" w:themeFill="accent1" w:themeFillTint="33"/>
          </w:tcPr>
          <w:p w14:paraId="7F0F72A4" w14:textId="77777777" w:rsidR="00AA0E1E" w:rsidRPr="00857560" w:rsidRDefault="00AA0E1E" w:rsidP="00AD7C9A">
            <w:pPr>
              <w:rPr>
                <w:rFonts w:ascii="Arial" w:hAnsi="Arial" w:cs="Arial"/>
                <w:sz w:val="22"/>
                <w:szCs w:val="22"/>
              </w:rPr>
            </w:pPr>
            <w:r w:rsidRPr="00857560">
              <w:rPr>
                <w:rFonts w:ascii="Arial" w:hAnsi="Arial" w:cs="Arial"/>
                <w:sz w:val="22"/>
                <w:szCs w:val="22"/>
              </w:rPr>
              <w:t>Wind speed</w:t>
            </w:r>
          </w:p>
        </w:tc>
      </w:tr>
      <w:tr w:rsidR="00AA0E1E" w:rsidRPr="00857560" w14:paraId="646577DD" w14:textId="77777777" w:rsidTr="00C830F8">
        <w:tc>
          <w:tcPr>
            <w:tcW w:w="1109" w:type="dxa"/>
            <w:gridSpan w:val="2"/>
            <w:shd w:val="clear" w:color="auto" w:fill="auto"/>
          </w:tcPr>
          <w:p w14:paraId="40A3793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A6E44F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5357A518"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07CD1C72" w14:textId="77777777" w:rsidTr="00C830F8">
        <w:tc>
          <w:tcPr>
            <w:tcW w:w="1109" w:type="dxa"/>
            <w:gridSpan w:val="2"/>
            <w:shd w:val="clear" w:color="auto" w:fill="auto"/>
          </w:tcPr>
          <w:p w14:paraId="23B43393"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32B6385"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4295CC58"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55DD4C92" w14:textId="77777777" w:rsidTr="00C830F8">
        <w:tc>
          <w:tcPr>
            <w:tcW w:w="1109" w:type="dxa"/>
            <w:gridSpan w:val="2"/>
            <w:shd w:val="clear" w:color="auto" w:fill="auto"/>
          </w:tcPr>
          <w:p w14:paraId="62C8F80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2E05B1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0412874D" w14:textId="77777777" w:rsidR="00AA0E1E" w:rsidRPr="00857560" w:rsidRDefault="00AA0E1E" w:rsidP="00AD7C9A">
            <w:pPr>
              <w:rPr>
                <w:rFonts w:ascii="Arial" w:hAnsi="Arial" w:cs="Arial"/>
                <w:sz w:val="22"/>
                <w:szCs w:val="22"/>
              </w:rPr>
            </w:pPr>
            <w:r w:rsidRPr="00857560">
              <w:rPr>
                <w:rFonts w:ascii="Arial" w:hAnsi="Arial" w:cs="Arial"/>
                <w:sz w:val="22"/>
                <w:szCs w:val="22"/>
              </w:rPr>
              <w:t>0.010</w:t>
            </w:r>
          </w:p>
        </w:tc>
      </w:tr>
      <w:tr w:rsidR="00AA0E1E" w:rsidRPr="00857560" w14:paraId="3E90FEE1" w14:textId="77777777" w:rsidTr="00C830F8">
        <w:tc>
          <w:tcPr>
            <w:tcW w:w="1109" w:type="dxa"/>
            <w:gridSpan w:val="2"/>
            <w:shd w:val="clear" w:color="auto" w:fill="auto"/>
          </w:tcPr>
          <w:p w14:paraId="25CF4E57"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1CFD1628"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3447B900" w14:textId="77777777" w:rsidR="00AA0E1E" w:rsidRPr="00857560" w:rsidRDefault="00AA0E1E" w:rsidP="00AD7C9A">
            <w:pPr>
              <w:rPr>
                <w:rFonts w:ascii="Arial" w:hAnsi="Arial" w:cs="Arial"/>
                <w:sz w:val="22"/>
                <w:szCs w:val="22"/>
              </w:rPr>
            </w:pPr>
            <w:r w:rsidRPr="00857560">
              <w:rPr>
                <w:rFonts w:ascii="Arial" w:hAnsi="Arial" w:cs="Arial"/>
                <w:sz w:val="22"/>
                <w:szCs w:val="22"/>
              </w:rPr>
              <w:t>0.022</w:t>
            </w:r>
          </w:p>
        </w:tc>
      </w:tr>
      <w:tr w:rsidR="00AA0E1E" w:rsidRPr="00857560" w14:paraId="1280D3F9" w14:textId="77777777" w:rsidTr="00C830F8">
        <w:tc>
          <w:tcPr>
            <w:tcW w:w="9639" w:type="dxa"/>
            <w:gridSpan w:val="6"/>
            <w:shd w:val="clear" w:color="auto" w:fill="D9E2F3" w:themeFill="accent1" w:themeFillTint="33"/>
          </w:tcPr>
          <w:p w14:paraId="5B8EDB53" w14:textId="77777777" w:rsidR="00AA0E1E" w:rsidRPr="00857560" w:rsidRDefault="00AA0E1E" w:rsidP="00AD7C9A">
            <w:pPr>
              <w:rPr>
                <w:rFonts w:ascii="Arial" w:hAnsi="Arial" w:cs="Arial"/>
                <w:sz w:val="22"/>
                <w:szCs w:val="22"/>
              </w:rPr>
            </w:pPr>
            <w:r w:rsidRPr="00857560">
              <w:rPr>
                <w:rFonts w:ascii="Arial" w:hAnsi="Arial" w:cs="Arial"/>
                <w:sz w:val="22"/>
                <w:szCs w:val="22"/>
              </w:rPr>
              <w:t>Precipitation</w:t>
            </w:r>
          </w:p>
        </w:tc>
      </w:tr>
      <w:tr w:rsidR="00AA0E1E" w:rsidRPr="00857560" w14:paraId="457B4A6B" w14:textId="77777777" w:rsidTr="00C830F8">
        <w:tc>
          <w:tcPr>
            <w:tcW w:w="1109" w:type="dxa"/>
            <w:gridSpan w:val="2"/>
            <w:shd w:val="clear" w:color="auto" w:fill="auto"/>
          </w:tcPr>
          <w:p w14:paraId="7350C29B"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7C46BBA0"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4098EAFA"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0.013 </w:t>
            </w:r>
          </w:p>
        </w:tc>
      </w:tr>
      <w:tr w:rsidR="00AA0E1E" w:rsidRPr="00857560" w14:paraId="20C83F15" w14:textId="77777777" w:rsidTr="00C830F8">
        <w:tc>
          <w:tcPr>
            <w:tcW w:w="1109" w:type="dxa"/>
            <w:gridSpan w:val="2"/>
            <w:shd w:val="clear" w:color="auto" w:fill="auto"/>
          </w:tcPr>
          <w:p w14:paraId="25E2BD4B"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0684B89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2CAA6A99"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0.014 </w:t>
            </w:r>
          </w:p>
        </w:tc>
      </w:tr>
      <w:tr w:rsidR="00AA0E1E" w:rsidRPr="00857560" w14:paraId="6A2E9AF2" w14:textId="77777777" w:rsidTr="00C830F8">
        <w:tc>
          <w:tcPr>
            <w:tcW w:w="1109" w:type="dxa"/>
            <w:gridSpan w:val="2"/>
            <w:shd w:val="clear" w:color="auto" w:fill="auto"/>
          </w:tcPr>
          <w:p w14:paraId="3D28D7C1"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62E9D9C2"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4053CEBA"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026C3140" w14:textId="77777777" w:rsidTr="00C830F8">
        <w:tc>
          <w:tcPr>
            <w:tcW w:w="1109" w:type="dxa"/>
            <w:gridSpan w:val="2"/>
            <w:shd w:val="clear" w:color="auto" w:fill="auto"/>
          </w:tcPr>
          <w:p w14:paraId="18FB2CE7"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76F65E7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64934FE0" w14:textId="77777777" w:rsidR="00AA0E1E" w:rsidRPr="00857560" w:rsidRDefault="00AA0E1E" w:rsidP="00AD7C9A">
            <w:pPr>
              <w:rPr>
                <w:rFonts w:ascii="Arial" w:hAnsi="Arial" w:cs="Arial"/>
                <w:sz w:val="22"/>
                <w:szCs w:val="22"/>
              </w:rPr>
            </w:pPr>
            <w:r w:rsidRPr="00857560">
              <w:rPr>
                <w:rFonts w:ascii="Arial" w:hAnsi="Arial" w:cs="Arial"/>
                <w:sz w:val="22"/>
                <w:szCs w:val="22"/>
              </w:rPr>
              <w:t>0.011</w:t>
            </w:r>
          </w:p>
        </w:tc>
      </w:tr>
      <w:tr w:rsidR="00AA0E1E" w:rsidRPr="00857560" w14:paraId="16ECF14B" w14:textId="77777777" w:rsidTr="00C830F8">
        <w:tc>
          <w:tcPr>
            <w:tcW w:w="9639" w:type="dxa"/>
            <w:gridSpan w:val="6"/>
            <w:shd w:val="clear" w:color="auto" w:fill="D9E2F3" w:themeFill="accent1" w:themeFillTint="33"/>
          </w:tcPr>
          <w:p w14:paraId="0BAA14CF" w14:textId="77777777" w:rsidR="00AA0E1E" w:rsidRPr="00857560" w:rsidRDefault="00AA0E1E" w:rsidP="00AD7C9A">
            <w:pPr>
              <w:rPr>
                <w:rFonts w:ascii="Arial" w:hAnsi="Arial" w:cs="Arial"/>
                <w:sz w:val="22"/>
                <w:szCs w:val="22"/>
              </w:rPr>
            </w:pPr>
            <w:r w:rsidRPr="00857560">
              <w:rPr>
                <w:rFonts w:ascii="Arial" w:hAnsi="Arial" w:cs="Arial"/>
                <w:sz w:val="22"/>
                <w:szCs w:val="22"/>
              </w:rPr>
              <w:t>Daily maximum temperature</w:t>
            </w:r>
          </w:p>
        </w:tc>
      </w:tr>
      <w:tr w:rsidR="00AA0E1E" w:rsidRPr="00857560" w14:paraId="17FBC459" w14:textId="77777777" w:rsidTr="00C830F8">
        <w:tc>
          <w:tcPr>
            <w:tcW w:w="1109" w:type="dxa"/>
            <w:gridSpan w:val="2"/>
            <w:shd w:val="clear" w:color="auto" w:fill="auto"/>
          </w:tcPr>
          <w:p w14:paraId="1AF1752C"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3C28E6A6"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08253F58"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0.022 </w:t>
            </w:r>
          </w:p>
        </w:tc>
      </w:tr>
      <w:tr w:rsidR="00AA0E1E" w:rsidRPr="00857560" w14:paraId="7F61A16F" w14:textId="77777777" w:rsidTr="00C830F8">
        <w:tc>
          <w:tcPr>
            <w:tcW w:w="1109" w:type="dxa"/>
            <w:gridSpan w:val="2"/>
            <w:shd w:val="clear" w:color="auto" w:fill="auto"/>
          </w:tcPr>
          <w:p w14:paraId="30A858B5"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455FF17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0CBE6627"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0.012 </w:t>
            </w:r>
          </w:p>
        </w:tc>
      </w:tr>
      <w:tr w:rsidR="00AA0E1E" w:rsidRPr="00857560" w14:paraId="144B9FC9" w14:textId="77777777" w:rsidTr="00C830F8">
        <w:tc>
          <w:tcPr>
            <w:tcW w:w="1109" w:type="dxa"/>
            <w:gridSpan w:val="2"/>
            <w:shd w:val="clear" w:color="auto" w:fill="auto"/>
          </w:tcPr>
          <w:p w14:paraId="5F7B132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0F9B050F"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491DB8E9"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2F29F82B" w14:textId="77777777" w:rsidTr="00C830F8">
        <w:tc>
          <w:tcPr>
            <w:tcW w:w="1109" w:type="dxa"/>
            <w:gridSpan w:val="2"/>
            <w:shd w:val="clear" w:color="auto" w:fill="auto"/>
          </w:tcPr>
          <w:p w14:paraId="343D8D08"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3858296C" w14:textId="77777777" w:rsidR="00AA0E1E" w:rsidRPr="00857560" w:rsidRDefault="00AA0E1E" w:rsidP="00AD7C9A">
            <w:pPr>
              <w:rPr>
                <w:rFonts w:ascii="Arial" w:hAnsi="Arial" w:cs="Arial"/>
                <w:sz w:val="22"/>
                <w:szCs w:val="22"/>
              </w:rPr>
            </w:pPr>
            <w:commentRangeStart w:id="410"/>
            <w:r w:rsidRPr="00857560">
              <w:rPr>
                <w:rFonts w:ascii="Arial" w:hAnsi="Arial" w:cs="Arial"/>
                <w:sz w:val="22"/>
                <w:szCs w:val="22"/>
              </w:rPr>
              <w:t>Quartile 4</w:t>
            </w:r>
            <w:commentRangeEnd w:id="410"/>
            <w:r w:rsidR="006454BA">
              <w:rPr>
                <w:rStyle w:val="CommentReference"/>
              </w:rPr>
              <w:commentReference w:id="410"/>
            </w:r>
          </w:p>
        </w:tc>
        <w:tc>
          <w:tcPr>
            <w:tcW w:w="6383" w:type="dxa"/>
            <w:gridSpan w:val="2"/>
            <w:shd w:val="clear" w:color="auto" w:fill="auto"/>
          </w:tcPr>
          <w:p w14:paraId="2939F2F2" w14:textId="77777777" w:rsidR="00AA0E1E" w:rsidRPr="00857560" w:rsidRDefault="00AA0E1E" w:rsidP="00AD7C9A">
            <w:pPr>
              <w:rPr>
                <w:rFonts w:ascii="Arial" w:hAnsi="Arial" w:cs="Arial"/>
                <w:sz w:val="22"/>
                <w:szCs w:val="22"/>
              </w:rPr>
            </w:pPr>
            <w:r w:rsidRPr="00857560">
              <w:rPr>
                <w:rFonts w:ascii="Arial" w:hAnsi="Arial" w:cs="Arial"/>
                <w:sz w:val="22"/>
                <w:szCs w:val="22"/>
              </w:rPr>
              <w:t>0.008</w:t>
            </w:r>
          </w:p>
        </w:tc>
      </w:tr>
      <w:tr w:rsidR="00AA0E1E" w:rsidRPr="00857560" w14:paraId="18B72D63" w14:textId="77777777" w:rsidTr="00C830F8">
        <w:tc>
          <w:tcPr>
            <w:tcW w:w="1109" w:type="dxa"/>
            <w:gridSpan w:val="2"/>
            <w:shd w:val="clear" w:color="auto" w:fill="auto"/>
          </w:tcPr>
          <w:p w14:paraId="782263AF"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A571726" w14:textId="77777777" w:rsidR="00AA0E1E" w:rsidRPr="00857560" w:rsidRDefault="00AA0E1E" w:rsidP="00AD7C9A">
            <w:pPr>
              <w:rPr>
                <w:rFonts w:ascii="Arial" w:hAnsi="Arial" w:cs="Arial"/>
                <w:sz w:val="22"/>
                <w:szCs w:val="22"/>
              </w:rPr>
            </w:pPr>
          </w:p>
        </w:tc>
        <w:tc>
          <w:tcPr>
            <w:tcW w:w="6383" w:type="dxa"/>
            <w:gridSpan w:val="2"/>
            <w:shd w:val="clear" w:color="auto" w:fill="auto"/>
          </w:tcPr>
          <w:p w14:paraId="5A200045" w14:textId="77777777" w:rsidR="00AA0E1E" w:rsidRPr="00857560" w:rsidRDefault="00AA0E1E" w:rsidP="00AD7C9A">
            <w:pPr>
              <w:rPr>
                <w:rFonts w:ascii="Arial" w:hAnsi="Arial" w:cs="Arial"/>
                <w:sz w:val="22"/>
                <w:szCs w:val="22"/>
              </w:rPr>
            </w:pPr>
          </w:p>
        </w:tc>
      </w:tr>
      <w:tr w:rsidR="00AA0E1E" w:rsidRPr="00857560" w14:paraId="42EFCA2B"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4654EC08" w14:textId="77777777" w:rsidR="00AA0E1E" w:rsidRPr="00857560" w:rsidRDefault="00AA0E1E" w:rsidP="00AD7C9A">
            <w:pPr>
              <w:rPr>
                <w:rFonts w:ascii="Arial" w:hAnsi="Arial" w:cs="Arial"/>
                <w:sz w:val="28"/>
                <w:szCs w:val="28"/>
              </w:rPr>
            </w:pPr>
            <w:r w:rsidRPr="00857560">
              <w:rPr>
                <w:rFonts w:ascii="Arial" w:hAnsi="Arial" w:cs="Arial"/>
                <w:sz w:val="28"/>
                <w:szCs w:val="28"/>
              </w:rPr>
              <w:t>Distribution of power outage by demographic variables</w:t>
            </w:r>
          </w:p>
        </w:tc>
      </w:tr>
      <w:tr w:rsidR="00AA0E1E" w:rsidRPr="00857560" w14:paraId="1D2C07A5" w14:textId="77777777" w:rsidTr="00C830F8">
        <w:tblPrEx>
          <w:tblBorders>
            <w:top w:val="none" w:sz="0" w:space="0" w:color="auto"/>
            <w:bottom w:val="single" w:sz="4" w:space="0" w:color="auto"/>
          </w:tblBorders>
        </w:tblPrEx>
        <w:tc>
          <w:tcPr>
            <w:tcW w:w="2263" w:type="dxa"/>
            <w:gridSpan w:val="3"/>
            <w:shd w:val="clear" w:color="auto" w:fill="auto"/>
          </w:tcPr>
          <w:p w14:paraId="042BB69B" w14:textId="77777777" w:rsidR="00AA0E1E" w:rsidRPr="00857560" w:rsidRDefault="00AA0E1E" w:rsidP="00AD7C9A">
            <w:pPr>
              <w:rPr>
                <w:rFonts w:ascii="Arial" w:hAnsi="Arial" w:cs="Arial"/>
                <w:sz w:val="22"/>
                <w:szCs w:val="22"/>
              </w:rPr>
            </w:pPr>
          </w:p>
        </w:tc>
        <w:tc>
          <w:tcPr>
            <w:tcW w:w="1843" w:type="dxa"/>
            <w:gridSpan w:val="2"/>
            <w:shd w:val="clear" w:color="auto" w:fill="auto"/>
          </w:tcPr>
          <w:p w14:paraId="1C0909C4" w14:textId="77777777" w:rsidR="00AA0E1E" w:rsidRPr="00857560" w:rsidRDefault="00AA0E1E" w:rsidP="00AD7C9A">
            <w:pPr>
              <w:rPr>
                <w:rFonts w:ascii="Arial" w:hAnsi="Arial" w:cs="Arial"/>
                <w:sz w:val="22"/>
                <w:szCs w:val="22"/>
              </w:rPr>
            </w:pPr>
            <w:r w:rsidRPr="00857560">
              <w:rPr>
                <w:rFonts w:ascii="Arial" w:hAnsi="Arial" w:cs="Arial"/>
                <w:sz w:val="22"/>
                <w:szCs w:val="22"/>
              </w:rPr>
              <w:t>Number of county beneficiaries by category</w:t>
            </w:r>
          </w:p>
        </w:tc>
        <w:tc>
          <w:tcPr>
            <w:tcW w:w="5533" w:type="dxa"/>
            <w:shd w:val="clear" w:color="auto" w:fill="auto"/>
          </w:tcPr>
          <w:p w14:paraId="21C8532F"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Proportion of county-person-days with 8+ hour outage affecting </w:t>
            </w:r>
            <w:r w:rsidRPr="00857560">
              <w:rPr>
                <w:rFonts w:ascii="Arial" w:eastAsia="Garamond" w:hAnsi="Arial" w:cs="Arial"/>
              </w:rPr>
              <w:t>≥</w:t>
            </w:r>
            <w:r w:rsidRPr="00857560">
              <w:rPr>
                <w:rFonts w:ascii="Arial" w:hAnsi="Arial" w:cs="Arial"/>
                <w:sz w:val="22"/>
                <w:szCs w:val="22"/>
              </w:rPr>
              <w:t>1% of county customers</w:t>
            </w:r>
          </w:p>
        </w:tc>
      </w:tr>
      <w:tr w:rsidR="00AA0E1E" w:rsidRPr="00857560" w14:paraId="2A1E15D6"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3D2E090D" w14:textId="77777777" w:rsidR="00AA0E1E" w:rsidRPr="00857560" w:rsidRDefault="00AA0E1E" w:rsidP="00AD7C9A">
            <w:pPr>
              <w:rPr>
                <w:rFonts w:ascii="Arial" w:hAnsi="Arial" w:cs="Arial"/>
                <w:sz w:val="22"/>
                <w:szCs w:val="22"/>
              </w:rPr>
            </w:pPr>
            <w:r w:rsidRPr="00857560">
              <w:rPr>
                <w:rFonts w:ascii="Arial" w:hAnsi="Arial" w:cs="Arial"/>
                <w:sz w:val="22"/>
                <w:szCs w:val="22"/>
              </w:rPr>
              <w:t>Sex</w:t>
            </w:r>
          </w:p>
        </w:tc>
      </w:tr>
      <w:tr w:rsidR="00AA0E1E" w:rsidRPr="00857560" w14:paraId="0EBCDCFD" w14:textId="77777777" w:rsidTr="00C830F8">
        <w:tblPrEx>
          <w:tblBorders>
            <w:top w:val="none" w:sz="0" w:space="0" w:color="auto"/>
            <w:bottom w:val="single" w:sz="4" w:space="0" w:color="auto"/>
          </w:tblBorders>
        </w:tblPrEx>
        <w:tc>
          <w:tcPr>
            <w:tcW w:w="846" w:type="dxa"/>
            <w:shd w:val="clear" w:color="auto" w:fill="auto"/>
          </w:tcPr>
          <w:p w14:paraId="5F386B9C"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2853AB5" w14:textId="77777777" w:rsidR="00AA0E1E" w:rsidRPr="00857560" w:rsidRDefault="00AA0E1E" w:rsidP="00AD7C9A">
            <w:pPr>
              <w:rPr>
                <w:rFonts w:ascii="Arial" w:hAnsi="Arial" w:cs="Arial"/>
                <w:sz w:val="22"/>
                <w:szCs w:val="22"/>
              </w:rPr>
            </w:pPr>
            <w:r w:rsidRPr="00857560">
              <w:rPr>
                <w:rFonts w:ascii="Arial" w:hAnsi="Arial" w:cs="Arial"/>
                <w:sz w:val="22"/>
                <w:szCs w:val="22"/>
              </w:rPr>
              <w:t>Male</w:t>
            </w:r>
          </w:p>
        </w:tc>
        <w:tc>
          <w:tcPr>
            <w:tcW w:w="1843" w:type="dxa"/>
            <w:gridSpan w:val="2"/>
            <w:shd w:val="clear" w:color="auto" w:fill="auto"/>
          </w:tcPr>
          <w:p w14:paraId="1C29EEF9" w14:textId="77777777" w:rsidR="00AA0E1E" w:rsidRPr="00857560" w:rsidRDefault="00AA0E1E" w:rsidP="00AD7C9A">
            <w:pPr>
              <w:rPr>
                <w:rFonts w:ascii="Arial" w:hAnsi="Arial" w:cs="Arial"/>
                <w:sz w:val="22"/>
                <w:szCs w:val="22"/>
              </w:rPr>
            </w:pPr>
            <w:r w:rsidRPr="00857560">
              <w:rPr>
                <w:rFonts w:ascii="Arial" w:hAnsi="Arial" w:cs="Arial"/>
                <w:sz w:val="22"/>
                <w:szCs w:val="22"/>
              </w:rPr>
              <w:t>10,813,568</w:t>
            </w:r>
          </w:p>
        </w:tc>
        <w:tc>
          <w:tcPr>
            <w:tcW w:w="5533" w:type="dxa"/>
            <w:shd w:val="clear" w:color="auto" w:fill="auto"/>
          </w:tcPr>
          <w:p w14:paraId="0FC1894C"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r w:rsidR="00AA0E1E" w:rsidRPr="00857560" w14:paraId="33D96A24" w14:textId="77777777" w:rsidTr="00C830F8">
        <w:tblPrEx>
          <w:tblBorders>
            <w:top w:val="none" w:sz="0" w:space="0" w:color="auto"/>
            <w:bottom w:val="single" w:sz="4" w:space="0" w:color="auto"/>
          </w:tblBorders>
        </w:tblPrEx>
        <w:tc>
          <w:tcPr>
            <w:tcW w:w="846" w:type="dxa"/>
            <w:shd w:val="clear" w:color="auto" w:fill="auto"/>
          </w:tcPr>
          <w:p w14:paraId="7E76881C"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4508ED6" w14:textId="77777777" w:rsidR="00AA0E1E" w:rsidRPr="00857560" w:rsidRDefault="00AA0E1E" w:rsidP="00AD7C9A">
            <w:pPr>
              <w:rPr>
                <w:rFonts w:ascii="Arial" w:hAnsi="Arial" w:cs="Arial"/>
                <w:sz w:val="22"/>
                <w:szCs w:val="22"/>
              </w:rPr>
            </w:pPr>
            <w:r w:rsidRPr="00857560">
              <w:rPr>
                <w:rFonts w:ascii="Arial" w:hAnsi="Arial" w:cs="Arial"/>
                <w:sz w:val="22"/>
                <w:szCs w:val="22"/>
              </w:rPr>
              <w:t>Female</w:t>
            </w:r>
          </w:p>
        </w:tc>
        <w:tc>
          <w:tcPr>
            <w:tcW w:w="1843" w:type="dxa"/>
            <w:gridSpan w:val="2"/>
            <w:shd w:val="clear" w:color="auto" w:fill="auto"/>
          </w:tcPr>
          <w:p w14:paraId="41847A8A" w14:textId="77777777" w:rsidR="00AA0E1E" w:rsidRPr="00857560" w:rsidRDefault="00AA0E1E" w:rsidP="00AD7C9A">
            <w:pPr>
              <w:rPr>
                <w:rFonts w:ascii="Arial" w:hAnsi="Arial" w:cs="Arial"/>
                <w:sz w:val="22"/>
                <w:szCs w:val="22"/>
              </w:rPr>
            </w:pPr>
            <w:r w:rsidRPr="00857560">
              <w:rPr>
                <w:rFonts w:ascii="Arial" w:hAnsi="Arial" w:cs="Arial"/>
                <w:sz w:val="22"/>
                <w:szCs w:val="22"/>
              </w:rPr>
              <w:t>12,809,202</w:t>
            </w:r>
          </w:p>
        </w:tc>
        <w:tc>
          <w:tcPr>
            <w:tcW w:w="5533" w:type="dxa"/>
            <w:shd w:val="clear" w:color="auto" w:fill="auto"/>
          </w:tcPr>
          <w:p w14:paraId="125DCEF6"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73B5F7A7"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36C9B873" w14:textId="56606007" w:rsidR="00AA0E1E" w:rsidRPr="00857560" w:rsidRDefault="00AA0E1E" w:rsidP="00AD7C9A">
            <w:pPr>
              <w:rPr>
                <w:rFonts w:ascii="Arial" w:hAnsi="Arial" w:cs="Arial"/>
                <w:sz w:val="22"/>
                <w:szCs w:val="22"/>
              </w:rPr>
            </w:pPr>
            <w:r w:rsidRPr="00857560">
              <w:rPr>
                <w:rFonts w:ascii="Arial" w:hAnsi="Arial" w:cs="Arial"/>
                <w:sz w:val="22"/>
                <w:szCs w:val="22"/>
              </w:rPr>
              <w:t>Age</w:t>
            </w:r>
            <w:ins w:id="411" w:author="Joan Casey" w:date="2025-01-07T11:21:00Z" w16du:dateUtc="2025-01-07T19:21:00Z">
              <w:r w:rsidR="006454BA">
                <w:rPr>
                  <w:rFonts w:ascii="Arial" w:hAnsi="Arial" w:cs="Arial"/>
                  <w:sz w:val="22"/>
                  <w:szCs w:val="22"/>
                </w:rPr>
                <w:t>, years</w:t>
              </w:r>
            </w:ins>
          </w:p>
        </w:tc>
      </w:tr>
      <w:tr w:rsidR="00AA0E1E" w:rsidRPr="00857560" w14:paraId="1C33FDBE" w14:textId="77777777" w:rsidTr="00C830F8">
        <w:tblPrEx>
          <w:tblBorders>
            <w:top w:val="none" w:sz="0" w:space="0" w:color="auto"/>
            <w:bottom w:val="single" w:sz="4" w:space="0" w:color="auto"/>
          </w:tblBorders>
        </w:tblPrEx>
        <w:tc>
          <w:tcPr>
            <w:tcW w:w="846" w:type="dxa"/>
            <w:shd w:val="clear" w:color="auto" w:fill="auto"/>
          </w:tcPr>
          <w:p w14:paraId="26EAC6BE"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7D73148"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75 or older </w:t>
            </w:r>
          </w:p>
        </w:tc>
        <w:tc>
          <w:tcPr>
            <w:tcW w:w="1843" w:type="dxa"/>
            <w:gridSpan w:val="2"/>
            <w:shd w:val="clear" w:color="auto" w:fill="auto"/>
          </w:tcPr>
          <w:p w14:paraId="358A4ADC" w14:textId="77777777" w:rsidR="00AA0E1E" w:rsidRPr="00857560" w:rsidRDefault="00AA0E1E" w:rsidP="00AD7C9A">
            <w:pPr>
              <w:rPr>
                <w:rFonts w:ascii="Arial" w:hAnsi="Arial" w:cs="Arial"/>
                <w:sz w:val="22"/>
                <w:szCs w:val="22"/>
              </w:rPr>
            </w:pPr>
            <w:r w:rsidRPr="00857560">
              <w:rPr>
                <w:rFonts w:ascii="Arial" w:hAnsi="Arial" w:cs="Arial"/>
                <w:sz w:val="22"/>
                <w:szCs w:val="22"/>
              </w:rPr>
              <w:t>9,784,741</w:t>
            </w:r>
          </w:p>
        </w:tc>
        <w:tc>
          <w:tcPr>
            <w:tcW w:w="5533" w:type="dxa"/>
            <w:shd w:val="clear" w:color="auto" w:fill="auto"/>
          </w:tcPr>
          <w:p w14:paraId="15669A23"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r w:rsidR="00AA0E1E" w:rsidRPr="00857560" w14:paraId="0F7F5178" w14:textId="77777777" w:rsidTr="00C830F8">
        <w:tblPrEx>
          <w:tblBorders>
            <w:top w:val="none" w:sz="0" w:space="0" w:color="auto"/>
            <w:bottom w:val="single" w:sz="4" w:space="0" w:color="auto"/>
          </w:tblBorders>
        </w:tblPrEx>
        <w:tc>
          <w:tcPr>
            <w:tcW w:w="846" w:type="dxa"/>
            <w:shd w:val="clear" w:color="auto" w:fill="auto"/>
          </w:tcPr>
          <w:p w14:paraId="119A316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364F110" w14:textId="77777777" w:rsidR="00AA0E1E" w:rsidRPr="00857560" w:rsidRDefault="00AA0E1E" w:rsidP="00AD7C9A">
            <w:pPr>
              <w:rPr>
                <w:rFonts w:ascii="Arial" w:hAnsi="Arial" w:cs="Arial"/>
                <w:sz w:val="22"/>
                <w:szCs w:val="22"/>
              </w:rPr>
            </w:pPr>
            <w:r w:rsidRPr="00857560">
              <w:rPr>
                <w:rFonts w:ascii="Arial" w:hAnsi="Arial" w:cs="Arial"/>
                <w:sz w:val="22"/>
                <w:szCs w:val="22"/>
              </w:rPr>
              <w:t>65 - 75</w:t>
            </w:r>
          </w:p>
        </w:tc>
        <w:tc>
          <w:tcPr>
            <w:tcW w:w="1843" w:type="dxa"/>
            <w:gridSpan w:val="2"/>
            <w:shd w:val="clear" w:color="auto" w:fill="auto"/>
          </w:tcPr>
          <w:p w14:paraId="3280CDB4" w14:textId="77777777" w:rsidR="00AA0E1E" w:rsidRPr="00857560" w:rsidRDefault="00AA0E1E" w:rsidP="00AD7C9A">
            <w:pPr>
              <w:rPr>
                <w:rFonts w:ascii="Arial" w:hAnsi="Arial" w:cs="Arial"/>
                <w:sz w:val="22"/>
                <w:szCs w:val="22"/>
              </w:rPr>
            </w:pPr>
            <w:r w:rsidRPr="00857560">
              <w:rPr>
                <w:rFonts w:ascii="Arial" w:hAnsi="Arial" w:cs="Arial"/>
                <w:sz w:val="22"/>
                <w:szCs w:val="22"/>
              </w:rPr>
              <w:t>13,838,029</w:t>
            </w:r>
          </w:p>
        </w:tc>
        <w:tc>
          <w:tcPr>
            <w:tcW w:w="5533" w:type="dxa"/>
            <w:shd w:val="clear" w:color="auto" w:fill="auto"/>
          </w:tcPr>
          <w:p w14:paraId="12603288"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1AFE5B35"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226515B4"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 </w:t>
            </w:r>
            <w:commentRangeStart w:id="412"/>
            <w:r w:rsidRPr="00857560">
              <w:rPr>
                <w:rFonts w:ascii="Arial" w:hAnsi="Arial" w:cs="Arial"/>
                <w:sz w:val="22"/>
                <w:szCs w:val="22"/>
              </w:rPr>
              <w:t xml:space="preserve">county </w:t>
            </w:r>
            <w:commentRangeEnd w:id="412"/>
            <w:r w:rsidR="006454BA">
              <w:rPr>
                <w:rStyle w:val="CommentReference"/>
              </w:rPr>
              <w:commentReference w:id="412"/>
            </w:r>
            <w:r w:rsidRPr="00857560">
              <w:rPr>
                <w:rFonts w:ascii="Arial" w:hAnsi="Arial" w:cs="Arial"/>
                <w:sz w:val="22"/>
                <w:szCs w:val="22"/>
              </w:rPr>
              <w:t xml:space="preserve">population with income &lt; 2020 census federal poverty level </w:t>
            </w:r>
          </w:p>
        </w:tc>
      </w:tr>
      <w:tr w:rsidR="00AA0E1E" w:rsidRPr="00857560" w14:paraId="3DF798F3" w14:textId="77777777" w:rsidTr="00C830F8">
        <w:tblPrEx>
          <w:tblBorders>
            <w:top w:val="none" w:sz="0" w:space="0" w:color="auto"/>
            <w:bottom w:val="single" w:sz="4" w:space="0" w:color="auto"/>
          </w:tblBorders>
        </w:tblPrEx>
        <w:tc>
          <w:tcPr>
            <w:tcW w:w="846" w:type="dxa"/>
            <w:shd w:val="clear" w:color="auto" w:fill="auto"/>
          </w:tcPr>
          <w:p w14:paraId="2AFDB84D"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29436B7"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6B03F507" w14:textId="77777777" w:rsidR="00AA0E1E" w:rsidRPr="00857560" w:rsidRDefault="00AA0E1E" w:rsidP="00AD7C9A">
            <w:pPr>
              <w:rPr>
                <w:rFonts w:ascii="Arial" w:hAnsi="Arial" w:cs="Arial"/>
                <w:sz w:val="22"/>
                <w:szCs w:val="22"/>
              </w:rPr>
            </w:pPr>
            <w:r w:rsidRPr="00857560">
              <w:rPr>
                <w:rFonts w:ascii="Arial" w:hAnsi="Arial" w:cs="Arial"/>
                <w:sz w:val="22"/>
                <w:szCs w:val="22"/>
              </w:rPr>
              <w:t>8,214,604</w:t>
            </w:r>
          </w:p>
        </w:tc>
        <w:tc>
          <w:tcPr>
            <w:tcW w:w="5533" w:type="dxa"/>
            <w:shd w:val="clear" w:color="auto" w:fill="auto"/>
          </w:tcPr>
          <w:p w14:paraId="11DBF2A0"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4AC51AE4" w14:textId="77777777" w:rsidTr="00C830F8">
        <w:tblPrEx>
          <w:tblBorders>
            <w:top w:val="none" w:sz="0" w:space="0" w:color="auto"/>
            <w:bottom w:val="single" w:sz="4" w:space="0" w:color="auto"/>
          </w:tblBorders>
        </w:tblPrEx>
        <w:tc>
          <w:tcPr>
            <w:tcW w:w="846" w:type="dxa"/>
            <w:shd w:val="clear" w:color="auto" w:fill="auto"/>
          </w:tcPr>
          <w:p w14:paraId="5EB37E4A"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700B8D2"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61BF2542" w14:textId="77777777" w:rsidR="00AA0E1E" w:rsidRPr="00857560" w:rsidRDefault="00AA0E1E" w:rsidP="00AD7C9A">
            <w:pPr>
              <w:rPr>
                <w:rFonts w:ascii="Arial" w:hAnsi="Arial" w:cs="Arial"/>
                <w:sz w:val="22"/>
                <w:szCs w:val="22"/>
              </w:rPr>
            </w:pPr>
            <w:r w:rsidRPr="00857560">
              <w:rPr>
                <w:rFonts w:ascii="Arial" w:hAnsi="Arial" w:cs="Arial"/>
                <w:sz w:val="22"/>
                <w:szCs w:val="22"/>
              </w:rPr>
              <w:t>6,542,974</w:t>
            </w:r>
          </w:p>
        </w:tc>
        <w:tc>
          <w:tcPr>
            <w:tcW w:w="5533" w:type="dxa"/>
            <w:shd w:val="clear" w:color="auto" w:fill="auto"/>
          </w:tcPr>
          <w:p w14:paraId="7D052E10" w14:textId="77777777" w:rsidR="00AA0E1E" w:rsidRPr="00857560" w:rsidRDefault="00AA0E1E" w:rsidP="00AD7C9A">
            <w:pPr>
              <w:rPr>
                <w:rFonts w:ascii="Arial" w:hAnsi="Arial" w:cs="Arial"/>
                <w:sz w:val="22"/>
                <w:szCs w:val="22"/>
              </w:rPr>
            </w:pPr>
            <w:r w:rsidRPr="00857560">
              <w:rPr>
                <w:rFonts w:ascii="Arial" w:hAnsi="Arial" w:cs="Arial"/>
                <w:sz w:val="22"/>
                <w:szCs w:val="22"/>
              </w:rPr>
              <w:t>0.011</w:t>
            </w:r>
          </w:p>
        </w:tc>
      </w:tr>
      <w:tr w:rsidR="00AA0E1E" w:rsidRPr="00857560" w14:paraId="2723E91D" w14:textId="77777777" w:rsidTr="00C830F8">
        <w:tblPrEx>
          <w:tblBorders>
            <w:top w:val="none" w:sz="0" w:space="0" w:color="auto"/>
            <w:bottom w:val="single" w:sz="4" w:space="0" w:color="auto"/>
          </w:tblBorders>
        </w:tblPrEx>
        <w:tc>
          <w:tcPr>
            <w:tcW w:w="846" w:type="dxa"/>
            <w:shd w:val="clear" w:color="auto" w:fill="auto"/>
          </w:tcPr>
          <w:p w14:paraId="06A57912"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5224BA8"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5FBD34A3" w14:textId="77777777" w:rsidR="00AA0E1E" w:rsidRPr="00857560" w:rsidRDefault="00AA0E1E" w:rsidP="00AD7C9A">
            <w:pPr>
              <w:rPr>
                <w:rFonts w:ascii="Arial" w:hAnsi="Arial" w:cs="Arial"/>
                <w:sz w:val="22"/>
                <w:szCs w:val="22"/>
              </w:rPr>
            </w:pPr>
            <w:r w:rsidRPr="00857560">
              <w:rPr>
                <w:rFonts w:ascii="Arial" w:hAnsi="Arial" w:cs="Arial"/>
                <w:sz w:val="22"/>
                <w:szCs w:val="22"/>
              </w:rPr>
              <w:t>6,000,194</w:t>
            </w:r>
          </w:p>
        </w:tc>
        <w:tc>
          <w:tcPr>
            <w:tcW w:w="5533" w:type="dxa"/>
            <w:shd w:val="clear" w:color="auto" w:fill="auto"/>
          </w:tcPr>
          <w:p w14:paraId="78992B6D" w14:textId="77777777" w:rsidR="00AA0E1E" w:rsidRPr="00857560" w:rsidRDefault="00AA0E1E" w:rsidP="00AD7C9A">
            <w:pPr>
              <w:rPr>
                <w:rFonts w:ascii="Arial" w:hAnsi="Arial" w:cs="Arial"/>
                <w:sz w:val="22"/>
                <w:szCs w:val="22"/>
              </w:rPr>
            </w:pPr>
            <w:r w:rsidRPr="00857560">
              <w:rPr>
                <w:rFonts w:ascii="Arial" w:hAnsi="Arial" w:cs="Arial"/>
                <w:sz w:val="22"/>
                <w:szCs w:val="22"/>
              </w:rPr>
              <w:t>0.014</w:t>
            </w:r>
          </w:p>
        </w:tc>
      </w:tr>
      <w:tr w:rsidR="00AA0E1E" w:rsidRPr="00857560" w14:paraId="5A1234C1" w14:textId="77777777" w:rsidTr="00C830F8">
        <w:tblPrEx>
          <w:tblBorders>
            <w:top w:val="none" w:sz="0" w:space="0" w:color="auto"/>
            <w:bottom w:val="single" w:sz="4" w:space="0" w:color="auto"/>
          </w:tblBorders>
        </w:tblPrEx>
        <w:tc>
          <w:tcPr>
            <w:tcW w:w="846" w:type="dxa"/>
            <w:shd w:val="clear" w:color="auto" w:fill="auto"/>
          </w:tcPr>
          <w:p w14:paraId="27B2C265"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0FD873C3"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7DDDB5DC" w14:textId="77777777" w:rsidR="00AA0E1E" w:rsidRPr="00857560" w:rsidRDefault="00AA0E1E" w:rsidP="00AD7C9A">
            <w:pPr>
              <w:rPr>
                <w:rFonts w:ascii="Arial" w:hAnsi="Arial" w:cs="Arial"/>
                <w:sz w:val="22"/>
                <w:szCs w:val="22"/>
              </w:rPr>
            </w:pPr>
            <w:r w:rsidRPr="00857560">
              <w:rPr>
                <w:rFonts w:ascii="Arial" w:hAnsi="Arial" w:cs="Arial"/>
                <w:sz w:val="22"/>
                <w:szCs w:val="22"/>
              </w:rPr>
              <w:t>2,864,998</w:t>
            </w:r>
          </w:p>
        </w:tc>
        <w:tc>
          <w:tcPr>
            <w:tcW w:w="5533" w:type="dxa"/>
            <w:shd w:val="clear" w:color="auto" w:fill="auto"/>
          </w:tcPr>
          <w:p w14:paraId="3D96B7B3" w14:textId="77777777" w:rsidR="00AA0E1E" w:rsidRPr="00857560" w:rsidRDefault="00AA0E1E" w:rsidP="00AD7C9A">
            <w:pPr>
              <w:rPr>
                <w:rFonts w:ascii="Arial" w:hAnsi="Arial" w:cs="Arial"/>
                <w:sz w:val="22"/>
                <w:szCs w:val="22"/>
              </w:rPr>
            </w:pPr>
            <w:r w:rsidRPr="00857560">
              <w:rPr>
                <w:rFonts w:ascii="Arial" w:hAnsi="Arial" w:cs="Arial"/>
                <w:sz w:val="22"/>
                <w:szCs w:val="22"/>
              </w:rPr>
              <w:t>0.014</w:t>
            </w:r>
          </w:p>
        </w:tc>
      </w:tr>
      <w:tr w:rsidR="00AA0E1E" w:rsidRPr="00857560" w14:paraId="2175E560"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077EAB14"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 of county Medicare beneficiaries using durable medical equipment </w:t>
            </w:r>
          </w:p>
        </w:tc>
      </w:tr>
      <w:tr w:rsidR="00AA0E1E" w:rsidRPr="00857560" w14:paraId="43432364" w14:textId="77777777" w:rsidTr="00C830F8">
        <w:tblPrEx>
          <w:tblBorders>
            <w:top w:val="none" w:sz="0" w:space="0" w:color="auto"/>
            <w:bottom w:val="single" w:sz="4" w:space="0" w:color="auto"/>
          </w:tblBorders>
        </w:tblPrEx>
        <w:tc>
          <w:tcPr>
            <w:tcW w:w="846" w:type="dxa"/>
            <w:shd w:val="clear" w:color="auto" w:fill="auto"/>
          </w:tcPr>
          <w:p w14:paraId="42ED55D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601E06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310AD970" w14:textId="77777777" w:rsidR="00AA0E1E" w:rsidRPr="00857560" w:rsidRDefault="00AA0E1E" w:rsidP="00AD7C9A">
            <w:pPr>
              <w:rPr>
                <w:rFonts w:ascii="Arial" w:hAnsi="Arial" w:cs="Arial"/>
                <w:sz w:val="22"/>
                <w:szCs w:val="22"/>
              </w:rPr>
            </w:pPr>
            <w:r w:rsidRPr="00857560">
              <w:rPr>
                <w:rFonts w:ascii="Arial" w:hAnsi="Arial" w:cs="Arial"/>
                <w:sz w:val="22"/>
                <w:szCs w:val="22"/>
              </w:rPr>
              <w:t>14,203,491</w:t>
            </w:r>
          </w:p>
        </w:tc>
        <w:tc>
          <w:tcPr>
            <w:tcW w:w="5533" w:type="dxa"/>
            <w:shd w:val="clear" w:color="auto" w:fill="auto"/>
          </w:tcPr>
          <w:p w14:paraId="0844677F" w14:textId="77777777" w:rsidR="00AA0E1E" w:rsidRPr="00857560" w:rsidRDefault="00AA0E1E" w:rsidP="00AD7C9A">
            <w:pPr>
              <w:rPr>
                <w:rFonts w:ascii="Arial" w:hAnsi="Arial" w:cs="Arial"/>
                <w:sz w:val="22"/>
                <w:szCs w:val="22"/>
              </w:rPr>
            </w:pPr>
            <w:r w:rsidRPr="00857560">
              <w:rPr>
                <w:rFonts w:ascii="Arial" w:hAnsi="Arial" w:cs="Arial"/>
                <w:sz w:val="22"/>
                <w:szCs w:val="22"/>
              </w:rPr>
              <w:t>0.008</w:t>
            </w:r>
          </w:p>
        </w:tc>
      </w:tr>
      <w:tr w:rsidR="00AA0E1E" w:rsidRPr="00857560" w14:paraId="68DD3BAC" w14:textId="77777777" w:rsidTr="00C830F8">
        <w:tblPrEx>
          <w:tblBorders>
            <w:top w:val="none" w:sz="0" w:space="0" w:color="auto"/>
            <w:bottom w:val="single" w:sz="4" w:space="0" w:color="auto"/>
          </w:tblBorders>
        </w:tblPrEx>
        <w:tc>
          <w:tcPr>
            <w:tcW w:w="846" w:type="dxa"/>
            <w:shd w:val="clear" w:color="auto" w:fill="auto"/>
          </w:tcPr>
          <w:p w14:paraId="01B18C46"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35EFDD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3E3D2BF3" w14:textId="77777777" w:rsidR="00AA0E1E" w:rsidRPr="00857560" w:rsidRDefault="00AA0E1E" w:rsidP="00AD7C9A">
            <w:pPr>
              <w:rPr>
                <w:rFonts w:ascii="Arial" w:hAnsi="Arial" w:cs="Arial"/>
                <w:sz w:val="22"/>
                <w:szCs w:val="22"/>
              </w:rPr>
            </w:pPr>
            <w:r w:rsidRPr="00857560">
              <w:rPr>
                <w:rFonts w:ascii="Arial" w:hAnsi="Arial" w:cs="Arial"/>
                <w:sz w:val="22"/>
                <w:szCs w:val="22"/>
              </w:rPr>
              <w:t>5,343,736</w:t>
            </w:r>
          </w:p>
        </w:tc>
        <w:tc>
          <w:tcPr>
            <w:tcW w:w="5533" w:type="dxa"/>
            <w:shd w:val="clear" w:color="auto" w:fill="auto"/>
          </w:tcPr>
          <w:p w14:paraId="4BCBEA02" w14:textId="77777777" w:rsidR="00AA0E1E" w:rsidRPr="00857560" w:rsidRDefault="00AA0E1E" w:rsidP="00AD7C9A">
            <w:pPr>
              <w:rPr>
                <w:rFonts w:ascii="Arial" w:hAnsi="Arial" w:cs="Arial"/>
                <w:sz w:val="22"/>
                <w:szCs w:val="22"/>
              </w:rPr>
            </w:pPr>
            <w:r w:rsidRPr="00857560">
              <w:rPr>
                <w:rFonts w:ascii="Arial" w:hAnsi="Arial" w:cs="Arial"/>
                <w:sz w:val="22"/>
                <w:szCs w:val="22"/>
              </w:rPr>
              <w:t>0.017</w:t>
            </w:r>
          </w:p>
        </w:tc>
      </w:tr>
      <w:tr w:rsidR="00AA0E1E" w:rsidRPr="00857560" w14:paraId="5D4FA462" w14:textId="77777777" w:rsidTr="00C830F8">
        <w:tblPrEx>
          <w:tblBorders>
            <w:top w:val="none" w:sz="0" w:space="0" w:color="auto"/>
            <w:bottom w:val="single" w:sz="4" w:space="0" w:color="auto"/>
          </w:tblBorders>
        </w:tblPrEx>
        <w:tc>
          <w:tcPr>
            <w:tcW w:w="846" w:type="dxa"/>
            <w:shd w:val="clear" w:color="auto" w:fill="auto"/>
          </w:tcPr>
          <w:p w14:paraId="0A47136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3BEEDD7"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2EB73224" w14:textId="77777777" w:rsidR="00AA0E1E" w:rsidRPr="00857560" w:rsidRDefault="00AA0E1E" w:rsidP="00AD7C9A">
            <w:pPr>
              <w:rPr>
                <w:rFonts w:ascii="Arial" w:hAnsi="Arial" w:cs="Arial"/>
                <w:sz w:val="22"/>
                <w:szCs w:val="22"/>
              </w:rPr>
            </w:pPr>
            <w:r w:rsidRPr="00857560">
              <w:rPr>
                <w:rFonts w:ascii="Arial" w:hAnsi="Arial" w:cs="Arial"/>
                <w:sz w:val="22"/>
                <w:szCs w:val="22"/>
              </w:rPr>
              <w:t>2,663,919</w:t>
            </w:r>
          </w:p>
        </w:tc>
        <w:tc>
          <w:tcPr>
            <w:tcW w:w="5533" w:type="dxa"/>
            <w:shd w:val="clear" w:color="auto" w:fill="auto"/>
          </w:tcPr>
          <w:p w14:paraId="450B4B2C" w14:textId="77777777" w:rsidR="00AA0E1E" w:rsidRPr="00857560" w:rsidRDefault="00AA0E1E" w:rsidP="00AD7C9A">
            <w:pPr>
              <w:rPr>
                <w:rFonts w:ascii="Arial" w:hAnsi="Arial" w:cs="Arial"/>
                <w:sz w:val="22"/>
                <w:szCs w:val="22"/>
              </w:rPr>
            </w:pPr>
            <w:r w:rsidRPr="00857560">
              <w:rPr>
                <w:rFonts w:ascii="Arial" w:hAnsi="Arial" w:cs="Arial"/>
                <w:sz w:val="22"/>
                <w:szCs w:val="22"/>
              </w:rPr>
              <w:t>0.019</w:t>
            </w:r>
          </w:p>
        </w:tc>
      </w:tr>
      <w:tr w:rsidR="00AA0E1E" w:rsidRPr="00857560" w14:paraId="161839E1" w14:textId="77777777" w:rsidTr="00C830F8">
        <w:tblPrEx>
          <w:tblBorders>
            <w:top w:val="none" w:sz="0" w:space="0" w:color="auto"/>
            <w:bottom w:val="single" w:sz="4" w:space="0" w:color="auto"/>
          </w:tblBorders>
        </w:tblPrEx>
        <w:tc>
          <w:tcPr>
            <w:tcW w:w="846" w:type="dxa"/>
            <w:shd w:val="clear" w:color="auto" w:fill="auto"/>
          </w:tcPr>
          <w:p w14:paraId="536235CB"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79B67FB0"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694D860F" w14:textId="77777777" w:rsidR="00AA0E1E" w:rsidRPr="00857560" w:rsidRDefault="00AA0E1E" w:rsidP="00AD7C9A">
            <w:pPr>
              <w:rPr>
                <w:rFonts w:ascii="Arial" w:hAnsi="Arial" w:cs="Arial"/>
                <w:sz w:val="22"/>
                <w:szCs w:val="22"/>
              </w:rPr>
            </w:pPr>
            <w:r w:rsidRPr="00857560">
              <w:rPr>
                <w:rFonts w:ascii="Arial" w:hAnsi="Arial" w:cs="Arial"/>
                <w:sz w:val="22"/>
                <w:szCs w:val="22"/>
              </w:rPr>
              <w:t>1,411,624</w:t>
            </w:r>
          </w:p>
        </w:tc>
        <w:tc>
          <w:tcPr>
            <w:tcW w:w="5533" w:type="dxa"/>
            <w:shd w:val="clear" w:color="auto" w:fill="auto"/>
          </w:tcPr>
          <w:p w14:paraId="5E1CE8B4" w14:textId="77777777" w:rsidR="00AA0E1E" w:rsidRPr="00857560" w:rsidRDefault="00AA0E1E" w:rsidP="00AD7C9A">
            <w:pPr>
              <w:rPr>
                <w:rFonts w:ascii="Arial" w:hAnsi="Arial" w:cs="Arial"/>
                <w:sz w:val="22"/>
                <w:szCs w:val="22"/>
              </w:rPr>
            </w:pPr>
            <w:r w:rsidRPr="00857560">
              <w:rPr>
                <w:rFonts w:ascii="Arial" w:hAnsi="Arial" w:cs="Arial"/>
                <w:sz w:val="22"/>
                <w:szCs w:val="22"/>
              </w:rPr>
              <w:t>0.020</w:t>
            </w:r>
          </w:p>
        </w:tc>
      </w:tr>
      <w:tr w:rsidR="00AA0E1E" w:rsidRPr="00857560" w14:paraId="00CF5CCA" w14:textId="77777777" w:rsidTr="00C830F8">
        <w:tblPrEx>
          <w:tblBorders>
            <w:top w:val="none" w:sz="0" w:space="0" w:color="auto"/>
            <w:bottom w:val="single" w:sz="4" w:space="0" w:color="auto"/>
          </w:tblBorders>
        </w:tblPrEx>
        <w:tc>
          <w:tcPr>
            <w:tcW w:w="2263" w:type="dxa"/>
            <w:gridSpan w:val="3"/>
            <w:shd w:val="clear" w:color="auto" w:fill="D9E2F3" w:themeFill="accent1" w:themeFillTint="33"/>
          </w:tcPr>
          <w:p w14:paraId="3A712336" w14:textId="77777777" w:rsidR="00AA0E1E" w:rsidRPr="00857560" w:rsidRDefault="00AA0E1E" w:rsidP="00AD7C9A">
            <w:pPr>
              <w:rPr>
                <w:rFonts w:ascii="Arial" w:hAnsi="Arial" w:cs="Arial"/>
                <w:sz w:val="22"/>
                <w:szCs w:val="22"/>
              </w:rPr>
            </w:pPr>
            <w:commentRangeStart w:id="413"/>
            <w:r w:rsidRPr="00857560">
              <w:rPr>
                <w:rFonts w:ascii="Arial" w:hAnsi="Arial" w:cs="Arial"/>
                <w:sz w:val="22"/>
                <w:szCs w:val="22"/>
              </w:rPr>
              <w:t xml:space="preserve">All </w:t>
            </w:r>
            <w:commentRangeEnd w:id="413"/>
            <w:r w:rsidR="006454BA">
              <w:rPr>
                <w:rStyle w:val="CommentReference"/>
              </w:rPr>
              <w:commentReference w:id="413"/>
            </w:r>
          </w:p>
        </w:tc>
        <w:tc>
          <w:tcPr>
            <w:tcW w:w="1843" w:type="dxa"/>
            <w:gridSpan w:val="2"/>
            <w:shd w:val="clear" w:color="auto" w:fill="D9E2F3" w:themeFill="accent1" w:themeFillTint="33"/>
          </w:tcPr>
          <w:p w14:paraId="2160AA7B" w14:textId="77777777" w:rsidR="00AA0E1E" w:rsidRPr="00857560" w:rsidRDefault="00AA0E1E" w:rsidP="00AD7C9A">
            <w:pPr>
              <w:rPr>
                <w:rFonts w:ascii="Arial" w:hAnsi="Arial" w:cs="Arial"/>
                <w:sz w:val="22"/>
                <w:szCs w:val="22"/>
              </w:rPr>
            </w:pPr>
            <w:r w:rsidRPr="00857560">
              <w:rPr>
                <w:rFonts w:ascii="Arial" w:hAnsi="Arial" w:cs="Arial"/>
                <w:sz w:val="22"/>
                <w:szCs w:val="22"/>
              </w:rPr>
              <w:t>23,622,770</w:t>
            </w:r>
          </w:p>
        </w:tc>
        <w:tc>
          <w:tcPr>
            <w:tcW w:w="5533" w:type="dxa"/>
            <w:shd w:val="clear" w:color="auto" w:fill="D9E2F3" w:themeFill="accent1" w:themeFillTint="33"/>
          </w:tcPr>
          <w:p w14:paraId="1478FEB0"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bl>
    <w:p w14:paraId="349A6786" w14:textId="77777777" w:rsidR="002836A9" w:rsidRDefault="002836A9" w:rsidP="00271271">
      <w:pPr>
        <w:rPr>
          <w:rFonts w:ascii="Arial" w:hAnsi="Arial" w:cs="Arial"/>
          <w:b/>
          <w:bCs/>
        </w:rPr>
      </w:pPr>
    </w:p>
    <w:p w14:paraId="6646918D" w14:textId="77777777" w:rsidR="002836A9" w:rsidRDefault="002836A9" w:rsidP="00271271">
      <w:pPr>
        <w:rPr>
          <w:rFonts w:ascii="Arial" w:hAnsi="Arial" w:cs="Arial"/>
          <w:b/>
          <w:bCs/>
        </w:rPr>
      </w:pPr>
    </w:p>
    <w:p w14:paraId="6A0E93A3" w14:textId="48001130" w:rsidR="00D266CA" w:rsidRDefault="004C587F" w:rsidP="00271271">
      <w:pPr>
        <w:rPr>
          <w:rFonts w:ascii="Arial" w:hAnsi="Arial" w:cs="Arial"/>
          <w:b/>
          <w:bCs/>
        </w:rPr>
      </w:pPr>
      <w:r>
        <w:rPr>
          <w:noProof/>
        </w:rPr>
        <w:drawing>
          <wp:anchor distT="0" distB="0" distL="114300" distR="114300" simplePos="0" relativeHeight="251662336" behindDoc="0" locked="0" layoutInCell="1" allowOverlap="1" wp14:anchorId="0AF9C0F2" wp14:editId="416D06CD">
            <wp:simplePos x="0" y="0"/>
            <wp:positionH relativeFrom="column">
              <wp:posOffset>-119119</wp:posOffset>
            </wp:positionH>
            <wp:positionV relativeFrom="paragraph">
              <wp:posOffset>185905</wp:posOffset>
            </wp:positionV>
            <wp:extent cx="6482087" cy="3117773"/>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2087" cy="3117773"/>
                    </a:xfrm>
                    <a:prstGeom prst="rect">
                      <a:avLst/>
                    </a:prstGeom>
                  </pic:spPr>
                </pic:pic>
              </a:graphicData>
            </a:graphic>
            <wp14:sizeRelH relativeFrom="page">
              <wp14:pctWidth>0</wp14:pctWidth>
            </wp14:sizeRelH>
            <wp14:sizeRelV relativeFrom="page">
              <wp14:pctHeight>0</wp14:pctHeight>
            </wp14:sizeRelV>
          </wp:anchor>
        </w:drawing>
      </w:r>
    </w:p>
    <w:p w14:paraId="36443370" w14:textId="45A02DF0" w:rsidR="00D266CA" w:rsidRDefault="004C587F" w:rsidP="00271271">
      <w:pPr>
        <w:rPr>
          <w:rFonts w:ascii="Arial" w:hAnsi="Arial" w:cs="Arial"/>
          <w:b/>
          <w:bCs/>
        </w:rPr>
      </w:pPr>
      <w:r>
        <w:rPr>
          <w:noProof/>
        </w:rPr>
        <w:drawing>
          <wp:anchor distT="0" distB="0" distL="114300" distR="114300" simplePos="0" relativeHeight="251663360" behindDoc="0" locked="0" layoutInCell="1" allowOverlap="1" wp14:anchorId="7441F8DD" wp14:editId="4869C5AE">
            <wp:simplePos x="0" y="0"/>
            <wp:positionH relativeFrom="column">
              <wp:posOffset>-119754</wp:posOffset>
            </wp:positionH>
            <wp:positionV relativeFrom="paragraph">
              <wp:posOffset>3315820</wp:posOffset>
            </wp:positionV>
            <wp:extent cx="3205480" cy="3001645"/>
            <wp:effectExtent l="0" t="0" r="0" b="0"/>
            <wp:wrapSquare wrapText="bothSides"/>
            <wp:docPr id="202322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148" name="Picture 2023221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5480" cy="3001645"/>
                    </a:xfrm>
                    <a:prstGeom prst="rect">
                      <a:avLst/>
                    </a:prstGeom>
                  </pic:spPr>
                </pic:pic>
              </a:graphicData>
            </a:graphic>
            <wp14:sizeRelH relativeFrom="page">
              <wp14:pctWidth>0</wp14:pctWidth>
            </wp14:sizeRelH>
            <wp14:sizeRelV relativeFrom="page">
              <wp14:pctHeight>0</wp14:pctHeight>
            </wp14:sizeRelV>
          </wp:anchor>
        </w:drawing>
      </w:r>
    </w:p>
    <w:p w14:paraId="2E8F6B5C" w14:textId="77777777" w:rsidR="004C587F" w:rsidRDefault="004C587F" w:rsidP="00271271">
      <w:pPr>
        <w:rPr>
          <w:rFonts w:ascii="Arial" w:hAnsi="Arial" w:cs="Arial"/>
          <w:b/>
          <w:bCs/>
        </w:rPr>
      </w:pPr>
    </w:p>
    <w:p w14:paraId="29010A85" w14:textId="77777777" w:rsidR="004C587F" w:rsidRDefault="004C587F" w:rsidP="00271271">
      <w:pPr>
        <w:rPr>
          <w:rFonts w:ascii="Arial" w:hAnsi="Arial" w:cs="Arial"/>
          <w:b/>
          <w:bCs/>
        </w:rPr>
      </w:pPr>
    </w:p>
    <w:p w14:paraId="3D93EC96" w14:textId="77777777" w:rsidR="004C587F" w:rsidRDefault="004C587F" w:rsidP="00271271">
      <w:pPr>
        <w:rPr>
          <w:rFonts w:ascii="Arial" w:hAnsi="Arial" w:cs="Arial"/>
          <w:b/>
          <w:bCs/>
        </w:rPr>
      </w:pPr>
    </w:p>
    <w:p w14:paraId="5737A504" w14:textId="77777777" w:rsidR="004C587F" w:rsidRDefault="004C587F" w:rsidP="00271271">
      <w:pPr>
        <w:rPr>
          <w:rFonts w:ascii="Arial" w:hAnsi="Arial" w:cs="Arial"/>
          <w:b/>
          <w:bCs/>
        </w:rPr>
      </w:pPr>
    </w:p>
    <w:p w14:paraId="1A9F4B20" w14:textId="77777777" w:rsidR="004C587F" w:rsidRDefault="004C587F" w:rsidP="00271271">
      <w:pPr>
        <w:rPr>
          <w:rFonts w:ascii="Arial" w:hAnsi="Arial" w:cs="Arial"/>
          <w:b/>
          <w:bCs/>
        </w:rPr>
      </w:pPr>
    </w:p>
    <w:p w14:paraId="00FE6E61" w14:textId="77777777" w:rsidR="004C587F" w:rsidRDefault="004C587F" w:rsidP="00271271">
      <w:pPr>
        <w:rPr>
          <w:rFonts w:ascii="Arial" w:hAnsi="Arial" w:cs="Arial"/>
          <w:b/>
          <w:bCs/>
        </w:rPr>
      </w:pPr>
    </w:p>
    <w:p w14:paraId="2E73F93A" w14:textId="77777777" w:rsidR="004C587F" w:rsidRDefault="004C587F" w:rsidP="00271271">
      <w:pPr>
        <w:rPr>
          <w:rFonts w:ascii="Arial" w:hAnsi="Arial" w:cs="Arial"/>
          <w:b/>
          <w:bCs/>
        </w:rPr>
      </w:pPr>
    </w:p>
    <w:p w14:paraId="0051A2A0" w14:textId="77777777" w:rsidR="004C587F" w:rsidRDefault="004C587F" w:rsidP="00271271">
      <w:pPr>
        <w:rPr>
          <w:rFonts w:ascii="Arial" w:hAnsi="Arial" w:cs="Arial"/>
          <w:b/>
          <w:bCs/>
        </w:rPr>
      </w:pPr>
    </w:p>
    <w:p w14:paraId="4DA5BBCC" w14:textId="77777777" w:rsidR="004C587F" w:rsidRDefault="004C587F" w:rsidP="00271271">
      <w:pPr>
        <w:rPr>
          <w:rFonts w:ascii="Arial" w:hAnsi="Arial" w:cs="Arial"/>
          <w:b/>
          <w:bCs/>
        </w:rPr>
      </w:pPr>
    </w:p>
    <w:p w14:paraId="436C896C" w14:textId="77777777" w:rsidR="004C587F" w:rsidRDefault="004C587F" w:rsidP="00271271">
      <w:pPr>
        <w:rPr>
          <w:rFonts w:ascii="Arial" w:hAnsi="Arial" w:cs="Arial"/>
          <w:b/>
          <w:bCs/>
        </w:rPr>
      </w:pPr>
    </w:p>
    <w:p w14:paraId="0D9ED172" w14:textId="77777777" w:rsidR="004C587F" w:rsidRDefault="004C587F" w:rsidP="00271271">
      <w:pPr>
        <w:rPr>
          <w:rFonts w:ascii="Arial" w:hAnsi="Arial" w:cs="Arial"/>
          <w:b/>
          <w:bCs/>
        </w:rPr>
      </w:pPr>
    </w:p>
    <w:p w14:paraId="4419C1B2" w14:textId="77777777" w:rsidR="004C587F" w:rsidRDefault="004C587F" w:rsidP="00271271">
      <w:pPr>
        <w:rPr>
          <w:rFonts w:ascii="Arial" w:hAnsi="Arial" w:cs="Arial"/>
          <w:b/>
          <w:bCs/>
        </w:rPr>
      </w:pPr>
    </w:p>
    <w:p w14:paraId="507744A6" w14:textId="77777777" w:rsidR="004C587F" w:rsidRDefault="004C587F" w:rsidP="00271271">
      <w:pPr>
        <w:rPr>
          <w:rFonts w:ascii="Arial" w:hAnsi="Arial" w:cs="Arial"/>
          <w:b/>
          <w:bCs/>
        </w:rPr>
      </w:pPr>
    </w:p>
    <w:p w14:paraId="07A2F9F9" w14:textId="77777777" w:rsidR="004C587F" w:rsidRDefault="004C587F" w:rsidP="00271271">
      <w:pPr>
        <w:rPr>
          <w:rFonts w:ascii="Arial" w:hAnsi="Arial" w:cs="Arial"/>
          <w:b/>
          <w:bCs/>
        </w:rPr>
      </w:pPr>
    </w:p>
    <w:p w14:paraId="7EC3AF93" w14:textId="77777777" w:rsidR="004C587F" w:rsidRDefault="004C587F" w:rsidP="00271271">
      <w:pPr>
        <w:rPr>
          <w:rFonts w:ascii="Arial" w:hAnsi="Arial" w:cs="Arial"/>
          <w:b/>
          <w:bCs/>
        </w:rPr>
      </w:pPr>
    </w:p>
    <w:p w14:paraId="37DC3F38" w14:textId="77777777" w:rsidR="004C587F" w:rsidRDefault="004C587F" w:rsidP="00271271">
      <w:pPr>
        <w:rPr>
          <w:rFonts w:ascii="Arial" w:hAnsi="Arial" w:cs="Arial"/>
          <w:b/>
          <w:bCs/>
        </w:rPr>
      </w:pPr>
    </w:p>
    <w:p w14:paraId="0E1CD485" w14:textId="77777777" w:rsidR="004C587F" w:rsidRDefault="004C587F" w:rsidP="00271271">
      <w:pPr>
        <w:rPr>
          <w:rFonts w:ascii="Arial" w:hAnsi="Arial" w:cs="Arial"/>
          <w:b/>
          <w:bCs/>
        </w:rPr>
      </w:pPr>
    </w:p>
    <w:p w14:paraId="585CBF8B" w14:textId="77777777" w:rsidR="004C587F" w:rsidRDefault="004C587F" w:rsidP="00271271">
      <w:pPr>
        <w:rPr>
          <w:rFonts w:ascii="Arial" w:hAnsi="Arial" w:cs="Arial"/>
          <w:b/>
          <w:bCs/>
        </w:rPr>
      </w:pPr>
    </w:p>
    <w:p w14:paraId="7E403B55" w14:textId="0666EE95" w:rsidR="0039074D" w:rsidRPr="00B1167C" w:rsidRDefault="0039074D" w:rsidP="00271271">
      <w:pPr>
        <w:rPr>
          <w:rFonts w:ascii="Arial" w:hAnsi="Arial" w:cs="Arial"/>
        </w:rPr>
      </w:pPr>
      <w:r>
        <w:rPr>
          <w:rFonts w:ascii="Arial" w:hAnsi="Arial" w:cs="Arial"/>
          <w:b/>
          <w:bCs/>
        </w:rPr>
        <w:t>Figure 1:</w:t>
      </w:r>
      <w:r w:rsidR="000F0034">
        <w:rPr>
          <w:rFonts w:ascii="Arial" w:hAnsi="Arial" w:cs="Arial"/>
          <w:b/>
          <w:bCs/>
        </w:rPr>
        <w:t xml:space="preserve"> </w:t>
      </w:r>
      <w:r w:rsidR="000F0034" w:rsidRPr="00B1167C">
        <w:rPr>
          <w:rFonts w:ascii="Arial" w:hAnsi="Arial" w:cs="Arial"/>
        </w:rPr>
        <w:t xml:space="preserve">2018 </w:t>
      </w:r>
      <w:ins w:id="414" w:author="Joan Casey" w:date="2025-01-07T11:22:00Z" w16du:dateUtc="2025-01-07T19:22:00Z">
        <w:r w:rsidR="006454BA">
          <w:rPr>
            <w:rFonts w:ascii="Arial" w:hAnsi="Arial" w:cs="Arial"/>
          </w:rPr>
          <w:t xml:space="preserve">Medicare Fee-For-Service </w:t>
        </w:r>
      </w:ins>
      <w:r w:rsidR="00E501BD">
        <w:rPr>
          <w:rFonts w:ascii="Arial" w:hAnsi="Arial" w:cs="Arial"/>
        </w:rPr>
        <w:t>county</w:t>
      </w:r>
      <w:ins w:id="415" w:author="Joan Casey" w:date="2025-01-07T11:22:00Z" w16du:dateUtc="2025-01-07T19:22:00Z">
        <w:r w:rsidR="006454BA">
          <w:rPr>
            <w:rFonts w:ascii="Arial" w:hAnsi="Arial" w:cs="Arial"/>
          </w:rPr>
          <w:t>-level</w:t>
        </w:r>
      </w:ins>
      <w:r w:rsidR="00E501BD">
        <w:rPr>
          <w:rFonts w:ascii="Arial" w:hAnsi="Arial" w:cs="Arial"/>
        </w:rPr>
        <w:t xml:space="preserve"> </w:t>
      </w:r>
      <w:r w:rsidR="000F0034" w:rsidRPr="00B1167C">
        <w:rPr>
          <w:rFonts w:ascii="Arial" w:hAnsi="Arial" w:cs="Arial"/>
        </w:rPr>
        <w:t xml:space="preserve">cardiovascular hospitalization rate, respiratory </w:t>
      </w:r>
      <w:r w:rsidR="00E8745C" w:rsidRPr="00B1167C">
        <w:rPr>
          <w:rFonts w:ascii="Arial" w:hAnsi="Arial" w:cs="Arial"/>
        </w:rPr>
        <w:t xml:space="preserve">hospitalization </w:t>
      </w:r>
      <w:r w:rsidR="000F0034" w:rsidRPr="00B1167C">
        <w:rPr>
          <w:rFonts w:ascii="Arial" w:hAnsi="Arial" w:cs="Arial"/>
        </w:rPr>
        <w:t xml:space="preserve">rate, and power </w:t>
      </w:r>
      <w:commentRangeStart w:id="416"/>
      <w:r w:rsidR="000F0034" w:rsidRPr="00B1167C">
        <w:rPr>
          <w:rFonts w:ascii="Arial" w:hAnsi="Arial" w:cs="Arial"/>
        </w:rPr>
        <w:t xml:space="preserve">outage </w:t>
      </w:r>
      <w:commentRangeEnd w:id="416"/>
      <w:r w:rsidR="006454BA">
        <w:rPr>
          <w:rStyle w:val="CommentReference"/>
        </w:rPr>
        <w:commentReference w:id="416"/>
      </w:r>
      <w:r w:rsidR="000F0034" w:rsidRPr="00B1167C">
        <w:rPr>
          <w:rFonts w:ascii="Arial" w:hAnsi="Arial" w:cs="Arial"/>
        </w:rPr>
        <w:t xml:space="preserve">rate for </w:t>
      </w:r>
      <w:ins w:id="417" w:author="Joan Casey" w:date="2025-01-07T11:23:00Z" w16du:dateUtc="2025-01-07T19:23:00Z">
        <w:r w:rsidR="006454BA">
          <w:rPr>
            <w:rFonts w:ascii="Arial" w:hAnsi="Arial" w:cs="Arial"/>
          </w:rPr>
          <w:t xml:space="preserve">XX </w:t>
        </w:r>
      </w:ins>
      <w:r w:rsidR="000F0034" w:rsidRPr="00B1167C">
        <w:rPr>
          <w:rFonts w:ascii="Arial" w:hAnsi="Arial" w:cs="Arial"/>
        </w:rPr>
        <w:t>counties included in</w:t>
      </w:r>
      <w:r w:rsidR="00C47A17" w:rsidRPr="00B1167C">
        <w:rPr>
          <w:rFonts w:ascii="Arial" w:hAnsi="Arial" w:cs="Arial"/>
        </w:rPr>
        <w:t xml:space="preserve"> main analysis of </w:t>
      </w:r>
      <w:r w:rsidR="00B1167C" w:rsidRPr="00B1167C">
        <w:rPr>
          <w:rFonts w:ascii="Arial" w:hAnsi="Arial" w:cs="Arial"/>
        </w:rPr>
        <w:t>association</w:t>
      </w:r>
      <w:r w:rsidR="0009324F" w:rsidRPr="00B1167C">
        <w:rPr>
          <w:rFonts w:ascii="Arial" w:hAnsi="Arial" w:cs="Arial"/>
        </w:rPr>
        <w:t xml:space="preserve"> between </w:t>
      </w:r>
      <w:r w:rsidR="00C47A17" w:rsidRPr="00B1167C">
        <w:rPr>
          <w:rFonts w:ascii="Arial" w:hAnsi="Arial" w:cs="Arial"/>
        </w:rPr>
        <w:t xml:space="preserve">8+ hour power outage exposure and cardiovascular and respiratory </w:t>
      </w:r>
      <w:r w:rsidR="00B1167C" w:rsidRPr="00B1167C">
        <w:rPr>
          <w:rFonts w:ascii="Arial" w:hAnsi="Arial" w:cs="Arial"/>
        </w:rPr>
        <w:t>hospitalization</w:t>
      </w:r>
      <w:r w:rsidR="00C47A17" w:rsidRPr="00B1167C">
        <w:rPr>
          <w:rFonts w:ascii="Arial" w:hAnsi="Arial" w:cs="Arial"/>
        </w:rPr>
        <w:t xml:space="preserve">. </w:t>
      </w:r>
    </w:p>
    <w:p w14:paraId="220D3C51" w14:textId="190BD098" w:rsidR="005334F7" w:rsidRDefault="005334F7" w:rsidP="00271271"/>
    <w:p w14:paraId="4FFB23D9" w14:textId="6D9D0340" w:rsidR="00152553" w:rsidRDefault="00152553" w:rsidP="00271271"/>
    <w:p w14:paraId="11A7EDFE" w14:textId="77777777" w:rsidR="00287138" w:rsidRDefault="00287138" w:rsidP="00271271">
      <w:pPr>
        <w:rPr>
          <w:rFonts w:ascii="Arial" w:hAnsi="Arial" w:cs="Arial"/>
          <w:b/>
          <w:bCs/>
        </w:rPr>
      </w:pPr>
    </w:p>
    <w:p w14:paraId="301C3AE3" w14:textId="17E6E7E0" w:rsidR="00287138" w:rsidRDefault="00725F25" w:rsidP="00271271">
      <w:pPr>
        <w:rPr>
          <w:rFonts w:ascii="Arial" w:hAnsi="Arial" w:cs="Arial"/>
          <w:b/>
          <w:bCs/>
        </w:rPr>
      </w:pPr>
      <w:r>
        <w:rPr>
          <w:rFonts w:ascii="Arial" w:hAnsi="Arial" w:cs="Arial"/>
          <w:b/>
          <w:bCs/>
          <w:noProof/>
        </w:rPr>
        <w:drawing>
          <wp:anchor distT="0" distB="0" distL="114300" distR="114300" simplePos="0" relativeHeight="251659263" behindDoc="0" locked="0" layoutInCell="1" allowOverlap="1" wp14:anchorId="79978B83" wp14:editId="7B801E03">
            <wp:simplePos x="0" y="0"/>
            <wp:positionH relativeFrom="column">
              <wp:posOffset>-452755</wp:posOffset>
            </wp:positionH>
            <wp:positionV relativeFrom="paragraph">
              <wp:posOffset>20955</wp:posOffset>
            </wp:positionV>
            <wp:extent cx="7066915" cy="4023360"/>
            <wp:effectExtent l="0" t="0" r="0" b="2540"/>
            <wp:wrapSquare wrapText="bothSides"/>
            <wp:docPr id="105735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0158" name="Picture 1057350158"/>
                    <pic:cNvPicPr/>
                  </pic:nvPicPr>
                  <pic:blipFill rotWithShape="1">
                    <a:blip r:embed="rId15" cstate="print">
                      <a:extLst>
                        <a:ext uri="{28A0092B-C50C-407E-A947-70E740481C1C}">
                          <a14:useLocalDpi xmlns:a14="http://schemas.microsoft.com/office/drawing/2010/main" val="0"/>
                        </a:ext>
                      </a:extLst>
                    </a:blip>
                    <a:srcRect t="11260" r="22353"/>
                    <a:stretch/>
                  </pic:blipFill>
                  <pic:spPr bwMode="auto">
                    <a:xfrm>
                      <a:off x="0" y="0"/>
                      <a:ext cx="7066915" cy="402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2455D64" wp14:editId="77D3F14E">
            <wp:simplePos x="0" y="0"/>
            <wp:positionH relativeFrom="column">
              <wp:posOffset>5035886</wp:posOffset>
            </wp:positionH>
            <wp:positionV relativeFrom="paragraph">
              <wp:posOffset>596787</wp:posOffset>
            </wp:positionV>
            <wp:extent cx="1739900" cy="922655"/>
            <wp:effectExtent l="12700" t="12700" r="12700" b="17145"/>
            <wp:wrapSquare wrapText="bothSides"/>
            <wp:docPr id="23113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0026" name="Picture 1836610026"/>
                    <pic:cNvPicPr/>
                  </pic:nvPicPr>
                  <pic:blipFill rotWithShape="1">
                    <a:blip r:embed="rId16" cstate="print">
                      <a:extLst>
                        <a:ext uri="{28A0092B-C50C-407E-A947-70E740481C1C}">
                          <a14:useLocalDpi xmlns:a14="http://schemas.microsoft.com/office/drawing/2010/main" val="0"/>
                        </a:ext>
                      </a:extLst>
                    </a:blip>
                    <a:srcRect l="80235" t="42087" r="758" b="37672"/>
                    <a:stretch/>
                  </pic:blipFill>
                  <pic:spPr bwMode="auto">
                    <a:xfrm>
                      <a:off x="0" y="0"/>
                      <a:ext cx="1739900" cy="92265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506D34" w14:textId="58B041EE" w:rsidR="00FC535D" w:rsidRPr="002836A9" w:rsidRDefault="00AC65C6" w:rsidP="00271271">
      <w:pPr>
        <w:rPr>
          <w:rFonts w:ascii="Arial" w:hAnsi="Arial" w:cs="Arial"/>
          <w:b/>
          <w:bCs/>
        </w:rPr>
      </w:pPr>
      <w:commentRangeStart w:id="418"/>
      <w:r w:rsidRPr="002836A9">
        <w:rPr>
          <w:rFonts w:ascii="Arial" w:hAnsi="Arial" w:cs="Arial"/>
          <w:b/>
          <w:bCs/>
        </w:rPr>
        <w:t xml:space="preserve">Figure </w:t>
      </w:r>
      <w:commentRangeEnd w:id="418"/>
      <w:r w:rsidR="003E4048">
        <w:rPr>
          <w:rStyle w:val="CommentReference"/>
        </w:rPr>
        <w:commentReference w:id="418"/>
      </w:r>
      <w:r w:rsidRPr="002836A9">
        <w:rPr>
          <w:rFonts w:ascii="Arial" w:hAnsi="Arial" w:cs="Arial"/>
          <w:b/>
          <w:bCs/>
        </w:rPr>
        <w:t>2:</w:t>
      </w:r>
      <w:r w:rsidR="00FC535D">
        <w:rPr>
          <w:rFonts w:ascii="Arial" w:hAnsi="Arial" w:cs="Arial"/>
          <w:b/>
          <w:bCs/>
        </w:rPr>
        <w:t xml:space="preserve"> </w:t>
      </w:r>
      <w:del w:id="419" w:author="Joan Casey" w:date="2025-01-07T11:26:00Z" w16du:dateUtc="2025-01-07T19:26:00Z">
        <w:r w:rsidR="00FC535D" w:rsidRPr="00CF3DBF" w:rsidDel="006454BA">
          <w:rPr>
            <w:rFonts w:ascii="Arial" w:hAnsi="Arial" w:cs="Arial"/>
            <w:sz w:val="22"/>
            <w:szCs w:val="22"/>
          </w:rPr>
          <w:delText xml:space="preserve">Estimates </w:delText>
        </w:r>
      </w:del>
      <w:ins w:id="420" w:author="Joan Casey" w:date="2025-01-07T11:26:00Z" w16du:dateUtc="2025-01-07T19:26:00Z">
        <w:r w:rsidR="006454BA">
          <w:rPr>
            <w:rFonts w:ascii="Arial" w:hAnsi="Arial" w:cs="Arial"/>
            <w:sz w:val="22"/>
            <w:szCs w:val="22"/>
          </w:rPr>
          <w:t>Rate ratios</w:t>
        </w:r>
        <w:r w:rsidR="006454BA" w:rsidRPr="00CF3DBF">
          <w:rPr>
            <w:rFonts w:ascii="Arial" w:hAnsi="Arial" w:cs="Arial"/>
            <w:sz w:val="22"/>
            <w:szCs w:val="22"/>
          </w:rPr>
          <w:t xml:space="preserve"> </w:t>
        </w:r>
      </w:ins>
      <w:r w:rsidR="00FC535D" w:rsidRPr="00CF3DBF">
        <w:rPr>
          <w:rFonts w:ascii="Arial" w:hAnsi="Arial" w:cs="Arial"/>
          <w:sz w:val="22"/>
          <w:szCs w:val="22"/>
        </w:rPr>
        <w:t xml:space="preserve">and </w:t>
      </w:r>
      <w:ins w:id="421" w:author="Joan Casey" w:date="2025-01-07T11:25:00Z" w16du:dateUtc="2025-01-07T19:25:00Z">
        <w:r w:rsidR="006454BA">
          <w:rPr>
            <w:rFonts w:ascii="Arial" w:hAnsi="Arial" w:cs="Arial"/>
            <w:sz w:val="22"/>
            <w:szCs w:val="22"/>
          </w:rPr>
          <w:t>95</w:t>
        </w:r>
      </w:ins>
      <w:ins w:id="422" w:author="Joan Casey" w:date="2025-01-07T11:26:00Z" w16du:dateUtc="2025-01-07T19:26:00Z">
        <w:r w:rsidR="006454BA">
          <w:rPr>
            <w:rFonts w:ascii="Arial" w:hAnsi="Arial" w:cs="Arial"/>
            <w:sz w:val="22"/>
            <w:szCs w:val="22"/>
          </w:rPr>
          <w:t xml:space="preserve">% </w:t>
        </w:r>
      </w:ins>
      <w:r w:rsidR="00B052B9">
        <w:rPr>
          <w:rFonts w:ascii="Arial" w:hAnsi="Arial" w:cs="Arial"/>
          <w:sz w:val="22"/>
          <w:szCs w:val="22"/>
        </w:rPr>
        <w:t>confidence intervals</w:t>
      </w:r>
      <w:r w:rsidR="00FC535D" w:rsidRPr="00CF3DBF">
        <w:rPr>
          <w:rFonts w:ascii="Arial" w:hAnsi="Arial" w:cs="Arial"/>
          <w:sz w:val="22"/>
          <w:szCs w:val="22"/>
        </w:rPr>
        <w:t xml:space="preserve"> </w:t>
      </w:r>
      <w:r w:rsidR="00B052B9">
        <w:rPr>
          <w:rFonts w:ascii="Arial" w:hAnsi="Arial" w:cs="Arial"/>
          <w:sz w:val="22"/>
          <w:szCs w:val="22"/>
        </w:rPr>
        <w:t>for</w:t>
      </w:r>
      <w:r w:rsidR="00FC535D" w:rsidRPr="00CF3DBF">
        <w:rPr>
          <w:rFonts w:ascii="Arial" w:hAnsi="Arial" w:cs="Arial"/>
          <w:sz w:val="22"/>
          <w:szCs w:val="22"/>
        </w:rPr>
        <w:t xml:space="preserve"> the association between </w:t>
      </w:r>
      <w:ins w:id="423" w:author="Joan Casey" w:date="2025-01-07T11:26:00Z" w16du:dateUtc="2025-01-07T19:26:00Z">
        <w:r w:rsidR="006454BA">
          <w:rPr>
            <w:rFonts w:ascii="Arial" w:hAnsi="Arial" w:cs="Arial"/>
            <w:sz w:val="22"/>
            <w:szCs w:val="22"/>
          </w:rPr>
          <w:t xml:space="preserve">county-level </w:t>
        </w:r>
      </w:ins>
      <w:r w:rsidR="00FC535D" w:rsidRPr="00CF3DBF">
        <w:rPr>
          <w:rFonts w:ascii="Arial" w:hAnsi="Arial" w:cs="Arial"/>
          <w:sz w:val="22"/>
          <w:szCs w:val="22"/>
        </w:rPr>
        <w:t xml:space="preserve">8+ hour power outage exposure and CVD and respiratory hospitalizations in US 2018 </w:t>
      </w:r>
      <w:ins w:id="424" w:author="Joan Casey" w:date="2025-01-07T11:26:00Z" w16du:dateUtc="2025-01-07T19:26:00Z">
        <w:r w:rsidR="006454BA">
          <w:rPr>
            <w:rFonts w:ascii="Arial" w:hAnsi="Arial" w:cs="Arial"/>
            <w:sz w:val="22"/>
            <w:szCs w:val="22"/>
          </w:rPr>
          <w:t>F</w:t>
        </w:r>
      </w:ins>
      <w:del w:id="425" w:author="Joan Casey" w:date="2025-01-07T11:26:00Z" w16du:dateUtc="2025-01-07T19:26:00Z">
        <w:r w:rsidR="00FC535D" w:rsidRPr="00CF3DBF" w:rsidDel="006454BA">
          <w:rPr>
            <w:rFonts w:ascii="Arial" w:hAnsi="Arial" w:cs="Arial"/>
            <w:sz w:val="22"/>
            <w:szCs w:val="22"/>
          </w:rPr>
          <w:delText>f</w:delText>
        </w:r>
      </w:del>
      <w:r w:rsidR="00FC535D" w:rsidRPr="00CF3DBF">
        <w:rPr>
          <w:rFonts w:ascii="Arial" w:hAnsi="Arial" w:cs="Arial"/>
          <w:sz w:val="22"/>
          <w:szCs w:val="22"/>
        </w:rPr>
        <w:t>ee-</w:t>
      </w:r>
      <w:ins w:id="426" w:author="Joan Casey" w:date="2025-01-07T11:26:00Z" w16du:dateUtc="2025-01-07T19:26:00Z">
        <w:r w:rsidR="006454BA">
          <w:rPr>
            <w:rFonts w:ascii="Arial" w:hAnsi="Arial" w:cs="Arial"/>
            <w:sz w:val="22"/>
            <w:szCs w:val="22"/>
          </w:rPr>
          <w:t>F</w:t>
        </w:r>
      </w:ins>
      <w:del w:id="427" w:author="Joan Casey" w:date="2025-01-07T11:26:00Z" w16du:dateUtc="2025-01-07T19:26:00Z">
        <w:r w:rsidR="00FC535D" w:rsidRPr="00CF3DBF" w:rsidDel="006454BA">
          <w:rPr>
            <w:rFonts w:ascii="Arial" w:hAnsi="Arial" w:cs="Arial"/>
            <w:sz w:val="22"/>
            <w:szCs w:val="22"/>
          </w:rPr>
          <w:delText>f</w:delText>
        </w:r>
      </w:del>
      <w:r w:rsidR="00FC535D" w:rsidRPr="00CF3DBF">
        <w:rPr>
          <w:rFonts w:ascii="Arial" w:hAnsi="Arial" w:cs="Arial"/>
          <w:sz w:val="22"/>
          <w:szCs w:val="22"/>
        </w:rPr>
        <w:t>or-</w:t>
      </w:r>
      <w:ins w:id="428" w:author="Joan Casey" w:date="2025-01-07T11:26:00Z" w16du:dateUtc="2025-01-07T19:26:00Z">
        <w:r w:rsidR="006454BA">
          <w:rPr>
            <w:rFonts w:ascii="Arial" w:hAnsi="Arial" w:cs="Arial"/>
            <w:sz w:val="22"/>
            <w:szCs w:val="22"/>
          </w:rPr>
          <w:t>S</w:t>
        </w:r>
      </w:ins>
      <w:del w:id="429" w:author="Joan Casey" w:date="2025-01-07T11:26:00Z" w16du:dateUtc="2025-01-07T19:26:00Z">
        <w:r w:rsidR="00FC535D" w:rsidRPr="00CF3DBF" w:rsidDel="006454BA">
          <w:rPr>
            <w:rFonts w:ascii="Arial" w:hAnsi="Arial" w:cs="Arial"/>
            <w:sz w:val="22"/>
            <w:szCs w:val="22"/>
          </w:rPr>
          <w:delText>s</w:delText>
        </w:r>
      </w:del>
      <w:r w:rsidR="00FC535D" w:rsidRPr="00CF3DBF">
        <w:rPr>
          <w:rFonts w:ascii="Arial" w:hAnsi="Arial" w:cs="Arial"/>
          <w:sz w:val="22"/>
          <w:szCs w:val="22"/>
        </w:rPr>
        <w:t xml:space="preserve">ervice Medicare beneficiaries for outages affecting </w:t>
      </w:r>
      <w:r w:rsidR="00FC535D" w:rsidRPr="00CF3DBF">
        <w:rPr>
          <w:rFonts w:ascii="Arial" w:eastAsia="Garamond" w:hAnsi="Arial" w:cs="Arial"/>
          <w:sz w:val="22"/>
          <w:szCs w:val="22"/>
        </w:rPr>
        <w:t>≥</w:t>
      </w:r>
      <w:r w:rsidR="00FC535D" w:rsidRPr="00CF3DBF">
        <w:rPr>
          <w:rFonts w:ascii="Arial" w:hAnsi="Arial" w:cs="Arial"/>
          <w:sz w:val="22"/>
          <w:szCs w:val="22"/>
        </w:rPr>
        <w:t xml:space="preserve">1%, </w:t>
      </w:r>
      <w:r w:rsidR="00FC535D" w:rsidRPr="00CF3DBF">
        <w:rPr>
          <w:rFonts w:ascii="Arial" w:eastAsia="Garamond" w:hAnsi="Arial" w:cs="Arial"/>
          <w:sz w:val="22"/>
          <w:szCs w:val="22"/>
        </w:rPr>
        <w:t>≥</w:t>
      </w:r>
      <w:r w:rsidR="00FC535D" w:rsidRPr="00CF3DBF">
        <w:rPr>
          <w:rFonts w:ascii="Arial" w:hAnsi="Arial" w:cs="Arial"/>
          <w:sz w:val="22"/>
          <w:szCs w:val="22"/>
        </w:rPr>
        <w:t xml:space="preserve">3%, and </w:t>
      </w:r>
      <w:r w:rsidR="00FC535D" w:rsidRPr="00CF3DBF">
        <w:rPr>
          <w:rFonts w:ascii="Arial" w:eastAsia="Garamond" w:hAnsi="Arial" w:cs="Arial"/>
          <w:sz w:val="22"/>
          <w:szCs w:val="22"/>
        </w:rPr>
        <w:t>≥</w:t>
      </w:r>
      <w:r w:rsidR="00FC535D" w:rsidRPr="00CF3DBF">
        <w:rPr>
          <w:rFonts w:ascii="Arial" w:hAnsi="Arial" w:cs="Arial"/>
          <w:sz w:val="22"/>
          <w:szCs w:val="22"/>
        </w:rPr>
        <w:t>5% of county electrical customers.</w:t>
      </w:r>
      <w:ins w:id="430" w:author="Joan Casey" w:date="2025-01-07T11:26:00Z" w16du:dateUtc="2025-01-07T19:26:00Z">
        <w:r w:rsidR="006454BA">
          <w:rPr>
            <w:rFonts w:ascii="Arial" w:hAnsi="Arial" w:cs="Arial"/>
            <w:sz w:val="22"/>
            <w:szCs w:val="22"/>
          </w:rPr>
          <w:t xml:space="preserve"> Estimates </w:t>
        </w:r>
      </w:ins>
      <w:ins w:id="431" w:author="Joan Casey" w:date="2025-01-08T10:50:00Z" w16du:dateUtc="2025-01-08T18:50:00Z">
        <w:r w:rsidR="00A34712">
          <w:rPr>
            <w:rFonts w:ascii="Arial" w:hAnsi="Arial" w:cs="Arial"/>
            <w:sz w:val="22"/>
            <w:szCs w:val="22"/>
          </w:rPr>
          <w:t xml:space="preserve">are </w:t>
        </w:r>
      </w:ins>
      <w:ins w:id="432" w:author="Joan Casey" w:date="2025-01-07T11:26:00Z" w16du:dateUtc="2025-01-07T19:26:00Z">
        <w:r w:rsidR="006454BA">
          <w:rPr>
            <w:rFonts w:ascii="Arial" w:hAnsi="Arial" w:cs="Arial"/>
            <w:sz w:val="22"/>
            <w:szCs w:val="22"/>
          </w:rPr>
          <w:t>from conditional logistic regression models adjusted for XYZ.</w:t>
        </w:r>
      </w:ins>
    </w:p>
    <w:p w14:paraId="4334771D" w14:textId="22C039F8" w:rsidR="002836A9" w:rsidRDefault="002836A9" w:rsidP="00271271"/>
    <w:p w14:paraId="51B64608" w14:textId="5BE5BD06" w:rsidR="00AC65C6" w:rsidRDefault="00AC65C6" w:rsidP="00271271"/>
    <w:p w14:paraId="6611ECF3" w14:textId="5CFCADD0" w:rsidR="000E69F6" w:rsidRDefault="000E69F6" w:rsidP="00271271">
      <w:pPr>
        <w:rPr>
          <w:rFonts w:ascii="Arial" w:hAnsi="Arial" w:cs="Arial"/>
          <w:b/>
          <w:bCs/>
        </w:rPr>
      </w:pPr>
    </w:p>
    <w:p w14:paraId="4351230C" w14:textId="62F8ABC3" w:rsidR="000E69F6" w:rsidRDefault="000E69F6" w:rsidP="00271271">
      <w:pPr>
        <w:rPr>
          <w:rFonts w:ascii="Arial" w:hAnsi="Arial" w:cs="Arial"/>
          <w:b/>
          <w:bCs/>
        </w:rPr>
      </w:pPr>
    </w:p>
    <w:p w14:paraId="7B98F38E" w14:textId="0A3D0EBC" w:rsidR="000E69F6" w:rsidRDefault="000E69F6" w:rsidP="00271271">
      <w:pPr>
        <w:rPr>
          <w:rFonts w:ascii="Arial" w:hAnsi="Arial" w:cs="Arial"/>
          <w:b/>
          <w:bCs/>
        </w:rPr>
      </w:pPr>
    </w:p>
    <w:p w14:paraId="527E17EB" w14:textId="2E715E43" w:rsidR="000E69F6" w:rsidRDefault="000E69F6" w:rsidP="00271271">
      <w:pPr>
        <w:rPr>
          <w:rFonts w:ascii="Arial" w:hAnsi="Arial" w:cs="Arial"/>
          <w:b/>
          <w:bCs/>
        </w:rPr>
      </w:pPr>
    </w:p>
    <w:p w14:paraId="2639A0B1" w14:textId="758221AA" w:rsidR="000E69F6" w:rsidRDefault="000E69F6" w:rsidP="00271271">
      <w:pPr>
        <w:rPr>
          <w:rFonts w:ascii="Arial" w:hAnsi="Arial" w:cs="Arial"/>
          <w:b/>
          <w:bCs/>
        </w:rPr>
      </w:pPr>
    </w:p>
    <w:p w14:paraId="3CA0320A" w14:textId="7AF22123" w:rsidR="000E69F6" w:rsidRDefault="000E69F6" w:rsidP="00271271">
      <w:pPr>
        <w:rPr>
          <w:rFonts w:ascii="Arial" w:hAnsi="Arial" w:cs="Arial"/>
          <w:b/>
          <w:bCs/>
        </w:rPr>
      </w:pPr>
    </w:p>
    <w:p w14:paraId="3B3FC185" w14:textId="36D673E1" w:rsidR="000E69F6" w:rsidRDefault="000E69F6" w:rsidP="00271271">
      <w:pPr>
        <w:rPr>
          <w:rFonts w:ascii="Arial" w:hAnsi="Arial" w:cs="Arial"/>
          <w:b/>
          <w:bCs/>
        </w:rPr>
      </w:pPr>
    </w:p>
    <w:p w14:paraId="6939E112" w14:textId="0B363FD1" w:rsidR="000E69F6" w:rsidRDefault="000E69F6" w:rsidP="00271271">
      <w:pPr>
        <w:rPr>
          <w:rFonts w:ascii="Arial" w:hAnsi="Arial" w:cs="Arial"/>
          <w:b/>
          <w:bCs/>
        </w:rPr>
      </w:pPr>
    </w:p>
    <w:p w14:paraId="7C284595" w14:textId="282937E2" w:rsidR="000E69F6" w:rsidRDefault="000E69F6" w:rsidP="00271271">
      <w:pPr>
        <w:rPr>
          <w:rFonts w:ascii="Arial" w:hAnsi="Arial" w:cs="Arial"/>
          <w:b/>
          <w:bCs/>
        </w:rPr>
      </w:pPr>
    </w:p>
    <w:p w14:paraId="64559DE3" w14:textId="77777777" w:rsidR="000E69F6" w:rsidRDefault="000E69F6" w:rsidP="00271271">
      <w:pPr>
        <w:rPr>
          <w:rFonts w:ascii="Arial" w:hAnsi="Arial" w:cs="Arial"/>
          <w:b/>
          <w:bCs/>
        </w:rPr>
      </w:pPr>
    </w:p>
    <w:p w14:paraId="10F7B8B5" w14:textId="77777777" w:rsidR="000E69F6" w:rsidRDefault="000E69F6" w:rsidP="00271271">
      <w:pPr>
        <w:rPr>
          <w:rFonts w:ascii="Arial" w:hAnsi="Arial" w:cs="Arial"/>
          <w:b/>
          <w:bCs/>
        </w:rPr>
      </w:pPr>
    </w:p>
    <w:p w14:paraId="5FEBDFF5" w14:textId="77777777" w:rsidR="000E69F6" w:rsidRDefault="000E69F6" w:rsidP="00271271">
      <w:pPr>
        <w:rPr>
          <w:rFonts w:ascii="Arial" w:hAnsi="Arial" w:cs="Arial"/>
          <w:b/>
          <w:bCs/>
        </w:rPr>
      </w:pPr>
    </w:p>
    <w:p w14:paraId="2452259B" w14:textId="77777777" w:rsidR="000E69F6" w:rsidRDefault="000E69F6" w:rsidP="00271271">
      <w:pPr>
        <w:rPr>
          <w:rFonts w:ascii="Arial" w:hAnsi="Arial" w:cs="Arial"/>
          <w:b/>
          <w:bCs/>
        </w:rPr>
      </w:pPr>
    </w:p>
    <w:p w14:paraId="63189D79" w14:textId="77777777" w:rsidR="00243257" w:rsidRDefault="00243257" w:rsidP="00271271">
      <w:pPr>
        <w:rPr>
          <w:rFonts w:ascii="Arial" w:hAnsi="Arial" w:cs="Arial"/>
          <w:b/>
          <w:bCs/>
        </w:rPr>
      </w:pPr>
      <w:r>
        <w:rPr>
          <w:b/>
          <w:bCs/>
          <w:noProof/>
        </w:rPr>
        <w:lastRenderedPageBreak/>
        <w:drawing>
          <wp:anchor distT="0" distB="0" distL="114300" distR="114300" simplePos="0" relativeHeight="251664384" behindDoc="0" locked="0" layoutInCell="1" allowOverlap="1" wp14:anchorId="2F828627" wp14:editId="598803A6">
            <wp:simplePos x="0" y="0"/>
            <wp:positionH relativeFrom="column">
              <wp:posOffset>-559062</wp:posOffset>
            </wp:positionH>
            <wp:positionV relativeFrom="paragraph">
              <wp:posOffset>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17">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391E50EB" w14:textId="43750887" w:rsidR="00152553" w:rsidRDefault="00D906AC" w:rsidP="00271271">
      <w:pPr>
        <w:rPr>
          <w:rFonts w:ascii="Arial" w:hAnsi="Arial" w:cs="Arial"/>
          <w:b/>
          <w:bCs/>
        </w:rPr>
      </w:pPr>
      <w:r w:rsidRPr="00C84690">
        <w:rPr>
          <w:rFonts w:ascii="Arial" w:hAnsi="Arial" w:cs="Arial"/>
          <w:b/>
          <w:bCs/>
        </w:rPr>
        <w:t>Figure 3:</w:t>
      </w:r>
      <w:r w:rsidR="00243257">
        <w:rPr>
          <w:rFonts w:ascii="Arial" w:hAnsi="Arial" w:cs="Arial"/>
          <w:b/>
          <w:bCs/>
        </w:rPr>
        <w:t xml:space="preserve"> </w:t>
      </w:r>
      <w:r w:rsidR="00243257" w:rsidRPr="00CF3DBF">
        <w:rPr>
          <w:rFonts w:ascii="Arial" w:hAnsi="Arial" w:cs="Arial"/>
          <w:sz w:val="22"/>
          <w:szCs w:val="22"/>
        </w:rPr>
        <w:t xml:space="preserve">Estimates and </w:t>
      </w:r>
      <w:r w:rsidR="00243257">
        <w:rPr>
          <w:rFonts w:ascii="Arial" w:hAnsi="Arial" w:cs="Arial"/>
          <w:sz w:val="22"/>
          <w:szCs w:val="22"/>
        </w:rPr>
        <w:t>confidence intervals</w:t>
      </w:r>
      <w:r w:rsidR="00243257" w:rsidRPr="00CF3DBF">
        <w:rPr>
          <w:rFonts w:ascii="Arial" w:hAnsi="Arial" w:cs="Arial"/>
          <w:sz w:val="22"/>
          <w:szCs w:val="22"/>
        </w:rPr>
        <w:t xml:space="preserve"> </w:t>
      </w:r>
      <w:r w:rsidR="00243257">
        <w:rPr>
          <w:rFonts w:ascii="Arial" w:hAnsi="Arial" w:cs="Arial"/>
          <w:sz w:val="22"/>
          <w:szCs w:val="22"/>
        </w:rPr>
        <w:t>for</w:t>
      </w:r>
      <w:r w:rsidR="00243257" w:rsidRPr="00CF3DBF">
        <w:rPr>
          <w:rFonts w:ascii="Arial" w:hAnsi="Arial" w:cs="Arial"/>
          <w:sz w:val="22"/>
          <w:szCs w:val="22"/>
        </w:rPr>
        <w:t xml:space="preserve"> the association between 8+ hour power outage exposure and CVD and respiratory hospitalizations in US 2018 </w:t>
      </w:r>
      <w:ins w:id="433" w:author="Joan Casey" w:date="2025-01-08T10:51:00Z" w16du:dateUtc="2025-01-08T18:51:00Z">
        <w:r w:rsidR="00A34712">
          <w:rPr>
            <w:rFonts w:ascii="Arial" w:hAnsi="Arial" w:cs="Arial"/>
            <w:sz w:val="22"/>
            <w:szCs w:val="22"/>
          </w:rPr>
          <w:t>F</w:t>
        </w:r>
      </w:ins>
      <w:del w:id="434" w:author="Joan Casey" w:date="2025-01-08T10:50:00Z" w16du:dateUtc="2025-01-08T18:50:00Z">
        <w:r w:rsidR="00243257" w:rsidRPr="00CF3DBF" w:rsidDel="00A34712">
          <w:rPr>
            <w:rFonts w:ascii="Arial" w:hAnsi="Arial" w:cs="Arial"/>
            <w:sz w:val="22"/>
            <w:szCs w:val="22"/>
          </w:rPr>
          <w:delText>f</w:delText>
        </w:r>
      </w:del>
      <w:r w:rsidR="00243257" w:rsidRPr="00CF3DBF">
        <w:rPr>
          <w:rFonts w:ascii="Arial" w:hAnsi="Arial" w:cs="Arial"/>
          <w:sz w:val="22"/>
          <w:szCs w:val="22"/>
        </w:rPr>
        <w:t>ee-</w:t>
      </w:r>
      <w:ins w:id="435" w:author="Joan Casey" w:date="2025-01-08T10:51:00Z" w16du:dateUtc="2025-01-08T18:51:00Z">
        <w:r w:rsidR="00A34712">
          <w:rPr>
            <w:rFonts w:ascii="Arial" w:hAnsi="Arial" w:cs="Arial"/>
            <w:sz w:val="22"/>
            <w:szCs w:val="22"/>
          </w:rPr>
          <w:t>F</w:t>
        </w:r>
      </w:ins>
      <w:del w:id="436" w:author="Joan Casey" w:date="2025-01-08T10:51:00Z" w16du:dateUtc="2025-01-08T18:51:00Z">
        <w:r w:rsidR="00243257" w:rsidRPr="00CF3DBF" w:rsidDel="00A34712">
          <w:rPr>
            <w:rFonts w:ascii="Arial" w:hAnsi="Arial" w:cs="Arial"/>
            <w:sz w:val="22"/>
            <w:szCs w:val="22"/>
          </w:rPr>
          <w:delText>f</w:delText>
        </w:r>
      </w:del>
      <w:r w:rsidR="00243257" w:rsidRPr="00CF3DBF">
        <w:rPr>
          <w:rFonts w:ascii="Arial" w:hAnsi="Arial" w:cs="Arial"/>
          <w:sz w:val="22"/>
          <w:szCs w:val="22"/>
        </w:rPr>
        <w:t>or-</w:t>
      </w:r>
      <w:ins w:id="437" w:author="Joan Casey" w:date="2025-01-08T10:51:00Z" w16du:dateUtc="2025-01-08T18:51:00Z">
        <w:r w:rsidR="00A34712">
          <w:rPr>
            <w:rFonts w:ascii="Arial" w:hAnsi="Arial" w:cs="Arial"/>
            <w:sz w:val="22"/>
            <w:szCs w:val="22"/>
          </w:rPr>
          <w:t>S</w:t>
        </w:r>
      </w:ins>
      <w:del w:id="438" w:author="Joan Casey" w:date="2025-01-08T10:51:00Z" w16du:dateUtc="2025-01-08T18:51:00Z">
        <w:r w:rsidR="00243257" w:rsidRPr="00CF3DBF" w:rsidDel="00A34712">
          <w:rPr>
            <w:rFonts w:ascii="Arial" w:hAnsi="Arial" w:cs="Arial"/>
            <w:sz w:val="22"/>
            <w:szCs w:val="22"/>
          </w:rPr>
          <w:delText>s</w:delText>
        </w:r>
      </w:del>
      <w:r w:rsidR="00243257" w:rsidRPr="00CF3DBF">
        <w:rPr>
          <w:rFonts w:ascii="Arial" w:hAnsi="Arial" w:cs="Arial"/>
          <w:sz w:val="22"/>
          <w:szCs w:val="22"/>
        </w:rPr>
        <w:t xml:space="preserve">ervice Medicare beneficiaries </w:t>
      </w:r>
      <w:r w:rsidR="00243257">
        <w:rPr>
          <w:rFonts w:ascii="Arial" w:hAnsi="Arial" w:cs="Arial"/>
          <w:sz w:val="22"/>
          <w:szCs w:val="22"/>
        </w:rPr>
        <w:t xml:space="preserve">by potential effect modifiers: age, sex, county poverty quartile, and county DME use </w:t>
      </w:r>
      <w:commentRangeStart w:id="439"/>
      <w:r w:rsidR="00243257">
        <w:rPr>
          <w:rFonts w:ascii="Arial" w:hAnsi="Arial" w:cs="Arial"/>
          <w:sz w:val="22"/>
          <w:szCs w:val="22"/>
        </w:rPr>
        <w:t>quartile</w:t>
      </w:r>
      <w:commentRangeEnd w:id="439"/>
      <w:r w:rsidR="00A34712">
        <w:rPr>
          <w:rStyle w:val="CommentReference"/>
        </w:rPr>
        <w:commentReference w:id="439"/>
      </w:r>
      <w:r w:rsidR="00243257">
        <w:rPr>
          <w:rFonts w:ascii="Arial" w:hAnsi="Arial" w:cs="Arial"/>
          <w:sz w:val="22"/>
          <w:szCs w:val="22"/>
        </w:rPr>
        <w:t xml:space="preserve">. </w:t>
      </w:r>
    </w:p>
    <w:p w14:paraId="7CED3AA3" w14:textId="502EDB9D" w:rsidR="00FD20E9" w:rsidRPr="00C84690" w:rsidRDefault="00FD20E9" w:rsidP="00271271">
      <w:pPr>
        <w:rPr>
          <w:rFonts w:ascii="Arial" w:hAnsi="Arial" w:cs="Arial"/>
          <w:b/>
          <w:bCs/>
        </w:rPr>
      </w:pPr>
    </w:p>
    <w:p w14:paraId="6DA4AB7C" w14:textId="50867AAE" w:rsidR="00D906AC" w:rsidRDefault="00D906AC" w:rsidP="00271271">
      <w:pPr>
        <w:rPr>
          <w:b/>
          <w:bCs/>
        </w:rPr>
      </w:pPr>
    </w:p>
    <w:p w14:paraId="124F4F7E" w14:textId="08B0818A" w:rsidR="003C6490" w:rsidRDefault="003C6490" w:rsidP="00271271">
      <w:pPr>
        <w:rPr>
          <w:b/>
          <w:bCs/>
        </w:rPr>
      </w:pPr>
    </w:p>
    <w:p w14:paraId="2A670C75" w14:textId="7B5D1BE8" w:rsidR="003C6490" w:rsidRDefault="003C6490" w:rsidP="00271271">
      <w:pPr>
        <w:rPr>
          <w:b/>
          <w:bCs/>
        </w:rPr>
      </w:pPr>
    </w:p>
    <w:p w14:paraId="45EABBE3" w14:textId="77777777" w:rsidR="003C6490" w:rsidRDefault="003C6490" w:rsidP="00271271">
      <w:pPr>
        <w:rPr>
          <w:b/>
          <w:bCs/>
        </w:rPr>
      </w:pPr>
    </w:p>
    <w:p w14:paraId="28A82167" w14:textId="77777777" w:rsidR="003C6490" w:rsidRDefault="003C6490" w:rsidP="00271271">
      <w:pPr>
        <w:rPr>
          <w:b/>
          <w:bCs/>
        </w:rPr>
      </w:pPr>
    </w:p>
    <w:p w14:paraId="50F43645" w14:textId="77777777" w:rsidR="003C6490" w:rsidRDefault="003C6490" w:rsidP="00271271">
      <w:pPr>
        <w:rPr>
          <w:b/>
          <w:bCs/>
        </w:rPr>
      </w:pPr>
    </w:p>
    <w:p w14:paraId="6148633D" w14:textId="48512F64" w:rsidR="00D906AC" w:rsidRDefault="00D906AC" w:rsidP="00271271">
      <w:pPr>
        <w:rPr>
          <w:b/>
          <w:bCs/>
        </w:rPr>
      </w:pPr>
    </w:p>
    <w:p w14:paraId="30D1C4E0" w14:textId="56FFA7F6" w:rsidR="005D7DA3" w:rsidRPr="00F64C47" w:rsidRDefault="005D7DA3" w:rsidP="00271271">
      <w:pPr>
        <w:rPr>
          <w:rFonts w:ascii="Arial" w:hAnsi="Arial" w:cs="Arial"/>
          <w:b/>
          <w:bCs/>
          <w:sz w:val="28"/>
          <w:szCs w:val="28"/>
        </w:rPr>
      </w:pPr>
      <w:r w:rsidRPr="00F64C47">
        <w:rPr>
          <w:rFonts w:ascii="Arial" w:hAnsi="Arial" w:cs="Arial"/>
          <w:b/>
          <w:bCs/>
          <w:sz w:val="28"/>
          <w:szCs w:val="28"/>
        </w:rPr>
        <w:lastRenderedPageBreak/>
        <w:t>References</w:t>
      </w:r>
    </w:p>
    <w:p w14:paraId="05AF18C6" w14:textId="77777777" w:rsidR="005D7DA3" w:rsidRDefault="005D7DA3" w:rsidP="00271271">
      <w:pPr>
        <w:rPr>
          <w:b/>
          <w:bCs/>
        </w:rPr>
      </w:pPr>
    </w:p>
    <w:p w14:paraId="09EAE493" w14:textId="77777777" w:rsidR="0008219F" w:rsidRPr="0008219F" w:rsidRDefault="00A93F0B" w:rsidP="0008219F">
      <w:pPr>
        <w:pStyle w:val="Bibliography"/>
        <w:rPr>
          <w:rFonts w:ascii="Arial" w:hAnsi="Arial" w:cs="Arial"/>
          <w:sz w:val="22"/>
          <w:lang w:val="en-US"/>
        </w:rPr>
      </w:pPr>
      <w:r w:rsidRPr="00FA5EC1">
        <w:rPr>
          <w:rFonts w:ascii="Arial" w:hAnsi="Arial" w:cs="Arial"/>
          <w:b/>
          <w:bCs/>
          <w:sz w:val="22"/>
          <w:szCs w:val="22"/>
        </w:rPr>
        <w:fldChar w:fldCharType="begin"/>
      </w:r>
      <w:r w:rsidRPr="00FA5EC1">
        <w:rPr>
          <w:rFonts w:ascii="Arial" w:hAnsi="Arial" w:cs="Arial"/>
          <w:b/>
          <w:bCs/>
          <w:sz w:val="22"/>
          <w:szCs w:val="22"/>
        </w:rPr>
        <w:instrText xml:space="preserve"> ADDIN ZOTERO_BIBL {"uncited":[],"omitted":[],"custom":[]} CSL_BIBLIOGRAPHY </w:instrText>
      </w:r>
      <w:r w:rsidRPr="00FA5EC1">
        <w:rPr>
          <w:rFonts w:ascii="Arial" w:hAnsi="Arial" w:cs="Arial"/>
          <w:b/>
          <w:bCs/>
          <w:sz w:val="22"/>
          <w:szCs w:val="22"/>
        </w:rPr>
        <w:fldChar w:fldCharType="separate"/>
      </w:r>
      <w:r w:rsidR="0008219F" w:rsidRPr="0008219F">
        <w:rPr>
          <w:rFonts w:ascii="Arial" w:hAnsi="Arial" w:cs="Arial"/>
          <w:sz w:val="22"/>
          <w:lang w:val="en-US"/>
        </w:rPr>
        <w:t>1.</w:t>
      </w:r>
      <w:r w:rsidR="0008219F" w:rsidRPr="0008219F">
        <w:rPr>
          <w:rFonts w:ascii="Arial" w:hAnsi="Arial" w:cs="Arial"/>
          <w:sz w:val="22"/>
          <w:lang w:val="en-US"/>
        </w:rPr>
        <w:tab/>
        <w:t xml:space="preserve">Do V, McBrien H, Flores NM, Northrop AJ, Schlegelmilch J, Kiang MV, et al. Spatiotemporal distribution of power outages with climate events and social vulnerability in the USA. Nat Commun. 2023 Apr 29;14(1):2470. </w:t>
      </w:r>
    </w:p>
    <w:p w14:paraId="134F9254"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2.</w:t>
      </w:r>
      <w:r w:rsidRPr="0008219F">
        <w:rPr>
          <w:rFonts w:ascii="Arial" w:hAnsi="Arial" w:cs="Arial"/>
          <w:sz w:val="22"/>
          <w:lang w:val="en-US"/>
        </w:rPr>
        <w:tab/>
        <w:t>Climate Central. Weather-related Power Outages Rising [Internet]. Climate Central; 2024 [cited 2024 Dec 5]. Available from: https://www.climatecentral.org/climate-matters/weather-related-power-outages-rising</w:t>
      </w:r>
    </w:p>
    <w:p w14:paraId="6EAD5975"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3.</w:t>
      </w:r>
      <w:r w:rsidRPr="0008219F">
        <w:rPr>
          <w:rFonts w:ascii="Arial" w:hAnsi="Arial" w:cs="Arial"/>
          <w:sz w:val="22"/>
          <w:lang w:val="en-US"/>
        </w:rPr>
        <w:tab/>
        <w:t xml:space="preserve">Zhang W, Sheridan SC, Birkhead GS, Croft DP, Brotzge JA, Justino JG, et al. Power Outage: An Ignored Risk Factor for COPD Exacerbations. Chest. 2020 Dec;158(6):2346–57. </w:t>
      </w:r>
    </w:p>
    <w:p w14:paraId="0B4DDF82"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4.</w:t>
      </w:r>
      <w:r w:rsidRPr="0008219F">
        <w:rPr>
          <w:rFonts w:ascii="Arial" w:hAnsi="Arial" w:cs="Arial"/>
          <w:sz w:val="22"/>
          <w:lang w:val="en-US"/>
        </w:rPr>
        <w:tab/>
        <w:t xml:space="preserve">Lin S, Qi Q, Liu H, Deng X, Trees I, Yuan X, et al. The Joint Effects of Thunderstorms and Power Outages on Respiratory-Related Emergency Visits and Modifying and Mediating Factors of This Relationship. Environ Health Perspect. 2024 Jun;132(6):067002. </w:t>
      </w:r>
    </w:p>
    <w:p w14:paraId="45843766"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5.</w:t>
      </w:r>
      <w:r w:rsidRPr="0008219F">
        <w:rPr>
          <w:rFonts w:ascii="Arial" w:hAnsi="Arial" w:cs="Arial"/>
          <w:sz w:val="22"/>
          <w:lang w:val="en-US"/>
        </w:rPr>
        <w:tab/>
        <w:t xml:space="preserve">Dominianni C, Lane K, Johnson S, Ito K, Matte T. Health Impacts of Citywide and Localized Power Outages in New York City. Environ Health Perspect. 2018 Jun 15;126(6):067003. </w:t>
      </w:r>
    </w:p>
    <w:p w14:paraId="7C4E0E3B"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6.</w:t>
      </w:r>
      <w:r w:rsidRPr="0008219F">
        <w:rPr>
          <w:rFonts w:ascii="Arial" w:hAnsi="Arial" w:cs="Arial"/>
          <w:sz w:val="22"/>
          <w:lang w:val="en-US"/>
        </w:rPr>
        <w:tab/>
        <w:t xml:space="preserve">Anderson GB, Bell ML. Lights Out: Impact of the August 2003 Power Outage on Mortality in New York, NY. Epidemiology. 2012 Mar;23(2):189–93. </w:t>
      </w:r>
    </w:p>
    <w:p w14:paraId="5984E6E4"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7.</w:t>
      </w:r>
      <w:r w:rsidRPr="0008219F">
        <w:rPr>
          <w:rFonts w:ascii="Arial" w:hAnsi="Arial" w:cs="Arial"/>
          <w:sz w:val="22"/>
          <w:lang w:val="en-US"/>
        </w:rPr>
        <w:tab/>
        <w:t xml:space="preserve">Casey JA, Fukurai M, Hernández D, Balsari S, Kiang MV. Power Outages and Community Health: a Narrative Review. Curr Envir Health Rpt. 2020 Dec;7(4):371–83. </w:t>
      </w:r>
    </w:p>
    <w:p w14:paraId="5A9AA39A"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8.</w:t>
      </w:r>
      <w:r w:rsidRPr="0008219F">
        <w:rPr>
          <w:rFonts w:ascii="Arial" w:hAnsi="Arial" w:cs="Arial"/>
          <w:sz w:val="22"/>
          <w:lang w:val="en-US"/>
        </w:rPr>
        <w:tab/>
        <w:t xml:space="preserve">McBrien H, Mork D, Kioumourtzoglou MA, Casey JA. Assessing potential sources of bias in measuring power outage exposure with simulations. Under review at Environmental Health. </w:t>
      </w:r>
    </w:p>
    <w:p w14:paraId="79831E90"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9.</w:t>
      </w:r>
      <w:r w:rsidRPr="0008219F">
        <w:rPr>
          <w:rFonts w:ascii="Arial" w:hAnsi="Arial" w:cs="Arial"/>
          <w:sz w:val="22"/>
          <w:lang w:val="en-US"/>
        </w:rPr>
        <w:tab/>
        <w:t xml:space="preserve">Armstrong BG, Gasparrini A, Tobias A. Conditional Poisson models: a flexible alternative to conditional logistic case cross-over analysis. BMC Med Res Methodol. 2014 Dec;14(1):122. </w:t>
      </w:r>
    </w:p>
    <w:p w14:paraId="36386F6D"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10.</w:t>
      </w:r>
      <w:r w:rsidRPr="0008219F">
        <w:rPr>
          <w:rFonts w:ascii="Arial" w:hAnsi="Arial" w:cs="Arial"/>
          <w:sz w:val="22"/>
          <w:lang w:val="en-US"/>
        </w:rPr>
        <w:tab/>
        <w:t>U.S. Energy Information Administration. U.S. electricity customers experienced eight hours of power interruptions in 2020 [Internet]. 2021 [cited 2024 Dec 5]. Available from: https://www.eia.gov/todayinenergy/detail.php?id=50316#</w:t>
      </w:r>
    </w:p>
    <w:p w14:paraId="2E177ED7"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11.</w:t>
      </w:r>
      <w:r w:rsidRPr="0008219F">
        <w:rPr>
          <w:rFonts w:ascii="Arial" w:hAnsi="Arial" w:cs="Arial"/>
          <w:sz w:val="22"/>
          <w:lang w:val="en-US"/>
        </w:rPr>
        <w:tab/>
        <w:t>The US has more power outages than any other developed country. Here’s why. [Internet]. Popular Science; 2020 [cited 2024 Dec 5]. Available from: https://www.popsci.com/story/environment/why-us-lose-power-storms/</w:t>
      </w:r>
    </w:p>
    <w:p w14:paraId="5669DA91"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12.</w:t>
      </w:r>
      <w:r w:rsidRPr="0008219F">
        <w:rPr>
          <w:rFonts w:ascii="Arial" w:hAnsi="Arial" w:cs="Arial"/>
          <w:sz w:val="22"/>
          <w:lang w:val="en-US"/>
        </w:rPr>
        <w:tab/>
        <w:t>United States Environmental Protection Agency. Climate Change Impacts on Energy [Internet]. Available from: https://www.epa.gov/climateimpacts/climate-change-impacts-energy</w:t>
      </w:r>
    </w:p>
    <w:p w14:paraId="35F2CC0F"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13.</w:t>
      </w:r>
      <w:r w:rsidRPr="0008219F">
        <w:rPr>
          <w:rFonts w:ascii="Arial" w:hAnsi="Arial" w:cs="Arial"/>
          <w:sz w:val="22"/>
          <w:lang w:val="en-US"/>
        </w:rPr>
        <w:tab/>
        <w:t>Washington Post. Nation at risk of winter blackouts as power grid remains under strain [Internet]. Available from: https://www.washingtonpost.com/business/2023/11/08/power-grid-blackouts-texas/</w:t>
      </w:r>
    </w:p>
    <w:p w14:paraId="3E8B3E0E"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lastRenderedPageBreak/>
        <w:t>14.</w:t>
      </w:r>
      <w:r w:rsidRPr="0008219F">
        <w:rPr>
          <w:rFonts w:ascii="Arial" w:hAnsi="Arial" w:cs="Arial"/>
          <w:sz w:val="22"/>
          <w:lang w:val="en-US"/>
        </w:rPr>
        <w:tab/>
        <w:t xml:space="preserve">Mango M, Casey JA, Hernández D. Resilient Power: A home-based electricity generation and storage solution for the medically vulnerable during climate-induced power outages. Futures. 2021 Apr;128:102707. </w:t>
      </w:r>
    </w:p>
    <w:p w14:paraId="7ED87A6C"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15.</w:t>
      </w:r>
      <w:r w:rsidRPr="0008219F">
        <w:rPr>
          <w:rFonts w:ascii="Arial" w:hAnsi="Arial" w:cs="Arial"/>
          <w:sz w:val="22"/>
          <w:lang w:val="en-US"/>
        </w:rPr>
        <w:tab/>
        <w:t xml:space="preserve">Stone B, Mallen E, Rajput M, Gronlund CJ, Broadbent AM, Krayenhoff ES, et al. Compound Climate and Infrastructure Events: How Electrical Grid Failure Alters Heat Wave Risk. Environ Sci Technol. 2021 May 18;55(10):6957–64. </w:t>
      </w:r>
    </w:p>
    <w:p w14:paraId="51DD6B2F"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16.</w:t>
      </w:r>
      <w:r w:rsidRPr="0008219F">
        <w:rPr>
          <w:rFonts w:ascii="Arial" w:hAnsi="Arial" w:cs="Arial"/>
          <w:sz w:val="22"/>
          <w:lang w:val="en-US"/>
        </w:rPr>
        <w:tab/>
        <w:t xml:space="preserve">Nunes AR. General and specified vulnerability to extreme temperatures among older adults. International Journal of Environmental Health Research. 2020 Sep 2;30(5):515–32. </w:t>
      </w:r>
    </w:p>
    <w:p w14:paraId="3665BDC5"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17.</w:t>
      </w:r>
      <w:r w:rsidRPr="0008219F">
        <w:rPr>
          <w:rFonts w:ascii="Arial" w:hAnsi="Arial" w:cs="Arial"/>
          <w:sz w:val="22"/>
          <w:lang w:val="en-US"/>
        </w:rPr>
        <w:tab/>
        <w:t xml:space="preserve">Veronese N, Custodero C, Cella A, Demurtas J, Zora S, Maggi S, et al. Prevalence of multidimensional frailty and pre-frailty in older people in different settings: A systematic review and meta-analysis. Ageing Research Reviews. 2021 Dec;72:101498. </w:t>
      </w:r>
    </w:p>
    <w:p w14:paraId="782E0448"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18.</w:t>
      </w:r>
      <w:r w:rsidRPr="0008219F">
        <w:rPr>
          <w:rFonts w:ascii="Arial" w:hAnsi="Arial" w:cs="Arial"/>
          <w:sz w:val="22"/>
          <w:lang w:val="en-US"/>
        </w:rPr>
        <w:tab/>
        <w:t xml:space="preserve">Weiss CO, Boyd CM, Yu Q, Wolff JL, Leff B. Patterns of Prevalent Major Chronic Disease Among Older Adults in the United States. JAMA. 2007 Sep 12;298(10):1158. </w:t>
      </w:r>
    </w:p>
    <w:p w14:paraId="18673692"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19.</w:t>
      </w:r>
      <w:r w:rsidRPr="0008219F">
        <w:rPr>
          <w:rFonts w:ascii="Arial" w:hAnsi="Arial" w:cs="Arial"/>
          <w:sz w:val="22"/>
          <w:lang w:val="en-US"/>
        </w:rPr>
        <w:tab/>
        <w:t xml:space="preserve">Yazdanyar A, Newman AB. The Burden of Cardiovascular Disease in the Elderly: Morbidity, Mortality, and Costs. Clinics in Geriatric Medicine. 2009 Nov;25(4):563–77. </w:t>
      </w:r>
    </w:p>
    <w:p w14:paraId="4AA52E9E"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20.</w:t>
      </w:r>
      <w:r w:rsidRPr="0008219F">
        <w:rPr>
          <w:rFonts w:ascii="Arial" w:hAnsi="Arial" w:cs="Arial"/>
          <w:sz w:val="22"/>
          <w:lang w:val="en-US"/>
        </w:rPr>
        <w:tab/>
        <w:t xml:space="preserve">Dahlberg L, McKee KJ, Frank A, Naseer M. A systematic review of longitudinal risk factors for loneliness in older adults. Aging &amp; Mental Health. 2022 Feb 1;26(2):225–49. </w:t>
      </w:r>
    </w:p>
    <w:p w14:paraId="3DFA4A5A"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21.</w:t>
      </w:r>
      <w:r w:rsidRPr="0008219F">
        <w:rPr>
          <w:rFonts w:ascii="Arial" w:hAnsi="Arial" w:cs="Arial"/>
          <w:sz w:val="22"/>
          <w:lang w:val="en-US"/>
        </w:rPr>
        <w:tab/>
        <w:t xml:space="preserve">Hoang P, King JA, Moore S, Moore K, Reich K, Sidhu H, et al. Interventions Associated With Reduced Loneliness and Social Isolation in Older Adults: A Systematic Review and Meta-analysis. JAMA Netw Open. 2022 Oct 17;5(10):e2236676. </w:t>
      </w:r>
    </w:p>
    <w:p w14:paraId="46032833"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22.</w:t>
      </w:r>
      <w:r w:rsidRPr="0008219F">
        <w:rPr>
          <w:rFonts w:ascii="Arial" w:hAnsi="Arial" w:cs="Arial"/>
          <w:sz w:val="22"/>
          <w:lang w:val="en-US"/>
        </w:rPr>
        <w:tab/>
        <w:t>Oak Ridge National Laboratory. Oak Ridge National Laboratory, EAGLE-I Outage Data 2014-2022 [Internet]. [cited 2025 Jan 3]. Available from: https://smc-datachallenge.ornl.gov/eagle/</w:t>
      </w:r>
    </w:p>
    <w:p w14:paraId="022A0DA3"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23.</w:t>
      </w:r>
      <w:r w:rsidRPr="0008219F">
        <w:rPr>
          <w:rFonts w:ascii="Arial" w:hAnsi="Arial" w:cs="Arial"/>
          <w:sz w:val="22"/>
          <w:lang w:val="en-US"/>
        </w:rPr>
        <w:tab/>
        <w:t xml:space="preserve">Xiao J, Zhang W, Huang M, Lu Y, Lawrence WR, Lin Z, et al. Increased risk of multiple pregnancy complications following large-scale power outages during Hurricane Sandy in New York State. Science of The Total Environment. 2021 May;770:145359. </w:t>
      </w:r>
    </w:p>
    <w:p w14:paraId="2259E947"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24.</w:t>
      </w:r>
      <w:r w:rsidRPr="0008219F">
        <w:rPr>
          <w:rFonts w:ascii="Arial" w:hAnsi="Arial" w:cs="Arial"/>
          <w:sz w:val="22"/>
          <w:lang w:val="en-US"/>
        </w:rPr>
        <w:tab/>
        <w:t xml:space="preserve">Skarha J, Gordon L, Sakib N, June J, Jester DJ, Peterson LJ, et al. Association of Power Outage With Mortality and Hospitalizations Among Florida Nursing Home Residents After Hurricane Irma. JAMA Health Forum. 2021 Nov 24;2(11):e213900. </w:t>
      </w:r>
    </w:p>
    <w:p w14:paraId="6E571213"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25.</w:t>
      </w:r>
      <w:r w:rsidRPr="0008219F">
        <w:rPr>
          <w:rFonts w:ascii="Arial" w:hAnsi="Arial" w:cs="Arial"/>
          <w:sz w:val="22"/>
          <w:lang w:val="en-US"/>
        </w:rPr>
        <w:tab/>
        <w:t>Do V, Wilner LB, Flores NM, McBrien H, Northrop AJ, Casey JA. Spatiotemporal patterns of power outages co-occurring with individual and multiple severe weather events in the United States, 2018-2020 [Internet]. 2024 [cited 2025 Jan 4]. Available from: https://www.researchsquare.com/article/rs-4752336/v1</w:t>
      </w:r>
    </w:p>
    <w:p w14:paraId="1D5D461C"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26.</w:t>
      </w:r>
      <w:r w:rsidRPr="0008219F">
        <w:rPr>
          <w:rFonts w:ascii="Arial" w:hAnsi="Arial" w:cs="Arial"/>
          <w:sz w:val="22"/>
          <w:lang w:val="en-US"/>
        </w:rPr>
        <w:tab/>
        <w:t>PowerOutage.us [Internet]. Available from: https://poweroutage.us/</w:t>
      </w:r>
    </w:p>
    <w:p w14:paraId="1E576688"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27.</w:t>
      </w:r>
      <w:r w:rsidRPr="0008219F">
        <w:rPr>
          <w:rFonts w:ascii="Arial" w:hAnsi="Arial" w:cs="Arial"/>
          <w:sz w:val="22"/>
          <w:lang w:val="en-US"/>
        </w:rPr>
        <w:tab/>
        <w:t>U.S. Energy Information Administration Electricity Data [Internet]. [cited 2024 Jan 3]. U.S. Energy Information Administration Electricity Data. Available from: https://www.eia.gov/electricity/data.php</w:t>
      </w:r>
    </w:p>
    <w:p w14:paraId="1A053864"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lastRenderedPageBreak/>
        <w:t>28.</w:t>
      </w:r>
      <w:r w:rsidRPr="0008219F">
        <w:rPr>
          <w:rFonts w:ascii="Arial" w:hAnsi="Arial" w:cs="Arial"/>
          <w:sz w:val="22"/>
          <w:lang w:val="en-US"/>
        </w:rPr>
        <w:tab/>
        <w:t xml:space="preserve">Do V. The impact of power outages on cardiovascular hospitalizations among Medicare enrollees in New York State, 2017-2018. Under review at Epidemiology. </w:t>
      </w:r>
    </w:p>
    <w:p w14:paraId="555104A8"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29.</w:t>
      </w:r>
      <w:r w:rsidRPr="0008219F">
        <w:rPr>
          <w:rFonts w:ascii="Arial" w:hAnsi="Arial" w:cs="Arial"/>
          <w:sz w:val="22"/>
          <w:lang w:val="en-US"/>
        </w:rPr>
        <w:tab/>
        <w:t xml:space="preserve">Northrop AJ, Flores NM, Do V, Sheffield PE, Casey JA. Power outages and pediatric unintentional injury hospitalizations in New York State. Environmental Epidemiology. 2024 Feb;8(1):e287. </w:t>
      </w:r>
    </w:p>
    <w:p w14:paraId="202C80F1"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30.</w:t>
      </w:r>
      <w:r w:rsidRPr="0008219F">
        <w:rPr>
          <w:rFonts w:ascii="Arial" w:hAnsi="Arial" w:cs="Arial"/>
          <w:sz w:val="22"/>
          <w:lang w:val="en-US"/>
        </w:rPr>
        <w:tab/>
        <w:t xml:space="preserve">Gronlund CJ, Sullivan KP, Kefelegn Y, Cameron L, O’Neill MS. Climate change and temperature extremes: A review of heat- and cold-related morbidity and mortality concerns of municipalities. Maturitas. 2018 Aug;114:54–9. </w:t>
      </w:r>
    </w:p>
    <w:p w14:paraId="665B6435"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31.</w:t>
      </w:r>
      <w:r w:rsidRPr="0008219F">
        <w:rPr>
          <w:rFonts w:ascii="Arial" w:hAnsi="Arial" w:cs="Arial"/>
          <w:sz w:val="22"/>
          <w:lang w:val="en-US"/>
        </w:rPr>
        <w:tab/>
        <w:t xml:space="preserve">Tseng CM, Chen YT, Ou SM, Hsiao YH, Li SY, Wang SJ, et al. The Effect of Cold Temperature on Increased Exacerbation of Chronic Obstructive Pulmonary Disease: A Nationwide Study. Chaturvedi S, editor. PLoS ONE. 2013 Mar 15;8(3):e57066. </w:t>
      </w:r>
    </w:p>
    <w:p w14:paraId="5B202A1B"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32.</w:t>
      </w:r>
      <w:r w:rsidRPr="0008219F">
        <w:rPr>
          <w:rFonts w:ascii="Arial" w:hAnsi="Arial" w:cs="Arial"/>
          <w:sz w:val="22"/>
          <w:lang w:val="en-US"/>
        </w:rPr>
        <w:tab/>
        <w:t xml:space="preserve">Alahmad B, Khraishah H, Royé D, Vicedo-Cabrera AM, Guo Y, Papatheodorou SI, et al. Associations Between Extreme Temperatures and Cardiovascular Cause-Specific Mortality: Results From 27 Countries. Circulation. 2023 Jan 3;147(1):35–46. </w:t>
      </w:r>
    </w:p>
    <w:p w14:paraId="7BFC3A60"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33.</w:t>
      </w:r>
      <w:r w:rsidRPr="0008219F">
        <w:rPr>
          <w:rFonts w:ascii="Arial" w:hAnsi="Arial" w:cs="Arial"/>
          <w:sz w:val="22"/>
          <w:lang w:val="en-US"/>
        </w:rPr>
        <w:tab/>
        <w:t xml:space="preserve">Abatzoglou JT. Development of gridded surface meteorological data for ecological applications and modelling. Intl Journal of Climatology. 2013 Jan;33(1):121–31. </w:t>
      </w:r>
    </w:p>
    <w:p w14:paraId="16587CA6"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34.</w:t>
      </w:r>
      <w:r w:rsidRPr="0008219F">
        <w:rPr>
          <w:rFonts w:ascii="Arial" w:hAnsi="Arial" w:cs="Arial"/>
          <w:sz w:val="22"/>
          <w:lang w:val="en-US"/>
        </w:rPr>
        <w:tab/>
        <w:t xml:space="preserve">Salman HM, Pasupuleti J, Sabry AH. Review on Causes of Power Outages and Their Occurrence: Mitigation Strategies. Sustainability. 2023 Oct 18;15(20):15001. </w:t>
      </w:r>
    </w:p>
    <w:p w14:paraId="5BB2A4E0"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35.</w:t>
      </w:r>
      <w:r w:rsidRPr="0008219F">
        <w:rPr>
          <w:rFonts w:ascii="Arial" w:hAnsi="Arial" w:cs="Arial"/>
          <w:sz w:val="22"/>
          <w:lang w:val="en-US"/>
        </w:rPr>
        <w:tab/>
        <w:t xml:space="preserve">Deng X, Friedman S, Ryan I, Zhang W, Dong G, Rodriguez H, et al. The independent and synergistic impacts of power outages and floods on hospital admissions for multiple diseases. Science of The Total Environment. 2022 Jul;828:154305. </w:t>
      </w:r>
    </w:p>
    <w:p w14:paraId="6F6C0488" w14:textId="77777777" w:rsidR="0008219F" w:rsidRPr="0008219F" w:rsidRDefault="0008219F" w:rsidP="0008219F">
      <w:pPr>
        <w:pStyle w:val="Bibliography"/>
        <w:rPr>
          <w:rFonts w:ascii="Arial" w:hAnsi="Arial" w:cs="Arial"/>
          <w:sz w:val="22"/>
          <w:lang w:val="en-US"/>
        </w:rPr>
      </w:pPr>
      <w:r w:rsidRPr="0008219F">
        <w:rPr>
          <w:rFonts w:ascii="Arial" w:hAnsi="Arial" w:cs="Arial"/>
          <w:sz w:val="22"/>
          <w:lang w:val="en-US"/>
        </w:rPr>
        <w:t>36.</w:t>
      </w:r>
      <w:r w:rsidRPr="0008219F">
        <w:rPr>
          <w:rFonts w:ascii="Arial" w:hAnsi="Arial" w:cs="Arial"/>
          <w:sz w:val="22"/>
          <w:lang w:val="en-US"/>
        </w:rPr>
        <w:tab/>
        <w:t>Klinger C, Landeg O, Murray V. Power Outages, Extreme Events and Health: a Systematic Review of the Literature from 2011-2012. PLOS Currents [Internet]. 2014 Jan 2; Available from: https://pmc.ncbi.nlm.nih.gov/articles/PMC3879211/</w:t>
      </w:r>
    </w:p>
    <w:p w14:paraId="22D588A5" w14:textId="59CE7D7B" w:rsidR="00603693" w:rsidRPr="00FA5EC1" w:rsidRDefault="00A93F0B" w:rsidP="00271271">
      <w:pPr>
        <w:rPr>
          <w:rFonts w:ascii="Arial" w:hAnsi="Arial" w:cs="Arial"/>
          <w:b/>
          <w:bCs/>
          <w:sz w:val="22"/>
          <w:szCs w:val="22"/>
        </w:rPr>
      </w:pPr>
      <w:r w:rsidRPr="00FA5EC1">
        <w:rPr>
          <w:rFonts w:ascii="Arial" w:hAnsi="Arial" w:cs="Arial"/>
          <w:b/>
          <w:bCs/>
          <w:sz w:val="22"/>
          <w:szCs w:val="22"/>
        </w:rPr>
        <w:fldChar w:fldCharType="end"/>
      </w:r>
    </w:p>
    <w:sectPr w:rsidR="00603693" w:rsidRPr="00FA5EC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an Casey" w:date="2025-01-07T08:56:00Z" w:initials="JAC">
    <w:p w14:paraId="0838AC42" w14:textId="77777777" w:rsidR="00C70CF6" w:rsidRDefault="00C70CF6" w:rsidP="00C70CF6">
      <w:r>
        <w:rPr>
          <w:rStyle w:val="CommentReference"/>
        </w:rPr>
        <w:annotationRef/>
      </w:r>
      <w:r>
        <w:rPr>
          <w:color w:val="000000"/>
          <w:sz w:val="20"/>
          <w:szCs w:val="20"/>
        </w:rPr>
        <w:t>No citations in abstract, please remove.</w:t>
      </w:r>
    </w:p>
  </w:comment>
  <w:comment w:id="1" w:author="Heather M" w:date="2025-01-08T14:15:00Z" w:initials="HM">
    <w:p w14:paraId="22D0B049" w14:textId="401EFA8B" w:rsidR="00427FBC" w:rsidRDefault="00427FBC">
      <w:pPr>
        <w:pStyle w:val="CommentText"/>
      </w:pPr>
      <w:r>
        <w:rPr>
          <w:rStyle w:val="CommentReference"/>
        </w:rPr>
        <w:annotationRef/>
      </w:r>
      <w:r>
        <w:t xml:space="preserve">Unfortunately PNAS wants this and asked for it.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39"/>
          </mc:Choice>
          <mc:Fallback>
            <w:t>☹</w:t>
          </mc:Fallback>
        </mc:AlternateContent>
      </w:r>
      <w:r>
        <w:t xml:space="preserve"> </w:t>
      </w:r>
    </w:p>
  </w:comment>
  <w:comment w:id="2" w:author="Joan Casey" w:date="2025-01-07T10:59:00Z" w:initials="JAC">
    <w:p w14:paraId="6F5C57E5" w14:textId="77777777" w:rsidR="00F50165" w:rsidRDefault="00F50165" w:rsidP="00F50165">
      <w:r>
        <w:rPr>
          <w:rStyle w:val="CommentReference"/>
        </w:rPr>
        <w:annotationRef/>
      </w:r>
      <w:r>
        <w:rPr>
          <w:color w:val="000000"/>
          <w:sz w:val="20"/>
          <w:szCs w:val="20"/>
        </w:rPr>
        <w:t>we could cut all of this from the introduction if we want. ok for now but let’s see what co-authors think. it’s a bit clunky and it would be nicer for hte intro to be closer to 400 rather than 500 words.</w:t>
      </w:r>
    </w:p>
  </w:comment>
  <w:comment w:id="3" w:author="Heather M" w:date="2025-01-08T14:29:00Z" w:initials="HM">
    <w:p w14:paraId="3BFCD772" w14:textId="4DCD0AE8" w:rsidR="00391794" w:rsidRDefault="00391794">
      <w:pPr>
        <w:pStyle w:val="CommentText"/>
      </w:pPr>
      <w:r>
        <w:rPr>
          <w:rStyle w:val="CommentReference"/>
        </w:rPr>
        <w:annotationRef/>
      </w:r>
      <w:r>
        <w:t xml:space="preserve">I’m tempted to cut it now, and just merge the sentence ending with available with the first sentence of the following paragraph, but leaving here for coauthors. </w:t>
      </w:r>
    </w:p>
  </w:comment>
  <w:comment w:id="4" w:author="Joan Casey" w:date="2025-01-07T12:51:00Z" w:initials="JAC">
    <w:p w14:paraId="054A60A8" w14:textId="77777777" w:rsidR="00190EB5" w:rsidRDefault="00190EB5" w:rsidP="00190EB5">
      <w:r>
        <w:rPr>
          <w:rStyle w:val="CommentReference"/>
        </w:rPr>
        <w:annotationRef/>
      </w:r>
      <w:r>
        <w:rPr>
          <w:color w:val="000000"/>
          <w:sz w:val="20"/>
          <w:szCs w:val="20"/>
        </w:rPr>
        <w:t xml:space="preserve">For PNAS this goes last, after discussion: </w:t>
      </w:r>
      <w:hyperlink r:id="rId1" w:anchor="initial-submissions" w:history="1">
        <w:r w:rsidRPr="001B24B5">
          <w:rPr>
            <w:rStyle w:val="Hyperlink"/>
            <w:sz w:val="20"/>
            <w:szCs w:val="20"/>
          </w:rPr>
          <w:t>https://www.pnas.org/author-center/submitting-your-manuscript#initial-submissions</w:t>
        </w:r>
      </w:hyperlink>
    </w:p>
    <w:p w14:paraId="116AB50C" w14:textId="77777777" w:rsidR="00190EB5" w:rsidRDefault="00190EB5" w:rsidP="00190EB5"/>
    <w:p w14:paraId="4BACA911" w14:textId="77777777" w:rsidR="00190EB5" w:rsidRDefault="00190EB5" w:rsidP="00190EB5">
      <w:r>
        <w:rPr>
          <w:color w:val="000000"/>
          <w:sz w:val="20"/>
          <w:szCs w:val="20"/>
        </w:rPr>
        <w:t>Please review the guidelines and make sure you have everything else that you need.</w:t>
      </w:r>
    </w:p>
  </w:comment>
  <w:comment w:id="5" w:author="Joan Casey" w:date="2025-01-07T11:00:00Z" w:initials="JAC">
    <w:p w14:paraId="56DEAE9C" w14:textId="15AE63AD" w:rsidR="00F50165" w:rsidRDefault="00F50165" w:rsidP="00F50165">
      <w:r>
        <w:rPr>
          <w:rStyle w:val="CommentReference"/>
        </w:rPr>
        <w:annotationRef/>
      </w:r>
      <w:r>
        <w:rPr>
          <w:color w:val="000000"/>
          <w:sz w:val="20"/>
          <w:szCs w:val="20"/>
        </w:rPr>
        <w:t>let’s just use same word forever</w:t>
      </w:r>
    </w:p>
  </w:comment>
  <w:comment w:id="6" w:author="Heather M" w:date="2025-01-08T14:30:00Z" w:initials="HM">
    <w:p w14:paraId="4314BD79" w14:textId="721151EE" w:rsidR="00FB7A53" w:rsidRDefault="00FB7A53">
      <w:pPr>
        <w:pStyle w:val="CommentText"/>
      </w:pPr>
      <w:r>
        <w:rPr>
          <w:rStyle w:val="CommentReference"/>
        </w:rPr>
        <w:annotationRef/>
      </w:r>
      <w:r>
        <w:t xml:space="preserve">love this </w:t>
      </w:r>
      <w:r w:rsidR="006307F4">
        <w:t>thank you</w:t>
      </w:r>
    </w:p>
  </w:comment>
  <w:comment w:id="8" w:author="Joan Casey" w:date="2025-01-07T19:45:00Z" w:initials="JAC">
    <w:p w14:paraId="1FA5106F" w14:textId="77777777" w:rsidR="00BF0E05" w:rsidRDefault="00BF0E05" w:rsidP="00BF0E05">
      <w:r>
        <w:rPr>
          <w:rStyle w:val="CommentReference"/>
        </w:rPr>
        <w:annotationRef/>
      </w:r>
      <w:r>
        <w:rPr>
          <w:color w:val="000000"/>
          <w:sz w:val="20"/>
          <w:szCs w:val="20"/>
        </w:rPr>
        <w:t>is this right?</w:t>
      </w:r>
    </w:p>
  </w:comment>
  <w:comment w:id="7" w:author="Heather M" w:date="2025-01-08T14:32:00Z" w:initials="HM">
    <w:p w14:paraId="1B374B76" w14:textId="53B41D19" w:rsidR="0036258C" w:rsidRDefault="00BC43FB">
      <w:pPr>
        <w:pStyle w:val="CommentText"/>
      </w:pPr>
      <w:r>
        <w:t xml:space="preserve">Joan had written that we excluded I10s. </w:t>
      </w:r>
      <w:r w:rsidR="00AC5914">
        <w:t xml:space="preserve">This is no longer correct - </w:t>
      </w:r>
      <w:r w:rsidR="0036258C">
        <w:rPr>
          <w:rStyle w:val="CommentReference"/>
        </w:rPr>
        <w:annotationRef/>
      </w:r>
      <w:r w:rsidR="0036258C">
        <w:t xml:space="preserve">I redid the analyses </w:t>
      </w:r>
      <w:r w:rsidR="00B6057E">
        <w:t xml:space="preserve">to </w:t>
      </w:r>
      <w:r w:rsidR="0036258C">
        <w:t>includ</w:t>
      </w:r>
      <w:r w:rsidR="00B6057E">
        <w:t xml:space="preserve">e </w:t>
      </w:r>
      <w:r w:rsidR="0036258C">
        <w:t xml:space="preserve">hypertension bc the sensitivity analyses showed that there was no difference </w:t>
      </w:r>
      <w:r w:rsidR="00F45D44">
        <w:t xml:space="preserve">when including/excluding hyp </w:t>
      </w:r>
      <w:r w:rsidR="0036258C">
        <w:t>and I wanted to simplify the paper overall.</w:t>
      </w:r>
      <w:r w:rsidR="00CA6E3D">
        <w:t xml:space="preserve"> So</w:t>
      </w:r>
      <w:r w:rsidR="00923A82">
        <w:t xml:space="preserve"> update:</w:t>
      </w:r>
      <w:r w:rsidR="00CA6E3D">
        <w:t xml:space="preserve"> we did not exclude hypertension and we did not do a hypertension sensitivity analysis</w:t>
      </w:r>
      <w:r w:rsidR="00FF7811">
        <w:t>, we just included all codes</w:t>
      </w:r>
      <w:r w:rsidR="002371E7">
        <w:t xml:space="preserve"> for CVD</w:t>
      </w:r>
      <w:r w:rsidR="00CA6E3D">
        <w:t xml:space="preserve"> </w:t>
      </w:r>
      <w:r w:rsidR="0036258C">
        <w:t xml:space="preserve"> </w:t>
      </w:r>
    </w:p>
  </w:comment>
  <w:comment w:id="9" w:author="Heather M" w:date="2024-12-12T20:04:00Z" w:initials="HM">
    <w:p w14:paraId="2CC33CF2" w14:textId="6EB7BE3E" w:rsidR="006D4868" w:rsidRDefault="006D4868">
      <w:pPr>
        <w:pStyle w:val="CommentText"/>
      </w:pPr>
      <w:r>
        <w:rPr>
          <w:rStyle w:val="CommentReference"/>
        </w:rPr>
        <w:annotationRef/>
      </w:r>
      <w:r>
        <w:t xml:space="preserve">Is this </w:t>
      </w:r>
      <w:r w:rsidR="00D910DA">
        <w:t xml:space="preserve">considered </w:t>
      </w:r>
      <w:r>
        <w:t>interpolation</w:t>
      </w:r>
      <w:r w:rsidR="00D910DA">
        <w:t xml:space="preserve"> technically</w:t>
      </w:r>
      <w:r>
        <w:t>? Marianthi help?</w:t>
      </w:r>
    </w:p>
  </w:comment>
  <w:comment w:id="10" w:author="Joan Casey" w:date="2025-01-07T13:01:00Z" w:initials="JAC">
    <w:p w14:paraId="320E537B" w14:textId="77777777" w:rsidR="00531AA0" w:rsidRDefault="00531AA0" w:rsidP="00531AA0">
      <w:r>
        <w:rPr>
          <w:rStyle w:val="CommentReference"/>
        </w:rPr>
        <w:annotationRef/>
      </w:r>
      <w:r>
        <w:rPr>
          <w:color w:val="000000"/>
          <w:sz w:val="20"/>
          <w:szCs w:val="20"/>
        </w:rPr>
        <w:t>tehse seem like results?</w:t>
      </w:r>
    </w:p>
  </w:comment>
  <w:comment w:id="11" w:author="Joan Casey" w:date="2025-01-07T13:47:00Z" w:initials="JAC">
    <w:p w14:paraId="362A4407" w14:textId="77777777" w:rsidR="00D93CE7" w:rsidRDefault="00D93CE7" w:rsidP="00D93CE7">
      <w:r>
        <w:rPr>
          <w:rStyle w:val="CommentReference"/>
        </w:rPr>
        <w:annotationRef/>
      </w:r>
      <w:r>
        <w:rPr>
          <w:color w:val="000000"/>
          <w:sz w:val="20"/>
          <w:szCs w:val="20"/>
        </w:rPr>
        <w:t>need citation</w:t>
      </w:r>
    </w:p>
  </w:comment>
  <w:comment w:id="12" w:author="Heather M" w:date="2025-01-08T14:37:00Z" w:initials="HM">
    <w:p w14:paraId="70F42A00" w14:textId="26F0F48B" w:rsidR="003E7012" w:rsidRDefault="003E7012">
      <w:pPr>
        <w:pStyle w:val="CommentText"/>
      </w:pPr>
      <w:r>
        <w:rPr>
          <w:rStyle w:val="CommentReference"/>
        </w:rPr>
        <w:annotationRef/>
      </w:r>
      <w:r>
        <w:t>there is none unfortunately</w:t>
      </w:r>
      <w:r w:rsidR="006B72A4">
        <w:t xml:space="preserve">. </w:t>
      </w:r>
      <w:r w:rsidR="00EB68ED">
        <w:t>Can self-cite your community study but that doesn’t really show this</w:t>
      </w:r>
    </w:p>
  </w:comment>
  <w:comment w:id="13" w:author="Joan Casey" w:date="2025-01-07T13:50:00Z" w:initials="JAC">
    <w:p w14:paraId="014A3447" w14:textId="77777777" w:rsidR="00D93CE7" w:rsidRDefault="00D93CE7" w:rsidP="00D93CE7">
      <w:r>
        <w:rPr>
          <w:rStyle w:val="CommentReference"/>
        </w:rPr>
        <w:annotationRef/>
      </w:r>
      <w:r>
        <w:rPr>
          <w:color w:val="000000"/>
          <w:sz w:val="20"/>
          <w:szCs w:val="20"/>
        </w:rPr>
        <w:t>not sure on point of this sentence. can you link it in better to the prior one? does this help justify 8+ hours or…?</w:t>
      </w:r>
    </w:p>
  </w:comment>
  <w:comment w:id="14" w:author="Heather M" w:date="2025-01-08T14:36:00Z" w:initials="HM">
    <w:p w14:paraId="349243A2" w14:textId="135815B4" w:rsidR="00AC2152" w:rsidRDefault="00AC2152">
      <w:pPr>
        <w:pStyle w:val="CommentText"/>
      </w:pPr>
      <w:r>
        <w:rPr>
          <w:rStyle w:val="CommentReference"/>
        </w:rPr>
        <w:annotationRef/>
      </w:r>
      <w:r>
        <w:t xml:space="preserve">It was meant to lol. Not sure how to improve we should discuss </w:t>
      </w:r>
    </w:p>
  </w:comment>
  <w:comment w:id="15" w:author="Heather M" w:date="2024-12-18T20:50:00Z" w:initials="HM">
    <w:p w14:paraId="36EC5573" w14:textId="29DF1851" w:rsidR="007725D2" w:rsidRDefault="007725D2">
      <w:pPr>
        <w:pStyle w:val="CommentText"/>
      </w:pPr>
      <w:r>
        <w:rPr>
          <w:rStyle w:val="CommentReference"/>
        </w:rPr>
        <w:annotationRef/>
      </w:r>
      <w:r>
        <w:t>May need to refine this section to agree with the discussion</w:t>
      </w:r>
    </w:p>
  </w:comment>
  <w:comment w:id="16" w:author="Joan Casey" w:date="2025-01-07T13:54:00Z" w:initials="JAC">
    <w:p w14:paraId="51DB4403" w14:textId="77777777" w:rsidR="00DB56DE" w:rsidRDefault="00DB56DE" w:rsidP="00DB56DE">
      <w:r>
        <w:rPr>
          <w:rStyle w:val="CommentReference"/>
        </w:rPr>
        <w:annotationRef/>
      </w:r>
      <w:r>
        <w:rPr>
          <w:color w:val="000000"/>
          <w:sz w:val="20"/>
          <w:szCs w:val="20"/>
        </w:rPr>
        <w:t>i think you can delete this</w:t>
      </w:r>
    </w:p>
  </w:comment>
  <w:comment w:id="17" w:author="Heather M" w:date="2025-01-08T14:38:00Z" w:initials="HM">
    <w:p w14:paraId="111171CB" w14:textId="0A085124" w:rsidR="00833B0D" w:rsidRDefault="00833B0D">
      <w:pPr>
        <w:pStyle w:val="CommentText"/>
      </w:pPr>
      <w:r>
        <w:rPr>
          <w:rStyle w:val="CommentReference"/>
        </w:rPr>
        <w:annotationRef/>
      </w:r>
      <w:r>
        <w:t>Marianthi wanted me to comment on how these are ‘some level of large power outage exposure’ Marianthi does this adequately reflect what you wanted me to say? Joan and Marianthi discuss?</w:t>
      </w:r>
    </w:p>
  </w:comment>
  <w:comment w:id="19" w:author="Joan Casey" w:date="2025-01-07T19:36:00Z" w:initials="JAC">
    <w:p w14:paraId="1F2F53B5" w14:textId="77777777" w:rsidR="00DF6D1C" w:rsidRDefault="00DF6D1C" w:rsidP="00DF6D1C">
      <w:r>
        <w:rPr>
          <w:rStyle w:val="CommentReference"/>
        </w:rPr>
        <w:annotationRef/>
      </w:r>
      <w:r>
        <w:rPr>
          <w:color w:val="000000"/>
          <w:sz w:val="20"/>
          <w:szCs w:val="20"/>
        </w:rPr>
        <w:t>cite</w:t>
      </w:r>
    </w:p>
  </w:comment>
  <w:comment w:id="26" w:author="Joan Casey" w:date="2025-01-07T19:39:00Z" w:initials="JAC">
    <w:p w14:paraId="60A0CCC9" w14:textId="77777777" w:rsidR="00DF6D1C" w:rsidRDefault="00DF6D1C" w:rsidP="00DF6D1C">
      <w:r>
        <w:rPr>
          <w:rStyle w:val="CommentReference"/>
        </w:rPr>
        <w:annotationRef/>
      </w:r>
      <w:r>
        <w:rPr>
          <w:color w:val="000000"/>
          <w:sz w:val="20"/>
          <w:szCs w:val="20"/>
        </w:rPr>
        <w:t>cite?</w:t>
      </w:r>
    </w:p>
  </w:comment>
  <w:comment w:id="43" w:author="Joan Casey" w:date="2025-01-07T19:43:00Z" w:initials="JAC">
    <w:p w14:paraId="0B9D4746" w14:textId="77777777" w:rsidR="00BF0E05" w:rsidRDefault="00BF0E05" w:rsidP="00BF0E05">
      <w:r>
        <w:rPr>
          <w:rStyle w:val="CommentReference"/>
        </w:rPr>
        <w:annotationRef/>
      </w:r>
      <w:r>
        <w:rPr>
          <w:color w:val="000000"/>
          <w:sz w:val="20"/>
          <w:szCs w:val="20"/>
        </w:rPr>
        <w:t>cite</w:t>
      </w:r>
    </w:p>
  </w:comment>
  <w:comment w:id="53" w:author="Joan Casey" w:date="2025-01-07T19:44:00Z" w:initials="JAC">
    <w:p w14:paraId="5269F674" w14:textId="77777777" w:rsidR="00BF0E05" w:rsidRDefault="00BF0E05" w:rsidP="00BF0E05">
      <w:r>
        <w:rPr>
          <w:rStyle w:val="CommentReference"/>
        </w:rPr>
        <w:annotationRef/>
      </w:r>
      <w:r>
        <w:rPr>
          <w:color w:val="000000"/>
          <w:sz w:val="20"/>
          <w:szCs w:val="20"/>
        </w:rPr>
        <w:t>need to describe analyses that include hypertension?</w:t>
      </w:r>
    </w:p>
    <w:p w14:paraId="46209556" w14:textId="77777777" w:rsidR="00BF0E05" w:rsidRDefault="00BF0E05" w:rsidP="00BF0E05"/>
    <w:p w14:paraId="15ABC067" w14:textId="77777777" w:rsidR="00BF0E05" w:rsidRDefault="00BF0E05" w:rsidP="00BF0E05">
      <w:r>
        <w:rPr>
          <w:color w:val="000000"/>
          <w:sz w:val="20"/>
          <w:szCs w:val="20"/>
        </w:rPr>
        <w:t>also the main methods don’t tlak about excluding hypertension or why.</w:t>
      </w:r>
    </w:p>
  </w:comment>
  <w:comment w:id="58" w:author="Joan Casey" w:date="2025-01-07T13:44:00Z" w:initials="JAC">
    <w:p w14:paraId="1598086C" w14:textId="77777777" w:rsidR="00CC520E" w:rsidRDefault="00CC520E" w:rsidP="00CC520E">
      <w:r>
        <w:rPr>
          <w:rStyle w:val="CommentReference"/>
        </w:rPr>
        <w:annotationRef/>
      </w:r>
      <w:r>
        <w:rPr>
          <w:color w:val="000000"/>
          <w:sz w:val="20"/>
          <w:szCs w:val="20"/>
        </w:rPr>
        <w:t>is this right?</w:t>
      </w:r>
    </w:p>
  </w:comment>
  <w:comment w:id="81" w:author="Joan Casey" w:date="2025-01-07T19:59:00Z" w:initials="JAC">
    <w:p w14:paraId="6F72BC79" w14:textId="77777777" w:rsidR="00CC520E" w:rsidRDefault="00CC520E" w:rsidP="00CC520E">
      <w:r>
        <w:rPr>
          <w:rStyle w:val="CommentReference"/>
        </w:rPr>
        <w:annotationRef/>
      </w:r>
      <w:r>
        <w:rPr>
          <w:color w:val="000000"/>
          <w:sz w:val="20"/>
          <w:szCs w:val="20"/>
        </w:rPr>
        <w:t>need to add description of spatial distribution and cite the maps</w:t>
      </w:r>
    </w:p>
  </w:comment>
  <w:comment w:id="104" w:author="Joan Casey" w:date="2025-01-07T20:10:00Z" w:initials="JAC">
    <w:p w14:paraId="30BFF43C" w14:textId="77777777" w:rsidR="00F40601" w:rsidRDefault="00F40601" w:rsidP="00F40601">
      <w:r>
        <w:rPr>
          <w:rStyle w:val="CommentReference"/>
        </w:rPr>
        <w:annotationRef/>
      </w:r>
      <w:r>
        <w:rPr>
          <w:color w:val="000000"/>
          <w:sz w:val="20"/>
          <w:szCs w:val="20"/>
        </w:rPr>
        <w:t>is this a sensitivty or secondary analysis?</w:t>
      </w:r>
    </w:p>
  </w:comment>
  <w:comment w:id="120" w:author="Heather M" w:date="2025-01-04T16:58:00Z" w:initials="HM">
    <w:p w14:paraId="2DA92ABE" w14:textId="34F9FD1A" w:rsidR="00054D0A" w:rsidRDefault="00054D0A">
      <w:pPr>
        <w:pStyle w:val="CommentText"/>
      </w:pPr>
      <w:r>
        <w:rPr>
          <w:rStyle w:val="CommentReference"/>
        </w:rPr>
        <w:annotationRef/>
      </w:r>
      <w:r>
        <w:t xml:space="preserve">Can someone check this to make sure it makes sense? I’m pretty sure it’s right but a ridiculousness check would be good. </w:t>
      </w:r>
    </w:p>
  </w:comment>
  <w:comment w:id="122" w:author="Joan Casey" w:date="2025-01-07T20:13:00Z" w:initials="JAC">
    <w:p w14:paraId="7D802658" w14:textId="77777777" w:rsidR="00F40601" w:rsidRDefault="00F40601" w:rsidP="00F40601">
      <w:r>
        <w:rPr>
          <w:rStyle w:val="CommentReference"/>
        </w:rPr>
        <w:annotationRef/>
      </w:r>
      <w:r>
        <w:rPr>
          <w:color w:val="000000"/>
          <w:sz w:val="20"/>
          <w:szCs w:val="20"/>
        </w:rPr>
        <w:t>you need to specify 95% for all CI. You can calculate literally any CI you want right? So this could be a 67% CI.</w:t>
      </w:r>
    </w:p>
  </w:comment>
  <w:comment w:id="131" w:author="Joan Casey" w:date="2025-01-07T20:16:00Z" w:initials="JAC">
    <w:p w14:paraId="2E1B04D1" w14:textId="77777777" w:rsidR="00F40601" w:rsidRDefault="00F40601" w:rsidP="00F40601">
      <w:r>
        <w:rPr>
          <w:rStyle w:val="CommentReference"/>
        </w:rPr>
        <w:annotationRef/>
      </w:r>
      <w:r>
        <w:rPr>
          <w:color w:val="000000"/>
          <w:sz w:val="20"/>
          <w:szCs w:val="20"/>
        </w:rPr>
        <w:t>you go into more detail for CVD on these 3 adn 5% models. Why not talk about how they remain elevated through 2 days after? why only focus on same-day?</w:t>
      </w:r>
    </w:p>
  </w:comment>
  <w:comment w:id="142" w:author="Heather M" w:date="2025-01-04T16:59:00Z" w:initials="HM">
    <w:p w14:paraId="0CE49356" w14:textId="4C33DD87" w:rsidR="00054D0A" w:rsidRDefault="00054D0A">
      <w:pPr>
        <w:pStyle w:val="CommentText"/>
      </w:pPr>
      <w:r>
        <w:rPr>
          <w:rStyle w:val="CommentReference"/>
        </w:rPr>
        <w:annotationRef/>
      </w:r>
      <w:r>
        <w:t xml:space="preserve">Same here please check! </w:t>
      </w:r>
    </w:p>
  </w:comment>
  <w:comment w:id="157" w:author="Joan Casey" w:date="2025-01-08T10:05:00Z" w:initials="JAC">
    <w:p w14:paraId="12D98BF5" w14:textId="77777777" w:rsidR="00DE7EB2" w:rsidRDefault="00DE7EB2" w:rsidP="00DE7EB2">
      <w:r>
        <w:rPr>
          <w:rStyle w:val="CommentReference"/>
        </w:rPr>
        <w:annotationRef/>
      </w:r>
      <w:r>
        <w:rPr>
          <w:color w:val="000000"/>
          <w:sz w:val="20"/>
          <w:szCs w:val="20"/>
        </w:rPr>
        <w:t>I feel like it’s weird to use decimal places to describe hte outage count. you can’t have 7.3 outages, you either hvae seven or eight</w:t>
      </w:r>
    </w:p>
  </w:comment>
  <w:comment w:id="203" w:author="Joan Casey" w:date="2025-01-08T10:10:00Z" w:initials="JAC">
    <w:p w14:paraId="2EFA854E" w14:textId="77777777" w:rsidR="00DE7EB2" w:rsidRDefault="00DE7EB2" w:rsidP="00DE7EB2">
      <w:r>
        <w:rPr>
          <w:rStyle w:val="CommentReference"/>
        </w:rPr>
        <w:annotationRef/>
      </w:r>
      <w:r>
        <w:rPr>
          <w:color w:val="000000"/>
          <w:sz w:val="20"/>
          <w:szCs w:val="20"/>
        </w:rPr>
        <w:t>i think important to add this. it can also reduce communication (e.g., cell phone dies)</w:t>
      </w:r>
    </w:p>
  </w:comment>
  <w:comment w:id="226" w:author="Joan Casey" w:date="2025-01-08T10:15:00Z" w:initials="JAC">
    <w:p w14:paraId="6614D07E" w14:textId="77777777" w:rsidR="009D7FAE" w:rsidRDefault="009D7FAE" w:rsidP="009D7FAE">
      <w:r>
        <w:rPr>
          <w:rStyle w:val="CommentReference"/>
        </w:rPr>
        <w:annotationRef/>
      </w:r>
      <w:r>
        <w:rPr>
          <w:color w:val="000000"/>
          <w:sz w:val="20"/>
          <w:szCs w:val="20"/>
        </w:rPr>
        <w:t>this is just one aspect of studying these together. i think you should just delete this sentence as it’s sort of random and a bit speculative?</w:t>
      </w:r>
    </w:p>
  </w:comment>
  <w:comment w:id="251" w:author="Joan Casey" w:date="2025-01-08T10:18:00Z" w:initials="JAC">
    <w:p w14:paraId="006F990B" w14:textId="77777777" w:rsidR="009D7FAE" w:rsidRDefault="009D7FAE" w:rsidP="009D7FAE">
      <w:r>
        <w:rPr>
          <w:rStyle w:val="CommentReference"/>
        </w:rPr>
        <w:annotationRef/>
      </w:r>
      <w:r>
        <w:rPr>
          <w:color w:val="000000"/>
          <w:sz w:val="20"/>
          <w:szCs w:val="20"/>
        </w:rPr>
        <w:t>cite</w:t>
      </w:r>
    </w:p>
  </w:comment>
  <w:comment w:id="303" w:author="Joan Casey" w:date="2025-01-08T10:24:00Z" w:initials="JAC">
    <w:p w14:paraId="6F464EC2" w14:textId="77777777" w:rsidR="009D7FAE" w:rsidRDefault="009D7FAE" w:rsidP="009D7FAE">
      <w:r>
        <w:rPr>
          <w:rStyle w:val="CommentReference"/>
        </w:rPr>
        <w:annotationRef/>
      </w:r>
      <w:r>
        <w:rPr>
          <w:color w:val="000000"/>
          <w:sz w:val="20"/>
          <w:szCs w:val="20"/>
        </w:rPr>
        <w:t>need to cite something here</w:t>
      </w:r>
    </w:p>
  </w:comment>
  <w:comment w:id="340" w:author="Joan Casey" w:date="2025-01-08T10:38:00Z" w:initials="JAC">
    <w:p w14:paraId="614C555E" w14:textId="77777777" w:rsidR="009059CE" w:rsidRDefault="009059CE" w:rsidP="009059CE">
      <w:r>
        <w:rPr>
          <w:rStyle w:val="CommentReference"/>
        </w:rPr>
        <w:annotationRef/>
      </w:r>
      <w:r>
        <w:rPr>
          <w:color w:val="000000"/>
          <w:sz w:val="20"/>
          <w:szCs w:val="20"/>
        </w:rPr>
        <w:t>cite: Xu J, Qiang Y, Cai H, Zou L. Power outage and environmental justice in Winter Storm Uri: an analytical workflow based on nighttime light remote sensing. International Journal of Digital Earth. 2023 Oct 2;16(1):2259-78.</w:t>
      </w:r>
    </w:p>
    <w:p w14:paraId="4873E7C4" w14:textId="77777777" w:rsidR="009059CE" w:rsidRDefault="009059CE" w:rsidP="009059CE"/>
    <w:p w14:paraId="446024BA" w14:textId="77777777" w:rsidR="009059CE" w:rsidRDefault="009059CE" w:rsidP="009059CE">
      <w:r>
        <w:rPr>
          <w:color w:val="000000"/>
          <w:sz w:val="20"/>
          <w:szCs w:val="20"/>
        </w:rPr>
        <w:t>Shah Z, Klugman N, Cadamuro G, Hsu FC, Elvidge CD, Taneja J. The electricity scene from above: Exploring power grid inconsistencies using satellite data in Accra, Ghana. Applied Energy. 2022 Aug 1;319:119237.</w:t>
      </w:r>
    </w:p>
  </w:comment>
  <w:comment w:id="357" w:author="Joan Casey" w:date="2025-01-08T10:42:00Z" w:initials="JAC">
    <w:p w14:paraId="4B14AE82" w14:textId="77777777" w:rsidR="00AB5E0D" w:rsidRDefault="00AB5E0D" w:rsidP="00AB5E0D">
      <w:r>
        <w:rPr>
          <w:rStyle w:val="CommentReference"/>
        </w:rPr>
        <w:annotationRef/>
      </w:r>
      <w:r>
        <w:rPr>
          <w:color w:val="000000"/>
          <w:sz w:val="20"/>
          <w:szCs w:val="20"/>
        </w:rPr>
        <w:t>do you mean stronger impacts in rural areas? if so, i’d say it explictly. what is the directionality of these studies?</w:t>
      </w:r>
    </w:p>
  </w:comment>
  <w:comment w:id="366" w:author="Joan Casey" w:date="2025-01-08T10:43:00Z" w:initials="JAC">
    <w:p w14:paraId="5D9F29A4" w14:textId="77777777" w:rsidR="00AB5E0D" w:rsidRDefault="00AB5E0D" w:rsidP="00AB5E0D">
      <w:r>
        <w:rPr>
          <w:rStyle w:val="CommentReference"/>
        </w:rPr>
        <w:annotationRef/>
      </w:r>
      <w:r>
        <w:rPr>
          <w:color w:val="000000"/>
          <w:sz w:val="20"/>
          <w:szCs w:val="20"/>
        </w:rPr>
        <w:t>I think we can cut this and incorporate into the conclusion.</w:t>
      </w:r>
    </w:p>
  </w:comment>
  <w:comment w:id="410" w:author="Joan Casey" w:date="2025-01-07T11:19:00Z" w:initials="JAC">
    <w:p w14:paraId="78C1DF39" w14:textId="4851A59A" w:rsidR="006454BA" w:rsidRDefault="006454BA" w:rsidP="006454BA">
      <w:r>
        <w:rPr>
          <w:rStyle w:val="CommentReference"/>
        </w:rPr>
        <w:annotationRef/>
      </w:r>
      <w:r>
        <w:rPr>
          <w:color w:val="000000"/>
          <w:sz w:val="20"/>
          <w:szCs w:val="20"/>
        </w:rPr>
        <w:t xml:space="preserve">I would eitehr cut this top portion and just say this stuff in the text, move to the supplement. or you can add some info on wind, precip, and max temp below. this structure is really two tables stacked on top of each otehr and people will be confused. </w:t>
      </w:r>
    </w:p>
  </w:comment>
  <w:comment w:id="412" w:author="Joan Casey" w:date="2025-01-07T11:22:00Z" w:initials="JAC">
    <w:p w14:paraId="1EF9196A" w14:textId="77777777" w:rsidR="006454BA" w:rsidRDefault="006454BA" w:rsidP="006454BA">
      <w:r>
        <w:rPr>
          <w:rStyle w:val="CommentReference"/>
        </w:rPr>
        <w:annotationRef/>
      </w:r>
      <w:r>
        <w:rPr>
          <w:color w:val="000000"/>
          <w:sz w:val="20"/>
          <w:szCs w:val="20"/>
        </w:rPr>
        <w:t>this is confusing. you used % to create the quartiles? you need to list percents somewhere or just call this Quartile of county-level poverty and Quartile of county-level Medicare durabel medical equipment use</w:t>
      </w:r>
    </w:p>
  </w:comment>
  <w:comment w:id="413" w:author="Joan Casey" w:date="2025-01-07T11:22:00Z" w:initials="JAC">
    <w:p w14:paraId="5723A8E5" w14:textId="77777777" w:rsidR="006454BA" w:rsidRDefault="006454BA" w:rsidP="006454BA">
      <w:r>
        <w:rPr>
          <w:rStyle w:val="CommentReference"/>
        </w:rPr>
        <w:annotationRef/>
      </w:r>
      <w:r>
        <w:rPr>
          <w:color w:val="000000"/>
          <w:sz w:val="20"/>
          <w:szCs w:val="20"/>
        </w:rPr>
        <w:t>make this the first row</w:t>
      </w:r>
    </w:p>
  </w:comment>
  <w:comment w:id="416" w:author="Joan Casey" w:date="2025-01-07T11:24:00Z" w:initials="JAC">
    <w:p w14:paraId="6A3DE286" w14:textId="77777777" w:rsidR="006454BA" w:rsidRDefault="006454BA" w:rsidP="006454BA">
      <w:r>
        <w:rPr>
          <w:rStyle w:val="CommentReference"/>
        </w:rPr>
        <w:annotationRef/>
      </w:r>
      <w:r>
        <w:rPr>
          <w:color w:val="000000"/>
          <w:sz w:val="20"/>
          <w:szCs w:val="20"/>
        </w:rPr>
        <w:t>i might change teh scale on teh power outage figure. it really emphasizes teh very small number of places with 100+ days of 8+ hour outages. Could you jsut create categories or 0-5, 6-15, 16-30, 31-50, and 51+?</w:t>
      </w:r>
    </w:p>
  </w:comment>
  <w:comment w:id="418" w:author="Joan Casey" w:date="2025-01-07T11:27:00Z" w:initials="JAC">
    <w:p w14:paraId="27EA02C2" w14:textId="77777777" w:rsidR="003E4048" w:rsidRDefault="003E4048" w:rsidP="003E4048">
      <w:r>
        <w:rPr>
          <w:rStyle w:val="CommentReference"/>
        </w:rPr>
        <w:annotationRef/>
      </w:r>
      <w:r>
        <w:rPr>
          <w:color w:val="000000"/>
          <w:sz w:val="20"/>
          <w:szCs w:val="20"/>
        </w:rPr>
        <w:t>I would change the legend to read: Power outage size:</w:t>
      </w:r>
    </w:p>
    <w:p w14:paraId="577892C3" w14:textId="77777777" w:rsidR="003E4048" w:rsidRDefault="003E4048" w:rsidP="003E4048">
      <w:r>
        <w:rPr>
          <w:color w:val="000000"/>
          <w:sz w:val="20"/>
          <w:szCs w:val="20"/>
        </w:rPr>
        <w:t>&gt;=1%</w:t>
      </w:r>
    </w:p>
    <w:p w14:paraId="47A31BDB" w14:textId="77777777" w:rsidR="003E4048" w:rsidRDefault="003E4048" w:rsidP="003E4048">
      <w:r>
        <w:rPr>
          <w:color w:val="000000"/>
          <w:sz w:val="20"/>
          <w:szCs w:val="20"/>
        </w:rPr>
        <w:t>&gt;=3%</w:t>
      </w:r>
    </w:p>
    <w:p w14:paraId="7F7A6EA5" w14:textId="77777777" w:rsidR="003E4048" w:rsidRDefault="003E4048" w:rsidP="003E4048">
      <w:r>
        <w:rPr>
          <w:color w:val="000000"/>
          <w:sz w:val="20"/>
          <w:szCs w:val="20"/>
        </w:rPr>
        <w:t>&gt;=5%</w:t>
      </w:r>
    </w:p>
  </w:comment>
  <w:comment w:id="439" w:author="Joan Casey" w:date="2025-01-08T10:50:00Z" w:initials="JAC">
    <w:p w14:paraId="2731AF74" w14:textId="77777777" w:rsidR="00A34712" w:rsidRDefault="00A34712" w:rsidP="00A34712">
      <w:r>
        <w:rPr>
          <w:rStyle w:val="CommentReference"/>
        </w:rPr>
        <w:annotationRef/>
      </w:r>
      <w:r>
        <w:rPr>
          <w:color w:val="000000"/>
          <w:sz w:val="20"/>
          <w:szCs w:val="20"/>
        </w:rPr>
        <w:t>update legend to match prior legned. need to say how you measured poverty and DME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838AC42" w15:done="0"/>
  <w15:commentEx w15:paraId="22D0B049" w15:paraIdParent="0838AC42" w15:done="0"/>
  <w15:commentEx w15:paraId="6F5C57E5" w15:done="0"/>
  <w15:commentEx w15:paraId="3BFCD772" w15:paraIdParent="6F5C57E5" w15:done="0"/>
  <w15:commentEx w15:paraId="4BACA911" w15:done="0"/>
  <w15:commentEx w15:paraId="56DEAE9C" w15:done="0"/>
  <w15:commentEx w15:paraId="4314BD79" w15:paraIdParent="56DEAE9C" w15:done="0"/>
  <w15:commentEx w15:paraId="1FA5106F" w15:done="0"/>
  <w15:commentEx w15:paraId="1B374B76" w15:paraIdParent="1FA5106F" w15:done="0"/>
  <w15:commentEx w15:paraId="2CC33CF2" w15:done="0"/>
  <w15:commentEx w15:paraId="320E537B" w15:done="0"/>
  <w15:commentEx w15:paraId="362A4407" w15:done="0"/>
  <w15:commentEx w15:paraId="70F42A00" w15:paraIdParent="362A4407" w15:done="0"/>
  <w15:commentEx w15:paraId="014A3447" w15:done="0"/>
  <w15:commentEx w15:paraId="349243A2" w15:paraIdParent="014A3447" w15:done="0"/>
  <w15:commentEx w15:paraId="36EC5573" w15:done="0"/>
  <w15:commentEx w15:paraId="51DB4403" w15:done="0"/>
  <w15:commentEx w15:paraId="111171CB" w15:paraIdParent="51DB4403" w15:done="0"/>
  <w15:commentEx w15:paraId="1F2F53B5" w15:done="0"/>
  <w15:commentEx w15:paraId="60A0CCC9" w15:done="0"/>
  <w15:commentEx w15:paraId="0B9D4746" w15:done="0"/>
  <w15:commentEx w15:paraId="15ABC067" w15:done="0"/>
  <w15:commentEx w15:paraId="1598086C" w15:done="0"/>
  <w15:commentEx w15:paraId="6F72BC79" w15:done="0"/>
  <w15:commentEx w15:paraId="30BFF43C" w15:done="0"/>
  <w15:commentEx w15:paraId="2DA92ABE" w15:done="0"/>
  <w15:commentEx w15:paraId="7D802658" w15:done="0"/>
  <w15:commentEx w15:paraId="2E1B04D1" w15:done="0"/>
  <w15:commentEx w15:paraId="0CE49356" w15:done="0"/>
  <w15:commentEx w15:paraId="12D98BF5" w15:done="0"/>
  <w15:commentEx w15:paraId="2EFA854E" w15:done="0"/>
  <w15:commentEx w15:paraId="6614D07E" w15:done="0"/>
  <w15:commentEx w15:paraId="006F990B" w15:done="0"/>
  <w15:commentEx w15:paraId="6F464EC2" w15:done="0"/>
  <w15:commentEx w15:paraId="446024BA" w15:done="0"/>
  <w15:commentEx w15:paraId="4B14AE82" w15:done="0"/>
  <w15:commentEx w15:paraId="5D9F29A4" w15:done="0"/>
  <w15:commentEx w15:paraId="78C1DF39" w15:done="0"/>
  <w15:commentEx w15:paraId="1EF9196A" w15:done="0"/>
  <w15:commentEx w15:paraId="5723A8E5" w15:done="0"/>
  <w15:commentEx w15:paraId="6A3DE286" w15:done="0"/>
  <w15:commentEx w15:paraId="7F7A6EA5" w15:done="0"/>
  <w15:commentEx w15:paraId="2731AF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76B4E4F" w16cex:dateUtc="2025-01-07T16:56:00Z"/>
  <w16cex:commentExtensible w16cex:durableId="2F9328F3" w16cex:dateUtc="2025-01-08T19:15:00Z"/>
  <w16cex:commentExtensible w16cex:durableId="4CCB2925" w16cex:dateUtc="2025-01-07T18:59:00Z"/>
  <w16cex:commentExtensible w16cex:durableId="2F2B6FFE" w16cex:dateUtc="2025-01-08T19:29:00Z"/>
  <w16cex:commentExtensible w16cex:durableId="0C85FA10" w16cex:dateUtc="2025-01-07T20:51:00Z"/>
  <w16cex:commentExtensible w16cex:durableId="7A005E34" w16cex:dateUtc="2025-01-07T19:00:00Z"/>
  <w16cex:commentExtensible w16cex:durableId="6E0A2D54" w16cex:dateUtc="2025-01-08T19:30:00Z"/>
  <w16cex:commentExtensible w16cex:durableId="497ADADF" w16cex:dateUtc="2025-01-08T03:45:00Z"/>
  <w16cex:commentExtensible w16cex:durableId="6912C660" w16cex:dateUtc="2025-01-08T19:32:00Z"/>
  <w16cex:commentExtensible w16cex:durableId="0B820194" w16cex:dateUtc="2024-12-13T01:04:00Z"/>
  <w16cex:commentExtensible w16cex:durableId="383DB6AA" w16cex:dateUtc="2025-01-07T21:01:00Z"/>
  <w16cex:commentExtensible w16cex:durableId="47B62831" w16cex:dateUtc="2025-01-07T21:47:00Z"/>
  <w16cex:commentExtensible w16cex:durableId="292BF40B" w16cex:dateUtc="2025-01-08T19:37:00Z"/>
  <w16cex:commentExtensible w16cex:durableId="3A703529" w16cex:dateUtc="2025-01-07T21:50:00Z"/>
  <w16cex:commentExtensible w16cex:durableId="2A688319" w16cex:dateUtc="2025-01-08T19:36:00Z"/>
  <w16cex:commentExtensible w16cex:durableId="6B534C2D" w16cex:dateUtc="2024-12-19T01:50:00Z"/>
  <w16cex:commentExtensible w16cex:durableId="7B9930E3" w16cex:dateUtc="2025-01-07T21:54:00Z"/>
  <w16cex:commentExtensible w16cex:durableId="39DA213D" w16cex:dateUtc="2025-01-08T19:38:00Z"/>
  <w16cex:commentExtensible w16cex:durableId="25EEFC31" w16cex:dateUtc="2025-01-08T03:36:00Z"/>
  <w16cex:commentExtensible w16cex:durableId="0D98D789" w16cex:dateUtc="2025-01-08T03:39:00Z"/>
  <w16cex:commentExtensible w16cex:durableId="5E92A70E" w16cex:dateUtc="2025-01-08T03:43:00Z"/>
  <w16cex:commentExtensible w16cex:durableId="795C6813" w16cex:dateUtc="2025-01-08T03:44:00Z"/>
  <w16cex:commentExtensible w16cex:durableId="79F8810A" w16cex:dateUtc="2025-01-07T21:44:00Z"/>
  <w16cex:commentExtensible w16cex:durableId="5AEE3554" w16cex:dateUtc="2025-01-08T03:59:00Z"/>
  <w16cex:commentExtensible w16cex:durableId="5D143AE3" w16cex:dateUtc="2025-01-08T04:10:00Z"/>
  <w16cex:commentExtensible w16cex:durableId="2F5134F7" w16cex:dateUtc="2025-01-04T21:58:00Z"/>
  <w16cex:commentExtensible w16cex:durableId="4E604901" w16cex:dateUtc="2025-01-08T04:13:00Z"/>
  <w16cex:commentExtensible w16cex:durableId="151632A7" w16cex:dateUtc="2025-01-08T04:16:00Z"/>
  <w16cex:commentExtensible w16cex:durableId="2128E3BB" w16cex:dateUtc="2025-01-04T21:59:00Z"/>
  <w16cex:commentExtensible w16cex:durableId="155E6666" w16cex:dateUtc="2025-01-08T18:05:00Z"/>
  <w16cex:commentExtensible w16cex:durableId="52F9A641" w16cex:dateUtc="2025-01-08T18:10:00Z"/>
  <w16cex:commentExtensible w16cex:durableId="4B42104B" w16cex:dateUtc="2025-01-08T18:15:00Z"/>
  <w16cex:commentExtensible w16cex:durableId="24D0DE92" w16cex:dateUtc="2025-01-08T18:18:00Z"/>
  <w16cex:commentExtensible w16cex:durableId="5A9011A2" w16cex:dateUtc="2025-01-08T18:24:00Z"/>
  <w16cex:commentExtensible w16cex:durableId="1A3D1EEB" w16cex:dateUtc="2025-01-08T18:38:00Z"/>
  <w16cex:commentExtensible w16cex:durableId="5B3E3DD3" w16cex:dateUtc="2025-01-08T18:42:00Z"/>
  <w16cex:commentExtensible w16cex:durableId="58BCCECE" w16cex:dateUtc="2025-01-08T18:43:00Z"/>
  <w16cex:commentExtensible w16cex:durableId="7F5D9361" w16cex:dateUtc="2025-01-07T19:19:00Z"/>
  <w16cex:commentExtensible w16cex:durableId="2EE299EF" w16cex:dateUtc="2025-01-07T19:22:00Z"/>
  <w16cex:commentExtensible w16cex:durableId="69BC8169" w16cex:dateUtc="2025-01-07T19:22:00Z"/>
  <w16cex:commentExtensible w16cex:durableId="6B30008B" w16cex:dateUtc="2025-01-07T19:24:00Z"/>
  <w16cex:commentExtensible w16cex:durableId="03E9933A" w16cex:dateUtc="2025-01-07T19:27:00Z"/>
  <w16cex:commentExtensible w16cex:durableId="2F0C3EED" w16cex:dateUtc="2025-01-08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838AC42" w16cid:durableId="776B4E4F"/>
  <w16cid:commentId w16cid:paraId="22D0B049" w16cid:durableId="2F9328F3"/>
  <w16cid:commentId w16cid:paraId="6F5C57E5" w16cid:durableId="4CCB2925"/>
  <w16cid:commentId w16cid:paraId="3BFCD772" w16cid:durableId="2F2B6FFE"/>
  <w16cid:commentId w16cid:paraId="4BACA911" w16cid:durableId="0C85FA10"/>
  <w16cid:commentId w16cid:paraId="56DEAE9C" w16cid:durableId="7A005E34"/>
  <w16cid:commentId w16cid:paraId="4314BD79" w16cid:durableId="6E0A2D54"/>
  <w16cid:commentId w16cid:paraId="1FA5106F" w16cid:durableId="497ADADF"/>
  <w16cid:commentId w16cid:paraId="1B374B76" w16cid:durableId="6912C660"/>
  <w16cid:commentId w16cid:paraId="2CC33CF2" w16cid:durableId="0B820194"/>
  <w16cid:commentId w16cid:paraId="320E537B" w16cid:durableId="383DB6AA"/>
  <w16cid:commentId w16cid:paraId="362A4407" w16cid:durableId="47B62831"/>
  <w16cid:commentId w16cid:paraId="70F42A00" w16cid:durableId="292BF40B"/>
  <w16cid:commentId w16cid:paraId="014A3447" w16cid:durableId="3A703529"/>
  <w16cid:commentId w16cid:paraId="349243A2" w16cid:durableId="2A688319"/>
  <w16cid:commentId w16cid:paraId="36EC5573" w16cid:durableId="6B534C2D"/>
  <w16cid:commentId w16cid:paraId="51DB4403" w16cid:durableId="7B9930E3"/>
  <w16cid:commentId w16cid:paraId="111171CB" w16cid:durableId="39DA213D"/>
  <w16cid:commentId w16cid:paraId="1F2F53B5" w16cid:durableId="25EEFC31"/>
  <w16cid:commentId w16cid:paraId="60A0CCC9" w16cid:durableId="0D98D789"/>
  <w16cid:commentId w16cid:paraId="0B9D4746" w16cid:durableId="5E92A70E"/>
  <w16cid:commentId w16cid:paraId="15ABC067" w16cid:durableId="795C6813"/>
  <w16cid:commentId w16cid:paraId="1598086C" w16cid:durableId="79F8810A"/>
  <w16cid:commentId w16cid:paraId="6F72BC79" w16cid:durableId="5AEE3554"/>
  <w16cid:commentId w16cid:paraId="30BFF43C" w16cid:durableId="5D143AE3"/>
  <w16cid:commentId w16cid:paraId="2DA92ABE" w16cid:durableId="2F5134F7"/>
  <w16cid:commentId w16cid:paraId="7D802658" w16cid:durableId="4E604901"/>
  <w16cid:commentId w16cid:paraId="2E1B04D1" w16cid:durableId="151632A7"/>
  <w16cid:commentId w16cid:paraId="0CE49356" w16cid:durableId="2128E3BB"/>
  <w16cid:commentId w16cid:paraId="12D98BF5" w16cid:durableId="155E6666"/>
  <w16cid:commentId w16cid:paraId="2EFA854E" w16cid:durableId="52F9A641"/>
  <w16cid:commentId w16cid:paraId="6614D07E" w16cid:durableId="4B42104B"/>
  <w16cid:commentId w16cid:paraId="006F990B" w16cid:durableId="24D0DE92"/>
  <w16cid:commentId w16cid:paraId="6F464EC2" w16cid:durableId="5A9011A2"/>
  <w16cid:commentId w16cid:paraId="446024BA" w16cid:durableId="1A3D1EEB"/>
  <w16cid:commentId w16cid:paraId="4B14AE82" w16cid:durableId="5B3E3DD3"/>
  <w16cid:commentId w16cid:paraId="5D9F29A4" w16cid:durableId="58BCCECE"/>
  <w16cid:commentId w16cid:paraId="78C1DF39" w16cid:durableId="7F5D9361"/>
  <w16cid:commentId w16cid:paraId="1EF9196A" w16cid:durableId="2EE299EF"/>
  <w16cid:commentId w16cid:paraId="5723A8E5" w16cid:durableId="69BC8169"/>
  <w16cid:commentId w16cid:paraId="6A3DE286" w16cid:durableId="6B30008B"/>
  <w16cid:commentId w16cid:paraId="7F7A6EA5" w16cid:durableId="03E9933A"/>
  <w16cid:commentId w16cid:paraId="2731AF74" w16cid:durableId="2F0C3E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59936E" w14:textId="77777777" w:rsidR="00803653" w:rsidRDefault="00803653" w:rsidP="00E95A23">
      <w:r>
        <w:separator/>
      </w:r>
    </w:p>
  </w:endnote>
  <w:endnote w:type="continuationSeparator" w:id="0">
    <w:p w14:paraId="4A4CD625" w14:textId="77777777" w:rsidR="00803653" w:rsidRDefault="00803653" w:rsidP="00E9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D005A1" w14:textId="77777777" w:rsidR="00803653" w:rsidRDefault="00803653" w:rsidP="00E95A23">
      <w:r>
        <w:separator/>
      </w:r>
    </w:p>
  </w:footnote>
  <w:footnote w:type="continuationSeparator" w:id="0">
    <w:p w14:paraId="119DA7B5" w14:textId="77777777" w:rsidR="00803653" w:rsidRDefault="00803653" w:rsidP="00E95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8"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6"/>
  </w:num>
  <w:num w:numId="5" w16cid:durableId="2108967144">
    <w:abstractNumId w:val="4"/>
  </w:num>
  <w:num w:numId="6" w16cid:durableId="489560863">
    <w:abstractNumId w:val="9"/>
  </w:num>
  <w:num w:numId="7" w16cid:durableId="396173899">
    <w:abstractNumId w:val="7"/>
  </w:num>
  <w:num w:numId="8" w16cid:durableId="587691186">
    <w:abstractNumId w:val="8"/>
  </w:num>
  <w:num w:numId="9" w16cid:durableId="1959221072">
    <w:abstractNumId w:val="5"/>
  </w:num>
  <w:num w:numId="10" w16cid:durableId="14285804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an Casey">
    <w15:presenceInfo w15:providerId="None" w15:userId="Joan Casey"/>
  </w15:person>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3"/>
    <w:rsid w:val="000009D5"/>
    <w:rsid w:val="00000C70"/>
    <w:rsid w:val="00001562"/>
    <w:rsid w:val="000021A7"/>
    <w:rsid w:val="000028DE"/>
    <w:rsid w:val="0000300C"/>
    <w:rsid w:val="00003092"/>
    <w:rsid w:val="000030A5"/>
    <w:rsid w:val="000031A3"/>
    <w:rsid w:val="000039AC"/>
    <w:rsid w:val="000045A3"/>
    <w:rsid w:val="00004E1B"/>
    <w:rsid w:val="000052DD"/>
    <w:rsid w:val="0000570D"/>
    <w:rsid w:val="000102E3"/>
    <w:rsid w:val="000119A9"/>
    <w:rsid w:val="000138F3"/>
    <w:rsid w:val="00013E71"/>
    <w:rsid w:val="0001425C"/>
    <w:rsid w:val="00014353"/>
    <w:rsid w:val="00016BC8"/>
    <w:rsid w:val="00017818"/>
    <w:rsid w:val="000202A9"/>
    <w:rsid w:val="000208B3"/>
    <w:rsid w:val="00020DB6"/>
    <w:rsid w:val="00020E52"/>
    <w:rsid w:val="00020FD3"/>
    <w:rsid w:val="000218EC"/>
    <w:rsid w:val="00021F3D"/>
    <w:rsid w:val="00023323"/>
    <w:rsid w:val="00023BB3"/>
    <w:rsid w:val="00024726"/>
    <w:rsid w:val="000248DF"/>
    <w:rsid w:val="000249A4"/>
    <w:rsid w:val="00024FE7"/>
    <w:rsid w:val="0002625E"/>
    <w:rsid w:val="0002644C"/>
    <w:rsid w:val="00026965"/>
    <w:rsid w:val="00026B3F"/>
    <w:rsid w:val="00027637"/>
    <w:rsid w:val="00027F01"/>
    <w:rsid w:val="00031220"/>
    <w:rsid w:val="000314EC"/>
    <w:rsid w:val="00032C01"/>
    <w:rsid w:val="00032E8A"/>
    <w:rsid w:val="000343A6"/>
    <w:rsid w:val="00034CEC"/>
    <w:rsid w:val="00035D24"/>
    <w:rsid w:val="00036275"/>
    <w:rsid w:val="00040545"/>
    <w:rsid w:val="000412DB"/>
    <w:rsid w:val="00042086"/>
    <w:rsid w:val="0004370E"/>
    <w:rsid w:val="00046A26"/>
    <w:rsid w:val="00050312"/>
    <w:rsid w:val="00051BF3"/>
    <w:rsid w:val="00051DEC"/>
    <w:rsid w:val="000531AD"/>
    <w:rsid w:val="000532B5"/>
    <w:rsid w:val="00053963"/>
    <w:rsid w:val="00053F25"/>
    <w:rsid w:val="00054D0A"/>
    <w:rsid w:val="00055164"/>
    <w:rsid w:val="00055B5A"/>
    <w:rsid w:val="00055DDB"/>
    <w:rsid w:val="000571BA"/>
    <w:rsid w:val="00057927"/>
    <w:rsid w:val="00060EE2"/>
    <w:rsid w:val="000620FE"/>
    <w:rsid w:val="000626EB"/>
    <w:rsid w:val="00062D72"/>
    <w:rsid w:val="00062F6A"/>
    <w:rsid w:val="00063166"/>
    <w:rsid w:val="00063D9B"/>
    <w:rsid w:val="00064875"/>
    <w:rsid w:val="00064C19"/>
    <w:rsid w:val="00064FE6"/>
    <w:rsid w:val="00065369"/>
    <w:rsid w:val="00065547"/>
    <w:rsid w:val="00066968"/>
    <w:rsid w:val="00067885"/>
    <w:rsid w:val="00067AD4"/>
    <w:rsid w:val="00067C45"/>
    <w:rsid w:val="00067FB4"/>
    <w:rsid w:val="00071AF2"/>
    <w:rsid w:val="0007229D"/>
    <w:rsid w:val="0007286C"/>
    <w:rsid w:val="00072AB8"/>
    <w:rsid w:val="00073696"/>
    <w:rsid w:val="000737A7"/>
    <w:rsid w:val="000746CF"/>
    <w:rsid w:val="0007716E"/>
    <w:rsid w:val="000772EB"/>
    <w:rsid w:val="00080129"/>
    <w:rsid w:val="00080AAC"/>
    <w:rsid w:val="00081084"/>
    <w:rsid w:val="0008126C"/>
    <w:rsid w:val="0008211B"/>
    <w:rsid w:val="0008219F"/>
    <w:rsid w:val="000822A1"/>
    <w:rsid w:val="000824EC"/>
    <w:rsid w:val="000830FA"/>
    <w:rsid w:val="0008357B"/>
    <w:rsid w:val="0008592A"/>
    <w:rsid w:val="00085F4E"/>
    <w:rsid w:val="0008653F"/>
    <w:rsid w:val="000867AC"/>
    <w:rsid w:val="00086DAF"/>
    <w:rsid w:val="000870DC"/>
    <w:rsid w:val="0008770F"/>
    <w:rsid w:val="00087798"/>
    <w:rsid w:val="00090379"/>
    <w:rsid w:val="00090829"/>
    <w:rsid w:val="00090DF7"/>
    <w:rsid w:val="00092331"/>
    <w:rsid w:val="000926CF"/>
    <w:rsid w:val="0009324F"/>
    <w:rsid w:val="0009394B"/>
    <w:rsid w:val="00094361"/>
    <w:rsid w:val="00094548"/>
    <w:rsid w:val="000951FE"/>
    <w:rsid w:val="00095CD8"/>
    <w:rsid w:val="0009699F"/>
    <w:rsid w:val="00097649"/>
    <w:rsid w:val="00097D5B"/>
    <w:rsid w:val="000A0057"/>
    <w:rsid w:val="000A066F"/>
    <w:rsid w:val="000A0EEE"/>
    <w:rsid w:val="000A1AA9"/>
    <w:rsid w:val="000A1E6C"/>
    <w:rsid w:val="000A2C14"/>
    <w:rsid w:val="000A4CAC"/>
    <w:rsid w:val="000A57C3"/>
    <w:rsid w:val="000A75FF"/>
    <w:rsid w:val="000B05C4"/>
    <w:rsid w:val="000B0810"/>
    <w:rsid w:val="000B1432"/>
    <w:rsid w:val="000B292A"/>
    <w:rsid w:val="000B33A9"/>
    <w:rsid w:val="000B3F42"/>
    <w:rsid w:val="000B4E96"/>
    <w:rsid w:val="000B5B3C"/>
    <w:rsid w:val="000B6B95"/>
    <w:rsid w:val="000C0E4D"/>
    <w:rsid w:val="000C1FAB"/>
    <w:rsid w:val="000C37A8"/>
    <w:rsid w:val="000C38E3"/>
    <w:rsid w:val="000C3EBC"/>
    <w:rsid w:val="000C4798"/>
    <w:rsid w:val="000C6403"/>
    <w:rsid w:val="000C64E1"/>
    <w:rsid w:val="000C692E"/>
    <w:rsid w:val="000C69F6"/>
    <w:rsid w:val="000C69F7"/>
    <w:rsid w:val="000D01CF"/>
    <w:rsid w:val="000D1177"/>
    <w:rsid w:val="000D148B"/>
    <w:rsid w:val="000D4253"/>
    <w:rsid w:val="000D4D3F"/>
    <w:rsid w:val="000D649C"/>
    <w:rsid w:val="000E1CAF"/>
    <w:rsid w:val="000E1CED"/>
    <w:rsid w:val="000E232F"/>
    <w:rsid w:val="000E35B5"/>
    <w:rsid w:val="000E3BD6"/>
    <w:rsid w:val="000E3F89"/>
    <w:rsid w:val="000E4117"/>
    <w:rsid w:val="000E69F6"/>
    <w:rsid w:val="000E6C21"/>
    <w:rsid w:val="000E6F8D"/>
    <w:rsid w:val="000F0034"/>
    <w:rsid w:val="000F0246"/>
    <w:rsid w:val="000F16AE"/>
    <w:rsid w:val="000F19A6"/>
    <w:rsid w:val="000F1A97"/>
    <w:rsid w:val="000F2E86"/>
    <w:rsid w:val="000F374B"/>
    <w:rsid w:val="000F47A3"/>
    <w:rsid w:val="000F5A51"/>
    <w:rsid w:val="000F5CBB"/>
    <w:rsid w:val="000F6570"/>
    <w:rsid w:val="001000E0"/>
    <w:rsid w:val="00100F7C"/>
    <w:rsid w:val="00101A7F"/>
    <w:rsid w:val="001025E2"/>
    <w:rsid w:val="00102A4C"/>
    <w:rsid w:val="00102BF7"/>
    <w:rsid w:val="00103F5A"/>
    <w:rsid w:val="0010410F"/>
    <w:rsid w:val="0010431F"/>
    <w:rsid w:val="00105A59"/>
    <w:rsid w:val="001072A9"/>
    <w:rsid w:val="00107AC3"/>
    <w:rsid w:val="00107B4A"/>
    <w:rsid w:val="00110F54"/>
    <w:rsid w:val="001111D8"/>
    <w:rsid w:val="00112899"/>
    <w:rsid w:val="00112CE1"/>
    <w:rsid w:val="00114C5D"/>
    <w:rsid w:val="00116B57"/>
    <w:rsid w:val="001204C0"/>
    <w:rsid w:val="00120AD3"/>
    <w:rsid w:val="001210F1"/>
    <w:rsid w:val="0012166A"/>
    <w:rsid w:val="00121809"/>
    <w:rsid w:val="001234F3"/>
    <w:rsid w:val="00123883"/>
    <w:rsid w:val="00124205"/>
    <w:rsid w:val="001256DB"/>
    <w:rsid w:val="00125EDA"/>
    <w:rsid w:val="0012692B"/>
    <w:rsid w:val="00126B42"/>
    <w:rsid w:val="001275F5"/>
    <w:rsid w:val="00131138"/>
    <w:rsid w:val="00131152"/>
    <w:rsid w:val="0013165E"/>
    <w:rsid w:val="00131D91"/>
    <w:rsid w:val="00131EC6"/>
    <w:rsid w:val="00133042"/>
    <w:rsid w:val="0013469B"/>
    <w:rsid w:val="00134D7B"/>
    <w:rsid w:val="00137006"/>
    <w:rsid w:val="00137246"/>
    <w:rsid w:val="0014127B"/>
    <w:rsid w:val="0014241B"/>
    <w:rsid w:val="00142A26"/>
    <w:rsid w:val="001434BD"/>
    <w:rsid w:val="00143648"/>
    <w:rsid w:val="001438A4"/>
    <w:rsid w:val="00144163"/>
    <w:rsid w:val="001446CB"/>
    <w:rsid w:val="001451E1"/>
    <w:rsid w:val="00145672"/>
    <w:rsid w:val="00145C85"/>
    <w:rsid w:val="001461BE"/>
    <w:rsid w:val="0014634F"/>
    <w:rsid w:val="00146F33"/>
    <w:rsid w:val="0014731A"/>
    <w:rsid w:val="00150CCC"/>
    <w:rsid w:val="001510A9"/>
    <w:rsid w:val="00151905"/>
    <w:rsid w:val="00151951"/>
    <w:rsid w:val="00151B28"/>
    <w:rsid w:val="00152553"/>
    <w:rsid w:val="00152C08"/>
    <w:rsid w:val="00153EFC"/>
    <w:rsid w:val="00154A86"/>
    <w:rsid w:val="00154C6A"/>
    <w:rsid w:val="00155412"/>
    <w:rsid w:val="001557A7"/>
    <w:rsid w:val="00155AB8"/>
    <w:rsid w:val="00155B14"/>
    <w:rsid w:val="00155F39"/>
    <w:rsid w:val="001571F8"/>
    <w:rsid w:val="00160A81"/>
    <w:rsid w:val="0016253B"/>
    <w:rsid w:val="001625FD"/>
    <w:rsid w:val="00162EF9"/>
    <w:rsid w:val="00163855"/>
    <w:rsid w:val="00164403"/>
    <w:rsid w:val="00166516"/>
    <w:rsid w:val="00166E0B"/>
    <w:rsid w:val="00167274"/>
    <w:rsid w:val="00167594"/>
    <w:rsid w:val="00172EB8"/>
    <w:rsid w:val="00172F13"/>
    <w:rsid w:val="00173204"/>
    <w:rsid w:val="00173727"/>
    <w:rsid w:val="00173D13"/>
    <w:rsid w:val="00174E8E"/>
    <w:rsid w:val="00174F4B"/>
    <w:rsid w:val="0017548B"/>
    <w:rsid w:val="001762D7"/>
    <w:rsid w:val="00176562"/>
    <w:rsid w:val="00176AC9"/>
    <w:rsid w:val="00177B0C"/>
    <w:rsid w:val="00177B77"/>
    <w:rsid w:val="001805D5"/>
    <w:rsid w:val="001809FD"/>
    <w:rsid w:val="00181C59"/>
    <w:rsid w:val="00183892"/>
    <w:rsid w:val="001838DC"/>
    <w:rsid w:val="00184500"/>
    <w:rsid w:val="00184631"/>
    <w:rsid w:val="0018485C"/>
    <w:rsid w:val="0018568F"/>
    <w:rsid w:val="001867A2"/>
    <w:rsid w:val="00186970"/>
    <w:rsid w:val="00187C44"/>
    <w:rsid w:val="00190EB1"/>
    <w:rsid w:val="00190EB5"/>
    <w:rsid w:val="00190FD0"/>
    <w:rsid w:val="00191229"/>
    <w:rsid w:val="001918D8"/>
    <w:rsid w:val="00191E6B"/>
    <w:rsid w:val="0019216C"/>
    <w:rsid w:val="001921D0"/>
    <w:rsid w:val="00193A7C"/>
    <w:rsid w:val="00193B62"/>
    <w:rsid w:val="00194261"/>
    <w:rsid w:val="0019453C"/>
    <w:rsid w:val="0019472A"/>
    <w:rsid w:val="00194987"/>
    <w:rsid w:val="00194BF5"/>
    <w:rsid w:val="001956D5"/>
    <w:rsid w:val="001962F2"/>
    <w:rsid w:val="00196949"/>
    <w:rsid w:val="001A0429"/>
    <w:rsid w:val="001A1B11"/>
    <w:rsid w:val="001A296F"/>
    <w:rsid w:val="001A3E21"/>
    <w:rsid w:val="001A47BE"/>
    <w:rsid w:val="001A5E3E"/>
    <w:rsid w:val="001A67FE"/>
    <w:rsid w:val="001A70BE"/>
    <w:rsid w:val="001A77F3"/>
    <w:rsid w:val="001A7861"/>
    <w:rsid w:val="001B068B"/>
    <w:rsid w:val="001B0A04"/>
    <w:rsid w:val="001B0D17"/>
    <w:rsid w:val="001B1EA6"/>
    <w:rsid w:val="001B2F26"/>
    <w:rsid w:val="001B316D"/>
    <w:rsid w:val="001B329A"/>
    <w:rsid w:val="001B34DD"/>
    <w:rsid w:val="001B47A2"/>
    <w:rsid w:val="001B56A6"/>
    <w:rsid w:val="001B597C"/>
    <w:rsid w:val="001B5CFA"/>
    <w:rsid w:val="001B5E5F"/>
    <w:rsid w:val="001B65B2"/>
    <w:rsid w:val="001B7318"/>
    <w:rsid w:val="001B7904"/>
    <w:rsid w:val="001B7C8A"/>
    <w:rsid w:val="001C08E6"/>
    <w:rsid w:val="001C2617"/>
    <w:rsid w:val="001C3568"/>
    <w:rsid w:val="001C374C"/>
    <w:rsid w:val="001C391C"/>
    <w:rsid w:val="001C4072"/>
    <w:rsid w:val="001C4869"/>
    <w:rsid w:val="001C4C2F"/>
    <w:rsid w:val="001C542A"/>
    <w:rsid w:val="001C5A37"/>
    <w:rsid w:val="001C5DC0"/>
    <w:rsid w:val="001C642B"/>
    <w:rsid w:val="001C65DD"/>
    <w:rsid w:val="001C6801"/>
    <w:rsid w:val="001C6B07"/>
    <w:rsid w:val="001D47CC"/>
    <w:rsid w:val="001D4833"/>
    <w:rsid w:val="001D48EC"/>
    <w:rsid w:val="001D58F4"/>
    <w:rsid w:val="001D7338"/>
    <w:rsid w:val="001E09D2"/>
    <w:rsid w:val="001E0A88"/>
    <w:rsid w:val="001E107D"/>
    <w:rsid w:val="001E1335"/>
    <w:rsid w:val="001E1920"/>
    <w:rsid w:val="001E1A86"/>
    <w:rsid w:val="001E1BFD"/>
    <w:rsid w:val="001E296C"/>
    <w:rsid w:val="001E2CFE"/>
    <w:rsid w:val="001E3EC4"/>
    <w:rsid w:val="001E4B50"/>
    <w:rsid w:val="001E4F57"/>
    <w:rsid w:val="001E5049"/>
    <w:rsid w:val="001E55A5"/>
    <w:rsid w:val="001E5E7E"/>
    <w:rsid w:val="001E6100"/>
    <w:rsid w:val="001E61AA"/>
    <w:rsid w:val="001E79D0"/>
    <w:rsid w:val="001E7B58"/>
    <w:rsid w:val="001E7C62"/>
    <w:rsid w:val="001F1C0A"/>
    <w:rsid w:val="001F26FC"/>
    <w:rsid w:val="001F35EB"/>
    <w:rsid w:val="001F3D9F"/>
    <w:rsid w:val="001F433B"/>
    <w:rsid w:val="001F45A6"/>
    <w:rsid w:val="001F6AD2"/>
    <w:rsid w:val="001F70EE"/>
    <w:rsid w:val="001F7ECE"/>
    <w:rsid w:val="002005C1"/>
    <w:rsid w:val="00200879"/>
    <w:rsid w:val="00201BED"/>
    <w:rsid w:val="0020336C"/>
    <w:rsid w:val="00203B12"/>
    <w:rsid w:val="002041ED"/>
    <w:rsid w:val="00205B1A"/>
    <w:rsid w:val="00205D36"/>
    <w:rsid w:val="00206E78"/>
    <w:rsid w:val="0020723E"/>
    <w:rsid w:val="002108AB"/>
    <w:rsid w:val="0021119A"/>
    <w:rsid w:val="00212780"/>
    <w:rsid w:val="002134AD"/>
    <w:rsid w:val="00213657"/>
    <w:rsid w:val="00213835"/>
    <w:rsid w:val="00213C45"/>
    <w:rsid w:val="00217124"/>
    <w:rsid w:val="00217337"/>
    <w:rsid w:val="00217B79"/>
    <w:rsid w:val="0022075E"/>
    <w:rsid w:val="0022088F"/>
    <w:rsid w:val="002211C4"/>
    <w:rsid w:val="002211D1"/>
    <w:rsid w:val="00221236"/>
    <w:rsid w:val="002220FB"/>
    <w:rsid w:val="0022236B"/>
    <w:rsid w:val="00222612"/>
    <w:rsid w:val="00222D29"/>
    <w:rsid w:val="002230CE"/>
    <w:rsid w:val="002234B3"/>
    <w:rsid w:val="00223AE1"/>
    <w:rsid w:val="00223D48"/>
    <w:rsid w:val="00224FC2"/>
    <w:rsid w:val="0022657B"/>
    <w:rsid w:val="00226642"/>
    <w:rsid w:val="00230113"/>
    <w:rsid w:val="002301F0"/>
    <w:rsid w:val="00230E9B"/>
    <w:rsid w:val="00231112"/>
    <w:rsid w:val="00231841"/>
    <w:rsid w:val="00231BFE"/>
    <w:rsid w:val="00232A2A"/>
    <w:rsid w:val="00232B59"/>
    <w:rsid w:val="00233000"/>
    <w:rsid w:val="00233234"/>
    <w:rsid w:val="002335D6"/>
    <w:rsid w:val="00233774"/>
    <w:rsid w:val="00233E0E"/>
    <w:rsid w:val="00233FDF"/>
    <w:rsid w:val="002351C7"/>
    <w:rsid w:val="00235E12"/>
    <w:rsid w:val="00236642"/>
    <w:rsid w:val="0023683A"/>
    <w:rsid w:val="002371E7"/>
    <w:rsid w:val="00237F14"/>
    <w:rsid w:val="00237F66"/>
    <w:rsid w:val="00237F91"/>
    <w:rsid w:val="002404C3"/>
    <w:rsid w:val="002414A1"/>
    <w:rsid w:val="002428D1"/>
    <w:rsid w:val="00243257"/>
    <w:rsid w:val="0024355E"/>
    <w:rsid w:val="0024411A"/>
    <w:rsid w:val="00244B2E"/>
    <w:rsid w:val="00247A97"/>
    <w:rsid w:val="002504D7"/>
    <w:rsid w:val="00250534"/>
    <w:rsid w:val="002505DD"/>
    <w:rsid w:val="0025144B"/>
    <w:rsid w:val="00253B31"/>
    <w:rsid w:val="00254354"/>
    <w:rsid w:val="00255A45"/>
    <w:rsid w:val="00257DE8"/>
    <w:rsid w:val="0026054D"/>
    <w:rsid w:val="002607C3"/>
    <w:rsid w:val="00260AE7"/>
    <w:rsid w:val="00260BAF"/>
    <w:rsid w:val="00260E47"/>
    <w:rsid w:val="0026132A"/>
    <w:rsid w:val="0026145C"/>
    <w:rsid w:val="002626E4"/>
    <w:rsid w:val="0026277A"/>
    <w:rsid w:val="002633AA"/>
    <w:rsid w:val="00265835"/>
    <w:rsid w:val="002659A1"/>
    <w:rsid w:val="00265F41"/>
    <w:rsid w:val="00267DE0"/>
    <w:rsid w:val="00270DC0"/>
    <w:rsid w:val="00271271"/>
    <w:rsid w:val="00271A39"/>
    <w:rsid w:val="00271DF6"/>
    <w:rsid w:val="00271EA9"/>
    <w:rsid w:val="00273C52"/>
    <w:rsid w:val="00273F8B"/>
    <w:rsid w:val="002743CB"/>
    <w:rsid w:val="00274592"/>
    <w:rsid w:val="00275011"/>
    <w:rsid w:val="0027558D"/>
    <w:rsid w:val="0027639D"/>
    <w:rsid w:val="0027715F"/>
    <w:rsid w:val="002772BB"/>
    <w:rsid w:val="00280957"/>
    <w:rsid w:val="00281AC2"/>
    <w:rsid w:val="00282188"/>
    <w:rsid w:val="00282BFA"/>
    <w:rsid w:val="00283258"/>
    <w:rsid w:val="002832DD"/>
    <w:rsid w:val="002836A9"/>
    <w:rsid w:val="00284281"/>
    <w:rsid w:val="00284A6F"/>
    <w:rsid w:val="00287138"/>
    <w:rsid w:val="00287816"/>
    <w:rsid w:val="00291173"/>
    <w:rsid w:val="00291421"/>
    <w:rsid w:val="00291C49"/>
    <w:rsid w:val="00291CA7"/>
    <w:rsid w:val="00292380"/>
    <w:rsid w:val="002937CF"/>
    <w:rsid w:val="00294688"/>
    <w:rsid w:val="00294BE6"/>
    <w:rsid w:val="00294C5D"/>
    <w:rsid w:val="00296A34"/>
    <w:rsid w:val="00297AC1"/>
    <w:rsid w:val="002A0503"/>
    <w:rsid w:val="002A1259"/>
    <w:rsid w:val="002A27FB"/>
    <w:rsid w:val="002A29E6"/>
    <w:rsid w:val="002A45AC"/>
    <w:rsid w:val="002A497A"/>
    <w:rsid w:val="002A5DD0"/>
    <w:rsid w:val="002A6CEB"/>
    <w:rsid w:val="002A71F7"/>
    <w:rsid w:val="002A7564"/>
    <w:rsid w:val="002B033E"/>
    <w:rsid w:val="002B1933"/>
    <w:rsid w:val="002B1C1E"/>
    <w:rsid w:val="002B2ABC"/>
    <w:rsid w:val="002B3423"/>
    <w:rsid w:val="002B3DEE"/>
    <w:rsid w:val="002B40FD"/>
    <w:rsid w:val="002B4D8B"/>
    <w:rsid w:val="002B52BF"/>
    <w:rsid w:val="002B5882"/>
    <w:rsid w:val="002B6077"/>
    <w:rsid w:val="002B7B5D"/>
    <w:rsid w:val="002C0174"/>
    <w:rsid w:val="002C0354"/>
    <w:rsid w:val="002C0A6E"/>
    <w:rsid w:val="002C2B38"/>
    <w:rsid w:val="002C2DBE"/>
    <w:rsid w:val="002C4413"/>
    <w:rsid w:val="002C54B2"/>
    <w:rsid w:val="002C6AAF"/>
    <w:rsid w:val="002C6D70"/>
    <w:rsid w:val="002C7374"/>
    <w:rsid w:val="002C7633"/>
    <w:rsid w:val="002C7F37"/>
    <w:rsid w:val="002D0EBD"/>
    <w:rsid w:val="002D1225"/>
    <w:rsid w:val="002D12F6"/>
    <w:rsid w:val="002D1E5A"/>
    <w:rsid w:val="002D39A9"/>
    <w:rsid w:val="002D3A38"/>
    <w:rsid w:val="002D6E02"/>
    <w:rsid w:val="002D79E3"/>
    <w:rsid w:val="002E1027"/>
    <w:rsid w:val="002E2369"/>
    <w:rsid w:val="002E2A49"/>
    <w:rsid w:val="002E3D23"/>
    <w:rsid w:val="002E4E2C"/>
    <w:rsid w:val="002E5699"/>
    <w:rsid w:val="002E5BE5"/>
    <w:rsid w:val="002E76D1"/>
    <w:rsid w:val="002E7B6E"/>
    <w:rsid w:val="002F028C"/>
    <w:rsid w:val="002F18F6"/>
    <w:rsid w:val="002F199A"/>
    <w:rsid w:val="002F2036"/>
    <w:rsid w:val="002F2331"/>
    <w:rsid w:val="002F284B"/>
    <w:rsid w:val="002F3384"/>
    <w:rsid w:val="002F376B"/>
    <w:rsid w:val="002F5D96"/>
    <w:rsid w:val="002F5FD7"/>
    <w:rsid w:val="002F63C2"/>
    <w:rsid w:val="002F79B0"/>
    <w:rsid w:val="00300727"/>
    <w:rsid w:val="003009C7"/>
    <w:rsid w:val="003020D2"/>
    <w:rsid w:val="00302A48"/>
    <w:rsid w:val="00302FCF"/>
    <w:rsid w:val="003030B7"/>
    <w:rsid w:val="0030319C"/>
    <w:rsid w:val="0030362F"/>
    <w:rsid w:val="00303737"/>
    <w:rsid w:val="00304417"/>
    <w:rsid w:val="00304747"/>
    <w:rsid w:val="003070F1"/>
    <w:rsid w:val="0030757A"/>
    <w:rsid w:val="00307B4B"/>
    <w:rsid w:val="003111D6"/>
    <w:rsid w:val="003115AD"/>
    <w:rsid w:val="00312A2C"/>
    <w:rsid w:val="00312B87"/>
    <w:rsid w:val="00312E0C"/>
    <w:rsid w:val="003130CF"/>
    <w:rsid w:val="00314C4A"/>
    <w:rsid w:val="00315FEE"/>
    <w:rsid w:val="003161AD"/>
    <w:rsid w:val="00316E2A"/>
    <w:rsid w:val="00321080"/>
    <w:rsid w:val="00321483"/>
    <w:rsid w:val="003225C1"/>
    <w:rsid w:val="00322D34"/>
    <w:rsid w:val="00323A1C"/>
    <w:rsid w:val="003242A3"/>
    <w:rsid w:val="00324E5C"/>
    <w:rsid w:val="00327154"/>
    <w:rsid w:val="00327B3A"/>
    <w:rsid w:val="00327C81"/>
    <w:rsid w:val="003304D9"/>
    <w:rsid w:val="003309C8"/>
    <w:rsid w:val="003310FF"/>
    <w:rsid w:val="00331609"/>
    <w:rsid w:val="003328FC"/>
    <w:rsid w:val="00333ACC"/>
    <w:rsid w:val="00333E0C"/>
    <w:rsid w:val="00334D16"/>
    <w:rsid w:val="003352AF"/>
    <w:rsid w:val="00335D11"/>
    <w:rsid w:val="0033600E"/>
    <w:rsid w:val="003361A5"/>
    <w:rsid w:val="00336F42"/>
    <w:rsid w:val="00337314"/>
    <w:rsid w:val="00337EA5"/>
    <w:rsid w:val="003407CB"/>
    <w:rsid w:val="00341474"/>
    <w:rsid w:val="00342BBB"/>
    <w:rsid w:val="003431D3"/>
    <w:rsid w:val="00343568"/>
    <w:rsid w:val="00343BD6"/>
    <w:rsid w:val="00344836"/>
    <w:rsid w:val="00344D8E"/>
    <w:rsid w:val="00345147"/>
    <w:rsid w:val="0034722E"/>
    <w:rsid w:val="00347C40"/>
    <w:rsid w:val="00347DF1"/>
    <w:rsid w:val="00350ABF"/>
    <w:rsid w:val="00350D35"/>
    <w:rsid w:val="00351184"/>
    <w:rsid w:val="003514D5"/>
    <w:rsid w:val="003516F6"/>
    <w:rsid w:val="00352BCD"/>
    <w:rsid w:val="00352ED1"/>
    <w:rsid w:val="0035318A"/>
    <w:rsid w:val="00353AD7"/>
    <w:rsid w:val="003569BE"/>
    <w:rsid w:val="00356A83"/>
    <w:rsid w:val="00356E66"/>
    <w:rsid w:val="003574E6"/>
    <w:rsid w:val="00357A14"/>
    <w:rsid w:val="00357FB6"/>
    <w:rsid w:val="00360C88"/>
    <w:rsid w:val="0036233F"/>
    <w:rsid w:val="0036258C"/>
    <w:rsid w:val="00366594"/>
    <w:rsid w:val="003669D0"/>
    <w:rsid w:val="0036758D"/>
    <w:rsid w:val="00367FC7"/>
    <w:rsid w:val="003707ED"/>
    <w:rsid w:val="0037241A"/>
    <w:rsid w:val="00372517"/>
    <w:rsid w:val="00372E47"/>
    <w:rsid w:val="00374695"/>
    <w:rsid w:val="00375BE4"/>
    <w:rsid w:val="00380659"/>
    <w:rsid w:val="003814B7"/>
    <w:rsid w:val="003824C6"/>
    <w:rsid w:val="0038352D"/>
    <w:rsid w:val="00383671"/>
    <w:rsid w:val="00384427"/>
    <w:rsid w:val="00385796"/>
    <w:rsid w:val="00385BB3"/>
    <w:rsid w:val="00387077"/>
    <w:rsid w:val="00387C11"/>
    <w:rsid w:val="00387CF0"/>
    <w:rsid w:val="00387D75"/>
    <w:rsid w:val="0039074D"/>
    <w:rsid w:val="00390EDF"/>
    <w:rsid w:val="003911A3"/>
    <w:rsid w:val="00391794"/>
    <w:rsid w:val="00391E18"/>
    <w:rsid w:val="00391EA6"/>
    <w:rsid w:val="003926F4"/>
    <w:rsid w:val="003929AA"/>
    <w:rsid w:val="00393592"/>
    <w:rsid w:val="00394CAF"/>
    <w:rsid w:val="00394DFE"/>
    <w:rsid w:val="003955D5"/>
    <w:rsid w:val="0039588F"/>
    <w:rsid w:val="00395A0B"/>
    <w:rsid w:val="00395E7A"/>
    <w:rsid w:val="00396263"/>
    <w:rsid w:val="00397589"/>
    <w:rsid w:val="00397A7C"/>
    <w:rsid w:val="003A08DB"/>
    <w:rsid w:val="003A1E3E"/>
    <w:rsid w:val="003A2488"/>
    <w:rsid w:val="003A25AA"/>
    <w:rsid w:val="003A28FE"/>
    <w:rsid w:val="003A2F50"/>
    <w:rsid w:val="003A2FDE"/>
    <w:rsid w:val="003A384C"/>
    <w:rsid w:val="003A3C0C"/>
    <w:rsid w:val="003A415F"/>
    <w:rsid w:val="003A4478"/>
    <w:rsid w:val="003A453C"/>
    <w:rsid w:val="003A466A"/>
    <w:rsid w:val="003A79EB"/>
    <w:rsid w:val="003B023C"/>
    <w:rsid w:val="003B0F60"/>
    <w:rsid w:val="003B212B"/>
    <w:rsid w:val="003B212C"/>
    <w:rsid w:val="003B24AB"/>
    <w:rsid w:val="003B33FF"/>
    <w:rsid w:val="003B3989"/>
    <w:rsid w:val="003B3CBF"/>
    <w:rsid w:val="003B5A61"/>
    <w:rsid w:val="003C051C"/>
    <w:rsid w:val="003C0866"/>
    <w:rsid w:val="003C094C"/>
    <w:rsid w:val="003C1206"/>
    <w:rsid w:val="003C2ECE"/>
    <w:rsid w:val="003C3314"/>
    <w:rsid w:val="003C3D91"/>
    <w:rsid w:val="003C5104"/>
    <w:rsid w:val="003C549D"/>
    <w:rsid w:val="003C559E"/>
    <w:rsid w:val="003C5CFD"/>
    <w:rsid w:val="003C6293"/>
    <w:rsid w:val="003C6490"/>
    <w:rsid w:val="003C695C"/>
    <w:rsid w:val="003C7A06"/>
    <w:rsid w:val="003C7B4E"/>
    <w:rsid w:val="003D01E0"/>
    <w:rsid w:val="003D025B"/>
    <w:rsid w:val="003D151B"/>
    <w:rsid w:val="003D1966"/>
    <w:rsid w:val="003D2524"/>
    <w:rsid w:val="003D25F0"/>
    <w:rsid w:val="003D27B3"/>
    <w:rsid w:val="003D2D9E"/>
    <w:rsid w:val="003D3C59"/>
    <w:rsid w:val="003D439A"/>
    <w:rsid w:val="003D52C6"/>
    <w:rsid w:val="003D5721"/>
    <w:rsid w:val="003D58AA"/>
    <w:rsid w:val="003D5F80"/>
    <w:rsid w:val="003D60D7"/>
    <w:rsid w:val="003D6935"/>
    <w:rsid w:val="003D7432"/>
    <w:rsid w:val="003D7ADF"/>
    <w:rsid w:val="003E0519"/>
    <w:rsid w:val="003E095A"/>
    <w:rsid w:val="003E0E35"/>
    <w:rsid w:val="003E144D"/>
    <w:rsid w:val="003E4048"/>
    <w:rsid w:val="003E535E"/>
    <w:rsid w:val="003E569E"/>
    <w:rsid w:val="003E56C5"/>
    <w:rsid w:val="003E592C"/>
    <w:rsid w:val="003E62D8"/>
    <w:rsid w:val="003E6304"/>
    <w:rsid w:val="003E63CC"/>
    <w:rsid w:val="003E6712"/>
    <w:rsid w:val="003E7012"/>
    <w:rsid w:val="003E7158"/>
    <w:rsid w:val="003E71FC"/>
    <w:rsid w:val="003F1C0C"/>
    <w:rsid w:val="003F26FB"/>
    <w:rsid w:val="003F288F"/>
    <w:rsid w:val="003F2BA7"/>
    <w:rsid w:val="003F2CEA"/>
    <w:rsid w:val="003F3034"/>
    <w:rsid w:val="003F3621"/>
    <w:rsid w:val="003F4061"/>
    <w:rsid w:val="003F4712"/>
    <w:rsid w:val="003F706A"/>
    <w:rsid w:val="004000FA"/>
    <w:rsid w:val="0040152F"/>
    <w:rsid w:val="004017E5"/>
    <w:rsid w:val="0040212A"/>
    <w:rsid w:val="00403189"/>
    <w:rsid w:val="00403908"/>
    <w:rsid w:val="00403AFC"/>
    <w:rsid w:val="00404F0B"/>
    <w:rsid w:val="00405390"/>
    <w:rsid w:val="004053A1"/>
    <w:rsid w:val="004057BC"/>
    <w:rsid w:val="004065B9"/>
    <w:rsid w:val="00407BA9"/>
    <w:rsid w:val="00407C8C"/>
    <w:rsid w:val="0041006E"/>
    <w:rsid w:val="00410420"/>
    <w:rsid w:val="00410530"/>
    <w:rsid w:val="00411228"/>
    <w:rsid w:val="0041231D"/>
    <w:rsid w:val="004125FE"/>
    <w:rsid w:val="00413D0B"/>
    <w:rsid w:val="00413D73"/>
    <w:rsid w:val="0041426B"/>
    <w:rsid w:val="00414800"/>
    <w:rsid w:val="00415980"/>
    <w:rsid w:val="00415DFA"/>
    <w:rsid w:val="00415ECC"/>
    <w:rsid w:val="00416A8B"/>
    <w:rsid w:val="004171EF"/>
    <w:rsid w:val="00420957"/>
    <w:rsid w:val="0042222F"/>
    <w:rsid w:val="0042372A"/>
    <w:rsid w:val="00423D15"/>
    <w:rsid w:val="00423DDC"/>
    <w:rsid w:val="00424BA2"/>
    <w:rsid w:val="00425DD8"/>
    <w:rsid w:val="004266F3"/>
    <w:rsid w:val="004277F6"/>
    <w:rsid w:val="00427B7C"/>
    <w:rsid w:val="00427FBC"/>
    <w:rsid w:val="00430D97"/>
    <w:rsid w:val="00431551"/>
    <w:rsid w:val="004320D7"/>
    <w:rsid w:val="004327C2"/>
    <w:rsid w:val="0043301E"/>
    <w:rsid w:val="00434259"/>
    <w:rsid w:val="004358A9"/>
    <w:rsid w:val="004360E6"/>
    <w:rsid w:val="004368B4"/>
    <w:rsid w:val="00436D52"/>
    <w:rsid w:val="004373CA"/>
    <w:rsid w:val="00437862"/>
    <w:rsid w:val="00437AB3"/>
    <w:rsid w:val="004409CC"/>
    <w:rsid w:val="00441FBF"/>
    <w:rsid w:val="004420D4"/>
    <w:rsid w:val="00443AF7"/>
    <w:rsid w:val="0044407B"/>
    <w:rsid w:val="0044463D"/>
    <w:rsid w:val="00445162"/>
    <w:rsid w:val="0044583C"/>
    <w:rsid w:val="004459A0"/>
    <w:rsid w:val="00445A77"/>
    <w:rsid w:val="00445E3B"/>
    <w:rsid w:val="00446B68"/>
    <w:rsid w:val="00447EB6"/>
    <w:rsid w:val="00447F63"/>
    <w:rsid w:val="00450A18"/>
    <w:rsid w:val="00450B83"/>
    <w:rsid w:val="00450C9D"/>
    <w:rsid w:val="0045162C"/>
    <w:rsid w:val="004516D0"/>
    <w:rsid w:val="00452216"/>
    <w:rsid w:val="00452A7E"/>
    <w:rsid w:val="00452D51"/>
    <w:rsid w:val="00452E59"/>
    <w:rsid w:val="004531CA"/>
    <w:rsid w:val="00453777"/>
    <w:rsid w:val="00454110"/>
    <w:rsid w:val="0045450E"/>
    <w:rsid w:val="00456947"/>
    <w:rsid w:val="0045698F"/>
    <w:rsid w:val="004570BC"/>
    <w:rsid w:val="0046020E"/>
    <w:rsid w:val="00460328"/>
    <w:rsid w:val="004609D7"/>
    <w:rsid w:val="00460B31"/>
    <w:rsid w:val="004612DC"/>
    <w:rsid w:val="00463D88"/>
    <w:rsid w:val="0046420C"/>
    <w:rsid w:val="00464AF5"/>
    <w:rsid w:val="00464CFE"/>
    <w:rsid w:val="00466383"/>
    <w:rsid w:val="0046651F"/>
    <w:rsid w:val="00466EF0"/>
    <w:rsid w:val="00467FB0"/>
    <w:rsid w:val="004720BB"/>
    <w:rsid w:val="00472FDD"/>
    <w:rsid w:val="00473048"/>
    <w:rsid w:val="00473596"/>
    <w:rsid w:val="004736A1"/>
    <w:rsid w:val="004740E9"/>
    <w:rsid w:val="004747B0"/>
    <w:rsid w:val="00474F26"/>
    <w:rsid w:val="004754BF"/>
    <w:rsid w:val="00475C4C"/>
    <w:rsid w:val="00475F1D"/>
    <w:rsid w:val="0047629F"/>
    <w:rsid w:val="00476EE1"/>
    <w:rsid w:val="0048018B"/>
    <w:rsid w:val="00480937"/>
    <w:rsid w:val="00480E90"/>
    <w:rsid w:val="0048177C"/>
    <w:rsid w:val="0048202F"/>
    <w:rsid w:val="004829AA"/>
    <w:rsid w:val="00484383"/>
    <w:rsid w:val="00485754"/>
    <w:rsid w:val="00485C2D"/>
    <w:rsid w:val="00485FFB"/>
    <w:rsid w:val="00486116"/>
    <w:rsid w:val="004868DC"/>
    <w:rsid w:val="00486AB7"/>
    <w:rsid w:val="00487032"/>
    <w:rsid w:val="00487228"/>
    <w:rsid w:val="004913F2"/>
    <w:rsid w:val="0049169F"/>
    <w:rsid w:val="00491B8C"/>
    <w:rsid w:val="00491E9E"/>
    <w:rsid w:val="00492527"/>
    <w:rsid w:val="00493D36"/>
    <w:rsid w:val="00495405"/>
    <w:rsid w:val="00495424"/>
    <w:rsid w:val="00496A90"/>
    <w:rsid w:val="00496DB9"/>
    <w:rsid w:val="004978B4"/>
    <w:rsid w:val="004978F4"/>
    <w:rsid w:val="004A22F7"/>
    <w:rsid w:val="004A27B6"/>
    <w:rsid w:val="004A30FC"/>
    <w:rsid w:val="004A325F"/>
    <w:rsid w:val="004A32E7"/>
    <w:rsid w:val="004A339B"/>
    <w:rsid w:val="004A3AAF"/>
    <w:rsid w:val="004A42CC"/>
    <w:rsid w:val="004A46A9"/>
    <w:rsid w:val="004A54BC"/>
    <w:rsid w:val="004A5C6E"/>
    <w:rsid w:val="004A6615"/>
    <w:rsid w:val="004A6FEF"/>
    <w:rsid w:val="004B03A5"/>
    <w:rsid w:val="004B0AE9"/>
    <w:rsid w:val="004B3A4E"/>
    <w:rsid w:val="004B45A6"/>
    <w:rsid w:val="004B4C9C"/>
    <w:rsid w:val="004B4E42"/>
    <w:rsid w:val="004B5073"/>
    <w:rsid w:val="004B62FB"/>
    <w:rsid w:val="004B6333"/>
    <w:rsid w:val="004B75E8"/>
    <w:rsid w:val="004B7CE1"/>
    <w:rsid w:val="004C0482"/>
    <w:rsid w:val="004C1856"/>
    <w:rsid w:val="004C1B0E"/>
    <w:rsid w:val="004C2037"/>
    <w:rsid w:val="004C3E03"/>
    <w:rsid w:val="004C4A03"/>
    <w:rsid w:val="004C5402"/>
    <w:rsid w:val="004C587F"/>
    <w:rsid w:val="004C5B26"/>
    <w:rsid w:val="004C5E61"/>
    <w:rsid w:val="004C65A0"/>
    <w:rsid w:val="004D0383"/>
    <w:rsid w:val="004D1C9C"/>
    <w:rsid w:val="004D204D"/>
    <w:rsid w:val="004D3487"/>
    <w:rsid w:val="004D4855"/>
    <w:rsid w:val="004D587F"/>
    <w:rsid w:val="004D5DD3"/>
    <w:rsid w:val="004D6217"/>
    <w:rsid w:val="004D622E"/>
    <w:rsid w:val="004D6961"/>
    <w:rsid w:val="004E0BDE"/>
    <w:rsid w:val="004E0C92"/>
    <w:rsid w:val="004E137C"/>
    <w:rsid w:val="004E2471"/>
    <w:rsid w:val="004E3D12"/>
    <w:rsid w:val="004E4880"/>
    <w:rsid w:val="004E4C81"/>
    <w:rsid w:val="004E603F"/>
    <w:rsid w:val="004F18A3"/>
    <w:rsid w:val="004F1A4A"/>
    <w:rsid w:val="004F1DD8"/>
    <w:rsid w:val="004F1F86"/>
    <w:rsid w:val="004F2DCD"/>
    <w:rsid w:val="004F3809"/>
    <w:rsid w:val="004F4C4F"/>
    <w:rsid w:val="004F552C"/>
    <w:rsid w:val="004F61E9"/>
    <w:rsid w:val="004F6971"/>
    <w:rsid w:val="004F6F78"/>
    <w:rsid w:val="00500BF5"/>
    <w:rsid w:val="005011F5"/>
    <w:rsid w:val="00501303"/>
    <w:rsid w:val="00501B4F"/>
    <w:rsid w:val="00503BC2"/>
    <w:rsid w:val="0050451F"/>
    <w:rsid w:val="00505358"/>
    <w:rsid w:val="00506194"/>
    <w:rsid w:val="005072ED"/>
    <w:rsid w:val="005073B2"/>
    <w:rsid w:val="0051103B"/>
    <w:rsid w:val="00511099"/>
    <w:rsid w:val="00511C67"/>
    <w:rsid w:val="005120AF"/>
    <w:rsid w:val="005122B9"/>
    <w:rsid w:val="00512321"/>
    <w:rsid w:val="00512536"/>
    <w:rsid w:val="0051254F"/>
    <w:rsid w:val="00512CEC"/>
    <w:rsid w:val="0051349C"/>
    <w:rsid w:val="00514AD2"/>
    <w:rsid w:val="0051590A"/>
    <w:rsid w:val="00516A2E"/>
    <w:rsid w:val="00516D23"/>
    <w:rsid w:val="00520D0B"/>
    <w:rsid w:val="00521805"/>
    <w:rsid w:val="0052287E"/>
    <w:rsid w:val="005254AF"/>
    <w:rsid w:val="005258D2"/>
    <w:rsid w:val="00530757"/>
    <w:rsid w:val="005307F1"/>
    <w:rsid w:val="005315BB"/>
    <w:rsid w:val="005318F0"/>
    <w:rsid w:val="00531AA0"/>
    <w:rsid w:val="00531C8B"/>
    <w:rsid w:val="00531D21"/>
    <w:rsid w:val="00532375"/>
    <w:rsid w:val="00533115"/>
    <w:rsid w:val="005334F7"/>
    <w:rsid w:val="00533B93"/>
    <w:rsid w:val="00533DCC"/>
    <w:rsid w:val="00535DB4"/>
    <w:rsid w:val="00536111"/>
    <w:rsid w:val="00536670"/>
    <w:rsid w:val="005374E9"/>
    <w:rsid w:val="0053761C"/>
    <w:rsid w:val="005403A0"/>
    <w:rsid w:val="0054046D"/>
    <w:rsid w:val="00541852"/>
    <w:rsid w:val="00541991"/>
    <w:rsid w:val="00544636"/>
    <w:rsid w:val="00545113"/>
    <w:rsid w:val="00545542"/>
    <w:rsid w:val="0054575F"/>
    <w:rsid w:val="00545BCD"/>
    <w:rsid w:val="005470C2"/>
    <w:rsid w:val="00547204"/>
    <w:rsid w:val="005475C2"/>
    <w:rsid w:val="00547D67"/>
    <w:rsid w:val="00550950"/>
    <w:rsid w:val="00551418"/>
    <w:rsid w:val="00551494"/>
    <w:rsid w:val="00551529"/>
    <w:rsid w:val="0055169C"/>
    <w:rsid w:val="00551A92"/>
    <w:rsid w:val="00551DCE"/>
    <w:rsid w:val="0055373B"/>
    <w:rsid w:val="00553B9F"/>
    <w:rsid w:val="005545AE"/>
    <w:rsid w:val="00554C7B"/>
    <w:rsid w:val="00555463"/>
    <w:rsid w:val="0055560D"/>
    <w:rsid w:val="00555A43"/>
    <w:rsid w:val="0055604F"/>
    <w:rsid w:val="00556546"/>
    <w:rsid w:val="0055663C"/>
    <w:rsid w:val="00556920"/>
    <w:rsid w:val="00556F0D"/>
    <w:rsid w:val="0055750C"/>
    <w:rsid w:val="00560005"/>
    <w:rsid w:val="00561A1A"/>
    <w:rsid w:val="00562648"/>
    <w:rsid w:val="0056623F"/>
    <w:rsid w:val="005671A6"/>
    <w:rsid w:val="0056774B"/>
    <w:rsid w:val="005706D1"/>
    <w:rsid w:val="00571E31"/>
    <w:rsid w:val="0057200F"/>
    <w:rsid w:val="00572B2D"/>
    <w:rsid w:val="00572CA2"/>
    <w:rsid w:val="0057315C"/>
    <w:rsid w:val="00573AD4"/>
    <w:rsid w:val="00574A99"/>
    <w:rsid w:val="00575BFA"/>
    <w:rsid w:val="00580461"/>
    <w:rsid w:val="00580E2E"/>
    <w:rsid w:val="0058272D"/>
    <w:rsid w:val="005827DA"/>
    <w:rsid w:val="005839E0"/>
    <w:rsid w:val="00584693"/>
    <w:rsid w:val="005852EE"/>
    <w:rsid w:val="005856FA"/>
    <w:rsid w:val="00585A97"/>
    <w:rsid w:val="005865DA"/>
    <w:rsid w:val="00586A5B"/>
    <w:rsid w:val="00586E4D"/>
    <w:rsid w:val="00586F39"/>
    <w:rsid w:val="00590517"/>
    <w:rsid w:val="00590AFC"/>
    <w:rsid w:val="00592B57"/>
    <w:rsid w:val="005951D7"/>
    <w:rsid w:val="005957DD"/>
    <w:rsid w:val="005968B2"/>
    <w:rsid w:val="00597106"/>
    <w:rsid w:val="0059751D"/>
    <w:rsid w:val="00597D60"/>
    <w:rsid w:val="005A1189"/>
    <w:rsid w:val="005A15EB"/>
    <w:rsid w:val="005A1AD1"/>
    <w:rsid w:val="005A1FEA"/>
    <w:rsid w:val="005A2116"/>
    <w:rsid w:val="005A2BB6"/>
    <w:rsid w:val="005A3F6F"/>
    <w:rsid w:val="005A4313"/>
    <w:rsid w:val="005A468B"/>
    <w:rsid w:val="005A4806"/>
    <w:rsid w:val="005A5858"/>
    <w:rsid w:val="005B09D0"/>
    <w:rsid w:val="005B09FB"/>
    <w:rsid w:val="005B10BF"/>
    <w:rsid w:val="005B161C"/>
    <w:rsid w:val="005B1B71"/>
    <w:rsid w:val="005B242D"/>
    <w:rsid w:val="005B369F"/>
    <w:rsid w:val="005B383A"/>
    <w:rsid w:val="005B4E97"/>
    <w:rsid w:val="005B5FB4"/>
    <w:rsid w:val="005B7EC9"/>
    <w:rsid w:val="005C03E6"/>
    <w:rsid w:val="005C0B89"/>
    <w:rsid w:val="005C0CA0"/>
    <w:rsid w:val="005C116E"/>
    <w:rsid w:val="005C2250"/>
    <w:rsid w:val="005C3875"/>
    <w:rsid w:val="005C45EB"/>
    <w:rsid w:val="005C475F"/>
    <w:rsid w:val="005C4E7D"/>
    <w:rsid w:val="005C4FD5"/>
    <w:rsid w:val="005C58E6"/>
    <w:rsid w:val="005C5D36"/>
    <w:rsid w:val="005C60BC"/>
    <w:rsid w:val="005C680E"/>
    <w:rsid w:val="005C6BCB"/>
    <w:rsid w:val="005C6F10"/>
    <w:rsid w:val="005C7483"/>
    <w:rsid w:val="005C78A4"/>
    <w:rsid w:val="005C7BA7"/>
    <w:rsid w:val="005D02AF"/>
    <w:rsid w:val="005D03FC"/>
    <w:rsid w:val="005D06B3"/>
    <w:rsid w:val="005D0912"/>
    <w:rsid w:val="005D1B38"/>
    <w:rsid w:val="005D1DCA"/>
    <w:rsid w:val="005D2F4D"/>
    <w:rsid w:val="005D45C9"/>
    <w:rsid w:val="005D6D41"/>
    <w:rsid w:val="005D757E"/>
    <w:rsid w:val="005D7DA3"/>
    <w:rsid w:val="005E09CA"/>
    <w:rsid w:val="005E1AFF"/>
    <w:rsid w:val="005E207C"/>
    <w:rsid w:val="005E34C4"/>
    <w:rsid w:val="005E4144"/>
    <w:rsid w:val="005E49FA"/>
    <w:rsid w:val="005E52DB"/>
    <w:rsid w:val="005E6BD0"/>
    <w:rsid w:val="005E6DAE"/>
    <w:rsid w:val="005E7841"/>
    <w:rsid w:val="005E7C30"/>
    <w:rsid w:val="005F06C2"/>
    <w:rsid w:val="005F06E0"/>
    <w:rsid w:val="005F190A"/>
    <w:rsid w:val="005F2DB3"/>
    <w:rsid w:val="005F2E35"/>
    <w:rsid w:val="005F3028"/>
    <w:rsid w:val="005F3E42"/>
    <w:rsid w:val="005F40CF"/>
    <w:rsid w:val="005F4285"/>
    <w:rsid w:val="005F46E8"/>
    <w:rsid w:val="005F558F"/>
    <w:rsid w:val="005F5E42"/>
    <w:rsid w:val="005F6530"/>
    <w:rsid w:val="005F7B2C"/>
    <w:rsid w:val="00600598"/>
    <w:rsid w:val="006007C8"/>
    <w:rsid w:val="006008D1"/>
    <w:rsid w:val="0060099D"/>
    <w:rsid w:val="0060178A"/>
    <w:rsid w:val="00601967"/>
    <w:rsid w:val="00602F2D"/>
    <w:rsid w:val="00603693"/>
    <w:rsid w:val="00603BEA"/>
    <w:rsid w:val="00603CBE"/>
    <w:rsid w:val="00603DA2"/>
    <w:rsid w:val="00605AFF"/>
    <w:rsid w:val="00606606"/>
    <w:rsid w:val="00606803"/>
    <w:rsid w:val="00607064"/>
    <w:rsid w:val="00611CFB"/>
    <w:rsid w:val="00612193"/>
    <w:rsid w:val="0061371A"/>
    <w:rsid w:val="00613C01"/>
    <w:rsid w:val="00613D63"/>
    <w:rsid w:val="0061451E"/>
    <w:rsid w:val="006153C5"/>
    <w:rsid w:val="00615E20"/>
    <w:rsid w:val="006200A0"/>
    <w:rsid w:val="00620A2C"/>
    <w:rsid w:val="00621769"/>
    <w:rsid w:val="006217AE"/>
    <w:rsid w:val="00622502"/>
    <w:rsid w:val="006228EB"/>
    <w:rsid w:val="0062388E"/>
    <w:rsid w:val="00624287"/>
    <w:rsid w:val="00625225"/>
    <w:rsid w:val="006257B1"/>
    <w:rsid w:val="00626A18"/>
    <w:rsid w:val="00626BAC"/>
    <w:rsid w:val="00627439"/>
    <w:rsid w:val="006275FA"/>
    <w:rsid w:val="006307F4"/>
    <w:rsid w:val="006318CC"/>
    <w:rsid w:val="00634114"/>
    <w:rsid w:val="00634AED"/>
    <w:rsid w:val="00635023"/>
    <w:rsid w:val="00635126"/>
    <w:rsid w:val="006362CE"/>
    <w:rsid w:val="006370FE"/>
    <w:rsid w:val="006419B7"/>
    <w:rsid w:val="00641F80"/>
    <w:rsid w:val="0064227E"/>
    <w:rsid w:val="00642EC0"/>
    <w:rsid w:val="006437BF"/>
    <w:rsid w:val="0064399B"/>
    <w:rsid w:val="00643E28"/>
    <w:rsid w:val="0064405C"/>
    <w:rsid w:val="006454BA"/>
    <w:rsid w:val="00645A64"/>
    <w:rsid w:val="00645C31"/>
    <w:rsid w:val="0064609D"/>
    <w:rsid w:val="00646381"/>
    <w:rsid w:val="006467B7"/>
    <w:rsid w:val="00646F61"/>
    <w:rsid w:val="00647758"/>
    <w:rsid w:val="0065047E"/>
    <w:rsid w:val="00652737"/>
    <w:rsid w:val="0065297A"/>
    <w:rsid w:val="00652BD4"/>
    <w:rsid w:val="00652D8B"/>
    <w:rsid w:val="00653B20"/>
    <w:rsid w:val="00653FD8"/>
    <w:rsid w:val="00653FF8"/>
    <w:rsid w:val="00655416"/>
    <w:rsid w:val="00655938"/>
    <w:rsid w:val="00655F55"/>
    <w:rsid w:val="0066185E"/>
    <w:rsid w:val="00661C88"/>
    <w:rsid w:val="00662AFE"/>
    <w:rsid w:val="00662F25"/>
    <w:rsid w:val="00663740"/>
    <w:rsid w:val="0066374E"/>
    <w:rsid w:val="00664231"/>
    <w:rsid w:val="0066452A"/>
    <w:rsid w:val="00664853"/>
    <w:rsid w:val="006675C9"/>
    <w:rsid w:val="00670AA4"/>
    <w:rsid w:val="0067121F"/>
    <w:rsid w:val="00671B83"/>
    <w:rsid w:val="00671BD6"/>
    <w:rsid w:val="0067215C"/>
    <w:rsid w:val="00672618"/>
    <w:rsid w:val="00673354"/>
    <w:rsid w:val="006744FB"/>
    <w:rsid w:val="00674BD8"/>
    <w:rsid w:val="00675372"/>
    <w:rsid w:val="00675D79"/>
    <w:rsid w:val="00677C11"/>
    <w:rsid w:val="00677C38"/>
    <w:rsid w:val="00680128"/>
    <w:rsid w:val="00680626"/>
    <w:rsid w:val="00681278"/>
    <w:rsid w:val="00683192"/>
    <w:rsid w:val="00683895"/>
    <w:rsid w:val="00683B09"/>
    <w:rsid w:val="006843E2"/>
    <w:rsid w:val="00685261"/>
    <w:rsid w:val="006856B8"/>
    <w:rsid w:val="00685825"/>
    <w:rsid w:val="00685F46"/>
    <w:rsid w:val="00686907"/>
    <w:rsid w:val="00686A19"/>
    <w:rsid w:val="0069081F"/>
    <w:rsid w:val="00690E92"/>
    <w:rsid w:val="00690FFA"/>
    <w:rsid w:val="00691004"/>
    <w:rsid w:val="006913A0"/>
    <w:rsid w:val="00691AE6"/>
    <w:rsid w:val="00693314"/>
    <w:rsid w:val="006935DF"/>
    <w:rsid w:val="006948A7"/>
    <w:rsid w:val="00694B19"/>
    <w:rsid w:val="00694FE8"/>
    <w:rsid w:val="00697E34"/>
    <w:rsid w:val="00697F73"/>
    <w:rsid w:val="006A03B2"/>
    <w:rsid w:val="006A1343"/>
    <w:rsid w:val="006A16FA"/>
    <w:rsid w:val="006A1C60"/>
    <w:rsid w:val="006A2068"/>
    <w:rsid w:val="006A2C02"/>
    <w:rsid w:val="006A2C22"/>
    <w:rsid w:val="006A381A"/>
    <w:rsid w:val="006A5C80"/>
    <w:rsid w:val="006A5E3F"/>
    <w:rsid w:val="006A5EB2"/>
    <w:rsid w:val="006A5F2C"/>
    <w:rsid w:val="006A614B"/>
    <w:rsid w:val="006A6179"/>
    <w:rsid w:val="006A65A3"/>
    <w:rsid w:val="006A6A2F"/>
    <w:rsid w:val="006A726E"/>
    <w:rsid w:val="006B0463"/>
    <w:rsid w:val="006B2738"/>
    <w:rsid w:val="006B290B"/>
    <w:rsid w:val="006B541E"/>
    <w:rsid w:val="006B59CE"/>
    <w:rsid w:val="006B5D44"/>
    <w:rsid w:val="006B72A4"/>
    <w:rsid w:val="006B7747"/>
    <w:rsid w:val="006C0A1D"/>
    <w:rsid w:val="006C0DBB"/>
    <w:rsid w:val="006C211F"/>
    <w:rsid w:val="006C2C10"/>
    <w:rsid w:val="006C3946"/>
    <w:rsid w:val="006C397A"/>
    <w:rsid w:val="006C4EDE"/>
    <w:rsid w:val="006C515E"/>
    <w:rsid w:val="006C651D"/>
    <w:rsid w:val="006C7130"/>
    <w:rsid w:val="006D0357"/>
    <w:rsid w:val="006D0EA8"/>
    <w:rsid w:val="006D19D1"/>
    <w:rsid w:val="006D20D3"/>
    <w:rsid w:val="006D211D"/>
    <w:rsid w:val="006D2F88"/>
    <w:rsid w:val="006D3AB6"/>
    <w:rsid w:val="006D3F40"/>
    <w:rsid w:val="006D40AB"/>
    <w:rsid w:val="006D42BD"/>
    <w:rsid w:val="006D4868"/>
    <w:rsid w:val="006D4E26"/>
    <w:rsid w:val="006D5BBF"/>
    <w:rsid w:val="006D61A6"/>
    <w:rsid w:val="006D761B"/>
    <w:rsid w:val="006E34BA"/>
    <w:rsid w:val="006E3F6E"/>
    <w:rsid w:val="006E42C2"/>
    <w:rsid w:val="006E4B02"/>
    <w:rsid w:val="006E6407"/>
    <w:rsid w:val="006E6EAD"/>
    <w:rsid w:val="006E7015"/>
    <w:rsid w:val="006F06ED"/>
    <w:rsid w:val="006F0738"/>
    <w:rsid w:val="006F089C"/>
    <w:rsid w:val="006F193B"/>
    <w:rsid w:val="006F1F94"/>
    <w:rsid w:val="006F1FDA"/>
    <w:rsid w:val="006F217F"/>
    <w:rsid w:val="006F270C"/>
    <w:rsid w:val="006F343A"/>
    <w:rsid w:val="006F3450"/>
    <w:rsid w:val="006F4769"/>
    <w:rsid w:val="006F4CA7"/>
    <w:rsid w:val="006F5408"/>
    <w:rsid w:val="00700B92"/>
    <w:rsid w:val="007020F5"/>
    <w:rsid w:val="0070550E"/>
    <w:rsid w:val="00705CCB"/>
    <w:rsid w:val="00705E8F"/>
    <w:rsid w:val="007061E9"/>
    <w:rsid w:val="00706D21"/>
    <w:rsid w:val="00706D3A"/>
    <w:rsid w:val="00710420"/>
    <w:rsid w:val="00710B70"/>
    <w:rsid w:val="00711036"/>
    <w:rsid w:val="00711991"/>
    <w:rsid w:val="0071267B"/>
    <w:rsid w:val="00713FAB"/>
    <w:rsid w:val="00714145"/>
    <w:rsid w:val="00714722"/>
    <w:rsid w:val="00714895"/>
    <w:rsid w:val="00716199"/>
    <w:rsid w:val="0071699D"/>
    <w:rsid w:val="00717BDF"/>
    <w:rsid w:val="00717BF8"/>
    <w:rsid w:val="007202CB"/>
    <w:rsid w:val="00721889"/>
    <w:rsid w:val="00721C6F"/>
    <w:rsid w:val="007224A4"/>
    <w:rsid w:val="00722752"/>
    <w:rsid w:val="00722776"/>
    <w:rsid w:val="00723462"/>
    <w:rsid w:val="00723B34"/>
    <w:rsid w:val="00724CA1"/>
    <w:rsid w:val="00724D69"/>
    <w:rsid w:val="00725A71"/>
    <w:rsid w:val="00725F25"/>
    <w:rsid w:val="007265E6"/>
    <w:rsid w:val="00727970"/>
    <w:rsid w:val="00727BED"/>
    <w:rsid w:val="00730199"/>
    <w:rsid w:val="007301BE"/>
    <w:rsid w:val="00730367"/>
    <w:rsid w:val="00730ACB"/>
    <w:rsid w:val="00731033"/>
    <w:rsid w:val="00731447"/>
    <w:rsid w:val="007316D1"/>
    <w:rsid w:val="00731B83"/>
    <w:rsid w:val="007323B0"/>
    <w:rsid w:val="0073292F"/>
    <w:rsid w:val="0073316F"/>
    <w:rsid w:val="0073356A"/>
    <w:rsid w:val="00733929"/>
    <w:rsid w:val="00734343"/>
    <w:rsid w:val="00735500"/>
    <w:rsid w:val="0073620C"/>
    <w:rsid w:val="0073632D"/>
    <w:rsid w:val="007369B7"/>
    <w:rsid w:val="0073773C"/>
    <w:rsid w:val="00741CB2"/>
    <w:rsid w:val="00742469"/>
    <w:rsid w:val="00745053"/>
    <w:rsid w:val="00745119"/>
    <w:rsid w:val="007459AF"/>
    <w:rsid w:val="00746860"/>
    <w:rsid w:val="0074750F"/>
    <w:rsid w:val="0074781B"/>
    <w:rsid w:val="007511E6"/>
    <w:rsid w:val="00752295"/>
    <w:rsid w:val="00753083"/>
    <w:rsid w:val="007532DC"/>
    <w:rsid w:val="00753EA1"/>
    <w:rsid w:val="0075555F"/>
    <w:rsid w:val="007572C8"/>
    <w:rsid w:val="007605E7"/>
    <w:rsid w:val="00760FA8"/>
    <w:rsid w:val="00761B1D"/>
    <w:rsid w:val="00762670"/>
    <w:rsid w:val="007637C6"/>
    <w:rsid w:val="007646CD"/>
    <w:rsid w:val="007650CD"/>
    <w:rsid w:val="00765CAD"/>
    <w:rsid w:val="0076673B"/>
    <w:rsid w:val="00766EEF"/>
    <w:rsid w:val="007673F0"/>
    <w:rsid w:val="007675BB"/>
    <w:rsid w:val="007677FE"/>
    <w:rsid w:val="00767CBA"/>
    <w:rsid w:val="0077027B"/>
    <w:rsid w:val="00770A7F"/>
    <w:rsid w:val="00770D07"/>
    <w:rsid w:val="00771416"/>
    <w:rsid w:val="007715D1"/>
    <w:rsid w:val="00772155"/>
    <w:rsid w:val="0077242D"/>
    <w:rsid w:val="007725D2"/>
    <w:rsid w:val="00772733"/>
    <w:rsid w:val="00772D22"/>
    <w:rsid w:val="007732A0"/>
    <w:rsid w:val="007732BD"/>
    <w:rsid w:val="00773450"/>
    <w:rsid w:val="00773DA6"/>
    <w:rsid w:val="007743E0"/>
    <w:rsid w:val="00774C21"/>
    <w:rsid w:val="00774CAF"/>
    <w:rsid w:val="00775BB6"/>
    <w:rsid w:val="0077652B"/>
    <w:rsid w:val="00776698"/>
    <w:rsid w:val="00777E07"/>
    <w:rsid w:val="007803E6"/>
    <w:rsid w:val="00780597"/>
    <w:rsid w:val="00780BFF"/>
    <w:rsid w:val="00781690"/>
    <w:rsid w:val="007816D0"/>
    <w:rsid w:val="00781FB0"/>
    <w:rsid w:val="00782695"/>
    <w:rsid w:val="00783002"/>
    <w:rsid w:val="007832BA"/>
    <w:rsid w:val="00783B51"/>
    <w:rsid w:val="0078409A"/>
    <w:rsid w:val="007847BD"/>
    <w:rsid w:val="0078486F"/>
    <w:rsid w:val="007848B2"/>
    <w:rsid w:val="0078490C"/>
    <w:rsid w:val="00785D7B"/>
    <w:rsid w:val="007903F9"/>
    <w:rsid w:val="007910C7"/>
    <w:rsid w:val="007924FB"/>
    <w:rsid w:val="00792D96"/>
    <w:rsid w:val="0079367A"/>
    <w:rsid w:val="00793C03"/>
    <w:rsid w:val="00793E2B"/>
    <w:rsid w:val="007944BD"/>
    <w:rsid w:val="007947A3"/>
    <w:rsid w:val="00795A92"/>
    <w:rsid w:val="00795F75"/>
    <w:rsid w:val="00796B80"/>
    <w:rsid w:val="007975EE"/>
    <w:rsid w:val="007A068C"/>
    <w:rsid w:val="007A1666"/>
    <w:rsid w:val="007A235B"/>
    <w:rsid w:val="007A26EB"/>
    <w:rsid w:val="007A2EDB"/>
    <w:rsid w:val="007A4284"/>
    <w:rsid w:val="007A4755"/>
    <w:rsid w:val="007A7B56"/>
    <w:rsid w:val="007B111C"/>
    <w:rsid w:val="007B1868"/>
    <w:rsid w:val="007B405A"/>
    <w:rsid w:val="007B4756"/>
    <w:rsid w:val="007B4830"/>
    <w:rsid w:val="007B560E"/>
    <w:rsid w:val="007B5B28"/>
    <w:rsid w:val="007B6725"/>
    <w:rsid w:val="007B68FB"/>
    <w:rsid w:val="007B7917"/>
    <w:rsid w:val="007B7A13"/>
    <w:rsid w:val="007B7BDE"/>
    <w:rsid w:val="007B7DE1"/>
    <w:rsid w:val="007C03BD"/>
    <w:rsid w:val="007C0B2D"/>
    <w:rsid w:val="007C1991"/>
    <w:rsid w:val="007C252E"/>
    <w:rsid w:val="007C2EE9"/>
    <w:rsid w:val="007C3305"/>
    <w:rsid w:val="007C3606"/>
    <w:rsid w:val="007C5769"/>
    <w:rsid w:val="007C58BD"/>
    <w:rsid w:val="007C6D54"/>
    <w:rsid w:val="007C7124"/>
    <w:rsid w:val="007C71EB"/>
    <w:rsid w:val="007C7500"/>
    <w:rsid w:val="007D0201"/>
    <w:rsid w:val="007D2749"/>
    <w:rsid w:val="007D3012"/>
    <w:rsid w:val="007D6F95"/>
    <w:rsid w:val="007D7207"/>
    <w:rsid w:val="007D7AA2"/>
    <w:rsid w:val="007D7C4B"/>
    <w:rsid w:val="007E0B5D"/>
    <w:rsid w:val="007E13F9"/>
    <w:rsid w:val="007E1A48"/>
    <w:rsid w:val="007E1C55"/>
    <w:rsid w:val="007E3245"/>
    <w:rsid w:val="007E341A"/>
    <w:rsid w:val="007E37E9"/>
    <w:rsid w:val="007E512D"/>
    <w:rsid w:val="007E7558"/>
    <w:rsid w:val="007E7596"/>
    <w:rsid w:val="007F049F"/>
    <w:rsid w:val="007F0D69"/>
    <w:rsid w:val="007F30AB"/>
    <w:rsid w:val="007F322E"/>
    <w:rsid w:val="007F3A78"/>
    <w:rsid w:val="007F4BD9"/>
    <w:rsid w:val="007F4EBC"/>
    <w:rsid w:val="007F5EBD"/>
    <w:rsid w:val="007F62AB"/>
    <w:rsid w:val="007F7740"/>
    <w:rsid w:val="007F7818"/>
    <w:rsid w:val="008019BC"/>
    <w:rsid w:val="00801FFA"/>
    <w:rsid w:val="00802834"/>
    <w:rsid w:val="008029C6"/>
    <w:rsid w:val="00803045"/>
    <w:rsid w:val="00803653"/>
    <w:rsid w:val="008037E9"/>
    <w:rsid w:val="00803CA3"/>
    <w:rsid w:val="00804E71"/>
    <w:rsid w:val="00805C0E"/>
    <w:rsid w:val="00806CDC"/>
    <w:rsid w:val="00807170"/>
    <w:rsid w:val="008075B4"/>
    <w:rsid w:val="0080795A"/>
    <w:rsid w:val="00811ABD"/>
    <w:rsid w:val="008121DC"/>
    <w:rsid w:val="0081233E"/>
    <w:rsid w:val="00812FA1"/>
    <w:rsid w:val="00816393"/>
    <w:rsid w:val="0081645D"/>
    <w:rsid w:val="00816A83"/>
    <w:rsid w:val="00817706"/>
    <w:rsid w:val="0081788F"/>
    <w:rsid w:val="0081792F"/>
    <w:rsid w:val="008202EB"/>
    <w:rsid w:val="00821D46"/>
    <w:rsid w:val="008222D8"/>
    <w:rsid w:val="0082289E"/>
    <w:rsid w:val="008229E8"/>
    <w:rsid w:val="00822E82"/>
    <w:rsid w:val="008234AC"/>
    <w:rsid w:val="008235A0"/>
    <w:rsid w:val="0082420B"/>
    <w:rsid w:val="0082594A"/>
    <w:rsid w:val="00825AAB"/>
    <w:rsid w:val="00825C3D"/>
    <w:rsid w:val="00826055"/>
    <w:rsid w:val="00826EF9"/>
    <w:rsid w:val="00827E99"/>
    <w:rsid w:val="00831414"/>
    <w:rsid w:val="00831421"/>
    <w:rsid w:val="00832558"/>
    <w:rsid w:val="008334D9"/>
    <w:rsid w:val="00833515"/>
    <w:rsid w:val="00833B0D"/>
    <w:rsid w:val="00834400"/>
    <w:rsid w:val="00834635"/>
    <w:rsid w:val="0083499C"/>
    <w:rsid w:val="008363AD"/>
    <w:rsid w:val="00836815"/>
    <w:rsid w:val="008376DD"/>
    <w:rsid w:val="0083770D"/>
    <w:rsid w:val="00840708"/>
    <w:rsid w:val="0084170C"/>
    <w:rsid w:val="00843736"/>
    <w:rsid w:val="00844827"/>
    <w:rsid w:val="0084484E"/>
    <w:rsid w:val="00844927"/>
    <w:rsid w:val="00844E94"/>
    <w:rsid w:val="0084502E"/>
    <w:rsid w:val="00846042"/>
    <w:rsid w:val="00846FE0"/>
    <w:rsid w:val="00847450"/>
    <w:rsid w:val="008474FD"/>
    <w:rsid w:val="008504D2"/>
    <w:rsid w:val="00850DE5"/>
    <w:rsid w:val="00851A77"/>
    <w:rsid w:val="00852012"/>
    <w:rsid w:val="00855009"/>
    <w:rsid w:val="00855021"/>
    <w:rsid w:val="00855190"/>
    <w:rsid w:val="00856A65"/>
    <w:rsid w:val="00857560"/>
    <w:rsid w:val="0085773C"/>
    <w:rsid w:val="008600A5"/>
    <w:rsid w:val="00860470"/>
    <w:rsid w:val="00861004"/>
    <w:rsid w:val="00861839"/>
    <w:rsid w:val="00862A44"/>
    <w:rsid w:val="008630C5"/>
    <w:rsid w:val="0086314D"/>
    <w:rsid w:val="00863271"/>
    <w:rsid w:val="00863912"/>
    <w:rsid w:val="00865294"/>
    <w:rsid w:val="008652B7"/>
    <w:rsid w:val="008700E8"/>
    <w:rsid w:val="00871C53"/>
    <w:rsid w:val="00872EB3"/>
    <w:rsid w:val="00873529"/>
    <w:rsid w:val="008745C3"/>
    <w:rsid w:val="00874E97"/>
    <w:rsid w:val="00875486"/>
    <w:rsid w:val="008756BF"/>
    <w:rsid w:val="0087708D"/>
    <w:rsid w:val="0088020F"/>
    <w:rsid w:val="0088087C"/>
    <w:rsid w:val="00880C39"/>
    <w:rsid w:val="008816C2"/>
    <w:rsid w:val="00881E7E"/>
    <w:rsid w:val="00883A2C"/>
    <w:rsid w:val="00885A26"/>
    <w:rsid w:val="00887626"/>
    <w:rsid w:val="008900C5"/>
    <w:rsid w:val="00891FB3"/>
    <w:rsid w:val="00892731"/>
    <w:rsid w:val="00892AEE"/>
    <w:rsid w:val="008930FD"/>
    <w:rsid w:val="008944EA"/>
    <w:rsid w:val="00894552"/>
    <w:rsid w:val="00894F26"/>
    <w:rsid w:val="00895720"/>
    <w:rsid w:val="0089601B"/>
    <w:rsid w:val="00897030"/>
    <w:rsid w:val="0089737E"/>
    <w:rsid w:val="008975F7"/>
    <w:rsid w:val="008A1249"/>
    <w:rsid w:val="008A1EC1"/>
    <w:rsid w:val="008A2104"/>
    <w:rsid w:val="008A2268"/>
    <w:rsid w:val="008A2D41"/>
    <w:rsid w:val="008A3276"/>
    <w:rsid w:val="008A39F6"/>
    <w:rsid w:val="008A3F63"/>
    <w:rsid w:val="008A4268"/>
    <w:rsid w:val="008A4778"/>
    <w:rsid w:val="008A497B"/>
    <w:rsid w:val="008A4AF5"/>
    <w:rsid w:val="008A5C48"/>
    <w:rsid w:val="008A644B"/>
    <w:rsid w:val="008A72C5"/>
    <w:rsid w:val="008A76D9"/>
    <w:rsid w:val="008A7CA6"/>
    <w:rsid w:val="008B2C1D"/>
    <w:rsid w:val="008B4325"/>
    <w:rsid w:val="008B48A7"/>
    <w:rsid w:val="008B50A2"/>
    <w:rsid w:val="008B5B41"/>
    <w:rsid w:val="008B5BE8"/>
    <w:rsid w:val="008B6FA3"/>
    <w:rsid w:val="008C04CA"/>
    <w:rsid w:val="008C1085"/>
    <w:rsid w:val="008C17BA"/>
    <w:rsid w:val="008C2A20"/>
    <w:rsid w:val="008C4EFE"/>
    <w:rsid w:val="008C51E0"/>
    <w:rsid w:val="008C5BBB"/>
    <w:rsid w:val="008C5BFF"/>
    <w:rsid w:val="008C5EE2"/>
    <w:rsid w:val="008C60B0"/>
    <w:rsid w:val="008C7185"/>
    <w:rsid w:val="008C7A95"/>
    <w:rsid w:val="008C7BCF"/>
    <w:rsid w:val="008C7C3A"/>
    <w:rsid w:val="008D10A5"/>
    <w:rsid w:val="008D2BE3"/>
    <w:rsid w:val="008D2D34"/>
    <w:rsid w:val="008D2F65"/>
    <w:rsid w:val="008D34E0"/>
    <w:rsid w:val="008D488F"/>
    <w:rsid w:val="008D4AEC"/>
    <w:rsid w:val="008D5F53"/>
    <w:rsid w:val="008D6FFB"/>
    <w:rsid w:val="008D72C5"/>
    <w:rsid w:val="008D7830"/>
    <w:rsid w:val="008D79B0"/>
    <w:rsid w:val="008D7F80"/>
    <w:rsid w:val="008E013E"/>
    <w:rsid w:val="008E21F4"/>
    <w:rsid w:val="008E222E"/>
    <w:rsid w:val="008E239A"/>
    <w:rsid w:val="008E2CAE"/>
    <w:rsid w:val="008E2F68"/>
    <w:rsid w:val="008E3A2D"/>
    <w:rsid w:val="008E3D87"/>
    <w:rsid w:val="008E5ACD"/>
    <w:rsid w:val="008E6762"/>
    <w:rsid w:val="008E6CD8"/>
    <w:rsid w:val="008F03FC"/>
    <w:rsid w:val="008F0B9D"/>
    <w:rsid w:val="008F0E83"/>
    <w:rsid w:val="008F1724"/>
    <w:rsid w:val="008F1776"/>
    <w:rsid w:val="008F1941"/>
    <w:rsid w:val="008F2FBC"/>
    <w:rsid w:val="008F61BD"/>
    <w:rsid w:val="008F6DF5"/>
    <w:rsid w:val="008F7438"/>
    <w:rsid w:val="008F7C53"/>
    <w:rsid w:val="009002E2"/>
    <w:rsid w:val="0090063B"/>
    <w:rsid w:val="00900BD9"/>
    <w:rsid w:val="00900C92"/>
    <w:rsid w:val="00902277"/>
    <w:rsid w:val="009024CF"/>
    <w:rsid w:val="00903095"/>
    <w:rsid w:val="00903294"/>
    <w:rsid w:val="00904B7C"/>
    <w:rsid w:val="009059CE"/>
    <w:rsid w:val="00906022"/>
    <w:rsid w:val="00906847"/>
    <w:rsid w:val="0090711B"/>
    <w:rsid w:val="009079CD"/>
    <w:rsid w:val="00907CCD"/>
    <w:rsid w:val="00910287"/>
    <w:rsid w:val="0091054F"/>
    <w:rsid w:val="0091085D"/>
    <w:rsid w:val="00911C04"/>
    <w:rsid w:val="0091230D"/>
    <w:rsid w:val="00912393"/>
    <w:rsid w:val="009139BA"/>
    <w:rsid w:val="009139D5"/>
    <w:rsid w:val="009142D6"/>
    <w:rsid w:val="00914CE1"/>
    <w:rsid w:val="0091505A"/>
    <w:rsid w:val="0091617E"/>
    <w:rsid w:val="009215CF"/>
    <w:rsid w:val="00921C0E"/>
    <w:rsid w:val="009221E6"/>
    <w:rsid w:val="0092260C"/>
    <w:rsid w:val="00922BFF"/>
    <w:rsid w:val="00922CC6"/>
    <w:rsid w:val="009235B2"/>
    <w:rsid w:val="00923A82"/>
    <w:rsid w:val="009253B7"/>
    <w:rsid w:val="009257D8"/>
    <w:rsid w:val="00926350"/>
    <w:rsid w:val="00927945"/>
    <w:rsid w:val="00930915"/>
    <w:rsid w:val="00931EA9"/>
    <w:rsid w:val="00934034"/>
    <w:rsid w:val="009344A8"/>
    <w:rsid w:val="00934746"/>
    <w:rsid w:val="009358F8"/>
    <w:rsid w:val="009360C7"/>
    <w:rsid w:val="00936427"/>
    <w:rsid w:val="009366E6"/>
    <w:rsid w:val="009377A0"/>
    <w:rsid w:val="00940015"/>
    <w:rsid w:val="009405D1"/>
    <w:rsid w:val="009406ED"/>
    <w:rsid w:val="00940F77"/>
    <w:rsid w:val="00941408"/>
    <w:rsid w:val="00942F75"/>
    <w:rsid w:val="00943C5C"/>
    <w:rsid w:val="0094431F"/>
    <w:rsid w:val="00946BDF"/>
    <w:rsid w:val="00947345"/>
    <w:rsid w:val="00950F94"/>
    <w:rsid w:val="009510A2"/>
    <w:rsid w:val="00951F2E"/>
    <w:rsid w:val="009520F0"/>
    <w:rsid w:val="009524A3"/>
    <w:rsid w:val="00953CD4"/>
    <w:rsid w:val="00953EFB"/>
    <w:rsid w:val="00954A69"/>
    <w:rsid w:val="00955362"/>
    <w:rsid w:val="00955708"/>
    <w:rsid w:val="00955CA0"/>
    <w:rsid w:val="00955F66"/>
    <w:rsid w:val="00956421"/>
    <w:rsid w:val="00957A5F"/>
    <w:rsid w:val="00960241"/>
    <w:rsid w:val="009607C7"/>
    <w:rsid w:val="009610B4"/>
    <w:rsid w:val="00961807"/>
    <w:rsid w:val="00961D70"/>
    <w:rsid w:val="00962D66"/>
    <w:rsid w:val="00965C13"/>
    <w:rsid w:val="009663EB"/>
    <w:rsid w:val="00966883"/>
    <w:rsid w:val="009674DC"/>
    <w:rsid w:val="009674FF"/>
    <w:rsid w:val="009702AE"/>
    <w:rsid w:val="00970F2C"/>
    <w:rsid w:val="0097139D"/>
    <w:rsid w:val="009713FA"/>
    <w:rsid w:val="00971571"/>
    <w:rsid w:val="00972B17"/>
    <w:rsid w:val="00974124"/>
    <w:rsid w:val="0097511E"/>
    <w:rsid w:val="00975702"/>
    <w:rsid w:val="009758A2"/>
    <w:rsid w:val="00977603"/>
    <w:rsid w:val="009803A5"/>
    <w:rsid w:val="00980575"/>
    <w:rsid w:val="00980AEB"/>
    <w:rsid w:val="00982F5F"/>
    <w:rsid w:val="00983BF7"/>
    <w:rsid w:val="0098529F"/>
    <w:rsid w:val="00985694"/>
    <w:rsid w:val="00986A0A"/>
    <w:rsid w:val="00986FC2"/>
    <w:rsid w:val="009871BA"/>
    <w:rsid w:val="00987557"/>
    <w:rsid w:val="00987D7A"/>
    <w:rsid w:val="009904F8"/>
    <w:rsid w:val="0099185F"/>
    <w:rsid w:val="00991CC6"/>
    <w:rsid w:val="009922F0"/>
    <w:rsid w:val="00992947"/>
    <w:rsid w:val="00994392"/>
    <w:rsid w:val="00994473"/>
    <w:rsid w:val="009945DA"/>
    <w:rsid w:val="009955DD"/>
    <w:rsid w:val="009957C7"/>
    <w:rsid w:val="00995E4F"/>
    <w:rsid w:val="009960E0"/>
    <w:rsid w:val="00996C56"/>
    <w:rsid w:val="00997744"/>
    <w:rsid w:val="0099796E"/>
    <w:rsid w:val="009A0D47"/>
    <w:rsid w:val="009A1656"/>
    <w:rsid w:val="009A2117"/>
    <w:rsid w:val="009A216D"/>
    <w:rsid w:val="009A29DD"/>
    <w:rsid w:val="009A2EAB"/>
    <w:rsid w:val="009A32A3"/>
    <w:rsid w:val="009A3DA2"/>
    <w:rsid w:val="009A4F24"/>
    <w:rsid w:val="009A5274"/>
    <w:rsid w:val="009A6655"/>
    <w:rsid w:val="009A76FA"/>
    <w:rsid w:val="009B0FFC"/>
    <w:rsid w:val="009B1016"/>
    <w:rsid w:val="009B14C7"/>
    <w:rsid w:val="009B17D9"/>
    <w:rsid w:val="009B19B7"/>
    <w:rsid w:val="009B1B5D"/>
    <w:rsid w:val="009B2E21"/>
    <w:rsid w:val="009B33FF"/>
    <w:rsid w:val="009B3464"/>
    <w:rsid w:val="009B4248"/>
    <w:rsid w:val="009B512C"/>
    <w:rsid w:val="009B608E"/>
    <w:rsid w:val="009B650F"/>
    <w:rsid w:val="009B668D"/>
    <w:rsid w:val="009B7465"/>
    <w:rsid w:val="009C01B4"/>
    <w:rsid w:val="009C387F"/>
    <w:rsid w:val="009C428F"/>
    <w:rsid w:val="009C5616"/>
    <w:rsid w:val="009C5C16"/>
    <w:rsid w:val="009C71A5"/>
    <w:rsid w:val="009D0EA5"/>
    <w:rsid w:val="009D0F18"/>
    <w:rsid w:val="009D13FB"/>
    <w:rsid w:val="009D1644"/>
    <w:rsid w:val="009D4C42"/>
    <w:rsid w:val="009D5ACC"/>
    <w:rsid w:val="009D681E"/>
    <w:rsid w:val="009D6902"/>
    <w:rsid w:val="009D7FAE"/>
    <w:rsid w:val="009E0308"/>
    <w:rsid w:val="009E0A36"/>
    <w:rsid w:val="009E0BA7"/>
    <w:rsid w:val="009E0D90"/>
    <w:rsid w:val="009E1099"/>
    <w:rsid w:val="009E2230"/>
    <w:rsid w:val="009E2468"/>
    <w:rsid w:val="009E2707"/>
    <w:rsid w:val="009E2BA8"/>
    <w:rsid w:val="009E3152"/>
    <w:rsid w:val="009E3904"/>
    <w:rsid w:val="009E4183"/>
    <w:rsid w:val="009E4479"/>
    <w:rsid w:val="009E5BE2"/>
    <w:rsid w:val="009E5F2D"/>
    <w:rsid w:val="009E60E9"/>
    <w:rsid w:val="009E61F3"/>
    <w:rsid w:val="009E679B"/>
    <w:rsid w:val="009E6EC1"/>
    <w:rsid w:val="009E78BE"/>
    <w:rsid w:val="009F02EB"/>
    <w:rsid w:val="009F09F4"/>
    <w:rsid w:val="009F0D36"/>
    <w:rsid w:val="009F1728"/>
    <w:rsid w:val="009F1C98"/>
    <w:rsid w:val="009F21F7"/>
    <w:rsid w:val="009F2D4C"/>
    <w:rsid w:val="009F32A3"/>
    <w:rsid w:val="009F3815"/>
    <w:rsid w:val="009F409C"/>
    <w:rsid w:val="009F47B8"/>
    <w:rsid w:val="009F5C48"/>
    <w:rsid w:val="009F6675"/>
    <w:rsid w:val="009F708F"/>
    <w:rsid w:val="009F7305"/>
    <w:rsid w:val="009F78C4"/>
    <w:rsid w:val="009F7C8A"/>
    <w:rsid w:val="00A007CB"/>
    <w:rsid w:val="00A016E4"/>
    <w:rsid w:val="00A02EA6"/>
    <w:rsid w:val="00A0425D"/>
    <w:rsid w:val="00A04328"/>
    <w:rsid w:val="00A04501"/>
    <w:rsid w:val="00A04BB0"/>
    <w:rsid w:val="00A04C8E"/>
    <w:rsid w:val="00A056F0"/>
    <w:rsid w:val="00A05FBC"/>
    <w:rsid w:val="00A06578"/>
    <w:rsid w:val="00A06E88"/>
    <w:rsid w:val="00A06FF2"/>
    <w:rsid w:val="00A07EFC"/>
    <w:rsid w:val="00A10FFF"/>
    <w:rsid w:val="00A1269A"/>
    <w:rsid w:val="00A133AA"/>
    <w:rsid w:val="00A141D4"/>
    <w:rsid w:val="00A144F7"/>
    <w:rsid w:val="00A16B91"/>
    <w:rsid w:val="00A17498"/>
    <w:rsid w:val="00A17CAC"/>
    <w:rsid w:val="00A204EE"/>
    <w:rsid w:val="00A21570"/>
    <w:rsid w:val="00A21C5F"/>
    <w:rsid w:val="00A21DD2"/>
    <w:rsid w:val="00A21DFD"/>
    <w:rsid w:val="00A22923"/>
    <w:rsid w:val="00A22D19"/>
    <w:rsid w:val="00A23072"/>
    <w:rsid w:val="00A24237"/>
    <w:rsid w:val="00A245A0"/>
    <w:rsid w:val="00A24872"/>
    <w:rsid w:val="00A24E3B"/>
    <w:rsid w:val="00A25425"/>
    <w:rsid w:val="00A25478"/>
    <w:rsid w:val="00A25757"/>
    <w:rsid w:val="00A25A7D"/>
    <w:rsid w:val="00A26117"/>
    <w:rsid w:val="00A26F92"/>
    <w:rsid w:val="00A27869"/>
    <w:rsid w:val="00A27C96"/>
    <w:rsid w:val="00A3025C"/>
    <w:rsid w:val="00A3096A"/>
    <w:rsid w:val="00A3152B"/>
    <w:rsid w:val="00A322FB"/>
    <w:rsid w:val="00A32C41"/>
    <w:rsid w:val="00A34511"/>
    <w:rsid w:val="00A34712"/>
    <w:rsid w:val="00A353A5"/>
    <w:rsid w:val="00A35703"/>
    <w:rsid w:val="00A35C0E"/>
    <w:rsid w:val="00A36435"/>
    <w:rsid w:val="00A36A8E"/>
    <w:rsid w:val="00A36E1D"/>
    <w:rsid w:val="00A372B1"/>
    <w:rsid w:val="00A37A92"/>
    <w:rsid w:val="00A4073A"/>
    <w:rsid w:val="00A418D5"/>
    <w:rsid w:val="00A41927"/>
    <w:rsid w:val="00A444A3"/>
    <w:rsid w:val="00A4501C"/>
    <w:rsid w:val="00A45821"/>
    <w:rsid w:val="00A45B40"/>
    <w:rsid w:val="00A46196"/>
    <w:rsid w:val="00A46CC8"/>
    <w:rsid w:val="00A50BA8"/>
    <w:rsid w:val="00A5104F"/>
    <w:rsid w:val="00A535AD"/>
    <w:rsid w:val="00A5370E"/>
    <w:rsid w:val="00A54922"/>
    <w:rsid w:val="00A550E5"/>
    <w:rsid w:val="00A55686"/>
    <w:rsid w:val="00A57C22"/>
    <w:rsid w:val="00A6032D"/>
    <w:rsid w:val="00A60928"/>
    <w:rsid w:val="00A60951"/>
    <w:rsid w:val="00A617A0"/>
    <w:rsid w:val="00A619F8"/>
    <w:rsid w:val="00A63679"/>
    <w:rsid w:val="00A6393A"/>
    <w:rsid w:val="00A63976"/>
    <w:rsid w:val="00A64EDF"/>
    <w:rsid w:val="00A6558E"/>
    <w:rsid w:val="00A65F7F"/>
    <w:rsid w:val="00A663A7"/>
    <w:rsid w:val="00A667F5"/>
    <w:rsid w:val="00A66B8B"/>
    <w:rsid w:val="00A66E8A"/>
    <w:rsid w:val="00A66EEF"/>
    <w:rsid w:val="00A66EF3"/>
    <w:rsid w:val="00A676AD"/>
    <w:rsid w:val="00A678DA"/>
    <w:rsid w:val="00A70273"/>
    <w:rsid w:val="00A7071C"/>
    <w:rsid w:val="00A71244"/>
    <w:rsid w:val="00A7199C"/>
    <w:rsid w:val="00A727BB"/>
    <w:rsid w:val="00A72935"/>
    <w:rsid w:val="00A72CBE"/>
    <w:rsid w:val="00A733CC"/>
    <w:rsid w:val="00A73BFD"/>
    <w:rsid w:val="00A74288"/>
    <w:rsid w:val="00A74CA6"/>
    <w:rsid w:val="00A7511D"/>
    <w:rsid w:val="00A75C2E"/>
    <w:rsid w:val="00A769CA"/>
    <w:rsid w:val="00A76EDC"/>
    <w:rsid w:val="00A77354"/>
    <w:rsid w:val="00A80EB2"/>
    <w:rsid w:val="00A80EEE"/>
    <w:rsid w:val="00A812B2"/>
    <w:rsid w:val="00A8167F"/>
    <w:rsid w:val="00A819E7"/>
    <w:rsid w:val="00A81B15"/>
    <w:rsid w:val="00A83FA8"/>
    <w:rsid w:val="00A8447C"/>
    <w:rsid w:val="00A8529D"/>
    <w:rsid w:val="00A85C0F"/>
    <w:rsid w:val="00A870AB"/>
    <w:rsid w:val="00A87433"/>
    <w:rsid w:val="00A875C4"/>
    <w:rsid w:val="00A90B73"/>
    <w:rsid w:val="00A91279"/>
    <w:rsid w:val="00A917B3"/>
    <w:rsid w:val="00A920C6"/>
    <w:rsid w:val="00A92E05"/>
    <w:rsid w:val="00A93002"/>
    <w:rsid w:val="00A939FF"/>
    <w:rsid w:val="00A93F0B"/>
    <w:rsid w:val="00A93FE1"/>
    <w:rsid w:val="00A9447E"/>
    <w:rsid w:val="00A949C8"/>
    <w:rsid w:val="00A94F2B"/>
    <w:rsid w:val="00A96049"/>
    <w:rsid w:val="00A9638B"/>
    <w:rsid w:val="00A96E33"/>
    <w:rsid w:val="00A97C25"/>
    <w:rsid w:val="00AA031F"/>
    <w:rsid w:val="00AA0E1E"/>
    <w:rsid w:val="00AA1681"/>
    <w:rsid w:val="00AA1ABE"/>
    <w:rsid w:val="00AA39D4"/>
    <w:rsid w:val="00AA3D18"/>
    <w:rsid w:val="00AA3EB0"/>
    <w:rsid w:val="00AA510E"/>
    <w:rsid w:val="00AA618D"/>
    <w:rsid w:val="00AA6625"/>
    <w:rsid w:val="00AA701D"/>
    <w:rsid w:val="00AA78C2"/>
    <w:rsid w:val="00AA7947"/>
    <w:rsid w:val="00AA7D17"/>
    <w:rsid w:val="00AB0524"/>
    <w:rsid w:val="00AB08EC"/>
    <w:rsid w:val="00AB0CF2"/>
    <w:rsid w:val="00AB39E6"/>
    <w:rsid w:val="00AB41C3"/>
    <w:rsid w:val="00AB4E14"/>
    <w:rsid w:val="00AB5276"/>
    <w:rsid w:val="00AB5D43"/>
    <w:rsid w:val="00AB5E0D"/>
    <w:rsid w:val="00AB66BB"/>
    <w:rsid w:val="00AC174D"/>
    <w:rsid w:val="00AC2152"/>
    <w:rsid w:val="00AC24B8"/>
    <w:rsid w:val="00AC25BC"/>
    <w:rsid w:val="00AC2CB1"/>
    <w:rsid w:val="00AC2D77"/>
    <w:rsid w:val="00AC2FE9"/>
    <w:rsid w:val="00AC3010"/>
    <w:rsid w:val="00AC30C4"/>
    <w:rsid w:val="00AC39EA"/>
    <w:rsid w:val="00AC570A"/>
    <w:rsid w:val="00AC5914"/>
    <w:rsid w:val="00AC63D8"/>
    <w:rsid w:val="00AC65C6"/>
    <w:rsid w:val="00AC69A3"/>
    <w:rsid w:val="00AC7B71"/>
    <w:rsid w:val="00AD01AB"/>
    <w:rsid w:val="00AD2248"/>
    <w:rsid w:val="00AD2D0C"/>
    <w:rsid w:val="00AD4D4D"/>
    <w:rsid w:val="00AD52BF"/>
    <w:rsid w:val="00AD578E"/>
    <w:rsid w:val="00AD5C73"/>
    <w:rsid w:val="00AD6A59"/>
    <w:rsid w:val="00AD6FE2"/>
    <w:rsid w:val="00AE025E"/>
    <w:rsid w:val="00AE09B9"/>
    <w:rsid w:val="00AE1B78"/>
    <w:rsid w:val="00AE1B83"/>
    <w:rsid w:val="00AE22DE"/>
    <w:rsid w:val="00AE3685"/>
    <w:rsid w:val="00AE52DB"/>
    <w:rsid w:val="00AE52F9"/>
    <w:rsid w:val="00AE55A2"/>
    <w:rsid w:val="00AE5F52"/>
    <w:rsid w:val="00AF0311"/>
    <w:rsid w:val="00AF0FF6"/>
    <w:rsid w:val="00AF1366"/>
    <w:rsid w:val="00AF1E63"/>
    <w:rsid w:val="00AF2A6A"/>
    <w:rsid w:val="00AF2E8A"/>
    <w:rsid w:val="00AF30EE"/>
    <w:rsid w:val="00AF314C"/>
    <w:rsid w:val="00AF34CD"/>
    <w:rsid w:val="00AF4C8B"/>
    <w:rsid w:val="00AF5753"/>
    <w:rsid w:val="00AF5F43"/>
    <w:rsid w:val="00AF623D"/>
    <w:rsid w:val="00AF7350"/>
    <w:rsid w:val="00AF73CD"/>
    <w:rsid w:val="00AF73EC"/>
    <w:rsid w:val="00AF7F20"/>
    <w:rsid w:val="00B006AD"/>
    <w:rsid w:val="00B0093F"/>
    <w:rsid w:val="00B01099"/>
    <w:rsid w:val="00B01764"/>
    <w:rsid w:val="00B01FBB"/>
    <w:rsid w:val="00B0225F"/>
    <w:rsid w:val="00B02967"/>
    <w:rsid w:val="00B048EC"/>
    <w:rsid w:val="00B052B9"/>
    <w:rsid w:val="00B05B4C"/>
    <w:rsid w:val="00B06399"/>
    <w:rsid w:val="00B07DAD"/>
    <w:rsid w:val="00B07E34"/>
    <w:rsid w:val="00B10051"/>
    <w:rsid w:val="00B10132"/>
    <w:rsid w:val="00B10198"/>
    <w:rsid w:val="00B10EE2"/>
    <w:rsid w:val="00B111BB"/>
    <w:rsid w:val="00B11613"/>
    <w:rsid w:val="00B1167C"/>
    <w:rsid w:val="00B126BC"/>
    <w:rsid w:val="00B12C5E"/>
    <w:rsid w:val="00B14399"/>
    <w:rsid w:val="00B14E5E"/>
    <w:rsid w:val="00B1541F"/>
    <w:rsid w:val="00B15544"/>
    <w:rsid w:val="00B15C85"/>
    <w:rsid w:val="00B178B5"/>
    <w:rsid w:val="00B17A28"/>
    <w:rsid w:val="00B17C37"/>
    <w:rsid w:val="00B20B96"/>
    <w:rsid w:val="00B21725"/>
    <w:rsid w:val="00B21C22"/>
    <w:rsid w:val="00B22612"/>
    <w:rsid w:val="00B25053"/>
    <w:rsid w:val="00B2728A"/>
    <w:rsid w:val="00B27DC6"/>
    <w:rsid w:val="00B3010F"/>
    <w:rsid w:val="00B30AF1"/>
    <w:rsid w:val="00B30C2B"/>
    <w:rsid w:val="00B34D1B"/>
    <w:rsid w:val="00B35594"/>
    <w:rsid w:val="00B35AE5"/>
    <w:rsid w:val="00B3647E"/>
    <w:rsid w:val="00B365D3"/>
    <w:rsid w:val="00B3795F"/>
    <w:rsid w:val="00B37F8D"/>
    <w:rsid w:val="00B403CF"/>
    <w:rsid w:val="00B41590"/>
    <w:rsid w:val="00B42588"/>
    <w:rsid w:val="00B4290B"/>
    <w:rsid w:val="00B42F96"/>
    <w:rsid w:val="00B43329"/>
    <w:rsid w:val="00B435FF"/>
    <w:rsid w:val="00B43C6F"/>
    <w:rsid w:val="00B44967"/>
    <w:rsid w:val="00B45150"/>
    <w:rsid w:val="00B4581D"/>
    <w:rsid w:val="00B45843"/>
    <w:rsid w:val="00B4597C"/>
    <w:rsid w:val="00B46BFF"/>
    <w:rsid w:val="00B47785"/>
    <w:rsid w:val="00B47CBD"/>
    <w:rsid w:val="00B51295"/>
    <w:rsid w:val="00B51854"/>
    <w:rsid w:val="00B5334E"/>
    <w:rsid w:val="00B53520"/>
    <w:rsid w:val="00B544BA"/>
    <w:rsid w:val="00B5465E"/>
    <w:rsid w:val="00B565CF"/>
    <w:rsid w:val="00B5662C"/>
    <w:rsid w:val="00B567AD"/>
    <w:rsid w:val="00B57168"/>
    <w:rsid w:val="00B6057E"/>
    <w:rsid w:val="00B608CB"/>
    <w:rsid w:val="00B60CA1"/>
    <w:rsid w:val="00B6213A"/>
    <w:rsid w:val="00B62206"/>
    <w:rsid w:val="00B63030"/>
    <w:rsid w:val="00B64827"/>
    <w:rsid w:val="00B66203"/>
    <w:rsid w:val="00B66CE7"/>
    <w:rsid w:val="00B6794E"/>
    <w:rsid w:val="00B67F68"/>
    <w:rsid w:val="00B71771"/>
    <w:rsid w:val="00B71994"/>
    <w:rsid w:val="00B724D8"/>
    <w:rsid w:val="00B72AB8"/>
    <w:rsid w:val="00B7319C"/>
    <w:rsid w:val="00B73E37"/>
    <w:rsid w:val="00B74C1F"/>
    <w:rsid w:val="00B74DC6"/>
    <w:rsid w:val="00B75FF3"/>
    <w:rsid w:val="00B77477"/>
    <w:rsid w:val="00B777AB"/>
    <w:rsid w:val="00B805AF"/>
    <w:rsid w:val="00B80678"/>
    <w:rsid w:val="00B80EB8"/>
    <w:rsid w:val="00B81752"/>
    <w:rsid w:val="00B81BDA"/>
    <w:rsid w:val="00B82BD8"/>
    <w:rsid w:val="00B82D8E"/>
    <w:rsid w:val="00B83C87"/>
    <w:rsid w:val="00B83DF1"/>
    <w:rsid w:val="00B84492"/>
    <w:rsid w:val="00B8470B"/>
    <w:rsid w:val="00B847E4"/>
    <w:rsid w:val="00B8537E"/>
    <w:rsid w:val="00B85E5F"/>
    <w:rsid w:val="00B8671E"/>
    <w:rsid w:val="00B86A1B"/>
    <w:rsid w:val="00B86D05"/>
    <w:rsid w:val="00B87D0E"/>
    <w:rsid w:val="00B87FD3"/>
    <w:rsid w:val="00B90EE3"/>
    <w:rsid w:val="00B912F1"/>
    <w:rsid w:val="00B92CB0"/>
    <w:rsid w:val="00B93017"/>
    <w:rsid w:val="00B93E6C"/>
    <w:rsid w:val="00B94756"/>
    <w:rsid w:val="00B95AAA"/>
    <w:rsid w:val="00B9655E"/>
    <w:rsid w:val="00B9669B"/>
    <w:rsid w:val="00B97104"/>
    <w:rsid w:val="00B97912"/>
    <w:rsid w:val="00BA0769"/>
    <w:rsid w:val="00BA1316"/>
    <w:rsid w:val="00BA2353"/>
    <w:rsid w:val="00BA2F09"/>
    <w:rsid w:val="00BA3CFF"/>
    <w:rsid w:val="00BA3D33"/>
    <w:rsid w:val="00BA3D8E"/>
    <w:rsid w:val="00BA40A6"/>
    <w:rsid w:val="00BA45AF"/>
    <w:rsid w:val="00BA4F80"/>
    <w:rsid w:val="00BA5AF0"/>
    <w:rsid w:val="00BA6203"/>
    <w:rsid w:val="00BA6D48"/>
    <w:rsid w:val="00BB0F57"/>
    <w:rsid w:val="00BB1084"/>
    <w:rsid w:val="00BB147F"/>
    <w:rsid w:val="00BB1A65"/>
    <w:rsid w:val="00BB2193"/>
    <w:rsid w:val="00BB2391"/>
    <w:rsid w:val="00BB36F2"/>
    <w:rsid w:val="00BB40F6"/>
    <w:rsid w:val="00BB545A"/>
    <w:rsid w:val="00BB5812"/>
    <w:rsid w:val="00BB6DBC"/>
    <w:rsid w:val="00BB72C3"/>
    <w:rsid w:val="00BB7AFC"/>
    <w:rsid w:val="00BC01E1"/>
    <w:rsid w:val="00BC0A6E"/>
    <w:rsid w:val="00BC1AF8"/>
    <w:rsid w:val="00BC1EDF"/>
    <w:rsid w:val="00BC2498"/>
    <w:rsid w:val="00BC2887"/>
    <w:rsid w:val="00BC43FB"/>
    <w:rsid w:val="00BC4744"/>
    <w:rsid w:val="00BC47A6"/>
    <w:rsid w:val="00BC5151"/>
    <w:rsid w:val="00BC64E3"/>
    <w:rsid w:val="00BC7507"/>
    <w:rsid w:val="00BC761B"/>
    <w:rsid w:val="00BC7831"/>
    <w:rsid w:val="00BD0081"/>
    <w:rsid w:val="00BD049D"/>
    <w:rsid w:val="00BD0FED"/>
    <w:rsid w:val="00BD20EA"/>
    <w:rsid w:val="00BD30E5"/>
    <w:rsid w:val="00BD30F2"/>
    <w:rsid w:val="00BD37FC"/>
    <w:rsid w:val="00BD3B9B"/>
    <w:rsid w:val="00BD42F8"/>
    <w:rsid w:val="00BD5B3F"/>
    <w:rsid w:val="00BD6318"/>
    <w:rsid w:val="00BD747A"/>
    <w:rsid w:val="00BD74AA"/>
    <w:rsid w:val="00BD74C1"/>
    <w:rsid w:val="00BD7842"/>
    <w:rsid w:val="00BE01BC"/>
    <w:rsid w:val="00BE26C4"/>
    <w:rsid w:val="00BE279B"/>
    <w:rsid w:val="00BE2A73"/>
    <w:rsid w:val="00BE425E"/>
    <w:rsid w:val="00BE5C16"/>
    <w:rsid w:val="00BE6E75"/>
    <w:rsid w:val="00BE6FE4"/>
    <w:rsid w:val="00BE7330"/>
    <w:rsid w:val="00BE75EE"/>
    <w:rsid w:val="00BF0E05"/>
    <w:rsid w:val="00BF14B8"/>
    <w:rsid w:val="00BF26D0"/>
    <w:rsid w:val="00BF29A7"/>
    <w:rsid w:val="00BF30B0"/>
    <w:rsid w:val="00BF3B6A"/>
    <w:rsid w:val="00BF3D7E"/>
    <w:rsid w:val="00BF4511"/>
    <w:rsid w:val="00BF4A92"/>
    <w:rsid w:val="00BF50B3"/>
    <w:rsid w:val="00BF5407"/>
    <w:rsid w:val="00BF56B6"/>
    <w:rsid w:val="00BF6E56"/>
    <w:rsid w:val="00BF7085"/>
    <w:rsid w:val="00C00BE5"/>
    <w:rsid w:val="00C00F4F"/>
    <w:rsid w:val="00C0113C"/>
    <w:rsid w:val="00C017E2"/>
    <w:rsid w:val="00C038AA"/>
    <w:rsid w:val="00C03978"/>
    <w:rsid w:val="00C06100"/>
    <w:rsid w:val="00C0664C"/>
    <w:rsid w:val="00C076C5"/>
    <w:rsid w:val="00C10CC2"/>
    <w:rsid w:val="00C11AC3"/>
    <w:rsid w:val="00C1336F"/>
    <w:rsid w:val="00C13B16"/>
    <w:rsid w:val="00C143B5"/>
    <w:rsid w:val="00C154E8"/>
    <w:rsid w:val="00C1651E"/>
    <w:rsid w:val="00C16AA8"/>
    <w:rsid w:val="00C16DB0"/>
    <w:rsid w:val="00C208E0"/>
    <w:rsid w:val="00C20C2B"/>
    <w:rsid w:val="00C22029"/>
    <w:rsid w:val="00C2428B"/>
    <w:rsid w:val="00C24B97"/>
    <w:rsid w:val="00C25731"/>
    <w:rsid w:val="00C261B3"/>
    <w:rsid w:val="00C2678F"/>
    <w:rsid w:val="00C2786F"/>
    <w:rsid w:val="00C31653"/>
    <w:rsid w:val="00C31751"/>
    <w:rsid w:val="00C31DD5"/>
    <w:rsid w:val="00C3331E"/>
    <w:rsid w:val="00C342FF"/>
    <w:rsid w:val="00C34B84"/>
    <w:rsid w:val="00C354F0"/>
    <w:rsid w:val="00C35D58"/>
    <w:rsid w:val="00C366AA"/>
    <w:rsid w:val="00C36E1E"/>
    <w:rsid w:val="00C37342"/>
    <w:rsid w:val="00C374AA"/>
    <w:rsid w:val="00C37715"/>
    <w:rsid w:val="00C378D3"/>
    <w:rsid w:val="00C402F1"/>
    <w:rsid w:val="00C411B2"/>
    <w:rsid w:val="00C4146B"/>
    <w:rsid w:val="00C4146D"/>
    <w:rsid w:val="00C43B9A"/>
    <w:rsid w:val="00C443A4"/>
    <w:rsid w:val="00C449CA"/>
    <w:rsid w:val="00C459D4"/>
    <w:rsid w:val="00C45F19"/>
    <w:rsid w:val="00C468A8"/>
    <w:rsid w:val="00C4763F"/>
    <w:rsid w:val="00C47A17"/>
    <w:rsid w:val="00C502FA"/>
    <w:rsid w:val="00C50896"/>
    <w:rsid w:val="00C50FDF"/>
    <w:rsid w:val="00C5156B"/>
    <w:rsid w:val="00C556D6"/>
    <w:rsid w:val="00C55940"/>
    <w:rsid w:val="00C57319"/>
    <w:rsid w:val="00C60362"/>
    <w:rsid w:val="00C62A1B"/>
    <w:rsid w:val="00C630B2"/>
    <w:rsid w:val="00C6392C"/>
    <w:rsid w:val="00C63E4C"/>
    <w:rsid w:val="00C6413A"/>
    <w:rsid w:val="00C64993"/>
    <w:rsid w:val="00C654D6"/>
    <w:rsid w:val="00C65C87"/>
    <w:rsid w:val="00C66137"/>
    <w:rsid w:val="00C66165"/>
    <w:rsid w:val="00C6724D"/>
    <w:rsid w:val="00C67400"/>
    <w:rsid w:val="00C70924"/>
    <w:rsid w:val="00C70CF6"/>
    <w:rsid w:val="00C72AD8"/>
    <w:rsid w:val="00C73AB0"/>
    <w:rsid w:val="00C73F40"/>
    <w:rsid w:val="00C73FC4"/>
    <w:rsid w:val="00C74134"/>
    <w:rsid w:val="00C74DEA"/>
    <w:rsid w:val="00C74F36"/>
    <w:rsid w:val="00C7514F"/>
    <w:rsid w:val="00C75AFC"/>
    <w:rsid w:val="00C76F40"/>
    <w:rsid w:val="00C76F46"/>
    <w:rsid w:val="00C770B1"/>
    <w:rsid w:val="00C77A25"/>
    <w:rsid w:val="00C77C3E"/>
    <w:rsid w:val="00C80223"/>
    <w:rsid w:val="00C80394"/>
    <w:rsid w:val="00C80518"/>
    <w:rsid w:val="00C81652"/>
    <w:rsid w:val="00C81A0E"/>
    <w:rsid w:val="00C81D59"/>
    <w:rsid w:val="00C81E62"/>
    <w:rsid w:val="00C822DA"/>
    <w:rsid w:val="00C82842"/>
    <w:rsid w:val="00C82CC3"/>
    <w:rsid w:val="00C830F8"/>
    <w:rsid w:val="00C8364C"/>
    <w:rsid w:val="00C84690"/>
    <w:rsid w:val="00C85212"/>
    <w:rsid w:val="00C863D1"/>
    <w:rsid w:val="00C8668C"/>
    <w:rsid w:val="00C86EF3"/>
    <w:rsid w:val="00C90911"/>
    <w:rsid w:val="00C90B80"/>
    <w:rsid w:val="00C90BCF"/>
    <w:rsid w:val="00C913AA"/>
    <w:rsid w:val="00C91D71"/>
    <w:rsid w:val="00C920EF"/>
    <w:rsid w:val="00C924CA"/>
    <w:rsid w:val="00C92F8C"/>
    <w:rsid w:val="00C93788"/>
    <w:rsid w:val="00C94F25"/>
    <w:rsid w:val="00C952F7"/>
    <w:rsid w:val="00C955BC"/>
    <w:rsid w:val="00C968CE"/>
    <w:rsid w:val="00C96B72"/>
    <w:rsid w:val="00C96CAB"/>
    <w:rsid w:val="00C96D94"/>
    <w:rsid w:val="00C977AC"/>
    <w:rsid w:val="00CA1121"/>
    <w:rsid w:val="00CA1782"/>
    <w:rsid w:val="00CA196D"/>
    <w:rsid w:val="00CA22FD"/>
    <w:rsid w:val="00CA2710"/>
    <w:rsid w:val="00CA281A"/>
    <w:rsid w:val="00CA2A78"/>
    <w:rsid w:val="00CA367D"/>
    <w:rsid w:val="00CA3D3E"/>
    <w:rsid w:val="00CA54C7"/>
    <w:rsid w:val="00CA6CD5"/>
    <w:rsid w:val="00CA6E3D"/>
    <w:rsid w:val="00CA780F"/>
    <w:rsid w:val="00CA7C45"/>
    <w:rsid w:val="00CB0380"/>
    <w:rsid w:val="00CB1038"/>
    <w:rsid w:val="00CB1B8A"/>
    <w:rsid w:val="00CB271F"/>
    <w:rsid w:val="00CB4D1F"/>
    <w:rsid w:val="00CB51A7"/>
    <w:rsid w:val="00CB597F"/>
    <w:rsid w:val="00CB5CCB"/>
    <w:rsid w:val="00CB621C"/>
    <w:rsid w:val="00CB639F"/>
    <w:rsid w:val="00CB7BB8"/>
    <w:rsid w:val="00CC155D"/>
    <w:rsid w:val="00CC400F"/>
    <w:rsid w:val="00CC48DB"/>
    <w:rsid w:val="00CC4987"/>
    <w:rsid w:val="00CC4ED0"/>
    <w:rsid w:val="00CC4FF5"/>
    <w:rsid w:val="00CC520E"/>
    <w:rsid w:val="00CC6611"/>
    <w:rsid w:val="00CC7ABF"/>
    <w:rsid w:val="00CD009E"/>
    <w:rsid w:val="00CD108D"/>
    <w:rsid w:val="00CD15E6"/>
    <w:rsid w:val="00CD1D75"/>
    <w:rsid w:val="00CD2317"/>
    <w:rsid w:val="00CD2FD4"/>
    <w:rsid w:val="00CD3EA8"/>
    <w:rsid w:val="00CD42C7"/>
    <w:rsid w:val="00CD55AB"/>
    <w:rsid w:val="00CD5C70"/>
    <w:rsid w:val="00CD62D3"/>
    <w:rsid w:val="00CD63EA"/>
    <w:rsid w:val="00CD6762"/>
    <w:rsid w:val="00CD7A9E"/>
    <w:rsid w:val="00CE0031"/>
    <w:rsid w:val="00CE014B"/>
    <w:rsid w:val="00CE1850"/>
    <w:rsid w:val="00CE2F6F"/>
    <w:rsid w:val="00CE3318"/>
    <w:rsid w:val="00CE44CD"/>
    <w:rsid w:val="00CE49A4"/>
    <w:rsid w:val="00CE4B19"/>
    <w:rsid w:val="00CE4F62"/>
    <w:rsid w:val="00CE503B"/>
    <w:rsid w:val="00CE73A9"/>
    <w:rsid w:val="00CF0048"/>
    <w:rsid w:val="00CF0F1D"/>
    <w:rsid w:val="00CF3F88"/>
    <w:rsid w:val="00CF406B"/>
    <w:rsid w:val="00CF4F03"/>
    <w:rsid w:val="00CF5540"/>
    <w:rsid w:val="00CF5CDC"/>
    <w:rsid w:val="00CF5EBF"/>
    <w:rsid w:val="00CF6E52"/>
    <w:rsid w:val="00CF7385"/>
    <w:rsid w:val="00CF7B9F"/>
    <w:rsid w:val="00CF7EBC"/>
    <w:rsid w:val="00D00596"/>
    <w:rsid w:val="00D0083B"/>
    <w:rsid w:val="00D0093C"/>
    <w:rsid w:val="00D015E1"/>
    <w:rsid w:val="00D0268F"/>
    <w:rsid w:val="00D02BA0"/>
    <w:rsid w:val="00D03168"/>
    <w:rsid w:val="00D0326C"/>
    <w:rsid w:val="00D063A0"/>
    <w:rsid w:val="00D0679A"/>
    <w:rsid w:val="00D07606"/>
    <w:rsid w:val="00D07AC4"/>
    <w:rsid w:val="00D112FC"/>
    <w:rsid w:val="00D11666"/>
    <w:rsid w:val="00D1189F"/>
    <w:rsid w:val="00D11E6C"/>
    <w:rsid w:val="00D121FA"/>
    <w:rsid w:val="00D127C8"/>
    <w:rsid w:val="00D130CC"/>
    <w:rsid w:val="00D134EF"/>
    <w:rsid w:val="00D13882"/>
    <w:rsid w:val="00D13B94"/>
    <w:rsid w:val="00D13BB3"/>
    <w:rsid w:val="00D148E0"/>
    <w:rsid w:val="00D1538A"/>
    <w:rsid w:val="00D16FF4"/>
    <w:rsid w:val="00D17635"/>
    <w:rsid w:val="00D20585"/>
    <w:rsid w:val="00D20C5B"/>
    <w:rsid w:val="00D22016"/>
    <w:rsid w:val="00D22777"/>
    <w:rsid w:val="00D227D3"/>
    <w:rsid w:val="00D22B00"/>
    <w:rsid w:val="00D2322B"/>
    <w:rsid w:val="00D23BFA"/>
    <w:rsid w:val="00D24C04"/>
    <w:rsid w:val="00D24E63"/>
    <w:rsid w:val="00D254B9"/>
    <w:rsid w:val="00D266CA"/>
    <w:rsid w:val="00D26ED2"/>
    <w:rsid w:val="00D26F16"/>
    <w:rsid w:val="00D27480"/>
    <w:rsid w:val="00D27B66"/>
    <w:rsid w:val="00D30E56"/>
    <w:rsid w:val="00D314E3"/>
    <w:rsid w:val="00D318D5"/>
    <w:rsid w:val="00D31A98"/>
    <w:rsid w:val="00D3552F"/>
    <w:rsid w:val="00D36FB2"/>
    <w:rsid w:val="00D406CA"/>
    <w:rsid w:val="00D40B3F"/>
    <w:rsid w:val="00D41763"/>
    <w:rsid w:val="00D41C5E"/>
    <w:rsid w:val="00D4221B"/>
    <w:rsid w:val="00D42D30"/>
    <w:rsid w:val="00D43F45"/>
    <w:rsid w:val="00D446C0"/>
    <w:rsid w:val="00D47422"/>
    <w:rsid w:val="00D47573"/>
    <w:rsid w:val="00D4776D"/>
    <w:rsid w:val="00D507B1"/>
    <w:rsid w:val="00D5124B"/>
    <w:rsid w:val="00D52E34"/>
    <w:rsid w:val="00D53556"/>
    <w:rsid w:val="00D53C4C"/>
    <w:rsid w:val="00D53E2F"/>
    <w:rsid w:val="00D568C3"/>
    <w:rsid w:val="00D5708A"/>
    <w:rsid w:val="00D57F05"/>
    <w:rsid w:val="00D60D15"/>
    <w:rsid w:val="00D628E8"/>
    <w:rsid w:val="00D63CFB"/>
    <w:rsid w:val="00D63F89"/>
    <w:rsid w:val="00D6416C"/>
    <w:rsid w:val="00D64865"/>
    <w:rsid w:val="00D6591A"/>
    <w:rsid w:val="00D66F5E"/>
    <w:rsid w:val="00D67712"/>
    <w:rsid w:val="00D70604"/>
    <w:rsid w:val="00D70BB6"/>
    <w:rsid w:val="00D71641"/>
    <w:rsid w:val="00D7243A"/>
    <w:rsid w:val="00D729DA"/>
    <w:rsid w:val="00D73A7E"/>
    <w:rsid w:val="00D73F07"/>
    <w:rsid w:val="00D741AF"/>
    <w:rsid w:val="00D7431C"/>
    <w:rsid w:val="00D7459F"/>
    <w:rsid w:val="00D75509"/>
    <w:rsid w:val="00D755A9"/>
    <w:rsid w:val="00D758F2"/>
    <w:rsid w:val="00D75960"/>
    <w:rsid w:val="00D77C8D"/>
    <w:rsid w:val="00D77EF5"/>
    <w:rsid w:val="00D80850"/>
    <w:rsid w:val="00D80B74"/>
    <w:rsid w:val="00D8164A"/>
    <w:rsid w:val="00D816C1"/>
    <w:rsid w:val="00D83527"/>
    <w:rsid w:val="00D8387C"/>
    <w:rsid w:val="00D83A67"/>
    <w:rsid w:val="00D85AE4"/>
    <w:rsid w:val="00D85F82"/>
    <w:rsid w:val="00D860B6"/>
    <w:rsid w:val="00D87497"/>
    <w:rsid w:val="00D906AC"/>
    <w:rsid w:val="00D910DA"/>
    <w:rsid w:val="00D9163C"/>
    <w:rsid w:val="00D92D3A"/>
    <w:rsid w:val="00D93AE2"/>
    <w:rsid w:val="00D93CE7"/>
    <w:rsid w:val="00D93E6E"/>
    <w:rsid w:val="00D9537A"/>
    <w:rsid w:val="00D95963"/>
    <w:rsid w:val="00D959C4"/>
    <w:rsid w:val="00D95E7F"/>
    <w:rsid w:val="00D9635A"/>
    <w:rsid w:val="00D97109"/>
    <w:rsid w:val="00D97F0A"/>
    <w:rsid w:val="00DA095C"/>
    <w:rsid w:val="00DA0D3C"/>
    <w:rsid w:val="00DA2B1E"/>
    <w:rsid w:val="00DA3582"/>
    <w:rsid w:val="00DA4C27"/>
    <w:rsid w:val="00DA4E3F"/>
    <w:rsid w:val="00DA5300"/>
    <w:rsid w:val="00DA648F"/>
    <w:rsid w:val="00DA6E9B"/>
    <w:rsid w:val="00DA721B"/>
    <w:rsid w:val="00DB0409"/>
    <w:rsid w:val="00DB0F28"/>
    <w:rsid w:val="00DB2940"/>
    <w:rsid w:val="00DB2C1A"/>
    <w:rsid w:val="00DB312A"/>
    <w:rsid w:val="00DB433B"/>
    <w:rsid w:val="00DB4388"/>
    <w:rsid w:val="00DB4CCC"/>
    <w:rsid w:val="00DB4CFA"/>
    <w:rsid w:val="00DB50D3"/>
    <w:rsid w:val="00DB56DE"/>
    <w:rsid w:val="00DB6B27"/>
    <w:rsid w:val="00DB6DB1"/>
    <w:rsid w:val="00DB7165"/>
    <w:rsid w:val="00DB7EB1"/>
    <w:rsid w:val="00DC0F5D"/>
    <w:rsid w:val="00DC13AC"/>
    <w:rsid w:val="00DC231A"/>
    <w:rsid w:val="00DC257E"/>
    <w:rsid w:val="00DC2D67"/>
    <w:rsid w:val="00DC34E0"/>
    <w:rsid w:val="00DC3D2F"/>
    <w:rsid w:val="00DC4360"/>
    <w:rsid w:val="00DC4CA0"/>
    <w:rsid w:val="00DC5A8C"/>
    <w:rsid w:val="00DC5BBF"/>
    <w:rsid w:val="00DC5E93"/>
    <w:rsid w:val="00DC6398"/>
    <w:rsid w:val="00DC63E1"/>
    <w:rsid w:val="00DC64C2"/>
    <w:rsid w:val="00DC6645"/>
    <w:rsid w:val="00DC68E9"/>
    <w:rsid w:val="00DC7181"/>
    <w:rsid w:val="00DC7617"/>
    <w:rsid w:val="00DC7AD6"/>
    <w:rsid w:val="00DC7B15"/>
    <w:rsid w:val="00DD140E"/>
    <w:rsid w:val="00DD171A"/>
    <w:rsid w:val="00DD19A2"/>
    <w:rsid w:val="00DD248A"/>
    <w:rsid w:val="00DD28A0"/>
    <w:rsid w:val="00DD2975"/>
    <w:rsid w:val="00DD2B49"/>
    <w:rsid w:val="00DD360C"/>
    <w:rsid w:val="00DD3645"/>
    <w:rsid w:val="00DD3B92"/>
    <w:rsid w:val="00DD4345"/>
    <w:rsid w:val="00DD4ED0"/>
    <w:rsid w:val="00DD518F"/>
    <w:rsid w:val="00DD6036"/>
    <w:rsid w:val="00DD728A"/>
    <w:rsid w:val="00DD734B"/>
    <w:rsid w:val="00DE03A2"/>
    <w:rsid w:val="00DE0805"/>
    <w:rsid w:val="00DE1C31"/>
    <w:rsid w:val="00DE1CF1"/>
    <w:rsid w:val="00DE2EE8"/>
    <w:rsid w:val="00DE31FE"/>
    <w:rsid w:val="00DE627D"/>
    <w:rsid w:val="00DE6560"/>
    <w:rsid w:val="00DE6952"/>
    <w:rsid w:val="00DE6DA3"/>
    <w:rsid w:val="00DE7EB2"/>
    <w:rsid w:val="00DE7F8A"/>
    <w:rsid w:val="00DF0C43"/>
    <w:rsid w:val="00DF0D63"/>
    <w:rsid w:val="00DF0E35"/>
    <w:rsid w:val="00DF1334"/>
    <w:rsid w:val="00DF14BA"/>
    <w:rsid w:val="00DF346C"/>
    <w:rsid w:val="00DF49B6"/>
    <w:rsid w:val="00DF520E"/>
    <w:rsid w:val="00DF684D"/>
    <w:rsid w:val="00DF6D1C"/>
    <w:rsid w:val="00DF6FCE"/>
    <w:rsid w:val="00DF7800"/>
    <w:rsid w:val="00E0014C"/>
    <w:rsid w:val="00E00191"/>
    <w:rsid w:val="00E002CD"/>
    <w:rsid w:val="00E009EA"/>
    <w:rsid w:val="00E04950"/>
    <w:rsid w:val="00E0634B"/>
    <w:rsid w:val="00E06902"/>
    <w:rsid w:val="00E06A9C"/>
    <w:rsid w:val="00E06B93"/>
    <w:rsid w:val="00E06DF2"/>
    <w:rsid w:val="00E12C08"/>
    <w:rsid w:val="00E136AA"/>
    <w:rsid w:val="00E137C2"/>
    <w:rsid w:val="00E13D78"/>
    <w:rsid w:val="00E14436"/>
    <w:rsid w:val="00E14A5E"/>
    <w:rsid w:val="00E15365"/>
    <w:rsid w:val="00E15859"/>
    <w:rsid w:val="00E16991"/>
    <w:rsid w:val="00E16B23"/>
    <w:rsid w:val="00E16FCB"/>
    <w:rsid w:val="00E17B46"/>
    <w:rsid w:val="00E17D37"/>
    <w:rsid w:val="00E200E9"/>
    <w:rsid w:val="00E20134"/>
    <w:rsid w:val="00E208D5"/>
    <w:rsid w:val="00E2116B"/>
    <w:rsid w:val="00E21818"/>
    <w:rsid w:val="00E2206F"/>
    <w:rsid w:val="00E22870"/>
    <w:rsid w:val="00E2297C"/>
    <w:rsid w:val="00E234E1"/>
    <w:rsid w:val="00E237CB"/>
    <w:rsid w:val="00E23ADB"/>
    <w:rsid w:val="00E24446"/>
    <w:rsid w:val="00E24903"/>
    <w:rsid w:val="00E26802"/>
    <w:rsid w:val="00E308DC"/>
    <w:rsid w:val="00E317CB"/>
    <w:rsid w:val="00E31F7D"/>
    <w:rsid w:val="00E3245A"/>
    <w:rsid w:val="00E331DA"/>
    <w:rsid w:val="00E33FA8"/>
    <w:rsid w:val="00E34245"/>
    <w:rsid w:val="00E366C2"/>
    <w:rsid w:val="00E3783B"/>
    <w:rsid w:val="00E405B1"/>
    <w:rsid w:val="00E40C9E"/>
    <w:rsid w:val="00E411EA"/>
    <w:rsid w:val="00E414CE"/>
    <w:rsid w:val="00E429B7"/>
    <w:rsid w:val="00E43563"/>
    <w:rsid w:val="00E4357D"/>
    <w:rsid w:val="00E440F4"/>
    <w:rsid w:val="00E44F7D"/>
    <w:rsid w:val="00E4535F"/>
    <w:rsid w:val="00E45BB5"/>
    <w:rsid w:val="00E45FAC"/>
    <w:rsid w:val="00E501BD"/>
    <w:rsid w:val="00E51F44"/>
    <w:rsid w:val="00E5206C"/>
    <w:rsid w:val="00E52835"/>
    <w:rsid w:val="00E5385D"/>
    <w:rsid w:val="00E53B5E"/>
    <w:rsid w:val="00E53C4F"/>
    <w:rsid w:val="00E55339"/>
    <w:rsid w:val="00E56510"/>
    <w:rsid w:val="00E567B5"/>
    <w:rsid w:val="00E572E4"/>
    <w:rsid w:val="00E604A7"/>
    <w:rsid w:val="00E60AA2"/>
    <w:rsid w:val="00E62185"/>
    <w:rsid w:val="00E623EA"/>
    <w:rsid w:val="00E62482"/>
    <w:rsid w:val="00E64DFD"/>
    <w:rsid w:val="00E65383"/>
    <w:rsid w:val="00E65639"/>
    <w:rsid w:val="00E6601D"/>
    <w:rsid w:val="00E667C2"/>
    <w:rsid w:val="00E66A17"/>
    <w:rsid w:val="00E66A9D"/>
    <w:rsid w:val="00E679DB"/>
    <w:rsid w:val="00E703D4"/>
    <w:rsid w:val="00E7051E"/>
    <w:rsid w:val="00E707B7"/>
    <w:rsid w:val="00E70841"/>
    <w:rsid w:val="00E7218B"/>
    <w:rsid w:val="00E72A68"/>
    <w:rsid w:val="00E72B78"/>
    <w:rsid w:val="00E7300D"/>
    <w:rsid w:val="00E73485"/>
    <w:rsid w:val="00E73C07"/>
    <w:rsid w:val="00E75273"/>
    <w:rsid w:val="00E77713"/>
    <w:rsid w:val="00E77A91"/>
    <w:rsid w:val="00E77E49"/>
    <w:rsid w:val="00E77FA1"/>
    <w:rsid w:val="00E80DC6"/>
    <w:rsid w:val="00E81992"/>
    <w:rsid w:val="00E81A85"/>
    <w:rsid w:val="00E8257E"/>
    <w:rsid w:val="00E83083"/>
    <w:rsid w:val="00E8561C"/>
    <w:rsid w:val="00E857F2"/>
    <w:rsid w:val="00E8600A"/>
    <w:rsid w:val="00E8619C"/>
    <w:rsid w:val="00E8745C"/>
    <w:rsid w:val="00E87862"/>
    <w:rsid w:val="00E90401"/>
    <w:rsid w:val="00E92448"/>
    <w:rsid w:val="00E92522"/>
    <w:rsid w:val="00E92C52"/>
    <w:rsid w:val="00E93070"/>
    <w:rsid w:val="00E931F1"/>
    <w:rsid w:val="00E935D8"/>
    <w:rsid w:val="00E93F5B"/>
    <w:rsid w:val="00E944C6"/>
    <w:rsid w:val="00E9520F"/>
    <w:rsid w:val="00E95A23"/>
    <w:rsid w:val="00E9690B"/>
    <w:rsid w:val="00E96E18"/>
    <w:rsid w:val="00E97201"/>
    <w:rsid w:val="00EA021F"/>
    <w:rsid w:val="00EA074E"/>
    <w:rsid w:val="00EA1A00"/>
    <w:rsid w:val="00EA35E6"/>
    <w:rsid w:val="00EA3A8D"/>
    <w:rsid w:val="00EA4A45"/>
    <w:rsid w:val="00EA4B62"/>
    <w:rsid w:val="00EA4BC8"/>
    <w:rsid w:val="00EA66B9"/>
    <w:rsid w:val="00EA72AB"/>
    <w:rsid w:val="00EB0CB0"/>
    <w:rsid w:val="00EB1160"/>
    <w:rsid w:val="00EB1541"/>
    <w:rsid w:val="00EB3163"/>
    <w:rsid w:val="00EB39B4"/>
    <w:rsid w:val="00EB40E8"/>
    <w:rsid w:val="00EB55CA"/>
    <w:rsid w:val="00EB68D9"/>
    <w:rsid w:val="00EB68ED"/>
    <w:rsid w:val="00EB6B18"/>
    <w:rsid w:val="00EB74D6"/>
    <w:rsid w:val="00EB76CD"/>
    <w:rsid w:val="00EC04FA"/>
    <w:rsid w:val="00EC0BDD"/>
    <w:rsid w:val="00EC12ED"/>
    <w:rsid w:val="00EC12F2"/>
    <w:rsid w:val="00EC19A9"/>
    <w:rsid w:val="00EC1C3A"/>
    <w:rsid w:val="00EC1EFE"/>
    <w:rsid w:val="00EC2B7F"/>
    <w:rsid w:val="00EC2E51"/>
    <w:rsid w:val="00EC3555"/>
    <w:rsid w:val="00EC40E5"/>
    <w:rsid w:val="00EC4588"/>
    <w:rsid w:val="00EC4E48"/>
    <w:rsid w:val="00EC51ED"/>
    <w:rsid w:val="00EC5ED0"/>
    <w:rsid w:val="00EC62F8"/>
    <w:rsid w:val="00EC6F82"/>
    <w:rsid w:val="00EC70C3"/>
    <w:rsid w:val="00EC759F"/>
    <w:rsid w:val="00EC776B"/>
    <w:rsid w:val="00ED0BAD"/>
    <w:rsid w:val="00ED0F11"/>
    <w:rsid w:val="00ED26D3"/>
    <w:rsid w:val="00ED2B40"/>
    <w:rsid w:val="00ED47A6"/>
    <w:rsid w:val="00ED4A08"/>
    <w:rsid w:val="00ED5191"/>
    <w:rsid w:val="00ED6553"/>
    <w:rsid w:val="00ED710A"/>
    <w:rsid w:val="00ED7487"/>
    <w:rsid w:val="00ED7F0C"/>
    <w:rsid w:val="00EE14C6"/>
    <w:rsid w:val="00EE1CD2"/>
    <w:rsid w:val="00EE2308"/>
    <w:rsid w:val="00EE32F5"/>
    <w:rsid w:val="00EE3508"/>
    <w:rsid w:val="00EE383C"/>
    <w:rsid w:val="00EE4285"/>
    <w:rsid w:val="00EE4C37"/>
    <w:rsid w:val="00EE590D"/>
    <w:rsid w:val="00EE5B22"/>
    <w:rsid w:val="00EE5E1C"/>
    <w:rsid w:val="00EE5E3D"/>
    <w:rsid w:val="00EE5EEC"/>
    <w:rsid w:val="00EE5F64"/>
    <w:rsid w:val="00EE603E"/>
    <w:rsid w:val="00EE631A"/>
    <w:rsid w:val="00EF028A"/>
    <w:rsid w:val="00EF2326"/>
    <w:rsid w:val="00EF4A7A"/>
    <w:rsid w:val="00EF63C4"/>
    <w:rsid w:val="00EF7D8E"/>
    <w:rsid w:val="00F00844"/>
    <w:rsid w:val="00F0170A"/>
    <w:rsid w:val="00F02889"/>
    <w:rsid w:val="00F029DC"/>
    <w:rsid w:val="00F03000"/>
    <w:rsid w:val="00F030CD"/>
    <w:rsid w:val="00F03322"/>
    <w:rsid w:val="00F035F4"/>
    <w:rsid w:val="00F040BF"/>
    <w:rsid w:val="00F04307"/>
    <w:rsid w:val="00F0466C"/>
    <w:rsid w:val="00F12299"/>
    <w:rsid w:val="00F12DB5"/>
    <w:rsid w:val="00F12E1B"/>
    <w:rsid w:val="00F130E4"/>
    <w:rsid w:val="00F13113"/>
    <w:rsid w:val="00F131CB"/>
    <w:rsid w:val="00F13FB6"/>
    <w:rsid w:val="00F160DC"/>
    <w:rsid w:val="00F16484"/>
    <w:rsid w:val="00F16ACF"/>
    <w:rsid w:val="00F20522"/>
    <w:rsid w:val="00F20578"/>
    <w:rsid w:val="00F2159F"/>
    <w:rsid w:val="00F21B77"/>
    <w:rsid w:val="00F21EAE"/>
    <w:rsid w:val="00F22A2B"/>
    <w:rsid w:val="00F23423"/>
    <w:rsid w:val="00F238D4"/>
    <w:rsid w:val="00F23A62"/>
    <w:rsid w:val="00F25526"/>
    <w:rsid w:val="00F25532"/>
    <w:rsid w:val="00F257F3"/>
    <w:rsid w:val="00F26A8C"/>
    <w:rsid w:val="00F310F1"/>
    <w:rsid w:val="00F331E7"/>
    <w:rsid w:val="00F34D46"/>
    <w:rsid w:val="00F356A5"/>
    <w:rsid w:val="00F35DDE"/>
    <w:rsid w:val="00F35EF3"/>
    <w:rsid w:val="00F361FF"/>
    <w:rsid w:val="00F40601"/>
    <w:rsid w:val="00F413B0"/>
    <w:rsid w:val="00F41A59"/>
    <w:rsid w:val="00F424F4"/>
    <w:rsid w:val="00F42EAB"/>
    <w:rsid w:val="00F432F5"/>
    <w:rsid w:val="00F44EA5"/>
    <w:rsid w:val="00F45D44"/>
    <w:rsid w:val="00F475BD"/>
    <w:rsid w:val="00F50165"/>
    <w:rsid w:val="00F50640"/>
    <w:rsid w:val="00F50DC0"/>
    <w:rsid w:val="00F5167C"/>
    <w:rsid w:val="00F516AF"/>
    <w:rsid w:val="00F5190D"/>
    <w:rsid w:val="00F5240B"/>
    <w:rsid w:val="00F52884"/>
    <w:rsid w:val="00F53DBF"/>
    <w:rsid w:val="00F544D4"/>
    <w:rsid w:val="00F54BF8"/>
    <w:rsid w:val="00F54CE2"/>
    <w:rsid w:val="00F54E41"/>
    <w:rsid w:val="00F57108"/>
    <w:rsid w:val="00F57587"/>
    <w:rsid w:val="00F57588"/>
    <w:rsid w:val="00F57E46"/>
    <w:rsid w:val="00F60979"/>
    <w:rsid w:val="00F6136D"/>
    <w:rsid w:val="00F6189F"/>
    <w:rsid w:val="00F6208E"/>
    <w:rsid w:val="00F62987"/>
    <w:rsid w:val="00F6329F"/>
    <w:rsid w:val="00F63867"/>
    <w:rsid w:val="00F64122"/>
    <w:rsid w:val="00F64C47"/>
    <w:rsid w:val="00F64F3F"/>
    <w:rsid w:val="00F6604C"/>
    <w:rsid w:val="00F71E43"/>
    <w:rsid w:val="00F74F81"/>
    <w:rsid w:val="00F752C8"/>
    <w:rsid w:val="00F7531D"/>
    <w:rsid w:val="00F77A46"/>
    <w:rsid w:val="00F80702"/>
    <w:rsid w:val="00F815C7"/>
    <w:rsid w:val="00F8194C"/>
    <w:rsid w:val="00F81EDE"/>
    <w:rsid w:val="00F82B15"/>
    <w:rsid w:val="00F8410B"/>
    <w:rsid w:val="00F84A27"/>
    <w:rsid w:val="00F85078"/>
    <w:rsid w:val="00F85B70"/>
    <w:rsid w:val="00F9087D"/>
    <w:rsid w:val="00F9091A"/>
    <w:rsid w:val="00F93E31"/>
    <w:rsid w:val="00F945C8"/>
    <w:rsid w:val="00F95033"/>
    <w:rsid w:val="00F95BF9"/>
    <w:rsid w:val="00F9646A"/>
    <w:rsid w:val="00F973EC"/>
    <w:rsid w:val="00FA063C"/>
    <w:rsid w:val="00FA0A93"/>
    <w:rsid w:val="00FA0EBF"/>
    <w:rsid w:val="00FA10E6"/>
    <w:rsid w:val="00FA1CB0"/>
    <w:rsid w:val="00FA1DAC"/>
    <w:rsid w:val="00FA275B"/>
    <w:rsid w:val="00FA400F"/>
    <w:rsid w:val="00FA467F"/>
    <w:rsid w:val="00FA59B6"/>
    <w:rsid w:val="00FA5EC1"/>
    <w:rsid w:val="00FA6F73"/>
    <w:rsid w:val="00FA714F"/>
    <w:rsid w:val="00FA750F"/>
    <w:rsid w:val="00FB0286"/>
    <w:rsid w:val="00FB03F5"/>
    <w:rsid w:val="00FB08C3"/>
    <w:rsid w:val="00FB1049"/>
    <w:rsid w:val="00FB22A7"/>
    <w:rsid w:val="00FB2C55"/>
    <w:rsid w:val="00FB2D3C"/>
    <w:rsid w:val="00FB372C"/>
    <w:rsid w:val="00FB459C"/>
    <w:rsid w:val="00FB5556"/>
    <w:rsid w:val="00FB7A53"/>
    <w:rsid w:val="00FC1A66"/>
    <w:rsid w:val="00FC1C47"/>
    <w:rsid w:val="00FC2D5B"/>
    <w:rsid w:val="00FC30E6"/>
    <w:rsid w:val="00FC3221"/>
    <w:rsid w:val="00FC326A"/>
    <w:rsid w:val="00FC37A0"/>
    <w:rsid w:val="00FC4B82"/>
    <w:rsid w:val="00FC535D"/>
    <w:rsid w:val="00FC5713"/>
    <w:rsid w:val="00FC5CAE"/>
    <w:rsid w:val="00FC63E4"/>
    <w:rsid w:val="00FC657D"/>
    <w:rsid w:val="00FC69E9"/>
    <w:rsid w:val="00FC6A83"/>
    <w:rsid w:val="00FC6E50"/>
    <w:rsid w:val="00FC6E7C"/>
    <w:rsid w:val="00FC6FB4"/>
    <w:rsid w:val="00FC7E5F"/>
    <w:rsid w:val="00FD17A7"/>
    <w:rsid w:val="00FD1FDA"/>
    <w:rsid w:val="00FD20E9"/>
    <w:rsid w:val="00FD3CBE"/>
    <w:rsid w:val="00FD5609"/>
    <w:rsid w:val="00FD5CE8"/>
    <w:rsid w:val="00FD6204"/>
    <w:rsid w:val="00FD7A20"/>
    <w:rsid w:val="00FE0BB9"/>
    <w:rsid w:val="00FE0BD5"/>
    <w:rsid w:val="00FE3B35"/>
    <w:rsid w:val="00FE3ED1"/>
    <w:rsid w:val="00FE40B3"/>
    <w:rsid w:val="00FE4189"/>
    <w:rsid w:val="00FE4F37"/>
    <w:rsid w:val="00FE528C"/>
    <w:rsid w:val="00FE6474"/>
    <w:rsid w:val="00FE6E3F"/>
    <w:rsid w:val="00FE7EE3"/>
    <w:rsid w:val="00FF07B4"/>
    <w:rsid w:val="00FF1A48"/>
    <w:rsid w:val="00FF1AF7"/>
    <w:rsid w:val="00FF28AF"/>
    <w:rsid w:val="00FF3474"/>
    <w:rsid w:val="00FF4525"/>
    <w:rsid w:val="00FF5046"/>
    <w:rsid w:val="00FF5852"/>
    <w:rsid w:val="00FF58C0"/>
    <w:rsid w:val="00FF694F"/>
    <w:rsid w:val="00FF6B7C"/>
    <w:rsid w:val="00FF6E3F"/>
    <w:rsid w:val="00FF78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AE38BA"/>
  <w15:chartTrackingRefBased/>
  <w15:docId w15:val="{AE36B86B-DCBC-4C4B-8183-C269E486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A23"/>
    <w:pPr>
      <w:ind w:left="720"/>
      <w:contextualSpacing/>
    </w:pPr>
  </w:style>
  <w:style w:type="paragraph" w:styleId="EndnoteText">
    <w:name w:val="endnote text"/>
    <w:basedOn w:val="Normal"/>
    <w:link w:val="EndnoteTextChar"/>
    <w:uiPriority w:val="99"/>
    <w:unhideWhenUsed/>
    <w:rsid w:val="00E95A23"/>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E95A2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E95A23"/>
    <w:rPr>
      <w:vertAlign w:val="superscript"/>
    </w:rPr>
  </w:style>
  <w:style w:type="character" w:styleId="Hyperlink">
    <w:name w:val="Hyperlink"/>
    <w:basedOn w:val="DefaultParagraphFont"/>
    <w:uiPriority w:val="99"/>
    <w:unhideWhenUsed/>
    <w:rsid w:val="00E95A23"/>
    <w:rPr>
      <w:color w:val="0000FF"/>
      <w:u w:val="single"/>
    </w:rPr>
  </w:style>
  <w:style w:type="character" w:styleId="UnresolvedMention">
    <w:name w:val="Unresolved Mention"/>
    <w:basedOn w:val="DefaultParagraphFont"/>
    <w:uiPriority w:val="99"/>
    <w:semiHidden/>
    <w:unhideWhenUsed/>
    <w:rsid w:val="00F50DC0"/>
    <w:rPr>
      <w:color w:val="605E5C"/>
      <w:shd w:val="clear" w:color="auto" w:fill="E1DFDD"/>
    </w:rPr>
  </w:style>
  <w:style w:type="character" w:styleId="CommentReference">
    <w:name w:val="annotation reference"/>
    <w:basedOn w:val="DefaultParagraphFont"/>
    <w:uiPriority w:val="99"/>
    <w:semiHidden/>
    <w:unhideWhenUsed/>
    <w:rsid w:val="006D4868"/>
    <w:rPr>
      <w:sz w:val="16"/>
      <w:szCs w:val="16"/>
    </w:rPr>
  </w:style>
  <w:style w:type="paragraph" w:styleId="CommentText">
    <w:name w:val="annotation text"/>
    <w:basedOn w:val="Normal"/>
    <w:link w:val="CommentTextChar"/>
    <w:uiPriority w:val="99"/>
    <w:semiHidden/>
    <w:unhideWhenUsed/>
    <w:rsid w:val="006D4868"/>
    <w:rPr>
      <w:sz w:val="20"/>
      <w:szCs w:val="20"/>
    </w:rPr>
  </w:style>
  <w:style w:type="character" w:customStyle="1" w:styleId="CommentTextChar">
    <w:name w:val="Comment Text Char"/>
    <w:basedOn w:val="DefaultParagraphFont"/>
    <w:link w:val="CommentText"/>
    <w:uiPriority w:val="99"/>
    <w:semiHidden/>
    <w:rsid w:val="006D4868"/>
    <w:rPr>
      <w:sz w:val="20"/>
      <w:szCs w:val="20"/>
    </w:rPr>
  </w:style>
  <w:style w:type="paragraph" w:styleId="CommentSubject">
    <w:name w:val="annotation subject"/>
    <w:basedOn w:val="CommentText"/>
    <w:next w:val="CommentText"/>
    <w:link w:val="CommentSubjectChar"/>
    <w:uiPriority w:val="99"/>
    <w:semiHidden/>
    <w:unhideWhenUsed/>
    <w:rsid w:val="006D4868"/>
    <w:rPr>
      <w:b/>
      <w:bCs/>
    </w:rPr>
  </w:style>
  <w:style w:type="character" w:customStyle="1" w:styleId="CommentSubjectChar">
    <w:name w:val="Comment Subject Char"/>
    <w:basedOn w:val="CommentTextChar"/>
    <w:link w:val="CommentSubject"/>
    <w:uiPriority w:val="99"/>
    <w:semiHidden/>
    <w:rsid w:val="006D4868"/>
    <w:rPr>
      <w:b/>
      <w:bCs/>
      <w:sz w:val="20"/>
      <w:szCs w:val="20"/>
    </w:rPr>
  </w:style>
  <w:style w:type="character" w:customStyle="1" w:styleId="hgkelc">
    <w:name w:val="hgkelc"/>
    <w:basedOn w:val="DefaultParagraphFont"/>
    <w:rsid w:val="009D681E"/>
  </w:style>
  <w:style w:type="table" w:styleId="TableGrid">
    <w:name w:val="Table Grid"/>
    <w:basedOn w:val="TableNormal"/>
    <w:uiPriority w:val="39"/>
    <w:rsid w:val="00AA0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93F0B"/>
    <w:pPr>
      <w:tabs>
        <w:tab w:val="left" w:pos="380"/>
      </w:tabs>
      <w:spacing w:after="240"/>
      <w:ind w:left="384" w:hanging="384"/>
    </w:pPr>
  </w:style>
  <w:style w:type="paragraph" w:styleId="Revision">
    <w:name w:val="Revision"/>
    <w:hidden/>
    <w:uiPriority w:val="99"/>
    <w:semiHidden/>
    <w:rsid w:val="00C70CF6"/>
  </w:style>
  <w:style w:type="character" w:styleId="PlaceholderText">
    <w:name w:val="Placeholder Text"/>
    <w:basedOn w:val="DefaultParagraphFont"/>
    <w:uiPriority w:val="99"/>
    <w:semiHidden/>
    <w:rsid w:val="00C70C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993544">
      <w:bodyDiv w:val="1"/>
      <w:marLeft w:val="0"/>
      <w:marRight w:val="0"/>
      <w:marTop w:val="0"/>
      <w:marBottom w:val="0"/>
      <w:divBdr>
        <w:top w:val="none" w:sz="0" w:space="0" w:color="auto"/>
        <w:left w:val="none" w:sz="0" w:space="0" w:color="auto"/>
        <w:bottom w:val="none" w:sz="0" w:space="0" w:color="auto"/>
        <w:right w:val="none" w:sz="0" w:space="0" w:color="auto"/>
      </w:divBdr>
      <w:divsChild>
        <w:div w:id="1965499409">
          <w:marLeft w:val="1166"/>
          <w:marRight w:val="0"/>
          <w:marTop w:val="0"/>
          <w:marBottom w:val="0"/>
          <w:divBdr>
            <w:top w:val="none" w:sz="0" w:space="0" w:color="auto"/>
            <w:left w:val="none" w:sz="0" w:space="0" w:color="auto"/>
            <w:bottom w:val="none" w:sz="0" w:space="0" w:color="auto"/>
            <w:right w:val="none" w:sz="0" w:space="0" w:color="auto"/>
          </w:divBdr>
        </w:div>
      </w:divsChild>
    </w:div>
    <w:div w:id="833490138">
      <w:bodyDiv w:val="1"/>
      <w:marLeft w:val="0"/>
      <w:marRight w:val="0"/>
      <w:marTop w:val="0"/>
      <w:marBottom w:val="0"/>
      <w:divBdr>
        <w:top w:val="none" w:sz="0" w:space="0" w:color="auto"/>
        <w:left w:val="none" w:sz="0" w:space="0" w:color="auto"/>
        <w:bottom w:val="none" w:sz="0" w:space="0" w:color="auto"/>
        <w:right w:val="none" w:sz="0" w:space="0" w:color="auto"/>
      </w:divBdr>
      <w:divsChild>
        <w:div w:id="375980601">
          <w:marLeft w:val="0"/>
          <w:marRight w:val="0"/>
          <w:marTop w:val="0"/>
          <w:marBottom w:val="0"/>
          <w:divBdr>
            <w:top w:val="none" w:sz="0" w:space="0" w:color="auto"/>
            <w:left w:val="none" w:sz="0" w:space="0" w:color="auto"/>
            <w:bottom w:val="none" w:sz="0" w:space="0" w:color="auto"/>
            <w:right w:val="none" w:sz="0" w:space="0" w:color="auto"/>
          </w:divBdr>
        </w:div>
        <w:div w:id="957683689">
          <w:marLeft w:val="0"/>
          <w:marRight w:val="0"/>
          <w:marTop w:val="0"/>
          <w:marBottom w:val="0"/>
          <w:divBdr>
            <w:top w:val="none" w:sz="0" w:space="0" w:color="auto"/>
            <w:left w:val="none" w:sz="0" w:space="0" w:color="auto"/>
            <w:bottom w:val="none" w:sz="0" w:space="0" w:color="auto"/>
            <w:right w:val="none" w:sz="0" w:space="0" w:color="auto"/>
          </w:divBdr>
          <w:divsChild>
            <w:div w:id="1272203454">
              <w:marLeft w:val="0"/>
              <w:marRight w:val="0"/>
              <w:marTop w:val="0"/>
              <w:marBottom w:val="0"/>
              <w:divBdr>
                <w:top w:val="none" w:sz="0" w:space="0" w:color="auto"/>
                <w:left w:val="none" w:sz="0" w:space="0" w:color="auto"/>
                <w:bottom w:val="none" w:sz="0" w:space="0" w:color="auto"/>
                <w:right w:val="none" w:sz="0" w:space="0" w:color="auto"/>
              </w:divBdr>
            </w:div>
            <w:div w:id="1018119011">
              <w:marLeft w:val="0"/>
              <w:marRight w:val="0"/>
              <w:marTop w:val="0"/>
              <w:marBottom w:val="0"/>
              <w:divBdr>
                <w:top w:val="none" w:sz="0" w:space="0" w:color="auto"/>
                <w:left w:val="none" w:sz="0" w:space="0" w:color="auto"/>
                <w:bottom w:val="none" w:sz="0" w:space="0" w:color="auto"/>
                <w:right w:val="none" w:sz="0" w:space="0" w:color="auto"/>
              </w:divBdr>
            </w:div>
          </w:divsChild>
        </w:div>
        <w:div w:id="336229887">
          <w:marLeft w:val="0"/>
          <w:marRight w:val="0"/>
          <w:marTop w:val="0"/>
          <w:marBottom w:val="0"/>
          <w:divBdr>
            <w:top w:val="none" w:sz="0" w:space="0" w:color="auto"/>
            <w:left w:val="none" w:sz="0" w:space="0" w:color="auto"/>
            <w:bottom w:val="none" w:sz="0" w:space="0" w:color="auto"/>
            <w:right w:val="none" w:sz="0" w:space="0" w:color="auto"/>
          </w:divBdr>
          <w:divsChild>
            <w:div w:id="802505306">
              <w:marLeft w:val="0"/>
              <w:marRight w:val="0"/>
              <w:marTop w:val="0"/>
              <w:marBottom w:val="0"/>
              <w:divBdr>
                <w:top w:val="none" w:sz="0" w:space="0" w:color="auto"/>
                <w:left w:val="none" w:sz="0" w:space="0" w:color="auto"/>
                <w:bottom w:val="none" w:sz="0" w:space="0" w:color="auto"/>
                <w:right w:val="none" w:sz="0" w:space="0" w:color="auto"/>
              </w:divBdr>
              <w:divsChild>
                <w:div w:id="11740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416">
          <w:marLeft w:val="0"/>
          <w:marRight w:val="0"/>
          <w:marTop w:val="0"/>
          <w:marBottom w:val="0"/>
          <w:divBdr>
            <w:top w:val="none" w:sz="0" w:space="0" w:color="auto"/>
            <w:left w:val="none" w:sz="0" w:space="0" w:color="auto"/>
            <w:bottom w:val="none" w:sz="0" w:space="0" w:color="auto"/>
            <w:right w:val="none" w:sz="0" w:space="0" w:color="auto"/>
          </w:divBdr>
        </w:div>
      </w:divsChild>
    </w:div>
    <w:div w:id="898633033">
      <w:bodyDiv w:val="1"/>
      <w:marLeft w:val="0"/>
      <w:marRight w:val="0"/>
      <w:marTop w:val="0"/>
      <w:marBottom w:val="0"/>
      <w:divBdr>
        <w:top w:val="none" w:sz="0" w:space="0" w:color="auto"/>
        <w:left w:val="none" w:sz="0" w:space="0" w:color="auto"/>
        <w:bottom w:val="none" w:sz="0" w:space="0" w:color="auto"/>
        <w:right w:val="none" w:sz="0" w:space="0" w:color="auto"/>
      </w:divBdr>
    </w:div>
    <w:div w:id="976564600">
      <w:bodyDiv w:val="1"/>
      <w:marLeft w:val="0"/>
      <w:marRight w:val="0"/>
      <w:marTop w:val="0"/>
      <w:marBottom w:val="0"/>
      <w:divBdr>
        <w:top w:val="none" w:sz="0" w:space="0" w:color="auto"/>
        <w:left w:val="none" w:sz="0" w:space="0" w:color="auto"/>
        <w:bottom w:val="none" w:sz="0" w:space="0" w:color="auto"/>
        <w:right w:val="none" w:sz="0" w:space="0" w:color="auto"/>
      </w:divBdr>
    </w:div>
    <w:div w:id="1196115606">
      <w:bodyDiv w:val="1"/>
      <w:marLeft w:val="0"/>
      <w:marRight w:val="0"/>
      <w:marTop w:val="0"/>
      <w:marBottom w:val="0"/>
      <w:divBdr>
        <w:top w:val="none" w:sz="0" w:space="0" w:color="auto"/>
        <w:left w:val="none" w:sz="0" w:space="0" w:color="auto"/>
        <w:bottom w:val="none" w:sz="0" w:space="0" w:color="auto"/>
        <w:right w:val="none" w:sz="0" w:space="0" w:color="auto"/>
      </w:divBdr>
    </w:div>
    <w:div w:id="1477338514">
      <w:bodyDiv w:val="1"/>
      <w:marLeft w:val="0"/>
      <w:marRight w:val="0"/>
      <w:marTop w:val="0"/>
      <w:marBottom w:val="0"/>
      <w:divBdr>
        <w:top w:val="none" w:sz="0" w:space="0" w:color="auto"/>
        <w:left w:val="none" w:sz="0" w:space="0" w:color="auto"/>
        <w:bottom w:val="none" w:sz="0" w:space="0" w:color="auto"/>
        <w:right w:val="none" w:sz="0" w:space="0" w:color="auto"/>
      </w:divBdr>
      <w:divsChild>
        <w:div w:id="621108693">
          <w:marLeft w:val="1166"/>
          <w:marRight w:val="0"/>
          <w:marTop w:val="0"/>
          <w:marBottom w:val="0"/>
          <w:divBdr>
            <w:top w:val="none" w:sz="0" w:space="0" w:color="auto"/>
            <w:left w:val="none" w:sz="0" w:space="0" w:color="auto"/>
            <w:bottom w:val="none" w:sz="0" w:space="0" w:color="auto"/>
            <w:right w:val="none" w:sz="0" w:space="0" w:color="auto"/>
          </w:divBdr>
        </w:div>
      </w:divsChild>
    </w:div>
    <w:div w:id="1623806431">
      <w:bodyDiv w:val="1"/>
      <w:marLeft w:val="0"/>
      <w:marRight w:val="0"/>
      <w:marTop w:val="0"/>
      <w:marBottom w:val="0"/>
      <w:divBdr>
        <w:top w:val="none" w:sz="0" w:space="0" w:color="auto"/>
        <w:left w:val="none" w:sz="0" w:space="0" w:color="auto"/>
        <w:bottom w:val="none" w:sz="0" w:space="0" w:color="auto"/>
        <w:right w:val="none" w:sz="0" w:space="0" w:color="auto"/>
      </w:divBdr>
    </w:div>
    <w:div w:id="1638294676">
      <w:bodyDiv w:val="1"/>
      <w:marLeft w:val="0"/>
      <w:marRight w:val="0"/>
      <w:marTop w:val="0"/>
      <w:marBottom w:val="0"/>
      <w:divBdr>
        <w:top w:val="none" w:sz="0" w:space="0" w:color="auto"/>
        <w:left w:val="none" w:sz="0" w:space="0" w:color="auto"/>
        <w:bottom w:val="none" w:sz="0" w:space="0" w:color="auto"/>
        <w:right w:val="none" w:sz="0" w:space="0" w:color="auto"/>
      </w:divBdr>
    </w:div>
    <w:div w:id="1858616938">
      <w:bodyDiv w:val="1"/>
      <w:marLeft w:val="0"/>
      <w:marRight w:val="0"/>
      <w:marTop w:val="0"/>
      <w:marBottom w:val="0"/>
      <w:divBdr>
        <w:top w:val="none" w:sz="0" w:space="0" w:color="auto"/>
        <w:left w:val="none" w:sz="0" w:space="0" w:color="auto"/>
        <w:bottom w:val="none" w:sz="0" w:space="0" w:color="auto"/>
        <w:right w:val="none" w:sz="0" w:space="0" w:color="auto"/>
      </w:divBdr>
    </w:div>
    <w:div w:id="2123109873">
      <w:bodyDiv w:val="1"/>
      <w:marLeft w:val="0"/>
      <w:marRight w:val="0"/>
      <w:marTop w:val="0"/>
      <w:marBottom w:val="0"/>
      <w:divBdr>
        <w:top w:val="none" w:sz="0" w:space="0" w:color="auto"/>
        <w:left w:val="none" w:sz="0" w:space="0" w:color="auto"/>
        <w:bottom w:val="none" w:sz="0" w:space="0" w:color="auto"/>
        <w:right w:val="none" w:sz="0" w:space="0" w:color="auto"/>
      </w:divBdr>
      <w:divsChild>
        <w:div w:id="626089846">
          <w:marLeft w:val="0"/>
          <w:marRight w:val="0"/>
          <w:marTop w:val="0"/>
          <w:marBottom w:val="0"/>
          <w:divBdr>
            <w:top w:val="none" w:sz="0" w:space="0" w:color="auto"/>
            <w:left w:val="none" w:sz="0" w:space="0" w:color="auto"/>
            <w:bottom w:val="none" w:sz="0" w:space="0" w:color="auto"/>
            <w:right w:val="none" w:sz="0" w:space="0" w:color="auto"/>
          </w:divBdr>
        </w:div>
        <w:div w:id="240871090">
          <w:marLeft w:val="0"/>
          <w:marRight w:val="0"/>
          <w:marTop w:val="0"/>
          <w:marBottom w:val="0"/>
          <w:divBdr>
            <w:top w:val="none" w:sz="0" w:space="0" w:color="auto"/>
            <w:left w:val="none" w:sz="0" w:space="0" w:color="auto"/>
            <w:bottom w:val="none" w:sz="0" w:space="0" w:color="auto"/>
            <w:right w:val="none" w:sz="0" w:space="0" w:color="auto"/>
          </w:divBdr>
          <w:divsChild>
            <w:div w:id="1613316440">
              <w:marLeft w:val="0"/>
              <w:marRight w:val="0"/>
              <w:marTop w:val="0"/>
              <w:marBottom w:val="0"/>
              <w:divBdr>
                <w:top w:val="none" w:sz="0" w:space="0" w:color="auto"/>
                <w:left w:val="none" w:sz="0" w:space="0" w:color="auto"/>
                <w:bottom w:val="none" w:sz="0" w:space="0" w:color="auto"/>
                <w:right w:val="none" w:sz="0" w:space="0" w:color="auto"/>
              </w:divBdr>
            </w:div>
            <w:div w:id="1572882703">
              <w:marLeft w:val="0"/>
              <w:marRight w:val="0"/>
              <w:marTop w:val="0"/>
              <w:marBottom w:val="0"/>
              <w:divBdr>
                <w:top w:val="none" w:sz="0" w:space="0" w:color="auto"/>
                <w:left w:val="none" w:sz="0" w:space="0" w:color="auto"/>
                <w:bottom w:val="none" w:sz="0" w:space="0" w:color="auto"/>
                <w:right w:val="none" w:sz="0" w:space="0" w:color="auto"/>
              </w:divBdr>
            </w:div>
          </w:divsChild>
        </w:div>
        <w:div w:id="1712414115">
          <w:marLeft w:val="0"/>
          <w:marRight w:val="0"/>
          <w:marTop w:val="0"/>
          <w:marBottom w:val="0"/>
          <w:divBdr>
            <w:top w:val="none" w:sz="0" w:space="0" w:color="auto"/>
            <w:left w:val="none" w:sz="0" w:space="0" w:color="auto"/>
            <w:bottom w:val="none" w:sz="0" w:space="0" w:color="auto"/>
            <w:right w:val="none" w:sz="0" w:space="0" w:color="auto"/>
          </w:divBdr>
          <w:divsChild>
            <w:div w:id="1671830322">
              <w:marLeft w:val="0"/>
              <w:marRight w:val="0"/>
              <w:marTop w:val="0"/>
              <w:marBottom w:val="0"/>
              <w:divBdr>
                <w:top w:val="none" w:sz="0" w:space="0" w:color="auto"/>
                <w:left w:val="none" w:sz="0" w:space="0" w:color="auto"/>
                <w:bottom w:val="none" w:sz="0" w:space="0" w:color="auto"/>
                <w:right w:val="none" w:sz="0" w:space="0" w:color="auto"/>
              </w:divBdr>
              <w:divsChild>
                <w:div w:id="1486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pnas.org/author-center/submitting-your-manuscrip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DD58-B7F4-8045-837B-5E6CF500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25</Pages>
  <Words>27286</Words>
  <Characters>155534</Characters>
  <Application>Microsoft Office Word</Application>
  <DocSecurity>0</DocSecurity>
  <Lines>1296</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183</cp:revision>
  <dcterms:created xsi:type="dcterms:W3CDTF">2025-01-04T20:48:00Z</dcterms:created>
  <dcterms:modified xsi:type="dcterms:W3CDTF">2025-01-08T19:41:00Z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id="EuuRwxeM"/&gt;&lt;style id="http://www.zotero.org/styles/vancouver" locale="en-CA" hasBibliography="1" bibliographyStyleHasBeenSet="1"/&gt;&lt;prefs&gt;&lt;pref name="fieldType" value="Field"/&gt;&lt;/prefs&gt;&lt;/data&gt;</vt:lpwstr>
  </property>
  <property fmtid="{D5CDD505-2E9C-101B-9397-08002B2CF9AE}" pid="3" name="ZOTERO_PREF_2">
    <vt:lpwstr/>
  </property>
</Properties>
</file>