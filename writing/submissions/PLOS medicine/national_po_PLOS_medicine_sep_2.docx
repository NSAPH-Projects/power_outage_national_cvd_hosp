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FDE50" w14:textId="089D8652" w:rsidR="00E6133D" w:rsidRDefault="00E6133D" w:rsidP="00E6133D">
      <w:pPr>
        <w:widowControl w:val="0"/>
        <w:pBdr>
          <w:top w:val="nil"/>
          <w:left w:val="nil"/>
          <w:bottom w:val="nil"/>
          <w:right w:val="nil"/>
          <w:between w:val="nil"/>
        </w:pBdr>
        <w:spacing w:line="276" w:lineRule="auto"/>
        <w:rPr>
          <w:sz w:val="36"/>
          <w:szCs w:val="36"/>
        </w:rPr>
        <w:sectPr w:rsidR="00E6133D">
          <w:headerReference w:type="default" r:id="rId8"/>
          <w:footerReference w:type="default" r:id="rId9"/>
          <w:pgSz w:w="12240" w:h="15840"/>
          <w:pgMar w:top="1440" w:right="1800" w:bottom="1440" w:left="1800" w:header="720" w:footer="720" w:gutter="0"/>
          <w:pgNumType w:start="1"/>
          <w:cols w:space="720"/>
        </w:sectPr>
      </w:pPr>
    </w:p>
    <w:p w14:paraId="1E1B249E" w14:textId="5702CDAA" w:rsidR="00E6133D" w:rsidRDefault="00E6133D" w:rsidP="00E6133D">
      <w:pPr>
        <w:rPr>
          <w:rFonts w:ascii="Arial" w:hAnsi="Arial" w:cs="Arial"/>
          <w:b/>
          <w:sz w:val="28"/>
          <w:szCs w:val="28"/>
        </w:rPr>
      </w:pPr>
      <w:r w:rsidRPr="00F649EE">
        <w:rPr>
          <w:rFonts w:ascii="Arial" w:hAnsi="Arial" w:cs="Arial"/>
          <w:b/>
          <w:sz w:val="28"/>
          <w:szCs w:val="28"/>
        </w:rPr>
        <w:t>Main Manuscript for</w:t>
      </w:r>
    </w:p>
    <w:p w14:paraId="7FC5460A" w14:textId="734D2EA7" w:rsidR="006552FF" w:rsidRPr="006552FF" w:rsidRDefault="006552FF" w:rsidP="00E6133D">
      <w:pPr>
        <w:rPr>
          <w:rFonts w:ascii="Arial" w:hAnsi="Arial" w:cs="Arial"/>
          <w:b/>
          <w:sz w:val="28"/>
          <w:szCs w:val="28"/>
        </w:rPr>
      </w:pPr>
      <w:r w:rsidRPr="006552FF">
        <w:rPr>
          <w:rFonts w:ascii="Arial" w:hAnsi="Arial" w:cs="Arial"/>
          <w:b/>
          <w:sz w:val="28"/>
          <w:szCs w:val="28"/>
        </w:rPr>
        <w:t xml:space="preserve">Power outages </w:t>
      </w:r>
      <w:r w:rsidR="00A82689">
        <w:rPr>
          <w:rFonts w:ascii="Arial" w:hAnsi="Arial" w:cs="Arial"/>
          <w:b/>
          <w:sz w:val="28"/>
          <w:szCs w:val="28"/>
        </w:rPr>
        <w:t>and</w:t>
      </w:r>
      <w:r w:rsidR="00A82689" w:rsidRPr="006552FF">
        <w:rPr>
          <w:rFonts w:ascii="Arial" w:hAnsi="Arial" w:cs="Arial"/>
          <w:b/>
          <w:sz w:val="28"/>
          <w:szCs w:val="28"/>
        </w:rPr>
        <w:t xml:space="preserve"> </w:t>
      </w:r>
      <w:r w:rsidRPr="006552FF">
        <w:rPr>
          <w:rFonts w:ascii="Arial" w:hAnsi="Arial" w:cs="Arial"/>
          <w:b/>
          <w:sz w:val="28"/>
          <w:szCs w:val="28"/>
        </w:rPr>
        <w:t>cardiovascular and respiratory hospitalizations among US older adults</w:t>
      </w:r>
    </w:p>
    <w:p w14:paraId="12588F07" w14:textId="77777777" w:rsidR="00E6133D" w:rsidRPr="00E6133D" w:rsidRDefault="00E6133D" w:rsidP="00E6133D">
      <w:pPr>
        <w:rPr>
          <w:rFonts w:ascii="Arial" w:hAnsi="Arial" w:cs="Arial"/>
          <w:sz w:val="20"/>
          <w:szCs w:val="20"/>
        </w:rPr>
      </w:pPr>
    </w:p>
    <w:p w14:paraId="18792596" w14:textId="77777777" w:rsidR="0025468E" w:rsidRPr="0025468E" w:rsidRDefault="0025468E" w:rsidP="0025468E">
      <w:pPr>
        <w:rPr>
          <w:rFonts w:ascii="Arial" w:hAnsi="Arial" w:cs="Arial"/>
          <w:b/>
          <w:bCs/>
          <w:sz w:val="21"/>
          <w:szCs w:val="21"/>
        </w:rPr>
      </w:pPr>
      <w:r w:rsidRPr="0025468E">
        <w:rPr>
          <w:rFonts w:ascii="Arial" w:hAnsi="Arial" w:cs="Arial"/>
          <w:b/>
          <w:bCs/>
          <w:sz w:val="21"/>
          <w:szCs w:val="21"/>
        </w:rPr>
        <w:t>Heather McBrien</w:t>
      </w:r>
      <w:r w:rsidRPr="0025468E">
        <w:rPr>
          <w:rFonts w:ascii="Arial" w:hAnsi="Arial" w:cs="Arial"/>
          <w:b/>
          <w:bCs/>
          <w:sz w:val="21"/>
          <w:szCs w:val="21"/>
          <w:vertAlign w:val="superscript"/>
        </w:rPr>
        <w:t>1*</w:t>
      </w:r>
      <w:r w:rsidRPr="0025468E">
        <w:rPr>
          <w:rFonts w:ascii="Arial" w:hAnsi="Arial" w:cs="Arial"/>
          <w:b/>
          <w:bCs/>
          <w:sz w:val="21"/>
          <w:szCs w:val="21"/>
        </w:rPr>
        <w:t>, Daniel Mork</w:t>
      </w:r>
      <w:r w:rsidRPr="0025468E">
        <w:rPr>
          <w:rFonts w:ascii="Arial" w:hAnsi="Arial" w:cs="Arial"/>
          <w:b/>
          <w:bCs/>
          <w:sz w:val="21"/>
          <w:szCs w:val="21"/>
          <w:vertAlign w:val="superscript"/>
        </w:rPr>
        <w:t>2</w:t>
      </w:r>
      <w:r w:rsidRPr="0025468E">
        <w:rPr>
          <w:rFonts w:ascii="Arial" w:hAnsi="Arial" w:cs="Arial"/>
          <w:b/>
          <w:bCs/>
          <w:sz w:val="21"/>
          <w:szCs w:val="21"/>
        </w:rPr>
        <w:t>, Vivian Do</w:t>
      </w:r>
      <w:r w:rsidRPr="0025468E">
        <w:rPr>
          <w:rFonts w:ascii="Arial" w:hAnsi="Arial" w:cs="Arial"/>
          <w:b/>
          <w:bCs/>
          <w:sz w:val="21"/>
          <w:szCs w:val="21"/>
          <w:vertAlign w:val="superscript"/>
        </w:rPr>
        <w:t>1</w:t>
      </w:r>
      <w:r w:rsidRPr="0025468E">
        <w:rPr>
          <w:rFonts w:ascii="Arial" w:hAnsi="Arial" w:cs="Arial"/>
          <w:b/>
          <w:bCs/>
          <w:sz w:val="21"/>
          <w:szCs w:val="21"/>
        </w:rPr>
        <w:t>, Marianthi-Anna Kioumourtzoglou</w:t>
      </w:r>
      <w:r w:rsidRPr="0025468E">
        <w:rPr>
          <w:rFonts w:ascii="Arial" w:hAnsi="Arial" w:cs="Arial"/>
          <w:b/>
          <w:bCs/>
          <w:sz w:val="21"/>
          <w:szCs w:val="21"/>
          <w:vertAlign w:val="superscript"/>
        </w:rPr>
        <w:t>1</w:t>
      </w:r>
      <w:r w:rsidRPr="0025468E">
        <w:rPr>
          <w:rFonts w:ascii="Arial" w:hAnsi="Arial" w:cs="Arial"/>
          <w:b/>
          <w:bCs/>
          <w:sz w:val="21"/>
          <w:szCs w:val="21"/>
        </w:rPr>
        <w:t>, Joan A. Casey</w:t>
      </w:r>
      <w:r w:rsidRPr="0025468E">
        <w:rPr>
          <w:rFonts w:ascii="Arial" w:hAnsi="Arial" w:cs="Arial"/>
          <w:b/>
          <w:bCs/>
          <w:sz w:val="21"/>
          <w:szCs w:val="21"/>
          <w:vertAlign w:val="superscript"/>
        </w:rPr>
        <w:t>3,4</w:t>
      </w:r>
      <w:r w:rsidRPr="0025468E">
        <w:rPr>
          <w:rFonts w:ascii="Arial" w:hAnsi="Arial" w:cs="Arial"/>
          <w:b/>
          <w:bCs/>
          <w:sz w:val="21"/>
          <w:szCs w:val="21"/>
        </w:rPr>
        <w:t xml:space="preserve"> </w:t>
      </w:r>
    </w:p>
    <w:p w14:paraId="7AA39DB1" w14:textId="77777777" w:rsidR="0025468E" w:rsidRPr="00634C14" w:rsidRDefault="0025468E" w:rsidP="0025468E">
      <w:pPr>
        <w:rPr>
          <w:rFonts w:ascii="Arial" w:hAnsi="Arial" w:cs="Arial"/>
          <w:sz w:val="18"/>
          <w:szCs w:val="18"/>
        </w:rPr>
      </w:pPr>
    </w:p>
    <w:p w14:paraId="71E583F6" w14:textId="77777777" w:rsidR="0025468E" w:rsidRPr="00634C14" w:rsidRDefault="0025468E" w:rsidP="0025468E">
      <w:pPr>
        <w:rPr>
          <w:rFonts w:ascii="Arial" w:hAnsi="Arial" w:cs="Arial"/>
          <w:b/>
          <w:bCs/>
          <w:sz w:val="18"/>
          <w:szCs w:val="18"/>
        </w:rPr>
      </w:pPr>
      <w:r w:rsidRPr="00634C14">
        <w:rPr>
          <w:rFonts w:ascii="Arial" w:hAnsi="Arial" w:cs="Arial"/>
          <w:b/>
          <w:bCs/>
          <w:sz w:val="18"/>
          <w:szCs w:val="18"/>
          <w:vertAlign w:val="superscript"/>
        </w:rPr>
        <w:t xml:space="preserve">1 </w:t>
      </w:r>
      <w:r w:rsidRPr="00634C14">
        <w:rPr>
          <w:rFonts w:ascii="Arial" w:hAnsi="Arial" w:cs="Arial"/>
          <w:b/>
          <w:bCs/>
          <w:sz w:val="18"/>
          <w:szCs w:val="18"/>
        </w:rPr>
        <w:t xml:space="preserve">Columbia Mailman School of Public Health, Department of Environmental Health Sciences </w:t>
      </w:r>
    </w:p>
    <w:p w14:paraId="0D046D88" w14:textId="77777777" w:rsidR="0025468E" w:rsidRPr="00634C14" w:rsidRDefault="0025468E" w:rsidP="0025468E">
      <w:pPr>
        <w:rPr>
          <w:rFonts w:ascii="Arial" w:hAnsi="Arial" w:cs="Arial"/>
          <w:b/>
          <w:bCs/>
          <w:sz w:val="18"/>
          <w:szCs w:val="18"/>
        </w:rPr>
      </w:pPr>
      <w:r w:rsidRPr="00634C14">
        <w:rPr>
          <w:rFonts w:ascii="Arial" w:hAnsi="Arial" w:cs="Arial"/>
          <w:b/>
          <w:bCs/>
          <w:sz w:val="18"/>
          <w:szCs w:val="18"/>
          <w:vertAlign w:val="superscript"/>
        </w:rPr>
        <w:t>2</w:t>
      </w:r>
      <w:r w:rsidRPr="00634C14">
        <w:rPr>
          <w:rFonts w:ascii="Arial" w:hAnsi="Arial" w:cs="Arial"/>
          <w:b/>
          <w:bCs/>
          <w:sz w:val="18"/>
          <w:szCs w:val="18"/>
        </w:rPr>
        <w:t xml:space="preserve"> Harvard T. H. Chan School of Public Health, Department of Biostatistics </w:t>
      </w:r>
    </w:p>
    <w:p w14:paraId="7DEAA2F0" w14:textId="77777777" w:rsidR="0025468E" w:rsidRPr="00634C14" w:rsidRDefault="0025468E" w:rsidP="0025468E">
      <w:pPr>
        <w:rPr>
          <w:rFonts w:ascii="Arial" w:hAnsi="Arial" w:cs="Arial"/>
          <w:b/>
          <w:bCs/>
          <w:sz w:val="18"/>
          <w:szCs w:val="18"/>
        </w:rPr>
      </w:pPr>
      <w:r w:rsidRPr="00634C14">
        <w:rPr>
          <w:rFonts w:ascii="Arial" w:hAnsi="Arial" w:cs="Arial"/>
          <w:b/>
          <w:bCs/>
          <w:sz w:val="18"/>
          <w:szCs w:val="18"/>
          <w:vertAlign w:val="superscript"/>
        </w:rPr>
        <w:t>3</w:t>
      </w:r>
      <w:r w:rsidRPr="00634C14">
        <w:rPr>
          <w:rFonts w:ascii="Arial" w:hAnsi="Arial" w:cs="Arial"/>
          <w:b/>
          <w:bCs/>
          <w:sz w:val="18"/>
          <w:szCs w:val="18"/>
        </w:rPr>
        <w:t xml:space="preserve"> University of Washington Department of Environmental and Occupational Health Sciences</w:t>
      </w:r>
    </w:p>
    <w:p w14:paraId="2D79DBA8" w14:textId="77777777" w:rsidR="0025468E" w:rsidRPr="00634C14" w:rsidRDefault="0025468E" w:rsidP="0025468E">
      <w:pPr>
        <w:rPr>
          <w:rFonts w:ascii="Arial" w:hAnsi="Arial" w:cs="Arial"/>
          <w:b/>
          <w:bCs/>
          <w:sz w:val="18"/>
          <w:szCs w:val="18"/>
        </w:rPr>
      </w:pPr>
      <w:r w:rsidRPr="00634C14">
        <w:rPr>
          <w:rFonts w:ascii="Arial" w:hAnsi="Arial" w:cs="Arial"/>
          <w:b/>
          <w:bCs/>
          <w:sz w:val="18"/>
          <w:szCs w:val="18"/>
          <w:vertAlign w:val="superscript"/>
        </w:rPr>
        <w:t>4</w:t>
      </w:r>
      <w:r w:rsidRPr="00634C14">
        <w:rPr>
          <w:rFonts w:ascii="Arial" w:hAnsi="Arial" w:cs="Arial"/>
          <w:b/>
          <w:bCs/>
          <w:sz w:val="18"/>
          <w:szCs w:val="18"/>
        </w:rPr>
        <w:t xml:space="preserve"> University of Washington Department of Epidemiology</w:t>
      </w:r>
    </w:p>
    <w:p w14:paraId="36EC8948" w14:textId="77777777" w:rsidR="0025468E" w:rsidRPr="0025468E" w:rsidRDefault="0025468E" w:rsidP="0025468E">
      <w:pPr>
        <w:rPr>
          <w:rFonts w:ascii="Arial" w:hAnsi="Arial" w:cs="Arial"/>
          <w:b/>
          <w:bCs/>
          <w:sz w:val="21"/>
          <w:szCs w:val="21"/>
        </w:rPr>
      </w:pPr>
    </w:p>
    <w:p w14:paraId="2B5B7369" w14:textId="60851B80" w:rsidR="0025468E" w:rsidRPr="0025468E" w:rsidRDefault="0025468E" w:rsidP="0025468E">
      <w:pPr>
        <w:rPr>
          <w:rFonts w:ascii="Arial" w:hAnsi="Arial" w:cs="Arial"/>
          <w:b/>
          <w:bCs/>
          <w:sz w:val="21"/>
          <w:szCs w:val="21"/>
        </w:rPr>
      </w:pPr>
      <w:r w:rsidRPr="0025468E">
        <w:rPr>
          <w:rFonts w:ascii="Arial" w:hAnsi="Arial" w:cs="Arial"/>
          <w:b/>
          <w:bCs/>
          <w:sz w:val="21"/>
          <w:szCs w:val="21"/>
        </w:rPr>
        <w:t>* Corresponding author</w:t>
      </w:r>
      <w:r>
        <w:rPr>
          <w:rFonts w:ascii="Arial" w:hAnsi="Arial" w:cs="Arial"/>
          <w:b/>
          <w:bCs/>
          <w:sz w:val="21"/>
          <w:szCs w:val="21"/>
        </w:rPr>
        <w:t xml:space="preserve"> email</w:t>
      </w:r>
      <w:r w:rsidRPr="0025468E">
        <w:rPr>
          <w:rFonts w:ascii="Arial" w:hAnsi="Arial" w:cs="Arial"/>
          <w:b/>
          <w:bCs/>
          <w:sz w:val="21"/>
          <w:szCs w:val="21"/>
        </w:rPr>
        <w:t xml:space="preserve">: </w:t>
      </w:r>
      <w:hyperlink r:id="rId10" w:history="1">
        <w:r w:rsidRPr="0025468E">
          <w:rPr>
            <w:rStyle w:val="Hyperlink"/>
            <w:rFonts w:ascii="Arial" w:hAnsi="Arial" w:cs="Arial"/>
            <w:b/>
            <w:bCs/>
            <w:sz w:val="21"/>
            <w:szCs w:val="21"/>
          </w:rPr>
          <w:t>hm2913@cumc.columbia.edu</w:t>
        </w:r>
      </w:hyperlink>
      <w:r w:rsidRPr="0025468E">
        <w:rPr>
          <w:rFonts w:ascii="Arial" w:hAnsi="Arial" w:cs="Arial"/>
          <w:b/>
          <w:bCs/>
          <w:sz w:val="21"/>
          <w:szCs w:val="21"/>
        </w:rPr>
        <w:t xml:space="preserve"> </w:t>
      </w:r>
    </w:p>
    <w:p w14:paraId="3A5183BA" w14:textId="2C772E07" w:rsidR="002A7053" w:rsidRPr="002A7053" w:rsidRDefault="002A7053" w:rsidP="002A7053">
      <w:pPr>
        <w:rPr>
          <w:rFonts w:ascii="Arial" w:hAnsi="Arial" w:cs="Arial"/>
          <w:sz w:val="20"/>
          <w:szCs w:val="20"/>
        </w:rPr>
      </w:pPr>
    </w:p>
    <w:p w14:paraId="7A5DDA98" w14:textId="7742767B" w:rsidR="00623869" w:rsidRPr="00BB6B27" w:rsidRDefault="00623869" w:rsidP="00623869">
      <w:pPr>
        <w:rPr>
          <w:rFonts w:ascii="Arial" w:hAnsi="Arial" w:cs="Arial"/>
          <w:sz w:val="20"/>
          <w:szCs w:val="20"/>
        </w:rPr>
      </w:pPr>
      <w:r>
        <w:rPr>
          <w:rFonts w:ascii="Arial" w:hAnsi="Arial" w:cs="Arial"/>
          <w:b/>
          <w:sz w:val="20"/>
          <w:szCs w:val="20"/>
        </w:rPr>
        <w:t>Competing Interest Statement</w:t>
      </w:r>
      <w:r w:rsidR="0097778A">
        <w:rPr>
          <w:rFonts w:ascii="Arial" w:hAnsi="Arial" w:cs="Arial"/>
          <w:b/>
          <w:sz w:val="20"/>
          <w:szCs w:val="20"/>
        </w:rPr>
        <w:t xml:space="preserve">: </w:t>
      </w:r>
      <w:r w:rsidR="0097778A">
        <w:rPr>
          <w:rFonts w:ascii="Arial" w:hAnsi="Arial" w:cs="Arial"/>
          <w:bCs/>
          <w:sz w:val="20"/>
          <w:szCs w:val="20"/>
        </w:rPr>
        <w:t>The authors declare no competing interes</w:t>
      </w:r>
      <w:r w:rsidR="001653B1">
        <w:rPr>
          <w:rFonts w:ascii="Arial" w:hAnsi="Arial" w:cs="Arial"/>
          <w:bCs/>
          <w:sz w:val="20"/>
          <w:szCs w:val="20"/>
        </w:rPr>
        <w:t>ts</w:t>
      </w:r>
      <w:r>
        <w:rPr>
          <w:rFonts w:ascii="Arial" w:hAnsi="Arial" w:cs="Arial"/>
          <w:sz w:val="20"/>
          <w:szCs w:val="20"/>
        </w:rPr>
        <w:t xml:space="preserve">. </w:t>
      </w:r>
    </w:p>
    <w:p w14:paraId="18812061" w14:textId="40D03458" w:rsidR="00E6133D" w:rsidRPr="00E6133D" w:rsidRDefault="00E6133D" w:rsidP="00E6133D">
      <w:pPr>
        <w:rPr>
          <w:rFonts w:ascii="Arial" w:hAnsi="Arial" w:cs="Arial"/>
          <w:sz w:val="20"/>
          <w:szCs w:val="20"/>
        </w:rPr>
      </w:pPr>
      <w:r w:rsidRPr="00E6133D">
        <w:rPr>
          <w:rFonts w:ascii="Arial" w:hAnsi="Arial" w:cs="Arial"/>
          <w:b/>
          <w:sz w:val="20"/>
          <w:szCs w:val="20"/>
        </w:rPr>
        <w:t>Keywords</w:t>
      </w:r>
      <w:r w:rsidR="00623869">
        <w:rPr>
          <w:rFonts w:ascii="Arial" w:hAnsi="Arial" w:cs="Arial"/>
          <w:b/>
          <w:sz w:val="20"/>
          <w:szCs w:val="20"/>
        </w:rPr>
        <w:t>:</w:t>
      </w:r>
      <w:r w:rsidR="00CA4103" w:rsidRPr="00CA4103">
        <w:rPr>
          <w:rFonts w:ascii="Arial" w:hAnsi="Arial" w:cs="Arial"/>
          <w:sz w:val="20"/>
          <w:szCs w:val="20"/>
        </w:rPr>
        <w:t xml:space="preserve"> </w:t>
      </w:r>
      <w:r w:rsidR="00CA4103">
        <w:rPr>
          <w:rFonts w:ascii="Arial" w:hAnsi="Arial" w:cs="Arial"/>
          <w:sz w:val="20"/>
          <w:szCs w:val="20"/>
        </w:rPr>
        <w:t xml:space="preserve">power outage, </w:t>
      </w:r>
      <w:r w:rsidR="00E030C1">
        <w:rPr>
          <w:rFonts w:ascii="Arial" w:hAnsi="Arial" w:cs="Arial"/>
          <w:sz w:val="20"/>
          <w:szCs w:val="20"/>
        </w:rPr>
        <w:t>cardiovascular disease</w:t>
      </w:r>
      <w:r w:rsidR="00CA4103">
        <w:rPr>
          <w:rFonts w:ascii="Arial" w:hAnsi="Arial" w:cs="Arial"/>
          <w:sz w:val="20"/>
          <w:szCs w:val="20"/>
        </w:rPr>
        <w:t>,</w:t>
      </w:r>
      <w:r w:rsidR="00E030C1">
        <w:rPr>
          <w:rFonts w:ascii="Arial" w:hAnsi="Arial" w:cs="Arial"/>
          <w:sz w:val="20"/>
          <w:szCs w:val="20"/>
        </w:rPr>
        <w:t xml:space="preserve"> respiratory disease,</w:t>
      </w:r>
      <w:r w:rsidR="00CA4103">
        <w:rPr>
          <w:rFonts w:ascii="Arial" w:hAnsi="Arial" w:cs="Arial"/>
          <w:sz w:val="20"/>
          <w:szCs w:val="20"/>
        </w:rPr>
        <w:t xml:space="preserve"> climate</w:t>
      </w:r>
      <w:r w:rsidR="00E030C1">
        <w:rPr>
          <w:rFonts w:ascii="Arial" w:hAnsi="Arial" w:cs="Arial"/>
          <w:sz w:val="20"/>
          <w:szCs w:val="20"/>
        </w:rPr>
        <w:t xml:space="preserve"> change, hospitalization</w:t>
      </w:r>
    </w:p>
    <w:p w14:paraId="1265A261" w14:textId="77777777" w:rsidR="00623869" w:rsidRDefault="00623869" w:rsidP="00E6133D">
      <w:pPr>
        <w:rPr>
          <w:rFonts w:ascii="Arial" w:hAnsi="Arial" w:cs="Arial"/>
          <w:b/>
          <w:sz w:val="20"/>
          <w:szCs w:val="20"/>
        </w:rPr>
      </w:pPr>
    </w:p>
    <w:p w14:paraId="4AB6ACD6" w14:textId="77777777" w:rsidR="00F25795" w:rsidRDefault="00F25795" w:rsidP="009F5C6C">
      <w:pPr>
        <w:rPr>
          <w:rFonts w:ascii="Arial" w:hAnsi="Arial" w:cs="Arial"/>
          <w:b/>
          <w:color w:val="000000"/>
          <w:sz w:val="20"/>
          <w:szCs w:val="20"/>
        </w:rPr>
      </w:pPr>
      <w:bookmarkStart w:id="0" w:name="30j0zll" w:colFirst="0" w:colLast="0"/>
      <w:bookmarkStart w:id="1" w:name="1fob9te" w:colFirst="0" w:colLast="0"/>
      <w:bookmarkEnd w:id="0"/>
      <w:bookmarkEnd w:id="1"/>
    </w:p>
    <w:p w14:paraId="0EB157BC" w14:textId="77777777" w:rsidR="00B50B90" w:rsidRDefault="00B50B90" w:rsidP="009F5C6C">
      <w:pPr>
        <w:rPr>
          <w:rFonts w:ascii="Arial" w:hAnsi="Arial" w:cs="Arial"/>
          <w:b/>
          <w:bCs/>
          <w:sz w:val="20"/>
          <w:szCs w:val="20"/>
        </w:rPr>
      </w:pPr>
    </w:p>
    <w:p w14:paraId="656E9006" w14:textId="77777777" w:rsidR="00797F19" w:rsidRDefault="00797F19" w:rsidP="009F5C6C">
      <w:pPr>
        <w:rPr>
          <w:rFonts w:ascii="Arial" w:hAnsi="Arial" w:cs="Arial"/>
          <w:b/>
          <w:bCs/>
          <w:sz w:val="20"/>
          <w:szCs w:val="20"/>
        </w:rPr>
      </w:pPr>
    </w:p>
    <w:p w14:paraId="2EE1D386" w14:textId="77777777" w:rsidR="00797F19" w:rsidRDefault="00797F19" w:rsidP="009F5C6C">
      <w:pPr>
        <w:rPr>
          <w:rFonts w:ascii="Arial" w:hAnsi="Arial" w:cs="Arial"/>
          <w:b/>
          <w:bCs/>
          <w:sz w:val="20"/>
          <w:szCs w:val="20"/>
        </w:rPr>
      </w:pPr>
    </w:p>
    <w:p w14:paraId="7131582E" w14:textId="77777777" w:rsidR="000D76A3" w:rsidRDefault="000D76A3" w:rsidP="009F5C6C">
      <w:pPr>
        <w:rPr>
          <w:rFonts w:ascii="Arial" w:hAnsi="Arial" w:cs="Arial"/>
          <w:b/>
          <w:bCs/>
          <w:sz w:val="20"/>
          <w:szCs w:val="20"/>
        </w:rPr>
      </w:pPr>
    </w:p>
    <w:p w14:paraId="58B048EE" w14:textId="77777777" w:rsidR="000D76A3" w:rsidRDefault="000D76A3" w:rsidP="009F5C6C">
      <w:pPr>
        <w:rPr>
          <w:rFonts w:ascii="Arial" w:hAnsi="Arial" w:cs="Arial"/>
          <w:b/>
          <w:bCs/>
          <w:sz w:val="20"/>
          <w:szCs w:val="20"/>
        </w:rPr>
      </w:pPr>
    </w:p>
    <w:p w14:paraId="4AFA4999" w14:textId="77777777" w:rsidR="00797F19" w:rsidRDefault="00797F19" w:rsidP="009F5C6C">
      <w:pPr>
        <w:rPr>
          <w:rFonts w:ascii="Arial" w:hAnsi="Arial" w:cs="Arial"/>
          <w:b/>
          <w:bCs/>
          <w:sz w:val="20"/>
          <w:szCs w:val="20"/>
        </w:rPr>
      </w:pPr>
    </w:p>
    <w:p w14:paraId="6270AF87" w14:textId="77777777" w:rsidR="00797F19" w:rsidRDefault="00797F19" w:rsidP="009F5C6C">
      <w:pPr>
        <w:rPr>
          <w:rFonts w:ascii="Arial" w:hAnsi="Arial" w:cs="Arial"/>
          <w:b/>
          <w:bCs/>
          <w:sz w:val="20"/>
          <w:szCs w:val="20"/>
        </w:rPr>
      </w:pPr>
    </w:p>
    <w:p w14:paraId="6E77FC82" w14:textId="77777777" w:rsidR="00797F19" w:rsidRDefault="00797F19" w:rsidP="009F5C6C">
      <w:pPr>
        <w:rPr>
          <w:rFonts w:ascii="Arial" w:hAnsi="Arial" w:cs="Arial"/>
          <w:b/>
          <w:bCs/>
          <w:sz w:val="20"/>
          <w:szCs w:val="20"/>
        </w:rPr>
      </w:pPr>
    </w:p>
    <w:p w14:paraId="1C92628A" w14:textId="77777777" w:rsidR="00797F19" w:rsidRDefault="00797F19" w:rsidP="009F5C6C">
      <w:pPr>
        <w:rPr>
          <w:rFonts w:ascii="Arial" w:hAnsi="Arial" w:cs="Arial"/>
          <w:b/>
          <w:bCs/>
          <w:sz w:val="20"/>
          <w:szCs w:val="20"/>
        </w:rPr>
      </w:pPr>
    </w:p>
    <w:p w14:paraId="1DAD3554" w14:textId="47A34AEB" w:rsidR="009F5C6C" w:rsidRPr="00F25795" w:rsidRDefault="009F5C6C" w:rsidP="009F5C6C">
      <w:pPr>
        <w:rPr>
          <w:rFonts w:ascii="Arial" w:hAnsi="Arial" w:cs="Arial"/>
          <w:b/>
          <w:bCs/>
          <w:sz w:val="20"/>
          <w:szCs w:val="20"/>
        </w:rPr>
      </w:pPr>
      <w:r w:rsidRPr="00F25795">
        <w:rPr>
          <w:rFonts w:ascii="Arial" w:hAnsi="Arial" w:cs="Arial"/>
          <w:b/>
          <w:bCs/>
          <w:sz w:val="20"/>
          <w:szCs w:val="20"/>
        </w:rPr>
        <w:lastRenderedPageBreak/>
        <w:t>Abstract</w:t>
      </w:r>
      <w:r w:rsidR="006A4679">
        <w:rPr>
          <w:rFonts w:ascii="Arial" w:hAnsi="Arial" w:cs="Arial"/>
          <w:b/>
          <w:bCs/>
          <w:sz w:val="20"/>
          <w:szCs w:val="20"/>
        </w:rPr>
        <w:t>:</w:t>
      </w:r>
    </w:p>
    <w:p w14:paraId="6D047C2F" w14:textId="6AE7501B" w:rsidR="009F5C6C" w:rsidRPr="00F25795" w:rsidRDefault="009F5C6C" w:rsidP="009F5C6C">
      <w:pPr>
        <w:rPr>
          <w:rFonts w:ascii="Arial" w:hAnsi="Arial" w:cs="Arial"/>
          <w:sz w:val="20"/>
          <w:szCs w:val="20"/>
        </w:rPr>
      </w:pPr>
      <w:r w:rsidRPr="00F25795">
        <w:rPr>
          <w:rFonts w:ascii="Arial" w:hAnsi="Arial" w:cs="Arial"/>
          <w:b/>
          <w:bCs/>
          <w:sz w:val="20"/>
          <w:szCs w:val="20"/>
        </w:rPr>
        <w:t>Background</w:t>
      </w:r>
      <w:r w:rsidRPr="00F25795">
        <w:rPr>
          <w:rFonts w:ascii="Arial" w:hAnsi="Arial" w:cs="Arial"/>
          <w:sz w:val="20"/>
          <w:szCs w:val="20"/>
        </w:rPr>
        <w:t>: In the United States, already</w:t>
      </w:r>
      <w:r w:rsidR="00A82689">
        <w:rPr>
          <w:rFonts w:ascii="Arial" w:hAnsi="Arial" w:cs="Arial"/>
          <w:sz w:val="20"/>
          <w:szCs w:val="20"/>
        </w:rPr>
        <w:t>-</w:t>
      </w:r>
      <w:r w:rsidRPr="00F25795">
        <w:rPr>
          <w:rFonts w:ascii="Arial" w:hAnsi="Arial" w:cs="Arial"/>
          <w:sz w:val="20"/>
          <w:szCs w:val="20"/>
        </w:rPr>
        <w:t>prevalent power outages are increasing in frequency and duration with climate change. Studies from New York State show that power outages may increase hospitalizations for cardiovascular (CVD) and respiratory disease in vulnerable populations such as older adults, but exposure data limitations have constrained nationwide studies of power outage</w:t>
      </w:r>
      <w:r w:rsidR="00A82689">
        <w:rPr>
          <w:rFonts w:ascii="Arial" w:hAnsi="Arial" w:cs="Arial"/>
          <w:sz w:val="20"/>
          <w:szCs w:val="20"/>
        </w:rPr>
        <w:t>s</w:t>
      </w:r>
      <w:r w:rsidRPr="00F25795">
        <w:rPr>
          <w:rFonts w:ascii="Arial" w:hAnsi="Arial" w:cs="Arial"/>
          <w:sz w:val="20"/>
          <w:szCs w:val="20"/>
        </w:rPr>
        <w:t xml:space="preserve"> and health. </w:t>
      </w:r>
    </w:p>
    <w:p w14:paraId="54722ECD" w14:textId="223FCCFE" w:rsidR="009F5C6C" w:rsidRPr="00F25795" w:rsidRDefault="009F5C6C" w:rsidP="009F5C6C">
      <w:pPr>
        <w:rPr>
          <w:rFonts w:ascii="Arial" w:hAnsi="Arial" w:cs="Arial"/>
          <w:sz w:val="20"/>
          <w:szCs w:val="20"/>
        </w:rPr>
      </w:pPr>
      <w:r w:rsidRPr="00F25795">
        <w:rPr>
          <w:rFonts w:ascii="Arial" w:hAnsi="Arial" w:cs="Arial"/>
          <w:b/>
          <w:bCs/>
          <w:sz w:val="20"/>
          <w:szCs w:val="20"/>
        </w:rPr>
        <w:t>Question</w:t>
      </w:r>
      <w:r w:rsidRPr="00F25795">
        <w:rPr>
          <w:rFonts w:ascii="Arial" w:hAnsi="Arial" w:cs="Arial"/>
          <w:sz w:val="20"/>
          <w:szCs w:val="20"/>
        </w:rPr>
        <w:t>: Are power outages associated with emergency CVD and respiratory disease-related hospitalizations among older adults in the United States?</w:t>
      </w:r>
    </w:p>
    <w:p w14:paraId="5EF8426E" w14:textId="6E7F1863" w:rsidR="009F5C6C" w:rsidRPr="00F25795" w:rsidRDefault="009F5C6C" w:rsidP="009F5C6C">
      <w:pPr>
        <w:rPr>
          <w:rFonts w:ascii="Arial" w:hAnsi="Arial" w:cs="Arial"/>
          <w:sz w:val="20"/>
          <w:szCs w:val="20"/>
        </w:rPr>
      </w:pPr>
      <w:r w:rsidRPr="00F25795">
        <w:rPr>
          <w:rFonts w:ascii="Arial" w:hAnsi="Arial" w:cs="Arial"/>
          <w:b/>
          <w:bCs/>
          <w:sz w:val="20"/>
          <w:szCs w:val="20"/>
        </w:rPr>
        <w:t>Methods</w:t>
      </w:r>
      <w:r w:rsidRPr="00F25795">
        <w:rPr>
          <w:rFonts w:ascii="Arial" w:hAnsi="Arial" w:cs="Arial"/>
          <w:sz w:val="20"/>
          <w:szCs w:val="20"/>
        </w:rPr>
        <w:t xml:space="preserve">: </w:t>
      </w:r>
      <w:r w:rsidR="00C50A8A" w:rsidRPr="00F25795">
        <w:rPr>
          <w:rFonts w:ascii="Arial" w:hAnsi="Arial" w:cs="Arial"/>
          <w:sz w:val="20"/>
          <w:szCs w:val="20"/>
        </w:rPr>
        <w:t xml:space="preserve">We developed a national dataset of power outage exposure and identified county-days </w:t>
      </w:r>
      <w:r w:rsidR="00C50A8A">
        <w:rPr>
          <w:rFonts w:ascii="Arial" w:hAnsi="Arial" w:cs="Arial"/>
          <w:sz w:val="20"/>
          <w:szCs w:val="20"/>
        </w:rPr>
        <w:t>with</w:t>
      </w:r>
      <w:r w:rsidR="00C50A8A" w:rsidRPr="00F25795">
        <w:rPr>
          <w:rFonts w:ascii="Arial" w:hAnsi="Arial" w:cs="Arial"/>
          <w:sz w:val="20"/>
          <w:szCs w:val="20"/>
        </w:rPr>
        <w:t xml:space="preserve"> </w:t>
      </w:r>
      <w:r w:rsidR="00C50A8A" w:rsidRPr="00F25795">
        <w:rPr>
          <w:rFonts w:ascii="Arial" w:eastAsia="Garamond" w:hAnsi="Arial" w:cs="Arial"/>
          <w:sz w:val="20"/>
          <w:szCs w:val="20"/>
        </w:rPr>
        <w:t>≥</w:t>
      </w:r>
      <w:r w:rsidR="00C50A8A" w:rsidRPr="00F25795">
        <w:rPr>
          <w:rFonts w:ascii="Arial" w:hAnsi="Arial" w:cs="Arial"/>
          <w:sz w:val="20"/>
          <w:szCs w:val="20"/>
        </w:rPr>
        <w:t xml:space="preserve">1% of customers exposed to 8+ hour power outages in 2018. </w:t>
      </w:r>
      <w:r w:rsidRPr="00F25795">
        <w:rPr>
          <w:rFonts w:ascii="Arial" w:hAnsi="Arial" w:cs="Arial"/>
          <w:sz w:val="20"/>
          <w:szCs w:val="20"/>
        </w:rPr>
        <w:t xml:space="preserve">We leveraged data on 23 million Medicare Fee-For-Service beneficiaries aged 65+ to estimate daily county-level rates of emergency CVD- and respiratory-related hospitalizations. We applied a case-crossover design with a conditional Poisson model to estimate the lagged association (up to 1 week) between daily county-level power outage exposure and cause-specific hospitalization rates. Models controlled for daily temperature, precipitation, and wind speed.  </w:t>
      </w:r>
    </w:p>
    <w:p w14:paraId="67CC54FF" w14:textId="22329AFA" w:rsidR="009F5C6C" w:rsidRPr="00F25795" w:rsidRDefault="009F5C6C" w:rsidP="009F5C6C">
      <w:pPr>
        <w:rPr>
          <w:rFonts w:ascii="Arial" w:hAnsi="Arial" w:cs="Arial"/>
          <w:color w:val="000000"/>
          <w:sz w:val="20"/>
          <w:szCs w:val="20"/>
        </w:rPr>
      </w:pPr>
      <w:r w:rsidRPr="00DC1331">
        <w:rPr>
          <w:rFonts w:ascii="Arial" w:hAnsi="Arial" w:cs="Arial"/>
          <w:b/>
          <w:bCs/>
          <w:sz w:val="20"/>
          <w:szCs w:val="20"/>
        </w:rPr>
        <w:t>Results</w:t>
      </w:r>
      <w:r w:rsidRPr="00DC1331">
        <w:rPr>
          <w:rFonts w:ascii="Arial" w:hAnsi="Arial" w:cs="Arial"/>
          <w:sz w:val="20"/>
          <w:szCs w:val="20"/>
        </w:rPr>
        <w:t xml:space="preserve">: Power outages </w:t>
      </w:r>
      <w:r w:rsidR="00A82689" w:rsidRPr="00DC1331">
        <w:rPr>
          <w:rFonts w:ascii="Arial" w:hAnsi="Arial" w:cs="Arial"/>
          <w:sz w:val="20"/>
          <w:szCs w:val="20"/>
        </w:rPr>
        <w:t xml:space="preserve">were associated with </w:t>
      </w:r>
      <w:r w:rsidRPr="00DC1331">
        <w:rPr>
          <w:rFonts w:ascii="Arial" w:hAnsi="Arial" w:cs="Arial"/>
          <w:sz w:val="20"/>
          <w:szCs w:val="20"/>
        </w:rPr>
        <w:t xml:space="preserve">increased emergency CVD and respiratory hospitalizations. </w:t>
      </w:r>
      <w:r w:rsidR="00A82689" w:rsidRPr="00DC1331">
        <w:rPr>
          <w:rFonts w:ascii="Arial" w:hAnsi="Arial" w:cs="Arial"/>
          <w:sz w:val="20"/>
          <w:szCs w:val="20"/>
        </w:rPr>
        <w:t>T</w:t>
      </w:r>
      <w:r w:rsidRPr="00DC1331">
        <w:rPr>
          <w:rFonts w:ascii="Arial" w:hAnsi="Arial" w:cs="Arial"/>
          <w:sz w:val="20"/>
          <w:szCs w:val="20"/>
        </w:rPr>
        <w:t xml:space="preserve">he </w:t>
      </w:r>
      <w:r w:rsidR="00062751" w:rsidRPr="00DC1331">
        <w:rPr>
          <w:rFonts w:ascii="Arial" w:hAnsi="Arial" w:cs="Arial"/>
          <w:sz w:val="20"/>
          <w:szCs w:val="20"/>
        </w:rPr>
        <w:t xml:space="preserve">association between power outage and CVD hospitalizations was strongest the </w:t>
      </w:r>
      <w:r w:rsidRPr="00DC1331">
        <w:rPr>
          <w:rFonts w:ascii="Arial" w:hAnsi="Arial" w:cs="Arial"/>
          <w:sz w:val="20"/>
          <w:szCs w:val="20"/>
        </w:rPr>
        <w:t>day after power outage exposure</w:t>
      </w:r>
      <w:r w:rsidR="00A82689" w:rsidRPr="00DC1331">
        <w:rPr>
          <w:rFonts w:ascii="Arial" w:hAnsi="Arial" w:cs="Arial"/>
          <w:sz w:val="20"/>
          <w:szCs w:val="20"/>
        </w:rPr>
        <w:t xml:space="preserve"> </w:t>
      </w:r>
      <w:r w:rsidRPr="00DC1331">
        <w:rPr>
          <w:rFonts w:ascii="Arial" w:hAnsi="Arial" w:cs="Arial"/>
          <w:sz w:val="20"/>
          <w:szCs w:val="20"/>
        </w:rPr>
        <w:t>(rate ratio [RR]=</w:t>
      </w:r>
      <w:r w:rsidRPr="00DC1331">
        <w:rPr>
          <w:rFonts w:ascii="Arial" w:hAnsi="Arial" w:cs="Arial"/>
          <w:color w:val="000000"/>
          <w:sz w:val="20"/>
          <w:szCs w:val="20"/>
        </w:rPr>
        <w:t>1.02, 95% CI: 1.01, 1.03</w:t>
      </w:r>
      <w:r w:rsidR="00A82689" w:rsidRPr="00DC1331">
        <w:rPr>
          <w:rFonts w:ascii="Arial" w:hAnsi="Arial" w:cs="Arial"/>
          <w:sz w:val="20"/>
          <w:szCs w:val="20"/>
        </w:rPr>
        <w:t xml:space="preserve">), </w:t>
      </w:r>
      <w:r w:rsidR="00BF063F" w:rsidRPr="00DC1331">
        <w:rPr>
          <w:rFonts w:ascii="Arial" w:hAnsi="Arial" w:cs="Arial"/>
          <w:sz w:val="20"/>
          <w:szCs w:val="20"/>
        </w:rPr>
        <w:t>while the association between outage and respiratory disease was strongest the day of power outage exposure</w:t>
      </w:r>
      <w:r w:rsidRPr="00DC1331">
        <w:rPr>
          <w:rFonts w:ascii="Arial" w:hAnsi="Arial" w:cs="Arial"/>
          <w:sz w:val="20"/>
          <w:szCs w:val="20"/>
        </w:rPr>
        <w:t xml:space="preserve"> (RR=</w:t>
      </w:r>
      <w:r w:rsidRPr="00DC1331">
        <w:rPr>
          <w:rFonts w:ascii="Arial" w:hAnsi="Arial" w:cs="Arial"/>
          <w:color w:val="000000"/>
          <w:sz w:val="20"/>
          <w:szCs w:val="20"/>
        </w:rPr>
        <w:t>1.03, 95% CI: 1.01, 1.04)</w:t>
      </w:r>
      <w:r w:rsidRPr="00DC1331">
        <w:rPr>
          <w:rFonts w:ascii="Arial" w:hAnsi="Arial" w:cs="Arial"/>
          <w:sz w:val="20"/>
          <w:szCs w:val="20"/>
        </w:rPr>
        <w:t>.</w:t>
      </w:r>
    </w:p>
    <w:p w14:paraId="24E59D05" w14:textId="3B09B7C4" w:rsidR="009F5C6C" w:rsidRPr="00F25795" w:rsidRDefault="009F5C6C" w:rsidP="009F5C6C">
      <w:pPr>
        <w:rPr>
          <w:rFonts w:ascii="Arial" w:hAnsi="Arial" w:cs="Arial"/>
          <w:sz w:val="20"/>
          <w:szCs w:val="20"/>
        </w:rPr>
      </w:pPr>
      <w:r w:rsidRPr="00F25795">
        <w:rPr>
          <w:rFonts w:ascii="Arial" w:hAnsi="Arial" w:cs="Arial"/>
          <w:b/>
          <w:bCs/>
          <w:sz w:val="20"/>
          <w:szCs w:val="20"/>
        </w:rPr>
        <w:t>Conclusion</w:t>
      </w:r>
      <w:r w:rsidRPr="00F25795">
        <w:rPr>
          <w:rFonts w:ascii="Arial" w:hAnsi="Arial" w:cs="Arial"/>
          <w:sz w:val="20"/>
          <w:szCs w:val="20"/>
        </w:rPr>
        <w:t xml:space="preserve">: Power outages </w:t>
      </w:r>
      <w:r w:rsidR="00A82689">
        <w:rPr>
          <w:rFonts w:ascii="Arial" w:hAnsi="Arial" w:cs="Arial"/>
          <w:sz w:val="20"/>
          <w:szCs w:val="20"/>
        </w:rPr>
        <w:t>increase risk of</w:t>
      </w:r>
      <w:r w:rsidRPr="00F25795">
        <w:rPr>
          <w:rFonts w:ascii="Arial" w:hAnsi="Arial" w:cs="Arial"/>
          <w:sz w:val="20"/>
          <w:szCs w:val="20"/>
        </w:rPr>
        <w:t xml:space="preserve"> CVD and respiratory hospitalizations among US older adults. Improving electricity reliability could support community health and protect older adults from CVD and respiratory disease exacerbations.</w:t>
      </w:r>
    </w:p>
    <w:p w14:paraId="0D96CD2E" w14:textId="77777777" w:rsidR="0046494C" w:rsidRPr="00F25795" w:rsidRDefault="0046494C" w:rsidP="008B0B37">
      <w:pPr>
        <w:rPr>
          <w:rFonts w:ascii="Arial" w:hAnsi="Arial" w:cs="Arial"/>
          <w:b/>
          <w:color w:val="000000"/>
          <w:sz w:val="20"/>
          <w:szCs w:val="20"/>
        </w:rPr>
      </w:pPr>
    </w:p>
    <w:p w14:paraId="56461E07" w14:textId="45BE728C" w:rsidR="003223D0" w:rsidRPr="00F25795" w:rsidRDefault="00E6133D" w:rsidP="003223D0">
      <w:pPr>
        <w:rPr>
          <w:rFonts w:ascii="Arial" w:hAnsi="Arial" w:cs="Arial"/>
          <w:sz w:val="20"/>
          <w:szCs w:val="20"/>
        </w:rPr>
      </w:pPr>
      <w:r w:rsidRPr="00F25795">
        <w:rPr>
          <w:rFonts w:ascii="Arial" w:hAnsi="Arial" w:cs="Arial"/>
          <w:b/>
          <w:color w:val="000000"/>
          <w:sz w:val="20"/>
          <w:szCs w:val="20"/>
        </w:rPr>
        <w:t>Significance Statement</w:t>
      </w:r>
      <w:r w:rsidR="008B0B37" w:rsidRPr="00F25795">
        <w:rPr>
          <w:rFonts w:ascii="Arial" w:hAnsi="Arial" w:cs="Arial"/>
          <w:b/>
          <w:color w:val="000000"/>
          <w:sz w:val="20"/>
          <w:szCs w:val="20"/>
        </w:rPr>
        <w:t>:</w:t>
      </w:r>
      <w:r w:rsidR="008B0B37" w:rsidRPr="00F25795">
        <w:rPr>
          <w:rFonts w:ascii="Arial" w:hAnsi="Arial" w:cs="Arial"/>
          <w:sz w:val="20"/>
          <w:szCs w:val="20"/>
        </w:rPr>
        <w:t xml:space="preserve"> </w:t>
      </w:r>
      <w:r w:rsidR="00060D37" w:rsidRPr="00F25795">
        <w:rPr>
          <w:rFonts w:ascii="Arial" w:hAnsi="Arial" w:cs="Arial"/>
          <w:sz w:val="20"/>
          <w:szCs w:val="20"/>
        </w:rPr>
        <w:t>Power outage</w:t>
      </w:r>
      <w:r w:rsidR="009951EA" w:rsidRPr="00F25795">
        <w:rPr>
          <w:rFonts w:ascii="Arial" w:hAnsi="Arial" w:cs="Arial"/>
          <w:sz w:val="20"/>
          <w:szCs w:val="20"/>
        </w:rPr>
        <w:t xml:space="preserve"> frequency is increasing</w:t>
      </w:r>
      <w:r w:rsidR="00D8595A" w:rsidRPr="00F25795">
        <w:rPr>
          <w:rFonts w:ascii="Arial" w:hAnsi="Arial" w:cs="Arial"/>
          <w:sz w:val="20"/>
          <w:szCs w:val="20"/>
        </w:rPr>
        <w:t xml:space="preserve"> with</w:t>
      </w:r>
      <w:r w:rsidR="00060D37" w:rsidRPr="00F25795">
        <w:rPr>
          <w:rFonts w:ascii="Arial" w:hAnsi="Arial" w:cs="Arial"/>
          <w:sz w:val="20"/>
          <w:szCs w:val="20"/>
        </w:rPr>
        <w:t xml:space="preserve"> climate change</w:t>
      </w:r>
      <w:r w:rsidR="00386764">
        <w:rPr>
          <w:rFonts w:ascii="Arial" w:hAnsi="Arial" w:cs="Arial"/>
          <w:sz w:val="20"/>
          <w:szCs w:val="20"/>
        </w:rPr>
        <w:t xml:space="preserve"> because of extreme temperatures, extreme weather, and wildfire-related power shutoffs</w:t>
      </w:r>
      <w:r w:rsidR="00F12C01" w:rsidRPr="00F25795">
        <w:rPr>
          <w:rFonts w:ascii="Arial" w:hAnsi="Arial" w:cs="Arial"/>
          <w:sz w:val="20"/>
          <w:szCs w:val="20"/>
        </w:rPr>
        <w:t>.</w:t>
      </w:r>
      <w:r w:rsidR="00D95A3E" w:rsidRPr="00F25795">
        <w:rPr>
          <w:rFonts w:ascii="Arial" w:hAnsi="Arial" w:cs="Arial"/>
          <w:sz w:val="20"/>
          <w:szCs w:val="20"/>
        </w:rPr>
        <w:t xml:space="preserve"> </w:t>
      </w:r>
      <w:r w:rsidR="008B6669" w:rsidRPr="00F25795">
        <w:rPr>
          <w:rFonts w:ascii="Arial" w:hAnsi="Arial" w:cs="Arial"/>
          <w:sz w:val="20"/>
          <w:szCs w:val="20"/>
        </w:rPr>
        <w:t>Outages</w:t>
      </w:r>
      <w:r w:rsidR="00807B8D">
        <w:rPr>
          <w:rFonts w:ascii="Arial" w:hAnsi="Arial" w:cs="Arial"/>
          <w:sz w:val="20"/>
          <w:szCs w:val="20"/>
        </w:rPr>
        <w:t xml:space="preserve"> pose</w:t>
      </w:r>
      <w:r w:rsidR="00060D37" w:rsidRPr="00F25795">
        <w:rPr>
          <w:rFonts w:ascii="Arial" w:hAnsi="Arial" w:cs="Arial"/>
          <w:sz w:val="20"/>
          <w:szCs w:val="20"/>
        </w:rPr>
        <w:t xml:space="preserve"> </w:t>
      </w:r>
      <w:r w:rsidR="00F12C01" w:rsidRPr="00F25795">
        <w:rPr>
          <w:rFonts w:ascii="Arial" w:hAnsi="Arial" w:cs="Arial"/>
          <w:sz w:val="20"/>
          <w:szCs w:val="20"/>
        </w:rPr>
        <w:t xml:space="preserve">serious </w:t>
      </w:r>
      <w:r w:rsidR="00060D37" w:rsidRPr="00F25795">
        <w:rPr>
          <w:rFonts w:ascii="Arial" w:hAnsi="Arial" w:cs="Arial"/>
          <w:sz w:val="20"/>
          <w:szCs w:val="20"/>
        </w:rPr>
        <w:t>risks to older adults’ health</w:t>
      </w:r>
      <w:r w:rsidR="001E0A16" w:rsidRPr="00F25795">
        <w:rPr>
          <w:rFonts w:ascii="Arial" w:hAnsi="Arial" w:cs="Arial"/>
          <w:sz w:val="20"/>
          <w:szCs w:val="20"/>
        </w:rPr>
        <w:t>: h</w:t>
      </w:r>
      <w:r w:rsidR="00D54511" w:rsidRPr="00F25795">
        <w:rPr>
          <w:rFonts w:ascii="Arial" w:hAnsi="Arial" w:cs="Arial"/>
          <w:sz w:val="20"/>
          <w:szCs w:val="20"/>
        </w:rPr>
        <w:t>eat</w:t>
      </w:r>
      <w:r w:rsidR="002C6591" w:rsidRPr="00F25795">
        <w:rPr>
          <w:rFonts w:ascii="Arial" w:hAnsi="Arial" w:cs="Arial"/>
          <w:sz w:val="20"/>
          <w:szCs w:val="20"/>
        </w:rPr>
        <w:t xml:space="preserve"> and</w:t>
      </w:r>
      <w:r w:rsidR="00D54511" w:rsidRPr="00F25795">
        <w:rPr>
          <w:rFonts w:ascii="Arial" w:hAnsi="Arial" w:cs="Arial"/>
          <w:sz w:val="20"/>
          <w:szCs w:val="20"/>
        </w:rPr>
        <w:t xml:space="preserve"> cold</w:t>
      </w:r>
      <w:r w:rsidR="002C6591" w:rsidRPr="00F25795">
        <w:rPr>
          <w:rFonts w:ascii="Arial" w:hAnsi="Arial" w:cs="Arial"/>
          <w:sz w:val="20"/>
          <w:szCs w:val="20"/>
        </w:rPr>
        <w:t xml:space="preserve"> exposure</w:t>
      </w:r>
      <w:r w:rsidR="00D54511" w:rsidRPr="00F25795">
        <w:rPr>
          <w:rFonts w:ascii="Arial" w:hAnsi="Arial" w:cs="Arial"/>
          <w:sz w:val="20"/>
          <w:szCs w:val="20"/>
        </w:rPr>
        <w:t xml:space="preserve"> and loss of power to</w:t>
      </w:r>
      <w:r w:rsidR="00E37A1D" w:rsidRPr="00F25795">
        <w:rPr>
          <w:rFonts w:ascii="Arial" w:hAnsi="Arial" w:cs="Arial"/>
          <w:sz w:val="20"/>
          <w:szCs w:val="20"/>
        </w:rPr>
        <w:t xml:space="preserve"> medical and mobility</w:t>
      </w:r>
      <w:r w:rsidR="00D54511" w:rsidRPr="00F25795">
        <w:rPr>
          <w:rFonts w:ascii="Arial" w:hAnsi="Arial" w:cs="Arial"/>
          <w:sz w:val="20"/>
          <w:szCs w:val="20"/>
        </w:rPr>
        <w:t xml:space="preserve"> devices </w:t>
      </w:r>
      <w:r w:rsidR="00801779" w:rsidRPr="00F25795">
        <w:rPr>
          <w:rFonts w:ascii="Arial" w:hAnsi="Arial" w:cs="Arial"/>
          <w:sz w:val="20"/>
          <w:szCs w:val="20"/>
        </w:rPr>
        <w:t>following outage</w:t>
      </w:r>
      <w:r w:rsidR="009C3129" w:rsidRPr="00F25795">
        <w:rPr>
          <w:rFonts w:ascii="Arial" w:hAnsi="Arial" w:cs="Arial"/>
          <w:sz w:val="20"/>
          <w:szCs w:val="20"/>
        </w:rPr>
        <w:t>s</w:t>
      </w:r>
      <w:r w:rsidR="00801779" w:rsidRPr="00F25795">
        <w:rPr>
          <w:rFonts w:ascii="Arial" w:hAnsi="Arial" w:cs="Arial"/>
          <w:sz w:val="20"/>
          <w:szCs w:val="20"/>
        </w:rPr>
        <w:t xml:space="preserve"> </w:t>
      </w:r>
      <w:r w:rsidR="00D54511" w:rsidRPr="00F25795">
        <w:rPr>
          <w:rFonts w:ascii="Arial" w:hAnsi="Arial" w:cs="Arial"/>
          <w:sz w:val="20"/>
          <w:szCs w:val="20"/>
        </w:rPr>
        <w:t>can cause hospitaliz</w:t>
      </w:r>
      <w:r w:rsidR="00AB76A8" w:rsidRPr="00F25795">
        <w:rPr>
          <w:rFonts w:ascii="Arial" w:hAnsi="Arial" w:cs="Arial"/>
          <w:sz w:val="20"/>
          <w:szCs w:val="20"/>
        </w:rPr>
        <w:t>ation</w:t>
      </w:r>
      <w:r w:rsidR="00A82689">
        <w:rPr>
          <w:rFonts w:ascii="Arial" w:hAnsi="Arial" w:cs="Arial"/>
          <w:sz w:val="20"/>
          <w:szCs w:val="20"/>
        </w:rPr>
        <w:t>s</w:t>
      </w:r>
      <w:r w:rsidR="00D54511" w:rsidRPr="00F25795">
        <w:rPr>
          <w:rFonts w:ascii="Arial" w:hAnsi="Arial" w:cs="Arial"/>
          <w:sz w:val="20"/>
          <w:szCs w:val="20"/>
        </w:rPr>
        <w:t>.</w:t>
      </w:r>
      <w:r w:rsidR="007A17A9" w:rsidRPr="00F25795">
        <w:rPr>
          <w:rFonts w:ascii="Arial" w:hAnsi="Arial" w:cs="Arial"/>
          <w:sz w:val="20"/>
          <w:szCs w:val="20"/>
        </w:rPr>
        <w:t xml:space="preserve"> </w:t>
      </w:r>
      <w:r w:rsidR="00B30D6F" w:rsidRPr="00F25795">
        <w:rPr>
          <w:rFonts w:ascii="Arial" w:hAnsi="Arial" w:cs="Arial"/>
          <w:sz w:val="20"/>
          <w:szCs w:val="20"/>
        </w:rPr>
        <w:t>To study the health impacts of outage</w:t>
      </w:r>
      <w:r w:rsidR="00A82689">
        <w:rPr>
          <w:rFonts w:ascii="Arial" w:hAnsi="Arial" w:cs="Arial"/>
          <w:sz w:val="20"/>
          <w:szCs w:val="20"/>
        </w:rPr>
        <w:t>s</w:t>
      </w:r>
      <w:r w:rsidR="00B30D6F" w:rsidRPr="00F25795">
        <w:rPr>
          <w:rFonts w:ascii="Arial" w:hAnsi="Arial" w:cs="Arial"/>
          <w:sz w:val="20"/>
          <w:szCs w:val="20"/>
        </w:rPr>
        <w:t>, w</w:t>
      </w:r>
      <w:r w:rsidR="00060D37" w:rsidRPr="00F25795">
        <w:rPr>
          <w:rFonts w:ascii="Arial" w:hAnsi="Arial" w:cs="Arial"/>
          <w:sz w:val="20"/>
          <w:szCs w:val="20"/>
        </w:rPr>
        <w:t xml:space="preserve">e developed </w:t>
      </w:r>
      <w:r w:rsidR="005F56C6" w:rsidRPr="00F25795">
        <w:rPr>
          <w:rFonts w:ascii="Arial" w:hAnsi="Arial" w:cs="Arial"/>
          <w:sz w:val="20"/>
          <w:szCs w:val="20"/>
        </w:rPr>
        <w:t>a</w:t>
      </w:r>
      <w:r w:rsidR="000C3651" w:rsidRPr="00F25795">
        <w:rPr>
          <w:rFonts w:ascii="Arial" w:hAnsi="Arial" w:cs="Arial"/>
          <w:sz w:val="20"/>
          <w:szCs w:val="20"/>
        </w:rPr>
        <w:t xml:space="preserve"> </w:t>
      </w:r>
      <w:r w:rsidR="00060D37" w:rsidRPr="00F25795">
        <w:rPr>
          <w:rFonts w:ascii="Arial" w:hAnsi="Arial" w:cs="Arial"/>
          <w:sz w:val="20"/>
          <w:szCs w:val="20"/>
        </w:rPr>
        <w:t>national dataset of power outage exposure</w:t>
      </w:r>
      <w:r w:rsidR="00100F0C" w:rsidRPr="00F25795">
        <w:rPr>
          <w:rFonts w:ascii="Arial" w:hAnsi="Arial" w:cs="Arial"/>
          <w:sz w:val="20"/>
          <w:szCs w:val="20"/>
        </w:rPr>
        <w:t>.</w:t>
      </w:r>
      <w:r w:rsidR="00CA4173" w:rsidRPr="00F25795">
        <w:rPr>
          <w:rFonts w:ascii="Arial" w:hAnsi="Arial" w:cs="Arial"/>
          <w:sz w:val="20"/>
          <w:szCs w:val="20"/>
        </w:rPr>
        <w:t xml:space="preserve"> </w:t>
      </w:r>
      <w:r w:rsidR="00253FC0">
        <w:rPr>
          <w:rFonts w:ascii="Arial" w:hAnsi="Arial" w:cs="Arial"/>
          <w:sz w:val="20"/>
          <w:szCs w:val="20"/>
        </w:rPr>
        <w:t>Wi</w:t>
      </w:r>
      <w:r w:rsidR="00155642">
        <w:rPr>
          <w:rFonts w:ascii="Arial" w:hAnsi="Arial" w:cs="Arial"/>
          <w:sz w:val="20"/>
          <w:szCs w:val="20"/>
        </w:rPr>
        <w:t>th</w:t>
      </w:r>
      <w:r w:rsidR="003F5C2D" w:rsidRPr="00F25795">
        <w:rPr>
          <w:rFonts w:ascii="Arial" w:hAnsi="Arial" w:cs="Arial"/>
          <w:sz w:val="20"/>
          <w:szCs w:val="20"/>
        </w:rPr>
        <w:t xml:space="preserve"> </w:t>
      </w:r>
      <w:r w:rsidR="00EC7135" w:rsidRPr="00F25795">
        <w:rPr>
          <w:rFonts w:ascii="Arial" w:hAnsi="Arial" w:cs="Arial"/>
          <w:sz w:val="20"/>
          <w:szCs w:val="20"/>
        </w:rPr>
        <w:t>claims data from</w:t>
      </w:r>
      <w:r w:rsidR="00120156" w:rsidRPr="00F25795">
        <w:rPr>
          <w:rFonts w:ascii="Arial" w:hAnsi="Arial" w:cs="Arial"/>
          <w:sz w:val="20"/>
          <w:szCs w:val="20"/>
        </w:rPr>
        <w:t xml:space="preserve"> 23 million Medicare Fee-For-Service beneficiaries age 65+</w:t>
      </w:r>
      <w:r w:rsidR="00CA4173" w:rsidRPr="00F25795">
        <w:rPr>
          <w:rFonts w:ascii="Arial" w:hAnsi="Arial" w:cs="Arial"/>
          <w:sz w:val="20"/>
          <w:szCs w:val="20"/>
        </w:rPr>
        <w:t>,</w:t>
      </w:r>
      <w:r w:rsidR="00D95A3E" w:rsidRPr="00F25795">
        <w:rPr>
          <w:rFonts w:ascii="Arial" w:hAnsi="Arial" w:cs="Arial"/>
          <w:sz w:val="20"/>
          <w:szCs w:val="20"/>
        </w:rPr>
        <w:t xml:space="preserve"> </w:t>
      </w:r>
      <w:r w:rsidR="00CA4173" w:rsidRPr="00F25795">
        <w:rPr>
          <w:rFonts w:ascii="Arial" w:hAnsi="Arial" w:cs="Arial"/>
          <w:sz w:val="20"/>
          <w:szCs w:val="20"/>
        </w:rPr>
        <w:t>w</w:t>
      </w:r>
      <w:r w:rsidR="009E3560" w:rsidRPr="00F25795">
        <w:rPr>
          <w:rFonts w:ascii="Arial" w:hAnsi="Arial" w:cs="Arial"/>
          <w:sz w:val="20"/>
          <w:szCs w:val="20"/>
        </w:rPr>
        <w:t>e</w:t>
      </w:r>
      <w:r w:rsidR="001C48BC">
        <w:rPr>
          <w:rFonts w:ascii="Arial" w:hAnsi="Arial" w:cs="Arial"/>
          <w:sz w:val="20"/>
          <w:szCs w:val="20"/>
        </w:rPr>
        <w:t xml:space="preserve"> </w:t>
      </w:r>
      <w:r w:rsidR="008B5B12" w:rsidRPr="00F25795">
        <w:rPr>
          <w:rFonts w:ascii="Arial" w:hAnsi="Arial" w:cs="Arial"/>
          <w:sz w:val="20"/>
          <w:szCs w:val="20"/>
        </w:rPr>
        <w:t>conduct</w:t>
      </w:r>
      <w:r w:rsidR="00B21742">
        <w:rPr>
          <w:rFonts w:ascii="Arial" w:hAnsi="Arial" w:cs="Arial"/>
          <w:sz w:val="20"/>
          <w:szCs w:val="20"/>
        </w:rPr>
        <w:t>ed</w:t>
      </w:r>
      <w:r w:rsidR="008B5B12" w:rsidRPr="00F25795">
        <w:rPr>
          <w:rFonts w:ascii="Arial" w:hAnsi="Arial" w:cs="Arial"/>
          <w:sz w:val="20"/>
          <w:szCs w:val="20"/>
        </w:rPr>
        <w:t xml:space="preserve"> a case-</w:t>
      </w:r>
      <w:r w:rsidR="00192E6D" w:rsidRPr="00F25795">
        <w:rPr>
          <w:rFonts w:ascii="Arial" w:hAnsi="Arial" w:cs="Arial"/>
          <w:sz w:val="20"/>
          <w:szCs w:val="20"/>
        </w:rPr>
        <w:t>crossover</w:t>
      </w:r>
      <w:r w:rsidR="008B5B12" w:rsidRPr="00F25795">
        <w:rPr>
          <w:rFonts w:ascii="Arial" w:hAnsi="Arial" w:cs="Arial"/>
          <w:sz w:val="20"/>
          <w:szCs w:val="20"/>
        </w:rPr>
        <w:t xml:space="preserve"> study of</w:t>
      </w:r>
      <w:r w:rsidR="00771F21" w:rsidRPr="00F25795">
        <w:rPr>
          <w:rFonts w:ascii="Arial" w:hAnsi="Arial" w:cs="Arial"/>
          <w:sz w:val="20"/>
          <w:szCs w:val="20"/>
        </w:rPr>
        <w:t xml:space="preserve"> </w:t>
      </w:r>
      <w:r w:rsidR="00E20DE6" w:rsidRPr="00F25795">
        <w:rPr>
          <w:rFonts w:ascii="Arial" w:hAnsi="Arial" w:cs="Arial"/>
          <w:sz w:val="20"/>
          <w:szCs w:val="20"/>
        </w:rPr>
        <w:t xml:space="preserve">daily </w:t>
      </w:r>
      <w:r w:rsidR="00771F21" w:rsidRPr="00F25795">
        <w:rPr>
          <w:rFonts w:ascii="Arial" w:hAnsi="Arial" w:cs="Arial"/>
          <w:sz w:val="20"/>
          <w:szCs w:val="20"/>
        </w:rPr>
        <w:t>county-level</w:t>
      </w:r>
      <w:r w:rsidR="00166985" w:rsidRPr="00F25795">
        <w:rPr>
          <w:rFonts w:ascii="Arial" w:hAnsi="Arial" w:cs="Arial"/>
          <w:sz w:val="20"/>
          <w:szCs w:val="20"/>
        </w:rPr>
        <w:t xml:space="preserve"> power outage exposure and </w:t>
      </w:r>
      <w:r w:rsidR="009A29E1" w:rsidRPr="00F25795">
        <w:rPr>
          <w:rFonts w:ascii="Arial" w:hAnsi="Arial" w:cs="Arial"/>
          <w:sz w:val="20"/>
          <w:szCs w:val="20"/>
        </w:rPr>
        <w:t xml:space="preserve">cardiovascular and respiratory </w:t>
      </w:r>
      <w:r w:rsidR="00166985" w:rsidRPr="00F25795">
        <w:rPr>
          <w:rFonts w:ascii="Arial" w:hAnsi="Arial" w:cs="Arial"/>
          <w:sz w:val="20"/>
          <w:szCs w:val="20"/>
        </w:rPr>
        <w:t>hospitalization rates</w:t>
      </w:r>
      <w:r w:rsidR="00D3271C" w:rsidRPr="00F25795">
        <w:rPr>
          <w:rFonts w:ascii="Arial" w:hAnsi="Arial" w:cs="Arial"/>
          <w:sz w:val="20"/>
          <w:szCs w:val="20"/>
        </w:rPr>
        <w:t>.</w:t>
      </w:r>
      <w:r w:rsidR="008B5B12" w:rsidRPr="00F25795">
        <w:rPr>
          <w:rFonts w:ascii="Arial" w:hAnsi="Arial" w:cs="Arial"/>
          <w:sz w:val="20"/>
          <w:szCs w:val="20"/>
        </w:rPr>
        <w:t xml:space="preserve"> </w:t>
      </w:r>
      <w:r w:rsidR="00156C48" w:rsidRPr="00F25795">
        <w:rPr>
          <w:rFonts w:ascii="Arial" w:hAnsi="Arial" w:cs="Arial"/>
          <w:sz w:val="20"/>
          <w:szCs w:val="20"/>
        </w:rPr>
        <w:t>We found that power outage exposure was associated with increased</w:t>
      </w:r>
      <w:r w:rsidR="00386764">
        <w:rPr>
          <w:rFonts w:ascii="Arial" w:hAnsi="Arial" w:cs="Arial"/>
          <w:sz w:val="20"/>
          <w:szCs w:val="20"/>
        </w:rPr>
        <w:t xml:space="preserve"> </w:t>
      </w:r>
      <w:r w:rsidR="00156C48" w:rsidRPr="00F25795">
        <w:rPr>
          <w:rFonts w:ascii="Arial" w:hAnsi="Arial" w:cs="Arial"/>
          <w:sz w:val="20"/>
          <w:szCs w:val="20"/>
        </w:rPr>
        <w:t xml:space="preserve">hospitalizations for cardiovascular </w:t>
      </w:r>
      <w:r w:rsidR="00386764">
        <w:rPr>
          <w:rFonts w:ascii="Arial" w:hAnsi="Arial" w:cs="Arial"/>
          <w:sz w:val="20"/>
          <w:szCs w:val="20"/>
        </w:rPr>
        <w:t>and</w:t>
      </w:r>
      <w:r w:rsidR="00156C48" w:rsidRPr="00F25795">
        <w:rPr>
          <w:rFonts w:ascii="Arial" w:hAnsi="Arial" w:cs="Arial"/>
          <w:sz w:val="20"/>
          <w:szCs w:val="20"/>
        </w:rPr>
        <w:t xml:space="preserve"> respiratory disease</w:t>
      </w:r>
      <w:r w:rsidR="00914BA8" w:rsidRPr="00F25795">
        <w:rPr>
          <w:rFonts w:ascii="Arial" w:hAnsi="Arial" w:cs="Arial"/>
          <w:sz w:val="20"/>
          <w:szCs w:val="20"/>
        </w:rPr>
        <w:t xml:space="preserve">. </w:t>
      </w:r>
      <w:r w:rsidR="00747389" w:rsidRPr="00F25795">
        <w:rPr>
          <w:rFonts w:ascii="Arial" w:hAnsi="Arial" w:cs="Arial"/>
          <w:sz w:val="20"/>
          <w:szCs w:val="20"/>
        </w:rPr>
        <w:t xml:space="preserve">Our results suggest that </w:t>
      </w:r>
      <w:r w:rsidR="00170DEB" w:rsidRPr="00F25795">
        <w:rPr>
          <w:rFonts w:ascii="Arial" w:hAnsi="Arial" w:cs="Arial"/>
          <w:sz w:val="20"/>
          <w:szCs w:val="20"/>
        </w:rPr>
        <w:t xml:space="preserve">improving electricity reliability could protect older adults from outage-related cardiorespiratory </w:t>
      </w:r>
      <w:r w:rsidR="00CE0007" w:rsidRPr="00F25795">
        <w:rPr>
          <w:rFonts w:ascii="Arial" w:hAnsi="Arial" w:cs="Arial"/>
          <w:sz w:val="20"/>
          <w:szCs w:val="20"/>
        </w:rPr>
        <w:t>hospitalizations</w:t>
      </w:r>
      <w:r w:rsidR="00170DEB" w:rsidRPr="00F25795">
        <w:rPr>
          <w:rFonts w:ascii="Arial" w:hAnsi="Arial" w:cs="Arial"/>
          <w:sz w:val="20"/>
          <w:szCs w:val="20"/>
        </w:rPr>
        <w:t xml:space="preserve">. </w:t>
      </w:r>
      <w:r w:rsidR="00156C48" w:rsidRPr="00F25795">
        <w:rPr>
          <w:rFonts w:ascii="Arial" w:hAnsi="Arial" w:cs="Arial"/>
          <w:sz w:val="20"/>
          <w:szCs w:val="20"/>
        </w:rPr>
        <w:t xml:space="preserve"> </w:t>
      </w:r>
    </w:p>
    <w:p w14:paraId="65E3B637" w14:textId="77777777" w:rsidR="003223D0" w:rsidRDefault="003223D0" w:rsidP="003223D0">
      <w:pPr>
        <w:rPr>
          <w:rFonts w:ascii="Arial" w:hAnsi="Arial" w:cs="Arial"/>
          <w:sz w:val="20"/>
          <w:szCs w:val="20"/>
        </w:rPr>
      </w:pPr>
    </w:p>
    <w:p w14:paraId="46BC915B" w14:textId="77777777" w:rsidR="003223D0" w:rsidRDefault="003223D0" w:rsidP="003223D0">
      <w:pPr>
        <w:rPr>
          <w:rFonts w:ascii="Arial" w:hAnsi="Arial" w:cs="Arial"/>
          <w:sz w:val="20"/>
          <w:szCs w:val="20"/>
        </w:rPr>
      </w:pPr>
    </w:p>
    <w:p w14:paraId="5301B407" w14:textId="77777777" w:rsidR="00F25795" w:rsidRDefault="00F25795" w:rsidP="003223D0">
      <w:pPr>
        <w:rPr>
          <w:rFonts w:ascii="Arial" w:hAnsi="Arial" w:cs="Arial"/>
          <w:sz w:val="20"/>
          <w:szCs w:val="20"/>
        </w:rPr>
      </w:pPr>
    </w:p>
    <w:p w14:paraId="64A09610" w14:textId="77777777" w:rsidR="00733B81" w:rsidRDefault="00733B81" w:rsidP="00733B81">
      <w:pPr>
        <w:rPr>
          <w:rFonts w:ascii="Arial" w:hAnsi="Arial" w:cs="Arial"/>
          <w:b/>
          <w:color w:val="000000"/>
          <w:sz w:val="20"/>
          <w:szCs w:val="20"/>
        </w:rPr>
      </w:pPr>
    </w:p>
    <w:p w14:paraId="787CCD36" w14:textId="77777777" w:rsidR="00AC1F73" w:rsidRDefault="00AC1F73" w:rsidP="00733B81">
      <w:pPr>
        <w:rPr>
          <w:rFonts w:ascii="Arial" w:hAnsi="Arial" w:cs="Arial"/>
          <w:b/>
          <w:color w:val="000000"/>
          <w:sz w:val="20"/>
          <w:szCs w:val="20"/>
        </w:rPr>
      </w:pPr>
    </w:p>
    <w:p w14:paraId="2EA0F88C" w14:textId="77777777" w:rsidR="00733B81" w:rsidRDefault="00733B81" w:rsidP="00733B81">
      <w:pPr>
        <w:rPr>
          <w:rFonts w:ascii="Arial" w:hAnsi="Arial" w:cs="Arial"/>
          <w:b/>
          <w:color w:val="000000"/>
          <w:sz w:val="20"/>
          <w:szCs w:val="20"/>
        </w:rPr>
      </w:pPr>
    </w:p>
    <w:p w14:paraId="7225B0C7" w14:textId="77777777" w:rsidR="00A073F0" w:rsidRDefault="00A073F0" w:rsidP="004D4F27">
      <w:pPr>
        <w:spacing w:after="0" w:line="480" w:lineRule="auto"/>
        <w:rPr>
          <w:rFonts w:ascii="Arial" w:hAnsi="Arial" w:cs="Arial"/>
          <w:b/>
          <w:color w:val="000000"/>
          <w:sz w:val="20"/>
          <w:szCs w:val="20"/>
        </w:rPr>
      </w:pPr>
    </w:p>
    <w:p w14:paraId="34979CC8" w14:textId="0ED73C01" w:rsidR="001F0326" w:rsidRPr="004D4F27" w:rsidRDefault="00E6133D" w:rsidP="004D4F27">
      <w:pPr>
        <w:spacing w:after="0" w:line="480" w:lineRule="auto"/>
        <w:rPr>
          <w:rFonts w:ascii="Arial" w:hAnsi="Arial" w:cs="Arial"/>
          <w:b/>
          <w:color w:val="000000"/>
          <w:sz w:val="20"/>
          <w:szCs w:val="20"/>
        </w:rPr>
      </w:pPr>
      <w:r w:rsidRPr="002A2B23">
        <w:rPr>
          <w:rFonts w:ascii="Arial" w:hAnsi="Arial" w:cs="Arial"/>
          <w:b/>
          <w:color w:val="000000"/>
          <w:sz w:val="20"/>
          <w:szCs w:val="20"/>
        </w:rPr>
        <w:lastRenderedPageBreak/>
        <w:t>Main Text</w:t>
      </w:r>
    </w:p>
    <w:p w14:paraId="0218FC91" w14:textId="37666CAA" w:rsidR="002A2B23" w:rsidRDefault="00733B81" w:rsidP="004D4F27">
      <w:pPr>
        <w:spacing w:after="0" w:line="480" w:lineRule="auto"/>
        <w:rPr>
          <w:rFonts w:ascii="Arial" w:hAnsi="Arial" w:cs="Arial"/>
          <w:b/>
          <w:bCs/>
          <w:sz w:val="20"/>
          <w:szCs w:val="20"/>
        </w:rPr>
      </w:pPr>
      <w:r w:rsidRPr="002A2B23">
        <w:rPr>
          <w:rFonts w:ascii="Arial" w:hAnsi="Arial" w:cs="Arial"/>
          <w:b/>
          <w:bCs/>
          <w:sz w:val="20"/>
          <w:szCs w:val="20"/>
        </w:rPr>
        <w:t>Introduction</w:t>
      </w:r>
    </w:p>
    <w:p w14:paraId="40E75EE7" w14:textId="77777777" w:rsidR="00B671B6" w:rsidRPr="002A2B23" w:rsidRDefault="00B671B6" w:rsidP="004D4F27">
      <w:pPr>
        <w:spacing w:after="0" w:line="480" w:lineRule="auto"/>
        <w:rPr>
          <w:rFonts w:ascii="Arial" w:hAnsi="Arial" w:cs="Arial"/>
          <w:b/>
          <w:bCs/>
          <w:sz w:val="20"/>
          <w:szCs w:val="20"/>
        </w:rPr>
      </w:pPr>
    </w:p>
    <w:p w14:paraId="2868B5C0" w14:textId="4228C0EE" w:rsidR="00733B81" w:rsidRPr="002A2B23" w:rsidRDefault="00733B81" w:rsidP="004D4F27">
      <w:pPr>
        <w:spacing w:after="0" w:line="480" w:lineRule="auto"/>
        <w:ind w:firstLine="360"/>
        <w:rPr>
          <w:rFonts w:ascii="Arial" w:eastAsia="Times New Roman" w:hAnsi="Arial" w:cs="Arial"/>
          <w:sz w:val="20"/>
          <w:szCs w:val="20"/>
        </w:rPr>
      </w:pPr>
      <w:r w:rsidRPr="002A2B23">
        <w:rPr>
          <w:rFonts w:ascii="Arial" w:eastAsia="Times New Roman" w:hAnsi="Arial" w:cs="Arial"/>
          <w:sz w:val="20"/>
          <w:szCs w:val="20"/>
        </w:rPr>
        <w:t xml:space="preserve">As the climate warms, the incidence and duration of power outages across the US </w:t>
      </w:r>
      <w:r w:rsidR="00992287">
        <w:rPr>
          <w:rFonts w:ascii="Arial" w:eastAsia="Times New Roman" w:hAnsi="Arial" w:cs="Arial"/>
          <w:sz w:val="20"/>
          <w:szCs w:val="20"/>
        </w:rPr>
        <w:t>are i</w:t>
      </w:r>
      <w:r w:rsidRPr="002A2B23">
        <w:rPr>
          <w:rFonts w:ascii="Arial" w:eastAsia="Times New Roman" w:hAnsi="Arial" w:cs="Arial"/>
          <w:sz w:val="20"/>
          <w:szCs w:val="20"/>
        </w:rPr>
        <w:t xml:space="preserve">ncreasing </w:t>
      </w:r>
      <w:r w:rsidRPr="002A2B23">
        <w:rPr>
          <w:rFonts w:ascii="Arial" w:eastAsia="Times New Roman" w:hAnsi="Arial" w:cs="Arial"/>
          <w:sz w:val="20"/>
          <w:szCs w:val="20"/>
        </w:rPr>
        <w:fldChar w:fldCharType="begin"/>
      </w:r>
      <w:r w:rsidR="00BE2C19">
        <w:rPr>
          <w:rFonts w:ascii="Arial" w:eastAsia="Times New Roman" w:hAnsi="Arial" w:cs="Arial"/>
          <w:sz w:val="20"/>
          <w:szCs w:val="20"/>
        </w:rPr>
        <w:instrText xml:space="preserve"> ADDIN ZOTERO_ITEM CSL_CITATION {"citationID":"e1Knd3EL","properties":{"formattedCitation":"(1)","plainCitation":"(1)","noteIndex":0},"citationItems":[{"id":170,"uris":["http://zotero.org/users/local/hHKggCUl/items/3L6M3PTC"],"itemData":{"id":170,"type":"webpage","title":"Weather-related Power Outages Rising","URL":"https://www.climatecentral.org/climate-matters/weather-related-power-outages-rising","author":[{"family":"","given":"Climate Central"}],"accessed":{"date-parts":[["2024",12,5]]},"issued":{"date-parts":[["2024",4,24]]}}}],"schema":"https://github.com/citation-style-language/schema/raw/master/csl-citation.json"} </w:instrText>
      </w:r>
      <w:r w:rsidRPr="002A2B23">
        <w:rPr>
          <w:rFonts w:ascii="Arial" w:eastAsia="Times New Roman" w:hAnsi="Arial" w:cs="Arial"/>
          <w:sz w:val="20"/>
          <w:szCs w:val="20"/>
        </w:rPr>
        <w:fldChar w:fldCharType="separate"/>
      </w:r>
      <w:r w:rsidRPr="002A2B23">
        <w:rPr>
          <w:rFonts w:ascii="Arial" w:eastAsia="Times New Roman" w:hAnsi="Arial" w:cs="Arial"/>
          <w:noProof/>
          <w:sz w:val="20"/>
          <w:szCs w:val="20"/>
        </w:rPr>
        <w:t>(1)</w:t>
      </w:r>
      <w:r w:rsidRPr="002A2B23">
        <w:rPr>
          <w:rFonts w:ascii="Arial" w:eastAsia="Times New Roman" w:hAnsi="Arial" w:cs="Arial"/>
          <w:sz w:val="20"/>
          <w:szCs w:val="20"/>
        </w:rPr>
        <w:fldChar w:fldCharType="end"/>
      </w:r>
      <w:r w:rsidRPr="002A2B23">
        <w:rPr>
          <w:rFonts w:ascii="Arial" w:eastAsia="Times New Roman" w:hAnsi="Arial" w:cs="Arial"/>
          <w:sz w:val="20"/>
          <w:szCs w:val="20"/>
        </w:rPr>
        <w:t xml:space="preserve">. US electrical customers experienced an average of 8 hours without power in 2020—the longest duration on record </w:t>
      </w:r>
      <w:r w:rsidRPr="002A2B23">
        <w:rPr>
          <w:rFonts w:ascii="Arial" w:eastAsia="Times New Roman" w:hAnsi="Arial" w:cs="Arial"/>
          <w:sz w:val="20"/>
          <w:szCs w:val="20"/>
        </w:rPr>
        <w:fldChar w:fldCharType="begin"/>
      </w:r>
      <w:r w:rsidR="00BE2C19">
        <w:rPr>
          <w:rFonts w:ascii="Arial" w:eastAsia="Times New Roman" w:hAnsi="Arial" w:cs="Arial"/>
          <w:sz w:val="20"/>
          <w:szCs w:val="20"/>
        </w:rPr>
        <w:instrText xml:space="preserve"> ADDIN ZOTERO_ITEM CSL_CITATION {"citationID":"URTRQLU8","properties":{"formattedCitation":"(2)","plainCitation":"(2)","noteIndex":0},"citationItems":[{"id":171,"uris":["http://zotero.org/users/local/hHKggCUl/items/E9UPLV69"],"itemData":{"id":171,"type":"webpage","title":"U.S. electricity customers experienced eight hours of power interruptions in 2020","URL":"https://www.eia.gov/todayinenergy/detail.php?id=50316#","author":[{"family":"","given":"U.S. Energy Information Administration"}],"accessed":{"date-parts":[["2024",12,5]]},"issued":{"date-parts":[["2021",11,10]]}}}],"schema":"https://github.com/citation-style-language/schema/raw/master/csl-citation.json"} </w:instrText>
      </w:r>
      <w:r w:rsidRPr="002A2B23">
        <w:rPr>
          <w:rFonts w:ascii="Arial" w:eastAsia="Times New Roman" w:hAnsi="Arial" w:cs="Arial"/>
          <w:sz w:val="20"/>
          <w:szCs w:val="20"/>
        </w:rPr>
        <w:fldChar w:fldCharType="separate"/>
      </w:r>
      <w:r w:rsidRPr="002A2B23">
        <w:rPr>
          <w:rFonts w:ascii="Arial" w:eastAsia="Times New Roman" w:hAnsi="Arial" w:cs="Arial"/>
          <w:noProof/>
          <w:sz w:val="20"/>
          <w:szCs w:val="20"/>
        </w:rPr>
        <w:t>(2)</w:t>
      </w:r>
      <w:r w:rsidRPr="002A2B23">
        <w:rPr>
          <w:rFonts w:ascii="Arial" w:eastAsia="Times New Roman" w:hAnsi="Arial" w:cs="Arial"/>
          <w:sz w:val="20"/>
          <w:szCs w:val="20"/>
        </w:rPr>
        <w:fldChar w:fldCharType="end"/>
      </w:r>
      <w:r w:rsidRPr="002A2B23">
        <w:rPr>
          <w:rFonts w:ascii="Arial" w:eastAsia="Times New Roman" w:hAnsi="Arial" w:cs="Arial"/>
          <w:sz w:val="20"/>
          <w:szCs w:val="20"/>
        </w:rPr>
        <w:t xml:space="preserve">. Aging electrical grid components, already at risk of failure, were not built to withstand previously rare extreme weather events now common with climate change </w:t>
      </w:r>
      <w:r w:rsidRPr="002A2B23">
        <w:rPr>
          <w:rFonts w:ascii="Arial" w:eastAsia="Times New Roman" w:hAnsi="Arial" w:cs="Arial"/>
          <w:sz w:val="20"/>
          <w:szCs w:val="20"/>
        </w:rPr>
        <w:fldChar w:fldCharType="begin"/>
      </w:r>
      <w:r w:rsidR="00BE2C19">
        <w:rPr>
          <w:rFonts w:ascii="Arial" w:eastAsia="Times New Roman" w:hAnsi="Arial" w:cs="Arial"/>
          <w:sz w:val="20"/>
          <w:szCs w:val="20"/>
        </w:rPr>
        <w:instrText xml:space="preserve"> ADDIN ZOTERO_ITEM CSL_CITATION {"citationID":"UJcYhvCl","properties":{"formattedCitation":"(3, 4)","plainCitation":"(3, 4)","noteIndex":0},"citationItems":[{"id":180,"uris":["http://zotero.org/users/local/hHKggCUl/items/QGLVIH6M"],"itemData":{"id":180,"type":"article-journal","abstract":"Purpose of Review Power outages, a common and underappreciated consequence of natural disasters, are increasing in number and severity due to climate change and aging electricity grids. This narrative review synthesizes the literature on power outages and health in communities.","container-title":"Current Environmental Health Reports","DOI":"10.1007/s40572-020-00295-0","ISSN":"2196-5412","issue":"4","journalAbbreviation":"Curr Envir Health Rpt","language":"en","page":"371-383","source":"DOI.org (Crossref)","title":"Power Outages and Community Health: a Narrative Review","title-short":"Power Outages and Community Health","volume":"7","author":[{"family":"Casey","given":"Joan A."},{"family":"Fukurai","given":"Mihoka"},{"family":"Hernández","given":"Diana"},{"family":"Balsari","given":"Satchit"},{"family":"Kiang","given":"Mathew V."}],"issued":{"date-parts":[["2020",12]]}}},{"id":181,"uris":["http://zotero.org/users/local/hHKggCUl/items/42AH2Z83"],"itemData":{"id":181,"type":"webpage","title":"The US has more power outages than any other developed country. Here’s why.","URL":"https://www.popsci.com/story/environment/why-us-lose-power-storms/","accessed":{"date-parts":[["2024",12,5]]},"issued":{"date-parts":[["2020",8,18]]}}}],"schema":"https://github.com/citation-style-language/schema/raw/master/csl-citation.json"} </w:instrText>
      </w:r>
      <w:r w:rsidRPr="002A2B23">
        <w:rPr>
          <w:rFonts w:ascii="Arial" w:eastAsia="Times New Roman" w:hAnsi="Arial" w:cs="Arial"/>
          <w:sz w:val="20"/>
          <w:szCs w:val="20"/>
        </w:rPr>
        <w:fldChar w:fldCharType="separate"/>
      </w:r>
      <w:r w:rsidR="00256155">
        <w:rPr>
          <w:rFonts w:ascii="Arial" w:eastAsia="Times New Roman" w:hAnsi="Arial" w:cs="Arial"/>
          <w:noProof/>
          <w:sz w:val="20"/>
          <w:szCs w:val="20"/>
        </w:rPr>
        <w:t>(3, 4)</w:t>
      </w:r>
      <w:r w:rsidRPr="002A2B23">
        <w:rPr>
          <w:rFonts w:ascii="Arial" w:eastAsia="Times New Roman" w:hAnsi="Arial" w:cs="Arial"/>
          <w:sz w:val="20"/>
          <w:szCs w:val="20"/>
        </w:rPr>
        <w:fldChar w:fldCharType="end"/>
      </w:r>
      <w:r w:rsidRPr="002A2B23">
        <w:rPr>
          <w:rFonts w:ascii="Arial" w:eastAsia="Times New Roman" w:hAnsi="Arial" w:cs="Arial"/>
          <w:sz w:val="20"/>
          <w:szCs w:val="20"/>
        </w:rPr>
        <w:t xml:space="preserve">. 40-60% of major outages are now caused by severe weather events </w:t>
      </w:r>
      <w:r w:rsidRPr="002A2B23">
        <w:rPr>
          <w:rFonts w:ascii="Arial" w:eastAsia="Times New Roman" w:hAnsi="Arial" w:cs="Arial"/>
          <w:sz w:val="20"/>
          <w:szCs w:val="20"/>
        </w:rPr>
        <w:fldChar w:fldCharType="begin"/>
      </w:r>
      <w:r w:rsidRPr="002A2B23">
        <w:rPr>
          <w:rFonts w:ascii="Arial" w:eastAsia="Times New Roman" w:hAnsi="Arial" w:cs="Arial"/>
          <w:sz w:val="20"/>
          <w:szCs w:val="20"/>
        </w:rPr>
        <w:instrText xml:space="preserve"> ADDIN ZOTERO_ITEM CSL_CITATION {"citationID":"cMFP9oBm","properties":{"formattedCitation":"(5)","plainCitation":"(5)","noteIndex":0},"citationItems":[{"id":176,"uris":["http://zotero.org/users/local/hHKggCUl/items/5MSNWAQ5"],"itemData":{"id":176,"type":"article-journal","abstract":"Abstract\n            Power outages threaten public health. While outages will likely increase with climate change, an aging electrical grid, and increased energy demand, little is known about their frequency and distribution within states. Here, we characterize 2018–2020 outages, finding an average of 520 million customer-hours total without power annually across 2447 US counties (73.7% of the US population). 17,484 8+ hour outages (a medically-relevant duration with potential health consequences) and 231,174 1+ hour outages took place, with greatest prevalence in Northeastern, Southern, and Appalachian counties. Arkansas, Louisiana, and Michigan counties experience a dual burden of frequent 8+ hour outages and high social vulnerability and prevalence of electricity-dependent durable medical equipment use. 62.1% of 8+ hour outages co-occur with extreme weather/climate events, particularly heavy precipitation, anomalous heat, and tropical cyclones. Results could support future large-scale epidemiology studies, inform equitable disaster preparedness and response, and prioritize geographic areas for resource allocation and interventions.","container-title":"Nature Communications","DOI":"10.1038/s41467-023-38084-6","ISSN":"2041-1723","issue":"1","journalAbbreviation":"Nat Commun","language":"en","page":"2470","source":"DOI.org (Crossref)","title":"Spatiotemporal distribution of power outages with climate events and social vulnerability in the USA","volume":"14","author":[{"family":"Do","given":"Vivian"},{"family":"McBrien","given":"Heather"},{"family":"Flores","given":"Nina M."},{"family":"Northrop","given":"Alexander J."},{"family":"Schlegelmilch","given":"Jeffrey"},{"family":"Kiang","given":"Mathew V."},{"family":"Casey","given":"Joan A."}],"issued":{"date-parts":[["2023",4,29]]}}}],"schema":"https://github.com/citation-style-language/schema/raw/master/csl-citation.json"} </w:instrText>
      </w:r>
      <w:r w:rsidRPr="002A2B23">
        <w:rPr>
          <w:rFonts w:ascii="Arial" w:eastAsia="Times New Roman" w:hAnsi="Arial" w:cs="Arial"/>
          <w:sz w:val="20"/>
          <w:szCs w:val="20"/>
        </w:rPr>
        <w:fldChar w:fldCharType="separate"/>
      </w:r>
      <w:r w:rsidRPr="002A2B23">
        <w:rPr>
          <w:rFonts w:ascii="Arial" w:eastAsia="Times New Roman" w:hAnsi="Arial" w:cs="Arial"/>
          <w:noProof/>
          <w:sz w:val="20"/>
          <w:szCs w:val="20"/>
        </w:rPr>
        <w:t>(5)</w:t>
      </w:r>
      <w:r w:rsidRPr="002A2B23">
        <w:rPr>
          <w:rFonts w:ascii="Arial" w:eastAsia="Times New Roman" w:hAnsi="Arial" w:cs="Arial"/>
          <w:sz w:val="20"/>
          <w:szCs w:val="20"/>
        </w:rPr>
        <w:fldChar w:fldCharType="end"/>
      </w:r>
      <w:r w:rsidRPr="002A2B23">
        <w:rPr>
          <w:rFonts w:ascii="Arial" w:eastAsia="Times New Roman" w:hAnsi="Arial" w:cs="Arial"/>
          <w:sz w:val="20"/>
          <w:szCs w:val="20"/>
        </w:rPr>
        <w:t>. Additionally, extreme heat and cold events will continue to increase electricity use</w:t>
      </w:r>
      <w:r w:rsidR="00AC1F73">
        <w:rPr>
          <w:rFonts w:ascii="Arial" w:eastAsia="Times New Roman" w:hAnsi="Arial" w:cs="Arial"/>
          <w:sz w:val="20"/>
          <w:szCs w:val="20"/>
        </w:rPr>
        <w:t xml:space="preserve"> to maintain indoor temperatures</w:t>
      </w:r>
      <w:r w:rsidRPr="002A2B23">
        <w:rPr>
          <w:rFonts w:ascii="Arial" w:eastAsia="Times New Roman" w:hAnsi="Arial" w:cs="Arial"/>
          <w:sz w:val="20"/>
          <w:szCs w:val="20"/>
        </w:rPr>
        <w:t xml:space="preserve">, outstripping supply and causing outages </w:t>
      </w:r>
      <w:r w:rsidRPr="002A2B23">
        <w:rPr>
          <w:rFonts w:ascii="Arial" w:eastAsia="Times New Roman" w:hAnsi="Arial" w:cs="Arial"/>
          <w:sz w:val="20"/>
          <w:szCs w:val="20"/>
        </w:rPr>
        <w:fldChar w:fldCharType="begin"/>
      </w:r>
      <w:r w:rsidR="00BE2C19">
        <w:rPr>
          <w:rFonts w:ascii="Arial" w:eastAsia="Times New Roman" w:hAnsi="Arial" w:cs="Arial"/>
          <w:sz w:val="20"/>
          <w:szCs w:val="20"/>
        </w:rPr>
        <w:instrText xml:space="preserve"> ADDIN ZOTERO_ITEM CSL_CITATION {"citationID":"YxpchR1M","properties":{"formattedCitation":"(6, 7)","plainCitation":"(6, 7)","noteIndex":0},"citationItems":[{"id":182,"uris":["http://zotero.org/users/local/hHKggCUl/items/IN7CHDCZ"],"itemData":{"id":182,"type":"webpage","title":"Climate Change Impacts on Energy","URL":"https://www.epa.gov/climateimpacts/climate-change-impacts-energy","author":[{"family":"United States Environmental Protection Agency","given":""}]}},{"id":183,"uris":["http://zotero.org/users/local/hHKggCUl/items/BNZ7Z4CV"],"itemData":{"id":183,"type":"webpage","title":"Nation at risk of winter blackouts as power grid remains under strain","URL":"https://www.washingtonpost.com/business/2023/11/08/power-grid-blackouts-texas/","author":[{"family":"Washington Post","given":""}]}}],"schema":"https://github.com/citation-style-language/schema/raw/master/csl-citation.json"} </w:instrText>
      </w:r>
      <w:r w:rsidRPr="002A2B23">
        <w:rPr>
          <w:rFonts w:ascii="Arial" w:eastAsia="Times New Roman" w:hAnsi="Arial" w:cs="Arial"/>
          <w:sz w:val="20"/>
          <w:szCs w:val="20"/>
        </w:rPr>
        <w:fldChar w:fldCharType="separate"/>
      </w:r>
      <w:r w:rsidR="00256155">
        <w:rPr>
          <w:rFonts w:ascii="Arial" w:eastAsia="Times New Roman" w:hAnsi="Arial" w:cs="Arial"/>
          <w:noProof/>
          <w:sz w:val="20"/>
          <w:szCs w:val="20"/>
        </w:rPr>
        <w:t>(6, 7)</w:t>
      </w:r>
      <w:r w:rsidRPr="002A2B23">
        <w:rPr>
          <w:rFonts w:ascii="Arial" w:eastAsia="Times New Roman" w:hAnsi="Arial" w:cs="Arial"/>
          <w:sz w:val="20"/>
          <w:szCs w:val="20"/>
        </w:rPr>
        <w:fldChar w:fldCharType="end"/>
      </w:r>
      <w:r w:rsidRPr="002A2B23">
        <w:rPr>
          <w:rFonts w:ascii="Arial" w:eastAsia="Times New Roman" w:hAnsi="Arial" w:cs="Arial"/>
          <w:sz w:val="20"/>
          <w:szCs w:val="20"/>
        </w:rPr>
        <w:t xml:space="preserve">. </w:t>
      </w:r>
    </w:p>
    <w:p w14:paraId="5411502E" w14:textId="37CB0969" w:rsidR="00733B81" w:rsidRPr="002A2B23" w:rsidRDefault="00733B81" w:rsidP="004D4F27">
      <w:pPr>
        <w:spacing w:after="0" w:line="480" w:lineRule="auto"/>
        <w:ind w:firstLine="360"/>
        <w:rPr>
          <w:rFonts w:ascii="Arial" w:hAnsi="Arial" w:cs="Arial"/>
          <w:sz w:val="20"/>
          <w:szCs w:val="20"/>
        </w:rPr>
      </w:pPr>
      <w:r w:rsidRPr="002A2B23">
        <w:rPr>
          <w:rFonts w:ascii="Arial" w:hAnsi="Arial" w:cs="Arial"/>
          <w:sz w:val="20"/>
          <w:szCs w:val="20"/>
        </w:rPr>
        <w:t xml:space="preserve">Power outages threaten the health of vulnerable populations such as older adults </w:t>
      </w:r>
      <w:r w:rsidRPr="002A2B23">
        <w:rPr>
          <w:rFonts w:ascii="Arial" w:hAnsi="Arial" w:cs="Arial"/>
          <w:sz w:val="20"/>
          <w:szCs w:val="20"/>
        </w:rPr>
        <w:fldChar w:fldCharType="begin"/>
      </w:r>
      <w:r w:rsidR="00256155">
        <w:rPr>
          <w:rFonts w:ascii="Arial" w:hAnsi="Arial" w:cs="Arial"/>
          <w:sz w:val="20"/>
          <w:szCs w:val="20"/>
        </w:rPr>
        <w:instrText xml:space="preserve"> ADDIN ZOTERO_ITEM CSL_CITATION {"citationID":"RYCjB8x9","properties":{"formattedCitation":"(3, 8)","plainCitation":"(3, 8)","noteIndex":0},"citationItems":[{"id":180,"uris":["http://zotero.org/users/local/hHKggCUl/items/QGLVIH6M"],"itemData":{"id":180,"type":"article-journal","abstract":"Purpose of Review Power outages, a common and underappreciated consequence of natural disasters, are increasing in number and severity due to climate change and aging electricity grids. This narrative review synthesizes the literature on power outages and health in communities.","container-title":"Current Environmental Health Reports","DOI":"10.1007/s40572-020-00295-0","ISSN":"2196-5412","issue":"4","journalAbbreviation":"Curr Envir Health Rpt","language":"en","page":"371-383","source":"DOI.org (Crossref)","title":"Power Outages and Community Health: a Narrative Review","title-short":"Power Outages and Community Health","volume":"7","author":[{"family":"Casey","given":"Joan A."},{"family":"Fukurai","given":"Mihoka"},{"family":"Hernández","given":"Diana"},{"family":"Balsari","given":"Satchit"},{"family":"Kiang","given":"Mathew V."}],"issued":{"date-parts":[["2020",12]]}}},{"id":185,"uris":["http://zotero.org/users/local/hHKggCUl/items/5I62BFPK"],"itemData":{"id":185,"type":"article-journal","abstract":"Climate-related power outages have increasingly compromised the lives and well-being of medically vulnerable populations. For the millions reliant on electricity for home medical equipment, even short-term power outages can lead to a potentially life-threatening situation. Society’s most vulnerable populations— elders, the ill, and the poor—face the greatest risks. Yet, technologies that provide backup energy in the face of power outages are limited and existing resources are often inaccessible outside of healthcare settings and mostly do not directly reach low-income populations. With the increasing prevalence of climate-related events that induce power outages such as hurricanes, wildfires and windstorms, there is an imminent need to in­ crease access to backup power, for both residences and critical community facilities. This paper sheds light on the increasingly relevant problem of power outages and offers a view toward a socio-technically-based solution to protect vulnerable populations and improve health outcomes in the event of an outage. It provides a comprehensive overview of the impacts of power outages on electricity-dependent populations by highlighting existing research on affected populations, describing the gaps in the field, and featuring two case studies in Puerto Rico and California that provide preliminary evidence for the potential uses of resilient power resources. Resilient power systems– battery storage ideally paired with solar photovoltaics– can provide clean, reliable emergency backup power by storing electricity for use when grid power is unavailable. Backup power can mitigate the adverse health impacts of power outages on electricity-dependent pop­ ulations, many of whom are medically and socioeconomically vulnerable. We describe a future of energy that is resilient and just, by presenting the possibility for access to clean energy tech­ nologies that can support healthcare that is home-based and features multiple co-benefits in light of climate change. With additional evidence, policies, incentives, and market designs in place, resilient power technologies can serve all populations in need of reliable and resilient access to electricity in the near future.","container-title":"Futures","DOI":"10.1016/j.futures.2021.102707","ISSN":"00163287","journalAbbreviation":"Futures","language":"en","page":"102707","source":"DOI.org (Crossref)","title":"Resilient Power: A home-based electricity generation and storage solution for the medically vulnerable during climate-induced power outages","title-short":"Resilient Power","volume":"128","author":[{"family":"Mango","given":"Marriele"},{"family":"Casey","given":"Joan A."},{"family":"Hernández","given":"Diana"}],"issued":{"date-parts":[["2021",4]]}}}],"schema":"https://github.com/citation-style-language/schema/raw/master/csl-citation.json"} </w:instrText>
      </w:r>
      <w:r w:rsidRPr="002A2B23">
        <w:rPr>
          <w:rFonts w:ascii="Arial" w:hAnsi="Arial" w:cs="Arial"/>
          <w:sz w:val="20"/>
          <w:szCs w:val="20"/>
        </w:rPr>
        <w:fldChar w:fldCharType="separate"/>
      </w:r>
      <w:r w:rsidR="00256155">
        <w:rPr>
          <w:rFonts w:ascii="Arial" w:hAnsi="Arial" w:cs="Arial"/>
          <w:noProof/>
          <w:sz w:val="20"/>
          <w:szCs w:val="20"/>
        </w:rPr>
        <w:t>(3, 8)</w:t>
      </w:r>
      <w:r w:rsidRPr="002A2B23">
        <w:rPr>
          <w:rFonts w:ascii="Arial" w:hAnsi="Arial" w:cs="Arial"/>
          <w:sz w:val="20"/>
          <w:szCs w:val="20"/>
        </w:rPr>
        <w:fldChar w:fldCharType="end"/>
      </w:r>
      <w:r w:rsidRPr="002A2B23">
        <w:rPr>
          <w:rFonts w:ascii="Arial" w:hAnsi="Arial" w:cs="Arial"/>
          <w:sz w:val="20"/>
          <w:szCs w:val="20"/>
        </w:rPr>
        <w:t xml:space="preserve">. Outages disable air conditioners and heaters and expose those affected to extreme temperatures </w:t>
      </w:r>
      <w:r w:rsidRPr="002A2B23">
        <w:rPr>
          <w:rFonts w:ascii="Arial" w:hAnsi="Arial" w:cs="Arial"/>
          <w:sz w:val="20"/>
          <w:szCs w:val="20"/>
        </w:rPr>
        <w:fldChar w:fldCharType="begin"/>
      </w:r>
      <w:r w:rsidR="00256155">
        <w:rPr>
          <w:rFonts w:ascii="Arial" w:hAnsi="Arial" w:cs="Arial"/>
          <w:sz w:val="20"/>
          <w:szCs w:val="20"/>
        </w:rPr>
        <w:instrText xml:space="preserve"> ADDIN ZOTERO_ITEM CSL_CITATION {"citationID":"ARcMHLoi","properties":{"formattedCitation":"(9)","plainCitation":"(9)","noteIndex":0},"citationItems":[{"id":203,"uris":["http://zotero.org/users/local/hHKggCUl/items/7JUMA7XM"],"itemData":{"id":203,"type":"article-journal","abstract":"The potential for critical infrastructure failures during extreme weather events is rising. Major electrical grid failure or “blackout” events in the United States, those with a duration of at least 1 h and impacting 50,000 or more utility customers, increased by more than 60% over the most recent 5 year reporting period. When such blackout events coincide in time with heat wave conditions, population exposures to extreme heat both outside and within buildings can reach dangerously high levels as mechanical air conditioning systems become inoperable. Here, we combine the Weather Research and Forecasting regional climate model with an advanced building energy model to simulate building-interior temperatures in response to concurrent heat wave and blackout conditions for more than 2.8 million residents across Atlanta, Georgia; Detroit, Michigan; and Phoenix, Arizona. Study results ﬁnd simulated compound heat wave and grid failure events of recent intensity and duration to expose between 68 and 100% of the urban population to an elevated risk of heat exhaustion and/or heat stroke.","container-title":"Environmental Science &amp; Technology","DOI":"10.1021/acs.est.1c00024","ISSN":"0013-936X, 1520-5851","issue":"10","journalAbbreviation":"Environ. Sci. Technol.","language":"en","license":"https://doi.org/10.15223/policy-029","page":"6957-6964","source":"DOI.org (Crossref)","title":"Compound Climate and Infrastructure Events: How Electrical Grid Failure Alters Heat Wave Risk","title-short":"Compound Climate and Infrastructure Events","volume":"55","author":[{"family":"Stone","given":"Brian"},{"family":"Mallen","given":"Evan"},{"family":"Rajput","given":"Mayuri"},{"family":"Gronlund","given":"Carina J."},{"family":"Broadbent","given":"Ashley M."},{"family":"Krayenhoff","given":"E. Scott"},{"family":"Augenbroe","given":"Godfried"},{"family":"O’Neill","given":"Marie S."},{"family":"Georgescu","given":"Matei"}],"issued":{"date-parts":[["2021",5,18]]}}}],"schema":"https://github.com/citation-style-language/schema/raw/master/csl-citation.json"} </w:instrText>
      </w:r>
      <w:r w:rsidRPr="002A2B23">
        <w:rPr>
          <w:rFonts w:ascii="Arial" w:hAnsi="Arial" w:cs="Arial"/>
          <w:sz w:val="20"/>
          <w:szCs w:val="20"/>
        </w:rPr>
        <w:fldChar w:fldCharType="separate"/>
      </w:r>
      <w:r w:rsidR="00256155">
        <w:rPr>
          <w:rFonts w:ascii="Arial" w:hAnsi="Arial" w:cs="Arial"/>
          <w:noProof/>
          <w:sz w:val="20"/>
          <w:szCs w:val="20"/>
        </w:rPr>
        <w:t>(9)</w:t>
      </w:r>
      <w:r w:rsidRPr="002A2B23">
        <w:rPr>
          <w:rFonts w:ascii="Arial" w:hAnsi="Arial" w:cs="Arial"/>
          <w:sz w:val="20"/>
          <w:szCs w:val="20"/>
        </w:rPr>
        <w:fldChar w:fldCharType="end"/>
      </w:r>
      <w:r w:rsidRPr="002A2B23">
        <w:rPr>
          <w:rFonts w:ascii="Arial" w:hAnsi="Arial" w:cs="Arial"/>
          <w:sz w:val="20"/>
          <w:szCs w:val="20"/>
        </w:rPr>
        <w:t xml:space="preserve">. This heat and cold exposure may cause or exacerbate cardiovascular (CVD) and respiratory illness. </w:t>
      </w:r>
      <w:r w:rsidR="00E55685" w:rsidRPr="002A2B23">
        <w:rPr>
          <w:rFonts w:ascii="Arial" w:hAnsi="Arial" w:cs="Arial"/>
          <w:sz w:val="20"/>
          <w:szCs w:val="20"/>
        </w:rPr>
        <w:t xml:space="preserve">Older adults are more likely to suffer health consequences from heat and cold exposure due to aging-related thermoregulation changes </w:t>
      </w:r>
      <w:r w:rsidR="00E55685" w:rsidRPr="002A2B23">
        <w:rPr>
          <w:rFonts w:ascii="Arial" w:hAnsi="Arial" w:cs="Arial"/>
          <w:sz w:val="20"/>
          <w:szCs w:val="20"/>
        </w:rPr>
        <w:fldChar w:fldCharType="begin"/>
      </w:r>
      <w:r w:rsidR="00E55685">
        <w:rPr>
          <w:rFonts w:ascii="Arial" w:hAnsi="Arial" w:cs="Arial"/>
          <w:sz w:val="20"/>
          <w:szCs w:val="20"/>
        </w:rPr>
        <w:instrText xml:space="preserve"> ADDIN ZOTERO_ITEM CSL_CITATION {"citationID":"anw7DrL5","properties":{"formattedCitation":"(10\\uc0\\u8211{}12)","plainCitation":"(10–12)","noteIndex":0},"citationItems":[{"id":221,"uris":["http://zotero.org/users/local/hHKggCUl/items/Z7E6GC2N"],"itemData":{"id":221,"type":"article-journal","abstract":"Extreme temperatures pose signiﬁcant risks to human health and wellbeing. Older adults are particularly at risk and their susceptibility is a function of vulnerability to general daily life circumstances and to speciﬁed events or threats. For the ﬁrst time, this paper develops a combined general and speciﬁed approach to understand the determinants of vulnerability. The ﬁndings show that most participants exhibit high levels of heat-related vulnerability, followed by cold-related vulnerability and lastly, general vulnerability. General vulnerability was shown to be primarily shaped by ﬁnancial, physical and social assets. Whilst, speciﬁed vulnerability was found to be mainly shaped by human, physical and placed based assets. Such ﬁndings present opportunities to focus on the types of assets that contribute to reducing vulnerability. These ﬁndings also suggest that the role assets play in shaping vulnerability must be attended to if we are to fully understand and e</w:instrText>
      </w:r>
      <w:r w:rsidR="00E55685">
        <w:rPr>
          <w:rFonts w:ascii="Cambria Math" w:hAnsi="Cambria Math" w:cs="Cambria Math"/>
          <w:sz w:val="20"/>
          <w:szCs w:val="20"/>
        </w:rPr>
        <w:instrText>ﬀ</w:instrText>
      </w:r>
      <w:r w:rsidR="00E55685">
        <w:rPr>
          <w:rFonts w:ascii="Arial" w:hAnsi="Arial" w:cs="Arial"/>
          <w:sz w:val="20"/>
          <w:szCs w:val="20"/>
        </w:rPr>
        <w:instrText xml:space="preserve">ectively implement strategies to reduce vulnerability.","container-title":"International Journal of Environmental Health Research","DOI":"10.1080/09603123.2019.1609655","ISSN":"0960-3123, 1369-1619","issue":"5","journalAbbreviation":"International Journal of Environmental Health Research","language":"en","page":"515-532","source":"DOI.org (Crossref)","title":"General and specified vulnerability to extreme temperatures among older adults","volume":"30","author":[{"family":"Nunes","given":"Ana Raquel"}],"issued":{"date-parts":[["2020",9,2]]}}},{"id":274,"uris":["http://zotero.org/users/local/hHKggCUl/items/2YJ68DVA"],"itemData":{"id":274,"type":"article-journal","abstract":"Background: Addressing vulnerability to heat-related mortality is a necessary step in the development of policies dictated by heat action plans. We aimed to provide a systematic assessment of the epidemiologic evidence regarding vulnerability to heat-related mortality.\nMethods: Studies assessing the association between high ambient temperature or heat waves and mortality among different subgroups and published between January 1980 and August 2014 were selected. Estimates of association for all the included subgroups were extracted. We assessed the presence of heterogeneous effects between subgroups conducting Cochran Q tests. We conducted random effect meta-analyses of ratios of relative risks (RRR) for high ambient temperature studies. We performed random effects meta-regression analyses to investigate factors associated with the magnitude of the RRR.\nResults: Sixty-one studies were included. Using the Cochran Q test, we consistently found evidence of vulnerability for the elderly ages &gt;85 years. We found a pooled RRR of 0.99 (95% confidence interval [CI] = 0.97, 1.01) for male sex, 1.02 (95% CI = 1.01, 1.03) for age &gt;65 years, 1.04 (95% CI = 1.02, 1.07) for ages &gt;75 years, 1.03 (95% CI = 1.01, 1.05) for low individual socioeconomic status (SES), and 1.01 (95% CI = 0.99, 1.02) for low ecologic SES.\nConclusions: We found strongest evidence of heat-related vulnerability for the elderly ages &gt;65 and &gt;75 years and low SES groups (at the individual level). Studies are needed to clarify if other subgroups (e.g., children, people living alone) are also vulnerable to heat to inform public health programs.","container-title":"Epidemiology","DOI":"10.1097/EDE.0000000000000375","ISSN":"1044-3983","issue":"6","journalAbbreviation":"Epidemiology","language":"en","page":"781-793","source":"DOI.org (Crossref)","title":"Review Article: Vulnerability to Heat-related Mortality","title-short":"Review Article","volume":"26","author":[{"family":"Benmarhnia","given":"Tarik"},{"family":"Deguen","given":"Séverine"},{"family":"Kaufman","given":"Jay S."},{"family":"Smargiassi","given":"Audrey"}],"issued":{"date-parts":[["2015",11]]}}},{"id":273,"uris":["http://zotero.org/users/local/hHKggCUl/items/ZF4A8MGS"],"itemData":{"id":273,"type":"article-journal","abstract":"More frequent and intense periods of extreme heat (heatwaves) represent the most direct challenge to human health posed by climate change. Older adults are particularly vulnerable, especially those with common ageassociated chronic health conditions (e.g., cardiovascular disease, hypertension, obesity, type 2 diabetes, chronic kidney disease). In parallel, the global population is aging and age-associated disease rates are on the rise. Impairments in the physiological responses tasked with maintaining homeostasis during heat exposure have long been thought to contribute to increased risk of health disorders in older adults during heatwaves. As such, a comprehensive overview of the provisional links between age-related physiological dysfunction and elevated risk of heat-related injury in older adults would be of great value to healthcare officials and policy makers concerned with protecting heat-vulnerable sectors of the population from the adverse health impacts of heat­ waves. In this narrative review, we therefore summarize our current understanding of the physiological me­ chanisms by which aging impairs the regulation of body temperature, hemodynamic stability and hydration status. We then examine how these impairments may contribute to acute pathophysiological events common during heatwaves (e.g., heatstroke, major adverse cardiovascular events, acute kidney injury) and discuss how age-associated chronic health conditions may exacerbate those impairments. Finally, we briefly consider the importance of physiological research in the development of climate-health programs aimed at protecting heatvulnerable individuals.","container-title":"Environment International","DOI":"10.1016/j.envint.2020.105909","ISSN":"01604120","journalAbbreviation":"Environment International","language":"en","page":"105909","source":"DOI.org (Crossref)","title":"Physiological factors characterizing heat-vulnerable older adults: A narrative review","title-short":"Physiological factors characterizing heat-vulnerable older adults","volume":"144","author":[{"family":"Meade","given":"Robert D."},{"family":"Akerman","given":"Ashley P."},{"family":"Notley","given":"Sean R."},{"family":"McGinn","given":"Ryan"},{"family":"Poirier","given":"Paul"},{"family":"Gosselin","given":"Pierre"},{"family":"Kenny","given":"Glen P."}],"issued":{"date-parts":[["2020",11]]}}}],"schema":"https://github.com/citation-style-language/schema/raw/master/csl-citation.json"} </w:instrText>
      </w:r>
      <w:r w:rsidR="00E55685" w:rsidRPr="002A2B23">
        <w:rPr>
          <w:rFonts w:ascii="Arial" w:hAnsi="Arial" w:cs="Arial"/>
          <w:sz w:val="20"/>
          <w:szCs w:val="20"/>
        </w:rPr>
        <w:fldChar w:fldCharType="separate"/>
      </w:r>
      <w:r w:rsidR="00E55685" w:rsidRPr="00256155">
        <w:rPr>
          <w:rFonts w:ascii="Arial" w:hAnsi="Arial" w:cs="Arial"/>
          <w:sz w:val="20"/>
        </w:rPr>
        <w:t>(10–12)</w:t>
      </w:r>
      <w:r w:rsidR="00E55685" w:rsidRPr="002A2B23">
        <w:rPr>
          <w:rFonts w:ascii="Arial" w:hAnsi="Arial" w:cs="Arial"/>
          <w:sz w:val="20"/>
          <w:szCs w:val="20"/>
        </w:rPr>
        <w:fldChar w:fldCharType="end"/>
      </w:r>
      <w:r w:rsidR="00E55685" w:rsidRPr="002A2B23">
        <w:rPr>
          <w:rFonts w:ascii="Arial" w:hAnsi="Arial" w:cs="Arial"/>
          <w:sz w:val="20"/>
          <w:szCs w:val="20"/>
        </w:rPr>
        <w:t xml:space="preserve"> and preexisting CVD or respiratory disease </w:t>
      </w:r>
      <w:r w:rsidR="00E55685" w:rsidRPr="002A2B23">
        <w:rPr>
          <w:rFonts w:ascii="Arial" w:hAnsi="Arial" w:cs="Arial"/>
          <w:sz w:val="20"/>
          <w:szCs w:val="20"/>
        </w:rPr>
        <w:fldChar w:fldCharType="begin"/>
      </w:r>
      <w:r w:rsidR="00E55685">
        <w:rPr>
          <w:rFonts w:ascii="Arial" w:hAnsi="Arial" w:cs="Arial"/>
          <w:sz w:val="20"/>
          <w:szCs w:val="20"/>
        </w:rPr>
        <w:instrText xml:space="preserve"> ADDIN ZOTERO_ITEM CSL_CITATION {"citationID":"mQYzfQhQ","properties":{"formattedCitation":"(13, 14)","plainCitation":"(13, 14)","noteIndex":0},"citationItems":[{"id":225,"uris":["http://zotero.org/users/local/hHKggCUl/items/SQXLWE9T"],"itemData":{"id":225,"type":"article-journal","abstract":"Frailty is a common condition in older people. The epidemiological data available, however, are mainly based on the physical frailty phenotype. An extensive literature has suggested that frailty should be identified using a multidimensional approach. Based on these recommendations, we estimated the prevalence of frailty and prefrailty in the older population, using the multidimensional prognostic index (MPI), a common tool for defining multidimensional frailty. We searched several databases until 10th May 2021 for studies reporting the prevalence of frailty according to MPI values. MPI was categorized, where possible, in &lt; 0.33 (robustness), 0.33–0.66 (pre-frailty) and &gt; 0.66 (frailty) or using a RECursive Partition and AMalgamation approach. A metaanalysis of the prevalence, with the correspondent 95% confidence intervals (CIs) of pre-frailty and frailty was performed stratified by setting (population-based, ambulatory, nursing home, and hospital). Among 177 papers initially screened, we included 57 studies for a total of 56,407 older people. The mean age was 78.6 years, with a slight prevalence of women (58%). The overall prevalence of multidimensional frailty (MPI-3) was 26.8% (95% CI: 22.1–31.5), being higher in nursing home setting (51.5%) and lower in population-based studies (13.3%). The prevalence of pre-frailty (MPI-2) was 36.4% (95%CI: 33.1–39.7), being higher in hospital setting (39.3%) and lower in nursing home (20%). In conclusion, frailty and pre-frailty, according to a multidimensional definition, are common in older people affecting, respectively, one person over four and one over three. Our work further strengths the importance of screening frailty in older people using a multidimensional approach.","container-title":"Ageing Research Reviews","DOI":"10.1016/j.arr.2021.101498","ISSN":"15681637","journalAbbreviation":"Ageing Research Reviews","language":"en","page":"101498","source":"DOI.org (Crossref)","title":"Prevalence of multidimensional frailty and pre-frailty in older people in different settings: A systematic review and meta-analysis","title-short":"Prevalence of multidimensional frailty and pre-frailty in older people in different settings","volume":"72","author":[{"family":"Veronese","given":"Nicola"},{"family":"Custodero","given":"Carlo"},{"family":"Cella","given":"Alberto"},{"family":"Demurtas","given":"Jacopo"},{"family":"Zora","given":"Sabrina"},{"family":"Maggi","given":"Stefania"},{"family":"Barbagallo","given":"Mario"},{"family":"Sabbà","given":"Carlo"},{"family":"Ferrucci","given":"Luigi"},{"family":"Pilotto","given":"Alberto"}],"issued":{"date-parts":[["2021",12]]}}},{"id":224,"uris":["http://zotero.org/users/local/hHKggCUl/items/VZ6B3TII"],"itemData":{"id":224,"type":"article-journal","container-title":"JAMA","DOI":"10.1001/jama.298.10.1160-b","ISSN":"0098-7484","issue":"10","journalAbbreviation":"JAMA","language":"en","page":"1158","source":"DOI.org (Crossref)","title":"Patterns of Prevalent Major Chronic Disease Among Older Adults in the United States","volume":"298","author":[{"family":"Weiss","given":"Carlos O."},{"family":"Boyd","given":"Cynthia M."},{"family":"Yu","given":"Qilu"},{"family":"Wolff","given":"Jennifer L."},{"family":"Leff","given":"Bruce"}],"issued":{"date-parts":[["2007",9,12]]}}}],"schema":"https://github.com/citation-style-language/schema/raw/master/csl-citation.json"} </w:instrText>
      </w:r>
      <w:r w:rsidR="00E55685" w:rsidRPr="002A2B23">
        <w:rPr>
          <w:rFonts w:ascii="Arial" w:hAnsi="Arial" w:cs="Arial"/>
          <w:sz w:val="20"/>
          <w:szCs w:val="20"/>
        </w:rPr>
        <w:fldChar w:fldCharType="separate"/>
      </w:r>
      <w:r w:rsidR="00E55685">
        <w:rPr>
          <w:rFonts w:ascii="Arial" w:hAnsi="Arial" w:cs="Arial"/>
          <w:noProof/>
          <w:sz w:val="20"/>
          <w:szCs w:val="20"/>
        </w:rPr>
        <w:t>(13, 14)</w:t>
      </w:r>
      <w:r w:rsidR="00E55685" w:rsidRPr="002A2B23">
        <w:rPr>
          <w:rFonts w:ascii="Arial" w:hAnsi="Arial" w:cs="Arial"/>
          <w:sz w:val="20"/>
          <w:szCs w:val="20"/>
        </w:rPr>
        <w:fldChar w:fldCharType="end"/>
      </w:r>
      <w:r w:rsidR="00E55685" w:rsidRPr="002A2B23">
        <w:rPr>
          <w:rFonts w:ascii="Arial" w:hAnsi="Arial" w:cs="Arial"/>
          <w:sz w:val="20"/>
          <w:szCs w:val="20"/>
        </w:rPr>
        <w:t xml:space="preserve">. </w:t>
      </w:r>
      <w:r w:rsidR="005D07C4">
        <w:rPr>
          <w:rFonts w:ascii="Arial" w:hAnsi="Arial" w:cs="Arial"/>
          <w:sz w:val="20"/>
          <w:szCs w:val="20"/>
        </w:rPr>
        <w:t>More</w:t>
      </w:r>
      <w:r w:rsidR="005D07C4" w:rsidRPr="002A2B23">
        <w:rPr>
          <w:rFonts w:ascii="Arial" w:hAnsi="Arial" w:cs="Arial"/>
          <w:sz w:val="20"/>
          <w:szCs w:val="20"/>
        </w:rPr>
        <w:t xml:space="preserve"> </w:t>
      </w:r>
      <w:r w:rsidR="00E55685" w:rsidRPr="002A2B23">
        <w:rPr>
          <w:rFonts w:ascii="Arial" w:hAnsi="Arial" w:cs="Arial"/>
          <w:sz w:val="20"/>
          <w:szCs w:val="20"/>
        </w:rPr>
        <w:t xml:space="preserve">than 70% of older adults live with CVD </w:t>
      </w:r>
      <w:r w:rsidR="00E55685" w:rsidRPr="002A2B23">
        <w:rPr>
          <w:rFonts w:ascii="Arial" w:hAnsi="Arial" w:cs="Arial"/>
          <w:sz w:val="20"/>
          <w:szCs w:val="20"/>
        </w:rPr>
        <w:fldChar w:fldCharType="begin"/>
      </w:r>
      <w:r w:rsidR="00E55685">
        <w:rPr>
          <w:rFonts w:ascii="Arial" w:hAnsi="Arial" w:cs="Arial"/>
          <w:sz w:val="20"/>
          <w:szCs w:val="20"/>
        </w:rPr>
        <w:instrText xml:space="preserve"> ADDIN ZOTERO_ITEM CSL_CITATION {"citationID":"BVWFzXt8","properties":{"formattedCitation":"(15)","plainCitation":"(15)","noteIndex":0},"citationItems":[{"id":218,"uris":["http://zotero.org/users/local/hHKggCUl/items/PJTD65AJ"],"itemData":{"id":218,"type":"article-journal","container-title":"Clinics in Geriatric Medicine","DOI":"10.1016/j.cger.2009.07.007","ISSN":"07490690","issue":"4","journalAbbreviation":"Clinics in Geriatric Medicine","language":"en","license":"https://www.elsevier.com/tdm/userlicense/1.0/","page":"563-577","source":"DOI.org (Crossref)","title":"The Burden of Cardiovascular Disease in the Elderly: Morbidity, Mortality, and Costs","title-short":"The Burden of Cardiovascular Disease in the Elderly","volume":"25","author":[{"family":"Yazdanyar","given":"Ali"},{"family":"Newman","given":"Anne B."}],"issued":{"date-parts":[["2009",11]]}}}],"schema":"https://github.com/citation-style-language/schema/raw/master/csl-citation.json"} </w:instrText>
      </w:r>
      <w:r w:rsidR="00E55685" w:rsidRPr="002A2B23">
        <w:rPr>
          <w:rFonts w:ascii="Arial" w:hAnsi="Arial" w:cs="Arial"/>
          <w:sz w:val="20"/>
          <w:szCs w:val="20"/>
        </w:rPr>
        <w:fldChar w:fldCharType="separate"/>
      </w:r>
      <w:r w:rsidR="00E55685">
        <w:rPr>
          <w:rFonts w:ascii="Arial" w:hAnsi="Arial" w:cs="Arial"/>
          <w:noProof/>
          <w:sz w:val="20"/>
          <w:szCs w:val="20"/>
        </w:rPr>
        <w:t>(15)</w:t>
      </w:r>
      <w:r w:rsidR="00E55685" w:rsidRPr="002A2B23">
        <w:rPr>
          <w:rFonts w:ascii="Arial" w:hAnsi="Arial" w:cs="Arial"/>
          <w:sz w:val="20"/>
          <w:szCs w:val="20"/>
        </w:rPr>
        <w:fldChar w:fldCharType="end"/>
      </w:r>
      <w:r w:rsidR="00E55685" w:rsidRPr="002A2B23">
        <w:rPr>
          <w:rFonts w:ascii="Arial" w:hAnsi="Arial" w:cs="Arial"/>
          <w:sz w:val="20"/>
          <w:szCs w:val="20"/>
        </w:rPr>
        <w:t xml:space="preserve">. Additionally, over 3% of older adults use electricity-dependent medical equipment such as ventilators and oxygen tanks at home to treat conditions like chronic obstructive pulmonary disease </w:t>
      </w:r>
      <w:r w:rsidR="00E55685" w:rsidRPr="002A2B23">
        <w:rPr>
          <w:rFonts w:ascii="Arial" w:hAnsi="Arial" w:cs="Arial"/>
          <w:sz w:val="20"/>
          <w:szCs w:val="20"/>
        </w:rPr>
        <w:fldChar w:fldCharType="begin"/>
      </w:r>
      <w:r w:rsidR="00E55685" w:rsidRPr="002A2B23">
        <w:rPr>
          <w:rFonts w:ascii="Arial" w:hAnsi="Arial" w:cs="Arial"/>
          <w:sz w:val="20"/>
          <w:szCs w:val="20"/>
        </w:rPr>
        <w:instrText xml:space="preserve"> ADDIN ZOTERO_ITEM CSL_CITATION {"citationID":"rLROxycY","properties":{"formattedCitation":"(3)","plainCitation":"(3)","noteIndex":0},"citationItems":[{"id":180,"uris":["http://zotero.org/users/local/hHKggCUl/items/QGLVIH6M"],"itemData":{"id":180,"type":"article-journal","abstract":"Purpose of Review Power outages, a common and underappreciated consequence of natural disasters, are increasing in number and severity due to climate change and aging electricity grids. This narrative review synthesizes the literature on power outages and health in communities.","container-title":"Current Environmental Health Reports","DOI":"10.1007/s40572-020-00295-0","ISSN":"2196-5412","issue":"4","journalAbbreviation":"Curr Envir Health Rpt","language":"en","page":"371-383","source":"DOI.org (Crossref)","title":"Power Outages and Community Health: a Narrative Review","title-short":"Power Outages and Community Health","volume":"7","author":[{"family":"Casey","given":"Joan A."},{"family":"Fukurai","given":"Mihoka"},{"family":"Hernández","given":"Diana"},{"family":"Balsari","given":"Satchit"},{"family":"Kiang","given":"Mathew V."}],"issued":{"date-parts":[["2020",12]]}}}],"schema":"https://github.com/citation-style-language/schema/raw/master/csl-citation.json"} </w:instrText>
      </w:r>
      <w:r w:rsidR="00E55685" w:rsidRPr="002A2B23">
        <w:rPr>
          <w:rFonts w:ascii="Arial" w:hAnsi="Arial" w:cs="Arial"/>
          <w:sz w:val="20"/>
          <w:szCs w:val="20"/>
        </w:rPr>
        <w:fldChar w:fldCharType="separate"/>
      </w:r>
      <w:r w:rsidR="00E55685" w:rsidRPr="002A2B23">
        <w:rPr>
          <w:rFonts w:ascii="Arial" w:hAnsi="Arial" w:cs="Arial"/>
          <w:noProof/>
          <w:sz w:val="20"/>
          <w:szCs w:val="20"/>
        </w:rPr>
        <w:t>(3)</w:t>
      </w:r>
      <w:r w:rsidR="00E55685" w:rsidRPr="002A2B23">
        <w:rPr>
          <w:rFonts w:ascii="Arial" w:hAnsi="Arial" w:cs="Arial"/>
          <w:sz w:val="20"/>
          <w:szCs w:val="20"/>
        </w:rPr>
        <w:fldChar w:fldCharType="end"/>
      </w:r>
      <w:r w:rsidR="00E55685" w:rsidRPr="002A2B23">
        <w:rPr>
          <w:rFonts w:ascii="Arial" w:hAnsi="Arial" w:cs="Arial"/>
          <w:sz w:val="20"/>
          <w:szCs w:val="20"/>
        </w:rPr>
        <w:t xml:space="preserve">. </w:t>
      </w:r>
      <w:r w:rsidRPr="002A2B23">
        <w:rPr>
          <w:rFonts w:ascii="Arial" w:hAnsi="Arial" w:cs="Arial"/>
          <w:sz w:val="20"/>
          <w:szCs w:val="20"/>
        </w:rPr>
        <w:t xml:space="preserve">For these individuals, loss of electricity can be directly life-threatening. Finally, prolonged loss of electricity to refrigerators, elevators, wheelchairs, and water </w:t>
      </w:r>
      <w:r w:rsidR="00AC1F73">
        <w:rPr>
          <w:rFonts w:ascii="Arial" w:hAnsi="Arial" w:cs="Arial"/>
          <w:sz w:val="20"/>
          <w:szCs w:val="20"/>
        </w:rPr>
        <w:t>supply or communication systems</w:t>
      </w:r>
      <w:r w:rsidR="00AC1F73" w:rsidRPr="002A2B23">
        <w:rPr>
          <w:rFonts w:ascii="Arial" w:hAnsi="Arial" w:cs="Arial"/>
          <w:sz w:val="20"/>
          <w:szCs w:val="20"/>
        </w:rPr>
        <w:t xml:space="preserve"> </w:t>
      </w:r>
      <w:r w:rsidRPr="002A2B23">
        <w:rPr>
          <w:rFonts w:ascii="Arial" w:hAnsi="Arial" w:cs="Arial"/>
          <w:sz w:val="20"/>
          <w:szCs w:val="20"/>
        </w:rPr>
        <w:t>can result in stress,</w:t>
      </w:r>
      <w:r w:rsidR="00AC1F73">
        <w:rPr>
          <w:rFonts w:ascii="Arial" w:hAnsi="Arial" w:cs="Arial"/>
          <w:sz w:val="20"/>
          <w:szCs w:val="20"/>
        </w:rPr>
        <w:t xml:space="preserve"> injury,</w:t>
      </w:r>
      <w:r w:rsidRPr="002A2B23">
        <w:rPr>
          <w:rFonts w:ascii="Arial" w:hAnsi="Arial" w:cs="Arial"/>
          <w:sz w:val="20"/>
          <w:szCs w:val="20"/>
        </w:rPr>
        <w:t xml:space="preserve"> dehydration</w:t>
      </w:r>
      <w:r w:rsidR="00AC1F73">
        <w:rPr>
          <w:rFonts w:ascii="Arial" w:hAnsi="Arial" w:cs="Arial"/>
          <w:sz w:val="20"/>
          <w:szCs w:val="20"/>
        </w:rPr>
        <w:t xml:space="preserve">, or </w:t>
      </w:r>
      <w:r w:rsidR="00AC1F73" w:rsidRPr="002A2B23">
        <w:rPr>
          <w:rFonts w:ascii="Arial" w:hAnsi="Arial" w:cs="Arial"/>
          <w:sz w:val="20"/>
          <w:szCs w:val="20"/>
        </w:rPr>
        <w:t>isolation</w:t>
      </w:r>
      <w:r w:rsidRPr="002A2B23">
        <w:rPr>
          <w:rFonts w:ascii="Arial" w:hAnsi="Arial" w:cs="Arial"/>
          <w:sz w:val="20"/>
          <w:szCs w:val="20"/>
        </w:rPr>
        <w:t xml:space="preserve">. Older adults’ increased reliance on mobility devices, elevators, and increased social isolation </w:t>
      </w:r>
      <w:r w:rsidRPr="002A2B23">
        <w:rPr>
          <w:rFonts w:ascii="Arial" w:hAnsi="Arial" w:cs="Arial"/>
          <w:sz w:val="20"/>
          <w:szCs w:val="20"/>
        </w:rPr>
        <w:fldChar w:fldCharType="begin"/>
      </w:r>
      <w:r w:rsidR="00256155">
        <w:rPr>
          <w:rFonts w:ascii="Arial" w:hAnsi="Arial" w:cs="Arial"/>
          <w:sz w:val="20"/>
          <w:szCs w:val="20"/>
        </w:rPr>
        <w:instrText xml:space="preserve"> ADDIN ZOTERO_ITEM CSL_CITATION {"citationID":"cPB5Hov9","properties":{"formattedCitation":"(16\\uc0\\u8211{}18)","plainCitation":"(16–18)","noteIndex":0},"citationItems":[{"id":229,"uris":["http://zotero.org/users/local/hHKggCUl/items/CZD8GSGU"],"itemData":{"id":229,"type":"article-journal","abstract":"Objectives: To effectively reduce loneliness in older adults, interventions should be based on firm evidence regarding risk factors for loneliness in that population. This systematic review aimed to identify, appraise and synthesise longitudinal studies of risk factors for loneliness in older adults.\nMethods: Searches were performed in June 2018 in PsycINFO, Scopus, Sociology Collection and Web of Science. Inclusion criteria were: population of older adults (M ¼ 60þ years at outcome); longitudinal design; study conducted in an OECD country; article published in English in a peer-review journal. Article relevance and quality assessments were made by at least two independent reviewers.\nResults: The search found 967 unique articles, of which 34 met relevance and quality criteria. The Netherlands and the United States together contributed 19 articles; 17 analysed national samples while 7 studies provided the data for 19 articles. One of two validated scales was used to measure loneliness in 24 articles, although 10 used a single item. A total of 120 unique risk factors for loneliness were examined. Risk factors with relatively consistent associations with loneliness were: not being married/partnered and partner loss; a limited social network; a low level of social activity; poor self-perceived health; and depression/depressed mood and an increase in depression.\nConclusion: Despite the range of factors examined in the reviewed articles, strong evidence for a longitudinal association with loneliness was found for relatively few, while there were surprising omissions from the factors investigated. Future research should explore longitudinal risk factors for emotional and social loneliness.","container-title":"Aging &amp; Mental Health","DOI":"10.1080/13607863.2021.1876638","ISSN":"1360-7863, 1364-6915","issue":"2","journalAbbreviation":"Aging &amp; Mental Health","language":"en","page":"225-249","source":"DOI.org (Crossref)","title":"A systematic review of longitudinal risk factors for loneliness in older adults","volume":"26","author":[{"family":"Dahlberg","given":"Lena"},{"family":"McKee","given":"Kevin J."},{"family":"Frank","given":"Amanda"},{"family":"Naseer","given":"Mahwish"}],"issued":{"date-parts":[["2022",2,1]]}}},{"id":227,"uris":["http://zotero.org/users/local/hHKggCUl/items/K6JWXEBQ"],"itemData":{"id":227,"type":"article-journal","abstract":"OBJECTIVE To evaluate interventions, targeting older adults, associated with a reduction in loneliness and social isolation. DATA SOURCES OVID, CINAHL, CENTRAL, Embase, PsychINFO, Web of Science, and Scopus were searched from inception to March 2020. STUDY SELECTION Peer-reviewed randomized clinical trials measuring loneliness and social isolation or support in adults aged 65 years or older. Only English language articles were included. DATA EXTRACTION AND SYNTHESIS Two independent reviewers screened studies, extracted data, and assessed risk of bias. Random-effects models were performed to pool the overall effect size by intervention. Statistical heterogeneity was evaluated with the I2 statistic and by estimating prediction intervals. Data were analyzed from November 2021 to September 2022. MAIN OUTCOMES AND MEASURES Quantitative measures of loneliness, social isolation, or social support based on an effect size of standardized mean differences.\nRESULTS Seventy studies were included in the systematic review (8259 participants); 44 studies were included in the loneliness meta-analysis (33 in the community with 3535 participants; 11 in longterm care with 1057 participants), with participants’ ages ranging from 55 to 100 years. Study sizes ranged from 8 to 741 participants. Interventions included animal therapy, psychotherapy or cognitive behavioral therapy, multicomponent, counseling, exercise, music therapy, occupational therapy, reminiscence therapy, social interventions, and technological interventions. Most interventions had a small effect size. Animal therapy in long-term care, when accounting for studies with no active controls, had the largest effect size on loneliness reduction (−1.86; 95% CI, −3.14 to −0.59; I2 = 86%) followed by technological interventions (videoconferencing) in long-term care (−1.40; 95% CI, −2.37 to −0.44; I2 = 70%).\nCONCLUSIONS AND RELEVANCE In this study, animal therapy and technology in long-term care had large effect sizes, but also high heterogeneity, so the effect size’s magnitude should be interpreted with caution. The small number of studies per intervention limits conclusions on sources of heterogeneity. Overall quality of evidence was very low. Future studies should consider measures","container-title":"JAMA Network Open","DOI":"10.1001/jamanetworkopen.2022.36676","ISSN":"2574-3805","issue":"10","journalAbbreviation":"JAMA Netw Open","language":"en","page":"e2236676","source":"DOI.org (Crossref)","title":"Interventions Associated With Reduced Loneliness and Social Isolation in Older Adults: A Systematic Review and Meta-analysis","title-short":"Interventions Associated With Reduced Loneliness and Social Isolation in Older Adults","volume":"5","author":[{"family":"Hoang","given":"Peter"},{"family":"King","given":"James A."},{"family":"Moore","given":"Sarah"},{"family":"Moore","given":"Kim"},{"family":"Reich","given":"Krista"},{"family":"Sidhu","given":"Harman"},{"family":"Tan","given":"Chin Vern"},{"family":"Whaley","given":"Colin"},{"family":"McMillan","given":"Jacqueline"}],"issued":{"date-parts":[["2022",10,17]]}}},{"id":264,"uris":["http://zotero.org/users/local/hHKggCUl/items/8S6W2APB"],"itemData":{"id":264,"type":"article-journal","abstract":"Objectives—Natural and man-made disasters can result in power outages that can affect certain vulnerable populations dependent on electrically powered durable medical equipment. This study estimated the size and prevalence of that electricity-dependent population residing at home in the United States.\nMethods—We used the Truven Health MarketScan* 2012 database to estimate the number of employer-sponsored privately insured enrollees by geography, age group, and sex who resided at home and were dependent upon electrically powered durable medical equipment to sustain life. We estimated nationally representative prevalence and used US Census population estimates to extrapolate the national population and produce maps visualizing prevalence and distribution of electricity-dependent populations residing at home.\nResults—As of 2012, among the 175 million persons covered by employer-sponsored private insurance, the estimated number of electricity-dependent persons residing at home was 366 619 (95% confidence interval: 365 700-367 537), with a national prevalence of 218.2 per 100 000 covered lives (95% confidence interval: 217.7-218.8). Prevalence varied significantly by age group (χ2 = 264 289 95, P &lt; .0001) and region (χ2 = 12 286 30, P &lt; .0001), with highest prevalence in those 65 years of age or older and in the South and the West. Across all insurance types in the United States, approximately 685 000 electricity-dependent persons resided at home.\nConclusions—These results may assist public health jurisdictions addressing unique needs and necessary resources for this particularly vulnerable population. Results can verify and enhance the development of functional needs registries, which are needed to help first responders target efforts to those most vulnerable during disasters affecting the power supply.","container-title":"Journal of Public Health Management and Practice","DOI":"10.1097/PHH.0000000000000345","ISSN":"1078-4659","issue":"2","language":"en","page":"152-159","source":"DOI.org (Crossref)","title":"Who's at Risk When the Power Goes Out? The At-home Electricity-Dependent Population in the United States, 2012","title-short":"Who's at Risk When the Power Goes Out?","volume":"23","author":[{"family":"Molinari","given":"Noelle Angelique M."},{"family":"Chen","given":"Bei"},{"family":"Krishna","given":"Nevin"},{"family":"Morris","given":"Thomas"}],"issued":{"date-parts":[["2017",3]]}}}],"schema":"https://github.com/citation-style-language/schema/raw/master/csl-citation.json"} </w:instrText>
      </w:r>
      <w:r w:rsidRPr="002A2B23">
        <w:rPr>
          <w:rFonts w:ascii="Arial" w:hAnsi="Arial" w:cs="Arial"/>
          <w:sz w:val="20"/>
          <w:szCs w:val="20"/>
        </w:rPr>
        <w:fldChar w:fldCharType="separate"/>
      </w:r>
      <w:r w:rsidR="00256155" w:rsidRPr="00256155">
        <w:rPr>
          <w:rFonts w:ascii="Arial" w:hAnsi="Arial" w:cs="Arial"/>
          <w:sz w:val="20"/>
        </w:rPr>
        <w:t>(16–18)</w:t>
      </w:r>
      <w:r w:rsidRPr="002A2B23">
        <w:rPr>
          <w:rFonts w:ascii="Arial" w:hAnsi="Arial" w:cs="Arial"/>
          <w:sz w:val="20"/>
          <w:szCs w:val="20"/>
        </w:rPr>
        <w:fldChar w:fldCharType="end"/>
      </w:r>
      <w:r w:rsidRPr="002A2B23">
        <w:rPr>
          <w:rFonts w:ascii="Arial" w:hAnsi="Arial" w:cs="Arial"/>
          <w:sz w:val="20"/>
          <w:szCs w:val="20"/>
        </w:rPr>
        <w:t xml:space="preserve"> may put them at higher risk</w:t>
      </w:r>
      <w:r w:rsidR="00AC1F73">
        <w:rPr>
          <w:rFonts w:ascii="Arial" w:hAnsi="Arial" w:cs="Arial"/>
          <w:sz w:val="20"/>
          <w:szCs w:val="20"/>
        </w:rPr>
        <w:t xml:space="preserve"> than others</w:t>
      </w:r>
      <w:r w:rsidRPr="002A2B23">
        <w:rPr>
          <w:rFonts w:ascii="Arial" w:hAnsi="Arial" w:cs="Arial"/>
          <w:sz w:val="20"/>
          <w:szCs w:val="20"/>
        </w:rPr>
        <w:t xml:space="preserve"> for outage-related cardiovascular and respiratory illness. </w:t>
      </w:r>
    </w:p>
    <w:p w14:paraId="373DCEDA" w14:textId="1D65D13F" w:rsidR="00733B81" w:rsidRPr="002A2B23" w:rsidRDefault="00733B81" w:rsidP="004D4F27">
      <w:pPr>
        <w:spacing w:after="0" w:line="480" w:lineRule="auto"/>
        <w:ind w:firstLine="360"/>
        <w:rPr>
          <w:rFonts w:ascii="Arial" w:hAnsi="Arial" w:cs="Arial"/>
          <w:sz w:val="20"/>
          <w:szCs w:val="20"/>
        </w:rPr>
      </w:pPr>
      <w:r w:rsidRPr="002A2B23">
        <w:rPr>
          <w:rFonts w:ascii="Arial" w:hAnsi="Arial" w:cs="Arial"/>
          <w:sz w:val="20"/>
          <w:szCs w:val="20"/>
        </w:rPr>
        <w:t xml:space="preserve">Prior epidemiologic studies in New York State found elevated cardiovascular and respiratory emergency department visits up to one week after power outage exposure for all adults, as well as increased cardiovascular and respiratory hospitalizations and mortality </w:t>
      </w:r>
      <w:r w:rsidRPr="002A2B23">
        <w:rPr>
          <w:rFonts w:ascii="Arial" w:hAnsi="Arial" w:cs="Arial"/>
          <w:sz w:val="20"/>
          <w:szCs w:val="20"/>
        </w:rPr>
        <w:fldChar w:fldCharType="begin"/>
      </w:r>
      <w:r w:rsidR="00256155">
        <w:rPr>
          <w:rFonts w:ascii="Arial" w:hAnsi="Arial" w:cs="Arial"/>
          <w:sz w:val="20"/>
          <w:szCs w:val="20"/>
        </w:rPr>
        <w:instrText xml:space="preserve"> ADDIN ZOTERO_ITEM CSL_CITATION {"citationID":"NnNOXsPe","properties":{"formattedCitation":"(19\\uc0\\u8211{}22)","plainCitation":"(19–22)","noteIndex":0},"citationItems":[{"id":195,"uris":["http://zotero.org/users/local/hHKggCUl/items/FF89LILX"],"itemData":{"id":195,"type":"article-journal","container-title":"Chest","DOI":"10.1016/j.chest.2020.05.555","ISSN":"00123692","issue":"6","journalAbbreviation":"Chest","language":"en","page":"2346-2357","source":"DOI.org (Crossref)","title":"Power Outage: An Ignored Risk Factor for COPD Exacerbations","volume":"158","author":[{"family":"Zhang","given":"Wangjian"},{"family":"Sheridan","given":"Scott C."},{"family":"Birkhead","given":"Guthrie S."},{"family":"Croft","given":"Daniel P."},{"family":"Brotzge","given":"Jerald A."},{"family":"Justino","given":"John G."},{"family":"Stuart","given":"Neil A."},{"family":"Du","given":"Zhicheng"},{"family":"Romeiko","given":"Xiaobo X."},{"family":"Ye","given":"Bo"},{"family":"Dong","given":"Guanghui"},{"family":"Hao","given":"Yuantao"},{"family":"Lin","given":"Shao"}],"issued":{"date-parts":[["2020",12]]}}},{"id":194,"uris":["http://zotero.org/users/local/hHKggCUl/items/8L9T2PQA"],"itemData":{"id":194,"type":"article-journal","abstract":"BACKGROUND: While limited studies have evaluated the health impacts of thunderstorms and power outages (POs) separately, few have assessed their joint e</w:instrText>
      </w:r>
      <w:r w:rsidR="00256155">
        <w:rPr>
          <w:rFonts w:ascii="Cambria Math" w:hAnsi="Cambria Math" w:cs="Cambria Math"/>
          <w:sz w:val="20"/>
          <w:szCs w:val="20"/>
        </w:rPr>
        <w:instrText>ﬀ</w:instrText>
      </w:r>
      <w:r w:rsidR="00256155">
        <w:rPr>
          <w:rFonts w:ascii="Arial" w:hAnsi="Arial" w:cs="Arial"/>
          <w:sz w:val="20"/>
          <w:szCs w:val="20"/>
        </w:rPr>
        <w:instrText>ects. We aimed to investigate the individual and joint e</w:instrText>
      </w:r>
      <w:r w:rsidR="00256155">
        <w:rPr>
          <w:rFonts w:ascii="Cambria Math" w:hAnsi="Cambria Math" w:cs="Cambria Math"/>
          <w:sz w:val="20"/>
          <w:szCs w:val="20"/>
        </w:rPr>
        <w:instrText>ﬀ</w:instrText>
      </w:r>
      <w:r w:rsidR="00256155">
        <w:rPr>
          <w:rFonts w:ascii="Arial" w:hAnsi="Arial" w:cs="Arial"/>
          <w:sz w:val="20"/>
          <w:szCs w:val="20"/>
        </w:rPr>
        <w:instrText>ects of both thunderstorms and POs on respiratory diseases, to identify disparities by demographics, and to examine the modiﬁcations and mediations by meteorological factors and air pollution.\nMETHODS: Distributed lag nonlinear models were used to examine exposures during three periods (i.e., days with both thunderstorms and POs, thunderstorms only, and POs only) in relation to emergency department visits for respiratory diseases (2005–2018) compared to controls (no thunderstorm/no PO) in New York State (NYS) while controlling for confounders. Interactions between thunderstorms and weather factors or air pollutants on health were assessed. The disparities by demographics and seasons and the mediative e</w:instrText>
      </w:r>
      <w:r w:rsidR="00256155">
        <w:rPr>
          <w:rFonts w:ascii="Cambria Math" w:hAnsi="Cambria Math" w:cs="Cambria Math"/>
          <w:sz w:val="20"/>
          <w:szCs w:val="20"/>
        </w:rPr>
        <w:instrText>ﬀ</w:instrText>
      </w:r>
      <w:r w:rsidR="00256155">
        <w:rPr>
          <w:rFonts w:ascii="Arial" w:hAnsi="Arial" w:cs="Arial"/>
          <w:sz w:val="20"/>
          <w:szCs w:val="20"/>
        </w:rPr>
        <w:instrText>ects by particulate matter with aerodynamic diameter ≤2:5 lm (PM2:5) and relative humidity (RH) were also evaluated.\nRESULTS: Thunderstorms and POs were independently associated with total and six subtypes of respiratory diseases in NYS [highest risk ratio (RR) = 1.12; 95% conﬁdence interval (CI): 1.08, 1.17], but the impact was stronger when they co-occurred (highest RR = 1.44; 95% CI: 1.22, 1.70), especially during grass weed, ragweed, and tree pollen seasons. The stronger thunderstorm/PO joint e</w:instrText>
      </w:r>
      <w:r w:rsidR="00256155">
        <w:rPr>
          <w:rFonts w:ascii="Cambria Math" w:hAnsi="Cambria Math" w:cs="Cambria Math"/>
          <w:sz w:val="20"/>
          <w:szCs w:val="20"/>
        </w:rPr>
        <w:instrText>ﬀ</w:instrText>
      </w:r>
      <w:r w:rsidR="00256155">
        <w:rPr>
          <w:rFonts w:ascii="Arial" w:hAnsi="Arial" w:cs="Arial"/>
          <w:sz w:val="20"/>
          <w:szCs w:val="20"/>
        </w:rPr>
        <w:instrText>ects were observed on chronic obstructive pulmonary diseases, bronchitis, and asthma (lasted 0–10 d) and were higher among residents who lived in rural areas, were uninsured, were of Hispanic ethnicity, were 6–17 or over 65 years old, and during spring and summer. The number of comorbidities was signiﬁcantly higher by 0.299–0.782/case. Extreme cold/heat, high RH, PM2:5, and ozone concentrations signiﬁcantly modiﬁed the thunderstorm–health e</w:instrText>
      </w:r>
      <w:r w:rsidR="00256155">
        <w:rPr>
          <w:rFonts w:ascii="Cambria Math" w:hAnsi="Cambria Math" w:cs="Cambria Math"/>
          <w:sz w:val="20"/>
          <w:szCs w:val="20"/>
        </w:rPr>
        <w:instrText>ﬀ</w:instrText>
      </w:r>
      <w:r w:rsidR="00256155">
        <w:rPr>
          <w:rFonts w:ascii="Arial" w:hAnsi="Arial" w:cs="Arial"/>
          <w:sz w:val="20"/>
          <w:szCs w:val="20"/>
        </w:rPr>
        <w:instrText>ect on both multiplicative and additive scales. Over 35% of the thunderstorm e</w:instrText>
      </w:r>
      <w:r w:rsidR="00256155">
        <w:rPr>
          <w:rFonts w:ascii="Cambria Math" w:hAnsi="Cambria Math" w:cs="Cambria Math"/>
          <w:sz w:val="20"/>
          <w:szCs w:val="20"/>
        </w:rPr>
        <w:instrText>ﬀ</w:instrText>
      </w:r>
      <w:r w:rsidR="00256155">
        <w:rPr>
          <w:rFonts w:ascii="Arial" w:hAnsi="Arial" w:cs="Arial"/>
          <w:sz w:val="20"/>
          <w:szCs w:val="20"/>
        </w:rPr>
        <w:instrText>ects were mediated by PM2:5 and RH.\nCONCLUSION: Thunderstorms accompanied by POs showed the strongest respiratory e</w:instrText>
      </w:r>
      <w:r w:rsidR="00256155">
        <w:rPr>
          <w:rFonts w:ascii="Cambria Math" w:hAnsi="Cambria Math" w:cs="Cambria Math"/>
          <w:sz w:val="20"/>
          <w:szCs w:val="20"/>
        </w:rPr>
        <w:instrText>ﬀ</w:instrText>
      </w:r>
      <w:r w:rsidR="00256155">
        <w:rPr>
          <w:rFonts w:ascii="Arial" w:hAnsi="Arial" w:cs="Arial"/>
          <w:sz w:val="20"/>
          <w:szCs w:val="20"/>
        </w:rPr>
        <w:instrText>ects. There were large disparities in thunderstorm–health associations by demographics. Meteorological factors and air pollution levels modiﬁed and mediated the thunderstorm–health e</w:instrText>
      </w:r>
      <w:r w:rsidR="00256155">
        <w:rPr>
          <w:rFonts w:ascii="Cambria Math" w:hAnsi="Cambria Math" w:cs="Cambria Math"/>
          <w:sz w:val="20"/>
          <w:szCs w:val="20"/>
        </w:rPr>
        <w:instrText>ﬀ</w:instrText>
      </w:r>
      <w:r w:rsidR="00256155">
        <w:rPr>
          <w:rFonts w:ascii="Arial" w:hAnsi="Arial" w:cs="Arial"/>
          <w:sz w:val="20"/>
          <w:szCs w:val="20"/>
        </w:rPr>
        <w:instrText>ects. https://doi.org/ 10.1289/EHP13237","container-title":"Environmental Health Perspectives","DOI":"10.1289/EHP13237","ISSN":"0091-6765, 1552-9924","issue":"6","journalAbbreviation":"Environ Health Perspect","language":"en","page":"067002","source":"DOI.org (Crossref)","title":"The Joint Effects of Thunderstorms and Power Outages on Respiratory-Related Emergency Visits and Modifying and Mediating Factors of This Relationship","volume":"132","author":[{"family":"Lin","given":"Shao"},{"family":"Qi","given":"Quan"},{"family":"Liu","given":"Han"},{"family":"Deng","given":"Xinlei"},{"family":"Trees","given":"Ian"},{"family":"Yuan","given":"Xiaojun"},{"family":"Gallant","given":"Mary P."}],"issued":{"date-parts":[["2024",6]]}}},{"id":196,"uris":["http://zotero.org/users/local/hHKggCUl/items/BDEMCWLA"],"itemData":{"id":196,"type":"article-journal","abstract":"BACKGROUND: Previous studies investigated potential health e</w:instrText>
      </w:r>
      <w:r w:rsidR="00256155">
        <w:rPr>
          <w:rFonts w:ascii="Cambria Math" w:hAnsi="Cambria Math" w:cs="Cambria Math"/>
          <w:sz w:val="20"/>
          <w:szCs w:val="20"/>
        </w:rPr>
        <w:instrText>ﬀ</w:instrText>
      </w:r>
      <w:r w:rsidR="00256155">
        <w:rPr>
          <w:rFonts w:ascii="Arial" w:hAnsi="Arial" w:cs="Arial"/>
          <w:sz w:val="20"/>
          <w:szCs w:val="20"/>
        </w:rPr>
        <w:instrText>ects of large-scale power outages, including the massive power failure that a</w:instrText>
      </w:r>
      <w:r w:rsidR="00256155">
        <w:rPr>
          <w:rFonts w:ascii="Cambria Math" w:hAnsi="Cambria Math" w:cs="Cambria Math"/>
          <w:sz w:val="20"/>
          <w:szCs w:val="20"/>
        </w:rPr>
        <w:instrText>ﬀ</w:instrText>
      </w:r>
      <w:r w:rsidR="00256155">
        <w:rPr>
          <w:rFonts w:ascii="Arial" w:hAnsi="Arial" w:cs="Arial"/>
          <w:sz w:val="20"/>
          <w:szCs w:val="20"/>
        </w:rPr>
        <w:instrText>ected the northeastern United States and Ontario, Canada, in August 2003, and outages associated with major storms. However, information on localized outages is limited.\nOBJECTIVE: The study sought to examine potential health impacts of citywide and localized outages in New York City (NYC).\nMETHODS: Along with the citywide 2003 outage, localized outages in July 1999 and July 2006 were identiﬁed. We additionally investigated localized, warm- and cold-weather outages that occurred in any of 66 NYC electric-grid networks during 2002–2014 using New York State Public Service Commission data. Mortality and hospitalizations were geocoded and linked to the networks. Associations were estimated using Poisson time-series regression, including examining distributed lags and adjusting for temperature and temporal trends. Network-speciﬁc estimates were pooled by season.\nRESULTS: Respiratory disease hospitalizations were associated with the 2006 localized outage [cumulative relative risk [CRR] over 0–1 lag day, lag01 = 2:26 (95% conﬁdence interval [CI]: 1.08, 4.74)] and the 2003 citywide outage, but not with other localized, warm-weather outages. Renal disease hospitalizations were associated with the 2003 citywide outage, and with localized, warm-weather outages, pooled across networks [RR at lag3 = 1:16 (95% CI: 1.00, 1.34)], but not the 2006 localized outage. All-cause mortality was positively associated with the 1999, 2003, and 2006 outages (signiﬁcant for the 2003 outage only), but not with other localized, warm-weather outages. Localized, cold-weather outages were associated with all-cause mortality [lag01 CRR = 1:06 (95% CI: 1.01, 1.12)] and cardiovascular disease hospitalizations [lag01 CRR = 1:14 (95% CI: 1.03, 1.26)], and fewer respiratory disease hospitalizations [lag03 CRR = 0:77 (95% CI: 0.61, 0.97)].\nCONCLUSIONS: Localized outages may a</w:instrText>
      </w:r>
      <w:r w:rsidR="00256155">
        <w:rPr>
          <w:rFonts w:ascii="Cambria Math" w:hAnsi="Cambria Math" w:cs="Cambria Math"/>
          <w:sz w:val="20"/>
          <w:szCs w:val="20"/>
        </w:rPr>
        <w:instrText>ﬀ</w:instrText>
      </w:r>
      <w:r w:rsidR="00256155">
        <w:rPr>
          <w:rFonts w:ascii="Arial" w:hAnsi="Arial" w:cs="Arial"/>
          <w:sz w:val="20"/>
          <w:szCs w:val="20"/>
        </w:rPr>
        <w:instrText>ect health. This information can inform preparedness e</w:instrText>
      </w:r>
      <w:r w:rsidR="00256155">
        <w:rPr>
          <w:rFonts w:ascii="Cambria Math" w:hAnsi="Cambria Math" w:cs="Cambria Math"/>
          <w:sz w:val="20"/>
          <w:szCs w:val="20"/>
        </w:rPr>
        <w:instrText>ﬀ</w:instrText>
      </w:r>
      <w:r w:rsidR="00256155">
        <w:rPr>
          <w:rFonts w:ascii="Arial" w:hAnsi="Arial" w:cs="Arial"/>
          <w:sz w:val="20"/>
          <w:szCs w:val="20"/>
        </w:rPr>
        <w:instrText xml:space="preserve">orts and underscores the public health importance of ensuring electric grid resiliency to climate change. https://doi.org/10.1289/EHP2154","container-title":"Environmental Health Perspectives","DOI":"10.1289/EHP2154","ISSN":"0091-6765, 1552-9924","issue":"6","journalAbbreviation":"Environ Health Perspect","language":"en","page":"067003","source":"DOI.org (Crossref)","title":"Health Impacts of Citywide and Localized Power Outages in New York City","volume":"126","author":[{"family":"Dominianni","given":"Christine"},{"family":"Lane","given":"Kathryn"},{"family":"Johnson","given":"Sarah"},{"family":"Ito","given":"Kazuhiko"},{"family":"Matte","given":"Thomas"}],"issued":{"date-parts":[["2018",6,15]]}}},{"id":192,"uris":["http://zotero.org/users/local/hHKggCUl/items/ZQWPNWWS"],"itemData":{"id":192,"type":"article-journal","abstract":"Background—Little is known about how power outages affect health. We investigated mortality effects of the largest US blackout to date, August 14–15, 2003 in New York, NY.","container-title":"Epidemiology","DOI":"10.1097/EDE.0b013e318245c61c","ISSN":"1044-3983","issue":"2","language":"en","page":"189-193","source":"DOI.org (Crossref)","title":"Lights Out: Impact of the August 2003 Power Outage on Mortality in New York, NY","title-short":"Lights Out","volume":"23","author":[{"family":"Anderson","given":"G. Brooke"},{"family":"Bell","given":"Michelle L."}],"issued":{"date-parts":[["2012",3]]}}}],"schema":"https://github.com/citation-style-language/schema/raw/master/csl-citation.json"} </w:instrText>
      </w:r>
      <w:r w:rsidRPr="002A2B23">
        <w:rPr>
          <w:rFonts w:ascii="Arial" w:hAnsi="Arial" w:cs="Arial"/>
          <w:sz w:val="20"/>
          <w:szCs w:val="20"/>
        </w:rPr>
        <w:fldChar w:fldCharType="separate"/>
      </w:r>
      <w:r w:rsidR="00256155" w:rsidRPr="00256155">
        <w:rPr>
          <w:rFonts w:ascii="Arial" w:hAnsi="Arial" w:cs="Arial"/>
          <w:sz w:val="20"/>
        </w:rPr>
        <w:t>(19–22)</w:t>
      </w:r>
      <w:r w:rsidRPr="002A2B23">
        <w:rPr>
          <w:rFonts w:ascii="Arial" w:hAnsi="Arial" w:cs="Arial"/>
          <w:sz w:val="20"/>
          <w:szCs w:val="20"/>
        </w:rPr>
        <w:fldChar w:fldCharType="end"/>
      </w:r>
      <w:r w:rsidRPr="002A2B23">
        <w:rPr>
          <w:rFonts w:ascii="Arial" w:hAnsi="Arial" w:cs="Arial"/>
          <w:sz w:val="20"/>
          <w:szCs w:val="20"/>
        </w:rPr>
        <w:t>.</w:t>
      </w:r>
      <w:r w:rsidRPr="002A2B23">
        <w:rPr>
          <w:rFonts w:ascii="Arial" w:hAnsi="Arial" w:cs="Arial"/>
          <w:sz w:val="20"/>
          <w:szCs w:val="20"/>
          <w:vertAlign w:val="superscript"/>
        </w:rPr>
        <w:t xml:space="preserve"> </w:t>
      </w:r>
      <w:r w:rsidRPr="002A2B23">
        <w:rPr>
          <w:rFonts w:ascii="Arial" w:hAnsi="Arial" w:cs="Arial"/>
          <w:sz w:val="20"/>
          <w:szCs w:val="20"/>
        </w:rPr>
        <w:t>Associations may be stronger among older adults</w:t>
      </w:r>
      <w:r w:rsidR="00060DD7">
        <w:rPr>
          <w:rFonts w:ascii="Arial" w:hAnsi="Arial" w:cs="Arial"/>
          <w:sz w:val="20"/>
          <w:szCs w:val="20"/>
        </w:rPr>
        <w:t xml:space="preserve"> compared to younger adults</w:t>
      </w:r>
      <w:r w:rsidRPr="002A2B23">
        <w:rPr>
          <w:rFonts w:ascii="Arial" w:hAnsi="Arial" w:cs="Arial"/>
          <w:sz w:val="20"/>
          <w:szCs w:val="20"/>
        </w:rPr>
        <w:t xml:space="preserve"> </w:t>
      </w:r>
      <w:r w:rsidRPr="002A2B23">
        <w:rPr>
          <w:rFonts w:ascii="Arial" w:hAnsi="Arial" w:cs="Arial"/>
          <w:sz w:val="20"/>
          <w:szCs w:val="20"/>
        </w:rPr>
        <w:fldChar w:fldCharType="begin"/>
      </w:r>
      <w:r w:rsidRPr="002A2B23">
        <w:rPr>
          <w:rFonts w:ascii="Arial" w:hAnsi="Arial" w:cs="Arial"/>
          <w:sz w:val="20"/>
          <w:szCs w:val="20"/>
        </w:rPr>
        <w:instrText xml:space="preserve"> ADDIN ZOTERO_ITEM CSL_CITATION {"citationID":"NoBYIZ0s","properties":{"formattedCitation":"(20)","plainCitation":"(20)","noteIndex":0},"citationItems":[{"id":194,"uris":["http://zotero.org/users/local/hHKggCUl/items/8L9T2PQA"],"itemData":{"id":194,"type":"article-journal","abstract":"BACKGROUND: While limited studies have evaluated the health impacts of thunderstorms and power outages (POs) separately, few have assessed their joint e</w:instrText>
      </w:r>
      <w:r w:rsidRPr="002A2B23">
        <w:rPr>
          <w:rFonts w:ascii="Cambria Math" w:hAnsi="Cambria Math" w:cs="Cambria Math"/>
          <w:sz w:val="20"/>
          <w:szCs w:val="20"/>
        </w:rPr>
        <w:instrText>ﬀ</w:instrText>
      </w:r>
      <w:r w:rsidRPr="002A2B23">
        <w:rPr>
          <w:rFonts w:ascii="Arial" w:hAnsi="Arial" w:cs="Arial"/>
          <w:sz w:val="20"/>
          <w:szCs w:val="20"/>
        </w:rPr>
        <w:instrText>ects. We aimed to investigate the individual and joint e</w:instrText>
      </w:r>
      <w:r w:rsidRPr="002A2B23">
        <w:rPr>
          <w:rFonts w:ascii="Cambria Math" w:hAnsi="Cambria Math" w:cs="Cambria Math"/>
          <w:sz w:val="20"/>
          <w:szCs w:val="20"/>
        </w:rPr>
        <w:instrText>ﬀ</w:instrText>
      </w:r>
      <w:r w:rsidRPr="002A2B23">
        <w:rPr>
          <w:rFonts w:ascii="Arial" w:hAnsi="Arial" w:cs="Arial"/>
          <w:sz w:val="20"/>
          <w:szCs w:val="20"/>
        </w:rPr>
        <w:instrText>ects of both thunderstorms and POs on respiratory diseases, to identify disparities by demographics, and to examine the modiﬁcations and mediations by meteorological factors and air pollution.\nMETHODS: Distributed lag nonlinear models were used to examine exposures during three periods (i.e., days with both thunderstorms and POs, thunderstorms only, and POs only) in relation to emergency department visits for respiratory diseases (2005–2018) compared to controls (no thunderstorm/no PO) in New York State (NYS) while controlling for confounders. Interactions between thunderstorms and weather factors or air pollutants on health were assessed. The disparities by demographics and seasons and the mediative e</w:instrText>
      </w:r>
      <w:r w:rsidRPr="002A2B23">
        <w:rPr>
          <w:rFonts w:ascii="Cambria Math" w:hAnsi="Cambria Math" w:cs="Cambria Math"/>
          <w:sz w:val="20"/>
          <w:szCs w:val="20"/>
        </w:rPr>
        <w:instrText>ﬀ</w:instrText>
      </w:r>
      <w:r w:rsidRPr="002A2B23">
        <w:rPr>
          <w:rFonts w:ascii="Arial" w:hAnsi="Arial" w:cs="Arial"/>
          <w:sz w:val="20"/>
          <w:szCs w:val="20"/>
        </w:rPr>
        <w:instrText>ects by particulate matter with aerodynamic diameter ≤2:5 lm (PM2:5) and relative humidity (RH) were also evaluated.\nRESULTS: Thunderstorms and POs were independently associated with total and six subtypes of respiratory diseases in NYS [highest risk ratio (RR) = 1.12; 95% conﬁdence interval (CI): 1.08, 1.17], but the impact was stronger when they co-occurred (highest RR = 1.44; 95% CI: 1.22, 1.70), especially during grass weed, ragweed, and tree pollen seasons. The stronger thunderstorm/PO joint e</w:instrText>
      </w:r>
      <w:r w:rsidRPr="002A2B23">
        <w:rPr>
          <w:rFonts w:ascii="Cambria Math" w:hAnsi="Cambria Math" w:cs="Cambria Math"/>
          <w:sz w:val="20"/>
          <w:szCs w:val="20"/>
        </w:rPr>
        <w:instrText>ﬀ</w:instrText>
      </w:r>
      <w:r w:rsidRPr="002A2B23">
        <w:rPr>
          <w:rFonts w:ascii="Arial" w:hAnsi="Arial" w:cs="Arial"/>
          <w:sz w:val="20"/>
          <w:szCs w:val="20"/>
        </w:rPr>
        <w:instrText>ects were observed on chronic obstructive pulmonary diseases, bronchitis, and asthma (lasted 0–10 d) and were higher among residents who lived in rural areas, were uninsured, were of Hispanic ethnicity, were 6–17 or over 65 years old, and during spring and summer. The number of comorbidities was signiﬁcantly higher by 0.299–0.782/case. Extreme cold/heat, high RH, PM2:5, and ozone concentrations signiﬁcantly modiﬁed the thunderstorm–health e</w:instrText>
      </w:r>
      <w:r w:rsidRPr="002A2B23">
        <w:rPr>
          <w:rFonts w:ascii="Cambria Math" w:hAnsi="Cambria Math" w:cs="Cambria Math"/>
          <w:sz w:val="20"/>
          <w:szCs w:val="20"/>
        </w:rPr>
        <w:instrText>ﬀ</w:instrText>
      </w:r>
      <w:r w:rsidRPr="002A2B23">
        <w:rPr>
          <w:rFonts w:ascii="Arial" w:hAnsi="Arial" w:cs="Arial"/>
          <w:sz w:val="20"/>
          <w:szCs w:val="20"/>
        </w:rPr>
        <w:instrText>ect on both multiplicative and additive scales. Over 35% of the thunderstorm e</w:instrText>
      </w:r>
      <w:r w:rsidRPr="002A2B23">
        <w:rPr>
          <w:rFonts w:ascii="Cambria Math" w:hAnsi="Cambria Math" w:cs="Cambria Math"/>
          <w:sz w:val="20"/>
          <w:szCs w:val="20"/>
        </w:rPr>
        <w:instrText>ﬀ</w:instrText>
      </w:r>
      <w:r w:rsidRPr="002A2B23">
        <w:rPr>
          <w:rFonts w:ascii="Arial" w:hAnsi="Arial" w:cs="Arial"/>
          <w:sz w:val="20"/>
          <w:szCs w:val="20"/>
        </w:rPr>
        <w:instrText>ects were mediated by PM2:5 and RH.\nCONCLUSION: Thunderstorms accompanied by POs showed the strongest respiratory e</w:instrText>
      </w:r>
      <w:r w:rsidRPr="002A2B23">
        <w:rPr>
          <w:rFonts w:ascii="Cambria Math" w:hAnsi="Cambria Math" w:cs="Cambria Math"/>
          <w:sz w:val="20"/>
          <w:szCs w:val="20"/>
        </w:rPr>
        <w:instrText>ﬀ</w:instrText>
      </w:r>
      <w:r w:rsidRPr="002A2B23">
        <w:rPr>
          <w:rFonts w:ascii="Arial" w:hAnsi="Arial" w:cs="Arial"/>
          <w:sz w:val="20"/>
          <w:szCs w:val="20"/>
        </w:rPr>
        <w:instrText>ects. There were large disparities in thunderstorm–health associations by demographics. Meteorological factors and air pollution levels modiﬁed and mediated the thunderstorm–health e</w:instrText>
      </w:r>
      <w:r w:rsidRPr="002A2B23">
        <w:rPr>
          <w:rFonts w:ascii="Cambria Math" w:hAnsi="Cambria Math" w:cs="Cambria Math"/>
          <w:sz w:val="20"/>
          <w:szCs w:val="20"/>
        </w:rPr>
        <w:instrText>ﬀ</w:instrText>
      </w:r>
      <w:r w:rsidRPr="002A2B23">
        <w:rPr>
          <w:rFonts w:ascii="Arial" w:hAnsi="Arial" w:cs="Arial"/>
          <w:sz w:val="20"/>
          <w:szCs w:val="20"/>
        </w:rPr>
        <w:instrText xml:space="preserve">ects. https://doi.org/ 10.1289/EHP13237","container-title":"Environmental Health Perspectives","DOI":"10.1289/EHP13237","ISSN":"0091-6765, 1552-9924","issue":"6","journalAbbreviation":"Environ Health Perspect","language":"en","page":"067002","source":"DOI.org (Crossref)","title":"The Joint Effects of Thunderstorms and Power Outages on Respiratory-Related Emergency Visits and Modifying and Mediating Factors of This Relationship","volume":"132","author":[{"family":"Lin","given":"Shao"},{"family":"Qi","given":"Quan"},{"family":"Liu","given":"Han"},{"family":"Deng","given":"Xinlei"},{"family":"Trees","given":"Ian"},{"family":"Yuan","given":"Xiaojun"},{"family":"Gallant","given":"Mary P."}],"issued":{"date-parts":[["2024",6]]}}}],"schema":"https://github.com/citation-style-language/schema/raw/master/csl-citation.json"} </w:instrText>
      </w:r>
      <w:r w:rsidRPr="002A2B23">
        <w:rPr>
          <w:rFonts w:ascii="Arial" w:hAnsi="Arial" w:cs="Arial"/>
          <w:sz w:val="20"/>
          <w:szCs w:val="20"/>
        </w:rPr>
        <w:fldChar w:fldCharType="separate"/>
      </w:r>
      <w:r w:rsidRPr="002A2B23">
        <w:rPr>
          <w:rFonts w:ascii="Arial" w:hAnsi="Arial" w:cs="Arial"/>
          <w:noProof/>
          <w:sz w:val="20"/>
          <w:szCs w:val="20"/>
        </w:rPr>
        <w:t>(20)</w:t>
      </w:r>
      <w:r w:rsidRPr="002A2B23">
        <w:rPr>
          <w:rFonts w:ascii="Arial" w:hAnsi="Arial" w:cs="Arial"/>
          <w:sz w:val="20"/>
          <w:szCs w:val="20"/>
        </w:rPr>
        <w:fldChar w:fldCharType="end"/>
      </w:r>
      <w:r w:rsidRPr="002A2B23">
        <w:rPr>
          <w:rFonts w:ascii="Arial" w:hAnsi="Arial" w:cs="Arial"/>
          <w:sz w:val="20"/>
          <w:szCs w:val="20"/>
        </w:rPr>
        <w:t xml:space="preserve">. </w:t>
      </w:r>
      <w:r w:rsidR="00866ED7" w:rsidRPr="002A2B23">
        <w:rPr>
          <w:rFonts w:ascii="Arial" w:hAnsi="Arial" w:cs="Arial"/>
          <w:sz w:val="20"/>
          <w:szCs w:val="20"/>
        </w:rPr>
        <w:t xml:space="preserve">Population-level datasets </w:t>
      </w:r>
      <w:r w:rsidR="00866ED7" w:rsidRPr="002A2B23">
        <w:rPr>
          <w:rFonts w:ascii="Arial" w:hAnsi="Arial" w:cs="Arial"/>
          <w:sz w:val="20"/>
          <w:szCs w:val="20"/>
        </w:rPr>
        <w:lastRenderedPageBreak/>
        <w:t>of power outage exposure beyond New York State have only become available since 2020, limiting</w:t>
      </w:r>
      <w:r w:rsidR="00866ED7">
        <w:rPr>
          <w:rFonts w:ascii="Arial" w:hAnsi="Arial" w:cs="Arial"/>
          <w:sz w:val="20"/>
          <w:szCs w:val="20"/>
        </w:rPr>
        <w:t xml:space="preserve"> prior</w:t>
      </w:r>
      <w:r w:rsidR="00866ED7" w:rsidRPr="002A2B23">
        <w:rPr>
          <w:rFonts w:ascii="Arial" w:hAnsi="Arial" w:cs="Arial"/>
          <w:sz w:val="20"/>
          <w:szCs w:val="20"/>
        </w:rPr>
        <w:t xml:space="preserve"> national-scale studies of power outage and health </w:t>
      </w:r>
      <w:r w:rsidR="00866ED7" w:rsidRPr="002A2B23">
        <w:rPr>
          <w:rFonts w:ascii="Arial" w:hAnsi="Arial" w:cs="Arial"/>
          <w:sz w:val="20"/>
          <w:szCs w:val="20"/>
        </w:rPr>
        <w:fldChar w:fldCharType="begin"/>
      </w:r>
      <w:r w:rsidR="00866ED7">
        <w:rPr>
          <w:rFonts w:ascii="Arial" w:hAnsi="Arial" w:cs="Arial"/>
          <w:sz w:val="20"/>
          <w:szCs w:val="20"/>
        </w:rPr>
        <w:instrText xml:space="preserve"> ADDIN ZOTERO_ITEM CSL_CITATION {"citationID":"WXbJWHds","properties":{"formattedCitation":"(3, 5, 23)","plainCitation":"(3, 5, 23)","noteIndex":0},"citationItems":[{"id":176,"uris":["http://zotero.org/users/local/hHKggCUl/items/5MSNWAQ5"],"itemData":{"id":176,"type":"article-journal","abstract":"Abstract\n            Power outages threaten public health. While outages will likely increase with climate change, an aging electrical grid, and increased energy demand, little is known about their frequency and distribution within states. Here, we characterize 2018–2020 outages, finding an average of 520 million customer-hours total without power annually across 2447 US counties (73.7% of the US population). 17,484 8+ hour outages (a medically-relevant duration with potential health consequences) and 231,174 1+ hour outages took place, with greatest prevalence in Northeastern, Southern, and Appalachian counties. Arkansas, Louisiana, and Michigan counties experience a dual burden of frequent 8+ hour outages and high social vulnerability and prevalence of electricity-dependent durable medical equipment use. 62.1% of 8+ hour outages co-occur with extreme weather/climate events, particularly heavy precipitation, anomalous heat, and tropical cyclones. Results could support future large-scale epidemiology studies, inform equitable disaster preparedness and response, and prioritize geographic areas for resource allocation and interventions.","container-title":"Nature Communications","DOI":"10.1038/s41467-023-38084-6","ISSN":"2041-1723","issue":"1","journalAbbreviation":"Nat Commun","language":"en","page":"2470","source":"DOI.org (Crossref)","title":"Spatiotemporal distribution of power outages with climate events and social vulnerability in the USA","volume":"14","author":[{"family":"Do","given":"Vivian"},{"family":"McBrien","given":"Heather"},{"family":"Flores","given":"Nina M."},{"family":"Northrop","given":"Alexander J."},{"family":"Schlegelmilch","given":"Jeffrey"},{"family":"Kiang","given":"Mathew V."},{"family":"Casey","given":"Joan A."}],"issued":{"date-parts":[["2023",4,29]]}}},{"id":180,"uris":["http://zotero.org/users/local/hHKggCUl/items/QGLVIH6M"],"itemData":{"id":180,"type":"article-journal","abstract":"Purpose of Review Power outages, a common and underappreciated consequence of natural disasters, are increasing in number and severity due to climate change and aging electricity grids. This narrative review synthesizes the literature on power outages and health in communities.","container-title":"Current Environmental Health Reports","DOI":"10.1007/s40572-020-00295-0","ISSN":"2196-5412","issue":"4","journalAbbreviation":"Curr Envir Health Rpt","language":"en","page":"371-383","source":"DOI.org (Crossref)","title":"Power Outages and Community Health: a Narrative Review","title-short":"Power Outages and Community Health","volume":"7","author":[{"family":"Casey","given":"Joan A."},{"family":"Fukurai","given":"Mihoka"},{"family":"Hernández","given":"Diana"},{"family":"Balsari","given":"Satchit"},{"family":"Kiang","given":"Mathew V."}],"issued":{"date-parts":[["2020",12]]}}},{"id":230,"uris":["http://zotero.org/users/local/hHKggCUl/items/4TZTQRK2"],"itemData":{"id":230,"type":"webpage","title":"Oak Ridge National Laboratory, EAGLE-I Outage Data 2014-2022","URL":"https://smc-datachallenge.ornl.gov/eagle/","author":[{"family":"","given":"Oak Ridge National Laboratory"}],"accessed":{"date-parts":[["2025",1,3]]}}}],"schema":"https://github.com/citation-style-language/schema/raw/master/csl-citation.json"} </w:instrText>
      </w:r>
      <w:r w:rsidR="00866ED7" w:rsidRPr="002A2B23">
        <w:rPr>
          <w:rFonts w:ascii="Arial" w:hAnsi="Arial" w:cs="Arial"/>
          <w:sz w:val="20"/>
          <w:szCs w:val="20"/>
        </w:rPr>
        <w:fldChar w:fldCharType="separate"/>
      </w:r>
      <w:r w:rsidR="00866ED7">
        <w:rPr>
          <w:rFonts w:ascii="Arial" w:hAnsi="Arial" w:cs="Arial"/>
          <w:noProof/>
          <w:sz w:val="20"/>
          <w:szCs w:val="20"/>
        </w:rPr>
        <w:t>(3, 5, 23)</w:t>
      </w:r>
      <w:r w:rsidR="00866ED7" w:rsidRPr="002A2B23">
        <w:rPr>
          <w:rFonts w:ascii="Arial" w:hAnsi="Arial" w:cs="Arial"/>
          <w:sz w:val="20"/>
          <w:szCs w:val="20"/>
        </w:rPr>
        <w:fldChar w:fldCharType="end"/>
      </w:r>
      <w:r w:rsidR="00866ED7" w:rsidRPr="002A2B23">
        <w:rPr>
          <w:rFonts w:ascii="Arial" w:hAnsi="Arial" w:cs="Arial"/>
          <w:sz w:val="20"/>
          <w:szCs w:val="20"/>
        </w:rPr>
        <w:t xml:space="preserve">. </w:t>
      </w:r>
      <w:r w:rsidRPr="002A2B23">
        <w:rPr>
          <w:rFonts w:ascii="Arial" w:hAnsi="Arial" w:cs="Arial"/>
          <w:sz w:val="20"/>
          <w:szCs w:val="20"/>
        </w:rPr>
        <w:t xml:space="preserve"> </w:t>
      </w:r>
    </w:p>
    <w:p w14:paraId="63EC0DA7" w14:textId="4CCB9A8A" w:rsidR="00807733" w:rsidRDefault="00733B81" w:rsidP="004D4F27">
      <w:pPr>
        <w:spacing w:after="0" w:line="480" w:lineRule="auto"/>
        <w:ind w:firstLine="360"/>
        <w:rPr>
          <w:rFonts w:ascii="Arial" w:hAnsi="Arial" w:cs="Arial"/>
          <w:sz w:val="20"/>
          <w:szCs w:val="20"/>
        </w:rPr>
      </w:pPr>
      <w:r w:rsidRPr="002A2B23">
        <w:rPr>
          <w:rFonts w:ascii="Arial" w:hAnsi="Arial" w:cs="Arial"/>
          <w:sz w:val="20"/>
          <w:szCs w:val="20"/>
        </w:rPr>
        <w:t xml:space="preserve">We previously assembled the first nationwide dataset of hourly county-level power outage exposure from 2018-2020 based on data from PowerOutage.us </w:t>
      </w:r>
      <w:r w:rsidRPr="002A2B23">
        <w:rPr>
          <w:rFonts w:ascii="Arial" w:hAnsi="Arial" w:cs="Arial"/>
          <w:sz w:val="20"/>
          <w:szCs w:val="20"/>
        </w:rPr>
        <w:fldChar w:fldCharType="begin"/>
      </w:r>
      <w:r w:rsidR="00256155">
        <w:rPr>
          <w:rFonts w:ascii="Arial" w:hAnsi="Arial" w:cs="Arial"/>
          <w:sz w:val="20"/>
          <w:szCs w:val="20"/>
        </w:rPr>
        <w:instrText xml:space="preserve"> ADDIN ZOTERO_ITEM CSL_CITATION {"citationID":"6GUqmEqE","properties":{"formattedCitation":"(5, 24)","plainCitation":"(5, 24)","noteIndex":0},"citationItems":[{"id":176,"uris":["http://zotero.org/users/local/hHKggCUl/items/5MSNWAQ5"],"itemData":{"id":176,"type":"article-journal","abstract":"Abstract\n            Power outages threaten public health. While outages will likely increase with climate change, an aging electrical grid, and increased energy demand, little is known about their frequency and distribution within states. Here, we characterize 2018–2020 outages, finding an average of 520 million customer-hours total without power annually across 2447 US counties (73.7% of the US population). 17,484 8+ hour outages (a medically-relevant duration with potential health consequences) and 231,174 1+ hour outages took place, with greatest prevalence in Northeastern, Southern, and Appalachian counties. Arkansas, Louisiana, and Michigan counties experience a dual burden of frequent 8+ hour outages and high social vulnerability and prevalence of electricity-dependent durable medical equipment use. 62.1% of 8+ hour outages co-occur with extreme weather/climate events, particularly heavy precipitation, anomalous heat, and tropical cyclones. Results could support future large-scale epidemiology studies, inform equitable disaster preparedness and response, and prioritize geographic areas for resource allocation and interventions.","container-title":"Nature Communications","DOI":"10.1038/s41467-023-38084-6","ISSN":"2041-1723","issue":"1","journalAbbreviation":"Nat Commun","language":"en","page":"2470","source":"DOI.org (Crossref)","title":"Spatiotemporal distribution of power outages with climate events and social vulnerability in the USA","volume":"14","author":[{"family":"Do","given":"Vivian"},{"family":"McBrien","given":"Heather"},{"family":"Flores","given":"Nina M."},{"family":"Northrop","given":"Alexander J."},{"family":"Schlegelmilch","given":"Jeffrey"},{"family":"Kiang","given":"Mathew V."},{"family":"Casey","given":"Joan A."}],"issued":{"date-parts":[["2023",4,29]]}}},{"id":236,"uris":["http://zotero.org/users/local/hHKggCUl/items/U3RCDAY7"],"itemData":{"id":236,"type":"webpage","title":"PowerOutage.us","URL":"https://poweroutage.us/"}}],"schema":"https://github.com/citation-style-language/schema/raw/master/csl-citation.json"} </w:instrText>
      </w:r>
      <w:r w:rsidRPr="002A2B23">
        <w:rPr>
          <w:rFonts w:ascii="Arial" w:hAnsi="Arial" w:cs="Arial"/>
          <w:sz w:val="20"/>
          <w:szCs w:val="20"/>
        </w:rPr>
        <w:fldChar w:fldCharType="separate"/>
      </w:r>
      <w:r w:rsidR="00256155">
        <w:rPr>
          <w:rFonts w:ascii="Arial" w:hAnsi="Arial" w:cs="Arial"/>
          <w:noProof/>
          <w:sz w:val="20"/>
          <w:szCs w:val="20"/>
        </w:rPr>
        <w:t>(5, 24)</w:t>
      </w:r>
      <w:r w:rsidRPr="002A2B23">
        <w:rPr>
          <w:rFonts w:ascii="Arial" w:hAnsi="Arial" w:cs="Arial"/>
          <w:sz w:val="20"/>
          <w:szCs w:val="20"/>
        </w:rPr>
        <w:fldChar w:fldCharType="end"/>
      </w:r>
      <w:r w:rsidRPr="002A2B23">
        <w:rPr>
          <w:rFonts w:ascii="Arial" w:hAnsi="Arial" w:cs="Arial"/>
          <w:sz w:val="20"/>
          <w:szCs w:val="20"/>
        </w:rPr>
        <w:t xml:space="preserve">. Here, we leveraged these data together with 2018 older adult Medicare Fee-For-Service hospitalization claims to estimate the relationship between daily county-level power outage exposure and cardiovascular and respiratory hospitalization rates in the United States in a case-crossover study. We evaluated the impacts of moderate and large-scale power outages and conducted secondary analyses examining effect measure modification by age, sex, </w:t>
      </w:r>
      <w:r w:rsidR="005C6F5A">
        <w:rPr>
          <w:rFonts w:ascii="Arial" w:hAnsi="Arial" w:cs="Arial"/>
          <w:sz w:val="20"/>
          <w:szCs w:val="20"/>
        </w:rPr>
        <w:t>Medicaid</w:t>
      </w:r>
      <w:r w:rsidR="00AC1F73">
        <w:rPr>
          <w:rFonts w:ascii="Arial" w:hAnsi="Arial" w:cs="Arial"/>
          <w:sz w:val="20"/>
          <w:szCs w:val="20"/>
        </w:rPr>
        <w:t xml:space="preserve"> </w:t>
      </w:r>
      <w:r w:rsidR="0091409E">
        <w:rPr>
          <w:rFonts w:ascii="Arial" w:hAnsi="Arial" w:cs="Arial"/>
          <w:sz w:val="20"/>
          <w:szCs w:val="20"/>
        </w:rPr>
        <w:t>eligibility</w:t>
      </w:r>
      <w:r w:rsidRPr="002A2B23">
        <w:rPr>
          <w:rFonts w:ascii="Arial" w:hAnsi="Arial" w:cs="Arial"/>
          <w:sz w:val="20"/>
          <w:szCs w:val="20"/>
        </w:rPr>
        <w:t xml:space="preserve">, and electricity-dependent durable medical equipment (DME) use. </w:t>
      </w:r>
    </w:p>
    <w:p w14:paraId="7550C69C" w14:textId="77777777" w:rsidR="00E6133D" w:rsidRDefault="00E6133D" w:rsidP="00980C22">
      <w:pPr>
        <w:pBdr>
          <w:top w:val="nil"/>
          <w:left w:val="nil"/>
          <w:bottom w:val="nil"/>
          <w:right w:val="nil"/>
          <w:between w:val="nil"/>
        </w:pBdr>
        <w:spacing w:after="0"/>
        <w:contextualSpacing/>
        <w:rPr>
          <w:rFonts w:ascii="Arial" w:hAnsi="Arial" w:cs="Arial"/>
          <w:b/>
          <w:color w:val="000000"/>
          <w:sz w:val="20"/>
          <w:szCs w:val="20"/>
        </w:rPr>
      </w:pPr>
    </w:p>
    <w:p w14:paraId="36E04416" w14:textId="77777777" w:rsidR="00980C22" w:rsidRPr="00980C22" w:rsidRDefault="00980C22" w:rsidP="00F649EE">
      <w:pPr>
        <w:pBdr>
          <w:top w:val="nil"/>
          <w:left w:val="nil"/>
          <w:bottom w:val="nil"/>
          <w:right w:val="nil"/>
          <w:between w:val="nil"/>
        </w:pBdr>
        <w:spacing w:after="0"/>
        <w:contextualSpacing/>
        <w:rPr>
          <w:rFonts w:ascii="Arial" w:hAnsi="Arial" w:cs="Arial"/>
          <w:b/>
          <w:color w:val="000000"/>
          <w:sz w:val="20"/>
          <w:szCs w:val="20"/>
        </w:rPr>
      </w:pPr>
    </w:p>
    <w:p w14:paraId="37B52A5D" w14:textId="25D20351" w:rsidR="00E6133D" w:rsidRPr="00980C22" w:rsidRDefault="00E6133D" w:rsidP="00F649EE">
      <w:pPr>
        <w:pBdr>
          <w:top w:val="nil"/>
          <w:left w:val="nil"/>
          <w:bottom w:val="nil"/>
          <w:right w:val="nil"/>
          <w:between w:val="nil"/>
        </w:pBdr>
        <w:spacing w:after="0"/>
        <w:contextualSpacing/>
        <w:rPr>
          <w:rFonts w:ascii="Arial" w:hAnsi="Arial" w:cs="Arial"/>
          <w:color w:val="000000"/>
          <w:sz w:val="20"/>
          <w:szCs w:val="20"/>
        </w:rPr>
      </w:pPr>
      <w:r w:rsidRPr="00F649EE">
        <w:rPr>
          <w:rFonts w:ascii="Arial" w:hAnsi="Arial" w:cs="Arial"/>
          <w:b/>
          <w:color w:val="000000"/>
          <w:sz w:val="20"/>
          <w:szCs w:val="20"/>
        </w:rPr>
        <w:t>Methods</w:t>
      </w:r>
    </w:p>
    <w:p w14:paraId="3C2712AB" w14:textId="77777777" w:rsidR="00E6133D" w:rsidRPr="00F649EE" w:rsidRDefault="00E6133D" w:rsidP="00F649EE">
      <w:pPr>
        <w:pBdr>
          <w:top w:val="nil"/>
          <w:left w:val="nil"/>
          <w:bottom w:val="nil"/>
          <w:right w:val="nil"/>
          <w:between w:val="nil"/>
        </w:pBdr>
        <w:spacing w:after="0"/>
        <w:contextualSpacing/>
        <w:rPr>
          <w:rFonts w:ascii="Arial" w:hAnsi="Arial" w:cs="Arial"/>
          <w:b/>
          <w:color w:val="000000"/>
          <w:sz w:val="20"/>
          <w:szCs w:val="20"/>
        </w:rPr>
      </w:pPr>
    </w:p>
    <w:p w14:paraId="4F755D42" w14:textId="7026CEEF" w:rsidR="001C6BC5" w:rsidRPr="001C6BC5" w:rsidRDefault="001C6BC5" w:rsidP="001C6BC5">
      <w:pPr>
        <w:spacing w:after="0" w:line="480" w:lineRule="auto"/>
        <w:rPr>
          <w:rFonts w:ascii="Arial" w:hAnsi="Arial" w:cs="Arial"/>
          <w:sz w:val="20"/>
          <w:szCs w:val="20"/>
          <w:u w:val="single"/>
        </w:rPr>
      </w:pPr>
      <w:r w:rsidRPr="001C6BC5">
        <w:rPr>
          <w:rFonts w:ascii="Arial" w:hAnsi="Arial" w:cs="Arial"/>
          <w:sz w:val="20"/>
          <w:szCs w:val="20"/>
          <w:u w:val="single"/>
        </w:rPr>
        <w:t>Study population</w:t>
      </w:r>
    </w:p>
    <w:p w14:paraId="6487823E" w14:textId="3F3DCAA1" w:rsidR="001C6BC5" w:rsidRPr="001C6BC5" w:rsidDel="00B52D31" w:rsidRDefault="00B52D31">
      <w:pPr>
        <w:spacing w:after="0" w:line="480" w:lineRule="auto"/>
        <w:ind w:firstLine="720"/>
        <w:rPr>
          <w:del w:id="2" w:author="Heather M" w:date="2025-08-27T19:04:00Z" w16du:dateUtc="2025-08-27T23:04:00Z"/>
          <w:rFonts w:ascii="Arial" w:hAnsi="Arial" w:cs="Arial"/>
          <w:sz w:val="20"/>
          <w:szCs w:val="20"/>
        </w:rPr>
        <w:pPrChange w:id="3" w:author="Heather M" w:date="2025-08-27T19:04:00Z" w16du:dateUtc="2025-08-27T23:04:00Z">
          <w:pPr>
            <w:spacing w:after="0" w:line="480" w:lineRule="auto"/>
          </w:pPr>
        </w:pPrChange>
      </w:pPr>
      <w:ins w:id="4" w:author="Heather M" w:date="2025-08-27T19:04:00Z" w16du:dateUtc="2025-08-27T23:04:00Z">
        <w:r w:rsidRPr="00B52D31">
          <w:rPr>
            <w:rFonts w:ascii="Arial" w:hAnsi="Arial" w:cs="Arial"/>
            <w:sz w:val="20"/>
            <w:szCs w:val="20"/>
          </w:rPr>
          <w:t>Our study population included Medicare Fee-For-Service beneficiaries aged 65+ and enrolled for at least one month between January 1</w:t>
        </w:r>
        <w:del w:id="5" w:author="Joan Casey" w:date="2025-08-29T16:06:00Z" w16du:dateUtc="2025-08-29T23:06:00Z">
          <w:r w:rsidRPr="00B52D31" w:rsidDel="00BC7C81">
            <w:rPr>
              <w:rFonts w:ascii="Arial" w:hAnsi="Arial" w:cs="Arial"/>
              <w:sz w:val="20"/>
              <w:szCs w:val="20"/>
            </w:rPr>
            <w:delText>st</w:delText>
          </w:r>
        </w:del>
        <w:r w:rsidRPr="00B52D31">
          <w:rPr>
            <w:rFonts w:ascii="Arial" w:hAnsi="Arial" w:cs="Arial"/>
            <w:sz w:val="20"/>
            <w:szCs w:val="20"/>
          </w:rPr>
          <w:t>, 2018, and December 31</w:t>
        </w:r>
        <w:del w:id="6" w:author="Joan Casey" w:date="2025-08-29T16:06:00Z" w16du:dateUtc="2025-08-29T23:06:00Z">
          <w:r w:rsidRPr="00B52D31" w:rsidDel="00BC7C81">
            <w:rPr>
              <w:rFonts w:ascii="Arial" w:hAnsi="Arial" w:cs="Arial"/>
              <w:sz w:val="20"/>
              <w:szCs w:val="20"/>
            </w:rPr>
            <w:delText>st</w:delText>
          </w:r>
        </w:del>
        <w:r w:rsidRPr="00B52D31">
          <w:rPr>
            <w:rFonts w:ascii="Arial" w:hAnsi="Arial" w:cs="Arial"/>
            <w:sz w:val="20"/>
            <w:szCs w:val="20"/>
          </w:rPr>
          <w:t>, 2018. From the Medicare Beneficiary Summary File (M</w:t>
        </w:r>
        <w:del w:id="7" w:author="Joan Casey" w:date="2025-08-29T16:06:00Z" w16du:dateUtc="2025-08-29T23:06:00Z">
          <w:r w:rsidRPr="00B52D31" w:rsidDel="00BC7C81">
            <w:rPr>
              <w:rFonts w:ascii="Arial" w:hAnsi="Arial" w:cs="Arial"/>
              <w:sz w:val="20"/>
              <w:szCs w:val="20"/>
            </w:rPr>
            <w:delText>S</w:delText>
          </w:r>
        </w:del>
        <w:r w:rsidRPr="00B52D31">
          <w:rPr>
            <w:rFonts w:ascii="Arial" w:hAnsi="Arial" w:cs="Arial"/>
            <w:sz w:val="20"/>
            <w:szCs w:val="20"/>
          </w:rPr>
          <w:t>B</w:t>
        </w:r>
      </w:ins>
      <w:ins w:id="8" w:author="Joan Casey" w:date="2025-08-29T16:06:00Z" w16du:dateUtc="2025-08-29T23:06:00Z">
        <w:r w:rsidR="00BC7C81">
          <w:rPr>
            <w:rFonts w:ascii="Arial" w:hAnsi="Arial" w:cs="Arial"/>
            <w:sz w:val="20"/>
            <w:szCs w:val="20"/>
          </w:rPr>
          <w:t>S</w:t>
        </w:r>
      </w:ins>
      <w:ins w:id="9" w:author="Heather M" w:date="2025-08-27T19:04:00Z" w16du:dateUtc="2025-08-27T23:04:00Z">
        <w:r w:rsidRPr="00B52D31">
          <w:rPr>
            <w:rFonts w:ascii="Arial" w:hAnsi="Arial" w:cs="Arial"/>
            <w:sz w:val="20"/>
            <w:szCs w:val="20"/>
          </w:rPr>
          <w:t xml:space="preserve">F), we obtained age, sex, Medicaid-eligibility status, and county of residence for all beneficiaries. Medicare Fee-For-Service beneficiaries </w:t>
        </w:r>
        <w:del w:id="10" w:author="Joan Casey" w:date="2025-08-29T16:06:00Z" w16du:dateUtc="2025-08-29T23:06:00Z">
          <w:r w:rsidRPr="00B52D31" w:rsidDel="00BC7C81">
            <w:rPr>
              <w:rFonts w:ascii="Arial" w:hAnsi="Arial" w:cs="Arial"/>
              <w:sz w:val="20"/>
              <w:szCs w:val="20"/>
            </w:rPr>
            <w:delText>make up</w:delText>
          </w:r>
        </w:del>
      </w:ins>
      <w:ins w:id="11" w:author="Joan Casey" w:date="2025-08-29T16:06:00Z" w16du:dateUtc="2025-08-29T23:06:00Z">
        <w:r w:rsidR="00BC7C81">
          <w:rPr>
            <w:rFonts w:ascii="Arial" w:hAnsi="Arial" w:cs="Arial"/>
            <w:sz w:val="20"/>
            <w:szCs w:val="20"/>
          </w:rPr>
          <w:t>comprise</w:t>
        </w:r>
      </w:ins>
      <w:ins w:id="12" w:author="Heather M" w:date="2025-08-27T19:04:00Z" w16du:dateUtc="2025-08-27T23:04:00Z">
        <w:r w:rsidRPr="00B52D31">
          <w:rPr>
            <w:rFonts w:ascii="Arial" w:hAnsi="Arial" w:cs="Arial"/>
            <w:sz w:val="20"/>
            <w:szCs w:val="20"/>
          </w:rPr>
          <w:t xml:space="preserve"> </w:t>
        </w:r>
        <w:del w:id="13" w:author="Joan Casey" w:date="2025-08-29T16:06:00Z" w16du:dateUtc="2025-08-29T23:06:00Z">
          <w:r w:rsidRPr="00B52D31" w:rsidDel="00BC7C81">
            <w:rPr>
              <w:rFonts w:ascii="Arial" w:hAnsi="Arial" w:cs="Arial"/>
              <w:sz w:val="20"/>
              <w:szCs w:val="20"/>
            </w:rPr>
            <w:delText>about</w:delText>
          </w:r>
        </w:del>
      </w:ins>
      <w:ins w:id="14" w:author="Joan Casey" w:date="2025-08-29T16:06:00Z" w16du:dateUtc="2025-08-29T23:06:00Z">
        <w:r w:rsidR="00BC7C81">
          <w:rPr>
            <w:rFonts w:ascii="Arial" w:hAnsi="Arial" w:cs="Arial"/>
            <w:sz w:val="20"/>
            <w:szCs w:val="20"/>
          </w:rPr>
          <w:t>approximately</w:t>
        </w:r>
      </w:ins>
      <w:ins w:id="15" w:author="Heather M" w:date="2025-08-27T19:04:00Z" w16du:dateUtc="2025-08-27T23:04:00Z">
        <w:r w:rsidRPr="00B52D31">
          <w:rPr>
            <w:rFonts w:ascii="Arial" w:hAnsi="Arial" w:cs="Arial"/>
            <w:sz w:val="20"/>
            <w:szCs w:val="20"/>
          </w:rPr>
          <w:t xml:space="preserve"> 50% of the US population aged 65+. This population may have fewer chronic health conditions, more education and income, and less healthcare utilization compared to Medicare Advantage beneficiaries</w:t>
        </w:r>
      </w:ins>
      <w:ins w:id="16" w:author="Heather M" w:date="2025-08-27T19:07:00Z" w16du:dateUtc="2025-08-27T23:07:00Z">
        <w:r w:rsidR="00950BE4">
          <w:rPr>
            <w:rFonts w:ascii="Arial" w:hAnsi="Arial" w:cs="Arial"/>
            <w:sz w:val="20"/>
            <w:szCs w:val="20"/>
          </w:rPr>
          <w:t xml:space="preserve"> </w:t>
        </w:r>
      </w:ins>
      <w:r w:rsidR="00950BE4">
        <w:rPr>
          <w:rFonts w:ascii="Arial" w:hAnsi="Arial" w:cs="Arial"/>
          <w:sz w:val="20"/>
          <w:szCs w:val="20"/>
        </w:rPr>
        <w:fldChar w:fldCharType="begin"/>
      </w:r>
      <w:r w:rsidR="00950BE4">
        <w:rPr>
          <w:rFonts w:ascii="Arial" w:hAnsi="Arial" w:cs="Arial"/>
          <w:sz w:val="20"/>
          <w:szCs w:val="20"/>
        </w:rPr>
        <w:instrText xml:space="preserve"> ADDIN ZOTERO_ITEM CSL_CITATION {"citationID":"yBKoRLii","properties":{"formattedCitation":"(25, 26)","plainCitation":"(25, 26)","noteIndex":0},"citationItems":[{"id":517,"uris":["http://zotero.org/users/local/hHKggCUl/items/7VMMXL83"],"itemData":{"id":517,"type":"webpage","title":"Medicare Advantage vs. Traditional Fee-for-Service Medicare: Different Populations, Different Outcomes","URL":"https://www.inovalon.com/resource/ma-vs-traditional-ffs-medicare-different-populations-different-outcomes/","author":[{"family":"Invalon","given":""}]}},{"id":518,"uris":["http://zotero.org/users/local/hHKggCUl/items/ZLAMYPUB"],"itemData":{"id":518,"type":"webpage","title":"Medicare Advantage vs. Traditional Medicare: How Do Beneficiaries’ Characteristics and Experiences Differ?","author":[{"family":"The Commonwealth Fund","given":""}]}}],"schema":"https://github.com/citation-style-language/schema/raw/master/csl-citation.json"} </w:instrText>
      </w:r>
      <w:r w:rsidR="00950BE4">
        <w:rPr>
          <w:rFonts w:ascii="Arial" w:hAnsi="Arial" w:cs="Arial"/>
          <w:sz w:val="20"/>
          <w:szCs w:val="20"/>
        </w:rPr>
        <w:fldChar w:fldCharType="separate"/>
      </w:r>
      <w:r w:rsidR="00950BE4">
        <w:rPr>
          <w:rFonts w:ascii="Arial" w:hAnsi="Arial" w:cs="Arial"/>
          <w:noProof/>
          <w:sz w:val="20"/>
          <w:szCs w:val="20"/>
        </w:rPr>
        <w:t>(25, 26)</w:t>
      </w:r>
      <w:r w:rsidR="00950BE4">
        <w:rPr>
          <w:rFonts w:ascii="Arial" w:hAnsi="Arial" w:cs="Arial"/>
          <w:sz w:val="20"/>
          <w:szCs w:val="20"/>
        </w:rPr>
        <w:fldChar w:fldCharType="end"/>
      </w:r>
      <w:ins w:id="17" w:author="Heather M" w:date="2025-08-27T19:04:00Z" w16du:dateUtc="2025-08-27T23:04:00Z">
        <w:r w:rsidRPr="00B52D31">
          <w:rPr>
            <w:rFonts w:ascii="Arial" w:hAnsi="Arial" w:cs="Arial"/>
            <w:sz w:val="20"/>
            <w:szCs w:val="20"/>
          </w:rPr>
          <w:t>.</w:t>
        </w:r>
      </w:ins>
      <w:del w:id="18" w:author="Heather M" w:date="2025-08-27T19:04:00Z" w16du:dateUtc="2025-08-27T23:04:00Z">
        <w:r w:rsidR="001C6BC5" w:rsidRPr="001C6BC5" w:rsidDel="00B52D31">
          <w:rPr>
            <w:rFonts w:ascii="Arial" w:hAnsi="Arial" w:cs="Arial"/>
            <w:sz w:val="20"/>
            <w:szCs w:val="20"/>
          </w:rPr>
          <w:tab/>
          <w:delText>Our study population included Medicare Fee-For-Service beneficiaries aged 65+ and enrolled for at least one month between January 1</w:delText>
        </w:r>
        <w:r w:rsidR="001C6BC5" w:rsidRPr="001C6BC5" w:rsidDel="00B52D31">
          <w:rPr>
            <w:rFonts w:ascii="Arial" w:hAnsi="Arial" w:cs="Arial"/>
            <w:sz w:val="20"/>
            <w:szCs w:val="20"/>
            <w:vertAlign w:val="superscript"/>
          </w:rPr>
          <w:delText>st</w:delText>
        </w:r>
        <w:r w:rsidR="001C6BC5" w:rsidRPr="001C6BC5" w:rsidDel="00B52D31">
          <w:rPr>
            <w:rFonts w:ascii="Arial" w:hAnsi="Arial" w:cs="Arial"/>
            <w:sz w:val="20"/>
            <w:szCs w:val="20"/>
          </w:rPr>
          <w:delText>, 2018</w:delText>
        </w:r>
        <w:r w:rsidR="0069669B" w:rsidDel="00B52D31">
          <w:rPr>
            <w:rFonts w:ascii="Arial" w:hAnsi="Arial" w:cs="Arial"/>
            <w:sz w:val="20"/>
            <w:szCs w:val="20"/>
          </w:rPr>
          <w:delText>,</w:delText>
        </w:r>
        <w:r w:rsidR="001C6BC5" w:rsidRPr="001C6BC5" w:rsidDel="00B52D31">
          <w:rPr>
            <w:rFonts w:ascii="Arial" w:hAnsi="Arial" w:cs="Arial"/>
            <w:sz w:val="20"/>
            <w:szCs w:val="20"/>
          </w:rPr>
          <w:delText xml:space="preserve"> and December 31</w:delText>
        </w:r>
        <w:r w:rsidR="001C6BC5" w:rsidRPr="001C6BC5" w:rsidDel="00B52D31">
          <w:rPr>
            <w:rFonts w:ascii="Arial" w:hAnsi="Arial" w:cs="Arial"/>
            <w:sz w:val="20"/>
            <w:szCs w:val="20"/>
            <w:vertAlign w:val="superscript"/>
          </w:rPr>
          <w:delText>st</w:delText>
        </w:r>
        <w:r w:rsidR="001C6BC5" w:rsidRPr="001C6BC5" w:rsidDel="00B52D31">
          <w:rPr>
            <w:rFonts w:ascii="Arial" w:hAnsi="Arial" w:cs="Arial"/>
            <w:sz w:val="20"/>
            <w:szCs w:val="20"/>
          </w:rPr>
          <w:delText xml:space="preserve">, 2018. From the Medicare Beneficiary Summary File (MSBF), we obtained age, sex, </w:delText>
        </w:r>
        <w:r w:rsidR="00004F10" w:rsidDel="00B52D31">
          <w:rPr>
            <w:rFonts w:ascii="Arial" w:hAnsi="Arial" w:cs="Arial"/>
            <w:sz w:val="20"/>
            <w:szCs w:val="20"/>
          </w:rPr>
          <w:delText>Medicaid-</w:delText>
        </w:r>
        <w:r w:rsidR="0091409E" w:rsidDel="00B52D31">
          <w:rPr>
            <w:rFonts w:ascii="Arial" w:hAnsi="Arial" w:cs="Arial"/>
            <w:sz w:val="20"/>
            <w:szCs w:val="20"/>
          </w:rPr>
          <w:delText xml:space="preserve">eligibility </w:delText>
        </w:r>
        <w:r w:rsidR="0069669B" w:rsidDel="00B52D31">
          <w:rPr>
            <w:rFonts w:ascii="Arial" w:hAnsi="Arial" w:cs="Arial"/>
            <w:sz w:val="20"/>
            <w:szCs w:val="20"/>
          </w:rPr>
          <w:delText xml:space="preserve">status, </w:delText>
        </w:r>
        <w:r w:rsidR="001C6BC5" w:rsidRPr="001C6BC5" w:rsidDel="00B52D31">
          <w:rPr>
            <w:rFonts w:ascii="Arial" w:hAnsi="Arial" w:cs="Arial"/>
            <w:sz w:val="20"/>
            <w:szCs w:val="20"/>
          </w:rPr>
          <w:delText>and county of residence for all beneficiaries</w:delText>
        </w:r>
        <w:r w:rsidR="001C6BC5" w:rsidRPr="001C6BC5" w:rsidDel="00B52D31">
          <w:rPr>
            <w:rStyle w:val="CommentReference"/>
            <w:rFonts w:ascii="Arial" w:hAnsi="Arial" w:cs="Arial"/>
            <w:sz w:val="20"/>
            <w:szCs w:val="20"/>
          </w:rPr>
          <w:delText>.</w:delText>
        </w:r>
        <w:r w:rsidR="001C6BC5" w:rsidRPr="001C6BC5" w:rsidDel="00B52D31">
          <w:rPr>
            <w:rFonts w:ascii="Arial" w:hAnsi="Arial" w:cs="Arial"/>
            <w:sz w:val="20"/>
            <w:szCs w:val="20"/>
          </w:rPr>
          <w:delText xml:space="preserve"> </w:delText>
        </w:r>
      </w:del>
    </w:p>
    <w:p w14:paraId="2609FF3F" w14:textId="77777777" w:rsidR="00B52D31" w:rsidRDefault="001C6BC5" w:rsidP="00B52D31">
      <w:pPr>
        <w:spacing w:after="0" w:line="480" w:lineRule="auto"/>
        <w:ind w:firstLine="720"/>
        <w:rPr>
          <w:ins w:id="19" w:author="Heather M" w:date="2025-08-27T19:05:00Z" w16du:dateUtc="2025-08-27T23:05:00Z"/>
          <w:rFonts w:ascii="Arial" w:hAnsi="Arial" w:cs="Arial"/>
          <w:sz w:val="20"/>
          <w:szCs w:val="20"/>
        </w:rPr>
      </w:pPr>
      <w:r w:rsidRPr="001C6BC5">
        <w:rPr>
          <w:rFonts w:ascii="Arial" w:hAnsi="Arial" w:cs="Arial"/>
          <w:sz w:val="20"/>
          <w:szCs w:val="20"/>
        </w:rPr>
        <w:tab/>
      </w:r>
    </w:p>
    <w:p w14:paraId="3D9C797D" w14:textId="78F33A21" w:rsidR="001C6BC5" w:rsidRPr="001C6BC5" w:rsidRDefault="001C6BC5">
      <w:pPr>
        <w:spacing w:after="0" w:line="480" w:lineRule="auto"/>
        <w:ind w:firstLine="720"/>
        <w:rPr>
          <w:rFonts w:ascii="Arial" w:hAnsi="Arial" w:cs="Arial"/>
          <w:sz w:val="20"/>
          <w:szCs w:val="20"/>
        </w:rPr>
        <w:pPrChange w:id="20" w:author="Heather M" w:date="2025-08-27T19:04:00Z" w16du:dateUtc="2025-08-27T23:04:00Z">
          <w:pPr>
            <w:spacing w:after="0" w:line="480" w:lineRule="auto"/>
          </w:pPr>
        </w:pPrChange>
      </w:pPr>
      <w:r w:rsidRPr="001C6BC5">
        <w:rPr>
          <w:rFonts w:ascii="Arial" w:hAnsi="Arial" w:cs="Arial"/>
          <w:sz w:val="20"/>
          <w:szCs w:val="20"/>
        </w:rPr>
        <w:t xml:space="preserve">We used the Medicare Provider Analysis and Review (MEDPAR) file to access inpatient claims data on all hospitalizations in our study population in 2018, obtained from the Centers for Medicare and Medicaid Services (CMS). We accessed the date of hospitalization, type of hospitalization (emergency, urgent, or planned), and cause of hospitalization via </w:t>
      </w:r>
      <w:r w:rsidRPr="001C6BC5">
        <w:rPr>
          <w:rFonts w:ascii="Arial" w:hAnsi="Arial" w:cs="Arial"/>
          <w:i/>
          <w:iCs/>
          <w:sz w:val="20"/>
          <w:szCs w:val="20"/>
        </w:rPr>
        <w:t>International Classification of Diseases</w:t>
      </w:r>
      <w:r w:rsidRPr="001C6BC5">
        <w:rPr>
          <w:rFonts w:ascii="Arial" w:hAnsi="Arial" w:cs="Arial"/>
          <w:sz w:val="20"/>
          <w:szCs w:val="20"/>
        </w:rPr>
        <w:t>, Tenth Revision (</w:t>
      </w:r>
      <w:r w:rsidRPr="001C6BC5">
        <w:rPr>
          <w:rFonts w:ascii="Arial" w:hAnsi="Arial" w:cs="Arial"/>
          <w:i/>
          <w:iCs/>
          <w:sz w:val="20"/>
          <w:szCs w:val="20"/>
        </w:rPr>
        <w:t>ICD</w:t>
      </w:r>
      <w:r w:rsidRPr="001C6BC5">
        <w:rPr>
          <w:rFonts w:ascii="Arial" w:hAnsi="Arial" w:cs="Arial"/>
          <w:sz w:val="20"/>
          <w:szCs w:val="20"/>
        </w:rPr>
        <w:t>-10) diagnostic codes.</w:t>
      </w:r>
    </w:p>
    <w:p w14:paraId="4F3A0950" w14:textId="62541DB7" w:rsidR="001C6BC5" w:rsidRDefault="001C6BC5" w:rsidP="001C6BC5">
      <w:pPr>
        <w:spacing w:after="0" w:line="480" w:lineRule="auto"/>
        <w:ind w:firstLine="720"/>
        <w:rPr>
          <w:rFonts w:ascii="Arial" w:hAnsi="Arial" w:cs="Arial"/>
          <w:sz w:val="20"/>
          <w:szCs w:val="20"/>
        </w:rPr>
      </w:pPr>
      <w:r w:rsidRPr="001C6BC5">
        <w:rPr>
          <w:rFonts w:ascii="Arial" w:hAnsi="Arial" w:cs="Arial"/>
          <w:sz w:val="20"/>
          <w:szCs w:val="20"/>
        </w:rPr>
        <w:lastRenderedPageBreak/>
        <w:t xml:space="preserve">This study was approved by the Institutional Review Boards at </w:t>
      </w:r>
      <w:r w:rsidR="00997971">
        <w:rPr>
          <w:rFonts w:ascii="Arial" w:hAnsi="Arial" w:cs="Arial"/>
          <w:sz w:val="20"/>
          <w:szCs w:val="20"/>
        </w:rPr>
        <w:t>WCG</w:t>
      </w:r>
      <w:r w:rsidR="00997971" w:rsidRPr="001C6BC5">
        <w:rPr>
          <w:rFonts w:ascii="Arial" w:hAnsi="Arial" w:cs="Arial"/>
          <w:sz w:val="20"/>
          <w:szCs w:val="20"/>
        </w:rPr>
        <w:t xml:space="preserve"> </w:t>
      </w:r>
      <w:r w:rsidRPr="001C6BC5">
        <w:rPr>
          <w:rFonts w:ascii="Arial" w:hAnsi="Arial" w:cs="Arial"/>
          <w:sz w:val="20"/>
          <w:szCs w:val="20"/>
        </w:rPr>
        <w:t>(single IRB for multi-site project), the Harvard T.H. Chan School of Public Health, and the Columbia University Mailman School of Public Health.</w:t>
      </w:r>
    </w:p>
    <w:p w14:paraId="0BF50821" w14:textId="77777777" w:rsidR="001C6BC5" w:rsidRPr="001C6BC5" w:rsidRDefault="001C6BC5" w:rsidP="001C6BC5">
      <w:pPr>
        <w:spacing w:after="0" w:line="480" w:lineRule="auto"/>
        <w:ind w:firstLine="720"/>
        <w:rPr>
          <w:rFonts w:ascii="Arial" w:hAnsi="Arial" w:cs="Arial"/>
          <w:sz w:val="20"/>
          <w:szCs w:val="20"/>
        </w:rPr>
      </w:pPr>
    </w:p>
    <w:p w14:paraId="68854F33" w14:textId="5A2717CF" w:rsidR="001C6BC5" w:rsidRDefault="001C6BC5" w:rsidP="001C6BC5">
      <w:pPr>
        <w:spacing w:after="0" w:line="480" w:lineRule="auto"/>
        <w:rPr>
          <w:rFonts w:ascii="Arial" w:hAnsi="Arial" w:cs="Arial"/>
          <w:sz w:val="20"/>
          <w:szCs w:val="20"/>
          <w:u w:val="single"/>
        </w:rPr>
      </w:pPr>
      <w:r w:rsidRPr="001C6BC5">
        <w:rPr>
          <w:rFonts w:ascii="Arial" w:hAnsi="Arial" w:cs="Arial"/>
          <w:sz w:val="20"/>
          <w:szCs w:val="20"/>
          <w:u w:val="single"/>
        </w:rPr>
        <w:t>Outcome assessment</w:t>
      </w:r>
    </w:p>
    <w:p w14:paraId="4ABEA390" w14:textId="77777777" w:rsidR="001C6BC5" w:rsidRPr="001C6BC5" w:rsidRDefault="001C6BC5" w:rsidP="001C6BC5">
      <w:pPr>
        <w:spacing w:after="0" w:line="480" w:lineRule="auto"/>
        <w:rPr>
          <w:rFonts w:ascii="Arial" w:hAnsi="Arial" w:cs="Arial"/>
          <w:sz w:val="20"/>
          <w:szCs w:val="20"/>
          <w:u w:val="single"/>
        </w:rPr>
      </w:pPr>
    </w:p>
    <w:p w14:paraId="5D3C393C" w14:textId="77777777" w:rsidR="001C6BC5" w:rsidRPr="001C6BC5" w:rsidRDefault="001C6BC5" w:rsidP="001C6BC5">
      <w:pPr>
        <w:spacing w:after="0" w:line="480" w:lineRule="auto"/>
        <w:rPr>
          <w:rFonts w:ascii="Arial" w:hAnsi="Arial" w:cs="Arial"/>
          <w:sz w:val="20"/>
          <w:szCs w:val="20"/>
        </w:rPr>
      </w:pPr>
      <w:r w:rsidRPr="001C6BC5">
        <w:rPr>
          <w:rFonts w:ascii="Arial" w:hAnsi="Arial" w:cs="Arial"/>
          <w:sz w:val="20"/>
          <w:szCs w:val="20"/>
        </w:rPr>
        <w:tab/>
        <w:t xml:space="preserve">Using beneficiaries’ county of residence, we tabulated the number of Medicare Fee-for-Service beneficiaries for all US counties. We also tabulated daily, county-level counts of urgent and emergency hospitalizations for cardiovascular or respiratory causes based on the hospitalized beneficiary’s county of residence. We identified CVD (I00-I99) and respiratory (J00-J99) hospitalizations based on the first five </w:t>
      </w:r>
      <w:r w:rsidRPr="001C6BC5">
        <w:rPr>
          <w:rFonts w:ascii="Arial" w:hAnsi="Arial" w:cs="Arial"/>
          <w:i/>
          <w:iCs/>
          <w:sz w:val="20"/>
          <w:szCs w:val="20"/>
        </w:rPr>
        <w:t>ICD</w:t>
      </w:r>
      <w:r w:rsidRPr="001C6BC5">
        <w:rPr>
          <w:rFonts w:ascii="Arial" w:hAnsi="Arial" w:cs="Arial"/>
          <w:sz w:val="20"/>
          <w:szCs w:val="20"/>
        </w:rPr>
        <w:t xml:space="preserve">-10 diagnostic codes on the record. We included only urgent and emergency hospitalizations (henceforth referred to as ‘emergency hospitalizations’) since we hypothesized that power outages would increase emergency and urgent hospitalization rates, but not scheduled hospitalizations, due to short-term heat, cold, and electricity-dependent medical device disruption. </w:t>
      </w:r>
    </w:p>
    <w:p w14:paraId="6A6C92B4" w14:textId="77777777" w:rsidR="001C6BC5" w:rsidRPr="001C6BC5" w:rsidRDefault="001C6BC5" w:rsidP="001C6BC5">
      <w:pPr>
        <w:spacing w:after="0" w:line="480" w:lineRule="auto"/>
        <w:rPr>
          <w:rFonts w:ascii="Arial" w:hAnsi="Arial" w:cs="Arial"/>
          <w:sz w:val="20"/>
          <w:szCs w:val="20"/>
        </w:rPr>
      </w:pPr>
    </w:p>
    <w:p w14:paraId="6244F069" w14:textId="30C05B40" w:rsidR="001C6BC5" w:rsidRPr="00AD1D49" w:rsidRDefault="001C6BC5" w:rsidP="001C6BC5">
      <w:pPr>
        <w:spacing w:after="0" w:line="480" w:lineRule="auto"/>
        <w:rPr>
          <w:rFonts w:ascii="Arial" w:hAnsi="Arial" w:cs="Arial"/>
          <w:sz w:val="20"/>
          <w:szCs w:val="20"/>
          <w:u w:val="single"/>
        </w:rPr>
      </w:pPr>
      <w:r w:rsidRPr="00AD1D49">
        <w:rPr>
          <w:rFonts w:ascii="Arial" w:hAnsi="Arial" w:cs="Arial"/>
          <w:sz w:val="20"/>
          <w:szCs w:val="20"/>
          <w:u w:val="single"/>
        </w:rPr>
        <w:t>Exposure assessment</w:t>
      </w:r>
    </w:p>
    <w:p w14:paraId="09C7D100" w14:textId="77777777" w:rsidR="001C6BC5" w:rsidRPr="001C6BC5" w:rsidRDefault="001C6BC5" w:rsidP="001C6BC5">
      <w:pPr>
        <w:spacing w:after="0" w:line="480" w:lineRule="auto"/>
        <w:rPr>
          <w:rFonts w:ascii="Arial" w:hAnsi="Arial" w:cs="Arial"/>
          <w:sz w:val="20"/>
          <w:szCs w:val="20"/>
        </w:rPr>
      </w:pPr>
    </w:p>
    <w:p w14:paraId="51A9B335" w14:textId="4936D9E4" w:rsidR="001C6BC5" w:rsidDel="005870A8" w:rsidRDefault="001C6BC5" w:rsidP="00EA10AF">
      <w:pPr>
        <w:spacing w:after="0" w:line="480" w:lineRule="auto"/>
        <w:ind w:firstLine="360"/>
        <w:rPr>
          <w:del w:id="21" w:author="Heather M" w:date="2025-08-28T14:02:00Z" w16du:dateUtc="2025-08-28T18:02:00Z"/>
          <w:rFonts w:ascii="Arial" w:hAnsi="Arial" w:cs="Arial"/>
          <w:sz w:val="20"/>
          <w:szCs w:val="20"/>
        </w:rPr>
      </w:pPr>
      <w:r w:rsidRPr="001C6BC5">
        <w:rPr>
          <w:rFonts w:ascii="Arial" w:hAnsi="Arial" w:cs="Arial"/>
          <w:sz w:val="20"/>
          <w:szCs w:val="20"/>
        </w:rPr>
        <w:t xml:space="preserve">To assess power outage exposure for 2018, we used PowerOutage.us (POUS) </w:t>
      </w:r>
      <w:r w:rsidRPr="001C6BC5">
        <w:rPr>
          <w:rFonts w:ascii="Arial" w:hAnsi="Arial" w:cs="Arial"/>
          <w:sz w:val="20"/>
          <w:szCs w:val="20"/>
        </w:rPr>
        <w:fldChar w:fldCharType="begin"/>
      </w:r>
      <w:r w:rsidRPr="001C6BC5">
        <w:rPr>
          <w:rFonts w:ascii="Arial" w:hAnsi="Arial" w:cs="Arial"/>
          <w:sz w:val="20"/>
          <w:szCs w:val="20"/>
        </w:rPr>
        <w:instrText xml:space="preserve"> ADDIN ZOTERO_ITEM CSL_CITATION {"citationID":"OJc0rr3C","properties":{"formattedCitation":"(24)","plainCitation":"(24)","noteIndex":0},"citationItems":[{"id":236,"uris":["http://zotero.org/users/local/hHKggCUl/items/U3RCDAY7"],"itemData":{"id":236,"type":"webpage","title":"PowerOutage.us","URL":"https://poweroutage.us/"}}],"schema":"https://github.com/citation-style-language/schema/raw/master/csl-citation.json"} </w:instrText>
      </w:r>
      <w:r w:rsidRPr="001C6BC5">
        <w:rPr>
          <w:rFonts w:ascii="Arial" w:hAnsi="Arial" w:cs="Arial"/>
          <w:sz w:val="20"/>
          <w:szCs w:val="20"/>
        </w:rPr>
        <w:fldChar w:fldCharType="separate"/>
      </w:r>
      <w:r w:rsidRPr="001C6BC5">
        <w:rPr>
          <w:rFonts w:ascii="Arial" w:hAnsi="Arial" w:cs="Arial"/>
          <w:noProof/>
          <w:sz w:val="20"/>
          <w:szCs w:val="20"/>
        </w:rPr>
        <w:t>(24)</w:t>
      </w:r>
      <w:r w:rsidRPr="001C6BC5">
        <w:rPr>
          <w:rFonts w:ascii="Arial" w:hAnsi="Arial" w:cs="Arial"/>
          <w:sz w:val="20"/>
          <w:szCs w:val="20"/>
        </w:rPr>
        <w:fldChar w:fldCharType="end"/>
      </w:r>
      <w:r w:rsidRPr="001C6BC5">
        <w:rPr>
          <w:rFonts w:ascii="Arial" w:hAnsi="Arial" w:cs="Arial"/>
          <w:sz w:val="20"/>
          <w:szCs w:val="20"/>
        </w:rPr>
        <w:t xml:space="preserve"> nationwide county-level data. These data included the number of customers without power every hour by county. ‘Customers’ referred to residential consumers, such as households or families, and non-residential consumers, such as businesses. </w:t>
      </w:r>
      <w:ins w:id="22" w:author="Joan Casey" w:date="2025-08-29T16:10:00Z" w16du:dateUtc="2025-08-29T23:10:00Z">
        <w:r w:rsidR="00BC7C81">
          <w:rPr>
            <w:rFonts w:ascii="Arial" w:hAnsi="Arial" w:cs="Arial"/>
            <w:sz w:val="20"/>
            <w:szCs w:val="20"/>
          </w:rPr>
          <w:t>Utilities rarely provide total c</w:t>
        </w:r>
      </w:ins>
      <w:ins w:id="23" w:author="Heather M" w:date="2025-08-28T14:02:00Z" w16du:dateUtc="2025-08-28T18:02:00Z">
        <w:del w:id="24" w:author="Joan Casey" w:date="2025-08-29T16:10:00Z" w16du:dateUtc="2025-08-29T23:10:00Z">
          <w:r w:rsidR="005870A8" w:rsidRPr="005870A8" w:rsidDel="00BC7C81">
            <w:rPr>
              <w:rFonts w:ascii="Arial" w:hAnsi="Arial" w:cs="Arial"/>
              <w:sz w:val="20"/>
              <w:szCs w:val="20"/>
            </w:rPr>
            <w:delText>C</w:delText>
          </w:r>
        </w:del>
        <w:r w:rsidR="005870A8" w:rsidRPr="005870A8">
          <w:rPr>
            <w:rFonts w:ascii="Arial" w:hAnsi="Arial" w:cs="Arial"/>
            <w:sz w:val="20"/>
            <w:szCs w:val="20"/>
          </w:rPr>
          <w:t>ounts of customers served</w:t>
        </w:r>
      </w:ins>
      <w:ins w:id="25" w:author="Joan Casey" w:date="2025-08-29T16:10:00Z" w16du:dateUtc="2025-08-29T23:10:00Z">
        <w:r w:rsidR="00BC7C81">
          <w:rPr>
            <w:rFonts w:ascii="Arial" w:hAnsi="Arial" w:cs="Arial"/>
            <w:sz w:val="20"/>
            <w:szCs w:val="20"/>
          </w:rPr>
          <w:t>, and thus,</w:t>
        </w:r>
      </w:ins>
      <w:ins w:id="26" w:author="Heather M" w:date="2025-08-28T14:02:00Z" w16du:dateUtc="2025-08-28T18:02:00Z">
        <w:r w:rsidR="005870A8" w:rsidRPr="005870A8">
          <w:rPr>
            <w:rFonts w:ascii="Arial" w:hAnsi="Arial" w:cs="Arial"/>
            <w:sz w:val="20"/>
            <w:szCs w:val="20"/>
          </w:rPr>
          <w:t xml:space="preserve"> </w:t>
        </w:r>
      </w:ins>
      <w:ins w:id="27" w:author="Joan Casey" w:date="2025-08-29T16:10:00Z" w16du:dateUtc="2025-08-29T23:10:00Z">
        <w:r w:rsidR="00BC7C81">
          <w:rPr>
            <w:rFonts w:ascii="Arial" w:hAnsi="Arial" w:cs="Arial"/>
            <w:sz w:val="20"/>
            <w:szCs w:val="20"/>
          </w:rPr>
          <w:t xml:space="preserve">these data </w:t>
        </w:r>
      </w:ins>
      <w:ins w:id="28" w:author="Heather M" w:date="2025-08-28T14:02:00Z" w16du:dateUtc="2025-08-28T18:02:00Z">
        <w:del w:id="29" w:author="Joan Casey" w:date="2025-08-29T16:10:00Z" w16du:dateUtc="2025-08-29T23:10:00Z">
          <w:r w:rsidR="005870A8" w:rsidRPr="005870A8" w:rsidDel="00BC7C81">
            <w:rPr>
              <w:rFonts w:ascii="Arial" w:hAnsi="Arial" w:cs="Arial"/>
              <w:sz w:val="20"/>
              <w:szCs w:val="20"/>
            </w:rPr>
            <w:delText xml:space="preserve">reported in POUS </w:delText>
          </w:r>
        </w:del>
        <w:r w:rsidR="005870A8" w:rsidRPr="005870A8">
          <w:rPr>
            <w:rFonts w:ascii="Arial" w:hAnsi="Arial" w:cs="Arial"/>
            <w:sz w:val="20"/>
            <w:szCs w:val="20"/>
          </w:rPr>
          <w:t>are often unreliable</w:t>
        </w:r>
      </w:ins>
      <w:ins w:id="30" w:author="Joan Casey" w:date="2025-08-29T16:10:00Z" w16du:dateUtc="2025-08-29T23:10:00Z">
        <w:r w:rsidR="00BC7C81">
          <w:rPr>
            <w:rFonts w:ascii="Arial" w:hAnsi="Arial" w:cs="Arial"/>
            <w:sz w:val="20"/>
            <w:szCs w:val="20"/>
          </w:rPr>
          <w:t xml:space="preserve"> from POUS</w:t>
        </w:r>
      </w:ins>
      <w:ins w:id="31" w:author="Heather M" w:date="2025-08-28T14:02:00Z" w16du:dateUtc="2025-08-28T18:02:00Z">
        <w:del w:id="32" w:author="Joan Casey" w:date="2025-08-29T16:10:00Z" w16du:dateUtc="2025-08-29T23:10:00Z">
          <w:r w:rsidR="005870A8" w:rsidRPr="005870A8" w:rsidDel="00BC7C81">
            <w:rPr>
              <w:rFonts w:ascii="Arial" w:hAnsi="Arial" w:cs="Arial"/>
              <w:sz w:val="20"/>
              <w:szCs w:val="20"/>
            </w:rPr>
            <w:delText>, as utilities rarely provide these data</w:delText>
          </w:r>
        </w:del>
        <w:r w:rsidR="005870A8" w:rsidRPr="005870A8">
          <w:rPr>
            <w:rFonts w:ascii="Arial" w:hAnsi="Arial" w:cs="Arial"/>
            <w:sz w:val="20"/>
            <w:szCs w:val="20"/>
          </w:rPr>
          <w:t>. POUS captures counts of customers served when available</w:t>
        </w:r>
        <w:del w:id="33" w:author="Joan Casey" w:date="2025-08-29T16:11:00Z" w16du:dateUtc="2025-08-29T23:11:00Z">
          <w:r w:rsidR="005870A8" w:rsidRPr="005870A8" w:rsidDel="00BC7C81">
            <w:rPr>
              <w:rFonts w:ascii="Arial" w:hAnsi="Arial" w:cs="Arial"/>
              <w:sz w:val="20"/>
              <w:szCs w:val="20"/>
            </w:rPr>
            <w:delText>,</w:delText>
          </w:r>
        </w:del>
        <w:r w:rsidR="005870A8" w:rsidRPr="005870A8">
          <w:rPr>
            <w:rFonts w:ascii="Arial" w:hAnsi="Arial" w:cs="Arial"/>
            <w:sz w:val="20"/>
            <w:szCs w:val="20"/>
          </w:rPr>
          <w:t xml:space="preserve"> but inconsistencies and gaps mean estimates provided by POUS often differ by orders of magnitude across months and years. </w:t>
        </w:r>
        <w:del w:id="34" w:author="Joan Casey" w:date="2025-08-29T16:11:00Z" w16du:dateUtc="2025-08-29T23:11:00Z">
          <w:r w:rsidR="005870A8" w:rsidRPr="005870A8" w:rsidDel="00BC7C81">
            <w:rPr>
              <w:rFonts w:ascii="Arial" w:hAnsi="Arial" w:cs="Arial"/>
              <w:sz w:val="20"/>
              <w:szCs w:val="20"/>
            </w:rPr>
            <w:delText xml:space="preserve"> </w:delText>
          </w:r>
        </w:del>
        <w:r w:rsidR="005870A8" w:rsidRPr="005870A8">
          <w:rPr>
            <w:rFonts w:ascii="Arial" w:hAnsi="Arial" w:cs="Arial"/>
            <w:sz w:val="20"/>
            <w:szCs w:val="20"/>
          </w:rPr>
          <w:t>Instead of relying on these unstable estimate</w:t>
        </w:r>
      </w:ins>
      <w:ins w:id="35" w:author="Joan Casey" w:date="2025-08-29T16:11:00Z" w16du:dateUtc="2025-08-29T23:11:00Z">
        <w:r w:rsidR="00BC7C81">
          <w:rPr>
            <w:rFonts w:ascii="Arial" w:hAnsi="Arial" w:cs="Arial"/>
            <w:sz w:val="20"/>
            <w:szCs w:val="20"/>
          </w:rPr>
          <w:t>s, we</w:t>
        </w:r>
      </w:ins>
      <w:ins w:id="36" w:author="Heather M" w:date="2025-08-28T14:02:00Z" w16du:dateUtc="2025-08-28T18:02:00Z">
        <w:del w:id="37" w:author="Joan Casey" w:date="2025-08-29T16:11:00Z" w16du:dateUtc="2025-08-29T23:11:00Z">
          <w:r w:rsidR="005870A8" w:rsidRPr="005870A8" w:rsidDel="00BC7C81">
            <w:rPr>
              <w:rFonts w:ascii="Arial" w:hAnsi="Arial" w:cs="Arial"/>
              <w:sz w:val="20"/>
              <w:szCs w:val="20"/>
            </w:rPr>
            <w:delText>s,</w:delText>
          </w:r>
        </w:del>
        <w:r w:rsidR="005870A8" w:rsidRPr="005870A8">
          <w:rPr>
            <w:rFonts w:ascii="Arial" w:hAnsi="Arial" w:cs="Arial"/>
            <w:sz w:val="20"/>
            <w:szCs w:val="20"/>
          </w:rPr>
          <w:t xml:space="preserve"> </w:t>
        </w:r>
        <w:del w:id="38" w:author="Joan Casey" w:date="2025-08-29T16:11:00Z" w16du:dateUtc="2025-08-29T23:11:00Z">
          <w:r w:rsidR="005870A8" w:rsidRPr="005870A8" w:rsidDel="00BC7C81">
            <w:rPr>
              <w:rFonts w:ascii="Arial" w:hAnsi="Arial" w:cs="Arial"/>
              <w:sz w:val="20"/>
              <w:szCs w:val="20"/>
            </w:rPr>
            <w:delText>we used Energy Information Administration (EIA) estimates of customers served by state</w:delText>
          </w:r>
        </w:del>
      </w:ins>
      <w:del w:id="39" w:author="Joan Casey" w:date="2025-08-29T16:11:00Z" w16du:dateUtc="2025-08-29T23:11:00Z">
        <w:r w:rsidRPr="001C6BC5" w:rsidDel="00BC7C81">
          <w:rPr>
            <w:rFonts w:ascii="Arial" w:hAnsi="Arial" w:cs="Arial"/>
            <w:sz w:val="20"/>
            <w:szCs w:val="20"/>
          </w:rPr>
          <w:delText xml:space="preserve">Because county-level estimates of customers served from POUS were unreliable, we used Energy Information Administration (EIA) estimates of customers served by state </w:delText>
        </w:r>
        <w:r w:rsidRPr="001C6BC5" w:rsidDel="00BC7C81">
          <w:rPr>
            <w:rFonts w:ascii="Arial" w:hAnsi="Arial" w:cs="Arial"/>
            <w:sz w:val="20"/>
            <w:szCs w:val="20"/>
          </w:rPr>
          <w:fldChar w:fldCharType="begin"/>
        </w:r>
        <w:r w:rsidR="00950BE4" w:rsidDel="00BC7C81">
          <w:rPr>
            <w:rFonts w:ascii="Arial" w:hAnsi="Arial" w:cs="Arial"/>
            <w:sz w:val="20"/>
            <w:szCs w:val="20"/>
          </w:rPr>
          <w:delInstrText xml:space="preserve"> ADDIN ZOTERO_ITEM CSL_CITATION {"citationID":"2tRo5iq8","properties":{"formattedCitation":"(27)","plainCitation":"(27)","noteIndex":0},"citationItems":[{"id":239,"uris":["http://zotero.org/users/local/hHKggCUl/items/Y7V7WTH3"],"itemData":{"id":239,"type":"webpage","container-title":"U.S. Energy Information Administration Electricity Data","title":"U.S. Energy Information Administration Electricity Data","URL":"https://www.eia.gov/electricity/data.php","accessed":{"date-parts":[["2024",1,3]]}}}],"schema":"https://github.com/citation-style-language/schema/raw/master/csl-citation.json"} </w:delInstrText>
        </w:r>
        <w:r w:rsidRPr="001C6BC5" w:rsidDel="00BC7C81">
          <w:rPr>
            <w:rFonts w:ascii="Arial" w:hAnsi="Arial" w:cs="Arial"/>
            <w:sz w:val="20"/>
            <w:szCs w:val="20"/>
          </w:rPr>
          <w:fldChar w:fldCharType="separate"/>
        </w:r>
        <w:r w:rsidR="00950BE4" w:rsidDel="00BC7C81">
          <w:rPr>
            <w:rFonts w:ascii="Arial" w:hAnsi="Arial" w:cs="Arial"/>
            <w:noProof/>
            <w:sz w:val="20"/>
            <w:szCs w:val="20"/>
          </w:rPr>
          <w:delText>(27)</w:delText>
        </w:r>
        <w:r w:rsidRPr="001C6BC5" w:rsidDel="00BC7C81">
          <w:rPr>
            <w:rFonts w:ascii="Arial" w:hAnsi="Arial" w:cs="Arial"/>
            <w:sz w:val="20"/>
            <w:szCs w:val="20"/>
          </w:rPr>
          <w:fldChar w:fldCharType="end"/>
        </w:r>
        <w:r w:rsidRPr="001C6BC5" w:rsidDel="00BC7C81">
          <w:rPr>
            <w:rFonts w:ascii="Arial" w:hAnsi="Arial" w:cs="Arial"/>
            <w:sz w:val="20"/>
            <w:szCs w:val="20"/>
          </w:rPr>
          <w:delText xml:space="preserve"> </w:delText>
        </w:r>
      </w:del>
      <w:ins w:id="40" w:author="Heather M" w:date="2025-08-28T14:02:00Z" w16du:dateUtc="2025-08-28T18:02:00Z">
        <w:del w:id="41" w:author="Joan Casey" w:date="2025-08-29T16:11:00Z" w16du:dateUtc="2025-08-29T23:11:00Z">
          <w:r w:rsidR="005870A8" w:rsidRPr="005870A8" w:rsidDel="00BC7C81">
            <w:rPr>
              <w:rFonts w:ascii="Arial" w:hAnsi="Arial" w:cs="Arial"/>
              <w:sz w:val="20"/>
              <w:szCs w:val="20"/>
            </w:rPr>
            <w:delText xml:space="preserve">and </w:delText>
          </w:r>
        </w:del>
        <w:r w:rsidR="005870A8" w:rsidRPr="005870A8">
          <w:rPr>
            <w:rFonts w:ascii="Arial" w:hAnsi="Arial" w:cs="Arial"/>
            <w:sz w:val="20"/>
            <w:szCs w:val="20"/>
          </w:rPr>
          <w:t xml:space="preserve">2013-2018 American Community Survey estimates of the number of households and establishments by county to estimate the proportion of state customers in each </w:t>
        </w:r>
        <w:r w:rsidR="005870A8" w:rsidRPr="005870A8">
          <w:rPr>
            <w:rFonts w:ascii="Arial" w:hAnsi="Arial" w:cs="Arial"/>
            <w:sz w:val="20"/>
            <w:szCs w:val="20"/>
          </w:rPr>
          <w:lastRenderedPageBreak/>
          <w:t>county. We then multiplied the proportion of customers in each county by the</w:t>
        </w:r>
      </w:ins>
      <w:ins w:id="42" w:author="Joan Casey" w:date="2025-08-29T16:12:00Z" w16du:dateUtc="2025-08-29T23:12:00Z">
        <w:r w:rsidR="00BC7C81">
          <w:rPr>
            <w:rFonts w:ascii="Arial" w:hAnsi="Arial" w:cs="Arial"/>
            <w:sz w:val="20"/>
            <w:szCs w:val="20"/>
          </w:rPr>
          <w:t xml:space="preserve"> estimated </w:t>
        </w:r>
      </w:ins>
      <w:ins w:id="43" w:author="Heather M" w:date="2025-08-28T14:02:00Z" w16du:dateUtc="2025-08-28T18:02:00Z">
        <w:del w:id="44" w:author="Joan Casey" w:date="2025-08-29T16:13:00Z" w16du:dateUtc="2025-08-29T23:13:00Z">
          <w:r w:rsidR="005870A8" w:rsidRPr="005870A8" w:rsidDel="00BC7C81">
            <w:rPr>
              <w:rFonts w:ascii="Arial" w:hAnsi="Arial" w:cs="Arial"/>
              <w:sz w:val="20"/>
              <w:szCs w:val="20"/>
            </w:rPr>
            <w:delText xml:space="preserve"> </w:delText>
          </w:r>
        </w:del>
        <w:del w:id="45" w:author="Joan Casey" w:date="2025-08-29T16:12:00Z" w16du:dateUtc="2025-08-29T23:12:00Z">
          <w:r w:rsidR="005870A8" w:rsidRPr="005870A8" w:rsidDel="00BC7C81">
            <w:rPr>
              <w:rFonts w:ascii="Arial" w:hAnsi="Arial" w:cs="Arial"/>
              <w:sz w:val="20"/>
              <w:szCs w:val="20"/>
            </w:rPr>
            <w:delText xml:space="preserve">state </w:delText>
          </w:r>
        </w:del>
        <w:r w:rsidR="005870A8" w:rsidRPr="005870A8">
          <w:rPr>
            <w:rFonts w:ascii="Arial" w:hAnsi="Arial" w:cs="Arial"/>
            <w:sz w:val="20"/>
            <w:szCs w:val="20"/>
          </w:rPr>
          <w:t>total number of customers</w:t>
        </w:r>
      </w:ins>
      <w:ins w:id="46" w:author="Joan Casey" w:date="2025-08-29T16:12:00Z" w16du:dateUtc="2025-08-29T23:12:00Z">
        <w:r w:rsidR="00BC7C81">
          <w:rPr>
            <w:rFonts w:ascii="Arial" w:hAnsi="Arial" w:cs="Arial"/>
            <w:sz w:val="20"/>
            <w:szCs w:val="20"/>
          </w:rPr>
          <w:t xml:space="preserve"> served in each state from the</w:t>
        </w:r>
      </w:ins>
      <w:ins w:id="47" w:author="Heather M" w:date="2025-08-28T14:02:00Z" w16du:dateUtc="2025-08-28T18:02:00Z">
        <w:r w:rsidR="005870A8" w:rsidRPr="005870A8">
          <w:rPr>
            <w:rFonts w:ascii="Arial" w:hAnsi="Arial" w:cs="Arial"/>
            <w:sz w:val="20"/>
            <w:szCs w:val="20"/>
          </w:rPr>
          <w:t xml:space="preserve"> </w:t>
        </w:r>
      </w:ins>
      <w:ins w:id="48" w:author="Joan Casey" w:date="2025-08-29T16:12:00Z" w16du:dateUtc="2025-08-29T23:12:00Z">
        <w:r w:rsidR="00BC7C81" w:rsidRPr="005870A8">
          <w:rPr>
            <w:rFonts w:ascii="Arial" w:hAnsi="Arial" w:cs="Arial"/>
            <w:sz w:val="20"/>
            <w:szCs w:val="20"/>
          </w:rPr>
          <w:t xml:space="preserve">Energy Information Administration </w:t>
        </w:r>
        <w:r w:rsidR="00BC7C81" w:rsidRPr="001C6BC5">
          <w:rPr>
            <w:rFonts w:ascii="Arial" w:hAnsi="Arial" w:cs="Arial"/>
            <w:sz w:val="20"/>
            <w:szCs w:val="20"/>
          </w:rPr>
          <w:fldChar w:fldCharType="begin"/>
        </w:r>
        <w:r w:rsidR="00BC7C81">
          <w:rPr>
            <w:rFonts w:ascii="Arial" w:hAnsi="Arial" w:cs="Arial"/>
            <w:sz w:val="20"/>
            <w:szCs w:val="20"/>
          </w:rPr>
          <w:instrText xml:space="preserve"> ADDIN ZOTERO_ITEM CSL_CITATION {"citationID":"2tRo5iq8","properties":{"formattedCitation":"(27)","plainCitation":"(27)","noteIndex":0},"citationItems":[{"id":239,"uris":["http://zotero.org/users/local/hHKggCUl/items/Y7V7WTH3"],"itemData":{"id":239,"type":"webpage","container-title":"U.S. Energy Information Administration Electricity Data","title":"U.S. Energy Information Administration Electricity Data","URL":"https://www.eia.gov/electricity/data.php","accessed":{"date-parts":[["2024",1,3]]}}}],"schema":"https://github.com/citation-style-language/schema/raw/master/csl-citation.json"} </w:instrText>
        </w:r>
        <w:r w:rsidR="00BC7C81" w:rsidRPr="001C6BC5">
          <w:rPr>
            <w:rFonts w:ascii="Arial" w:hAnsi="Arial" w:cs="Arial"/>
            <w:sz w:val="20"/>
            <w:szCs w:val="20"/>
          </w:rPr>
          <w:fldChar w:fldCharType="separate"/>
        </w:r>
        <w:r w:rsidR="00BC7C81">
          <w:rPr>
            <w:rFonts w:ascii="Arial" w:hAnsi="Arial" w:cs="Arial"/>
            <w:noProof/>
            <w:sz w:val="20"/>
            <w:szCs w:val="20"/>
          </w:rPr>
          <w:t>(27)</w:t>
        </w:r>
        <w:r w:rsidR="00BC7C81" w:rsidRPr="001C6BC5">
          <w:rPr>
            <w:rFonts w:ascii="Arial" w:hAnsi="Arial" w:cs="Arial"/>
            <w:sz w:val="20"/>
            <w:szCs w:val="20"/>
          </w:rPr>
          <w:fldChar w:fldCharType="end"/>
        </w:r>
        <w:r w:rsidR="00BC7C81" w:rsidRPr="001C6BC5">
          <w:rPr>
            <w:rFonts w:ascii="Arial" w:hAnsi="Arial" w:cs="Arial"/>
            <w:sz w:val="20"/>
            <w:szCs w:val="20"/>
          </w:rPr>
          <w:t xml:space="preserve"> </w:t>
        </w:r>
      </w:ins>
      <w:ins w:id="49" w:author="Heather M" w:date="2025-08-28T14:02:00Z" w16du:dateUtc="2025-08-28T18:02:00Z">
        <w:r w:rsidR="005870A8" w:rsidRPr="005870A8">
          <w:rPr>
            <w:rFonts w:ascii="Arial" w:hAnsi="Arial" w:cs="Arial"/>
            <w:sz w:val="20"/>
            <w:szCs w:val="20"/>
          </w:rPr>
          <w:t>to estimate the number of county customers.</w:t>
        </w:r>
      </w:ins>
      <w:del w:id="50" w:author="Heather M" w:date="2025-08-28T14:02:00Z" w16du:dateUtc="2025-08-28T18:02:00Z">
        <w:r w:rsidRPr="001C6BC5" w:rsidDel="005870A8">
          <w:rPr>
            <w:rFonts w:ascii="Arial" w:hAnsi="Arial" w:cs="Arial"/>
            <w:sz w:val="20"/>
            <w:szCs w:val="20"/>
          </w:rPr>
          <w:delText xml:space="preserve">and 2013-2018 American Community Survey estimates of the number of households and establishments by county to determine the proportion of state customers in each county. We then allocated state-level customers to each county, estimating the number of customers served in each county. </w:delText>
        </w:r>
      </w:del>
    </w:p>
    <w:p w14:paraId="2F54F93E" w14:textId="77777777" w:rsidR="005870A8" w:rsidRPr="001C6BC5" w:rsidRDefault="005870A8" w:rsidP="001C6BC5">
      <w:pPr>
        <w:spacing w:after="0" w:line="480" w:lineRule="auto"/>
        <w:ind w:firstLine="360"/>
        <w:rPr>
          <w:ins w:id="51" w:author="Heather M" w:date="2025-08-28T14:02:00Z" w16du:dateUtc="2025-08-28T18:02:00Z"/>
          <w:rFonts w:ascii="Arial" w:hAnsi="Arial" w:cs="Arial"/>
          <w:sz w:val="20"/>
          <w:szCs w:val="20"/>
        </w:rPr>
      </w:pPr>
    </w:p>
    <w:p w14:paraId="3AF600E5" w14:textId="7E792774" w:rsidR="00655C0C" w:rsidDel="005D337F" w:rsidRDefault="001C6BC5" w:rsidP="00BC4C73">
      <w:pPr>
        <w:spacing w:after="0" w:line="480" w:lineRule="auto"/>
        <w:ind w:firstLine="360"/>
        <w:rPr>
          <w:del w:id="52" w:author="Heather M" w:date="2025-08-27T19:27:00Z" w16du:dateUtc="2025-08-27T23:27:00Z"/>
          <w:rFonts w:ascii="Arial" w:hAnsi="Arial" w:cs="Arial"/>
          <w:sz w:val="20"/>
          <w:szCs w:val="20"/>
        </w:rPr>
      </w:pPr>
      <w:r w:rsidRPr="00654114">
        <w:rPr>
          <w:rFonts w:ascii="Arial" w:hAnsi="Arial" w:cs="Arial"/>
          <w:sz w:val="20"/>
          <w:szCs w:val="20"/>
        </w:rPr>
        <w:t>Substantial exposure data were missing from the POUS dataset. The POUS dataset was created using web scraping, and some utilities d</w:t>
      </w:r>
      <w:r w:rsidR="00201705">
        <w:rPr>
          <w:rFonts w:ascii="Arial" w:hAnsi="Arial" w:cs="Arial"/>
          <w:sz w:val="20"/>
          <w:szCs w:val="20"/>
        </w:rPr>
        <w:t>id</w:t>
      </w:r>
      <w:r w:rsidRPr="00654114">
        <w:rPr>
          <w:rFonts w:ascii="Arial" w:hAnsi="Arial" w:cs="Arial"/>
          <w:sz w:val="20"/>
          <w:szCs w:val="20"/>
        </w:rPr>
        <w:t xml:space="preserve"> not have websites</w:t>
      </w:r>
      <w:r w:rsidR="00997971">
        <w:rPr>
          <w:rFonts w:ascii="Arial" w:hAnsi="Arial" w:cs="Arial"/>
          <w:sz w:val="20"/>
          <w:szCs w:val="20"/>
        </w:rPr>
        <w:t>,</w:t>
      </w:r>
      <w:r w:rsidRPr="00654114">
        <w:rPr>
          <w:rFonts w:ascii="Arial" w:hAnsi="Arial" w:cs="Arial"/>
          <w:sz w:val="20"/>
          <w:szCs w:val="20"/>
        </w:rPr>
        <w:t xml:space="preserve"> or their websites were offline during part or all of the study period. Previously, we conducted a simulation study </w:t>
      </w:r>
      <w:r w:rsidR="00760F5F">
        <w:rPr>
          <w:rFonts w:ascii="Arial" w:hAnsi="Arial" w:cs="Arial"/>
          <w:sz w:val="20"/>
          <w:szCs w:val="20"/>
        </w:rPr>
        <w:t xml:space="preserve">where we treated missing data </w:t>
      </w:r>
      <w:r w:rsidR="00655C0C">
        <w:rPr>
          <w:rFonts w:ascii="Arial" w:hAnsi="Arial" w:cs="Arial"/>
          <w:sz w:val="20"/>
          <w:szCs w:val="20"/>
        </w:rPr>
        <w:t>as no power outage exposure, because no exposure was the median value</w:t>
      </w:r>
      <w:r w:rsidR="00094C1E">
        <w:rPr>
          <w:rFonts w:ascii="Arial" w:hAnsi="Arial" w:cs="Arial"/>
          <w:sz w:val="20"/>
          <w:szCs w:val="20"/>
        </w:rPr>
        <w:t xml:space="preserve"> in th</w:t>
      </w:r>
      <w:r w:rsidR="0022746D">
        <w:rPr>
          <w:rFonts w:ascii="Arial" w:hAnsi="Arial" w:cs="Arial"/>
          <w:sz w:val="20"/>
          <w:szCs w:val="20"/>
        </w:rPr>
        <w:t>e</w:t>
      </w:r>
      <w:r w:rsidR="00094C1E">
        <w:rPr>
          <w:rFonts w:ascii="Arial" w:hAnsi="Arial" w:cs="Arial"/>
          <w:sz w:val="20"/>
          <w:szCs w:val="20"/>
        </w:rPr>
        <w:t xml:space="preserve"> dataset</w:t>
      </w:r>
      <w:r w:rsidR="00664624">
        <w:rPr>
          <w:rFonts w:ascii="Arial" w:hAnsi="Arial" w:cs="Arial"/>
          <w:sz w:val="20"/>
          <w:szCs w:val="20"/>
        </w:rPr>
        <w:t xml:space="preserve"> </w:t>
      </w:r>
      <w:r w:rsidR="00664624" w:rsidRPr="00654114">
        <w:rPr>
          <w:rFonts w:ascii="Arial" w:hAnsi="Arial" w:cs="Arial"/>
          <w:sz w:val="20"/>
          <w:szCs w:val="20"/>
        </w:rPr>
        <w:fldChar w:fldCharType="begin"/>
      </w:r>
      <w:r w:rsidR="00950BE4">
        <w:rPr>
          <w:rFonts w:ascii="Arial" w:hAnsi="Arial" w:cs="Arial"/>
          <w:sz w:val="20"/>
          <w:szCs w:val="20"/>
        </w:rPr>
        <w:instrText xml:space="preserve"> ADDIN ZOTERO_ITEM CSL_CITATION {"citationID":"sIcsWTtZ","properties":{"formattedCitation":"(28)","plainCitation":"(28)","noteIndex":0},"citationItems":[{"id":214,"uris":["http://zotero.org/users/local/hHKggCUl/items/N5A3SZJH"],"itemData":{"id":214,"type":"article-journal","container-title":"Under review at Environmental Health","title":"Assessing potential sources of bias in measuring power outage exposure with simulations","author":[{"family":"McBrien","given":"Heather"},{"family":"Mork","given":"Daniel"},{"family":"Kioumourtzoglou","given":"Marianthi-Anna"},{"family":"Casey","given":"Joan A"}]}}],"schema":"https://github.com/citation-style-language/schema/raw/master/csl-citation.json"} </w:instrText>
      </w:r>
      <w:r w:rsidR="00664624" w:rsidRPr="00654114">
        <w:rPr>
          <w:rFonts w:ascii="Arial" w:hAnsi="Arial" w:cs="Arial"/>
          <w:sz w:val="20"/>
          <w:szCs w:val="20"/>
        </w:rPr>
        <w:fldChar w:fldCharType="separate"/>
      </w:r>
      <w:r w:rsidR="00950BE4">
        <w:rPr>
          <w:rFonts w:ascii="Arial" w:hAnsi="Arial" w:cs="Arial"/>
          <w:noProof/>
          <w:sz w:val="20"/>
          <w:szCs w:val="20"/>
        </w:rPr>
        <w:t>(28)</w:t>
      </w:r>
      <w:r w:rsidR="00664624" w:rsidRPr="00654114">
        <w:rPr>
          <w:rFonts w:ascii="Arial" w:hAnsi="Arial" w:cs="Arial"/>
          <w:sz w:val="20"/>
          <w:szCs w:val="20"/>
        </w:rPr>
        <w:fldChar w:fldCharType="end"/>
      </w:r>
      <w:r w:rsidR="00094C1E">
        <w:rPr>
          <w:rFonts w:ascii="Arial" w:hAnsi="Arial" w:cs="Arial"/>
          <w:sz w:val="20"/>
          <w:szCs w:val="20"/>
        </w:rPr>
        <w:t>.</w:t>
      </w:r>
      <w:r w:rsidR="00664624">
        <w:rPr>
          <w:rFonts w:ascii="Arial" w:hAnsi="Arial" w:cs="Arial"/>
          <w:sz w:val="20"/>
          <w:szCs w:val="20"/>
        </w:rPr>
        <w:t xml:space="preserve"> </w:t>
      </w:r>
      <w:ins w:id="53" w:author="Heather M" w:date="2025-08-27T19:27:00Z" w16du:dateUtc="2025-08-27T23:27:00Z">
        <w:r w:rsidR="00AD5BC7" w:rsidRPr="00AD5BC7">
          <w:rPr>
            <w:rFonts w:ascii="Arial" w:hAnsi="Arial" w:cs="Arial"/>
            <w:sz w:val="20"/>
            <w:szCs w:val="20"/>
          </w:rPr>
          <w:t xml:space="preserve">When doing so in simulations, missing data biased the results of a study like ours towards the null. When a small percentage (approximately &lt;15%) of hours within each county (county-hours) were missing exposure data, the bias was minimal </w:t>
        </w:r>
      </w:ins>
      <w:del w:id="54" w:author="Heather M" w:date="2025-08-27T19:27:00Z" w16du:dateUtc="2025-08-27T23:27:00Z">
        <w:r w:rsidR="00FB2B36" w:rsidRPr="00FB2B36" w:rsidDel="00AD5BC7">
          <w:rPr>
            <w:rFonts w:ascii="Arial" w:hAnsi="Arial" w:cs="Arial"/>
            <w:sz w:val="20"/>
            <w:szCs w:val="20"/>
          </w:rPr>
          <w:delText xml:space="preserve">Under this assumption, missing data biased results of a study like </w:delText>
        </w:r>
        <w:r w:rsidR="0003167B" w:rsidDel="00AD5BC7">
          <w:rPr>
            <w:rFonts w:ascii="Arial" w:hAnsi="Arial" w:cs="Arial"/>
            <w:sz w:val="20"/>
            <w:szCs w:val="20"/>
          </w:rPr>
          <w:delText xml:space="preserve">ours </w:delText>
        </w:r>
        <w:r w:rsidR="00FB2B36" w:rsidRPr="00FB2B36" w:rsidDel="00AD5BC7">
          <w:rPr>
            <w:rFonts w:ascii="Arial" w:hAnsi="Arial" w:cs="Arial"/>
            <w:sz w:val="20"/>
            <w:szCs w:val="20"/>
          </w:rPr>
          <w:delText>towards the null</w:delText>
        </w:r>
        <w:r w:rsidR="00FB2B36" w:rsidDel="00AD5BC7">
          <w:rPr>
            <w:rFonts w:ascii="Arial" w:hAnsi="Arial" w:cs="Arial"/>
            <w:sz w:val="20"/>
            <w:szCs w:val="20"/>
          </w:rPr>
          <w:delText>.</w:delText>
        </w:r>
        <w:r w:rsidR="00CF51CB" w:rsidDel="00AD5BC7">
          <w:rPr>
            <w:rFonts w:ascii="Arial" w:hAnsi="Arial" w:cs="Arial"/>
            <w:sz w:val="20"/>
            <w:szCs w:val="20"/>
          </w:rPr>
          <w:delText xml:space="preserve"> </w:delText>
        </w:r>
        <w:r w:rsidR="00173B05" w:rsidRPr="00173B05" w:rsidDel="00AD5BC7">
          <w:rPr>
            <w:rFonts w:ascii="Arial" w:hAnsi="Arial" w:cs="Arial"/>
            <w:sz w:val="20"/>
            <w:szCs w:val="20"/>
          </w:rPr>
          <w:delText xml:space="preserve">When a small percentage </w:delText>
        </w:r>
        <w:r w:rsidR="00825BA6" w:rsidDel="00AD5BC7">
          <w:rPr>
            <w:rFonts w:ascii="Arial" w:hAnsi="Arial" w:cs="Arial"/>
            <w:sz w:val="20"/>
            <w:szCs w:val="20"/>
          </w:rPr>
          <w:delText>(</w:delText>
        </w:r>
        <w:r w:rsidR="00B72F14" w:rsidDel="00AD5BC7">
          <w:rPr>
            <w:rFonts w:ascii="Arial" w:hAnsi="Arial" w:cs="Arial"/>
            <w:sz w:val="20"/>
            <w:szCs w:val="20"/>
          </w:rPr>
          <w:delText xml:space="preserve">~ </w:delText>
        </w:r>
        <w:r w:rsidR="00825BA6" w:rsidDel="00AD5BC7">
          <w:rPr>
            <w:rFonts w:ascii="Arial" w:hAnsi="Arial" w:cs="Arial"/>
            <w:sz w:val="20"/>
            <w:szCs w:val="20"/>
          </w:rPr>
          <w:delText xml:space="preserve">&lt;15%) </w:delText>
        </w:r>
        <w:r w:rsidR="00173B05" w:rsidRPr="00173B05" w:rsidDel="00AD5BC7">
          <w:rPr>
            <w:rFonts w:ascii="Arial" w:hAnsi="Arial" w:cs="Arial"/>
            <w:sz w:val="20"/>
            <w:szCs w:val="20"/>
          </w:rPr>
          <w:delText xml:space="preserve">of </w:delText>
        </w:r>
        <w:r w:rsidR="009C0403" w:rsidDel="00AD5BC7">
          <w:rPr>
            <w:rFonts w:ascii="Arial" w:hAnsi="Arial" w:cs="Arial"/>
            <w:sz w:val="20"/>
            <w:szCs w:val="20"/>
          </w:rPr>
          <w:delText>hours within each county (</w:delText>
        </w:r>
        <w:r w:rsidR="00173B05" w:rsidRPr="00173B05" w:rsidDel="00AD5BC7">
          <w:rPr>
            <w:rFonts w:ascii="Arial" w:hAnsi="Arial" w:cs="Arial"/>
            <w:sz w:val="20"/>
            <w:szCs w:val="20"/>
          </w:rPr>
          <w:delText>county-hours</w:delText>
        </w:r>
        <w:r w:rsidR="009C0403" w:rsidDel="00AD5BC7">
          <w:rPr>
            <w:rFonts w:ascii="Arial" w:hAnsi="Arial" w:cs="Arial"/>
            <w:sz w:val="20"/>
            <w:szCs w:val="20"/>
          </w:rPr>
          <w:delText>)</w:delText>
        </w:r>
        <w:r w:rsidR="00003B51" w:rsidDel="00AD5BC7">
          <w:rPr>
            <w:rFonts w:ascii="Arial" w:hAnsi="Arial" w:cs="Arial"/>
            <w:sz w:val="20"/>
            <w:szCs w:val="20"/>
          </w:rPr>
          <w:delText xml:space="preserve"> </w:delText>
        </w:r>
        <w:r w:rsidR="00173B05" w:rsidRPr="00173B05" w:rsidDel="00AD5BC7">
          <w:rPr>
            <w:rFonts w:ascii="Arial" w:hAnsi="Arial" w:cs="Arial"/>
            <w:sz w:val="20"/>
            <w:szCs w:val="20"/>
          </w:rPr>
          <w:delText>were missing</w:delText>
        </w:r>
        <w:r w:rsidR="00172B0B" w:rsidDel="00AD5BC7">
          <w:rPr>
            <w:rFonts w:ascii="Arial" w:hAnsi="Arial" w:cs="Arial"/>
            <w:sz w:val="20"/>
            <w:szCs w:val="20"/>
          </w:rPr>
          <w:delText xml:space="preserve"> exposure data,</w:delText>
        </w:r>
        <w:r w:rsidR="00173B05" w:rsidRPr="00173B05" w:rsidDel="00AD5BC7">
          <w:rPr>
            <w:rFonts w:ascii="Arial" w:hAnsi="Arial" w:cs="Arial"/>
            <w:sz w:val="20"/>
            <w:szCs w:val="20"/>
          </w:rPr>
          <w:delText xml:space="preserve"> bias was minimal</w:delText>
        </w:r>
        <w:r w:rsidR="00173B05" w:rsidDel="00AD5BC7">
          <w:rPr>
            <w:rFonts w:ascii="Arial" w:hAnsi="Arial" w:cs="Arial"/>
            <w:sz w:val="20"/>
            <w:szCs w:val="20"/>
          </w:rPr>
          <w:delText xml:space="preserve"> </w:delText>
        </w:r>
      </w:del>
      <w:r w:rsidR="00173B05">
        <w:rPr>
          <w:rFonts w:ascii="Arial" w:hAnsi="Arial" w:cs="Arial"/>
          <w:sz w:val="20"/>
          <w:szCs w:val="20"/>
        </w:rPr>
        <w:t>(37)</w:t>
      </w:r>
      <w:r w:rsidR="00173B05" w:rsidRPr="00173B05">
        <w:rPr>
          <w:rFonts w:ascii="Arial" w:hAnsi="Arial" w:cs="Arial"/>
          <w:sz w:val="20"/>
          <w:szCs w:val="20"/>
        </w:rPr>
        <w:t>.</w:t>
      </w:r>
      <w:r w:rsidR="00D84777">
        <w:rPr>
          <w:rFonts w:ascii="Arial" w:hAnsi="Arial" w:cs="Arial"/>
          <w:sz w:val="20"/>
          <w:szCs w:val="20"/>
        </w:rPr>
        <w:t xml:space="preserve"> </w:t>
      </w:r>
      <w:ins w:id="55" w:author="Heather M" w:date="2025-08-27T19:27:00Z" w16du:dateUtc="2025-08-27T23:27:00Z">
        <w:r w:rsidR="005D337F" w:rsidRPr="005D337F">
          <w:rPr>
            <w:rFonts w:ascii="Arial" w:hAnsi="Arial" w:cs="Arial"/>
            <w:sz w:val="20"/>
            <w:szCs w:val="20"/>
          </w:rPr>
          <w:t>When larger amounts (approximately &gt;50%) were missing, the bias was substantial. To balance generalizability and bias in the present study, we excluded counties with &gt;50% of county-hours missing in the POUS data (n=907 counties). On average, the remaining counties were missing data for 7% of county-hours. When we included counties were missing 4 or fewer hours of consecutive exposure data, we carried forward the last observation to impute those hours. Our final analytic dataset included counties in 48 states (all counties in HI and AK were excluded) and 2,161 counties, covering 71.1% of 2018</w:t>
        </w:r>
      </w:ins>
      <w:ins w:id="56" w:author="Joan Casey" w:date="2025-08-29T16:18:00Z" w16du:dateUtc="2025-08-29T23:18:00Z">
        <w:r w:rsidR="00581690">
          <w:rPr>
            <w:rFonts w:ascii="Arial" w:hAnsi="Arial" w:cs="Arial"/>
            <w:sz w:val="20"/>
            <w:szCs w:val="20"/>
          </w:rPr>
          <w:t xml:space="preserve"> </w:t>
        </w:r>
        <w:r w:rsidR="00581690" w:rsidRPr="00F26975">
          <w:rPr>
            <w:rFonts w:ascii="Arial" w:hAnsi="Arial" w:cs="Arial"/>
            <w:sz w:val="20"/>
            <w:szCs w:val="20"/>
          </w:rPr>
          <w:t>Fee-For-Service</w:t>
        </w:r>
      </w:ins>
      <w:ins w:id="57" w:author="Heather M" w:date="2025-08-27T19:27:00Z" w16du:dateUtc="2025-08-27T23:27:00Z">
        <w:r w:rsidR="005D337F" w:rsidRPr="005D337F">
          <w:rPr>
            <w:rFonts w:ascii="Arial" w:hAnsi="Arial" w:cs="Arial"/>
            <w:sz w:val="20"/>
            <w:szCs w:val="20"/>
          </w:rPr>
          <w:t xml:space="preserve"> Medicare beneficiaries (N = 23,622,770)</w:t>
        </w:r>
        <w:r w:rsidR="005D337F">
          <w:rPr>
            <w:rFonts w:ascii="Arial" w:hAnsi="Arial" w:cs="Arial"/>
            <w:sz w:val="20"/>
            <w:szCs w:val="20"/>
          </w:rPr>
          <w:t>.</w:t>
        </w:r>
      </w:ins>
      <w:del w:id="58" w:author="Heather M" w:date="2025-08-27T19:27:00Z" w16du:dateUtc="2025-08-27T23:27:00Z">
        <w:r w:rsidR="00D84777" w:rsidRPr="00D84777" w:rsidDel="005D337F">
          <w:rPr>
            <w:rFonts w:ascii="Arial" w:hAnsi="Arial" w:cs="Arial"/>
            <w:sz w:val="20"/>
            <w:szCs w:val="20"/>
          </w:rPr>
          <w:delText xml:space="preserve">When larger amounts </w:delText>
        </w:r>
        <w:r w:rsidR="00BC05D8" w:rsidDel="005D337F">
          <w:rPr>
            <w:rFonts w:ascii="Arial" w:hAnsi="Arial" w:cs="Arial"/>
            <w:sz w:val="20"/>
            <w:szCs w:val="20"/>
          </w:rPr>
          <w:delText>(</w:delText>
        </w:r>
        <w:r w:rsidR="00B72F14" w:rsidDel="005D337F">
          <w:rPr>
            <w:rFonts w:ascii="Arial" w:hAnsi="Arial" w:cs="Arial"/>
            <w:sz w:val="20"/>
            <w:szCs w:val="20"/>
          </w:rPr>
          <w:delText xml:space="preserve">~ </w:delText>
        </w:r>
        <w:r w:rsidR="00BC05D8" w:rsidDel="005D337F">
          <w:rPr>
            <w:rFonts w:ascii="Arial" w:hAnsi="Arial" w:cs="Arial"/>
            <w:sz w:val="20"/>
            <w:szCs w:val="20"/>
          </w:rPr>
          <w:delText xml:space="preserve">&gt;50%) </w:delText>
        </w:r>
        <w:r w:rsidR="00D84777" w:rsidRPr="00D84777" w:rsidDel="005D337F">
          <w:rPr>
            <w:rFonts w:ascii="Arial" w:hAnsi="Arial" w:cs="Arial"/>
            <w:sz w:val="20"/>
            <w:szCs w:val="20"/>
          </w:rPr>
          <w:delText>were missing</w:delText>
        </w:r>
        <w:r w:rsidR="00AB59E8" w:rsidDel="005D337F">
          <w:rPr>
            <w:rFonts w:ascii="Arial" w:hAnsi="Arial" w:cs="Arial"/>
            <w:sz w:val="20"/>
            <w:szCs w:val="20"/>
          </w:rPr>
          <w:delText>,</w:delText>
        </w:r>
        <w:r w:rsidR="00D84777" w:rsidRPr="00D84777" w:rsidDel="005D337F">
          <w:rPr>
            <w:rFonts w:ascii="Arial" w:hAnsi="Arial" w:cs="Arial"/>
            <w:sz w:val="20"/>
            <w:szCs w:val="20"/>
          </w:rPr>
          <w:delText xml:space="preserve"> bias was substantial</w:delText>
        </w:r>
        <w:r w:rsidR="00400F4E" w:rsidDel="005D337F">
          <w:rPr>
            <w:rFonts w:ascii="Arial" w:hAnsi="Arial" w:cs="Arial"/>
            <w:sz w:val="20"/>
            <w:szCs w:val="20"/>
          </w:rPr>
          <w:delText>.</w:delText>
        </w:r>
        <w:r w:rsidR="00604E60" w:rsidDel="005D337F">
          <w:delText xml:space="preserve"> </w:delText>
        </w:r>
        <w:r w:rsidR="00604E60" w:rsidRPr="00604E60" w:rsidDel="005D337F">
          <w:rPr>
            <w:rFonts w:ascii="Arial" w:hAnsi="Arial" w:cs="Arial"/>
            <w:sz w:val="20"/>
            <w:szCs w:val="20"/>
          </w:rPr>
          <w:delText xml:space="preserve">To balance generalizability and bias, we </w:delText>
        </w:r>
        <w:r w:rsidR="00861C8E" w:rsidDel="005D337F">
          <w:rPr>
            <w:rFonts w:ascii="Arial" w:hAnsi="Arial" w:cs="Arial"/>
            <w:sz w:val="20"/>
            <w:szCs w:val="20"/>
          </w:rPr>
          <w:delText>e</w:delText>
        </w:r>
        <w:r w:rsidR="00604E60" w:rsidRPr="00604E60" w:rsidDel="005D337F">
          <w:rPr>
            <w:rFonts w:ascii="Arial" w:hAnsi="Arial" w:cs="Arial"/>
            <w:sz w:val="20"/>
            <w:szCs w:val="20"/>
          </w:rPr>
          <w:delText>xclude</w:delText>
        </w:r>
        <w:r w:rsidR="00861C8E" w:rsidDel="005D337F">
          <w:rPr>
            <w:rFonts w:ascii="Arial" w:hAnsi="Arial" w:cs="Arial"/>
            <w:sz w:val="20"/>
            <w:szCs w:val="20"/>
          </w:rPr>
          <w:delText>d</w:delText>
        </w:r>
        <w:r w:rsidR="00604E60" w:rsidRPr="00604E60" w:rsidDel="005D337F">
          <w:rPr>
            <w:rFonts w:ascii="Arial" w:hAnsi="Arial" w:cs="Arial"/>
            <w:sz w:val="20"/>
            <w:szCs w:val="20"/>
          </w:rPr>
          <w:delText xml:space="preserve"> counties with &gt;50% of county-hours missing in the POUS data (n=907 counties).</w:delText>
        </w:r>
        <w:r w:rsidR="00D509A4" w:rsidDel="005D337F">
          <w:rPr>
            <w:rFonts w:ascii="Arial" w:hAnsi="Arial" w:cs="Arial"/>
            <w:sz w:val="20"/>
            <w:szCs w:val="20"/>
          </w:rPr>
          <w:delText xml:space="preserve"> </w:delText>
        </w:r>
        <w:r w:rsidR="00D509A4" w:rsidRPr="00654114" w:rsidDel="005D337F">
          <w:rPr>
            <w:rFonts w:ascii="Arial" w:hAnsi="Arial" w:cs="Arial"/>
            <w:sz w:val="20"/>
            <w:szCs w:val="20"/>
          </w:rPr>
          <w:delText>On average, the remaining counties were missing</w:delText>
        </w:r>
        <w:r w:rsidR="00D509A4" w:rsidDel="005D337F">
          <w:rPr>
            <w:rFonts w:ascii="Arial" w:hAnsi="Arial" w:cs="Arial"/>
            <w:sz w:val="20"/>
            <w:szCs w:val="20"/>
          </w:rPr>
          <w:delText xml:space="preserve"> data for</w:delText>
        </w:r>
        <w:r w:rsidR="00D509A4" w:rsidRPr="00654114" w:rsidDel="005D337F">
          <w:rPr>
            <w:rFonts w:ascii="Arial" w:hAnsi="Arial" w:cs="Arial"/>
            <w:sz w:val="20"/>
            <w:szCs w:val="20"/>
          </w:rPr>
          <w:delText xml:space="preserve"> 7% of county-hour</w:delText>
        </w:r>
        <w:r w:rsidR="00D509A4" w:rsidDel="005D337F">
          <w:rPr>
            <w:rFonts w:ascii="Arial" w:hAnsi="Arial" w:cs="Arial"/>
            <w:sz w:val="20"/>
            <w:szCs w:val="20"/>
          </w:rPr>
          <w:delText xml:space="preserve">s. </w:delText>
        </w:r>
        <w:r w:rsidR="00B81ED5" w:rsidDel="005D337F">
          <w:rPr>
            <w:rFonts w:ascii="Arial" w:hAnsi="Arial" w:cs="Arial"/>
            <w:sz w:val="20"/>
            <w:szCs w:val="20"/>
          </w:rPr>
          <w:delText>W</w:delText>
        </w:r>
        <w:r w:rsidR="004A4E21" w:rsidRPr="00654114" w:rsidDel="005D337F">
          <w:rPr>
            <w:rFonts w:ascii="Arial" w:hAnsi="Arial" w:cs="Arial"/>
            <w:sz w:val="20"/>
            <w:szCs w:val="20"/>
          </w:rPr>
          <w:delText xml:space="preserve">hen included counties were missing 4 or fewer hours of consecutive exposure data, we </w:delText>
        </w:r>
        <w:r w:rsidR="004A4E21" w:rsidDel="005D337F">
          <w:rPr>
            <w:rFonts w:ascii="Arial" w:hAnsi="Arial" w:cs="Arial"/>
            <w:sz w:val="20"/>
            <w:szCs w:val="20"/>
          </w:rPr>
          <w:delText>carried forward the</w:delText>
        </w:r>
        <w:r w:rsidR="004A4E21" w:rsidRPr="00654114" w:rsidDel="005D337F">
          <w:rPr>
            <w:rFonts w:ascii="Arial" w:hAnsi="Arial" w:cs="Arial"/>
            <w:sz w:val="20"/>
            <w:szCs w:val="20"/>
          </w:rPr>
          <w:delText xml:space="preserve"> last observation to impute those hours.</w:delText>
        </w:r>
        <w:r w:rsidR="004A4E21" w:rsidDel="005D337F">
          <w:rPr>
            <w:rFonts w:ascii="Arial" w:hAnsi="Arial" w:cs="Arial"/>
            <w:sz w:val="20"/>
            <w:szCs w:val="20"/>
          </w:rPr>
          <w:delText xml:space="preserve">  </w:delText>
        </w:r>
        <w:r w:rsidR="002226BE" w:rsidDel="005D337F">
          <w:rPr>
            <w:rFonts w:ascii="Arial" w:hAnsi="Arial" w:cs="Arial"/>
            <w:sz w:val="20"/>
            <w:szCs w:val="20"/>
          </w:rPr>
          <w:delText xml:space="preserve">Our final </w:delText>
        </w:r>
        <w:r w:rsidR="00397425" w:rsidRPr="00654114" w:rsidDel="005D337F">
          <w:rPr>
            <w:rFonts w:ascii="Arial" w:hAnsi="Arial" w:cs="Arial"/>
            <w:sz w:val="20"/>
            <w:szCs w:val="20"/>
          </w:rPr>
          <w:delText xml:space="preserve">analytic dataset included </w:delText>
        </w:r>
        <w:r w:rsidR="00397425" w:rsidDel="005D337F">
          <w:rPr>
            <w:rFonts w:ascii="Arial" w:hAnsi="Arial" w:cs="Arial"/>
            <w:sz w:val="20"/>
            <w:szCs w:val="20"/>
          </w:rPr>
          <w:delText xml:space="preserve">counties in 48 states (all counties in HI and AK were excluded) and </w:delText>
        </w:r>
        <w:r w:rsidR="00397425" w:rsidRPr="00654114" w:rsidDel="005D337F">
          <w:rPr>
            <w:rFonts w:ascii="Arial" w:hAnsi="Arial" w:cs="Arial"/>
            <w:sz w:val="20"/>
            <w:szCs w:val="20"/>
          </w:rPr>
          <w:delText>2,161 counties</w:delText>
        </w:r>
        <w:r w:rsidR="00397425" w:rsidDel="005D337F">
          <w:rPr>
            <w:rFonts w:ascii="Arial" w:hAnsi="Arial" w:cs="Arial"/>
            <w:sz w:val="20"/>
            <w:szCs w:val="20"/>
          </w:rPr>
          <w:delText xml:space="preserve">, </w:delText>
        </w:r>
        <w:r w:rsidR="00397425" w:rsidRPr="00654114" w:rsidDel="005D337F">
          <w:rPr>
            <w:rFonts w:ascii="Arial" w:hAnsi="Arial" w:cs="Arial"/>
            <w:sz w:val="20"/>
            <w:szCs w:val="20"/>
          </w:rPr>
          <w:delText>covering 71.</w:delText>
        </w:r>
        <w:r w:rsidR="00397425" w:rsidDel="005D337F">
          <w:rPr>
            <w:rFonts w:ascii="Arial" w:hAnsi="Arial" w:cs="Arial"/>
            <w:sz w:val="20"/>
            <w:szCs w:val="20"/>
          </w:rPr>
          <w:delText>1</w:delText>
        </w:r>
        <w:r w:rsidR="00397425" w:rsidRPr="00654114" w:rsidDel="005D337F">
          <w:rPr>
            <w:rFonts w:ascii="Arial" w:hAnsi="Arial" w:cs="Arial"/>
            <w:sz w:val="20"/>
            <w:szCs w:val="20"/>
          </w:rPr>
          <w:delText>% of 2018 Medicare beneficiaries (N = 23,622,770).</w:delText>
        </w:r>
      </w:del>
    </w:p>
    <w:p w14:paraId="0091CF66" w14:textId="77777777" w:rsidR="005D337F" w:rsidRDefault="005D337F" w:rsidP="00EA10AF">
      <w:pPr>
        <w:spacing w:after="0" w:line="480" w:lineRule="auto"/>
        <w:ind w:firstLine="360"/>
        <w:rPr>
          <w:ins w:id="59" w:author="Heather M" w:date="2025-08-27T19:27:00Z" w16du:dateUtc="2025-08-27T23:27:00Z"/>
          <w:rFonts w:ascii="Arial" w:hAnsi="Arial" w:cs="Arial"/>
          <w:sz w:val="20"/>
          <w:szCs w:val="20"/>
        </w:rPr>
      </w:pPr>
    </w:p>
    <w:p w14:paraId="7D470753" w14:textId="12F6B445" w:rsidR="001C6BC5" w:rsidRPr="001C6BC5" w:rsidRDefault="001C6BC5" w:rsidP="00BC4C73">
      <w:pPr>
        <w:spacing w:after="0" w:line="480" w:lineRule="auto"/>
        <w:ind w:firstLine="360"/>
        <w:rPr>
          <w:rFonts w:ascii="Arial" w:hAnsi="Arial" w:cs="Arial"/>
          <w:sz w:val="20"/>
          <w:szCs w:val="20"/>
        </w:rPr>
      </w:pPr>
      <w:r w:rsidRPr="001C6BC5">
        <w:rPr>
          <w:rFonts w:ascii="Arial" w:hAnsi="Arial" w:cs="Arial"/>
          <w:sz w:val="20"/>
          <w:szCs w:val="20"/>
        </w:rPr>
        <w:t xml:space="preserve">We were interested in understanding the health impacts of prevalent moderate to large-scale power outages, not only large outages caused by </w:t>
      </w:r>
      <w:r w:rsidR="00997971">
        <w:rPr>
          <w:rFonts w:ascii="Arial" w:hAnsi="Arial" w:cs="Arial"/>
          <w:sz w:val="20"/>
          <w:szCs w:val="20"/>
        </w:rPr>
        <w:t>extreme weather events</w:t>
      </w:r>
      <w:r w:rsidRPr="001C6BC5">
        <w:rPr>
          <w:rFonts w:ascii="Arial" w:hAnsi="Arial" w:cs="Arial"/>
          <w:sz w:val="20"/>
          <w:szCs w:val="20"/>
        </w:rPr>
        <w:t xml:space="preserve">. Therefore, </w:t>
      </w:r>
      <w:ins w:id="60" w:author="Heather M" w:date="2025-08-27T19:22:00Z" w16du:dateUtc="2025-08-27T23:22:00Z">
        <w:r w:rsidR="0001019F">
          <w:rPr>
            <w:rFonts w:ascii="Arial" w:hAnsi="Arial" w:cs="Arial"/>
            <w:sz w:val="20"/>
            <w:szCs w:val="20"/>
          </w:rPr>
          <w:t>in</w:t>
        </w:r>
        <w:r w:rsidR="0001019F" w:rsidRPr="0001019F">
          <w:rPr>
            <w:rFonts w:ascii="Arial" w:hAnsi="Arial" w:cs="Arial"/>
            <w:sz w:val="20"/>
            <w:szCs w:val="20"/>
          </w:rPr>
          <w:t xml:space="preserve"> our primary analysis, we considered a county-day exposed to power outage if ≥1% of county customers were without power for 8+ consecutive hours, a definition that may have substantial exposure misclassification (i.e., up to 99% of customers may be unexposed). To address this, we conducted a secondary analysis for which we assessed power outage exposure based on higher cut points of customers without power (≥3%, ≥5%), scenarios with less exposure misclassification</w:t>
        </w:r>
        <w:r w:rsidR="0001019F">
          <w:rPr>
            <w:rFonts w:ascii="Arial" w:hAnsi="Arial" w:cs="Arial"/>
            <w:sz w:val="20"/>
            <w:szCs w:val="20"/>
          </w:rPr>
          <w:t>.</w:t>
        </w:r>
      </w:ins>
      <w:del w:id="61" w:author="Heather M" w:date="2025-08-27T19:22:00Z" w16du:dateUtc="2025-08-27T23:22:00Z">
        <w:r w:rsidRPr="001C6BC5" w:rsidDel="0001019F">
          <w:rPr>
            <w:rFonts w:ascii="Arial" w:hAnsi="Arial" w:cs="Arial"/>
            <w:sz w:val="20"/>
            <w:szCs w:val="20"/>
          </w:rPr>
          <w:delText xml:space="preserve">we considered a county-day exposed to power outage if </w:delText>
        </w:r>
        <w:r w:rsidRPr="001C6BC5" w:rsidDel="0001019F">
          <w:rPr>
            <w:rFonts w:ascii="Arial" w:eastAsia="Garamond" w:hAnsi="Arial" w:cs="Arial"/>
            <w:sz w:val="20"/>
            <w:szCs w:val="20"/>
          </w:rPr>
          <w:delText>≥</w:delText>
        </w:r>
        <w:r w:rsidRPr="001C6BC5" w:rsidDel="0001019F">
          <w:rPr>
            <w:rFonts w:ascii="Arial" w:hAnsi="Arial" w:cs="Arial"/>
            <w:sz w:val="20"/>
            <w:szCs w:val="20"/>
          </w:rPr>
          <w:delText xml:space="preserve">1% of county customers were without power for 8 or more consecutive hours on that day. In cases when an 8+ hour power outage spanned two days but neither day had 8 total hours of exposure alone, we considered the second day exposed. We also assessed the impacts of larger-scale outages affecting </w:delText>
        </w:r>
        <w:r w:rsidRPr="001C6BC5" w:rsidDel="0001019F">
          <w:rPr>
            <w:rFonts w:ascii="Arial" w:eastAsia="Garamond" w:hAnsi="Arial" w:cs="Arial"/>
            <w:sz w:val="20"/>
            <w:szCs w:val="20"/>
          </w:rPr>
          <w:delText>≥</w:delText>
        </w:r>
        <w:r w:rsidRPr="001C6BC5" w:rsidDel="0001019F">
          <w:rPr>
            <w:rFonts w:ascii="Arial" w:hAnsi="Arial" w:cs="Arial"/>
            <w:sz w:val="20"/>
            <w:szCs w:val="20"/>
          </w:rPr>
          <w:delText xml:space="preserve">3% and </w:delText>
        </w:r>
        <w:r w:rsidRPr="001C6BC5" w:rsidDel="0001019F">
          <w:rPr>
            <w:rFonts w:ascii="Arial" w:eastAsia="Garamond" w:hAnsi="Arial" w:cs="Arial"/>
            <w:sz w:val="20"/>
            <w:szCs w:val="20"/>
          </w:rPr>
          <w:delText>≥</w:delText>
        </w:r>
        <w:r w:rsidRPr="001C6BC5" w:rsidDel="0001019F">
          <w:rPr>
            <w:rFonts w:ascii="Arial" w:hAnsi="Arial" w:cs="Arial"/>
            <w:sz w:val="20"/>
            <w:szCs w:val="20"/>
          </w:rPr>
          <w:delText>5% of county customers.</w:delText>
        </w:r>
      </w:del>
    </w:p>
    <w:p w14:paraId="28F100C0" w14:textId="523E4694" w:rsidR="001C6BC5" w:rsidRPr="001C6BC5" w:rsidRDefault="001C6BC5" w:rsidP="001C6BC5">
      <w:pPr>
        <w:spacing w:after="0" w:line="480" w:lineRule="auto"/>
        <w:ind w:firstLine="360"/>
        <w:rPr>
          <w:rFonts w:ascii="Arial" w:hAnsi="Arial" w:cs="Arial"/>
          <w:sz w:val="20"/>
          <w:szCs w:val="20"/>
        </w:rPr>
      </w:pPr>
      <w:r w:rsidRPr="001C6BC5">
        <w:rPr>
          <w:rFonts w:ascii="Arial" w:hAnsi="Arial" w:cs="Arial"/>
          <w:sz w:val="20"/>
          <w:szCs w:val="20"/>
        </w:rPr>
        <w:lastRenderedPageBreak/>
        <w:t xml:space="preserve">We analyzed 8+ hour power outages because we hypothesized that indoor temperatures would change substantially over this time, exposing older adults to heat and cold. Further, </w:t>
      </w:r>
      <w:r w:rsidR="00997971">
        <w:rPr>
          <w:rFonts w:ascii="Arial" w:hAnsi="Arial" w:cs="Arial"/>
          <w:sz w:val="20"/>
          <w:szCs w:val="20"/>
        </w:rPr>
        <w:t xml:space="preserve">many </w:t>
      </w:r>
      <w:r w:rsidRPr="001C6BC5">
        <w:rPr>
          <w:rFonts w:ascii="Arial" w:hAnsi="Arial" w:cs="Arial"/>
          <w:sz w:val="20"/>
          <w:szCs w:val="20"/>
        </w:rPr>
        <w:t>batteries for electricity-dependent medical equipment last 8 hours. During a</w:t>
      </w:r>
      <w:r w:rsidR="00997971">
        <w:rPr>
          <w:rFonts w:ascii="Arial" w:hAnsi="Arial" w:cs="Arial"/>
          <w:sz w:val="20"/>
          <w:szCs w:val="20"/>
        </w:rPr>
        <w:t>n</w:t>
      </w:r>
      <w:r w:rsidRPr="001C6BC5">
        <w:rPr>
          <w:rFonts w:ascii="Arial" w:hAnsi="Arial" w:cs="Arial"/>
          <w:sz w:val="20"/>
          <w:szCs w:val="20"/>
        </w:rPr>
        <w:t xml:space="preserve"> 8+ hour power outage, electricity-dependent medical device users could experience adverse health effects without their equipment. We also chose this definition since prior studies have evaluated the health impacts of </w:t>
      </w:r>
      <w:r w:rsidR="00997971" w:rsidRPr="001C6BC5">
        <w:rPr>
          <w:rFonts w:ascii="Arial" w:hAnsi="Arial" w:cs="Arial"/>
          <w:sz w:val="20"/>
          <w:szCs w:val="20"/>
        </w:rPr>
        <w:t>similar</w:t>
      </w:r>
      <w:r w:rsidR="00997971">
        <w:rPr>
          <w:rFonts w:ascii="Arial" w:hAnsi="Arial" w:cs="Arial"/>
          <w:sz w:val="20"/>
          <w:szCs w:val="20"/>
        </w:rPr>
        <w:t>-</w:t>
      </w:r>
      <w:r w:rsidRPr="001C6BC5">
        <w:rPr>
          <w:rFonts w:ascii="Arial" w:hAnsi="Arial" w:cs="Arial"/>
          <w:sz w:val="20"/>
          <w:szCs w:val="20"/>
        </w:rPr>
        <w:t xml:space="preserve">size outages </w:t>
      </w:r>
      <w:r w:rsidRPr="001C6BC5">
        <w:rPr>
          <w:rFonts w:ascii="Arial" w:hAnsi="Arial" w:cs="Arial"/>
          <w:sz w:val="20"/>
          <w:szCs w:val="20"/>
        </w:rPr>
        <w:fldChar w:fldCharType="begin"/>
      </w:r>
      <w:r w:rsidR="00950BE4">
        <w:rPr>
          <w:rFonts w:ascii="Arial" w:hAnsi="Arial" w:cs="Arial"/>
          <w:sz w:val="20"/>
          <w:szCs w:val="20"/>
        </w:rPr>
        <w:instrText xml:space="preserve"> ADDIN ZOTERO_ITEM CSL_CITATION {"citationID":"Rm7RHSFC","properties":{"formattedCitation":"(19\\uc0\\u8211{}21, 29)","plainCitation":"(19–21, 29)","noteIndex":0},"citationItems":[{"id":195,"uris":["http://zotero.org/users/local/hHKggCUl/items/FF89LILX"],"itemData":{"id":195,"type":"article-journal","container-title":"Chest","DOI":"10.1016/j.chest.2020.05.555","ISSN":"00123692","issue":"6","journalAbbreviation":"Chest","language":"en","page":"2346-2357","source":"DOI.org (Crossref)","title":"Power Outage: An Ignored Risk Factor for COPD Exacerbations","volume":"158","author":[{"family":"Zhang","given":"Wangjian"},{"family":"Sheridan","given":"Scott C."},{"family":"Birkhead","given":"Guthrie S."},{"family":"Croft","given":"Daniel P."},{"family":"Brotzge","given":"Jerald A."},{"family":"Justino","given":"John G."},{"family":"Stuart","given":"Neil A."},{"family":"Du","given":"Zhicheng"},{"family":"Romeiko","given":"Xiaobo X."},{"family":"Ye","given":"Bo"},{"family":"Dong","given":"Guanghui"},{"family":"Hao","given":"Yuantao"},{"family":"Lin","given":"Shao"}],"issued":{"date-parts":[["2020",12]]}}},{"id":194,"uris":["http://zotero.org/users/local/hHKggCUl/items/8L9T2PQA"],"itemData":{"id":194,"type":"article-journal","abstract":"BACKGROUND: While limited studies have evaluated the health impacts of thunderstorms and power outages (POs) separately, few have assessed their joint e</w:instrText>
      </w:r>
      <w:r w:rsidR="00950BE4">
        <w:rPr>
          <w:rFonts w:ascii="Cambria Math" w:hAnsi="Cambria Math" w:cs="Cambria Math"/>
          <w:sz w:val="20"/>
          <w:szCs w:val="20"/>
        </w:rPr>
        <w:instrText>ﬀ</w:instrText>
      </w:r>
      <w:r w:rsidR="00950BE4">
        <w:rPr>
          <w:rFonts w:ascii="Arial" w:hAnsi="Arial" w:cs="Arial"/>
          <w:sz w:val="20"/>
          <w:szCs w:val="20"/>
        </w:rPr>
        <w:instrText>ects. We aimed to investigate the individual and joint e</w:instrText>
      </w:r>
      <w:r w:rsidR="00950BE4">
        <w:rPr>
          <w:rFonts w:ascii="Cambria Math" w:hAnsi="Cambria Math" w:cs="Cambria Math"/>
          <w:sz w:val="20"/>
          <w:szCs w:val="20"/>
        </w:rPr>
        <w:instrText>ﬀ</w:instrText>
      </w:r>
      <w:r w:rsidR="00950BE4">
        <w:rPr>
          <w:rFonts w:ascii="Arial" w:hAnsi="Arial" w:cs="Arial"/>
          <w:sz w:val="20"/>
          <w:szCs w:val="20"/>
        </w:rPr>
        <w:instrText>ects of both thunderstorms and POs on respiratory diseases, to identify disparities by demographics, and to examine the modiﬁcations and mediations by meteorological factors and air pollution.\nMETHODS: Distributed lag nonlinear models were used to examine exposures during three periods (i.e., days with both thunderstorms and POs, thunderstorms only, and POs only) in relation to emergency department visits for respiratory diseases (2005–2018) compared to controls (no thunderstorm/no PO) in New York State (NYS) while controlling for confounders. Interactions between thunderstorms and weather factors or air pollutants on health were assessed. The disparities by demographics and seasons and the mediative e</w:instrText>
      </w:r>
      <w:r w:rsidR="00950BE4">
        <w:rPr>
          <w:rFonts w:ascii="Cambria Math" w:hAnsi="Cambria Math" w:cs="Cambria Math"/>
          <w:sz w:val="20"/>
          <w:szCs w:val="20"/>
        </w:rPr>
        <w:instrText>ﬀ</w:instrText>
      </w:r>
      <w:r w:rsidR="00950BE4">
        <w:rPr>
          <w:rFonts w:ascii="Arial" w:hAnsi="Arial" w:cs="Arial"/>
          <w:sz w:val="20"/>
          <w:szCs w:val="20"/>
        </w:rPr>
        <w:instrText>ects by particulate matter with aerodynamic diameter ≤2:5 lm (PM2:5) and relative humidity (RH) were also evaluated.\nRESULTS: Thunderstorms and POs were independently associated with total and six subtypes of respiratory diseases in NYS [highest risk ratio (RR) = 1.12; 95% conﬁdence interval (CI): 1.08, 1.17], but the impact was stronger when they co-occurred (highest RR = 1.44; 95% CI: 1.22, 1.70), especially during grass weed, ragweed, and tree pollen seasons. The stronger thunderstorm/PO joint e</w:instrText>
      </w:r>
      <w:r w:rsidR="00950BE4">
        <w:rPr>
          <w:rFonts w:ascii="Cambria Math" w:hAnsi="Cambria Math" w:cs="Cambria Math"/>
          <w:sz w:val="20"/>
          <w:szCs w:val="20"/>
        </w:rPr>
        <w:instrText>ﬀ</w:instrText>
      </w:r>
      <w:r w:rsidR="00950BE4">
        <w:rPr>
          <w:rFonts w:ascii="Arial" w:hAnsi="Arial" w:cs="Arial"/>
          <w:sz w:val="20"/>
          <w:szCs w:val="20"/>
        </w:rPr>
        <w:instrText>ects were observed on chronic obstructive pulmonary diseases, bronchitis, and asthma (lasted 0–10 d) and were higher among residents who lived in rural areas, were uninsured, were of Hispanic ethnicity, were 6–17 or over 65 years old, and during spring and summer. The number of comorbidities was signiﬁcantly higher by 0.299–0.782/case. Extreme cold/heat, high RH, PM2:5, and ozone concentrations signiﬁcantly modiﬁed the thunderstorm–health e</w:instrText>
      </w:r>
      <w:r w:rsidR="00950BE4">
        <w:rPr>
          <w:rFonts w:ascii="Cambria Math" w:hAnsi="Cambria Math" w:cs="Cambria Math"/>
          <w:sz w:val="20"/>
          <w:szCs w:val="20"/>
        </w:rPr>
        <w:instrText>ﬀ</w:instrText>
      </w:r>
      <w:r w:rsidR="00950BE4">
        <w:rPr>
          <w:rFonts w:ascii="Arial" w:hAnsi="Arial" w:cs="Arial"/>
          <w:sz w:val="20"/>
          <w:szCs w:val="20"/>
        </w:rPr>
        <w:instrText>ect on both multiplicative and additive scales. Over 35% of the thunderstorm e</w:instrText>
      </w:r>
      <w:r w:rsidR="00950BE4">
        <w:rPr>
          <w:rFonts w:ascii="Cambria Math" w:hAnsi="Cambria Math" w:cs="Cambria Math"/>
          <w:sz w:val="20"/>
          <w:szCs w:val="20"/>
        </w:rPr>
        <w:instrText>ﬀ</w:instrText>
      </w:r>
      <w:r w:rsidR="00950BE4">
        <w:rPr>
          <w:rFonts w:ascii="Arial" w:hAnsi="Arial" w:cs="Arial"/>
          <w:sz w:val="20"/>
          <w:szCs w:val="20"/>
        </w:rPr>
        <w:instrText>ects were mediated by PM2:5 and RH.\nCONCLUSION: Thunderstorms accompanied by POs showed the strongest respiratory e</w:instrText>
      </w:r>
      <w:r w:rsidR="00950BE4">
        <w:rPr>
          <w:rFonts w:ascii="Cambria Math" w:hAnsi="Cambria Math" w:cs="Cambria Math"/>
          <w:sz w:val="20"/>
          <w:szCs w:val="20"/>
        </w:rPr>
        <w:instrText>ﬀ</w:instrText>
      </w:r>
      <w:r w:rsidR="00950BE4">
        <w:rPr>
          <w:rFonts w:ascii="Arial" w:hAnsi="Arial" w:cs="Arial"/>
          <w:sz w:val="20"/>
          <w:szCs w:val="20"/>
        </w:rPr>
        <w:instrText>ects. There were large disparities in thunderstorm–health associations by demographics. Meteorological factors and air pollution levels modiﬁed and mediated the thunderstorm–health e</w:instrText>
      </w:r>
      <w:r w:rsidR="00950BE4">
        <w:rPr>
          <w:rFonts w:ascii="Cambria Math" w:hAnsi="Cambria Math" w:cs="Cambria Math"/>
          <w:sz w:val="20"/>
          <w:szCs w:val="20"/>
        </w:rPr>
        <w:instrText>ﬀ</w:instrText>
      </w:r>
      <w:r w:rsidR="00950BE4">
        <w:rPr>
          <w:rFonts w:ascii="Arial" w:hAnsi="Arial" w:cs="Arial"/>
          <w:sz w:val="20"/>
          <w:szCs w:val="20"/>
        </w:rPr>
        <w:instrText>ects. https://doi.org/ 10.1289/EHP13237","container-title":"Environmental Health Perspectives","DOI":"10.1289/EHP13237","ISSN":"0091-6765, 1552-9924","issue":"6","journalAbbreviation":"Environ Health Perspect","language":"en","page":"067002","source":"DOI.org (Crossref)","title":"The Joint Effects of Thunderstorms and Power Outages on Respiratory-Related Emergency Visits and Modifying and Mediating Factors of This Relationship","volume":"132","author":[{"family":"Lin","given":"Shao"},{"family":"Qi","given":"Quan"},{"family":"Liu","given":"Han"},{"family":"Deng","given":"Xinlei"},{"family":"Trees","given":"Ian"},{"family":"Yuan","given":"Xiaojun"},{"family":"Gallant","given":"Mary P."}],"issued":{"date-parts":[["2024",6]]}}},{"id":196,"uris":["http://zotero.org/users/local/hHKggCUl/items/BDEMCWLA"],"itemData":{"id":196,"type":"article-journal","abstract":"BACKGROUND: Previous studies investigated potential health e</w:instrText>
      </w:r>
      <w:r w:rsidR="00950BE4">
        <w:rPr>
          <w:rFonts w:ascii="Cambria Math" w:hAnsi="Cambria Math" w:cs="Cambria Math"/>
          <w:sz w:val="20"/>
          <w:szCs w:val="20"/>
        </w:rPr>
        <w:instrText>ﬀ</w:instrText>
      </w:r>
      <w:r w:rsidR="00950BE4">
        <w:rPr>
          <w:rFonts w:ascii="Arial" w:hAnsi="Arial" w:cs="Arial"/>
          <w:sz w:val="20"/>
          <w:szCs w:val="20"/>
        </w:rPr>
        <w:instrText>ects of large-scale power outages, including the massive power failure that a</w:instrText>
      </w:r>
      <w:r w:rsidR="00950BE4">
        <w:rPr>
          <w:rFonts w:ascii="Cambria Math" w:hAnsi="Cambria Math" w:cs="Cambria Math"/>
          <w:sz w:val="20"/>
          <w:szCs w:val="20"/>
        </w:rPr>
        <w:instrText>ﬀ</w:instrText>
      </w:r>
      <w:r w:rsidR="00950BE4">
        <w:rPr>
          <w:rFonts w:ascii="Arial" w:hAnsi="Arial" w:cs="Arial"/>
          <w:sz w:val="20"/>
          <w:szCs w:val="20"/>
        </w:rPr>
        <w:instrText>ected the northeastern United States and Ontario, Canada, in August 2003, and outages associated with major storms. However, information on localized outages is limited.\nOBJECTIVE: The study sought to examine potential health impacts of citywide and localized outages in New York City (NYC).\nMETHODS: Along with the citywide 2003 outage, localized outages in July 1999 and July 2006 were identiﬁed. We additionally investigated localized, warm- and cold-weather outages that occurred in any of 66 NYC electric-grid networks during 2002–2014 using New York State Public Service Commission data. Mortality and hospitalizations were geocoded and linked to the networks. Associations were estimated using Poisson time-series regression, including examining distributed lags and adjusting for temperature and temporal trends. Network-speciﬁc estimates were pooled by season.\nRESULTS: Respiratory disease hospitalizations were associated with the 2006 localized outage [cumulative relative risk [CRR] over 0–1 lag day, lag01 = 2:26 (95% conﬁdence interval [CI]: 1.08, 4.74)] and the 2003 citywide outage, but not with other localized, warm-weather outages. Renal disease hospitalizations were associated with the 2003 citywide outage, and with localized, warm-weather outages, pooled across networks [RR at lag3 = 1:16 (95% CI: 1.00, 1.34)], but not the 2006 localized outage. All-cause mortality was positively associated with the 1999, 2003, and 2006 outages (signiﬁcant for the 2003 outage only), but not with other localized, warm-weather outages. Localized, cold-weather outages were associated with all-cause mortality [lag01 CRR = 1:06 (95% CI: 1.01, 1.12)] and cardiovascular disease hospitalizations [lag01 CRR = 1:14 (95% CI: 1.03, 1.26)], and fewer respiratory disease hospitalizations [lag03 CRR = 0:77 (95% CI: 0.61, 0.97)].\nCONCLUSIONS: Localized outages may a</w:instrText>
      </w:r>
      <w:r w:rsidR="00950BE4">
        <w:rPr>
          <w:rFonts w:ascii="Cambria Math" w:hAnsi="Cambria Math" w:cs="Cambria Math"/>
          <w:sz w:val="20"/>
          <w:szCs w:val="20"/>
        </w:rPr>
        <w:instrText>ﬀ</w:instrText>
      </w:r>
      <w:r w:rsidR="00950BE4">
        <w:rPr>
          <w:rFonts w:ascii="Arial" w:hAnsi="Arial" w:cs="Arial"/>
          <w:sz w:val="20"/>
          <w:szCs w:val="20"/>
        </w:rPr>
        <w:instrText>ect health. This information can inform preparedness e</w:instrText>
      </w:r>
      <w:r w:rsidR="00950BE4">
        <w:rPr>
          <w:rFonts w:ascii="Cambria Math" w:hAnsi="Cambria Math" w:cs="Cambria Math"/>
          <w:sz w:val="20"/>
          <w:szCs w:val="20"/>
        </w:rPr>
        <w:instrText>ﬀ</w:instrText>
      </w:r>
      <w:r w:rsidR="00950BE4">
        <w:rPr>
          <w:rFonts w:ascii="Arial" w:hAnsi="Arial" w:cs="Arial"/>
          <w:sz w:val="20"/>
          <w:szCs w:val="20"/>
        </w:rPr>
        <w:instrText xml:space="preserve">orts and underscores the public health importance of ensuring electric grid resiliency to climate change. https://doi.org/10.1289/EHP2154","container-title":"Environmental Health Perspectives","DOI":"10.1289/EHP2154","ISSN":"0091-6765, 1552-9924","issue":"6","journalAbbreviation":"Environ Health Perspect","language":"en","page":"067003","source":"DOI.org (Crossref)","title":"Health Impacts of Citywide and Localized Power Outages in New York City","volume":"126","author":[{"family":"Dominianni","given":"Christine"},{"family":"Lane","given":"Kathryn"},{"family":"Johnson","given":"Sarah"},{"family":"Ito","given":"Kazuhiko"},{"family":"Matte","given":"Thomas"}],"issued":{"date-parts":[["2018",6,15]]}}},{"id":240,"uris":["http://zotero.org/users/local/hHKggCUl/items/534RADTL"],"itemData":{"id":240,"type":"article-journal","container-title":"Under review at Epidemiology","title":"The impact of power outages on cardiovascular hospitalizations among Medicare enrollees in New York State, 2017-2018","author":[{"family":"Do","given":"Vivian"}]}}],"schema":"https://github.com/citation-style-language/schema/raw/master/csl-citation.json"} </w:instrText>
      </w:r>
      <w:r w:rsidRPr="001C6BC5">
        <w:rPr>
          <w:rFonts w:ascii="Arial" w:hAnsi="Arial" w:cs="Arial"/>
          <w:sz w:val="20"/>
          <w:szCs w:val="20"/>
        </w:rPr>
        <w:fldChar w:fldCharType="separate"/>
      </w:r>
      <w:r w:rsidR="00950BE4" w:rsidRPr="00950BE4">
        <w:rPr>
          <w:rFonts w:ascii="Arial" w:hAnsi="Arial" w:cs="Arial"/>
          <w:sz w:val="20"/>
        </w:rPr>
        <w:t>(19–21, 29)</w:t>
      </w:r>
      <w:r w:rsidRPr="001C6BC5">
        <w:rPr>
          <w:rFonts w:ascii="Arial" w:hAnsi="Arial" w:cs="Arial"/>
          <w:sz w:val="20"/>
          <w:szCs w:val="20"/>
        </w:rPr>
        <w:fldChar w:fldCharType="end"/>
      </w:r>
      <w:r w:rsidRPr="001C6BC5">
        <w:rPr>
          <w:rFonts w:ascii="Arial" w:hAnsi="Arial" w:cs="Arial"/>
          <w:sz w:val="20"/>
          <w:szCs w:val="20"/>
        </w:rPr>
        <w:t>.</w:t>
      </w:r>
    </w:p>
    <w:p w14:paraId="40B69A7F" w14:textId="60EDCA3F" w:rsidR="001C6BC5" w:rsidDel="00B25E2A" w:rsidRDefault="001C6BC5" w:rsidP="00B25E2A">
      <w:pPr>
        <w:spacing w:after="0" w:line="480" w:lineRule="auto"/>
        <w:ind w:firstLine="360"/>
        <w:rPr>
          <w:del w:id="62" w:author="Heather M" w:date="2025-08-27T18:51:00Z" w16du:dateUtc="2025-08-27T22:51:00Z"/>
          <w:rFonts w:ascii="Arial" w:hAnsi="Arial" w:cs="Arial"/>
          <w:sz w:val="20"/>
          <w:szCs w:val="20"/>
          <w:u w:val="single"/>
        </w:rPr>
      </w:pPr>
      <w:r w:rsidRPr="001C6BC5">
        <w:rPr>
          <w:rFonts w:ascii="Arial" w:hAnsi="Arial" w:cs="Arial"/>
          <w:sz w:val="20"/>
          <w:szCs w:val="20"/>
        </w:rPr>
        <w:t xml:space="preserve">Because there is no literature on the health-relevant duration of power outage beyond epidemiologic studies </w:t>
      </w:r>
      <w:r w:rsidR="00997971">
        <w:rPr>
          <w:rFonts w:ascii="Arial" w:hAnsi="Arial" w:cs="Arial"/>
          <w:sz w:val="20"/>
          <w:szCs w:val="20"/>
        </w:rPr>
        <w:t>identifying</w:t>
      </w:r>
      <w:r w:rsidR="00997971" w:rsidRPr="001C6BC5">
        <w:rPr>
          <w:rFonts w:ascii="Arial" w:hAnsi="Arial" w:cs="Arial"/>
          <w:sz w:val="20"/>
          <w:szCs w:val="20"/>
        </w:rPr>
        <w:t xml:space="preserve"> </w:t>
      </w:r>
      <w:r w:rsidRPr="001C6BC5">
        <w:rPr>
          <w:rFonts w:ascii="Arial" w:hAnsi="Arial" w:cs="Arial"/>
          <w:sz w:val="20"/>
          <w:szCs w:val="20"/>
        </w:rPr>
        <w:t xml:space="preserve">health impacts </w:t>
      </w:r>
      <w:r w:rsidR="00997971">
        <w:rPr>
          <w:rFonts w:ascii="Arial" w:hAnsi="Arial" w:cs="Arial"/>
          <w:sz w:val="20"/>
          <w:szCs w:val="20"/>
        </w:rPr>
        <w:t>following</w:t>
      </w:r>
      <w:r w:rsidR="00997971" w:rsidRPr="001C6BC5">
        <w:rPr>
          <w:rFonts w:ascii="Arial" w:hAnsi="Arial" w:cs="Arial"/>
          <w:sz w:val="20"/>
          <w:szCs w:val="20"/>
        </w:rPr>
        <w:t xml:space="preserve"> </w:t>
      </w:r>
      <w:r w:rsidRPr="001C6BC5">
        <w:rPr>
          <w:rFonts w:ascii="Arial" w:hAnsi="Arial" w:cs="Arial"/>
          <w:sz w:val="20"/>
          <w:szCs w:val="20"/>
        </w:rPr>
        <w:t xml:space="preserve">outages of certain lengths </w:t>
      </w:r>
      <w:r w:rsidRPr="001C6BC5">
        <w:rPr>
          <w:rFonts w:ascii="Arial" w:hAnsi="Arial" w:cs="Arial"/>
          <w:sz w:val="20"/>
          <w:szCs w:val="20"/>
        </w:rPr>
        <w:fldChar w:fldCharType="begin"/>
      </w:r>
      <w:r w:rsidR="00950BE4">
        <w:rPr>
          <w:rFonts w:ascii="Arial" w:hAnsi="Arial" w:cs="Arial"/>
          <w:sz w:val="20"/>
          <w:szCs w:val="20"/>
        </w:rPr>
        <w:instrText xml:space="preserve"> ADDIN ZOTERO_ITEM CSL_CITATION {"citationID":"lqKdItdQ","properties":{"formattedCitation":"(19\\uc0\\u8211{}21, 29\\uc0\\u8211{}31)","plainCitation":"(19–21, 29–31)","noteIndex":0},"citationItems":[{"id":195,"uris":["http://zotero.org/users/local/hHKggCUl/items/FF89LILX"],"itemData":{"id":195,"type":"article-journal","container-title":"Chest","DOI":"10.1016/j.chest.2020.05.555","ISSN":"00123692","issue":"6","journalAbbreviation":"Chest","language":"en","page":"2346-2357","source":"DOI.org (Crossref)","title":"Power Outage: An Ignored Risk Factor for COPD Exacerbations","volume":"158","author":[{"family":"Zhang","given":"Wangjian"},{"family":"Sheridan","given":"Scott C."},{"family":"Birkhead","given":"Guthrie S."},{"family":"Croft","given":"Daniel P."},{"family":"Brotzge","given":"Jerald A."},{"family":"Justino","given":"John G."},{"family":"Stuart","given":"Neil A."},{"family":"Du","given":"Zhicheng"},{"family":"Romeiko","given":"Xiaobo X."},{"family":"Ye","given":"Bo"},{"family":"Dong","given":"Guanghui"},{"family":"Hao","given":"Yuantao"},{"family":"Lin","given":"Shao"}],"issued":{"date-parts":[["2020",12]]}}},{"id":194,"uris":["http://zotero.org/users/local/hHKggCUl/items/8L9T2PQA"],"itemData":{"id":194,"type":"article-journal","abstract":"BACKGROUND: While limited studies have evaluated the health impacts of thunderstorms and power outages (POs) separately, few have assessed their joint e</w:instrText>
      </w:r>
      <w:r w:rsidR="00950BE4">
        <w:rPr>
          <w:rFonts w:ascii="Cambria Math" w:hAnsi="Cambria Math" w:cs="Cambria Math"/>
          <w:sz w:val="20"/>
          <w:szCs w:val="20"/>
        </w:rPr>
        <w:instrText>ﬀ</w:instrText>
      </w:r>
      <w:r w:rsidR="00950BE4">
        <w:rPr>
          <w:rFonts w:ascii="Arial" w:hAnsi="Arial" w:cs="Arial"/>
          <w:sz w:val="20"/>
          <w:szCs w:val="20"/>
        </w:rPr>
        <w:instrText>ects. We aimed to investigate the individual and joint e</w:instrText>
      </w:r>
      <w:r w:rsidR="00950BE4">
        <w:rPr>
          <w:rFonts w:ascii="Cambria Math" w:hAnsi="Cambria Math" w:cs="Cambria Math"/>
          <w:sz w:val="20"/>
          <w:szCs w:val="20"/>
        </w:rPr>
        <w:instrText>ﬀ</w:instrText>
      </w:r>
      <w:r w:rsidR="00950BE4">
        <w:rPr>
          <w:rFonts w:ascii="Arial" w:hAnsi="Arial" w:cs="Arial"/>
          <w:sz w:val="20"/>
          <w:szCs w:val="20"/>
        </w:rPr>
        <w:instrText>ects of both thunderstorms and POs on respiratory diseases, to identify disparities by demographics, and to examine the modiﬁcations and mediations by meteorological factors and air pollution.\nMETHODS: Distributed lag nonlinear models were used to examine exposures during three periods (i.e., days with both thunderstorms and POs, thunderstorms only, and POs only) in relation to emergency department visits for respiratory diseases (2005–2018) compared to controls (no thunderstorm/no PO) in New York State (NYS) while controlling for confounders. Interactions between thunderstorms and weather factors or air pollutants on health were assessed. The disparities by demographics and seasons and the mediative e</w:instrText>
      </w:r>
      <w:r w:rsidR="00950BE4">
        <w:rPr>
          <w:rFonts w:ascii="Cambria Math" w:hAnsi="Cambria Math" w:cs="Cambria Math"/>
          <w:sz w:val="20"/>
          <w:szCs w:val="20"/>
        </w:rPr>
        <w:instrText>ﬀ</w:instrText>
      </w:r>
      <w:r w:rsidR="00950BE4">
        <w:rPr>
          <w:rFonts w:ascii="Arial" w:hAnsi="Arial" w:cs="Arial"/>
          <w:sz w:val="20"/>
          <w:szCs w:val="20"/>
        </w:rPr>
        <w:instrText>ects by particulate matter with aerodynamic diameter ≤2:5 lm (PM2:5) and relative humidity (RH) were also evaluated.\nRESULTS: Thunderstorms and POs were independently associated with total and six subtypes of respiratory diseases in NYS [highest risk ratio (RR) = 1.12; 95% conﬁdence interval (CI): 1.08, 1.17], but the impact was stronger when they co-occurred (highest RR = 1.44; 95% CI: 1.22, 1.70), especially during grass weed, ragweed, and tree pollen seasons. The stronger thunderstorm/PO joint e</w:instrText>
      </w:r>
      <w:r w:rsidR="00950BE4">
        <w:rPr>
          <w:rFonts w:ascii="Cambria Math" w:hAnsi="Cambria Math" w:cs="Cambria Math"/>
          <w:sz w:val="20"/>
          <w:szCs w:val="20"/>
        </w:rPr>
        <w:instrText>ﬀ</w:instrText>
      </w:r>
      <w:r w:rsidR="00950BE4">
        <w:rPr>
          <w:rFonts w:ascii="Arial" w:hAnsi="Arial" w:cs="Arial"/>
          <w:sz w:val="20"/>
          <w:szCs w:val="20"/>
        </w:rPr>
        <w:instrText>ects were observed on chronic obstructive pulmonary diseases, bronchitis, and asthma (lasted 0–10 d) and were higher among residents who lived in rural areas, were uninsured, were of Hispanic ethnicity, were 6–17 or over 65 years old, and during spring and summer. The number of comorbidities was signiﬁcantly higher by 0.299–0.782/case. Extreme cold/heat, high RH, PM2:5, and ozone concentrations signiﬁcantly modiﬁed the thunderstorm–health e</w:instrText>
      </w:r>
      <w:r w:rsidR="00950BE4">
        <w:rPr>
          <w:rFonts w:ascii="Cambria Math" w:hAnsi="Cambria Math" w:cs="Cambria Math"/>
          <w:sz w:val="20"/>
          <w:szCs w:val="20"/>
        </w:rPr>
        <w:instrText>ﬀ</w:instrText>
      </w:r>
      <w:r w:rsidR="00950BE4">
        <w:rPr>
          <w:rFonts w:ascii="Arial" w:hAnsi="Arial" w:cs="Arial"/>
          <w:sz w:val="20"/>
          <w:szCs w:val="20"/>
        </w:rPr>
        <w:instrText>ect on both multiplicative and additive scales. Over 35% of the thunderstorm e</w:instrText>
      </w:r>
      <w:r w:rsidR="00950BE4">
        <w:rPr>
          <w:rFonts w:ascii="Cambria Math" w:hAnsi="Cambria Math" w:cs="Cambria Math"/>
          <w:sz w:val="20"/>
          <w:szCs w:val="20"/>
        </w:rPr>
        <w:instrText>ﬀ</w:instrText>
      </w:r>
      <w:r w:rsidR="00950BE4">
        <w:rPr>
          <w:rFonts w:ascii="Arial" w:hAnsi="Arial" w:cs="Arial"/>
          <w:sz w:val="20"/>
          <w:szCs w:val="20"/>
        </w:rPr>
        <w:instrText>ects were mediated by PM2:5 and RH.\nCONCLUSION: Thunderstorms accompanied by POs showed the strongest respiratory e</w:instrText>
      </w:r>
      <w:r w:rsidR="00950BE4">
        <w:rPr>
          <w:rFonts w:ascii="Cambria Math" w:hAnsi="Cambria Math" w:cs="Cambria Math"/>
          <w:sz w:val="20"/>
          <w:szCs w:val="20"/>
        </w:rPr>
        <w:instrText>ﬀ</w:instrText>
      </w:r>
      <w:r w:rsidR="00950BE4">
        <w:rPr>
          <w:rFonts w:ascii="Arial" w:hAnsi="Arial" w:cs="Arial"/>
          <w:sz w:val="20"/>
          <w:szCs w:val="20"/>
        </w:rPr>
        <w:instrText>ects. There were large disparities in thunderstorm–health associations by demographics. Meteorological factors and air pollution levels modiﬁed and mediated the thunderstorm–health e</w:instrText>
      </w:r>
      <w:r w:rsidR="00950BE4">
        <w:rPr>
          <w:rFonts w:ascii="Cambria Math" w:hAnsi="Cambria Math" w:cs="Cambria Math"/>
          <w:sz w:val="20"/>
          <w:szCs w:val="20"/>
        </w:rPr>
        <w:instrText>ﬀ</w:instrText>
      </w:r>
      <w:r w:rsidR="00950BE4">
        <w:rPr>
          <w:rFonts w:ascii="Arial" w:hAnsi="Arial" w:cs="Arial"/>
          <w:sz w:val="20"/>
          <w:szCs w:val="20"/>
        </w:rPr>
        <w:instrText>ects. https://doi.org/ 10.1289/EHP13237","container-title":"Environmental Health Perspectives","DOI":"10.1289/EHP13237","ISSN":"0091-6765, 1552-9924","issue":"6","journalAbbreviation":"Environ Health Perspect","language":"en","page":"067002","source":"DOI.org (Crossref)","title":"The Joint Effects of Thunderstorms and Power Outages on Respiratory-Related Emergency Visits and Modifying and Mediating Factors of This Relationship","volume":"132","author":[{"family":"Lin","given":"Shao"},{"family":"Qi","given":"Quan"},{"family":"Liu","given":"Han"},{"family":"Deng","given":"Xinlei"},{"family":"Trees","given":"Ian"},{"family":"Yuan","given":"Xiaojun"},{"family":"Gallant","given":"Mary P."}],"issued":{"date-parts":[["2024",6]]}}},{"id":196,"uris":["http://zotero.org/users/local/hHKggCUl/items/BDEMCWLA"],"itemData":{"id":196,"type":"article-journal","abstract":"BACKGROUND: Previous studies investigated potential health e</w:instrText>
      </w:r>
      <w:r w:rsidR="00950BE4">
        <w:rPr>
          <w:rFonts w:ascii="Cambria Math" w:hAnsi="Cambria Math" w:cs="Cambria Math"/>
          <w:sz w:val="20"/>
          <w:szCs w:val="20"/>
        </w:rPr>
        <w:instrText>ﬀ</w:instrText>
      </w:r>
      <w:r w:rsidR="00950BE4">
        <w:rPr>
          <w:rFonts w:ascii="Arial" w:hAnsi="Arial" w:cs="Arial"/>
          <w:sz w:val="20"/>
          <w:szCs w:val="20"/>
        </w:rPr>
        <w:instrText>ects of large-scale power outages, including the massive power failure that a</w:instrText>
      </w:r>
      <w:r w:rsidR="00950BE4">
        <w:rPr>
          <w:rFonts w:ascii="Cambria Math" w:hAnsi="Cambria Math" w:cs="Cambria Math"/>
          <w:sz w:val="20"/>
          <w:szCs w:val="20"/>
        </w:rPr>
        <w:instrText>ﬀ</w:instrText>
      </w:r>
      <w:r w:rsidR="00950BE4">
        <w:rPr>
          <w:rFonts w:ascii="Arial" w:hAnsi="Arial" w:cs="Arial"/>
          <w:sz w:val="20"/>
          <w:szCs w:val="20"/>
        </w:rPr>
        <w:instrText>ected the northeastern United States and Ontario, Canada, in August 2003, and outages associated with major storms. However, information on localized outages is limited.\nOBJECTIVE: The study sought to examine potential health impacts of citywide and localized outages in New York City (NYC).\nMETHODS: Along with the citywide 2003 outage, localized outages in July 1999 and July 2006 were identiﬁed. We additionally investigated localized, warm- and cold-weather outages that occurred in any of 66 NYC electric-grid networks during 2002–2014 using New York State Public Service Commission data. Mortality and hospitalizations were geocoded and linked to the networks. Associations were estimated using Poisson time-series regression, including examining distributed lags and adjusting for temperature and temporal trends. Network-speciﬁc estimates were pooled by season.\nRESULTS: Respiratory disease hospitalizations were associated with the 2006 localized outage [cumulative relative risk [CRR] over 0–1 lag day, lag01 = 2:26 (95% conﬁdence interval [CI]: 1.08, 4.74)] and the 2003 citywide outage, but not with other localized, warm-weather outages. Renal disease hospitalizations were associated with the 2003 citywide outage, and with localized, warm-weather outages, pooled across networks [RR at lag3 = 1:16 (95% CI: 1.00, 1.34)], but not the 2006 localized outage. All-cause mortality was positively associated with the 1999, 2003, and 2006 outages (signiﬁcant for the 2003 outage only), but not with other localized, warm-weather outages. Localized, cold-weather outages were associated with all-cause mortality [lag01 CRR = 1:06 (95% CI: 1.01, 1.12)] and cardiovascular disease hospitalizations [lag01 CRR = 1:14 (95% CI: 1.03, 1.26)], and fewer respiratory disease hospitalizations [lag03 CRR = 0:77 (95% CI: 0.61, 0.97)].\nCONCLUSIONS: Localized outages may a</w:instrText>
      </w:r>
      <w:r w:rsidR="00950BE4">
        <w:rPr>
          <w:rFonts w:ascii="Cambria Math" w:hAnsi="Cambria Math" w:cs="Cambria Math"/>
          <w:sz w:val="20"/>
          <w:szCs w:val="20"/>
        </w:rPr>
        <w:instrText>ﬀ</w:instrText>
      </w:r>
      <w:r w:rsidR="00950BE4">
        <w:rPr>
          <w:rFonts w:ascii="Arial" w:hAnsi="Arial" w:cs="Arial"/>
          <w:sz w:val="20"/>
          <w:szCs w:val="20"/>
        </w:rPr>
        <w:instrText>ect health. This information can inform preparedness e</w:instrText>
      </w:r>
      <w:r w:rsidR="00950BE4">
        <w:rPr>
          <w:rFonts w:ascii="Cambria Math" w:hAnsi="Cambria Math" w:cs="Cambria Math"/>
          <w:sz w:val="20"/>
          <w:szCs w:val="20"/>
        </w:rPr>
        <w:instrText>ﬀ</w:instrText>
      </w:r>
      <w:r w:rsidR="00950BE4">
        <w:rPr>
          <w:rFonts w:ascii="Arial" w:hAnsi="Arial" w:cs="Arial"/>
          <w:sz w:val="20"/>
          <w:szCs w:val="20"/>
        </w:rPr>
        <w:instrText xml:space="preserve">orts and underscores the public health importance of ensuring electric grid resiliency to climate change. https://doi.org/10.1289/EHP2154","container-title":"Environmental Health Perspectives","DOI":"10.1289/EHP2154","ISSN":"0091-6765, 1552-9924","issue":"6","journalAbbreviation":"Environ Health Perspect","language":"en","page":"067003","source":"DOI.org (Crossref)","title":"Health Impacts of Citywide and Localized Power Outages in New York City","volume":"126","author":[{"family":"Dominianni","given":"Christine"},{"family":"Lane","given":"Kathryn"},{"family":"Johnson","given":"Sarah"},{"family":"Ito","given":"Kazuhiko"},{"family":"Matte","given":"Thomas"}],"issued":{"date-parts":[["2018",6,15]]}}},{"id":234,"uris":["http://zotero.org/users/local/hHKggCUl/items/SKMRVJ53"],"itemData":{"id":234,"type":"article-journal","abstract":"Background: Large-scale power outages (PO) are increasing in the context of climate change. Although some research has been conducted into the adverse health impacts of POs, signiﬁcant gaps remain regarding whether POs would affect the health of pregnant women. We investigated the association between ED visits due to pregnancy complications and the occurence, intensity, and duration of large-scale POs in eight Sandy-affected counties in New York State (NYS).","container-title":"Science of The Total Environment","DOI":"10.1016/j.scitotenv.2021.145359","ISSN":"00489697","journalAbbreviation":"Science of The Total Environment","language":"en","page":"145359","source":"DOI.org (Crossref)","title":"Increased risk of multiple pregnancy complications following large-scale power outages during Hurricane Sandy in New York State","volume":"770","author":[{"family":"Xiao","given":"Jianpeng"},{"family":"Zhang","given":"Wangjian"},{"family":"Huang","given":"Miaoling"},{"family":"Lu","given":"Yi"},{"family":"Lawrence","given":"Wayne R."},{"family":"Lin","given":"Ziqiang"},{"family":"Primeau","given":"Michael"},{"family":"Dong","given":"Guanghui"},{"family":"Liu","given":"Tao"},{"family":"Tan","given":"Weihong"},{"family":"Ma","given":"Wenjun"},{"family":"Meng","given":"Xiaojing"},{"family":"Lin","given":"Shao"}],"issued":{"date-parts":[["2021",5]]}}},{"id":240,"uris":["http://zotero.org/users/local/hHKggCUl/items/534RADTL"],"itemData":{"id":240,"type":"article-journal","container-title":"Under review at Epidemiology","title":"The impact of power outages on cardiovascular hospitalizations among Medicare enrollees in New York State, 2017-2018","author":[{"family":"Do","given":"Vivian"}]}},{"id":193,"uris":["http://zotero.org/users/local/hHKggCUl/items/6T89Y87T"],"itemData":{"id":193,"type":"article-journal","abstract":"Background:  In the past decade, electrical power disruptions (outages) have increased in the United States, especially those attributable to weather events. These outages have a range of health impacts but are largely unstudied in children. Here, we investigated the association between outages and unintentional injury hospitalizations, a leading cause of childhood morbidity.\nMethods:  The study setting was New York State (NYS) from 2017 to 2020. Outage exposure was defined as ≥10%, ≥20%, and ≥50% of customers from a power operating locality without power, ascertained from NYS Department of Public Service records and stratified by rural, urban non-New York City (NYC), and NYC regions. Outcome daily block group-level pediatric injury hospitalization data was from the Statewide Planning and Research Cooperative System (SPARCS). We leveraged a case-crossover study design with logistic conditional regression.\nResults:  We identified 23,093 unintentional injury hospitalizations in children &lt;18 years with complete block group and exposure data. Most hospitalizations occurred in urban regions (90%), whereas outages were more likely in rural than urban areas. In urban non-NYC regions, outages ≥4 hours were associated with 30% increased odds of all-cause unintentional injury hospitalizations when ≥50% of customers were without power. Analyses by injury subtype revealed increasing point estimates as the proportion of customers exposed increased. These results, however, had wide confidence intervals.\nConclusions:  Outage exposure differed significantly across rural, urban non-NYC, and NYC regions across New York. Especially at the highest outage threshold, we observed an increased risk of pediatric unintentional injury hospitalizations.","container-title":"Environmental Epidemiology","DOI":"10.1097/EE9.0000000000000287","ISSN":"2474-7882","issue":"1","language":"en","page":"e287","source":"DOI.org (Crossref)","title":"Power outages and pediatric unintentional injury hospitalizations in New York State","volume":"8","author":[{"family":"Northrop","given":"Alexander J."},{"family":"Flores","given":"Nina M."},{"family":"Do","given":"Vivian"},{"family":"Sheffield","given":"Perry E."},{"family":"Casey","given":"Joan A."}],"issued":{"date-parts":[["2024",2]]}}}],"schema":"https://github.com/citation-style-language/schema/raw/master/csl-citation.json"} </w:instrText>
      </w:r>
      <w:r w:rsidRPr="001C6BC5">
        <w:rPr>
          <w:rFonts w:ascii="Arial" w:hAnsi="Arial" w:cs="Arial"/>
          <w:sz w:val="20"/>
          <w:szCs w:val="20"/>
        </w:rPr>
        <w:fldChar w:fldCharType="separate"/>
      </w:r>
      <w:r w:rsidR="00950BE4" w:rsidRPr="00950BE4">
        <w:rPr>
          <w:rFonts w:ascii="Arial" w:hAnsi="Arial" w:cs="Arial"/>
          <w:sz w:val="20"/>
        </w:rPr>
        <w:t>(19–21, 29–31)</w:t>
      </w:r>
      <w:r w:rsidRPr="001C6BC5">
        <w:rPr>
          <w:rFonts w:ascii="Arial" w:hAnsi="Arial" w:cs="Arial"/>
          <w:sz w:val="20"/>
          <w:szCs w:val="20"/>
        </w:rPr>
        <w:fldChar w:fldCharType="end"/>
      </w:r>
      <w:r w:rsidRPr="001C6BC5">
        <w:rPr>
          <w:rFonts w:ascii="Arial" w:hAnsi="Arial" w:cs="Arial"/>
          <w:sz w:val="20"/>
          <w:szCs w:val="20"/>
        </w:rPr>
        <w:t xml:space="preserve">, we conducted a sensitivity analysis on the power outage duration. We evaluated the effects of 4+ hour outages and 12+ hour outages on CVD and respiratory hospitalization rates. We also conducted a sensitivity analysis using a continuous metric of “daily number of hours without power” (hours where </w:t>
      </w:r>
      <w:r w:rsidRPr="001C6BC5">
        <w:rPr>
          <w:rFonts w:ascii="Arial" w:eastAsia="Garamond" w:hAnsi="Arial" w:cs="Arial"/>
          <w:sz w:val="20"/>
          <w:szCs w:val="20"/>
        </w:rPr>
        <w:t>≥</w:t>
      </w:r>
      <w:r w:rsidRPr="001C6BC5">
        <w:rPr>
          <w:rFonts w:ascii="Arial" w:hAnsi="Arial" w:cs="Arial"/>
          <w:sz w:val="20"/>
          <w:szCs w:val="20"/>
        </w:rPr>
        <w:t xml:space="preserve">1% of the population was without power) to test for a threshold effect (where only outages longer than a certain duration caused health effects). </w:t>
      </w:r>
    </w:p>
    <w:p w14:paraId="749D78AB" w14:textId="77777777" w:rsidR="00B25E2A" w:rsidRPr="001C6BC5" w:rsidRDefault="00B25E2A" w:rsidP="001C6BC5">
      <w:pPr>
        <w:spacing w:after="0" w:line="480" w:lineRule="auto"/>
        <w:ind w:firstLine="360"/>
        <w:rPr>
          <w:ins w:id="63" w:author="Heather M" w:date="2025-08-27T18:51:00Z" w16du:dateUtc="2025-08-27T22:51:00Z"/>
          <w:rFonts w:ascii="Arial" w:hAnsi="Arial" w:cs="Arial"/>
          <w:sz w:val="20"/>
          <w:szCs w:val="20"/>
        </w:rPr>
      </w:pPr>
    </w:p>
    <w:p w14:paraId="3851BE52" w14:textId="77777777" w:rsidR="001C6BC5" w:rsidRPr="001C6BC5" w:rsidDel="00B25E2A" w:rsidRDefault="001C6BC5" w:rsidP="001C6BC5">
      <w:pPr>
        <w:spacing w:after="0" w:line="480" w:lineRule="auto"/>
        <w:ind w:firstLine="360"/>
        <w:rPr>
          <w:del w:id="64" w:author="Heather M" w:date="2025-08-27T18:51:00Z" w16du:dateUtc="2025-08-27T22:51:00Z"/>
          <w:rFonts w:ascii="Arial" w:hAnsi="Arial" w:cs="Arial"/>
          <w:sz w:val="20"/>
          <w:szCs w:val="20"/>
        </w:rPr>
      </w:pPr>
    </w:p>
    <w:p w14:paraId="32FF34DE" w14:textId="77777777" w:rsidR="001C6BC5" w:rsidRPr="00AD1D49" w:rsidRDefault="001C6BC5">
      <w:pPr>
        <w:spacing w:after="0" w:line="480" w:lineRule="auto"/>
        <w:ind w:firstLine="360"/>
        <w:rPr>
          <w:rFonts w:ascii="Arial" w:hAnsi="Arial" w:cs="Arial"/>
          <w:sz w:val="20"/>
          <w:szCs w:val="20"/>
          <w:u w:val="single"/>
        </w:rPr>
        <w:pPrChange w:id="65" w:author="Heather M" w:date="2025-08-27T18:51:00Z" w16du:dateUtc="2025-08-27T22:51:00Z">
          <w:pPr>
            <w:spacing w:after="0" w:line="480" w:lineRule="auto"/>
          </w:pPr>
        </w:pPrChange>
      </w:pPr>
      <w:del w:id="66" w:author="Heather M" w:date="2025-08-27T18:51:00Z" w16du:dateUtc="2025-08-27T22:51:00Z">
        <w:r w:rsidRPr="00AD1D49" w:rsidDel="00B25E2A">
          <w:rPr>
            <w:rFonts w:ascii="Arial" w:hAnsi="Arial" w:cs="Arial"/>
            <w:sz w:val="20"/>
            <w:szCs w:val="20"/>
            <w:u w:val="single"/>
          </w:rPr>
          <w:delText>Statistical analysis</w:delText>
        </w:r>
      </w:del>
    </w:p>
    <w:p w14:paraId="039C03C4" w14:textId="641C7E1F" w:rsidR="001C6BC5" w:rsidRPr="001C6BC5" w:rsidRDefault="00345BF0">
      <w:pPr>
        <w:spacing w:after="0" w:line="480" w:lineRule="auto"/>
        <w:rPr>
          <w:rFonts w:ascii="Arial" w:hAnsi="Arial" w:cs="Arial"/>
          <w:sz w:val="20"/>
          <w:szCs w:val="20"/>
        </w:rPr>
        <w:pPrChange w:id="67" w:author="Heather M" w:date="2025-08-27T18:49:00Z" w16du:dateUtc="2025-08-27T22:49:00Z">
          <w:pPr>
            <w:spacing w:after="0" w:line="480" w:lineRule="auto"/>
            <w:ind w:firstLine="360"/>
          </w:pPr>
        </w:pPrChange>
      </w:pPr>
      <w:ins w:id="68" w:author="Heather M" w:date="2025-08-27T18:49:00Z" w16du:dateUtc="2025-08-27T22:49:00Z">
        <w:r>
          <w:rPr>
            <w:rFonts w:ascii="Arial" w:hAnsi="Arial" w:cs="Arial"/>
            <w:sz w:val="20"/>
            <w:szCs w:val="20"/>
          </w:rPr>
          <w:t>Study design</w:t>
        </w:r>
      </w:ins>
    </w:p>
    <w:p w14:paraId="134924E3" w14:textId="138DB045" w:rsidR="001C6BC5" w:rsidDel="00997CBF" w:rsidRDefault="001C6BC5" w:rsidP="00D24790">
      <w:pPr>
        <w:spacing w:after="0" w:line="480" w:lineRule="auto"/>
        <w:ind w:firstLine="360"/>
        <w:rPr>
          <w:del w:id="69" w:author="Heather M" w:date="2025-08-27T18:49:00Z" w16du:dateUtc="2025-08-27T22:49:00Z"/>
          <w:rFonts w:ascii="Arial" w:hAnsi="Arial" w:cs="Arial"/>
          <w:sz w:val="20"/>
          <w:szCs w:val="20"/>
        </w:rPr>
      </w:pPr>
      <w:r w:rsidRPr="001C6BC5">
        <w:rPr>
          <w:rFonts w:ascii="Arial" w:hAnsi="Arial" w:cs="Arial"/>
          <w:sz w:val="20"/>
          <w:szCs w:val="20"/>
        </w:rPr>
        <w:t xml:space="preserve">We used a time-stratified case-crossover design with a conditional Poisson model </w:t>
      </w:r>
      <w:r w:rsidRPr="001C6BC5">
        <w:rPr>
          <w:rFonts w:ascii="Arial" w:hAnsi="Arial" w:cs="Arial"/>
          <w:sz w:val="20"/>
          <w:szCs w:val="20"/>
        </w:rPr>
        <w:fldChar w:fldCharType="begin"/>
      </w:r>
      <w:r w:rsidR="00950BE4">
        <w:rPr>
          <w:rFonts w:ascii="Arial" w:hAnsi="Arial" w:cs="Arial"/>
          <w:sz w:val="20"/>
          <w:szCs w:val="20"/>
        </w:rPr>
        <w:instrText xml:space="preserve"> ADDIN ZOTERO_ITEM CSL_CITATION {"citationID":"7opQ6oZg","properties":{"formattedCitation":"(32)","plainCitation":"(32)","noteIndex":0},"citationItems":[{"id":216,"uris":["http://zotero.org/users/local/hHKggCUl/items/AG3LS9AB"],"itemData":{"id":216,"type":"article-journal","abstract":"Background: The time stratified case cross-over approach is a popular alternative to conventional time series regression for analysing associations between time series of environmental exposures (air pollution, weather) and counts of health outcomes. These are almost always analyzed using conditional logistic regression on data expanded to case–control (case crossover) format, but this has some limitations. In particular adjusting for overdispersion and auto-correlation in the counts is not possible. It has been established that a Poisson model for counts with stratum indicators gives identical estimates to those from conditional logistic regression and does not have these limitations, but it is little used, probably because of the overheads in estimating many stratum parameters.\nMethods: The conditional Poisson model avoids estimating stratum parameters by conditioning on the total event count in each stratum, thus simplifying the computing and increasing the number of strata for which fitting is feasible compared with the standard unconditional Poisson model. Unlike the conditional logistic model, the conditional Poisson model does not require expanding the data, and can adjust for overdispersion and auto-correlation. It is available in Stata, R, and other packages.\nResults: By applying to some real data and using simulations, we demonstrate that conditional Poisson models were simpler to code and shorter to run than are conditional logistic analyses and can be fitted to larger data sets than possible with standard Poisson models. Allowing for overdispersion or autocorrelation was possible with the conditional Poisson model but when not required this model gave identical estimates to those from conditional logistic regression.\nConclusions: Conditional Poisson regression models provide an alternative to case crossover analysis of stratified time series data with some advantages. The conditional Poisson model can also be used in other contexts in which primary control for confounding is by fine stratification.","container-title":"BMC Medical Research Methodology","DOI":"10.1186/1471-2288-14-122","ISSN":"1471-2288","issue":"1","journalAbbreviation":"BMC Med Res Methodol","language":"en","page":"122","source":"DOI.org (Crossref)","title":"Conditional Poisson models: a flexible alternative to conditional logistic case cross-over analysis","title-short":"Conditional Poisson models","volume":"14","author":[{"family":"Armstrong","given":"Ben G"},{"family":"Gasparrini","given":"Antonio"},{"family":"Tobias","given":"Aurelio"}],"issued":{"date-parts":[["2014",12]]}}}],"schema":"https://github.com/citation-style-language/schema/raw/master/csl-citation.json"} </w:instrText>
      </w:r>
      <w:r w:rsidRPr="001C6BC5">
        <w:rPr>
          <w:rFonts w:ascii="Arial" w:hAnsi="Arial" w:cs="Arial"/>
          <w:sz w:val="20"/>
          <w:szCs w:val="20"/>
        </w:rPr>
        <w:fldChar w:fldCharType="separate"/>
      </w:r>
      <w:r w:rsidR="00950BE4">
        <w:rPr>
          <w:rFonts w:ascii="Arial" w:hAnsi="Arial" w:cs="Arial"/>
          <w:noProof/>
          <w:sz w:val="20"/>
          <w:szCs w:val="20"/>
        </w:rPr>
        <w:t>(32)</w:t>
      </w:r>
      <w:r w:rsidRPr="001C6BC5">
        <w:rPr>
          <w:rFonts w:ascii="Arial" w:hAnsi="Arial" w:cs="Arial"/>
          <w:sz w:val="20"/>
          <w:szCs w:val="20"/>
        </w:rPr>
        <w:fldChar w:fldCharType="end"/>
      </w:r>
      <w:r w:rsidRPr="001C6BC5">
        <w:rPr>
          <w:rFonts w:ascii="Arial" w:hAnsi="Arial" w:cs="Arial"/>
          <w:sz w:val="20"/>
          <w:szCs w:val="20"/>
        </w:rPr>
        <w:t xml:space="preserve"> to analyze the association between daily county-level power outage exposure and CVD or respiratory hospitalization rates. We modeled CVD and respiratory hospitalizations separately because heat, cold, loss of power to medical devices, and dehydration </w:t>
      </w:r>
      <w:r w:rsidR="00997971">
        <w:rPr>
          <w:rFonts w:ascii="Arial" w:hAnsi="Arial" w:cs="Arial"/>
          <w:sz w:val="20"/>
          <w:szCs w:val="20"/>
        </w:rPr>
        <w:t xml:space="preserve">may </w:t>
      </w:r>
      <w:r w:rsidRPr="001C6BC5">
        <w:rPr>
          <w:rFonts w:ascii="Arial" w:hAnsi="Arial" w:cs="Arial"/>
          <w:sz w:val="20"/>
          <w:szCs w:val="20"/>
        </w:rPr>
        <w:t xml:space="preserve">affect these outcomes differently </w:t>
      </w:r>
      <w:r w:rsidRPr="001C6BC5">
        <w:rPr>
          <w:rFonts w:ascii="Arial" w:hAnsi="Arial" w:cs="Arial"/>
          <w:sz w:val="20"/>
          <w:szCs w:val="20"/>
        </w:rPr>
        <w:fldChar w:fldCharType="begin"/>
      </w:r>
      <w:r w:rsidR="00950BE4">
        <w:rPr>
          <w:rFonts w:ascii="Arial" w:hAnsi="Arial" w:cs="Arial"/>
          <w:sz w:val="20"/>
          <w:szCs w:val="20"/>
        </w:rPr>
        <w:instrText xml:space="preserve"> ADDIN ZOTERO_ITEM CSL_CITATION {"citationID":"5LvlVl64","properties":{"formattedCitation":"(33\\uc0\\u8211{}35)","plainCitation":"(33–35)","noteIndex":0},"citationItems":[{"id":245,"uris":["http://zotero.org/users/local/hHKggCUl/items/7MGSB3BY"],"itemData":{"id":245,"type":"article-journal","abstract":"Cold and hot weather are associated with mortality and morbidity. Although the burden of temperature-associated mortality may shift towards high temperatures in the future, cold temperatures may represent a greater current-day problem in temperate cities. Hot and cold temperature vulnerabilities may coincide across several personal and neighborhood characteristics, suggesting opportunities for increasing present and future resilience to extreme temperatures. We present a narrative literature review encompassing the epidemiology of cold- and heat-related mortality and morbidity, related physiologic and environmental mechanisms, and municipal responses to hot and cold weather, illustrated by Detroit, Michigan, USA, a ﬁnancially burdened city in an economically diverse metropolitan area. The Detroit area experiences sharp increases in mortality and hospitalizations with extreme heat, while cold temperatures are associated with more gradual increases in mortality, with no clear threshold. Interventions such as heating and cooling centers may reduce but not eliminate temperatureassociated health problems. Furthermore, direct hemodynamic responses to cold, sudden exertion, poor indoor air quality and respiratory epidemics likely contribute to cold-related mortality. Short- and long-term interventions to enhance energy and housing security and housing quality may reduce temperature-related health problems. Extreme temperatures can increase morbidity and mortality in municipalities like Detroit that experience both extreme heat and prolonged cold seasons amidst large socioeconomic disparities. The similarities in physiologic and built-environment vulnerabilities to both hot and cold weather suggest prioritization of strategies that address both present-day cold and near-future heat concerns.","container-title":"Maturitas","DOI":"10.1016/j.maturitas.2018.06.002","ISSN":"03785122","journalAbbreviation":"Maturitas","language":"en","page":"54-59","source":"DOI.org (Crossref)","title":"Climate change and temperature extremes: A review of heat- and cold-related morbidity and mortality concerns of municipalities","title-short":"Climate change and temperature extremes","volume":"114","author":[{"family":"Gronlund","given":"Carina J."},{"family":"Sullivan","given":"Kyle P."},{"family":"Kefelegn","given":"Yonathan"},{"family":"Cameron","given":"Lorraine"},{"family":"O’Neill","given":"Marie S."}],"issued":{"date-parts":[["2018",8]]}}},{"id":205,"uris":["http://zotero.org/users/local/hHKggCUl/items/TWFURUJZ"],"itemData":{"id":205,"type":"article-journal","abstract":"Background: Seasonal variations in the acute exacerbation of chronic obstructive pulmonary disease (COPD) have been reported. However, the influence of air temperature and other meteorological factors on COPD exacerbation remains unclear.\nMethods: National Health Insurance registry data from January 1, 1999 to December 1, 2009 and meteorological variables from the Taiwan Central Weather Bureau for the same period were analyzed. A case-crossover study design was used to investigate the association between COPD exacerbation and meteorological variables.\nResults: A total of 16,254 cases who suffered from COPD exacerbation were enrolled. We found that a 1uC decrease in air temperature was associated with a 0.8% increase in the exacerbation rate on event-days (95% confidence interval (CI), 1.015–1.138, p = 0.015). With a 5uC decrease in mean temperature, the cold temperature (28-day average temperature) had a long-term effect on the exacerbation of COPD (odds ratio (OR), 1.106, 95% CI 1.063–1.152, p,0.001). In addition, elderly patients and those who did not receive inhaled medication tended to suffer an exacerbation when the mean temperature dropped 5uC. Higher barometric pressure, more hours of sunshine, and lower humidity were associated with an increase in COPD exacerbation.\nConclusions: This study demonstrated the effect of cold temperatures on the COPD exacerbation rate. Elderly patients and those without inhaled medicine before the exacerbation event were affected significantly by lower mean temperatures. A more comprehensive program to prevent cold stress in COPD patients may lead to a reduction in the exacerbations rate of COPD.","container-title":"PLoS ONE","DOI":"10.1371/journal.pone.0057066","ISSN":"1932-6203","issue":"3","journalAbbreviation":"PLoS ONE","language":"en","page":"e57066","source":"DOI.org (Crossref)","title":"The Effect of Cold Temperature on Increased Exacerbation of Chronic Obstructive Pulmonary Disease: A Nationwide Study","title-short":"The Effect of Cold Temperature on Increased Exacerbation of Chronic Obstructive Pulmonary Disease","volume":"8","author":[{"family":"Tseng","given":"Ching-Min"},{"family":"Chen","given":"Yung-Tai"},{"family":"Ou","given":"Shuo-Ming"},{"family":"Hsiao","given":"Yi-Han"},{"family":"Li","given":"Szu-Yuan"},{"family":"Wang","given":"Shuu-Jiun"},{"family":"Yang","given":"Albert C."},{"family":"Chen","given":"Tzeng-Ji"},{"family":"Perng","given":"Diahn-Warng"}],"editor":[{"family":"Chaturvedi","given":"Sudha"}],"issued":{"date-parts":[["2013",3,15]]}}},{"id":249,"uris":["http://zotero.org/users/local/hHKggCUl/items/24Y3M5YG"],"itemData":{"id":249,"type":"article-journal","abstract":"BACKGROUND: Cardiovascular disease is the leading cause of death worldwide. Existing studies on the association between temperatures and cardiovascular deaths have been limited in geographic zones and have generally considered associations with total cardiovascular deaths rather than cause-specific cardiovascular deaths.\nMETHODS: We used unified data collection protocols within the Multi-Country Multi-City Collaborative Network to assemble a database of daily counts of specific cardiovascular causes of death from 567 cities in 27 countries across 5 continents in overlapping periods ranging from 1979 to 2019. City-specific daily ambient temperatures were obtained from weather stations and climate reanalysis models. To investigate cardiovascular mortality associations with extreme hot and cold temperatures, we fit case-crossover models in each city and then used a mixed-effects meta-analytic framework to pool individual city estimates. Extreme temperature percentiles were compared with the minimum mortality temperature in each location. Excess deaths were calculated for a range of extreme temperature days.\nRESULTS: The analyses included deaths from any cardiovascular cause (32 154  935), ischemic heart disease (11 745 880), stroke (9 351 312), heart failure (3 673 723), and arrhythmia (670 859). At extreme temperature percentiles, heat (99th percentile) and cold (1st percentile) were associated with higher risk of dying from any cardiovascular cause, ischemic heart disease, stroke, and heart failure as compared to the minimum mortality temperature, which is the temperature associated with least mortality. Across a range of extreme temperatures, hot days (above 97.5th percentile) and cold days (below 2.5th percentile) accounted for 2.2 (95% empirical CI [eCI], 2.1–2.3) and 9.1 (95% eCI, 8.9–9.2) excess deaths for every 1000 cardiovascular deaths, respectively. Heart failure was associated with the highest excess deaths proportion from extreme hot and cold days with 2.6 (95% eCI, 2.4–2.8) and 12.8 (95% eCI, 12.2–13.1) for every 1000 heart failure deaths, respectively.\nCONCLUSIONS: Across a large, multinational sample, exposure to extreme hot and cold temperatures was associated with a greater risk of mortality from multiple common cardiovascular conditions. The intersections between extreme temperatures and cardiovascular health need to be thoroughly characterized in the present day—and especially under a changing climate.","container-title":"Circulation","DOI":"10.1161/CIRCULATIONAHA.122.061832","ISSN":"0009-7322, 1524-4539","issue":"1","journalAbbreviation":"Circulation","language":"en","page":"35-46","source":"DOI.org (Crossref)","title":"Associations Between Extreme Temperatures and Cardiovascular Cause-Specific Mortality: Results From 27 Countries","title-short":"Associations Between Extreme Temperatures and Cardiovascular Cause-Specific Mortality","volume":"147","author":[{"family":"Alahmad","given":"Barrak"},{"family":"Khraishah","given":"Haitham"},{"family":"Royé","given":"Dominic"},{"family":"Vicedo-Cabrera","given":"Ana Maria"},{"family":"Guo","given":"Yuming"},{"family":"Papatheodorou","given":"Stefania I."},{"family":"Achilleos","given":"Souzana"},{"family":"Acquaotta","given":"Fiorella"},{"family":"Armstrong","given":"Ben"},{"family":"Bell","given":"Michelle L."},{"family":"Pan","given":"Shih-Chun"},{"family":"De Sousa Zanotti Stagliorio Coelho","given":"Micheline"},{"family":"Colistro","given":"Valentina"},{"family":"Dang","given":"Tran Ngoc"},{"family":"Van Dung","given":"Do"},{"family":"De’ Donato","given":"Francesca K."},{"family":"Entezari","given":"Alireza"},{"family":"Guo","given":"Yue-Liang Leon"},{"family":"Hashizume","given":"Masahiro"},{"family":"Honda","given":"Yasushi"},{"family":"Indermitte","given":"Ene"},{"family":"Íñiguez","given":"Carmen"},{"family":"Jaakkola","given":"Jouni J.K."},{"family":"Kim","given":"Ho"},{"family":"Lavigne","given":"Eric"},{"family":"Lee","given":"Whanhee"},{"family":"Li","given":"Shanshan"},{"family":"Madureira","given":"Joana"},{"family":"Mayvaneh","given":"Fatemeh"},{"family":"Orru","given":"Hans"},{"family":"Overcenco","given":"Ala"},{"family":"Ragettli","given":"Martina S."},{"family":"Ryti","given":"Niilo R.I."},{"family":"Saldiva","given":"Paulo Hilario Nascimento"},{"family":"Scovronick","given":"Noah"},{"family":"Seposo","given":"Xerxes"},{"family":"Sera","given":"Francesco"},{"family":"Silva","given":"Susana Pereira"},{"family":"Stafoggia","given":"Massimo"},{"family":"Tobias","given":"Aurelio"},{"family":"Garshick","given":"Eric"},{"family":"Bernstein","given":"Aaron S."},{"family":"Zanobetti","given":"Antonella"},{"family":"Schwartz","given":"Joel"},{"family":"Gasparrini","given":"Antonio"},{"family":"Koutrakis","given":"Petros"}],"issued":{"date-parts":[["2023",1,3]]}}}],"schema":"https://github.com/citation-style-language/schema/raw/master/csl-citation.json"} </w:instrText>
      </w:r>
      <w:r w:rsidRPr="001C6BC5">
        <w:rPr>
          <w:rFonts w:ascii="Arial" w:hAnsi="Arial" w:cs="Arial"/>
          <w:sz w:val="20"/>
          <w:szCs w:val="20"/>
        </w:rPr>
        <w:fldChar w:fldCharType="separate"/>
      </w:r>
      <w:r w:rsidR="00950BE4" w:rsidRPr="00950BE4">
        <w:rPr>
          <w:rFonts w:ascii="Arial" w:hAnsi="Arial" w:cs="Arial"/>
          <w:sz w:val="20"/>
        </w:rPr>
        <w:t>(33–35)</w:t>
      </w:r>
      <w:r w:rsidRPr="001C6BC5">
        <w:rPr>
          <w:rFonts w:ascii="Arial" w:hAnsi="Arial" w:cs="Arial"/>
          <w:sz w:val="20"/>
          <w:szCs w:val="20"/>
        </w:rPr>
        <w:fldChar w:fldCharType="end"/>
      </w:r>
      <w:r w:rsidRPr="001C6BC5">
        <w:rPr>
          <w:rFonts w:ascii="Arial" w:hAnsi="Arial" w:cs="Arial"/>
          <w:sz w:val="20"/>
          <w:szCs w:val="20"/>
        </w:rPr>
        <w:t xml:space="preserve">. </w:t>
      </w:r>
      <w:ins w:id="70" w:author="Heather M" w:date="2025-08-27T18:49:00Z" w16du:dateUtc="2025-08-27T22:49:00Z">
        <w:r w:rsidR="00EE641F" w:rsidRPr="00EE641F">
          <w:rPr>
            <w:rFonts w:ascii="Arial" w:hAnsi="Arial" w:cs="Arial"/>
            <w:sz w:val="20"/>
            <w:szCs w:val="20"/>
          </w:rPr>
          <w:t xml:space="preserve">For each case day (i.e., a county-day with a non-zero hospitalization count), we selected control days from the same county in the month and on the same day of the week. Since our study included only days from 2018, control days were also matched on </w:t>
        </w:r>
        <w:del w:id="71" w:author="Joan Casey" w:date="2025-08-29T16:15:00Z" w16du:dateUtc="2025-08-29T23:15:00Z">
          <w:r w:rsidR="00EE641F" w:rsidRPr="00EE641F" w:rsidDel="00581690">
            <w:rPr>
              <w:rFonts w:ascii="Arial" w:hAnsi="Arial" w:cs="Arial"/>
              <w:sz w:val="20"/>
              <w:szCs w:val="20"/>
            </w:rPr>
            <w:delText xml:space="preserve">the same </w:delText>
          </w:r>
        </w:del>
        <w:r w:rsidR="00EE641F" w:rsidRPr="00EE641F">
          <w:rPr>
            <w:rFonts w:ascii="Arial" w:hAnsi="Arial" w:cs="Arial"/>
            <w:sz w:val="20"/>
            <w:szCs w:val="20"/>
          </w:rPr>
          <w:t>year. This matching controlled for time-invariant confounders such as county-level socioeconomic factors that might influence both power outage and cardiorespiratory hospitalization rates, as well as long-term, seasonal, and day-of-week trends. We tested for overdispersion in the outcome by running a quasi-Poisson model, but detected none, and thus proceeded with a traditional Poisson model</w:t>
        </w:r>
        <w:r w:rsidR="00271A65">
          <w:rPr>
            <w:rFonts w:ascii="Arial" w:hAnsi="Arial" w:cs="Arial"/>
            <w:sz w:val="20"/>
            <w:szCs w:val="20"/>
          </w:rPr>
          <w:t>.</w:t>
        </w:r>
      </w:ins>
      <w:del w:id="72" w:author="Heather M" w:date="2025-08-27T18:49:00Z" w16du:dateUtc="2025-08-27T22:49:00Z">
        <w:r w:rsidRPr="001C6BC5" w:rsidDel="00EE641F">
          <w:rPr>
            <w:rFonts w:ascii="Arial" w:hAnsi="Arial" w:cs="Arial"/>
            <w:sz w:val="20"/>
            <w:szCs w:val="20"/>
          </w:rPr>
          <w:delText xml:space="preserve">We selected control days for every case day (i.e., county-day with a non-zero hospitalization count) by matching on county, day of week, and month. This matching controlled for time-invariant confounders such as county-level socioeconomic characteristics, which could affect both hospitalization rates and power outage rates, as well as seasonal and day-of-week trends. </w:delText>
        </w:r>
        <w:r w:rsidR="00865058" w:rsidDel="00EE641F">
          <w:rPr>
            <w:rFonts w:ascii="Arial" w:hAnsi="Arial" w:cs="Arial"/>
            <w:sz w:val="20"/>
            <w:szCs w:val="20"/>
          </w:rPr>
          <w:delText>We first ran a quasi-Poisson model to test for overdispersion of the outcome, but found no overdispersion</w:delText>
        </w:r>
        <w:r w:rsidR="00A9766E" w:rsidDel="00EE641F">
          <w:rPr>
            <w:rFonts w:ascii="Arial" w:hAnsi="Arial" w:cs="Arial"/>
            <w:sz w:val="20"/>
            <w:szCs w:val="20"/>
          </w:rPr>
          <w:delText>.</w:delText>
        </w:r>
      </w:del>
    </w:p>
    <w:p w14:paraId="2FC2C116" w14:textId="77777777" w:rsidR="00997CBF" w:rsidRPr="001C6BC5" w:rsidDel="00581690" w:rsidRDefault="00997CBF" w:rsidP="00997CBF">
      <w:pPr>
        <w:spacing w:after="0" w:line="480" w:lineRule="auto"/>
        <w:ind w:firstLine="360"/>
        <w:rPr>
          <w:ins w:id="73" w:author="Heather M" w:date="2025-08-27T18:51:00Z" w16du:dateUtc="2025-08-27T22:51:00Z"/>
          <w:del w:id="74" w:author="Joan Casey" w:date="2025-08-29T16:18:00Z" w16du:dateUtc="2025-08-29T23:18:00Z"/>
          <w:rFonts w:ascii="Arial" w:hAnsi="Arial" w:cs="Arial"/>
          <w:sz w:val="20"/>
          <w:szCs w:val="20"/>
        </w:rPr>
      </w:pPr>
    </w:p>
    <w:p w14:paraId="516549AE" w14:textId="77777777" w:rsidR="00997CBF" w:rsidRDefault="00997CBF" w:rsidP="00997CBF">
      <w:pPr>
        <w:spacing w:after="0" w:line="480" w:lineRule="auto"/>
        <w:rPr>
          <w:ins w:id="75" w:author="Heather M" w:date="2025-08-27T18:51:00Z" w16du:dateUtc="2025-08-27T22:51:00Z"/>
          <w:rFonts w:ascii="Arial" w:hAnsi="Arial" w:cs="Arial"/>
          <w:sz w:val="20"/>
          <w:szCs w:val="20"/>
        </w:rPr>
      </w:pPr>
    </w:p>
    <w:p w14:paraId="0611ACD6" w14:textId="77777777" w:rsidR="006161F3" w:rsidRDefault="006161F3">
      <w:pPr>
        <w:spacing w:after="0" w:line="480" w:lineRule="auto"/>
        <w:rPr>
          <w:ins w:id="76" w:author="Heather M" w:date="2025-09-02T15:12:00Z" w16du:dateUtc="2025-09-02T19:12:00Z"/>
          <w:rFonts w:ascii="Arial" w:hAnsi="Arial" w:cs="Arial"/>
          <w:sz w:val="20"/>
          <w:szCs w:val="20"/>
        </w:rPr>
      </w:pPr>
    </w:p>
    <w:p w14:paraId="27DB05B6" w14:textId="2898B983" w:rsidR="00EE641F" w:rsidRDefault="00997CBF">
      <w:pPr>
        <w:spacing w:after="0" w:line="480" w:lineRule="auto"/>
        <w:rPr>
          <w:ins w:id="77" w:author="Heather M" w:date="2025-08-27T18:49:00Z" w16du:dateUtc="2025-08-27T22:49:00Z"/>
          <w:rFonts w:ascii="Arial" w:hAnsi="Arial" w:cs="Arial"/>
          <w:sz w:val="20"/>
          <w:szCs w:val="20"/>
        </w:rPr>
        <w:pPrChange w:id="78" w:author="Heather M" w:date="2025-08-27T18:51:00Z" w16du:dateUtc="2025-08-27T22:51:00Z">
          <w:pPr>
            <w:spacing w:after="0" w:line="480" w:lineRule="auto"/>
            <w:ind w:firstLine="360"/>
          </w:pPr>
        </w:pPrChange>
      </w:pPr>
      <w:ins w:id="79" w:author="Heather M" w:date="2025-08-27T18:51:00Z" w16du:dateUtc="2025-08-27T22:51:00Z">
        <w:r>
          <w:rPr>
            <w:rFonts w:ascii="Arial" w:hAnsi="Arial" w:cs="Arial"/>
            <w:sz w:val="20"/>
            <w:szCs w:val="20"/>
          </w:rPr>
          <w:lastRenderedPageBreak/>
          <w:t>Statistical analysis</w:t>
        </w:r>
      </w:ins>
      <w:del w:id="80" w:author="Heather M" w:date="2025-08-27T18:49:00Z" w16du:dateUtc="2025-08-27T22:49:00Z">
        <w:r w:rsidR="001C6BC5" w:rsidRPr="001C6BC5" w:rsidDel="009C3387">
          <w:rPr>
            <w:rFonts w:ascii="Arial" w:hAnsi="Arial" w:cs="Arial"/>
            <w:sz w:val="20"/>
            <w:szCs w:val="20"/>
          </w:rPr>
          <w:delText xml:space="preserve"> </w:delText>
        </w:r>
      </w:del>
    </w:p>
    <w:p w14:paraId="7818D228" w14:textId="66E3D613" w:rsidR="001C6BC5" w:rsidRPr="001C6BC5" w:rsidRDefault="001C6BC5" w:rsidP="00260F43">
      <w:pPr>
        <w:spacing w:after="0" w:line="480" w:lineRule="auto"/>
        <w:ind w:firstLine="360"/>
        <w:rPr>
          <w:rFonts w:ascii="Arial" w:hAnsi="Arial" w:cs="Arial"/>
          <w:sz w:val="20"/>
          <w:szCs w:val="20"/>
        </w:rPr>
      </w:pPr>
      <w:r w:rsidRPr="001C6BC5">
        <w:rPr>
          <w:rFonts w:ascii="Arial" w:hAnsi="Arial" w:cs="Arial"/>
          <w:sz w:val="20"/>
          <w:szCs w:val="20"/>
        </w:rPr>
        <w:t>We controlled for meteorological confounders such as temperature, precipitation, and wind speed (</w:t>
      </w:r>
      <w:r w:rsidR="003439B9">
        <w:rPr>
          <w:rFonts w:ascii="Arial" w:hAnsi="Arial" w:cs="Arial"/>
          <w:sz w:val="20"/>
          <w:szCs w:val="20"/>
        </w:rPr>
        <w:t xml:space="preserve">as </w:t>
      </w:r>
      <w:r w:rsidRPr="001C6BC5">
        <w:rPr>
          <w:rFonts w:ascii="Arial" w:hAnsi="Arial" w:cs="Arial"/>
          <w:sz w:val="20"/>
          <w:szCs w:val="20"/>
        </w:rPr>
        <w:t xml:space="preserve">a proxy for cyclones, tornadoes, and other storms). These factors influence both power outage and hospitalization rates. We used daily county-level maximal temperature, average wind speed, and total precipitation measures from gridMET, a dataset of daily high-spatial resolution surface meteorological data </w:t>
      </w:r>
      <w:r w:rsidRPr="001C6BC5">
        <w:rPr>
          <w:rFonts w:ascii="Arial" w:hAnsi="Arial" w:cs="Arial"/>
          <w:sz w:val="20"/>
          <w:szCs w:val="20"/>
        </w:rPr>
        <w:fldChar w:fldCharType="begin"/>
      </w:r>
      <w:r w:rsidR="00950BE4">
        <w:rPr>
          <w:rFonts w:ascii="Arial" w:hAnsi="Arial" w:cs="Arial"/>
          <w:sz w:val="20"/>
          <w:szCs w:val="20"/>
        </w:rPr>
        <w:instrText xml:space="preserve"> ADDIN ZOTERO_ITEM CSL_CITATION {"citationID":"anMHlWK4","properties":{"formattedCitation":"(36)","plainCitation":"(36)","noteIndex":0},"citationItems":[{"id":257,"uris":["http://zotero.org/users/local/hHKggCUl/items/P8C49KHT"],"itemData":{"id":257,"type":"article-journal","abstract":"Abstract\n            Landscape</w:instrText>
      </w:r>
      <w:r w:rsidR="00950BE4">
        <w:rPr>
          <w:rFonts w:ascii="Cambria Math" w:hAnsi="Cambria Math" w:cs="Cambria Math"/>
          <w:sz w:val="20"/>
          <w:szCs w:val="20"/>
        </w:rPr>
        <w:instrText>‐</w:instrText>
      </w:r>
      <w:r w:rsidR="00950BE4">
        <w:rPr>
          <w:rFonts w:ascii="Arial" w:hAnsi="Arial" w:cs="Arial"/>
          <w:sz w:val="20"/>
          <w:szCs w:val="20"/>
        </w:rPr>
        <w:instrText>scale ecological modelling has been hindered by suitable high</w:instrText>
      </w:r>
      <w:r w:rsidR="00950BE4">
        <w:rPr>
          <w:rFonts w:ascii="Cambria Math" w:hAnsi="Cambria Math" w:cs="Cambria Math"/>
          <w:sz w:val="20"/>
          <w:szCs w:val="20"/>
        </w:rPr>
        <w:instrText>‐</w:instrText>
      </w:r>
      <w:r w:rsidR="00950BE4">
        <w:rPr>
          <w:rFonts w:ascii="Arial" w:hAnsi="Arial" w:cs="Arial"/>
          <w:sz w:val="20"/>
          <w:szCs w:val="20"/>
        </w:rPr>
        <w:instrText>resolution surface meteorological datasets. To overcome these limitations, desirable spatial attributes of gridded climate data are combined with desirable temporal attributes of regional</w:instrText>
      </w:r>
      <w:r w:rsidR="00950BE4">
        <w:rPr>
          <w:rFonts w:ascii="Cambria Math" w:hAnsi="Cambria Math" w:cs="Cambria Math"/>
          <w:sz w:val="20"/>
          <w:szCs w:val="20"/>
        </w:rPr>
        <w:instrText>‐</w:instrText>
      </w:r>
      <w:r w:rsidR="00950BE4">
        <w:rPr>
          <w:rFonts w:ascii="Arial" w:hAnsi="Arial" w:cs="Arial"/>
          <w:sz w:val="20"/>
          <w:szCs w:val="20"/>
        </w:rPr>
        <w:instrText>scale reanalysis and daily gauge</w:instrText>
      </w:r>
      <w:r w:rsidR="00950BE4">
        <w:rPr>
          <w:rFonts w:ascii="Cambria Math" w:hAnsi="Cambria Math" w:cs="Cambria Math"/>
          <w:sz w:val="20"/>
          <w:szCs w:val="20"/>
        </w:rPr>
        <w:instrText>‐</w:instrText>
      </w:r>
      <w:r w:rsidR="00950BE4">
        <w:rPr>
          <w:rFonts w:ascii="Arial" w:hAnsi="Arial" w:cs="Arial"/>
          <w:sz w:val="20"/>
          <w:szCs w:val="20"/>
        </w:rPr>
        <w:instrText>based precipitation to derive a spatially and temporally complete, high</w:instrText>
      </w:r>
      <w:r w:rsidR="00950BE4">
        <w:rPr>
          <w:rFonts w:ascii="Cambria Math" w:hAnsi="Cambria Math" w:cs="Cambria Math"/>
          <w:sz w:val="20"/>
          <w:szCs w:val="20"/>
        </w:rPr>
        <w:instrText>‐</w:instrText>
      </w:r>
      <w:r w:rsidR="00950BE4">
        <w:rPr>
          <w:rFonts w:ascii="Arial" w:hAnsi="Arial" w:cs="Arial"/>
          <w:sz w:val="20"/>
          <w:szCs w:val="20"/>
        </w:rPr>
        <w:instrText>resolution (4</w:instrText>
      </w:r>
      <w:r w:rsidR="00950BE4">
        <w:rPr>
          <w:rFonts w:ascii="Cambria Math" w:hAnsi="Cambria Math" w:cs="Cambria Math"/>
          <w:sz w:val="20"/>
          <w:szCs w:val="20"/>
        </w:rPr>
        <w:instrText>‐</w:instrText>
      </w:r>
      <w:r w:rsidR="00950BE4">
        <w:rPr>
          <w:rFonts w:ascii="Arial" w:hAnsi="Arial" w:cs="Arial"/>
          <w:sz w:val="20"/>
          <w:szCs w:val="20"/>
        </w:rPr>
        <w:instrText>km) gridded dataset of surface meteorological variables required in ecological modelling for the contiguous United States from 1979 to 2010. Validation of the resulting gridded surface meteorological data, using an extensive network of automated weather stations across the western United States, showed skill comparable to that derived from interpolation using station observations, suggesting it can serve as suitable surrogate for landscape</w:instrText>
      </w:r>
      <w:r w:rsidR="00950BE4">
        <w:rPr>
          <w:rFonts w:ascii="Cambria Math" w:hAnsi="Cambria Math" w:cs="Cambria Math"/>
          <w:sz w:val="20"/>
          <w:szCs w:val="20"/>
        </w:rPr>
        <w:instrText>‐</w:instrText>
      </w:r>
      <w:r w:rsidR="00950BE4">
        <w:rPr>
          <w:rFonts w:ascii="Arial" w:hAnsi="Arial" w:cs="Arial"/>
          <w:sz w:val="20"/>
          <w:szCs w:val="20"/>
        </w:rPr>
        <w:instrText xml:space="preserve">scale ecological modelling across vast unmonitored areas of the United States. Copyright © 2011 Royal Meteorological Society","container-title":"International Journal of Climatology","DOI":"10.1002/joc.3413","ISSN":"0899-8418, 1097-0088","issue":"1","journalAbbreviation":"Intl Journal of Climatology","language":"en","page":"121-131","source":"DOI.org (Crossref)","title":"Development of gridded surface meteorological data for ecological applications and modelling","volume":"33","author":[{"family":"Abatzoglou","given":"John T."}],"issued":{"date-parts":[["2013",1]]}}}],"schema":"https://github.com/citation-style-language/schema/raw/master/csl-citation.json"} </w:instrText>
      </w:r>
      <w:r w:rsidRPr="001C6BC5">
        <w:rPr>
          <w:rFonts w:ascii="Arial" w:hAnsi="Arial" w:cs="Arial"/>
          <w:sz w:val="20"/>
          <w:szCs w:val="20"/>
        </w:rPr>
        <w:fldChar w:fldCharType="separate"/>
      </w:r>
      <w:r w:rsidR="00950BE4">
        <w:rPr>
          <w:rFonts w:ascii="Arial" w:hAnsi="Arial" w:cs="Arial"/>
          <w:noProof/>
          <w:sz w:val="20"/>
          <w:szCs w:val="20"/>
        </w:rPr>
        <w:t>(36)</w:t>
      </w:r>
      <w:r w:rsidRPr="001C6BC5">
        <w:rPr>
          <w:rFonts w:ascii="Arial" w:hAnsi="Arial" w:cs="Arial"/>
          <w:sz w:val="20"/>
          <w:szCs w:val="20"/>
        </w:rPr>
        <w:fldChar w:fldCharType="end"/>
      </w:r>
      <w:r w:rsidRPr="001C6BC5">
        <w:rPr>
          <w:rFonts w:ascii="Arial" w:hAnsi="Arial" w:cs="Arial"/>
          <w:sz w:val="20"/>
          <w:szCs w:val="20"/>
        </w:rPr>
        <w:t>. We included maximal temperature flexibly in our models as a natural spline with 3 degrees of freedom based on the known non-linear relationship between temperature and hospitalizations</w:t>
      </w:r>
      <w:r w:rsidR="00E4674D">
        <w:rPr>
          <w:rFonts w:ascii="Arial" w:hAnsi="Arial" w:cs="Arial"/>
          <w:sz w:val="20"/>
          <w:szCs w:val="20"/>
        </w:rPr>
        <w:t>, and controlled for lagged effects of temperature up to 1 week after exposure</w:t>
      </w:r>
      <w:r w:rsidRPr="001C6BC5">
        <w:rPr>
          <w:rFonts w:ascii="Arial" w:hAnsi="Arial" w:cs="Arial"/>
          <w:sz w:val="20"/>
          <w:szCs w:val="20"/>
        </w:rPr>
        <w:t xml:space="preserve"> </w:t>
      </w:r>
      <w:r w:rsidRPr="001C6BC5">
        <w:rPr>
          <w:rFonts w:ascii="Arial" w:hAnsi="Arial" w:cs="Arial"/>
          <w:sz w:val="20"/>
          <w:szCs w:val="20"/>
        </w:rPr>
        <w:fldChar w:fldCharType="begin"/>
      </w:r>
      <w:r w:rsidR="00950BE4">
        <w:rPr>
          <w:rFonts w:ascii="Arial" w:hAnsi="Arial" w:cs="Arial"/>
          <w:sz w:val="20"/>
          <w:szCs w:val="20"/>
        </w:rPr>
        <w:instrText xml:space="preserve"> ADDIN ZOTERO_ITEM CSL_CITATION {"citationID":"rL987GAw","properties":{"formattedCitation":"(37)","plainCitation":"(37)","noteIndex":0},"citationItems":[{"id":211,"uris":["http://zotero.org/users/local/hHKggCUl/items/7S2KHWLC"],"itemData":{"id":211,"type":"article-journal","abstract":"Objectives: To estimate the risk of hospitalization for respiratory diseases associated with outdoor heat in the U.S. elderly.\nMethods: An observational study of approximately 12.5 million Medicare beneﬁciaries in 213 United States counties, January 1, 1999 to December 31, 2008. We estimate a national average relative risk of hospitalization for each 108F (5.68C) increase in daily outdoor temperature using Bayesian hierarchical models.\nMeasurements and Main Results: We obtained daily county-level rates of Medicare emergency respiratory hospitalizations (International Classiﬁcation of Diseases, Ninth Revision, 464–466, 480–487, 490–492) in 213 U.S. counties from 1999 through 2008. Overall, each 108F increase in daily temperature was associated with a 4.3% increase in same-day emergency hospitalizations for respiratory diseases (95% posterior interval, 3.8, 4.8%). Counties’ relative risks were signiﬁcantly higher in counties with cooler average summer temperatures.\nConclusions: We found strong evidence of an association between outdoor heat and respiratory hospitalizations in the largest population of elderly studied to date. Given projections of increasing temperatures from climate change and the increasing global prevalence of chronic pulmonary disease, the relationship between heat and respiratory morbidity is a growing concern.","container-title":"American Journal of Respiratory and Critical Care Medicine","DOI":"10.1164/rccm.201211-1969OC","ISSN":"1073-449X, 1535-4970","issue":"10","journalAbbreviation":"Am J Respir Crit Care Med","language":"en","page":"1098-1103","source":"DOI.org (Crossref)","title":"Heat-related Emergency Hospitalizations for Respiratory Diseases in the Medicare Population","volume":"187","author":[{"family":"Anderson","given":"G. Brooke"},{"family":"Dominici","given":"Francesca"},{"family":"Wang","given":"Yun"},{"family":"McCormack","given":"Meredith C."},{"family":"Bell","given":"Michelle L."},{"family":"Peng","given":"Roger D."}],"issued":{"date-parts":[["2013",5,15]]}}}],"schema":"https://github.com/citation-style-language/schema/raw/master/csl-citation.json"} </w:instrText>
      </w:r>
      <w:r w:rsidRPr="001C6BC5">
        <w:rPr>
          <w:rFonts w:ascii="Arial" w:hAnsi="Arial" w:cs="Arial"/>
          <w:sz w:val="20"/>
          <w:szCs w:val="20"/>
        </w:rPr>
        <w:fldChar w:fldCharType="separate"/>
      </w:r>
      <w:r w:rsidR="00950BE4">
        <w:rPr>
          <w:rFonts w:ascii="Arial" w:hAnsi="Arial" w:cs="Arial"/>
          <w:noProof/>
          <w:sz w:val="20"/>
          <w:szCs w:val="20"/>
        </w:rPr>
        <w:t>(37)</w:t>
      </w:r>
      <w:r w:rsidRPr="001C6BC5">
        <w:rPr>
          <w:rFonts w:ascii="Arial" w:hAnsi="Arial" w:cs="Arial"/>
          <w:sz w:val="20"/>
          <w:szCs w:val="20"/>
        </w:rPr>
        <w:fldChar w:fldCharType="end"/>
      </w:r>
      <w:r w:rsidRPr="001C6BC5">
        <w:rPr>
          <w:rFonts w:ascii="Arial" w:hAnsi="Arial" w:cs="Arial"/>
          <w:sz w:val="20"/>
          <w:szCs w:val="20"/>
        </w:rPr>
        <w:t xml:space="preserve">. To determine how flexibly to control for wind speed and precipitation, we examined the relationships between </w:t>
      </w:r>
      <w:r w:rsidR="00BF0040">
        <w:rPr>
          <w:rFonts w:ascii="Arial" w:hAnsi="Arial" w:cs="Arial"/>
          <w:sz w:val="20"/>
          <w:szCs w:val="20"/>
        </w:rPr>
        <w:t>these two meteorologic factors</w:t>
      </w:r>
      <w:r w:rsidRPr="001C6BC5">
        <w:rPr>
          <w:rFonts w:ascii="Arial" w:hAnsi="Arial" w:cs="Arial"/>
          <w:sz w:val="20"/>
          <w:szCs w:val="20"/>
        </w:rPr>
        <w:t xml:space="preserve"> and CVD and respiratory hospitalization rates separately. We ran several test models with splines on precipitation and wind speed with varying degrees of flexibility (linear and 2-4 degrees of freedom) and tested model fit using the quasi-Akaike Information Criterion (qAIC). We controlled for these confounders in our analytic power outage models with the qAIC-determined degree of flexibility. In respiratory hospitalization models, we controlled for </w:t>
      </w:r>
      <w:r w:rsidR="00F77BD9">
        <w:rPr>
          <w:rFonts w:ascii="Arial" w:hAnsi="Arial" w:cs="Arial"/>
          <w:sz w:val="20"/>
          <w:szCs w:val="20"/>
        </w:rPr>
        <w:t xml:space="preserve">same-day </w:t>
      </w:r>
      <w:r w:rsidRPr="001C6BC5">
        <w:rPr>
          <w:rFonts w:ascii="Arial" w:hAnsi="Arial" w:cs="Arial"/>
          <w:sz w:val="20"/>
          <w:szCs w:val="20"/>
        </w:rPr>
        <w:t xml:space="preserve">precipitation linearly, and in CVD models, with 2 degrees of freedom. We modelled </w:t>
      </w:r>
      <w:r w:rsidR="0073550B">
        <w:rPr>
          <w:rFonts w:ascii="Arial" w:hAnsi="Arial" w:cs="Arial"/>
          <w:sz w:val="20"/>
          <w:szCs w:val="20"/>
        </w:rPr>
        <w:t xml:space="preserve">same-day </w:t>
      </w:r>
      <w:r w:rsidRPr="001C6BC5">
        <w:rPr>
          <w:rFonts w:ascii="Arial" w:hAnsi="Arial" w:cs="Arial"/>
          <w:sz w:val="20"/>
          <w:szCs w:val="20"/>
        </w:rPr>
        <w:t xml:space="preserve">wind speed </w:t>
      </w:r>
      <w:r w:rsidR="0069147C">
        <w:rPr>
          <w:rFonts w:ascii="Arial" w:hAnsi="Arial" w:cs="Arial"/>
          <w:sz w:val="20"/>
          <w:szCs w:val="20"/>
        </w:rPr>
        <w:t xml:space="preserve">exposure </w:t>
      </w:r>
      <w:r w:rsidRPr="001C6BC5">
        <w:rPr>
          <w:rFonts w:ascii="Arial" w:hAnsi="Arial" w:cs="Arial"/>
          <w:sz w:val="20"/>
          <w:szCs w:val="20"/>
        </w:rPr>
        <w:t xml:space="preserve">with 3 degrees of freedom </w:t>
      </w:r>
      <w:r w:rsidR="000018B2">
        <w:rPr>
          <w:rFonts w:ascii="Arial" w:hAnsi="Arial" w:cs="Arial"/>
          <w:sz w:val="20"/>
          <w:szCs w:val="20"/>
        </w:rPr>
        <w:t>for</w:t>
      </w:r>
      <w:r w:rsidR="000018B2" w:rsidRPr="001C6BC5">
        <w:rPr>
          <w:rFonts w:ascii="Arial" w:hAnsi="Arial" w:cs="Arial"/>
          <w:sz w:val="20"/>
          <w:szCs w:val="20"/>
        </w:rPr>
        <w:t xml:space="preserve"> </w:t>
      </w:r>
      <w:r w:rsidRPr="001C6BC5">
        <w:rPr>
          <w:rFonts w:ascii="Arial" w:hAnsi="Arial" w:cs="Arial"/>
          <w:sz w:val="20"/>
          <w:szCs w:val="20"/>
        </w:rPr>
        <w:t xml:space="preserve">both outcomes. </w:t>
      </w:r>
    </w:p>
    <w:p w14:paraId="6B43437C" w14:textId="34BF47F4" w:rsidR="001C6BC5" w:rsidRPr="001C6BC5" w:rsidRDefault="001C6BC5" w:rsidP="001C6BC5">
      <w:pPr>
        <w:spacing w:after="0" w:line="480" w:lineRule="auto"/>
        <w:ind w:firstLine="360"/>
        <w:rPr>
          <w:rFonts w:ascii="Arial" w:hAnsi="Arial" w:cs="Arial"/>
          <w:sz w:val="20"/>
          <w:szCs w:val="20"/>
        </w:rPr>
      </w:pPr>
      <w:r w:rsidRPr="001C6BC5">
        <w:rPr>
          <w:rFonts w:ascii="Arial" w:hAnsi="Arial" w:cs="Arial"/>
          <w:sz w:val="20"/>
          <w:szCs w:val="20"/>
        </w:rPr>
        <w:t xml:space="preserve">We hypothesized that there would be lagged effects of power outage on CVD and respiratory hospitalizations. Power outage exposure </w:t>
      </w:r>
      <w:r w:rsidR="00C503EA">
        <w:rPr>
          <w:rFonts w:ascii="Arial" w:hAnsi="Arial" w:cs="Arial"/>
          <w:sz w:val="20"/>
          <w:szCs w:val="20"/>
        </w:rPr>
        <w:t xml:space="preserve">had </w:t>
      </w:r>
      <w:r w:rsidR="00C503EA">
        <w:rPr>
          <w:rFonts w:ascii="Arial" w:hAnsi="Arial" w:cs="Arial"/>
          <w:sz w:val="20"/>
          <w:szCs w:val="20"/>
          <w:lang w:val="el-GR"/>
        </w:rPr>
        <w:t>ρ</w:t>
      </w:r>
      <w:r w:rsidR="00C503EA">
        <w:rPr>
          <w:rFonts w:ascii="Arial" w:hAnsi="Arial" w:cs="Arial"/>
          <w:sz w:val="20"/>
          <w:szCs w:val="20"/>
        </w:rPr>
        <w:t xml:space="preserve"> </w:t>
      </w:r>
      <w:r w:rsidR="00C503EA" w:rsidRPr="001C6BC5">
        <w:rPr>
          <w:rFonts w:ascii="Arial" w:hAnsi="Arial" w:cs="Arial"/>
          <w:sz w:val="20"/>
          <w:szCs w:val="20"/>
        </w:rPr>
        <w:t>= 0.2</w:t>
      </w:r>
      <w:r w:rsidR="00C503EA">
        <w:rPr>
          <w:rFonts w:ascii="Arial" w:hAnsi="Arial" w:cs="Arial"/>
          <w:sz w:val="20"/>
          <w:szCs w:val="20"/>
        </w:rPr>
        <w:t xml:space="preserve"> </w:t>
      </w:r>
      <w:r w:rsidRPr="001C6BC5">
        <w:rPr>
          <w:rFonts w:ascii="Arial" w:hAnsi="Arial" w:cs="Arial"/>
          <w:sz w:val="20"/>
          <w:szCs w:val="20"/>
        </w:rPr>
        <w:t>autocorrelat</w:t>
      </w:r>
      <w:r w:rsidR="00C503EA">
        <w:rPr>
          <w:rFonts w:ascii="Arial" w:hAnsi="Arial" w:cs="Arial"/>
          <w:sz w:val="20"/>
          <w:szCs w:val="20"/>
        </w:rPr>
        <w:t>ion</w:t>
      </w:r>
      <w:r w:rsidRPr="001C6BC5">
        <w:rPr>
          <w:rFonts w:ascii="Arial" w:hAnsi="Arial" w:cs="Arial"/>
          <w:sz w:val="20"/>
          <w:szCs w:val="20"/>
        </w:rPr>
        <w:t xml:space="preserve">. We included distributed lag terms up to 6 days after power outage exposure and constrained these terms </w:t>
      </w:r>
      <w:r w:rsidRPr="001C6BC5">
        <w:rPr>
          <w:rFonts w:ascii="Arial" w:hAnsi="Arial" w:cs="Arial"/>
          <w:sz w:val="20"/>
          <w:szCs w:val="20"/>
        </w:rPr>
        <w:fldChar w:fldCharType="begin"/>
      </w:r>
      <w:r w:rsidR="00950BE4">
        <w:rPr>
          <w:rFonts w:ascii="Arial" w:hAnsi="Arial" w:cs="Arial"/>
          <w:sz w:val="20"/>
          <w:szCs w:val="20"/>
        </w:rPr>
        <w:instrText xml:space="preserve"> ADDIN ZOTERO_ITEM CSL_CITATION {"citationID":"AyNmwG13","properties":{"formattedCitation":"(38)","plainCitation":"(38)","noteIndex":0},"citationItems":[{"id":259,"uris":["http://zotero.org/users/local/hHKggCUl/items/TT6S5RCD"],"itemData":{"id":259,"type":"article-journal","abstract":"Abstract\n            \n              Environmental stressors often show effects that are delayed in time, requiring the use of statistical models that are flexible enough to describe the additional time dimension of the exposure–response relationship. Here we develop the family of distributed lag non</w:instrText>
      </w:r>
      <w:r w:rsidR="00950BE4">
        <w:rPr>
          <w:rFonts w:ascii="Cambria Math" w:hAnsi="Cambria Math" w:cs="Cambria Math"/>
          <w:sz w:val="20"/>
          <w:szCs w:val="20"/>
        </w:rPr>
        <w:instrText>‐</w:instrText>
      </w:r>
      <w:r w:rsidR="00950BE4">
        <w:rPr>
          <w:rFonts w:ascii="Arial" w:hAnsi="Arial" w:cs="Arial"/>
          <w:sz w:val="20"/>
          <w:szCs w:val="20"/>
        </w:rPr>
        <w:instrText>linear models (DLNM), a modelling framework that can simultaneously represent non</w:instrText>
      </w:r>
      <w:r w:rsidR="00950BE4">
        <w:rPr>
          <w:rFonts w:ascii="Cambria Math" w:hAnsi="Cambria Math" w:cs="Cambria Math"/>
          <w:sz w:val="20"/>
          <w:szCs w:val="20"/>
        </w:rPr>
        <w:instrText>‐</w:instrText>
      </w:r>
      <w:r w:rsidR="00950BE4">
        <w:rPr>
          <w:rFonts w:ascii="Arial" w:hAnsi="Arial" w:cs="Arial"/>
          <w:sz w:val="20"/>
          <w:szCs w:val="20"/>
        </w:rPr>
        <w:instrText>linear exposure–response dependencies and delayed effects. This methodology is based on the definition of a ‘cross</w:instrText>
      </w:r>
      <w:r w:rsidR="00950BE4">
        <w:rPr>
          <w:rFonts w:ascii="Cambria Math" w:hAnsi="Cambria Math" w:cs="Cambria Math"/>
          <w:sz w:val="20"/>
          <w:szCs w:val="20"/>
        </w:rPr>
        <w:instrText>‐</w:instrText>
      </w:r>
      <w:r w:rsidR="00950BE4">
        <w:rPr>
          <w:rFonts w:ascii="Arial" w:hAnsi="Arial" w:cs="Arial"/>
          <w:sz w:val="20"/>
          <w:szCs w:val="20"/>
        </w:rPr>
        <w:instrText>basis’, a bi</w:instrText>
      </w:r>
      <w:r w:rsidR="00950BE4">
        <w:rPr>
          <w:rFonts w:ascii="Cambria Math" w:hAnsi="Cambria Math" w:cs="Cambria Math"/>
          <w:sz w:val="20"/>
          <w:szCs w:val="20"/>
        </w:rPr>
        <w:instrText>‐</w:instrText>
      </w:r>
      <w:r w:rsidR="00950BE4">
        <w:rPr>
          <w:rFonts w:ascii="Arial" w:hAnsi="Arial" w:cs="Arial"/>
          <w:sz w:val="20"/>
          <w:szCs w:val="20"/>
        </w:rPr>
        <w:instrText>dimensional space of functions that describes simultaneously the shape of the relationship along both the space of the predictor and the lag dimension of its occurrence. In this way the approach provides a unified framework for a range of models that have previously been used in this setting, and new more flexible variants. This family of models is implemented in the package\n              dlnm\n              within the statistical environment R. To illustrate the methodology we use examples of DLNMs to represent the relationship between temperature and mortality, using data from the National Morbidity, Mortality, and Air Pollution Study (NMMAPS) for New York during the period 1987–2000. Copyright © 2010 John Wiley &amp; Sons, Ltd.","container-title":"Statistics in Medicine","DOI":"10.1002/sim.3940","ISSN":"0277-6715, 1097-0258","issue":"21","journalAbbreviation":"Statistics in Medicine","language":"en","license":"http://onlinelibrary.wiley.com/termsAndConditions#vor","page":"2224-2234","source":"DOI.org (Crossref)","title":"Distributed lag non</w:instrText>
      </w:r>
      <w:r w:rsidR="00950BE4">
        <w:rPr>
          <w:rFonts w:ascii="Cambria Math" w:hAnsi="Cambria Math" w:cs="Cambria Math"/>
          <w:sz w:val="20"/>
          <w:szCs w:val="20"/>
        </w:rPr>
        <w:instrText>‐</w:instrText>
      </w:r>
      <w:r w:rsidR="00950BE4">
        <w:rPr>
          <w:rFonts w:ascii="Arial" w:hAnsi="Arial" w:cs="Arial"/>
          <w:sz w:val="20"/>
          <w:szCs w:val="20"/>
        </w:rPr>
        <w:instrText xml:space="preserve">linear models","volume":"29","author":[{"family":"Gasparrini","given":"A."},{"family":"Armstrong","given":"B."},{"family":"Kenward","given":"M. G."}],"issued":{"date-parts":[["2010",9,20]]}}}],"schema":"https://github.com/citation-style-language/schema/raw/master/csl-citation.json"} </w:instrText>
      </w:r>
      <w:r w:rsidRPr="001C6BC5">
        <w:rPr>
          <w:rFonts w:ascii="Arial" w:hAnsi="Arial" w:cs="Arial"/>
          <w:sz w:val="20"/>
          <w:szCs w:val="20"/>
        </w:rPr>
        <w:fldChar w:fldCharType="separate"/>
      </w:r>
      <w:r w:rsidR="00950BE4">
        <w:rPr>
          <w:rFonts w:ascii="Arial" w:hAnsi="Arial" w:cs="Arial"/>
          <w:noProof/>
          <w:sz w:val="20"/>
          <w:szCs w:val="20"/>
        </w:rPr>
        <w:t>(38)</w:t>
      </w:r>
      <w:r w:rsidRPr="001C6BC5">
        <w:rPr>
          <w:rFonts w:ascii="Arial" w:hAnsi="Arial" w:cs="Arial"/>
          <w:sz w:val="20"/>
          <w:szCs w:val="20"/>
        </w:rPr>
        <w:fldChar w:fldCharType="end"/>
      </w:r>
      <w:r w:rsidRPr="001C6BC5">
        <w:rPr>
          <w:rFonts w:ascii="Arial" w:hAnsi="Arial" w:cs="Arial"/>
          <w:sz w:val="20"/>
          <w:szCs w:val="20"/>
        </w:rPr>
        <w:t>. We tested 3-5 degrees of freedom on the lag dimension (1-3 knots), and we compared model fit using qAICs. We found that for CVD outcomes, 5 degrees of freedom across the lag dimension produced the best model fit, and for respiratory hospitalizations, 3 degrees of freedom resulted in the best model fit.</w:t>
      </w:r>
    </w:p>
    <w:p w14:paraId="0E80EF1A" w14:textId="77777777" w:rsidR="001C6BC5" w:rsidRPr="001C6BC5" w:rsidRDefault="001C6BC5" w:rsidP="001C6BC5">
      <w:pPr>
        <w:spacing w:after="0" w:line="480" w:lineRule="auto"/>
        <w:ind w:firstLine="360"/>
        <w:rPr>
          <w:rFonts w:ascii="Arial" w:hAnsi="Arial" w:cs="Arial"/>
          <w:sz w:val="20"/>
          <w:szCs w:val="20"/>
        </w:rPr>
      </w:pPr>
      <w:r w:rsidRPr="001C6BC5">
        <w:rPr>
          <w:rFonts w:ascii="Arial" w:hAnsi="Arial" w:cs="Arial"/>
          <w:sz w:val="20"/>
          <w:szCs w:val="20"/>
        </w:rPr>
        <w:t xml:space="preserve">We conducted secondary analyses for power outages affecting </w:t>
      </w:r>
      <w:r w:rsidRPr="001C6BC5">
        <w:rPr>
          <w:rFonts w:ascii="Arial" w:eastAsia="Garamond" w:hAnsi="Arial" w:cs="Arial"/>
          <w:sz w:val="20"/>
          <w:szCs w:val="20"/>
        </w:rPr>
        <w:t>≥</w:t>
      </w:r>
      <w:r w:rsidRPr="001C6BC5">
        <w:rPr>
          <w:rFonts w:ascii="Arial" w:hAnsi="Arial" w:cs="Arial"/>
          <w:sz w:val="20"/>
          <w:szCs w:val="20"/>
        </w:rPr>
        <w:t xml:space="preserve">3% or </w:t>
      </w:r>
      <w:r w:rsidRPr="001C6BC5">
        <w:rPr>
          <w:rFonts w:ascii="Arial" w:eastAsia="Garamond" w:hAnsi="Arial" w:cs="Arial"/>
          <w:sz w:val="20"/>
          <w:szCs w:val="20"/>
        </w:rPr>
        <w:t>≥</w:t>
      </w:r>
      <w:r w:rsidRPr="001C6BC5">
        <w:rPr>
          <w:rFonts w:ascii="Arial" w:hAnsi="Arial" w:cs="Arial"/>
          <w:sz w:val="20"/>
          <w:szCs w:val="20"/>
        </w:rPr>
        <w:t xml:space="preserve">5% of county customers, rather than </w:t>
      </w:r>
      <w:r w:rsidRPr="001C6BC5">
        <w:rPr>
          <w:rFonts w:ascii="Arial" w:eastAsia="Garamond" w:hAnsi="Arial" w:cs="Arial"/>
          <w:sz w:val="20"/>
          <w:szCs w:val="20"/>
        </w:rPr>
        <w:t>≥</w:t>
      </w:r>
      <w:r w:rsidRPr="001C6BC5">
        <w:rPr>
          <w:rFonts w:ascii="Arial" w:hAnsi="Arial" w:cs="Arial"/>
          <w:sz w:val="20"/>
          <w:szCs w:val="20"/>
        </w:rPr>
        <w:t xml:space="preserve">1%. </w:t>
      </w:r>
    </w:p>
    <w:p w14:paraId="03616016" w14:textId="6706F8B7" w:rsidR="001C6BC5" w:rsidRDefault="001C6BC5" w:rsidP="001C6BC5">
      <w:pPr>
        <w:spacing w:after="0" w:line="480" w:lineRule="auto"/>
        <w:ind w:firstLine="360"/>
        <w:rPr>
          <w:ins w:id="81" w:author="Heather M" w:date="2025-08-28T14:25:00Z" w16du:dateUtc="2025-08-28T18:25:00Z"/>
          <w:rFonts w:ascii="Arial" w:hAnsi="Arial" w:cs="Arial"/>
          <w:sz w:val="20"/>
          <w:szCs w:val="20"/>
        </w:rPr>
      </w:pPr>
      <w:r w:rsidRPr="001C6BC5">
        <w:rPr>
          <w:rFonts w:ascii="Arial" w:hAnsi="Arial" w:cs="Arial"/>
          <w:sz w:val="20"/>
          <w:szCs w:val="20"/>
        </w:rPr>
        <w:lastRenderedPageBreak/>
        <w:t>In an additional secondary analysis, we tested the relationship between continuous daily county-level number of hours without power and hospitalizations rates to test for possible threshold effects. We used constrained non-linear lag terms for power outage exposure in a conditional Poisson</w:t>
      </w:r>
      <w:r w:rsidR="00BB074B">
        <w:rPr>
          <w:rFonts w:ascii="Arial" w:hAnsi="Arial" w:cs="Arial"/>
          <w:sz w:val="20"/>
          <w:szCs w:val="20"/>
        </w:rPr>
        <w:t xml:space="preserve"> model as</w:t>
      </w:r>
      <w:r w:rsidRPr="001C6BC5">
        <w:rPr>
          <w:rFonts w:ascii="Arial" w:hAnsi="Arial" w:cs="Arial"/>
          <w:sz w:val="20"/>
          <w:szCs w:val="20"/>
        </w:rPr>
        <w:t xml:space="preserve"> described above. To test for threshold effects, we compared models with a linear exposure-response function to those with a natural spline exposure-response function with 3 degrees of freedom. We also tested models with 3-6 degrees of freedom on the lag </w:t>
      </w:r>
      <w:r w:rsidR="00BB074B" w:rsidRPr="001C6BC5">
        <w:rPr>
          <w:rFonts w:ascii="Arial" w:hAnsi="Arial" w:cs="Arial"/>
          <w:sz w:val="20"/>
          <w:szCs w:val="20"/>
        </w:rPr>
        <w:t>dimension and</w:t>
      </w:r>
      <w:r w:rsidRPr="001C6BC5">
        <w:rPr>
          <w:rFonts w:ascii="Arial" w:hAnsi="Arial" w:cs="Arial"/>
          <w:sz w:val="20"/>
          <w:szCs w:val="20"/>
        </w:rPr>
        <w:t xml:space="preserve"> used qAICs to find the best-fitting model among these eight model options.</w:t>
      </w:r>
    </w:p>
    <w:p w14:paraId="0825BD14" w14:textId="4DFE0BE0" w:rsidR="00F26975" w:rsidRDefault="00F26975" w:rsidP="001C6BC5">
      <w:pPr>
        <w:spacing w:after="0" w:line="480" w:lineRule="auto"/>
        <w:ind w:firstLine="360"/>
        <w:rPr>
          <w:ins w:id="82" w:author="Heather M" w:date="2025-08-28T14:10:00Z" w16du:dateUtc="2025-08-28T18:10:00Z"/>
          <w:rFonts w:ascii="Arial" w:hAnsi="Arial" w:cs="Arial"/>
          <w:sz w:val="20"/>
          <w:szCs w:val="20"/>
        </w:rPr>
      </w:pPr>
      <w:ins w:id="83" w:author="Heather M" w:date="2025-08-28T14:26:00Z" w16du:dateUtc="2025-08-28T18:26:00Z">
        <w:r>
          <w:rPr>
            <w:rFonts w:ascii="Arial" w:hAnsi="Arial" w:cs="Arial"/>
            <w:sz w:val="20"/>
            <w:szCs w:val="20"/>
          </w:rPr>
          <w:t xml:space="preserve">Finally, to express our main analysis results in absolute terms, </w:t>
        </w:r>
        <w:r w:rsidRPr="00F26975">
          <w:rPr>
            <w:rFonts w:ascii="Arial" w:hAnsi="Arial" w:cs="Arial"/>
            <w:sz w:val="20"/>
            <w:szCs w:val="20"/>
          </w:rPr>
          <w:t xml:space="preserve">we calculated the population attributable fraction </w:t>
        </w:r>
        <w:r w:rsidR="000D3C09">
          <w:rPr>
            <w:rFonts w:ascii="Arial" w:hAnsi="Arial" w:cs="Arial"/>
            <w:sz w:val="20"/>
            <w:szCs w:val="20"/>
          </w:rPr>
          <w:t xml:space="preserve">of </w:t>
        </w:r>
      </w:ins>
      <w:ins w:id="84" w:author="Heather M" w:date="2025-09-02T15:13:00Z" w16du:dateUtc="2025-09-02T19:13:00Z">
        <w:r w:rsidR="00BD1EC8">
          <w:rPr>
            <w:rFonts w:ascii="Arial" w:hAnsi="Arial" w:cs="Arial"/>
            <w:sz w:val="20"/>
            <w:szCs w:val="20"/>
          </w:rPr>
          <w:t>cardiovascular</w:t>
        </w:r>
        <w:r w:rsidR="00BD1EC8" w:rsidRPr="00F26975">
          <w:rPr>
            <w:rFonts w:ascii="Arial" w:hAnsi="Arial" w:cs="Arial"/>
            <w:sz w:val="20"/>
            <w:szCs w:val="20"/>
          </w:rPr>
          <w:t xml:space="preserve"> </w:t>
        </w:r>
      </w:ins>
      <w:ins w:id="85" w:author="Heather M" w:date="2025-08-28T14:26:00Z" w16du:dateUtc="2025-08-28T18:26:00Z">
        <w:r w:rsidR="00AF7A24">
          <w:rPr>
            <w:rFonts w:ascii="Arial" w:hAnsi="Arial" w:cs="Arial"/>
            <w:sz w:val="20"/>
            <w:szCs w:val="20"/>
          </w:rPr>
          <w:t>and respiratory hospitalizations</w:t>
        </w:r>
        <w:r w:rsidR="000D3C09">
          <w:rPr>
            <w:rFonts w:ascii="Arial" w:hAnsi="Arial" w:cs="Arial"/>
            <w:sz w:val="20"/>
            <w:szCs w:val="20"/>
          </w:rPr>
          <w:t xml:space="preserve"> due to power outage </w:t>
        </w:r>
        <w:r w:rsidRPr="00F26975">
          <w:rPr>
            <w:rFonts w:ascii="Arial" w:hAnsi="Arial" w:cs="Arial"/>
            <w:sz w:val="20"/>
            <w:szCs w:val="20"/>
          </w:rPr>
          <w:t xml:space="preserve">and used it to estimate the excess </w:t>
        </w:r>
      </w:ins>
      <w:ins w:id="86" w:author="Heather M" w:date="2025-09-02T15:13:00Z" w16du:dateUtc="2025-09-02T19:13:00Z">
        <w:r w:rsidR="00BD1EC8">
          <w:rPr>
            <w:rFonts w:ascii="Arial" w:hAnsi="Arial" w:cs="Arial"/>
            <w:sz w:val="20"/>
            <w:szCs w:val="20"/>
          </w:rPr>
          <w:t>cardiovascular</w:t>
        </w:r>
      </w:ins>
      <w:ins w:id="87" w:author="Heather M" w:date="2025-08-28T14:26:00Z" w16du:dateUtc="2025-08-28T18:26:00Z">
        <w:r w:rsidRPr="00F26975">
          <w:rPr>
            <w:rFonts w:ascii="Arial" w:hAnsi="Arial" w:cs="Arial"/>
            <w:sz w:val="20"/>
            <w:szCs w:val="20"/>
          </w:rPr>
          <w:t xml:space="preserve"> and respiratory hospitalizations associated with power outages in the Medicare Fee-For-Service population</w:t>
        </w:r>
      </w:ins>
      <w:ins w:id="88" w:author="Joan Casey" w:date="2025-08-29T16:16:00Z" w16du:dateUtc="2025-08-29T23:16:00Z">
        <w:r w:rsidR="00581690">
          <w:rPr>
            <w:rFonts w:ascii="Arial" w:hAnsi="Arial" w:cs="Arial"/>
            <w:sz w:val="20"/>
            <w:szCs w:val="20"/>
          </w:rPr>
          <w:t xml:space="preserve"> in 2018</w:t>
        </w:r>
      </w:ins>
      <w:ins w:id="89" w:author="Heather M" w:date="2025-08-28T14:26:00Z" w16du:dateUtc="2025-08-28T18:26:00Z">
        <w:r w:rsidRPr="00F26975">
          <w:rPr>
            <w:rFonts w:ascii="Arial" w:hAnsi="Arial" w:cs="Arial"/>
            <w:sz w:val="20"/>
            <w:szCs w:val="20"/>
          </w:rPr>
          <w:t>.</w:t>
        </w:r>
      </w:ins>
    </w:p>
    <w:p w14:paraId="6A43FB78" w14:textId="77777777" w:rsidR="00390564" w:rsidRDefault="00390564" w:rsidP="00390564">
      <w:pPr>
        <w:spacing w:after="0" w:line="480" w:lineRule="auto"/>
        <w:rPr>
          <w:ins w:id="90" w:author="Heather M" w:date="2025-08-28T14:11:00Z" w16du:dateUtc="2025-08-28T18:11:00Z"/>
          <w:rFonts w:ascii="Arial" w:hAnsi="Arial" w:cs="Arial"/>
          <w:sz w:val="20"/>
          <w:szCs w:val="20"/>
        </w:rPr>
      </w:pPr>
    </w:p>
    <w:p w14:paraId="0FFECD9B" w14:textId="57ED2813" w:rsidR="00390564" w:rsidRDefault="00390564">
      <w:pPr>
        <w:spacing w:after="0" w:line="480" w:lineRule="auto"/>
        <w:rPr>
          <w:ins w:id="91" w:author="Heather M" w:date="2025-08-27T18:55:00Z" w16du:dateUtc="2025-08-27T22:55:00Z"/>
          <w:rFonts w:ascii="Arial" w:hAnsi="Arial" w:cs="Arial"/>
          <w:sz w:val="20"/>
          <w:szCs w:val="20"/>
        </w:rPr>
        <w:pPrChange w:id="92" w:author="Heather M" w:date="2025-08-28T14:10:00Z" w16du:dateUtc="2025-08-28T18:10:00Z">
          <w:pPr>
            <w:spacing w:after="0" w:line="480" w:lineRule="auto"/>
            <w:ind w:firstLine="360"/>
          </w:pPr>
        </w:pPrChange>
      </w:pPr>
      <w:ins w:id="93" w:author="Heather M" w:date="2025-08-28T14:11:00Z" w16du:dateUtc="2025-08-28T18:11:00Z">
        <w:r>
          <w:rPr>
            <w:rFonts w:ascii="Arial" w:hAnsi="Arial" w:cs="Arial"/>
            <w:sz w:val="20"/>
            <w:szCs w:val="20"/>
          </w:rPr>
          <w:t>Sensitivity</w:t>
        </w:r>
      </w:ins>
      <w:ins w:id="94" w:author="Heather M" w:date="2025-08-28T14:10:00Z" w16du:dateUtc="2025-08-28T18:10:00Z">
        <w:r>
          <w:rPr>
            <w:rFonts w:ascii="Arial" w:hAnsi="Arial" w:cs="Arial"/>
            <w:sz w:val="20"/>
            <w:szCs w:val="20"/>
          </w:rPr>
          <w:t xml:space="preserve"> </w:t>
        </w:r>
      </w:ins>
      <w:ins w:id="95" w:author="Heather M" w:date="2025-08-28T14:11:00Z" w16du:dateUtc="2025-08-28T18:11:00Z">
        <w:r>
          <w:rPr>
            <w:rFonts w:ascii="Arial" w:hAnsi="Arial" w:cs="Arial"/>
            <w:sz w:val="20"/>
            <w:szCs w:val="20"/>
          </w:rPr>
          <w:t>analyses:</w:t>
        </w:r>
      </w:ins>
    </w:p>
    <w:p w14:paraId="1CFEB1DE" w14:textId="77777777" w:rsidR="008623C8" w:rsidRDefault="002F237F" w:rsidP="001C6BC5">
      <w:pPr>
        <w:spacing w:after="0" w:line="480" w:lineRule="auto"/>
        <w:ind w:firstLine="360"/>
        <w:rPr>
          <w:ins w:id="96" w:author="Heather M" w:date="2025-08-28T14:11:00Z" w16du:dateUtc="2025-08-28T18:11:00Z"/>
          <w:rFonts w:ascii="Arial" w:hAnsi="Arial" w:cs="Arial"/>
          <w:sz w:val="20"/>
          <w:szCs w:val="20"/>
        </w:rPr>
      </w:pPr>
      <w:ins w:id="97" w:author="Heather M" w:date="2025-08-27T18:55:00Z" w16du:dateUtc="2025-08-27T22:55:00Z">
        <w:r>
          <w:rPr>
            <w:rFonts w:ascii="Arial" w:hAnsi="Arial" w:cs="Arial"/>
            <w:sz w:val="20"/>
            <w:szCs w:val="20"/>
          </w:rPr>
          <w:t xml:space="preserve">We ran a sensitivity analysis testing if last observation carried forward vs. </w:t>
        </w:r>
        <w:r w:rsidRPr="006D564F">
          <w:rPr>
            <w:rFonts w:ascii="Arial" w:hAnsi="Arial" w:cs="Arial"/>
            <w:sz w:val="20"/>
            <w:szCs w:val="20"/>
          </w:rPr>
          <w:t>replac</w:t>
        </w:r>
        <w:r>
          <w:rPr>
            <w:rFonts w:ascii="Arial" w:hAnsi="Arial" w:cs="Arial"/>
            <w:sz w:val="20"/>
            <w:szCs w:val="20"/>
          </w:rPr>
          <w:t>ing</w:t>
        </w:r>
        <w:r w:rsidRPr="006D564F">
          <w:rPr>
            <w:rFonts w:ascii="Arial" w:hAnsi="Arial" w:cs="Arial"/>
            <w:sz w:val="20"/>
            <w:szCs w:val="20"/>
          </w:rPr>
          <w:t xml:space="preserve"> data missing for fewer than 4 hours with 0 (no exposure, the mean, median, and mode value of exposure in the dataset</w:t>
        </w:r>
        <w:r>
          <w:rPr>
            <w:rFonts w:ascii="Arial" w:hAnsi="Arial" w:cs="Arial"/>
            <w:sz w:val="20"/>
            <w:szCs w:val="20"/>
          </w:rPr>
          <w:t>) affected our results</w:t>
        </w:r>
        <w:r w:rsidRPr="006D564F">
          <w:rPr>
            <w:rFonts w:ascii="Arial" w:hAnsi="Arial" w:cs="Arial"/>
            <w:sz w:val="20"/>
            <w:szCs w:val="20"/>
          </w:rPr>
          <w:t>.</w:t>
        </w:r>
      </w:ins>
      <w:ins w:id="98" w:author="Heather M" w:date="2025-08-27T19:28:00Z" w16du:dateUtc="2025-08-27T23:28:00Z">
        <w:r w:rsidR="006655FD">
          <w:rPr>
            <w:rFonts w:ascii="Arial" w:hAnsi="Arial" w:cs="Arial"/>
            <w:sz w:val="20"/>
            <w:szCs w:val="20"/>
          </w:rPr>
          <w:t xml:space="preserve"> </w:t>
        </w:r>
      </w:ins>
    </w:p>
    <w:p w14:paraId="159B3099" w14:textId="28355B9D" w:rsidR="002F237F" w:rsidRDefault="008623C8" w:rsidP="001C6BC5">
      <w:pPr>
        <w:spacing w:after="0" w:line="480" w:lineRule="auto"/>
        <w:ind w:firstLine="360"/>
        <w:rPr>
          <w:ins w:id="99" w:author="Heather M" w:date="2025-08-28T14:11:00Z" w16du:dateUtc="2025-08-28T18:11:00Z"/>
          <w:rFonts w:ascii="Arial" w:hAnsi="Arial" w:cs="Arial"/>
          <w:sz w:val="20"/>
          <w:szCs w:val="20"/>
        </w:rPr>
      </w:pPr>
      <w:ins w:id="100" w:author="Heather M" w:date="2025-08-28T14:11:00Z" w16du:dateUtc="2025-08-28T18:11:00Z">
        <w:r>
          <w:rPr>
            <w:rFonts w:ascii="Arial" w:hAnsi="Arial" w:cs="Arial"/>
            <w:sz w:val="20"/>
            <w:szCs w:val="20"/>
          </w:rPr>
          <w:t>B</w:t>
        </w:r>
      </w:ins>
      <w:ins w:id="101" w:author="Heather M" w:date="2025-08-27T19:28:00Z" w16du:dateUtc="2025-08-27T23:28:00Z">
        <w:r w:rsidR="006655FD" w:rsidRPr="006655FD">
          <w:rPr>
            <w:rFonts w:ascii="Arial" w:hAnsi="Arial" w:cs="Arial"/>
            <w:sz w:val="20"/>
            <w:szCs w:val="20"/>
          </w:rPr>
          <w:t xml:space="preserve">ecause of the large proportion of missing data in the POUS dataset, we </w:t>
        </w:r>
      </w:ins>
      <w:ins w:id="102" w:author="Heather M" w:date="2025-08-28T14:11:00Z" w16du:dateUtc="2025-08-28T18:11:00Z">
        <w:r w:rsidR="00C22D96">
          <w:rPr>
            <w:rFonts w:ascii="Arial" w:hAnsi="Arial" w:cs="Arial"/>
            <w:sz w:val="20"/>
            <w:szCs w:val="20"/>
          </w:rPr>
          <w:t xml:space="preserve">also </w:t>
        </w:r>
      </w:ins>
      <w:ins w:id="103" w:author="Heather M" w:date="2025-08-27T19:28:00Z" w16du:dateUtc="2025-08-27T23:28:00Z">
        <w:r w:rsidR="006655FD" w:rsidRPr="006655FD">
          <w:rPr>
            <w:rFonts w:ascii="Arial" w:hAnsi="Arial" w:cs="Arial"/>
            <w:sz w:val="20"/>
            <w:szCs w:val="20"/>
          </w:rPr>
          <w:t>conducted a</w:t>
        </w:r>
        <w:del w:id="104" w:author="Joan Casey" w:date="2025-08-29T16:16:00Z" w16du:dateUtc="2025-08-29T23:16:00Z">
          <w:r w:rsidR="006655FD" w:rsidRPr="006655FD" w:rsidDel="00581690">
            <w:rPr>
              <w:rFonts w:ascii="Arial" w:hAnsi="Arial" w:cs="Arial"/>
              <w:sz w:val="20"/>
              <w:szCs w:val="20"/>
            </w:rPr>
            <w:delText>n</w:delText>
          </w:r>
        </w:del>
        <w:r w:rsidR="006655FD" w:rsidRPr="006655FD">
          <w:rPr>
            <w:rFonts w:ascii="Arial" w:hAnsi="Arial" w:cs="Arial"/>
            <w:sz w:val="20"/>
            <w:szCs w:val="20"/>
          </w:rPr>
          <w:t xml:space="preserve"> </w:t>
        </w:r>
        <w:del w:id="105" w:author="Joan Casey" w:date="2025-08-29T16:16:00Z" w16du:dateUtc="2025-08-29T23:16:00Z">
          <w:r w:rsidR="006655FD" w:rsidRPr="006655FD" w:rsidDel="00581690">
            <w:rPr>
              <w:rFonts w:ascii="Arial" w:hAnsi="Arial" w:cs="Arial"/>
              <w:sz w:val="20"/>
              <w:szCs w:val="20"/>
            </w:rPr>
            <w:delText xml:space="preserve">additional </w:delText>
          </w:r>
        </w:del>
        <w:r w:rsidR="006655FD" w:rsidRPr="006655FD">
          <w:rPr>
            <w:rFonts w:ascii="Arial" w:hAnsi="Arial" w:cs="Arial"/>
            <w:sz w:val="20"/>
            <w:szCs w:val="20"/>
          </w:rPr>
          <w:t>sensitivity analysis</w:t>
        </w:r>
      </w:ins>
      <w:ins w:id="106" w:author="Joan Casey" w:date="2025-08-29T16:17:00Z" w16du:dateUtc="2025-08-29T23:17:00Z">
        <w:r w:rsidR="00581690">
          <w:rPr>
            <w:rFonts w:ascii="Arial" w:hAnsi="Arial" w:cs="Arial"/>
            <w:sz w:val="20"/>
            <w:szCs w:val="20"/>
          </w:rPr>
          <w:t>,</w:t>
        </w:r>
      </w:ins>
      <w:ins w:id="107" w:author="Heather M" w:date="2025-08-27T19:28:00Z" w16du:dateUtc="2025-08-27T23:28:00Z">
        <w:r w:rsidR="006655FD" w:rsidRPr="006655FD">
          <w:rPr>
            <w:rFonts w:ascii="Arial" w:hAnsi="Arial" w:cs="Arial"/>
            <w:sz w:val="20"/>
            <w:szCs w:val="20"/>
          </w:rPr>
          <w:t xml:space="preserve"> limiting our analysis to counties with 20% of data missing or less</w:t>
        </w:r>
      </w:ins>
      <w:ins w:id="108" w:author="Heather M" w:date="2025-08-27T19:29:00Z" w16du:dateUtc="2025-08-27T23:29:00Z">
        <w:r w:rsidR="00E50A59">
          <w:rPr>
            <w:rFonts w:ascii="Arial" w:hAnsi="Arial" w:cs="Arial"/>
            <w:sz w:val="20"/>
            <w:szCs w:val="20"/>
          </w:rPr>
          <w:t>.</w:t>
        </w:r>
      </w:ins>
    </w:p>
    <w:p w14:paraId="538F87DE" w14:textId="59B7F100" w:rsidR="003F681B" w:rsidRPr="001C6BC5" w:rsidRDefault="00CC786A" w:rsidP="001C6BC5">
      <w:pPr>
        <w:spacing w:after="0" w:line="480" w:lineRule="auto"/>
        <w:ind w:firstLine="360"/>
        <w:rPr>
          <w:rFonts w:ascii="Arial" w:hAnsi="Arial" w:cs="Arial"/>
          <w:sz w:val="20"/>
          <w:szCs w:val="20"/>
        </w:rPr>
      </w:pPr>
      <w:ins w:id="109" w:author="Heather M" w:date="2025-08-28T14:11:00Z" w16du:dateUtc="2025-08-28T18:11:00Z">
        <w:r>
          <w:rPr>
            <w:rFonts w:ascii="Arial" w:hAnsi="Arial" w:cs="Arial"/>
            <w:sz w:val="20"/>
            <w:szCs w:val="20"/>
          </w:rPr>
          <w:t>Finally, b</w:t>
        </w:r>
        <w:r w:rsidRPr="00CC786A">
          <w:rPr>
            <w:rFonts w:ascii="Arial" w:hAnsi="Arial" w:cs="Arial"/>
            <w:sz w:val="20"/>
            <w:szCs w:val="20"/>
          </w:rPr>
          <w:t>ecause of wildfire-related power shutoffs, wildfire smoke could be a confounder. We conducted a sensitivity analysis using estimates of wildfire PM</w:t>
        </w:r>
        <w:r w:rsidRPr="00690B8B">
          <w:rPr>
            <w:rFonts w:ascii="Arial" w:hAnsi="Arial" w:cs="Arial"/>
            <w:sz w:val="20"/>
            <w:szCs w:val="20"/>
            <w:vertAlign w:val="subscript"/>
            <w:rPrChange w:id="110" w:author="Heather M" w:date="2025-08-28T14:11:00Z" w16du:dateUtc="2025-08-28T18:11:00Z">
              <w:rPr>
                <w:rFonts w:ascii="Arial" w:hAnsi="Arial" w:cs="Arial"/>
                <w:sz w:val="20"/>
                <w:szCs w:val="20"/>
              </w:rPr>
            </w:rPrChange>
          </w:rPr>
          <w:t>2.5</w:t>
        </w:r>
        <w:r w:rsidRPr="00CC786A">
          <w:rPr>
            <w:rFonts w:ascii="Arial" w:hAnsi="Arial" w:cs="Arial"/>
            <w:sz w:val="20"/>
            <w:szCs w:val="20"/>
          </w:rPr>
          <w:t xml:space="preserve"> from Childs et al. </w:t>
        </w:r>
        <w:commentRangeStart w:id="111"/>
        <w:r w:rsidRPr="00CC786A">
          <w:rPr>
            <w:rFonts w:ascii="Arial" w:hAnsi="Arial" w:cs="Arial"/>
            <w:sz w:val="20"/>
            <w:szCs w:val="20"/>
          </w:rPr>
          <w:t>202</w:t>
        </w:r>
      </w:ins>
      <w:ins w:id="112" w:author="Heather M" w:date="2025-09-02T20:48:00Z" w16du:dateUtc="2025-09-03T00:48:00Z">
        <w:r w:rsidR="003C5498">
          <w:rPr>
            <w:rFonts w:ascii="Arial" w:hAnsi="Arial" w:cs="Arial"/>
            <w:sz w:val="20"/>
            <w:szCs w:val="20"/>
          </w:rPr>
          <w:t xml:space="preserve">2 </w:t>
        </w:r>
      </w:ins>
      <w:r w:rsidR="003C5498">
        <w:rPr>
          <w:rFonts w:ascii="Arial" w:hAnsi="Arial" w:cs="Arial"/>
          <w:sz w:val="20"/>
          <w:szCs w:val="20"/>
        </w:rPr>
        <w:fldChar w:fldCharType="begin"/>
      </w:r>
      <w:r w:rsidR="003C5498">
        <w:rPr>
          <w:rFonts w:ascii="Arial" w:hAnsi="Arial" w:cs="Arial"/>
          <w:sz w:val="20"/>
          <w:szCs w:val="20"/>
        </w:rPr>
        <w:instrText xml:space="preserve"> ADDIN ZOTERO_ITEM CSL_CITATION {"citationID":"4HxuQJhi","properties":{"formattedCitation":"(39)","plainCitation":"(39)","noteIndex":0},"citationItems":[{"id":352,"uris":["http://zotero.org/users/local/hHKggCUl/items/VCVFALIX"],"itemData":{"id":352,"type":"article-journal","abstract":"Smoke from wildfires is a growing health risk across the US. Understanding the spatial and temporal patterns of such exposure and its population health impacts requires separating smoke-driven pollutants from non-smoke pollutants and a long time series to quantify patterns and measure health impacts. We develop a parsimonious and accurate machine learning model of daily wildfire-driven PM2.5 concentrations using a combination of ground, satellite, and reanalysis data sources that are easy to update. We apply our model across the contiguous US from 2006 to 2020, generating daily estimates of smoke PM2.5 over a 10 km-by-10 km grid and use these data to characterize levels and trends in smoke PM2.5. Smoke contributions to daily PM2.5 concentrations have increased by up to 5 μg/m3 in the Western US over the last decade, reversing decades of policy-driven improvements in overall air quality, with concentrations growing fastest for higher income populations and predominantly Hispanic populations. The number of people in locations with at least 1 day of smoke PM2.5 above 100 μg/m3 per year has increased 27-fold over the last decade, including nearly 25 million people in 2020 alone. Our data set can bolster efforts to comprehensively understand the drivers and societal impacts of trends and extremes in wildfire smoke.","container-title":"Environmental Science &amp; Technology","DOI":"10.1021/acs.est.2c02934","ISSN":"0013-936X, 1520-5851","issue":"19","journalAbbreviation":"Environ. Sci. Technol.","language":"en","license":"https://doi.org/10.15223/policy-029","page":"13607-13621","source":"DOI.org (Crossref)","title":"Daily Local-Level Estimates of Ambient Wildfire Smoke PM&lt;sub&gt;2.5&lt;/sub&gt; for the Contiguous US","volume":"56","author":[{"family":"Childs","given":"Marissa L."},{"family":"Li","given":"Jessica"},{"family":"Wen","given":"Jeffrey"},{"family":"Heft-Neal","given":"Sam"},{"family":"Driscoll","given":"Anne"},{"family":"Wang","given":"Sherrie"},{"family":"Gould","given":"Carlos F."},{"family":"Qiu","given":"Minghao"},{"family":"Burney","given":"Jennifer"},{"family":"Burke","given":"Marshall"}],"issued":{"date-parts":[["2022",10,4]]}}}],"schema":"https://github.com/citation-style-language/schema/raw/master/csl-citation.json"} </w:instrText>
      </w:r>
      <w:r w:rsidR="003C5498">
        <w:rPr>
          <w:rFonts w:ascii="Arial" w:hAnsi="Arial" w:cs="Arial"/>
          <w:sz w:val="20"/>
          <w:szCs w:val="20"/>
        </w:rPr>
        <w:fldChar w:fldCharType="separate"/>
      </w:r>
      <w:r w:rsidR="003C5498">
        <w:rPr>
          <w:rFonts w:ascii="Arial" w:hAnsi="Arial" w:cs="Arial"/>
          <w:noProof/>
          <w:sz w:val="20"/>
          <w:szCs w:val="20"/>
        </w:rPr>
        <w:t>(39)</w:t>
      </w:r>
      <w:r w:rsidR="003C5498">
        <w:rPr>
          <w:rFonts w:ascii="Arial" w:hAnsi="Arial" w:cs="Arial"/>
          <w:sz w:val="20"/>
          <w:szCs w:val="20"/>
        </w:rPr>
        <w:fldChar w:fldCharType="end"/>
      </w:r>
      <w:ins w:id="113" w:author="Heather M" w:date="2025-08-28T14:11:00Z" w16du:dateUtc="2025-08-28T18:11:00Z">
        <w:r w:rsidRPr="00CC786A">
          <w:rPr>
            <w:rFonts w:ascii="Arial" w:hAnsi="Arial" w:cs="Arial"/>
            <w:sz w:val="20"/>
            <w:szCs w:val="20"/>
          </w:rPr>
          <w:t xml:space="preserve"> </w:t>
        </w:r>
      </w:ins>
      <w:commentRangeEnd w:id="111"/>
      <w:r w:rsidR="00581690">
        <w:rPr>
          <w:rStyle w:val="CommentReference"/>
          <w:rFonts w:ascii="Times New Roman" w:eastAsia="Times New Roman" w:hAnsi="Times New Roman" w:cs="Times New Roman"/>
        </w:rPr>
        <w:commentReference w:id="111"/>
      </w:r>
      <w:ins w:id="114" w:author="Heather M" w:date="2025-08-28T14:11:00Z" w16du:dateUtc="2025-08-28T18:11:00Z">
        <w:r w:rsidRPr="00CC786A">
          <w:rPr>
            <w:rFonts w:ascii="Arial" w:hAnsi="Arial" w:cs="Arial"/>
            <w:sz w:val="20"/>
            <w:szCs w:val="20"/>
          </w:rPr>
          <w:t>to categorize county-days as exposed or unexposed to wildfire smoke. We considered a county-day exposed if the concentration of wildfire smoke was &gt; 0 µg/m³ and adjusted for this binary ‘smoke-day’ variable in our analysis</w:t>
        </w:r>
        <w:r w:rsidR="00E6023B">
          <w:rPr>
            <w:rFonts w:ascii="Arial" w:hAnsi="Arial" w:cs="Arial"/>
            <w:sz w:val="20"/>
            <w:szCs w:val="20"/>
          </w:rPr>
          <w:t>.</w:t>
        </w:r>
      </w:ins>
    </w:p>
    <w:p w14:paraId="49AFE2D7" w14:textId="77777777" w:rsidR="001C6BC5" w:rsidRPr="001C6BC5" w:rsidRDefault="001C6BC5" w:rsidP="001C6BC5">
      <w:pPr>
        <w:spacing w:after="0" w:line="480" w:lineRule="auto"/>
        <w:ind w:firstLine="360"/>
        <w:rPr>
          <w:rFonts w:ascii="Arial" w:hAnsi="Arial" w:cs="Arial"/>
          <w:sz w:val="20"/>
          <w:szCs w:val="20"/>
        </w:rPr>
      </w:pPr>
    </w:p>
    <w:p w14:paraId="7B9E2A71" w14:textId="77777777" w:rsidR="001C6BC5" w:rsidRPr="00ED5EF9" w:rsidRDefault="001C6BC5" w:rsidP="001C6BC5">
      <w:pPr>
        <w:spacing w:after="0" w:line="480" w:lineRule="auto"/>
        <w:rPr>
          <w:rFonts w:ascii="Arial" w:hAnsi="Arial" w:cs="Arial"/>
          <w:sz w:val="20"/>
          <w:szCs w:val="20"/>
          <w:u w:val="single"/>
        </w:rPr>
      </w:pPr>
      <w:r w:rsidRPr="00ED5EF9">
        <w:rPr>
          <w:rFonts w:ascii="Arial" w:hAnsi="Arial" w:cs="Arial"/>
          <w:sz w:val="20"/>
          <w:szCs w:val="20"/>
          <w:u w:val="single"/>
        </w:rPr>
        <w:t>Testing for effect modification</w:t>
      </w:r>
    </w:p>
    <w:p w14:paraId="7DCF372B" w14:textId="77777777" w:rsidR="001C6BC5" w:rsidRPr="001C6BC5" w:rsidRDefault="001C6BC5" w:rsidP="001C6BC5">
      <w:pPr>
        <w:spacing w:after="0" w:line="480" w:lineRule="auto"/>
        <w:rPr>
          <w:rFonts w:ascii="Arial" w:hAnsi="Arial" w:cs="Arial"/>
          <w:sz w:val="20"/>
          <w:szCs w:val="20"/>
        </w:rPr>
      </w:pPr>
    </w:p>
    <w:p w14:paraId="11847212" w14:textId="4E5053BD" w:rsidR="001C6BC5" w:rsidRDefault="001C6BC5" w:rsidP="001C6BC5">
      <w:pPr>
        <w:spacing w:after="0" w:line="480" w:lineRule="auto"/>
        <w:ind w:firstLine="360"/>
        <w:rPr>
          <w:ins w:id="115" w:author="Heather M" w:date="2025-09-02T20:23:00Z" w16du:dateUtc="2025-09-03T00:23:00Z"/>
          <w:rFonts w:ascii="Arial" w:hAnsi="Arial" w:cs="Arial"/>
          <w:sz w:val="20"/>
          <w:szCs w:val="20"/>
        </w:rPr>
      </w:pPr>
      <w:r w:rsidRPr="001C6BC5">
        <w:rPr>
          <w:rFonts w:ascii="Arial" w:hAnsi="Arial" w:cs="Arial"/>
          <w:sz w:val="20"/>
          <w:szCs w:val="20"/>
        </w:rPr>
        <w:lastRenderedPageBreak/>
        <w:t>We tested for effect modification in the association of power outage exposure on CVD and respiratory outcomes by individual age</w:t>
      </w:r>
      <w:r w:rsidR="00645162">
        <w:rPr>
          <w:rFonts w:ascii="Arial" w:hAnsi="Arial" w:cs="Arial"/>
          <w:sz w:val="20"/>
          <w:szCs w:val="20"/>
        </w:rPr>
        <w:t>,</w:t>
      </w:r>
      <w:r w:rsidRPr="001C6BC5">
        <w:rPr>
          <w:rFonts w:ascii="Arial" w:hAnsi="Arial" w:cs="Arial"/>
          <w:sz w:val="20"/>
          <w:szCs w:val="20"/>
        </w:rPr>
        <w:t xml:space="preserve"> sex</w:t>
      </w:r>
      <w:r w:rsidR="00645162">
        <w:rPr>
          <w:rFonts w:ascii="Arial" w:hAnsi="Arial" w:cs="Arial"/>
          <w:sz w:val="20"/>
          <w:szCs w:val="20"/>
        </w:rPr>
        <w:t>, and poverty status</w:t>
      </w:r>
      <w:r w:rsidRPr="001C6BC5">
        <w:rPr>
          <w:rFonts w:ascii="Arial" w:hAnsi="Arial" w:cs="Arial"/>
          <w:sz w:val="20"/>
          <w:szCs w:val="20"/>
        </w:rPr>
        <w:t>. We stratified analyses by age (65-75 and 75+)</w:t>
      </w:r>
      <w:r w:rsidR="0070290C">
        <w:rPr>
          <w:rFonts w:ascii="Arial" w:hAnsi="Arial" w:cs="Arial"/>
          <w:sz w:val="20"/>
          <w:szCs w:val="20"/>
        </w:rPr>
        <w:t xml:space="preserve">, </w:t>
      </w:r>
      <w:r w:rsidRPr="001C6BC5">
        <w:rPr>
          <w:rFonts w:ascii="Arial" w:hAnsi="Arial" w:cs="Arial"/>
          <w:sz w:val="20"/>
          <w:szCs w:val="20"/>
        </w:rPr>
        <w:t>sex (male and femal</w:t>
      </w:r>
      <w:r w:rsidR="00E86C4B">
        <w:rPr>
          <w:rFonts w:ascii="Arial" w:hAnsi="Arial" w:cs="Arial"/>
          <w:sz w:val="20"/>
          <w:szCs w:val="20"/>
        </w:rPr>
        <w:t>e)</w:t>
      </w:r>
      <w:r w:rsidR="000018B2">
        <w:rPr>
          <w:rFonts w:ascii="Arial" w:hAnsi="Arial" w:cs="Arial"/>
          <w:sz w:val="20"/>
          <w:szCs w:val="20"/>
        </w:rPr>
        <w:t>,</w:t>
      </w:r>
      <w:r w:rsidR="00E86C4B">
        <w:rPr>
          <w:rFonts w:ascii="Arial" w:hAnsi="Arial" w:cs="Arial"/>
          <w:sz w:val="20"/>
          <w:szCs w:val="20"/>
        </w:rPr>
        <w:t xml:space="preserve"> </w:t>
      </w:r>
      <w:r w:rsidR="0070290C">
        <w:rPr>
          <w:rFonts w:ascii="Arial" w:hAnsi="Arial" w:cs="Arial"/>
          <w:sz w:val="20"/>
          <w:szCs w:val="20"/>
        </w:rPr>
        <w:t>and dual eligibility for Medicaid and Medicare as a proxy for poverty status.</w:t>
      </w:r>
      <w:r w:rsidRPr="001C6BC5">
        <w:rPr>
          <w:rFonts w:ascii="Arial" w:hAnsi="Arial" w:cs="Arial"/>
          <w:sz w:val="20"/>
          <w:szCs w:val="20"/>
        </w:rPr>
        <w:t xml:space="preserve"> </w:t>
      </w:r>
      <w:r w:rsidR="001C40E6">
        <w:rPr>
          <w:rFonts w:ascii="Arial" w:hAnsi="Arial" w:cs="Arial"/>
          <w:sz w:val="20"/>
          <w:szCs w:val="20"/>
        </w:rPr>
        <w:t xml:space="preserve">We also </w:t>
      </w:r>
      <w:r w:rsidRPr="001C6BC5">
        <w:rPr>
          <w:rFonts w:ascii="Arial" w:hAnsi="Arial" w:cs="Arial"/>
          <w:sz w:val="20"/>
          <w:szCs w:val="20"/>
        </w:rPr>
        <w:t>tested for effect modification by the percentage of total Medicare beneficiaries using DME by county. We calculated the percentage of DME users by county</w:t>
      </w:r>
      <w:r w:rsidR="00BB074B">
        <w:rPr>
          <w:rFonts w:ascii="Arial" w:hAnsi="Arial" w:cs="Arial"/>
          <w:sz w:val="20"/>
          <w:szCs w:val="20"/>
        </w:rPr>
        <w:t>,</w:t>
      </w:r>
      <w:r w:rsidRPr="001C6BC5">
        <w:rPr>
          <w:rFonts w:ascii="Arial" w:hAnsi="Arial" w:cs="Arial"/>
          <w:sz w:val="20"/>
          <w:szCs w:val="20"/>
        </w:rPr>
        <w:t xml:space="preserve"> stratified analyses by quartile</w:t>
      </w:r>
      <w:r w:rsidR="00BB074B">
        <w:rPr>
          <w:rFonts w:ascii="Arial" w:hAnsi="Arial" w:cs="Arial"/>
          <w:sz w:val="20"/>
          <w:szCs w:val="20"/>
        </w:rPr>
        <w:t>,</w:t>
      </w:r>
      <w:r w:rsidRPr="001C6BC5">
        <w:rPr>
          <w:rFonts w:ascii="Arial" w:hAnsi="Arial" w:cs="Arial"/>
          <w:sz w:val="20"/>
          <w:szCs w:val="20"/>
        </w:rPr>
        <w:t xml:space="preserve"> and compared effects between the 1</w:t>
      </w:r>
      <w:r w:rsidRPr="001C6BC5">
        <w:rPr>
          <w:rFonts w:ascii="Arial" w:hAnsi="Arial" w:cs="Arial"/>
          <w:sz w:val="20"/>
          <w:szCs w:val="20"/>
          <w:vertAlign w:val="superscript"/>
        </w:rPr>
        <w:t>st</w:t>
      </w:r>
      <w:r w:rsidRPr="001C6BC5">
        <w:rPr>
          <w:rFonts w:ascii="Arial" w:hAnsi="Arial" w:cs="Arial"/>
          <w:sz w:val="20"/>
          <w:szCs w:val="20"/>
        </w:rPr>
        <w:t xml:space="preserve"> and 4</w:t>
      </w:r>
      <w:r w:rsidR="00AA6C52" w:rsidRPr="001C6BC5">
        <w:rPr>
          <w:rFonts w:ascii="Arial" w:hAnsi="Arial" w:cs="Arial"/>
          <w:sz w:val="20"/>
          <w:szCs w:val="20"/>
          <w:vertAlign w:val="superscript"/>
        </w:rPr>
        <w:t>th</w:t>
      </w:r>
      <w:r w:rsidR="00AA6C52" w:rsidRPr="001C6BC5">
        <w:rPr>
          <w:rFonts w:ascii="Arial" w:hAnsi="Arial" w:cs="Arial"/>
          <w:sz w:val="20"/>
          <w:szCs w:val="20"/>
        </w:rPr>
        <w:t xml:space="preserve"> quartiles</w:t>
      </w:r>
      <w:r w:rsidRPr="001C6BC5">
        <w:rPr>
          <w:rFonts w:ascii="Arial" w:hAnsi="Arial" w:cs="Arial"/>
          <w:sz w:val="20"/>
          <w:szCs w:val="20"/>
        </w:rPr>
        <w:t xml:space="preserve">. We estimated DME use with emPOWER data </w:t>
      </w:r>
      <w:r w:rsidRPr="001C6BC5">
        <w:rPr>
          <w:rFonts w:ascii="Arial" w:hAnsi="Arial" w:cs="Arial"/>
          <w:sz w:val="20"/>
          <w:szCs w:val="20"/>
        </w:rPr>
        <w:fldChar w:fldCharType="begin"/>
      </w:r>
      <w:r w:rsidR="003C5498">
        <w:rPr>
          <w:rFonts w:ascii="Arial" w:hAnsi="Arial" w:cs="Arial"/>
          <w:sz w:val="20"/>
          <w:szCs w:val="20"/>
        </w:rPr>
        <w:instrText xml:space="preserve"> ADDIN ZOTERO_ITEM CSL_CITATION {"citationID":"U0aBvAdH","properties":{"formattedCitation":"(40)","plainCitation":"(40)","noteIndex":0},"citationItems":[{"id":260,"uris":["http://zotero.org/users/local/hHKggCUl/items/DEGGDVC8"],"itemData":{"id":260,"type":"webpage","title":"HHS emPOWER program platform","URL":"https://empowerprogram.hhs.gov/","accessed":{"date-parts":[["2024",1,3]]}}}],"schema":"https://github.com/citation-style-language/schema/raw/master/csl-citation.json"} </w:instrText>
      </w:r>
      <w:r w:rsidRPr="001C6BC5">
        <w:rPr>
          <w:rFonts w:ascii="Arial" w:hAnsi="Arial" w:cs="Arial"/>
          <w:sz w:val="20"/>
          <w:szCs w:val="20"/>
        </w:rPr>
        <w:fldChar w:fldCharType="separate"/>
      </w:r>
      <w:r w:rsidR="003C5498">
        <w:rPr>
          <w:rFonts w:ascii="Arial" w:hAnsi="Arial" w:cs="Arial"/>
          <w:noProof/>
          <w:sz w:val="20"/>
          <w:szCs w:val="20"/>
        </w:rPr>
        <w:t>(40)</w:t>
      </w:r>
      <w:r w:rsidRPr="001C6BC5">
        <w:rPr>
          <w:rFonts w:ascii="Arial" w:hAnsi="Arial" w:cs="Arial"/>
          <w:sz w:val="20"/>
          <w:szCs w:val="20"/>
        </w:rPr>
        <w:fldChar w:fldCharType="end"/>
      </w:r>
      <w:r w:rsidRPr="001C6BC5">
        <w:rPr>
          <w:rFonts w:ascii="Arial" w:hAnsi="Arial" w:cs="Arial"/>
          <w:sz w:val="20"/>
          <w:szCs w:val="20"/>
        </w:rPr>
        <w:t>, which provide the number of</w:t>
      </w:r>
      <w:r w:rsidR="00BB074B">
        <w:rPr>
          <w:rFonts w:ascii="Arial" w:hAnsi="Arial" w:cs="Arial"/>
          <w:sz w:val="20"/>
          <w:szCs w:val="20"/>
        </w:rPr>
        <w:t xml:space="preserve"> DME users among</w:t>
      </w:r>
      <w:r w:rsidRPr="001C6BC5">
        <w:rPr>
          <w:rFonts w:ascii="Arial" w:hAnsi="Arial" w:cs="Arial"/>
          <w:sz w:val="20"/>
          <w:szCs w:val="20"/>
        </w:rPr>
        <w:t xml:space="preserve"> Medicare beneficiaries (all, including Fee-For-Service, Medicare Advantage, and those &lt;65) and the total number of beneficiaries by county. </w:t>
      </w:r>
    </w:p>
    <w:p w14:paraId="63A083C4" w14:textId="77777777" w:rsidR="00FF557E" w:rsidRPr="00FF557E" w:rsidRDefault="00FF557E" w:rsidP="00FF557E">
      <w:pPr>
        <w:spacing w:after="0" w:line="480" w:lineRule="auto"/>
        <w:ind w:firstLine="360"/>
        <w:rPr>
          <w:ins w:id="116" w:author="Heather M" w:date="2025-09-02T20:23:00Z" w16du:dateUtc="2025-09-03T00:23:00Z"/>
          <w:rFonts w:ascii="Arial" w:hAnsi="Arial" w:cs="Arial"/>
          <w:sz w:val="20"/>
          <w:szCs w:val="20"/>
        </w:rPr>
      </w:pPr>
      <w:ins w:id="117" w:author="Heather M" w:date="2025-09-02T20:23:00Z" w16du:dateUtc="2025-09-03T00:23:00Z">
        <w:r w:rsidRPr="00FF557E">
          <w:rPr>
            <w:rFonts w:ascii="Arial" w:hAnsi="Arial" w:cs="Arial"/>
            <w:sz w:val="20"/>
            <w:szCs w:val="20"/>
          </w:rPr>
          <w:t xml:space="preserve">Because power outage may affect health by exposing people to extreme indoor temperatures, we also aimed to test if the effect of power outage on CVD and respiratory hospitalizations changed further on anomalously hot and anomalously cold days. Because we are not aware of existing methods for distributed lags for interactions, we modeled the association between a single lag of power outage exposure and hospitalizations for these effect modification analyses. We selected lags that corresponded to the day with the highest effect estimate for each of our two outcomes. We used the same conditional Poisson model and case-crossover as in the main analysis. </w:t>
        </w:r>
      </w:ins>
    </w:p>
    <w:p w14:paraId="1FEBD7E9" w14:textId="77777777" w:rsidR="00FF557E" w:rsidRPr="00FF557E" w:rsidRDefault="00FF557E" w:rsidP="00FF557E">
      <w:pPr>
        <w:spacing w:after="0" w:line="480" w:lineRule="auto"/>
        <w:ind w:firstLine="360"/>
        <w:rPr>
          <w:ins w:id="118" w:author="Heather M" w:date="2025-09-02T20:23:00Z" w16du:dateUtc="2025-09-03T00:23:00Z"/>
          <w:rFonts w:ascii="Arial" w:hAnsi="Arial" w:cs="Arial"/>
          <w:sz w:val="20"/>
          <w:szCs w:val="20"/>
        </w:rPr>
      </w:pPr>
      <w:ins w:id="119" w:author="Heather M" w:date="2025-09-02T20:23:00Z" w16du:dateUtc="2025-09-03T00:23:00Z">
        <w:r w:rsidRPr="00FF557E">
          <w:rPr>
            <w:rFonts w:ascii="Arial" w:hAnsi="Arial" w:cs="Arial"/>
            <w:sz w:val="20"/>
            <w:szCs w:val="20"/>
          </w:rPr>
          <w:t>For CVD hospitalizations, we modelled the effect of 8+ hour power outage lagged by two days and same-day anomalously hot temperatures. To test for effect modification on hot days, we included a binary term for anomalously hot days and an interaction term between anomalously hot days and power outage. We conducted a separate analysis to assess for effect modification by cold, including a binary term for same-day anomalously cold days and an interaction term between anomalously cold days and lagged power outage. For respiratory hospitalizations, we took the same approach, but used same-day power outage rather than lagged exposure.</w:t>
        </w:r>
      </w:ins>
    </w:p>
    <w:p w14:paraId="02DC3E1D" w14:textId="41E332EC" w:rsidR="00D435E4" w:rsidRPr="001C6BC5" w:rsidRDefault="00FF557E" w:rsidP="00FF557E">
      <w:pPr>
        <w:spacing w:after="0" w:line="480" w:lineRule="auto"/>
        <w:ind w:firstLine="360"/>
        <w:rPr>
          <w:rFonts w:ascii="Arial" w:hAnsi="Arial" w:cs="Arial"/>
          <w:sz w:val="20"/>
          <w:szCs w:val="20"/>
        </w:rPr>
      </w:pPr>
      <w:ins w:id="120" w:author="Heather M" w:date="2025-09-02T20:23:00Z" w16du:dateUtc="2025-09-03T00:23:00Z">
        <w:r w:rsidRPr="00FF557E">
          <w:rPr>
            <w:rFonts w:ascii="Arial" w:hAnsi="Arial" w:cs="Arial"/>
            <w:sz w:val="20"/>
            <w:szCs w:val="20"/>
          </w:rPr>
          <w:t xml:space="preserve">To conduct these analyses, first, we identified anomalously hot and cold days using both a threshold and an absolute cutoff. The temperature on hot days had to fall above both the percentile-based threshold and absolute cutoff and below both for cold days. Using data from </w:t>
        </w:r>
        <w:r w:rsidRPr="00FF557E">
          <w:rPr>
            <w:rFonts w:ascii="Arial" w:hAnsi="Arial" w:cs="Arial"/>
            <w:sz w:val="20"/>
            <w:szCs w:val="20"/>
          </w:rPr>
          <w:lastRenderedPageBreak/>
          <w:t>1970-2010, we identified the 15th and 85th percentile temperatures for each county. We then categorized days in our study period (2018) as anomalously hot or cold if they were above the 85th or below the 15th percentile temperatures, and hotter than 24oC or colder than 0oC (absolute cutoffs), respectively</w:t>
        </w:r>
      </w:ins>
      <w:ins w:id="121" w:author="Heather M" w:date="2025-09-02T20:24:00Z" w16du:dateUtc="2025-09-03T00:24:00Z">
        <w:r>
          <w:rPr>
            <w:rFonts w:ascii="Arial" w:hAnsi="Arial" w:cs="Arial"/>
            <w:sz w:val="20"/>
            <w:szCs w:val="20"/>
          </w:rPr>
          <w:t>.</w:t>
        </w:r>
      </w:ins>
    </w:p>
    <w:p w14:paraId="2118E359" w14:textId="77777777" w:rsidR="001C6BC5" w:rsidRPr="001C6BC5" w:rsidRDefault="001C6BC5" w:rsidP="001C6BC5">
      <w:pPr>
        <w:spacing w:after="0" w:line="480" w:lineRule="auto"/>
        <w:ind w:firstLine="360"/>
        <w:rPr>
          <w:rFonts w:ascii="Arial" w:hAnsi="Arial" w:cs="Arial"/>
          <w:sz w:val="20"/>
          <w:szCs w:val="20"/>
        </w:rPr>
      </w:pPr>
    </w:p>
    <w:p w14:paraId="52D699C2" w14:textId="0FA58FC3" w:rsidR="001C6BC5" w:rsidRDefault="001C6BC5" w:rsidP="001C6BC5">
      <w:pPr>
        <w:spacing w:after="0" w:line="480" w:lineRule="auto"/>
        <w:ind w:firstLine="360"/>
        <w:rPr>
          <w:rFonts w:ascii="Arial" w:hAnsi="Arial" w:cs="Arial"/>
          <w:sz w:val="20"/>
          <w:szCs w:val="20"/>
        </w:rPr>
      </w:pPr>
      <w:r w:rsidRPr="001C6BC5">
        <w:rPr>
          <w:rFonts w:ascii="Arial" w:hAnsi="Arial" w:cs="Arial"/>
          <w:sz w:val="20"/>
          <w:szCs w:val="20"/>
        </w:rPr>
        <w:t xml:space="preserve">We conducted analyses in R 4.4.1, using R packages </w:t>
      </w:r>
      <w:r w:rsidRPr="00D56843">
        <w:rPr>
          <w:rFonts w:ascii="Arial" w:hAnsi="Arial" w:cs="Arial"/>
          <w:i/>
          <w:iCs/>
          <w:sz w:val="20"/>
          <w:szCs w:val="20"/>
        </w:rPr>
        <w:t>gnm</w:t>
      </w:r>
      <w:r w:rsidRPr="001C6BC5">
        <w:rPr>
          <w:rFonts w:ascii="Arial" w:hAnsi="Arial" w:cs="Arial"/>
          <w:sz w:val="20"/>
          <w:szCs w:val="20"/>
        </w:rPr>
        <w:t xml:space="preserve"> </w:t>
      </w:r>
      <w:r w:rsidRPr="001C6BC5">
        <w:rPr>
          <w:rFonts w:ascii="Arial" w:hAnsi="Arial" w:cs="Arial"/>
          <w:sz w:val="20"/>
          <w:szCs w:val="20"/>
        </w:rPr>
        <w:fldChar w:fldCharType="begin"/>
      </w:r>
      <w:r w:rsidR="003C5498">
        <w:rPr>
          <w:rFonts w:ascii="Arial" w:hAnsi="Arial" w:cs="Arial"/>
          <w:sz w:val="20"/>
          <w:szCs w:val="20"/>
        </w:rPr>
        <w:instrText xml:space="preserve"> ADDIN ZOTERO_ITEM CSL_CITATION {"citationID":"WRuETQSQ","properties":{"formattedCitation":"(41)","plainCitation":"(41)","noteIndex":0},"citationItems":[{"id":284,"uris":["http://zotero.org/users/local/hHKggCUl/items/2E4WRPEG"],"itemData":{"id":284,"type":"dataset","abstract":"Functions to specify and fit generalized nonlinear models, including models with multiplicative interaction terms such as the UNIDIFF model from sociology and the AMMI model from crop science, and many others.  Over-parameterized representations of models are used throughout; functions are provided for inference on estimable parameter combinations, as well as standard methods for diagnostics etc.","DOI":"10.32614/CRAN.package.gnm","language":"en","note":"Institution: Comprehensive R Archive Network\npage: 1.1-5","source":"DOI.org (Crossref)","title":"gnm: Generalized Nonlinear Models","title-short":"gnm","URL":"https://CRAN.R-project.org/package=gnm","author":[{"family":"Turner","given":"Heather"},{"family":"Firth","given":"David"}],"accessed":{"date-parts":[["2025",1,25]]},"issued":{"date-parts":[["2005",6,29]]}}}],"schema":"https://github.com/citation-style-language/schema/raw/master/csl-citation.json"} </w:instrText>
      </w:r>
      <w:r w:rsidRPr="001C6BC5">
        <w:rPr>
          <w:rFonts w:ascii="Arial" w:hAnsi="Arial" w:cs="Arial"/>
          <w:sz w:val="20"/>
          <w:szCs w:val="20"/>
        </w:rPr>
        <w:fldChar w:fldCharType="separate"/>
      </w:r>
      <w:r w:rsidR="003C5498">
        <w:rPr>
          <w:rFonts w:ascii="Arial" w:hAnsi="Arial" w:cs="Arial"/>
          <w:noProof/>
          <w:sz w:val="20"/>
          <w:szCs w:val="20"/>
        </w:rPr>
        <w:t>(41)</w:t>
      </w:r>
      <w:r w:rsidRPr="001C6BC5">
        <w:rPr>
          <w:rFonts w:ascii="Arial" w:hAnsi="Arial" w:cs="Arial"/>
          <w:sz w:val="20"/>
          <w:szCs w:val="20"/>
        </w:rPr>
        <w:fldChar w:fldCharType="end"/>
      </w:r>
      <w:r w:rsidRPr="001C6BC5">
        <w:rPr>
          <w:rFonts w:ascii="Arial" w:hAnsi="Arial" w:cs="Arial"/>
          <w:sz w:val="20"/>
          <w:szCs w:val="20"/>
        </w:rPr>
        <w:t xml:space="preserve">, </w:t>
      </w:r>
      <w:r w:rsidRPr="00D56843">
        <w:rPr>
          <w:rFonts w:ascii="Arial" w:hAnsi="Arial" w:cs="Arial"/>
          <w:i/>
          <w:iCs/>
          <w:sz w:val="20"/>
          <w:szCs w:val="20"/>
        </w:rPr>
        <w:t>splines</w:t>
      </w:r>
      <w:r w:rsidRPr="001C6BC5">
        <w:rPr>
          <w:rFonts w:ascii="Arial" w:hAnsi="Arial" w:cs="Arial"/>
          <w:sz w:val="20"/>
          <w:szCs w:val="20"/>
        </w:rPr>
        <w:t xml:space="preserve"> </w:t>
      </w:r>
      <w:r w:rsidRPr="001C6BC5">
        <w:rPr>
          <w:rFonts w:ascii="Arial" w:hAnsi="Arial" w:cs="Arial"/>
          <w:sz w:val="20"/>
          <w:szCs w:val="20"/>
        </w:rPr>
        <w:fldChar w:fldCharType="begin"/>
      </w:r>
      <w:r w:rsidR="003C5498">
        <w:rPr>
          <w:rFonts w:ascii="Arial" w:hAnsi="Arial" w:cs="Arial"/>
          <w:sz w:val="20"/>
          <w:szCs w:val="20"/>
        </w:rPr>
        <w:instrText xml:space="preserve"> ADDIN ZOTERO_ITEM CSL_CITATION {"citationID":"hpvKRVfB","properties":{"formattedCitation":"(42)","plainCitation":"(42)","noteIndex":0},"citationItems":[{"id":282,"uris":["http://zotero.org/users/local/hHKggCUl/items/Z3RI6IXZ"],"itemData":{"id":282,"type":"article-journal","abstract":"Splines are important tools for the ﬂexible modeling of curves and surfaces in regression analyses. Functions for constructing spline basis functions are available in R through the base package splines. When the curves to be modeled have known characteristics in monotonicity or curvature, more e</w:instrText>
      </w:r>
      <w:r w:rsidR="003C5498">
        <w:rPr>
          <w:rFonts w:ascii="Cambria Math" w:hAnsi="Cambria Math" w:cs="Cambria Math"/>
          <w:sz w:val="20"/>
          <w:szCs w:val="20"/>
        </w:rPr>
        <w:instrText>ﬃ</w:instrText>
      </w:r>
      <w:r w:rsidR="003C5498">
        <w:rPr>
          <w:rFonts w:ascii="Arial" w:hAnsi="Arial" w:cs="Arial"/>
          <w:sz w:val="20"/>
          <w:szCs w:val="20"/>
        </w:rPr>
        <w:instrText xml:space="preserve">cient statistical inferences are possible with shape-restricted splines. Such splines, however, are not available in the R package splines. The package splines2 provides easy-to-use shape-restricted spline basis functions, along with their derivatives and integrals which are important tools in many inference scenarios. It also provides additional splines and features that are not available in the splines package, such as periodic splines and generalized Bernstein polynomials. The usages of the functions are illustrated with shape-restricted regression, recurrent event data analysis, and extreme-value copulas.","container-title":"Journal of Data Science","DOI":"10.6339/21-JDS1020","ISSN":"1680-743X, 1683-8602","language":"en","page":"498-517","source":"DOI.org (Crossref)","title":"Shape-Restricted Regression Splines with R Package splines2","author":[{"family":"Wang","given":"Wenjie"},{"family":"Yan","given":"Jun"}],"issued":{"date-parts":[["2021"]]}}}],"schema":"https://github.com/citation-style-language/schema/raw/master/csl-citation.json"} </w:instrText>
      </w:r>
      <w:r w:rsidRPr="001C6BC5">
        <w:rPr>
          <w:rFonts w:ascii="Arial" w:hAnsi="Arial" w:cs="Arial"/>
          <w:sz w:val="20"/>
          <w:szCs w:val="20"/>
        </w:rPr>
        <w:fldChar w:fldCharType="separate"/>
      </w:r>
      <w:r w:rsidR="003C5498">
        <w:rPr>
          <w:rFonts w:ascii="Arial" w:hAnsi="Arial" w:cs="Arial"/>
          <w:noProof/>
          <w:sz w:val="20"/>
          <w:szCs w:val="20"/>
        </w:rPr>
        <w:t>(42)</w:t>
      </w:r>
      <w:r w:rsidRPr="001C6BC5">
        <w:rPr>
          <w:rFonts w:ascii="Arial" w:hAnsi="Arial" w:cs="Arial"/>
          <w:sz w:val="20"/>
          <w:szCs w:val="20"/>
        </w:rPr>
        <w:fldChar w:fldCharType="end"/>
      </w:r>
      <w:r w:rsidRPr="001C6BC5">
        <w:rPr>
          <w:rFonts w:ascii="Arial" w:hAnsi="Arial" w:cs="Arial"/>
          <w:sz w:val="20"/>
          <w:szCs w:val="20"/>
        </w:rPr>
        <w:t xml:space="preserve">, and </w:t>
      </w:r>
      <w:r w:rsidRPr="00D56843">
        <w:rPr>
          <w:rFonts w:ascii="Arial" w:hAnsi="Arial" w:cs="Arial"/>
          <w:i/>
          <w:iCs/>
          <w:sz w:val="20"/>
          <w:szCs w:val="20"/>
        </w:rPr>
        <w:t>dlnm</w:t>
      </w:r>
      <w:r w:rsidRPr="001C6BC5">
        <w:rPr>
          <w:rFonts w:ascii="Arial" w:hAnsi="Arial" w:cs="Arial"/>
          <w:sz w:val="20"/>
          <w:szCs w:val="20"/>
        </w:rPr>
        <w:t xml:space="preserve"> </w:t>
      </w:r>
      <w:r w:rsidRPr="001C6BC5">
        <w:rPr>
          <w:rFonts w:ascii="Arial" w:hAnsi="Arial" w:cs="Arial"/>
          <w:sz w:val="20"/>
          <w:szCs w:val="20"/>
        </w:rPr>
        <w:fldChar w:fldCharType="begin"/>
      </w:r>
      <w:r w:rsidR="003C5498">
        <w:rPr>
          <w:rFonts w:ascii="Arial" w:hAnsi="Arial" w:cs="Arial"/>
          <w:sz w:val="20"/>
          <w:szCs w:val="20"/>
        </w:rPr>
        <w:instrText xml:space="preserve"> ADDIN ZOTERO_ITEM CSL_CITATION {"citationID":"kexcwpZU","properties":{"formattedCitation":"(43)","plainCitation":"(43)","noteIndex":0},"citationItems":[{"id":280,"uris":["http://zotero.org/users/local/hHKggCUl/items/PCT3ARIL"],"itemData":{"id":280,"type":"article-journal","abstract":"Distributed lag non-linear models (DLNMs) represent a modeling framework to ﬂexibly describe associations showing potentially non-linear and delayed e</w:instrText>
      </w:r>
      <w:r w:rsidR="003C5498">
        <w:rPr>
          <w:rFonts w:ascii="Cambria Math" w:hAnsi="Cambria Math" w:cs="Cambria Math"/>
          <w:sz w:val="20"/>
          <w:szCs w:val="20"/>
        </w:rPr>
        <w:instrText>ﬀ</w:instrText>
      </w:r>
      <w:r w:rsidR="003C5498">
        <w:rPr>
          <w:rFonts w:ascii="Arial" w:hAnsi="Arial" w:cs="Arial"/>
          <w:sz w:val="20"/>
          <w:szCs w:val="20"/>
        </w:rPr>
        <w:instrText>ects in time series data. This methodology rests on the deﬁnition of a crossbasis, a bi-dimensional functional space expressed by the combination of two sets of basis functions, which specify the relationships in the dimensions of predictor and lags, respectively. This framework is implemented in the R package dlnm, which provides functions to perform the broad range of models within the DLNM family and then to help interpret the results, with an emphasis on graphical representation. This paper o</w:instrText>
      </w:r>
      <w:r w:rsidR="003C5498">
        <w:rPr>
          <w:rFonts w:ascii="Cambria Math" w:hAnsi="Cambria Math" w:cs="Cambria Math"/>
          <w:sz w:val="20"/>
          <w:szCs w:val="20"/>
        </w:rPr>
        <w:instrText>ﬀ</w:instrText>
      </w:r>
      <w:r w:rsidR="003C5498">
        <w:rPr>
          <w:rFonts w:ascii="Arial" w:hAnsi="Arial" w:cs="Arial"/>
          <w:sz w:val="20"/>
          <w:szCs w:val="20"/>
        </w:rPr>
        <w:instrText xml:space="preserve">ers an overview of the capabilities of the package, describing the conceptual and practical steps to specify and interpret DLNMs with an example of application to real data.","container-title":"Journal of Statistical Software","DOI":"10.18637/jss.v043.i08","ISSN":"1548-7660","issue":"8","journalAbbreviation":"J. Stat. Soft.","language":"en","source":"DOI.org (Crossref)","title":"Distributed Lag Linear and Non-Linear Models in &lt;i&gt;R&lt;/i&gt; : The Package &lt;b&gt;dlnm&lt;/b&gt;","title-short":"Distributed Lag Linear and Non-Linear Models in &lt;i&gt;R&lt;/i&gt;","URL":"http://www.jstatsoft.org/v43/i08/","volume":"43","author":[{"family":"Gasparrini","given":"Antonio"}],"accessed":{"date-parts":[["2025",1,25]]},"issued":{"date-parts":[["2011"]]}}}],"schema":"https://github.com/citation-style-language/schema/raw/master/csl-citation.json"} </w:instrText>
      </w:r>
      <w:r w:rsidRPr="001C6BC5">
        <w:rPr>
          <w:rFonts w:ascii="Arial" w:hAnsi="Arial" w:cs="Arial"/>
          <w:sz w:val="20"/>
          <w:szCs w:val="20"/>
        </w:rPr>
        <w:fldChar w:fldCharType="separate"/>
      </w:r>
      <w:r w:rsidR="003C5498">
        <w:rPr>
          <w:rFonts w:ascii="Arial" w:hAnsi="Arial" w:cs="Arial"/>
          <w:noProof/>
          <w:sz w:val="20"/>
          <w:szCs w:val="20"/>
        </w:rPr>
        <w:t>(43)</w:t>
      </w:r>
      <w:r w:rsidRPr="001C6BC5">
        <w:rPr>
          <w:rFonts w:ascii="Arial" w:hAnsi="Arial" w:cs="Arial"/>
          <w:sz w:val="20"/>
          <w:szCs w:val="20"/>
        </w:rPr>
        <w:fldChar w:fldCharType="end"/>
      </w:r>
      <w:r w:rsidRPr="001C6BC5">
        <w:rPr>
          <w:rFonts w:ascii="Arial" w:hAnsi="Arial" w:cs="Arial"/>
          <w:sz w:val="20"/>
          <w:szCs w:val="20"/>
        </w:rPr>
        <w:t>.</w:t>
      </w:r>
      <w:r w:rsidR="00FC704C">
        <w:rPr>
          <w:rFonts w:ascii="Arial" w:hAnsi="Arial" w:cs="Arial"/>
          <w:sz w:val="20"/>
          <w:szCs w:val="20"/>
        </w:rPr>
        <w:t xml:space="preserve"> Our </w:t>
      </w:r>
      <w:r w:rsidR="00D56843">
        <w:rPr>
          <w:rFonts w:ascii="Arial" w:hAnsi="Arial" w:cs="Arial"/>
          <w:sz w:val="20"/>
          <w:szCs w:val="20"/>
        </w:rPr>
        <w:t>analysis code</w:t>
      </w:r>
      <w:r w:rsidR="00FC704C">
        <w:rPr>
          <w:rFonts w:ascii="Arial" w:hAnsi="Arial" w:cs="Arial"/>
          <w:sz w:val="20"/>
          <w:szCs w:val="20"/>
        </w:rPr>
        <w:t xml:space="preserve"> is available at </w:t>
      </w:r>
      <w:hyperlink r:id="rId15" w:history="1">
        <w:r w:rsidR="00655FD6" w:rsidRPr="00F47698">
          <w:rPr>
            <w:rStyle w:val="Hyperlink"/>
            <w:rFonts w:ascii="Arial" w:hAnsi="Arial" w:cs="Arial"/>
            <w:sz w:val="20"/>
            <w:szCs w:val="20"/>
          </w:rPr>
          <w:t>https://github.com/NSAPH-Projects/power_outage_national_cvd_hosp</w:t>
        </w:r>
      </w:hyperlink>
      <w:r w:rsidR="00EC448E">
        <w:rPr>
          <w:rFonts w:ascii="Arial" w:hAnsi="Arial" w:cs="Arial"/>
          <w:sz w:val="20"/>
          <w:szCs w:val="20"/>
        </w:rPr>
        <w:t>.</w:t>
      </w:r>
    </w:p>
    <w:p w14:paraId="22DD1180" w14:textId="77777777" w:rsidR="00655FD6" w:rsidRDefault="00655FD6" w:rsidP="001C6BC5">
      <w:pPr>
        <w:spacing w:after="0" w:line="480" w:lineRule="auto"/>
        <w:ind w:firstLine="360"/>
        <w:rPr>
          <w:rFonts w:ascii="Arial" w:hAnsi="Arial" w:cs="Arial"/>
          <w:sz w:val="20"/>
          <w:szCs w:val="20"/>
        </w:rPr>
      </w:pPr>
    </w:p>
    <w:p w14:paraId="5FFD4AF9" w14:textId="77777777" w:rsidR="00655FD6" w:rsidRDefault="00655FD6" w:rsidP="00655FD6">
      <w:pPr>
        <w:keepNext/>
        <w:pBdr>
          <w:top w:val="nil"/>
          <w:left w:val="nil"/>
          <w:bottom w:val="nil"/>
          <w:right w:val="nil"/>
          <w:between w:val="nil"/>
        </w:pBdr>
        <w:spacing w:after="0" w:line="480" w:lineRule="auto"/>
        <w:contextualSpacing/>
        <w:rPr>
          <w:rFonts w:ascii="Arial" w:hAnsi="Arial" w:cs="Arial"/>
          <w:b/>
          <w:color w:val="000000"/>
          <w:sz w:val="20"/>
          <w:szCs w:val="20"/>
        </w:rPr>
      </w:pPr>
      <w:r w:rsidRPr="002A2B23">
        <w:rPr>
          <w:rFonts w:ascii="Arial" w:hAnsi="Arial" w:cs="Arial"/>
          <w:b/>
          <w:color w:val="000000"/>
          <w:sz w:val="20"/>
          <w:szCs w:val="20"/>
        </w:rPr>
        <w:t>Results</w:t>
      </w:r>
    </w:p>
    <w:p w14:paraId="13322660" w14:textId="77777777" w:rsidR="00655FD6" w:rsidRPr="00CC59F6" w:rsidRDefault="00655FD6" w:rsidP="00655FD6">
      <w:pPr>
        <w:keepNext/>
        <w:pBdr>
          <w:top w:val="nil"/>
          <w:left w:val="nil"/>
          <w:bottom w:val="nil"/>
          <w:right w:val="nil"/>
          <w:between w:val="nil"/>
        </w:pBdr>
        <w:spacing w:after="0" w:line="480" w:lineRule="auto"/>
        <w:contextualSpacing/>
        <w:rPr>
          <w:rFonts w:ascii="Arial" w:hAnsi="Arial" w:cs="Arial"/>
          <w:b/>
          <w:color w:val="000000"/>
          <w:sz w:val="20"/>
          <w:szCs w:val="20"/>
        </w:rPr>
      </w:pPr>
    </w:p>
    <w:p w14:paraId="05F6E448" w14:textId="77777777" w:rsidR="00655FD6" w:rsidRDefault="00655FD6" w:rsidP="00655FD6">
      <w:pPr>
        <w:spacing w:after="0" w:line="480" w:lineRule="auto"/>
        <w:ind w:firstLine="720"/>
        <w:rPr>
          <w:rFonts w:ascii="Arial" w:hAnsi="Arial" w:cs="Arial"/>
          <w:sz w:val="20"/>
          <w:szCs w:val="20"/>
        </w:rPr>
      </w:pPr>
      <w:r>
        <w:rPr>
          <w:rFonts w:ascii="Arial" w:hAnsi="Arial" w:cs="Arial"/>
          <w:sz w:val="20"/>
          <w:szCs w:val="20"/>
        </w:rPr>
        <w:t xml:space="preserve">In this 2018 county-level case-crossover analysis, we used daily county-level counts of total urgent and emergency CVD and respiratory related hospitalizations and power outage exposure in a conditional Poisson model to estimate the association between power outage exposure and hospitalization rates up to 1 week later. We considered a county-day exposed to power outage if </w:t>
      </w:r>
      <w:r w:rsidRPr="0003119E">
        <w:rPr>
          <w:rFonts w:ascii="Arial" w:eastAsia="Garamond" w:hAnsi="Arial" w:cs="Arial"/>
          <w:sz w:val="20"/>
          <w:szCs w:val="20"/>
        </w:rPr>
        <w:t>≥</w:t>
      </w:r>
      <w:r w:rsidRPr="0003119E">
        <w:rPr>
          <w:rFonts w:ascii="Arial" w:hAnsi="Arial" w:cs="Arial"/>
          <w:sz w:val="20"/>
          <w:szCs w:val="20"/>
        </w:rPr>
        <w:t>1%</w:t>
      </w:r>
      <w:r>
        <w:rPr>
          <w:rFonts w:ascii="Arial" w:hAnsi="Arial" w:cs="Arial"/>
          <w:sz w:val="20"/>
          <w:szCs w:val="20"/>
        </w:rPr>
        <w:t xml:space="preserve"> of county customers were without power for 8 or more consecutive hours. </w:t>
      </w:r>
    </w:p>
    <w:p w14:paraId="6BA0427E" w14:textId="0C6E11D2" w:rsidR="00655FD6" w:rsidRPr="002A2B23" w:rsidRDefault="0075484D" w:rsidP="00655FD6">
      <w:pPr>
        <w:spacing w:after="0" w:line="480" w:lineRule="auto"/>
        <w:ind w:firstLine="720"/>
        <w:rPr>
          <w:rFonts w:ascii="Arial" w:hAnsi="Arial" w:cs="Arial"/>
          <w:sz w:val="20"/>
          <w:szCs w:val="20"/>
        </w:rPr>
      </w:pPr>
      <w:ins w:id="122" w:author="Heather M" w:date="2025-08-27T19:10:00Z" w16du:dateUtc="2025-08-27T23:10:00Z">
        <w:r w:rsidRPr="0075484D">
          <w:rPr>
            <w:rFonts w:ascii="Arial" w:hAnsi="Arial" w:cs="Arial"/>
            <w:sz w:val="20"/>
            <w:szCs w:val="20"/>
          </w:rPr>
          <w:t>We included 2,161 US counties, covering 71.1% of older adult Medicare Fee-For-Service beneficiaries age</w:t>
        </w:r>
      </w:ins>
      <w:ins w:id="123" w:author="Joan Casey" w:date="2025-08-29T16:19:00Z" w16du:dateUtc="2025-08-29T23:19:00Z">
        <w:r w:rsidR="001073D8">
          <w:rPr>
            <w:rFonts w:ascii="Arial" w:hAnsi="Arial" w:cs="Arial"/>
            <w:sz w:val="20"/>
            <w:szCs w:val="20"/>
          </w:rPr>
          <w:t>d</w:t>
        </w:r>
      </w:ins>
      <w:ins w:id="124" w:author="Heather M" w:date="2025-08-27T19:10:00Z" w16du:dateUtc="2025-08-27T23:10:00Z">
        <w:r w:rsidRPr="0075484D">
          <w:rPr>
            <w:rFonts w:ascii="Arial" w:hAnsi="Arial" w:cs="Arial"/>
            <w:sz w:val="20"/>
            <w:szCs w:val="20"/>
          </w:rPr>
          <w:t xml:space="preserve"> 65+ (N = 23,645,101). These counties experienced a median of 2 (IQR = 4; 5th percentile = 0; 95th percentile = 15) 8+ hour power outages affecting ≥1% of customers in 2018 (Figure 1).</w:t>
        </w:r>
        <w:r>
          <w:rPr>
            <w:rFonts w:ascii="Arial" w:hAnsi="Arial" w:cs="Arial"/>
            <w:sz w:val="20"/>
            <w:szCs w:val="20"/>
          </w:rPr>
          <w:t xml:space="preserve"> </w:t>
        </w:r>
      </w:ins>
      <w:del w:id="125" w:author="Heather M" w:date="2025-08-27T19:10:00Z" w16du:dateUtc="2025-08-27T23:10:00Z">
        <w:r w:rsidR="00655FD6" w:rsidDel="0075484D">
          <w:rPr>
            <w:rFonts w:ascii="Arial" w:hAnsi="Arial" w:cs="Arial"/>
            <w:sz w:val="20"/>
            <w:szCs w:val="20"/>
          </w:rPr>
          <w:delText xml:space="preserve">We </w:delText>
        </w:r>
        <w:r w:rsidR="00655FD6" w:rsidRPr="008131D0" w:rsidDel="0075484D">
          <w:rPr>
            <w:rFonts w:ascii="Arial" w:hAnsi="Arial" w:cs="Arial"/>
            <w:sz w:val="20"/>
            <w:szCs w:val="20"/>
          </w:rPr>
          <w:delText>included 2,161 US counties, covering 71.1% of older adult Medicare Fee-For-Service beneficiaries age 65+ (N = 23,645,101).</w:delText>
        </w:r>
        <w:r w:rsidR="00655FD6" w:rsidRPr="002A2B23" w:rsidDel="0075484D">
          <w:rPr>
            <w:rFonts w:ascii="Arial" w:hAnsi="Arial" w:cs="Arial"/>
            <w:sz w:val="20"/>
            <w:szCs w:val="20"/>
          </w:rPr>
          <w:delText xml:space="preserve"> These counties experienced an average </w:delText>
        </w:r>
        <w:r w:rsidR="00655FD6" w:rsidRPr="0003119E" w:rsidDel="0075484D">
          <w:rPr>
            <w:rFonts w:ascii="Arial" w:hAnsi="Arial" w:cs="Arial"/>
            <w:sz w:val="20"/>
            <w:szCs w:val="20"/>
          </w:rPr>
          <w:delText>of 7 (</w:delText>
        </w:r>
        <w:r w:rsidR="00655FD6" w:rsidDel="0075484D">
          <w:rPr>
            <w:rFonts w:ascii="Arial" w:hAnsi="Arial" w:cs="Arial"/>
            <w:sz w:val="20"/>
            <w:szCs w:val="20"/>
          </w:rPr>
          <w:delText xml:space="preserve">standard deviation, </w:delText>
        </w:r>
        <w:r w:rsidR="00655FD6" w:rsidRPr="0003119E" w:rsidDel="0075484D">
          <w:rPr>
            <w:rFonts w:ascii="Arial" w:hAnsi="Arial" w:cs="Arial"/>
            <w:sz w:val="20"/>
            <w:szCs w:val="20"/>
          </w:rPr>
          <w:delText xml:space="preserve">SD=29) 8+ hour power outages affecting </w:delText>
        </w:r>
        <w:r w:rsidR="00655FD6" w:rsidRPr="0003119E" w:rsidDel="0075484D">
          <w:rPr>
            <w:rFonts w:ascii="Arial" w:eastAsia="Garamond" w:hAnsi="Arial" w:cs="Arial"/>
            <w:sz w:val="20"/>
            <w:szCs w:val="20"/>
          </w:rPr>
          <w:delText>≥</w:delText>
        </w:r>
        <w:r w:rsidR="00655FD6" w:rsidRPr="0003119E" w:rsidDel="0075484D">
          <w:rPr>
            <w:rFonts w:ascii="Arial" w:hAnsi="Arial" w:cs="Arial"/>
            <w:sz w:val="20"/>
            <w:szCs w:val="20"/>
          </w:rPr>
          <w:delText>1% of customers in 2018 (</w:delText>
        </w:r>
        <w:r w:rsidR="00655FD6" w:rsidRPr="0003119E" w:rsidDel="0075484D">
          <w:rPr>
            <w:rFonts w:ascii="Arial" w:hAnsi="Arial" w:cs="Arial"/>
            <w:b/>
            <w:bCs/>
            <w:sz w:val="20"/>
            <w:szCs w:val="20"/>
          </w:rPr>
          <w:delText>Figure 1</w:delText>
        </w:r>
        <w:r w:rsidR="00655FD6" w:rsidRPr="0003119E" w:rsidDel="0075484D">
          <w:rPr>
            <w:rFonts w:ascii="Arial" w:hAnsi="Arial" w:cs="Arial"/>
            <w:sz w:val="20"/>
            <w:szCs w:val="20"/>
          </w:rPr>
          <w:delText xml:space="preserve">). </w:delText>
        </w:r>
      </w:del>
      <w:r w:rsidR="00655FD6" w:rsidRPr="0003119E">
        <w:rPr>
          <w:rFonts w:ascii="Arial" w:hAnsi="Arial" w:cs="Arial"/>
          <w:sz w:val="20"/>
          <w:szCs w:val="20"/>
        </w:rPr>
        <w:t>The number of</w:t>
      </w:r>
      <w:r w:rsidR="00655FD6" w:rsidRPr="002A2B23">
        <w:rPr>
          <w:rFonts w:ascii="Arial" w:hAnsi="Arial" w:cs="Arial"/>
          <w:sz w:val="20"/>
          <w:szCs w:val="20"/>
        </w:rPr>
        <w:t xml:space="preserve"> Medicare Fee-For-Service beneficiaries per county ranged from </w:t>
      </w:r>
      <w:r w:rsidR="00655FD6" w:rsidRPr="004B433E">
        <w:rPr>
          <w:rFonts w:ascii="Arial" w:hAnsi="Arial" w:cs="Arial"/>
          <w:sz w:val="20"/>
          <w:szCs w:val="20"/>
        </w:rPr>
        <w:t>8 to 252,004</w:t>
      </w:r>
      <w:r w:rsidR="00655FD6">
        <w:rPr>
          <w:rFonts w:ascii="Arial" w:hAnsi="Arial" w:cs="Arial"/>
          <w:sz w:val="20"/>
          <w:szCs w:val="20"/>
        </w:rPr>
        <w:t>, and o</w:t>
      </w:r>
      <w:r w:rsidR="00655FD6" w:rsidRPr="002A2B23">
        <w:rPr>
          <w:rFonts w:ascii="Arial" w:hAnsi="Arial" w:cs="Arial"/>
          <w:sz w:val="20"/>
          <w:szCs w:val="20"/>
        </w:rPr>
        <w:t xml:space="preserve">utages affecting </w:t>
      </w:r>
      <w:r w:rsidR="00655FD6" w:rsidRPr="002A2B23">
        <w:rPr>
          <w:rFonts w:ascii="Arial" w:eastAsia="Garamond" w:hAnsi="Arial" w:cs="Arial"/>
          <w:sz w:val="20"/>
          <w:szCs w:val="20"/>
        </w:rPr>
        <w:t>≥1% of county customers on average</w:t>
      </w:r>
      <w:r w:rsidR="00655FD6">
        <w:rPr>
          <w:rFonts w:ascii="Arial" w:eastAsia="Garamond" w:hAnsi="Arial" w:cs="Arial"/>
          <w:sz w:val="20"/>
          <w:szCs w:val="20"/>
        </w:rPr>
        <w:t xml:space="preserve"> impacted</w:t>
      </w:r>
      <w:r w:rsidR="00655FD6" w:rsidRPr="002A2B23">
        <w:rPr>
          <w:rFonts w:ascii="Arial" w:hAnsi="Arial" w:cs="Arial"/>
          <w:sz w:val="20"/>
          <w:szCs w:val="20"/>
        </w:rPr>
        <w:t xml:space="preserve"> </w:t>
      </w:r>
      <w:r w:rsidR="00655FD6" w:rsidRPr="00526BAC">
        <w:rPr>
          <w:rFonts w:ascii="Arial" w:eastAsia="Garamond" w:hAnsi="Arial" w:cs="Arial"/>
          <w:sz w:val="20"/>
          <w:szCs w:val="20"/>
        </w:rPr>
        <w:t>≥</w:t>
      </w:r>
      <w:r w:rsidR="00655FD6" w:rsidRPr="00526BAC">
        <w:rPr>
          <w:rFonts w:ascii="Arial" w:hAnsi="Arial" w:cs="Arial"/>
          <w:sz w:val="20"/>
          <w:szCs w:val="20"/>
        </w:rPr>
        <w:t>106</w:t>
      </w:r>
      <w:r w:rsidR="00655FD6" w:rsidRPr="002A2B23">
        <w:rPr>
          <w:rFonts w:ascii="Arial" w:hAnsi="Arial" w:cs="Arial"/>
          <w:sz w:val="20"/>
          <w:szCs w:val="20"/>
        </w:rPr>
        <w:t xml:space="preserve"> beneficiaries. </w:t>
      </w:r>
      <w:del w:id="126" w:author="Joan Casey" w:date="2025-08-29T16:19:00Z" w16du:dateUtc="2025-08-29T23:19:00Z">
        <w:r w:rsidR="00655FD6" w:rsidRPr="002A2B23" w:rsidDel="001073D8">
          <w:rPr>
            <w:rFonts w:ascii="Arial" w:hAnsi="Arial" w:cs="Arial"/>
            <w:sz w:val="20"/>
            <w:szCs w:val="20"/>
          </w:rPr>
          <w:delText xml:space="preserve"> </w:delText>
        </w:r>
      </w:del>
      <w:r w:rsidR="00655FD6">
        <w:rPr>
          <w:rFonts w:ascii="Arial" w:hAnsi="Arial" w:cs="Arial"/>
          <w:sz w:val="20"/>
          <w:szCs w:val="20"/>
        </w:rPr>
        <w:t>1.3%</w:t>
      </w:r>
      <w:r w:rsidR="00655FD6" w:rsidRPr="002A2B23">
        <w:rPr>
          <w:rFonts w:ascii="Arial" w:hAnsi="Arial" w:cs="Arial"/>
          <w:sz w:val="20"/>
          <w:szCs w:val="20"/>
        </w:rPr>
        <w:t xml:space="preserve"> of county-</w:t>
      </w:r>
      <w:r w:rsidR="00655FD6">
        <w:rPr>
          <w:rFonts w:ascii="Arial" w:hAnsi="Arial" w:cs="Arial"/>
          <w:sz w:val="20"/>
          <w:szCs w:val="20"/>
        </w:rPr>
        <w:t>person-</w:t>
      </w:r>
      <w:r w:rsidR="00655FD6" w:rsidRPr="002A2B23">
        <w:rPr>
          <w:rFonts w:ascii="Arial" w:hAnsi="Arial" w:cs="Arial"/>
          <w:sz w:val="20"/>
          <w:szCs w:val="20"/>
        </w:rPr>
        <w:t xml:space="preserve">days </w:t>
      </w:r>
      <w:r w:rsidR="00655FD6">
        <w:rPr>
          <w:rFonts w:ascii="Arial" w:hAnsi="Arial" w:cs="Arial"/>
          <w:sz w:val="20"/>
          <w:szCs w:val="20"/>
        </w:rPr>
        <w:t>had</w:t>
      </w:r>
      <w:r w:rsidR="00655FD6" w:rsidRPr="002A2B23">
        <w:rPr>
          <w:rFonts w:ascii="Arial" w:hAnsi="Arial" w:cs="Arial"/>
          <w:sz w:val="20"/>
          <w:szCs w:val="20"/>
        </w:rPr>
        <w:t xml:space="preserve"> a power </w:t>
      </w:r>
      <w:r w:rsidR="00655FD6" w:rsidRPr="00B34160">
        <w:rPr>
          <w:rFonts w:ascii="Arial" w:hAnsi="Arial" w:cs="Arial"/>
          <w:sz w:val="20"/>
          <w:szCs w:val="20"/>
        </w:rPr>
        <w:t>outage (n=</w:t>
      </w:r>
      <w:r w:rsidR="00655FD6">
        <w:rPr>
          <w:rFonts w:ascii="Arial" w:hAnsi="Arial" w:cs="Arial"/>
          <w:sz w:val="20"/>
          <w:szCs w:val="20"/>
        </w:rPr>
        <w:t>23</w:t>
      </w:r>
      <w:r w:rsidR="00655FD6" w:rsidRPr="00B34160">
        <w:rPr>
          <w:rFonts w:ascii="Arial" w:hAnsi="Arial" w:cs="Arial"/>
          <w:sz w:val="20"/>
          <w:szCs w:val="20"/>
        </w:rPr>
        <w:t>,</w:t>
      </w:r>
      <w:r w:rsidR="00655FD6">
        <w:rPr>
          <w:rFonts w:ascii="Arial" w:hAnsi="Arial" w:cs="Arial"/>
          <w:sz w:val="20"/>
          <w:szCs w:val="20"/>
        </w:rPr>
        <w:t>645,101</w:t>
      </w:r>
      <w:r w:rsidR="00655FD6" w:rsidRPr="00B34160">
        <w:rPr>
          <w:rFonts w:ascii="Arial" w:hAnsi="Arial" w:cs="Arial"/>
          <w:sz w:val="20"/>
          <w:szCs w:val="20"/>
        </w:rPr>
        <w:t xml:space="preserve"> county-</w:t>
      </w:r>
      <w:r w:rsidR="00655FD6">
        <w:rPr>
          <w:rFonts w:ascii="Arial" w:hAnsi="Arial" w:cs="Arial"/>
          <w:sz w:val="20"/>
          <w:szCs w:val="20"/>
        </w:rPr>
        <w:t>person-</w:t>
      </w:r>
      <w:r w:rsidR="00655FD6" w:rsidRPr="00B34160">
        <w:rPr>
          <w:rFonts w:ascii="Arial" w:hAnsi="Arial" w:cs="Arial"/>
          <w:sz w:val="20"/>
          <w:szCs w:val="20"/>
        </w:rPr>
        <w:t>days) (</w:t>
      </w:r>
      <w:r w:rsidR="00655FD6" w:rsidRPr="00B34160">
        <w:rPr>
          <w:rFonts w:ascii="Arial" w:hAnsi="Arial" w:cs="Arial"/>
          <w:b/>
          <w:bCs/>
          <w:sz w:val="20"/>
          <w:szCs w:val="20"/>
        </w:rPr>
        <w:t>Table</w:t>
      </w:r>
      <w:r w:rsidR="00655FD6" w:rsidRPr="002A2B23">
        <w:rPr>
          <w:rFonts w:ascii="Arial" w:hAnsi="Arial" w:cs="Arial"/>
          <w:b/>
          <w:bCs/>
          <w:sz w:val="20"/>
          <w:szCs w:val="20"/>
        </w:rPr>
        <w:t xml:space="preserve"> 1</w:t>
      </w:r>
      <w:r w:rsidR="00655FD6" w:rsidRPr="002A2B23">
        <w:rPr>
          <w:rFonts w:ascii="Arial" w:hAnsi="Arial" w:cs="Arial"/>
          <w:sz w:val="20"/>
          <w:szCs w:val="20"/>
        </w:rPr>
        <w:t>). On average, more outages</w:t>
      </w:r>
      <w:r w:rsidR="00655FD6">
        <w:rPr>
          <w:rFonts w:ascii="Arial" w:hAnsi="Arial" w:cs="Arial"/>
          <w:sz w:val="20"/>
          <w:szCs w:val="20"/>
        </w:rPr>
        <w:t xml:space="preserve"> occurred on colder and windier days</w:t>
      </w:r>
      <w:r w:rsidR="00655FD6" w:rsidRPr="002A2B23">
        <w:rPr>
          <w:rFonts w:ascii="Arial" w:hAnsi="Arial" w:cs="Arial"/>
          <w:sz w:val="20"/>
          <w:szCs w:val="20"/>
        </w:rPr>
        <w:t xml:space="preserve"> (</w:t>
      </w:r>
      <w:r w:rsidR="00655FD6" w:rsidRPr="002A2B23">
        <w:rPr>
          <w:rFonts w:ascii="Arial" w:hAnsi="Arial" w:cs="Arial"/>
          <w:b/>
          <w:bCs/>
          <w:sz w:val="20"/>
          <w:szCs w:val="20"/>
        </w:rPr>
        <w:t>Supplemental Table 1)</w:t>
      </w:r>
      <w:r w:rsidR="00655FD6" w:rsidRPr="002A2B23">
        <w:rPr>
          <w:rFonts w:ascii="Arial" w:hAnsi="Arial" w:cs="Arial"/>
          <w:sz w:val="20"/>
          <w:szCs w:val="20"/>
        </w:rPr>
        <w:t>.</w:t>
      </w:r>
    </w:p>
    <w:p w14:paraId="7E23DFA5" w14:textId="77777777" w:rsidR="00655FD6" w:rsidRPr="002A2B23" w:rsidRDefault="00655FD6" w:rsidP="00655FD6">
      <w:pPr>
        <w:spacing w:after="0" w:line="480" w:lineRule="auto"/>
        <w:ind w:firstLine="720"/>
        <w:rPr>
          <w:rFonts w:ascii="Arial" w:hAnsi="Arial" w:cs="Arial"/>
          <w:sz w:val="20"/>
          <w:szCs w:val="20"/>
        </w:rPr>
      </w:pPr>
      <w:r>
        <w:rPr>
          <w:rFonts w:ascii="Arial" w:hAnsi="Arial" w:cs="Arial"/>
          <w:sz w:val="20"/>
          <w:szCs w:val="20"/>
        </w:rPr>
        <w:t>The 2018 mean annual CVD hospitalization rate was 1,351 per 10,000 beneficiaries, and the respiratory rate was 805 per 10,000 beneficiaries</w:t>
      </w:r>
      <w:r w:rsidRPr="002A2B23" w:rsidDel="00565BF5">
        <w:rPr>
          <w:rFonts w:ascii="Arial" w:hAnsi="Arial" w:cs="Arial"/>
          <w:sz w:val="20"/>
          <w:szCs w:val="20"/>
        </w:rPr>
        <w:t xml:space="preserve"> </w:t>
      </w:r>
      <w:r w:rsidRPr="002A2B23">
        <w:rPr>
          <w:rFonts w:ascii="Arial" w:hAnsi="Arial" w:cs="Arial"/>
          <w:sz w:val="20"/>
          <w:szCs w:val="20"/>
        </w:rPr>
        <w:t>(</w:t>
      </w:r>
      <w:r w:rsidRPr="002A2B23">
        <w:rPr>
          <w:rFonts w:ascii="Arial" w:hAnsi="Arial" w:cs="Arial"/>
          <w:b/>
          <w:bCs/>
          <w:sz w:val="20"/>
          <w:szCs w:val="20"/>
        </w:rPr>
        <w:t>Figure 1</w:t>
      </w:r>
      <w:r w:rsidRPr="002A2B23">
        <w:rPr>
          <w:rFonts w:ascii="Arial" w:hAnsi="Arial" w:cs="Arial"/>
          <w:sz w:val="20"/>
          <w:szCs w:val="20"/>
        </w:rPr>
        <w:t xml:space="preserve">). The most common causes of emergency CVD hospitalization were primary hypertension (I10), hypertensive heart and chronic </w:t>
      </w:r>
      <w:r w:rsidRPr="002A2B23">
        <w:rPr>
          <w:rFonts w:ascii="Arial" w:hAnsi="Arial" w:cs="Arial"/>
          <w:sz w:val="20"/>
          <w:szCs w:val="20"/>
        </w:rPr>
        <w:lastRenderedPageBreak/>
        <w:t>kidney disease with heart failure (I30), and hypertensive heart disease with heart failure (I110).</w:t>
      </w:r>
      <w:r w:rsidRPr="002A2B23">
        <w:rPr>
          <w:rStyle w:val="hgkelc"/>
          <w:rFonts w:ascii="Arial" w:hAnsi="Arial" w:cs="Arial"/>
          <w:sz w:val="20"/>
          <w:szCs w:val="20"/>
          <w:lang w:val="en"/>
        </w:rPr>
        <w:t xml:space="preserve"> </w:t>
      </w:r>
      <w:r w:rsidRPr="002A2B23">
        <w:rPr>
          <w:rFonts w:ascii="Arial" w:hAnsi="Arial" w:cs="Arial"/>
          <w:sz w:val="20"/>
          <w:szCs w:val="20"/>
        </w:rPr>
        <w:t xml:space="preserve">The most common causes of emergency respiratory hospitalization were acute respiratory failure with hypoxia (J96.01), acute COPD exacerbation (J44.1), and unspecified COPD (J44.9). </w:t>
      </w:r>
    </w:p>
    <w:p w14:paraId="4147B128" w14:textId="77777777" w:rsidR="00655FD6" w:rsidRDefault="00655FD6" w:rsidP="00655FD6">
      <w:pPr>
        <w:spacing w:after="0" w:line="480" w:lineRule="auto"/>
        <w:rPr>
          <w:rFonts w:ascii="Arial" w:hAnsi="Arial" w:cs="Arial"/>
          <w:b/>
          <w:bCs/>
          <w:sz w:val="20"/>
          <w:szCs w:val="20"/>
        </w:rPr>
      </w:pPr>
    </w:p>
    <w:p w14:paraId="76641AE1" w14:textId="77777777" w:rsidR="00655FD6" w:rsidRPr="004C627C" w:rsidRDefault="00655FD6" w:rsidP="00655FD6">
      <w:pPr>
        <w:spacing w:after="0" w:line="480" w:lineRule="auto"/>
        <w:rPr>
          <w:rFonts w:ascii="Arial" w:hAnsi="Arial" w:cs="Arial"/>
          <w:sz w:val="20"/>
          <w:szCs w:val="20"/>
          <w:u w:val="single"/>
        </w:rPr>
      </w:pPr>
      <w:r w:rsidRPr="004C627C">
        <w:rPr>
          <w:rFonts w:ascii="Arial" w:hAnsi="Arial" w:cs="Arial"/>
          <w:sz w:val="20"/>
          <w:szCs w:val="20"/>
          <w:u w:val="single"/>
        </w:rPr>
        <w:t>CVD hospitalizations</w:t>
      </w:r>
    </w:p>
    <w:p w14:paraId="79681149" w14:textId="77777777" w:rsidR="00655FD6" w:rsidRPr="00B24AEA" w:rsidRDefault="00655FD6" w:rsidP="00655FD6">
      <w:pPr>
        <w:spacing w:after="0" w:line="480" w:lineRule="auto"/>
        <w:rPr>
          <w:rFonts w:ascii="Arial" w:hAnsi="Arial" w:cs="Arial"/>
          <w:i/>
          <w:iCs/>
          <w:sz w:val="20"/>
          <w:szCs w:val="20"/>
        </w:rPr>
      </w:pPr>
      <w:r w:rsidRPr="00B24AEA">
        <w:rPr>
          <w:rFonts w:ascii="Arial" w:hAnsi="Arial" w:cs="Arial"/>
          <w:i/>
          <w:iCs/>
          <w:sz w:val="20"/>
          <w:szCs w:val="20"/>
        </w:rPr>
        <w:t>Main analysis</w:t>
      </w:r>
    </w:p>
    <w:p w14:paraId="286C1EC6" w14:textId="77777777" w:rsidR="00655FD6" w:rsidRDefault="00655FD6" w:rsidP="00655FD6">
      <w:pPr>
        <w:spacing w:after="0" w:line="480" w:lineRule="auto"/>
        <w:rPr>
          <w:rFonts w:ascii="Arial" w:hAnsi="Arial" w:cs="Arial"/>
          <w:sz w:val="20"/>
          <w:szCs w:val="20"/>
        </w:rPr>
      </w:pPr>
    </w:p>
    <w:p w14:paraId="56E55224" w14:textId="147D55B2" w:rsidR="00655FD6" w:rsidRPr="002F0786" w:rsidRDefault="00655FD6" w:rsidP="00655FD6">
      <w:pPr>
        <w:spacing w:after="0" w:line="480" w:lineRule="auto"/>
        <w:rPr>
          <w:rFonts w:ascii="Arial" w:hAnsi="Arial" w:cs="Arial"/>
          <w:sz w:val="20"/>
          <w:szCs w:val="20"/>
        </w:rPr>
      </w:pPr>
      <w:r w:rsidRPr="002A2B23">
        <w:rPr>
          <w:rFonts w:ascii="Arial" w:hAnsi="Arial" w:cs="Arial"/>
          <w:sz w:val="20"/>
          <w:szCs w:val="20"/>
        </w:rPr>
        <w:tab/>
        <w:t>In our main analysis</w:t>
      </w:r>
      <w:ins w:id="127" w:author="Heather M" w:date="2025-08-28T14:19:00Z" w16du:dateUtc="2025-08-28T18:19:00Z">
        <w:r w:rsidR="007876D9">
          <w:rPr>
            <w:rFonts w:ascii="Arial" w:hAnsi="Arial" w:cs="Arial"/>
            <w:sz w:val="20"/>
            <w:szCs w:val="20"/>
          </w:rPr>
          <w:t>,</w:t>
        </w:r>
      </w:ins>
      <w:r w:rsidRPr="002A2B23">
        <w:rPr>
          <w:rFonts w:ascii="Arial" w:hAnsi="Arial" w:cs="Arial"/>
          <w:sz w:val="20"/>
          <w:szCs w:val="20"/>
        </w:rPr>
        <w:t xml:space="preserve"> </w:t>
      </w:r>
      <w:r>
        <w:rPr>
          <w:rFonts w:ascii="Arial" w:hAnsi="Arial" w:cs="Arial"/>
          <w:sz w:val="20"/>
          <w:szCs w:val="20"/>
        </w:rPr>
        <w:t>we used a case-crossover design with a conditional Poisson</w:t>
      </w:r>
      <w:r w:rsidRPr="002A2B23">
        <w:rPr>
          <w:rFonts w:ascii="Arial" w:hAnsi="Arial" w:cs="Arial"/>
          <w:sz w:val="20"/>
          <w:szCs w:val="20"/>
        </w:rPr>
        <w:t xml:space="preserve"> </w:t>
      </w:r>
      <w:r>
        <w:rPr>
          <w:rFonts w:ascii="Arial" w:hAnsi="Arial" w:cs="Arial"/>
          <w:sz w:val="20"/>
          <w:szCs w:val="20"/>
        </w:rPr>
        <w:t xml:space="preserve">model to test </w:t>
      </w:r>
      <w:r w:rsidRPr="002A2B23">
        <w:rPr>
          <w:rFonts w:ascii="Arial" w:hAnsi="Arial" w:cs="Arial"/>
          <w:sz w:val="20"/>
          <w:szCs w:val="20"/>
        </w:rPr>
        <w:t xml:space="preserve">the </w:t>
      </w:r>
      <w:r>
        <w:rPr>
          <w:rFonts w:ascii="Arial" w:hAnsi="Arial" w:cs="Arial"/>
          <w:sz w:val="20"/>
          <w:szCs w:val="20"/>
        </w:rPr>
        <w:t>association between</w:t>
      </w:r>
      <w:r w:rsidRPr="002A2B23">
        <w:rPr>
          <w:rFonts w:ascii="Arial" w:hAnsi="Arial" w:cs="Arial"/>
          <w:sz w:val="20"/>
          <w:szCs w:val="20"/>
        </w:rPr>
        <w:t xml:space="preserve"> 8+ hour power outage </w:t>
      </w:r>
      <w:r>
        <w:rPr>
          <w:rFonts w:ascii="Arial" w:hAnsi="Arial" w:cs="Arial"/>
          <w:sz w:val="20"/>
          <w:szCs w:val="20"/>
        </w:rPr>
        <w:t>and</w:t>
      </w:r>
      <w:r w:rsidRPr="002A2B23">
        <w:rPr>
          <w:rFonts w:ascii="Arial" w:hAnsi="Arial" w:cs="Arial"/>
          <w:sz w:val="20"/>
          <w:szCs w:val="20"/>
        </w:rPr>
        <w:t xml:space="preserve"> emergency CVD hospitalization rates up to 1 week after power outage exposure</w:t>
      </w:r>
      <w:r>
        <w:rPr>
          <w:rFonts w:ascii="Arial" w:hAnsi="Arial" w:cs="Arial"/>
          <w:sz w:val="20"/>
          <w:szCs w:val="20"/>
        </w:rPr>
        <w:t>.</w:t>
      </w:r>
      <w:r w:rsidRPr="002A2B23">
        <w:rPr>
          <w:rFonts w:ascii="Arial" w:hAnsi="Arial" w:cs="Arial"/>
          <w:sz w:val="20"/>
          <w:szCs w:val="20"/>
        </w:rPr>
        <w:t xml:space="preserve"> </w:t>
      </w:r>
      <w:r>
        <w:rPr>
          <w:rFonts w:ascii="Arial" w:hAnsi="Arial" w:cs="Arial"/>
          <w:sz w:val="20"/>
          <w:szCs w:val="20"/>
        </w:rPr>
        <w:t>W</w:t>
      </w:r>
      <w:r w:rsidRPr="002A2B23">
        <w:rPr>
          <w:rFonts w:ascii="Arial" w:hAnsi="Arial" w:cs="Arial"/>
          <w:sz w:val="20"/>
          <w:szCs w:val="20"/>
        </w:rPr>
        <w:t xml:space="preserve">e found increases in CVD-related hospitalizations 1-3 </w:t>
      </w:r>
      <w:ins w:id="128" w:author="Heather M" w:date="2025-08-27T19:12:00Z" w16du:dateUtc="2025-08-27T23:12:00Z">
        <w:r w:rsidR="00F36F8D">
          <w:rPr>
            <w:rFonts w:ascii="Arial" w:hAnsi="Arial" w:cs="Arial"/>
            <w:sz w:val="20"/>
            <w:szCs w:val="20"/>
          </w:rPr>
          <w:t>days</w:t>
        </w:r>
      </w:ins>
      <w:del w:id="129" w:author="Heather M" w:date="2025-08-27T19:12:00Z" w16du:dateUtc="2025-08-27T23:12:00Z">
        <w:r w:rsidRPr="002A2B23" w:rsidDel="00F36F8D">
          <w:rPr>
            <w:rFonts w:ascii="Arial" w:hAnsi="Arial" w:cs="Arial"/>
            <w:sz w:val="20"/>
            <w:szCs w:val="20"/>
          </w:rPr>
          <w:delText>and 6 days</w:delText>
        </w:r>
      </w:del>
      <w:r w:rsidRPr="002A2B23">
        <w:rPr>
          <w:rFonts w:ascii="Arial" w:hAnsi="Arial" w:cs="Arial"/>
          <w:sz w:val="20"/>
          <w:szCs w:val="20"/>
        </w:rPr>
        <w:t xml:space="preserve"> after power outage </w:t>
      </w:r>
      <w:r w:rsidRPr="002F0786">
        <w:rPr>
          <w:rFonts w:ascii="Arial" w:hAnsi="Arial" w:cs="Arial"/>
          <w:sz w:val="20"/>
          <w:szCs w:val="20"/>
        </w:rPr>
        <w:t>exposure (</w:t>
      </w:r>
      <w:r w:rsidRPr="002F0786">
        <w:rPr>
          <w:rFonts w:ascii="Arial" w:hAnsi="Arial" w:cs="Arial"/>
          <w:b/>
          <w:bCs/>
          <w:sz w:val="20"/>
          <w:szCs w:val="20"/>
        </w:rPr>
        <w:t>Figure 2</w:t>
      </w:r>
      <w:r w:rsidRPr="002F0786">
        <w:rPr>
          <w:rFonts w:ascii="Arial" w:hAnsi="Arial" w:cs="Arial"/>
          <w:sz w:val="20"/>
          <w:szCs w:val="20"/>
        </w:rPr>
        <w:t xml:space="preserve">). Outage exposure was not associated with increased hospitalizations on other lag days. One day following power outage exposure, the CVD hospitalization rate was, on average, 2.0% (95% CI: </w:t>
      </w:r>
      <w:r w:rsidRPr="002F0786">
        <w:rPr>
          <w:rFonts w:ascii="Arial" w:hAnsi="Arial" w:cs="Arial"/>
          <w:color w:val="000000"/>
          <w:sz w:val="20"/>
          <w:szCs w:val="20"/>
        </w:rPr>
        <w:t>1.3%, 2.6%)</w:t>
      </w:r>
      <w:r w:rsidRPr="002F0786">
        <w:rPr>
          <w:rFonts w:ascii="Arial" w:hAnsi="Arial" w:cs="Arial"/>
          <w:sz w:val="20"/>
          <w:szCs w:val="20"/>
        </w:rPr>
        <w:t xml:space="preserve"> higher compared to days after no exposure (</w:t>
      </w:r>
      <w:r w:rsidRPr="002F0786">
        <w:rPr>
          <w:rFonts w:ascii="Arial" w:hAnsi="Arial" w:cs="Arial"/>
          <w:b/>
          <w:bCs/>
          <w:sz w:val="20"/>
          <w:szCs w:val="20"/>
        </w:rPr>
        <w:t>Supplemental Table 1</w:t>
      </w:r>
      <w:r w:rsidRPr="002F0786">
        <w:rPr>
          <w:rFonts w:ascii="Arial" w:hAnsi="Arial" w:cs="Arial"/>
          <w:sz w:val="20"/>
          <w:szCs w:val="20"/>
        </w:rPr>
        <w:t xml:space="preserve">).  </w:t>
      </w:r>
    </w:p>
    <w:p w14:paraId="368D2278" w14:textId="0471F338" w:rsidR="00655FD6" w:rsidDel="00C96CBB" w:rsidRDefault="00C96CBB" w:rsidP="00655FD6">
      <w:pPr>
        <w:spacing w:after="0" w:line="480" w:lineRule="auto"/>
        <w:rPr>
          <w:del w:id="130" w:author="Heather M" w:date="2025-08-27T19:13:00Z" w16du:dateUtc="2025-08-27T23:13:00Z"/>
          <w:rFonts w:ascii="Arial" w:hAnsi="Arial" w:cs="Arial"/>
          <w:sz w:val="20"/>
          <w:szCs w:val="20"/>
        </w:rPr>
      </w:pPr>
      <w:ins w:id="131" w:author="Heather M" w:date="2025-08-27T19:13:00Z" w16du:dateUtc="2025-08-27T23:13:00Z">
        <w:r w:rsidRPr="00C96CBB">
          <w:rPr>
            <w:rFonts w:ascii="Arial" w:hAnsi="Arial" w:cs="Arial"/>
            <w:sz w:val="20"/>
            <w:szCs w:val="20"/>
          </w:rPr>
          <w:tab/>
          <w:t xml:space="preserve">We also analyzed larger outages affecting ≥3% or ≥5% of county customers. Outages affecting ≥3% of county customers </w:t>
        </w:r>
        <w:del w:id="132" w:author="Joan Casey" w:date="2025-08-29T16:21:00Z" w16du:dateUtc="2025-08-29T23:21:00Z">
          <w:r w:rsidRPr="00C96CBB" w:rsidDel="001073D8">
            <w:rPr>
              <w:rFonts w:ascii="Arial" w:hAnsi="Arial" w:cs="Arial"/>
              <w:sz w:val="20"/>
              <w:szCs w:val="20"/>
            </w:rPr>
            <w:delText>elevated</w:delText>
          </w:r>
        </w:del>
      </w:ins>
      <w:ins w:id="133" w:author="Joan Casey" w:date="2025-08-29T16:21:00Z" w16du:dateUtc="2025-08-29T23:21:00Z">
        <w:r w:rsidR="001073D8">
          <w:rPr>
            <w:rFonts w:ascii="Arial" w:hAnsi="Arial" w:cs="Arial"/>
            <w:sz w:val="20"/>
            <w:szCs w:val="20"/>
          </w:rPr>
          <w:t>had a stronger association with</w:t>
        </w:r>
      </w:ins>
      <w:ins w:id="134" w:author="Heather M" w:date="2025-08-27T19:13:00Z" w16du:dateUtc="2025-08-27T23:13:00Z">
        <w:r w:rsidRPr="00C96CBB">
          <w:rPr>
            <w:rFonts w:ascii="Arial" w:hAnsi="Arial" w:cs="Arial"/>
            <w:sz w:val="20"/>
            <w:szCs w:val="20"/>
          </w:rPr>
          <w:t xml:space="preserve"> next-day CVD hospitalization rates </w:t>
        </w:r>
        <w:del w:id="135" w:author="Joan Casey" w:date="2025-08-29T16:21:00Z" w16du:dateUtc="2025-08-29T23:21:00Z">
          <w:r w:rsidRPr="00C96CBB" w:rsidDel="001073D8">
            <w:rPr>
              <w:rFonts w:ascii="Arial" w:hAnsi="Arial" w:cs="Arial"/>
              <w:sz w:val="20"/>
              <w:szCs w:val="20"/>
            </w:rPr>
            <w:delText xml:space="preserve">higher </w:delText>
          </w:r>
        </w:del>
        <w:r w:rsidRPr="00C96CBB">
          <w:rPr>
            <w:rFonts w:ascii="Arial" w:hAnsi="Arial" w:cs="Arial"/>
            <w:sz w:val="20"/>
            <w:szCs w:val="20"/>
          </w:rPr>
          <w:t>than outages affecting ≥1% of county customers (Figure 2). Outages affecting ≥5% of customers were associated with even higher next-day hospitalization rates compared to outages affecting ≥3% or ≥1% of county customers, though the confidence intervals for all of these point estimates overlapped. For outages affecting ≥3% of county customers, the day after outage CVD rates were 2.7% (95% CI: 1.8%, 3.6%) higher than on days after no exposure. For outages affecting ≥5% of the population, rates were 3.1% (95% CI: 2.1%, 4.2%) higher than on days after no exposure.</w:t>
        </w:r>
      </w:ins>
      <w:del w:id="136" w:author="Heather M" w:date="2025-08-27T19:13:00Z" w16du:dateUtc="2025-08-27T23:13:00Z">
        <w:r w:rsidR="00655FD6" w:rsidRPr="002F0786" w:rsidDel="00C96CBB">
          <w:rPr>
            <w:rFonts w:ascii="Arial" w:hAnsi="Arial" w:cs="Arial"/>
            <w:sz w:val="20"/>
            <w:szCs w:val="20"/>
          </w:rPr>
          <w:tab/>
          <w:delText xml:space="preserve">We also analyzed larger outages affecting </w:delText>
        </w:r>
        <w:r w:rsidR="00655FD6" w:rsidRPr="002F0786" w:rsidDel="00C96CBB">
          <w:rPr>
            <w:rFonts w:ascii="Arial" w:eastAsia="Garamond" w:hAnsi="Arial" w:cs="Arial"/>
            <w:sz w:val="20"/>
            <w:szCs w:val="20"/>
          </w:rPr>
          <w:delText>≥</w:delText>
        </w:r>
        <w:r w:rsidR="00655FD6" w:rsidRPr="002F0786" w:rsidDel="00C96CBB">
          <w:rPr>
            <w:rFonts w:ascii="Arial" w:hAnsi="Arial" w:cs="Arial"/>
            <w:sz w:val="20"/>
            <w:szCs w:val="20"/>
          </w:rPr>
          <w:delText xml:space="preserve">3% or </w:delText>
        </w:r>
        <w:r w:rsidR="00655FD6" w:rsidRPr="002F0786" w:rsidDel="00C96CBB">
          <w:rPr>
            <w:rFonts w:ascii="Arial" w:eastAsia="Garamond" w:hAnsi="Arial" w:cs="Arial"/>
            <w:sz w:val="20"/>
            <w:szCs w:val="20"/>
          </w:rPr>
          <w:delText>≥</w:delText>
        </w:r>
        <w:r w:rsidR="00655FD6" w:rsidRPr="002F0786" w:rsidDel="00C96CBB">
          <w:rPr>
            <w:rFonts w:ascii="Arial" w:hAnsi="Arial" w:cs="Arial"/>
            <w:sz w:val="20"/>
            <w:szCs w:val="20"/>
          </w:rPr>
          <w:delText xml:space="preserve">5% of county customers. Outages affecting </w:delText>
        </w:r>
        <w:r w:rsidR="00655FD6" w:rsidRPr="002F0786" w:rsidDel="00C96CBB">
          <w:rPr>
            <w:rFonts w:ascii="Arial" w:eastAsia="Garamond" w:hAnsi="Arial" w:cs="Arial"/>
            <w:sz w:val="20"/>
            <w:szCs w:val="20"/>
          </w:rPr>
          <w:delText>≥</w:delText>
        </w:r>
        <w:r w:rsidR="00655FD6" w:rsidRPr="002F0786" w:rsidDel="00C96CBB">
          <w:rPr>
            <w:rFonts w:ascii="Arial" w:hAnsi="Arial" w:cs="Arial"/>
            <w:sz w:val="20"/>
            <w:szCs w:val="20"/>
          </w:rPr>
          <w:delText xml:space="preserve">3% of county customers elevated next-day CVD hospitalization rates higher than outages affecting </w:delText>
        </w:r>
        <w:r w:rsidR="00655FD6" w:rsidRPr="002F0786" w:rsidDel="00C96CBB">
          <w:rPr>
            <w:rFonts w:ascii="Arial" w:eastAsia="Garamond" w:hAnsi="Arial" w:cs="Arial"/>
            <w:sz w:val="20"/>
            <w:szCs w:val="20"/>
          </w:rPr>
          <w:delText>≥</w:delText>
        </w:r>
        <w:r w:rsidR="00655FD6" w:rsidRPr="002F0786" w:rsidDel="00C96CBB">
          <w:rPr>
            <w:rFonts w:ascii="Arial" w:hAnsi="Arial" w:cs="Arial"/>
            <w:sz w:val="20"/>
            <w:szCs w:val="20"/>
          </w:rPr>
          <w:delText>1% of county customers (</w:delText>
        </w:r>
        <w:r w:rsidR="00655FD6" w:rsidRPr="002F0786" w:rsidDel="00C96CBB">
          <w:rPr>
            <w:rFonts w:ascii="Arial" w:hAnsi="Arial" w:cs="Arial"/>
            <w:b/>
            <w:bCs/>
            <w:sz w:val="20"/>
            <w:szCs w:val="20"/>
          </w:rPr>
          <w:delText>Figure 2</w:delText>
        </w:r>
        <w:r w:rsidR="00655FD6" w:rsidRPr="002F0786" w:rsidDel="00C96CBB">
          <w:rPr>
            <w:rFonts w:ascii="Arial" w:hAnsi="Arial" w:cs="Arial"/>
            <w:sz w:val="20"/>
            <w:szCs w:val="20"/>
          </w:rPr>
          <w:delText xml:space="preserve">). Outages affecting </w:delText>
        </w:r>
        <w:r w:rsidR="00655FD6" w:rsidRPr="002F0786" w:rsidDel="00C96CBB">
          <w:rPr>
            <w:rFonts w:ascii="Arial" w:eastAsia="Garamond" w:hAnsi="Arial" w:cs="Arial"/>
            <w:sz w:val="20"/>
            <w:szCs w:val="20"/>
          </w:rPr>
          <w:delText>≥</w:delText>
        </w:r>
        <w:r w:rsidR="00655FD6" w:rsidRPr="002F0786" w:rsidDel="00C96CBB">
          <w:rPr>
            <w:rFonts w:ascii="Arial" w:hAnsi="Arial" w:cs="Arial"/>
            <w:sz w:val="20"/>
            <w:szCs w:val="20"/>
          </w:rPr>
          <w:delText xml:space="preserve">5% of customers were associated with even higher next-day hospitalization rates compared to outages affecting </w:delText>
        </w:r>
        <w:r w:rsidR="00655FD6" w:rsidRPr="002F0786" w:rsidDel="00C96CBB">
          <w:rPr>
            <w:rFonts w:ascii="Arial" w:eastAsia="Garamond" w:hAnsi="Arial" w:cs="Arial"/>
            <w:sz w:val="20"/>
            <w:szCs w:val="20"/>
          </w:rPr>
          <w:delText>≥</w:delText>
        </w:r>
        <w:r w:rsidR="00655FD6" w:rsidRPr="002F0786" w:rsidDel="00C96CBB">
          <w:rPr>
            <w:rFonts w:ascii="Arial" w:hAnsi="Arial" w:cs="Arial"/>
            <w:sz w:val="20"/>
            <w:szCs w:val="20"/>
          </w:rPr>
          <w:delText xml:space="preserve">3% or </w:delText>
        </w:r>
        <w:r w:rsidR="00655FD6" w:rsidRPr="002F0786" w:rsidDel="00C96CBB">
          <w:rPr>
            <w:rFonts w:ascii="Arial" w:eastAsia="Garamond" w:hAnsi="Arial" w:cs="Arial"/>
            <w:sz w:val="20"/>
            <w:szCs w:val="20"/>
          </w:rPr>
          <w:delText>≥1% of county customers</w:delText>
        </w:r>
        <w:r w:rsidR="00655FD6" w:rsidRPr="002F0786" w:rsidDel="00C96CBB">
          <w:rPr>
            <w:rFonts w:ascii="Arial" w:hAnsi="Arial" w:cs="Arial"/>
            <w:sz w:val="20"/>
            <w:szCs w:val="20"/>
          </w:rPr>
          <w:delText xml:space="preserve">. For outages affecting </w:delText>
        </w:r>
        <w:r w:rsidR="00655FD6" w:rsidRPr="002F0786" w:rsidDel="00C96CBB">
          <w:rPr>
            <w:rFonts w:ascii="Arial" w:eastAsia="Garamond" w:hAnsi="Arial" w:cs="Arial"/>
            <w:sz w:val="20"/>
            <w:szCs w:val="20"/>
          </w:rPr>
          <w:delText>≥</w:delText>
        </w:r>
        <w:r w:rsidR="00655FD6" w:rsidRPr="002F0786" w:rsidDel="00C96CBB">
          <w:rPr>
            <w:rFonts w:ascii="Arial" w:hAnsi="Arial" w:cs="Arial"/>
            <w:sz w:val="20"/>
            <w:szCs w:val="20"/>
          </w:rPr>
          <w:delText xml:space="preserve">3% of county customers, the day after outage CVD rates were 2.7% (95% CI: 1.8%, 3.6%) higher than on days after no exposure. For outages affecting </w:delText>
        </w:r>
        <w:r w:rsidR="00655FD6" w:rsidRPr="002F0786" w:rsidDel="00C96CBB">
          <w:rPr>
            <w:rFonts w:ascii="Arial" w:eastAsia="Garamond" w:hAnsi="Arial" w:cs="Arial"/>
            <w:sz w:val="20"/>
            <w:szCs w:val="20"/>
          </w:rPr>
          <w:delText>≥</w:delText>
        </w:r>
        <w:r w:rsidR="00655FD6" w:rsidRPr="002F0786" w:rsidDel="00C96CBB">
          <w:rPr>
            <w:rFonts w:ascii="Arial" w:hAnsi="Arial" w:cs="Arial"/>
            <w:sz w:val="20"/>
            <w:szCs w:val="20"/>
          </w:rPr>
          <w:delText>5% of the population, rates were 3.1% (95% CI: 2.1%, 4.2%) higher than on</w:delText>
        </w:r>
        <w:r w:rsidR="00655FD6" w:rsidRPr="002A2B23" w:rsidDel="00C96CBB">
          <w:rPr>
            <w:rFonts w:ascii="Arial" w:hAnsi="Arial" w:cs="Arial"/>
            <w:sz w:val="20"/>
            <w:szCs w:val="20"/>
          </w:rPr>
          <w:delText xml:space="preserve"> days after no exposure.</w:delText>
        </w:r>
      </w:del>
    </w:p>
    <w:p w14:paraId="03415112" w14:textId="77777777" w:rsidR="00C96CBB" w:rsidRPr="002A2B23" w:rsidRDefault="00C96CBB" w:rsidP="00655FD6">
      <w:pPr>
        <w:spacing w:after="0" w:line="480" w:lineRule="auto"/>
        <w:rPr>
          <w:ins w:id="137" w:author="Heather M" w:date="2025-08-27T19:13:00Z" w16du:dateUtc="2025-08-27T23:13:00Z"/>
          <w:rFonts w:ascii="Arial" w:hAnsi="Arial" w:cs="Arial"/>
          <w:sz w:val="20"/>
          <w:szCs w:val="20"/>
        </w:rPr>
      </w:pPr>
    </w:p>
    <w:p w14:paraId="5F7024F1" w14:textId="77777777" w:rsidR="00655FD6" w:rsidRDefault="00655FD6" w:rsidP="00655FD6">
      <w:pPr>
        <w:spacing w:after="0" w:line="480" w:lineRule="auto"/>
        <w:rPr>
          <w:rFonts w:ascii="Arial" w:hAnsi="Arial" w:cs="Arial"/>
          <w:sz w:val="20"/>
          <w:szCs w:val="20"/>
        </w:rPr>
      </w:pPr>
    </w:p>
    <w:p w14:paraId="6C461919" w14:textId="77777777" w:rsidR="00655FD6" w:rsidRPr="00B24AEA" w:rsidRDefault="00655FD6" w:rsidP="00655FD6">
      <w:pPr>
        <w:spacing w:after="0" w:line="480" w:lineRule="auto"/>
        <w:rPr>
          <w:rFonts w:ascii="Arial" w:hAnsi="Arial" w:cs="Arial"/>
          <w:i/>
          <w:iCs/>
          <w:sz w:val="20"/>
          <w:szCs w:val="20"/>
        </w:rPr>
      </w:pPr>
      <w:r w:rsidRPr="00B24AEA">
        <w:rPr>
          <w:rFonts w:ascii="Arial" w:hAnsi="Arial" w:cs="Arial"/>
          <w:i/>
          <w:iCs/>
          <w:sz w:val="20"/>
          <w:szCs w:val="20"/>
        </w:rPr>
        <w:t>Sensitivity analyses</w:t>
      </w:r>
    </w:p>
    <w:p w14:paraId="583DD555" w14:textId="77777777" w:rsidR="00655FD6" w:rsidRPr="00BA7B7E" w:rsidRDefault="00655FD6" w:rsidP="00655FD6">
      <w:pPr>
        <w:spacing w:after="0" w:line="480" w:lineRule="auto"/>
        <w:rPr>
          <w:rFonts w:ascii="Arial" w:hAnsi="Arial" w:cs="Arial"/>
          <w:sz w:val="20"/>
          <w:szCs w:val="20"/>
          <w:u w:val="single"/>
        </w:rPr>
      </w:pPr>
    </w:p>
    <w:p w14:paraId="572E0474" w14:textId="77777777" w:rsidR="00655FD6" w:rsidRPr="002A2B23" w:rsidRDefault="00655FD6" w:rsidP="00655FD6">
      <w:pPr>
        <w:spacing w:after="0" w:line="480" w:lineRule="auto"/>
        <w:ind w:firstLine="720"/>
        <w:rPr>
          <w:rFonts w:ascii="Arial" w:hAnsi="Arial" w:cs="Arial"/>
          <w:sz w:val="20"/>
          <w:szCs w:val="20"/>
        </w:rPr>
      </w:pPr>
      <w:r w:rsidRPr="002A2B23">
        <w:rPr>
          <w:rFonts w:ascii="Arial" w:hAnsi="Arial" w:cs="Arial"/>
          <w:sz w:val="20"/>
          <w:szCs w:val="20"/>
        </w:rPr>
        <w:lastRenderedPageBreak/>
        <w:t>Because there is no information on the health-relevant duration of power outage</w:t>
      </w:r>
      <w:r>
        <w:rPr>
          <w:rFonts w:ascii="Arial" w:hAnsi="Arial" w:cs="Arial"/>
          <w:sz w:val="20"/>
          <w:szCs w:val="20"/>
        </w:rPr>
        <w:t>s</w:t>
      </w:r>
      <w:r w:rsidRPr="002A2B23">
        <w:rPr>
          <w:rFonts w:ascii="Arial" w:hAnsi="Arial" w:cs="Arial"/>
          <w:sz w:val="20"/>
          <w:szCs w:val="20"/>
        </w:rPr>
        <w:t>, we conducted sensitivity analyses evaluating the impact of 4+ and 12+ hour outages on CVD</w:t>
      </w:r>
      <w:r>
        <w:rPr>
          <w:rFonts w:ascii="Arial" w:hAnsi="Arial" w:cs="Arial"/>
          <w:sz w:val="20"/>
          <w:szCs w:val="20"/>
        </w:rPr>
        <w:t xml:space="preserve"> and respiratory</w:t>
      </w:r>
      <w:r w:rsidRPr="002A2B23">
        <w:rPr>
          <w:rFonts w:ascii="Arial" w:hAnsi="Arial" w:cs="Arial"/>
          <w:sz w:val="20"/>
          <w:szCs w:val="20"/>
        </w:rPr>
        <w:t xml:space="preserve"> hospitalization rates. For 4+ hour and 12+ hour outages, we observed similar results to 8+ hour outages. Hospitalizations were elevated on lag days 1-3 and 6. The effect estimates for 12+ hour outages on CVD hospitalizations were larger than for 8+ hour outages, and 8+ hour outage estimates were larger than 4+ hour outage effects (</w:t>
      </w:r>
      <w:r w:rsidRPr="002A2B23">
        <w:rPr>
          <w:rFonts w:ascii="Arial" w:hAnsi="Arial" w:cs="Arial"/>
          <w:b/>
          <w:bCs/>
          <w:sz w:val="20"/>
          <w:szCs w:val="20"/>
        </w:rPr>
        <w:t>Supplemental Figure 1</w:t>
      </w:r>
      <w:r w:rsidRPr="002A2B23">
        <w:rPr>
          <w:rFonts w:ascii="Arial" w:hAnsi="Arial" w:cs="Arial"/>
          <w:sz w:val="20"/>
          <w:szCs w:val="20"/>
        </w:rPr>
        <w:t>).</w:t>
      </w:r>
    </w:p>
    <w:p w14:paraId="1B6DC988" w14:textId="77777777" w:rsidR="00655FD6" w:rsidRDefault="00655FD6" w:rsidP="00655FD6">
      <w:pPr>
        <w:spacing w:after="0" w:line="480" w:lineRule="auto"/>
        <w:ind w:firstLine="720"/>
        <w:rPr>
          <w:ins w:id="138" w:author="Heather M" w:date="2025-08-27T18:57:00Z" w16du:dateUtc="2025-08-27T22:57:00Z"/>
          <w:rFonts w:ascii="Arial" w:hAnsi="Arial" w:cs="Arial"/>
          <w:sz w:val="20"/>
          <w:szCs w:val="20"/>
        </w:rPr>
      </w:pPr>
      <w:r w:rsidRPr="002A2B23">
        <w:rPr>
          <w:rFonts w:ascii="Arial" w:hAnsi="Arial" w:cs="Arial"/>
          <w:sz w:val="20"/>
          <w:szCs w:val="20"/>
        </w:rPr>
        <w:t xml:space="preserve">We also modeled the relationship between </w:t>
      </w:r>
      <w:r>
        <w:rPr>
          <w:rFonts w:ascii="Arial" w:hAnsi="Arial" w:cs="Arial"/>
          <w:sz w:val="20"/>
          <w:szCs w:val="20"/>
        </w:rPr>
        <w:t xml:space="preserve">the </w:t>
      </w:r>
      <w:r w:rsidRPr="002A2B23">
        <w:rPr>
          <w:rFonts w:ascii="Arial" w:hAnsi="Arial" w:cs="Arial"/>
          <w:sz w:val="20"/>
          <w:szCs w:val="20"/>
        </w:rPr>
        <w:t>continuous daily county-level number of hours without power and CVD hospitalization rates to test for a possible threshold effect where outages</w:t>
      </w:r>
      <w:r>
        <w:rPr>
          <w:rFonts w:ascii="Arial" w:hAnsi="Arial" w:cs="Arial"/>
          <w:sz w:val="20"/>
          <w:szCs w:val="20"/>
        </w:rPr>
        <w:t xml:space="preserve"> needed to last </w:t>
      </w:r>
      <w:r w:rsidRPr="002A2B23">
        <w:rPr>
          <w:rFonts w:ascii="Arial" w:hAnsi="Arial" w:cs="Arial"/>
          <w:sz w:val="20"/>
          <w:szCs w:val="20"/>
        </w:rPr>
        <w:t xml:space="preserve">a certain duration </w:t>
      </w:r>
      <w:r>
        <w:rPr>
          <w:rFonts w:ascii="Arial" w:hAnsi="Arial" w:cs="Arial"/>
          <w:sz w:val="20"/>
          <w:szCs w:val="20"/>
        </w:rPr>
        <w:t xml:space="preserve">to </w:t>
      </w:r>
      <w:r w:rsidRPr="002A2B23">
        <w:rPr>
          <w:rFonts w:ascii="Arial" w:hAnsi="Arial" w:cs="Arial"/>
          <w:sz w:val="20"/>
          <w:szCs w:val="20"/>
        </w:rPr>
        <w:t xml:space="preserve">cause </w:t>
      </w:r>
      <w:r>
        <w:rPr>
          <w:rFonts w:ascii="Arial" w:hAnsi="Arial" w:cs="Arial"/>
          <w:sz w:val="20"/>
          <w:szCs w:val="20"/>
        </w:rPr>
        <w:t>hospitalizations</w:t>
      </w:r>
      <w:r w:rsidRPr="002A2B23">
        <w:rPr>
          <w:rFonts w:ascii="Arial" w:hAnsi="Arial" w:cs="Arial"/>
          <w:sz w:val="20"/>
          <w:szCs w:val="20"/>
        </w:rPr>
        <w:t xml:space="preserve">. </w:t>
      </w:r>
      <w:r>
        <w:rPr>
          <w:rFonts w:ascii="Arial" w:hAnsi="Arial" w:cs="Arial"/>
          <w:sz w:val="20"/>
          <w:szCs w:val="20"/>
        </w:rPr>
        <w:t>We did not identify a threshold; t</w:t>
      </w:r>
      <w:r w:rsidRPr="002A2B23">
        <w:rPr>
          <w:rFonts w:ascii="Arial" w:hAnsi="Arial" w:cs="Arial"/>
          <w:sz w:val="20"/>
          <w:szCs w:val="20"/>
        </w:rPr>
        <w:t>he best-fitting model was linear for the association between number of hours without power and CVD hospitalizations</w:t>
      </w:r>
      <w:r w:rsidRPr="003470D5">
        <w:rPr>
          <w:rFonts w:ascii="Arial" w:hAnsi="Arial" w:cs="Arial"/>
          <w:sz w:val="20"/>
          <w:szCs w:val="20"/>
        </w:rPr>
        <w:t>. For every additional hour without power, the next-day CVD hospitalization rate increased by 0.1% and, therefore, by 2.4% for 24 hours without power (</w:t>
      </w:r>
      <w:r w:rsidRPr="003470D5">
        <w:rPr>
          <w:rFonts w:ascii="Arial" w:hAnsi="Arial" w:cs="Arial"/>
          <w:b/>
          <w:bCs/>
          <w:sz w:val="20"/>
          <w:szCs w:val="20"/>
        </w:rPr>
        <w:t>Supplemental Figure 2</w:t>
      </w:r>
      <w:r w:rsidRPr="003470D5">
        <w:rPr>
          <w:rFonts w:ascii="Arial" w:hAnsi="Arial" w:cs="Arial"/>
          <w:sz w:val="20"/>
          <w:szCs w:val="20"/>
        </w:rPr>
        <w:t xml:space="preserve">). </w:t>
      </w:r>
    </w:p>
    <w:p w14:paraId="5454BA53" w14:textId="6EDD6BF0" w:rsidR="002C378B" w:rsidRDefault="002C378B" w:rsidP="002C378B">
      <w:pPr>
        <w:spacing w:after="0" w:line="480" w:lineRule="auto"/>
        <w:ind w:firstLine="360"/>
        <w:rPr>
          <w:ins w:id="139" w:author="Heather M" w:date="2025-08-27T19:29:00Z" w16du:dateUtc="2025-08-27T23:29:00Z"/>
          <w:rFonts w:ascii="Arial" w:hAnsi="Arial" w:cs="Arial"/>
          <w:sz w:val="20"/>
          <w:szCs w:val="20"/>
        </w:rPr>
      </w:pPr>
      <w:ins w:id="140" w:author="Heather M" w:date="2025-08-27T18:58:00Z" w16du:dateUtc="2025-08-27T22:58:00Z">
        <w:r>
          <w:rPr>
            <w:rFonts w:ascii="Arial" w:hAnsi="Arial" w:cs="Arial"/>
            <w:sz w:val="20"/>
            <w:szCs w:val="20"/>
          </w:rPr>
          <w:t xml:space="preserve">Last observation carried forward vs. </w:t>
        </w:r>
        <w:r w:rsidRPr="006D564F">
          <w:rPr>
            <w:rFonts w:ascii="Arial" w:hAnsi="Arial" w:cs="Arial"/>
            <w:sz w:val="20"/>
            <w:szCs w:val="20"/>
          </w:rPr>
          <w:t>replac</w:t>
        </w:r>
        <w:r>
          <w:rPr>
            <w:rFonts w:ascii="Arial" w:hAnsi="Arial" w:cs="Arial"/>
            <w:sz w:val="20"/>
            <w:szCs w:val="20"/>
          </w:rPr>
          <w:t>ing</w:t>
        </w:r>
        <w:r w:rsidRPr="006D564F">
          <w:rPr>
            <w:rFonts w:ascii="Arial" w:hAnsi="Arial" w:cs="Arial"/>
            <w:sz w:val="20"/>
            <w:szCs w:val="20"/>
          </w:rPr>
          <w:t xml:space="preserve"> data missing for fewer than 4 hours with 0 (no exposure, the mean, median, and mode value of exposure in the dataset</w:t>
        </w:r>
        <w:r>
          <w:rPr>
            <w:rFonts w:ascii="Arial" w:hAnsi="Arial" w:cs="Arial"/>
            <w:sz w:val="20"/>
            <w:szCs w:val="20"/>
          </w:rPr>
          <w:t>) made no difference to our results (</w:t>
        </w:r>
        <w:r w:rsidRPr="002C378B">
          <w:rPr>
            <w:rFonts w:ascii="Arial" w:hAnsi="Arial" w:cs="Arial"/>
            <w:b/>
            <w:bCs/>
            <w:sz w:val="20"/>
            <w:szCs w:val="20"/>
            <w:rPrChange w:id="141" w:author="Heather M" w:date="2025-08-27T18:58:00Z" w16du:dateUtc="2025-08-27T22:58:00Z">
              <w:rPr>
                <w:rFonts w:ascii="Arial" w:hAnsi="Arial" w:cs="Arial"/>
                <w:sz w:val="20"/>
                <w:szCs w:val="20"/>
              </w:rPr>
            </w:rPrChange>
          </w:rPr>
          <w:t>Supplemental Figure 3</w:t>
        </w:r>
        <w:r>
          <w:rPr>
            <w:rFonts w:ascii="Arial" w:hAnsi="Arial" w:cs="Arial"/>
            <w:sz w:val="20"/>
            <w:szCs w:val="20"/>
          </w:rPr>
          <w:t>)</w:t>
        </w:r>
        <w:r w:rsidRPr="006D564F">
          <w:rPr>
            <w:rFonts w:ascii="Arial" w:hAnsi="Arial" w:cs="Arial"/>
            <w:sz w:val="20"/>
            <w:szCs w:val="20"/>
          </w:rPr>
          <w:t>.</w:t>
        </w:r>
      </w:ins>
    </w:p>
    <w:p w14:paraId="7E90FA6D" w14:textId="523AD018" w:rsidR="0010122B" w:rsidRDefault="008D502C" w:rsidP="002C378B">
      <w:pPr>
        <w:spacing w:after="0" w:line="480" w:lineRule="auto"/>
        <w:ind w:firstLine="360"/>
        <w:rPr>
          <w:ins w:id="142" w:author="Heather M" w:date="2025-08-28T14:13:00Z" w16du:dateUtc="2025-08-28T18:13:00Z"/>
          <w:rFonts w:ascii="Arial" w:hAnsi="Arial" w:cs="Arial"/>
          <w:sz w:val="20"/>
          <w:szCs w:val="20"/>
        </w:rPr>
      </w:pPr>
      <w:ins w:id="143" w:author="Heather M" w:date="2025-08-27T19:29:00Z" w16du:dateUtc="2025-08-27T23:29:00Z">
        <w:r w:rsidRPr="008D502C">
          <w:rPr>
            <w:rFonts w:ascii="Arial" w:hAnsi="Arial" w:cs="Arial"/>
            <w:sz w:val="20"/>
            <w:szCs w:val="20"/>
          </w:rPr>
          <w:t>Restricting to counties with 80% or higher coverage (compared to 50% or higher in our main analyses) did not change our results (</w:t>
        </w:r>
        <w:r w:rsidRPr="008D502C">
          <w:rPr>
            <w:rFonts w:ascii="Arial" w:hAnsi="Arial" w:cs="Arial"/>
            <w:b/>
            <w:bCs/>
            <w:sz w:val="20"/>
            <w:szCs w:val="20"/>
            <w:rPrChange w:id="144" w:author="Heather M" w:date="2025-08-27T19:29:00Z" w16du:dateUtc="2025-08-27T23:29:00Z">
              <w:rPr>
                <w:rFonts w:ascii="Arial" w:hAnsi="Arial" w:cs="Arial"/>
                <w:sz w:val="20"/>
                <w:szCs w:val="20"/>
              </w:rPr>
            </w:rPrChange>
          </w:rPr>
          <w:t>Supplemental Figure 4</w:t>
        </w:r>
        <w:r w:rsidRPr="008D502C">
          <w:rPr>
            <w:rFonts w:ascii="Arial" w:hAnsi="Arial" w:cs="Arial"/>
            <w:sz w:val="20"/>
            <w:szCs w:val="20"/>
          </w:rPr>
          <w:t>)</w:t>
        </w:r>
        <w:r>
          <w:rPr>
            <w:rFonts w:ascii="Arial" w:hAnsi="Arial" w:cs="Arial"/>
            <w:sz w:val="20"/>
            <w:szCs w:val="20"/>
          </w:rPr>
          <w:t>.</w:t>
        </w:r>
      </w:ins>
    </w:p>
    <w:p w14:paraId="0522DE0C" w14:textId="7A2BA5A1" w:rsidR="008B7502" w:rsidRPr="001C6BC5" w:rsidRDefault="008B7502" w:rsidP="002C378B">
      <w:pPr>
        <w:spacing w:after="0" w:line="480" w:lineRule="auto"/>
        <w:ind w:firstLine="360"/>
        <w:rPr>
          <w:ins w:id="145" w:author="Heather M" w:date="2025-08-27T18:58:00Z" w16du:dateUtc="2025-08-27T22:58:00Z"/>
          <w:rFonts w:ascii="Arial" w:hAnsi="Arial" w:cs="Arial"/>
          <w:sz w:val="20"/>
          <w:szCs w:val="20"/>
        </w:rPr>
      </w:pPr>
      <w:ins w:id="146" w:author="Heather M" w:date="2025-08-28T14:13:00Z" w16du:dateUtc="2025-08-28T18:13:00Z">
        <w:r w:rsidRPr="008B7502">
          <w:rPr>
            <w:rFonts w:ascii="Arial" w:hAnsi="Arial" w:cs="Arial"/>
            <w:sz w:val="20"/>
            <w:szCs w:val="20"/>
          </w:rPr>
          <w:t xml:space="preserve">Our results </w:t>
        </w:r>
        <w:del w:id="147" w:author="Joan Casey" w:date="2025-08-29T16:22:00Z" w16du:dateUtc="2025-08-29T23:22:00Z">
          <w:r w:rsidRPr="008B7502" w:rsidDel="001073D8">
            <w:rPr>
              <w:rFonts w:ascii="Arial" w:hAnsi="Arial" w:cs="Arial"/>
              <w:sz w:val="20"/>
              <w:szCs w:val="20"/>
            </w:rPr>
            <w:delText>did not</w:delText>
          </w:r>
        </w:del>
      </w:ins>
      <w:ins w:id="148" w:author="Joan Casey" w:date="2025-08-29T16:22:00Z" w16du:dateUtc="2025-08-29T23:22:00Z">
        <w:r w:rsidR="001073D8">
          <w:rPr>
            <w:rFonts w:ascii="Arial" w:hAnsi="Arial" w:cs="Arial"/>
            <w:sz w:val="20"/>
            <w:szCs w:val="20"/>
          </w:rPr>
          <w:t>remained</w:t>
        </w:r>
      </w:ins>
      <w:ins w:id="149" w:author="Heather M" w:date="2025-08-28T14:13:00Z" w16du:dateUtc="2025-08-28T18:13:00Z">
        <w:r w:rsidRPr="008B7502">
          <w:rPr>
            <w:rFonts w:ascii="Arial" w:hAnsi="Arial" w:cs="Arial"/>
            <w:sz w:val="20"/>
            <w:szCs w:val="20"/>
          </w:rPr>
          <w:t xml:space="preserve"> </w:t>
        </w:r>
        <w:del w:id="150" w:author="Joan Casey" w:date="2025-08-29T16:22:00Z" w16du:dateUtc="2025-08-29T23:22:00Z">
          <w:r w:rsidRPr="008B7502" w:rsidDel="001073D8">
            <w:rPr>
              <w:rFonts w:ascii="Arial" w:hAnsi="Arial" w:cs="Arial"/>
              <w:sz w:val="20"/>
              <w:szCs w:val="20"/>
            </w:rPr>
            <w:delText>change</w:delText>
          </w:r>
        </w:del>
      </w:ins>
      <w:ins w:id="151" w:author="Joan Casey" w:date="2025-08-29T16:22:00Z" w16du:dateUtc="2025-08-29T23:22:00Z">
        <w:r w:rsidR="001073D8">
          <w:rPr>
            <w:rFonts w:ascii="Arial" w:hAnsi="Arial" w:cs="Arial"/>
            <w:sz w:val="20"/>
            <w:szCs w:val="20"/>
          </w:rPr>
          <w:t>unchanged</w:t>
        </w:r>
      </w:ins>
      <w:ins w:id="152" w:author="Heather M" w:date="2025-08-28T14:13:00Z" w16du:dateUtc="2025-08-28T18:13:00Z">
        <w:r w:rsidRPr="008B7502">
          <w:rPr>
            <w:rFonts w:ascii="Arial" w:hAnsi="Arial" w:cs="Arial"/>
            <w:sz w:val="20"/>
            <w:szCs w:val="20"/>
          </w:rPr>
          <w:t xml:space="preserve"> when we adjusted for wildfire smoke days (</w:t>
        </w:r>
        <w:r w:rsidRPr="008B7502">
          <w:rPr>
            <w:rFonts w:ascii="Arial" w:hAnsi="Arial" w:cs="Arial"/>
            <w:b/>
            <w:bCs/>
            <w:sz w:val="20"/>
            <w:szCs w:val="20"/>
            <w:rPrChange w:id="153" w:author="Heather M" w:date="2025-08-28T14:13:00Z" w16du:dateUtc="2025-08-28T18:13:00Z">
              <w:rPr>
                <w:rFonts w:ascii="Arial" w:hAnsi="Arial" w:cs="Arial"/>
                <w:sz w:val="20"/>
                <w:szCs w:val="20"/>
              </w:rPr>
            </w:rPrChange>
          </w:rPr>
          <w:t>Supplemental Figure 6</w:t>
        </w:r>
        <w:r w:rsidRPr="008B7502">
          <w:rPr>
            <w:rFonts w:ascii="Arial" w:hAnsi="Arial" w:cs="Arial"/>
            <w:sz w:val="20"/>
            <w:szCs w:val="20"/>
          </w:rPr>
          <w:t>)</w:t>
        </w:r>
        <w:r>
          <w:rPr>
            <w:rFonts w:ascii="Arial" w:hAnsi="Arial" w:cs="Arial"/>
            <w:sz w:val="20"/>
            <w:szCs w:val="20"/>
          </w:rPr>
          <w:t>.</w:t>
        </w:r>
      </w:ins>
    </w:p>
    <w:p w14:paraId="1E46809A" w14:textId="08626669" w:rsidR="002F237F" w:rsidRPr="002A2B23" w:rsidRDefault="002F237F" w:rsidP="00655FD6">
      <w:pPr>
        <w:spacing w:after="0" w:line="480" w:lineRule="auto"/>
        <w:ind w:firstLine="720"/>
        <w:rPr>
          <w:rFonts w:ascii="Arial" w:hAnsi="Arial" w:cs="Arial"/>
          <w:sz w:val="20"/>
          <w:szCs w:val="20"/>
        </w:rPr>
      </w:pPr>
    </w:p>
    <w:p w14:paraId="5DD935C1" w14:textId="77777777" w:rsidR="00655FD6" w:rsidRPr="00E3278F" w:rsidRDefault="00655FD6" w:rsidP="00655FD6">
      <w:pPr>
        <w:spacing w:after="0" w:line="480" w:lineRule="auto"/>
        <w:rPr>
          <w:rFonts w:ascii="Arial" w:hAnsi="Arial" w:cs="Arial"/>
          <w:sz w:val="20"/>
          <w:szCs w:val="20"/>
          <w:u w:val="single"/>
        </w:rPr>
      </w:pPr>
    </w:p>
    <w:p w14:paraId="70F014A9" w14:textId="77777777" w:rsidR="00655FD6" w:rsidRPr="00E3278F" w:rsidRDefault="00655FD6" w:rsidP="00655FD6">
      <w:pPr>
        <w:spacing w:after="0" w:line="480" w:lineRule="auto"/>
        <w:rPr>
          <w:rFonts w:ascii="Arial" w:hAnsi="Arial" w:cs="Arial"/>
          <w:sz w:val="20"/>
          <w:szCs w:val="20"/>
          <w:u w:val="single"/>
        </w:rPr>
      </w:pPr>
      <w:r w:rsidRPr="00E3278F">
        <w:rPr>
          <w:rFonts w:ascii="Arial" w:hAnsi="Arial" w:cs="Arial"/>
          <w:sz w:val="20"/>
          <w:szCs w:val="20"/>
          <w:u w:val="single"/>
        </w:rPr>
        <w:t>Respiratory hospitalizations</w:t>
      </w:r>
    </w:p>
    <w:p w14:paraId="455598A5" w14:textId="77777777" w:rsidR="00655FD6" w:rsidRPr="00B24AEA" w:rsidRDefault="00655FD6" w:rsidP="00655FD6">
      <w:pPr>
        <w:spacing w:after="0" w:line="480" w:lineRule="auto"/>
        <w:rPr>
          <w:rFonts w:ascii="Arial" w:hAnsi="Arial" w:cs="Arial"/>
          <w:i/>
          <w:iCs/>
          <w:sz w:val="20"/>
          <w:szCs w:val="20"/>
        </w:rPr>
      </w:pPr>
      <w:r w:rsidRPr="00B24AEA">
        <w:rPr>
          <w:rFonts w:ascii="Arial" w:hAnsi="Arial" w:cs="Arial"/>
          <w:i/>
          <w:iCs/>
          <w:sz w:val="20"/>
          <w:szCs w:val="20"/>
        </w:rPr>
        <w:t>Main analysis</w:t>
      </w:r>
    </w:p>
    <w:p w14:paraId="7FCDD884" w14:textId="77777777" w:rsidR="00655FD6" w:rsidRDefault="00655FD6" w:rsidP="00655FD6">
      <w:pPr>
        <w:spacing w:after="0" w:line="480" w:lineRule="auto"/>
        <w:ind w:firstLine="720"/>
        <w:rPr>
          <w:rFonts w:ascii="Arial" w:hAnsi="Arial" w:cs="Arial"/>
          <w:sz w:val="20"/>
          <w:szCs w:val="20"/>
        </w:rPr>
      </w:pPr>
    </w:p>
    <w:p w14:paraId="16F83358" w14:textId="7DA39975" w:rsidR="00655FD6" w:rsidRPr="00C97A1F" w:rsidRDefault="00655FD6" w:rsidP="00655FD6">
      <w:pPr>
        <w:spacing w:after="0" w:line="480" w:lineRule="auto"/>
        <w:ind w:firstLine="720"/>
        <w:rPr>
          <w:rFonts w:ascii="Arial" w:hAnsi="Arial" w:cs="Arial"/>
          <w:sz w:val="20"/>
          <w:szCs w:val="20"/>
        </w:rPr>
      </w:pPr>
      <w:r w:rsidRPr="002A2B23">
        <w:rPr>
          <w:rFonts w:ascii="Arial" w:hAnsi="Arial" w:cs="Arial"/>
          <w:sz w:val="20"/>
          <w:szCs w:val="20"/>
        </w:rPr>
        <w:t xml:space="preserve">In our main analysis testing the effect of 8+ hour power outage exposure on emergency respiratory hospitalization rates, we found same-day increases in respiratory-related </w:t>
      </w:r>
      <w:r w:rsidRPr="002A2B23">
        <w:rPr>
          <w:rFonts w:ascii="Arial" w:hAnsi="Arial" w:cs="Arial"/>
          <w:sz w:val="20"/>
          <w:szCs w:val="20"/>
        </w:rPr>
        <w:lastRenderedPageBreak/>
        <w:t>hospitalizations, as well as increases on lag days 1 and 2</w:t>
      </w:r>
      <w:r w:rsidR="00857AAD">
        <w:rPr>
          <w:rFonts w:ascii="Arial" w:hAnsi="Arial" w:cs="Arial"/>
          <w:sz w:val="20"/>
          <w:szCs w:val="20"/>
        </w:rPr>
        <w:t xml:space="preserve"> </w:t>
      </w:r>
      <w:ins w:id="154" w:author="Heather M" w:date="2025-07-10T14:43:00Z" w16du:dateUtc="2025-07-10T18:43:00Z">
        <w:r w:rsidR="00857AAD">
          <w:rPr>
            <w:rFonts w:ascii="Arial" w:hAnsi="Arial" w:cs="Arial"/>
            <w:sz w:val="20"/>
            <w:szCs w:val="20"/>
          </w:rPr>
          <w:t>(</w:t>
        </w:r>
      </w:ins>
      <w:ins w:id="155" w:author="Heather M" w:date="2025-07-10T14:42:00Z" w16du:dateUtc="2025-07-10T18:42:00Z">
        <w:r w:rsidR="00857AAD" w:rsidRPr="007E29DE">
          <w:rPr>
            <w:rFonts w:ascii="Arial" w:hAnsi="Arial" w:cs="Arial"/>
            <w:b/>
            <w:bCs/>
            <w:sz w:val="20"/>
            <w:szCs w:val="20"/>
            <w:rPrChange w:id="156" w:author="Heather M" w:date="2025-07-10T14:43:00Z" w16du:dateUtc="2025-07-10T18:43:00Z">
              <w:rPr>
                <w:rFonts w:ascii="Arial" w:hAnsi="Arial" w:cs="Arial"/>
                <w:sz w:val="20"/>
                <w:szCs w:val="20"/>
              </w:rPr>
            </w:rPrChange>
          </w:rPr>
          <w:t>Figu</w:t>
        </w:r>
      </w:ins>
      <w:ins w:id="157" w:author="Heather M" w:date="2025-07-10T14:43:00Z" w16du:dateUtc="2025-07-10T18:43:00Z">
        <w:r w:rsidR="00857AAD" w:rsidRPr="007E29DE">
          <w:rPr>
            <w:rFonts w:ascii="Arial" w:hAnsi="Arial" w:cs="Arial"/>
            <w:b/>
            <w:bCs/>
            <w:sz w:val="20"/>
            <w:szCs w:val="20"/>
            <w:rPrChange w:id="158" w:author="Heather M" w:date="2025-07-10T14:43:00Z" w16du:dateUtc="2025-07-10T18:43:00Z">
              <w:rPr>
                <w:rFonts w:ascii="Arial" w:hAnsi="Arial" w:cs="Arial"/>
                <w:sz w:val="20"/>
                <w:szCs w:val="20"/>
              </w:rPr>
            </w:rPrChange>
          </w:rPr>
          <w:t>re 2</w:t>
        </w:r>
        <w:r w:rsidR="00857AAD">
          <w:rPr>
            <w:rFonts w:ascii="Arial" w:hAnsi="Arial" w:cs="Arial"/>
            <w:sz w:val="20"/>
            <w:szCs w:val="20"/>
          </w:rPr>
          <w:t>)</w:t>
        </w:r>
      </w:ins>
      <w:r w:rsidRPr="002A2B23">
        <w:rPr>
          <w:rFonts w:ascii="Arial" w:hAnsi="Arial" w:cs="Arial"/>
          <w:sz w:val="20"/>
          <w:szCs w:val="20"/>
        </w:rPr>
        <w:t xml:space="preserve">. In contrast to CVD hospitalizations, </w:t>
      </w:r>
      <w:r>
        <w:rPr>
          <w:rFonts w:ascii="Arial" w:hAnsi="Arial" w:cs="Arial"/>
          <w:sz w:val="20"/>
          <w:szCs w:val="20"/>
        </w:rPr>
        <w:t>for respiratory-related hospitalizations</w:t>
      </w:r>
      <w:r w:rsidRPr="00C97A1F">
        <w:rPr>
          <w:rFonts w:ascii="Arial" w:hAnsi="Arial" w:cs="Arial"/>
          <w:sz w:val="20"/>
          <w:szCs w:val="20"/>
        </w:rPr>
        <w:t>, we observed the strongest association on the same day as the power outage rather than the day after. On the same day of power outage exposure, the respiratory hospitalization rate was 2.5% (95 % CI: 1.2%, 3.8%) higher than on unexposed days.</w:t>
      </w:r>
    </w:p>
    <w:p w14:paraId="4AD68651" w14:textId="77777777" w:rsidR="00655FD6" w:rsidRPr="002A2B23" w:rsidRDefault="00655FD6" w:rsidP="00655FD6">
      <w:pPr>
        <w:spacing w:after="0" w:line="480" w:lineRule="auto"/>
        <w:ind w:firstLine="720"/>
        <w:rPr>
          <w:rFonts w:ascii="Arial" w:hAnsi="Arial" w:cs="Arial"/>
          <w:sz w:val="20"/>
          <w:szCs w:val="20"/>
        </w:rPr>
      </w:pPr>
      <w:r w:rsidRPr="00C97A1F">
        <w:rPr>
          <w:rFonts w:ascii="Arial" w:hAnsi="Arial" w:cs="Arial"/>
          <w:sz w:val="20"/>
          <w:szCs w:val="20"/>
        </w:rPr>
        <w:t xml:space="preserve">Outages affecting </w:t>
      </w:r>
      <w:r w:rsidRPr="00C97A1F">
        <w:rPr>
          <w:rFonts w:ascii="Arial" w:eastAsia="Garamond" w:hAnsi="Arial" w:cs="Arial"/>
          <w:sz w:val="20"/>
          <w:szCs w:val="20"/>
        </w:rPr>
        <w:t>≥</w:t>
      </w:r>
      <w:r w:rsidRPr="00C97A1F">
        <w:rPr>
          <w:rFonts w:ascii="Arial" w:hAnsi="Arial" w:cs="Arial"/>
          <w:sz w:val="20"/>
          <w:szCs w:val="20"/>
        </w:rPr>
        <w:t xml:space="preserve">3% of county customers resulted in stronger associations with same-day respiratory hospitalization rates than outages affecting </w:t>
      </w:r>
      <w:r w:rsidRPr="00C97A1F">
        <w:rPr>
          <w:rFonts w:ascii="Arial" w:eastAsia="Garamond" w:hAnsi="Arial" w:cs="Arial"/>
          <w:sz w:val="20"/>
          <w:szCs w:val="20"/>
        </w:rPr>
        <w:t>≥</w:t>
      </w:r>
      <w:r w:rsidRPr="00C97A1F">
        <w:rPr>
          <w:rFonts w:ascii="Arial" w:hAnsi="Arial" w:cs="Arial"/>
          <w:sz w:val="20"/>
          <w:szCs w:val="20"/>
        </w:rPr>
        <w:t>1% of county customers (</w:t>
      </w:r>
      <w:r w:rsidRPr="00C97A1F">
        <w:rPr>
          <w:rFonts w:ascii="Arial" w:hAnsi="Arial" w:cs="Arial"/>
          <w:b/>
          <w:bCs/>
          <w:sz w:val="20"/>
          <w:szCs w:val="20"/>
        </w:rPr>
        <w:t>Figure 2</w:t>
      </w:r>
      <w:r w:rsidRPr="00C97A1F">
        <w:rPr>
          <w:rFonts w:ascii="Arial" w:hAnsi="Arial" w:cs="Arial"/>
          <w:sz w:val="20"/>
          <w:szCs w:val="20"/>
        </w:rPr>
        <w:t xml:space="preserve">). Outages affecting </w:t>
      </w:r>
      <w:r w:rsidRPr="00C97A1F">
        <w:rPr>
          <w:rFonts w:ascii="Arial" w:eastAsia="Garamond" w:hAnsi="Arial" w:cs="Arial"/>
          <w:sz w:val="20"/>
          <w:szCs w:val="20"/>
        </w:rPr>
        <w:t>≥</w:t>
      </w:r>
      <w:r w:rsidRPr="00C97A1F">
        <w:rPr>
          <w:rFonts w:ascii="Arial" w:hAnsi="Arial" w:cs="Arial"/>
          <w:sz w:val="20"/>
          <w:szCs w:val="20"/>
        </w:rPr>
        <w:t xml:space="preserve">5% of customers were associated with even higher same-day respiratory hospitalization rates compared to outages affecting </w:t>
      </w:r>
      <w:r w:rsidRPr="00C97A1F">
        <w:rPr>
          <w:rFonts w:ascii="Arial" w:eastAsia="Garamond" w:hAnsi="Arial" w:cs="Arial"/>
          <w:sz w:val="20"/>
          <w:szCs w:val="20"/>
        </w:rPr>
        <w:t>≥</w:t>
      </w:r>
      <w:r w:rsidRPr="00C97A1F">
        <w:rPr>
          <w:rFonts w:ascii="Arial" w:hAnsi="Arial" w:cs="Arial"/>
          <w:sz w:val="20"/>
          <w:szCs w:val="20"/>
        </w:rPr>
        <w:t xml:space="preserve">3% or </w:t>
      </w:r>
      <w:r w:rsidRPr="00C97A1F">
        <w:rPr>
          <w:rFonts w:ascii="Arial" w:eastAsia="Garamond" w:hAnsi="Arial" w:cs="Arial"/>
          <w:sz w:val="20"/>
          <w:szCs w:val="20"/>
        </w:rPr>
        <w:t>≥1% of county customers</w:t>
      </w:r>
      <w:r w:rsidRPr="00C97A1F">
        <w:rPr>
          <w:rFonts w:ascii="Arial" w:hAnsi="Arial" w:cs="Arial"/>
          <w:sz w:val="20"/>
          <w:szCs w:val="20"/>
        </w:rPr>
        <w:t xml:space="preserve">. For outages affecting </w:t>
      </w:r>
      <w:r w:rsidRPr="00C97A1F">
        <w:rPr>
          <w:rFonts w:ascii="Arial" w:eastAsia="Garamond" w:hAnsi="Arial" w:cs="Arial"/>
          <w:sz w:val="20"/>
          <w:szCs w:val="20"/>
        </w:rPr>
        <w:t>≥</w:t>
      </w:r>
      <w:r w:rsidRPr="00C97A1F">
        <w:rPr>
          <w:rFonts w:ascii="Arial" w:hAnsi="Arial" w:cs="Arial"/>
          <w:sz w:val="20"/>
          <w:szCs w:val="20"/>
        </w:rPr>
        <w:t xml:space="preserve">3% and </w:t>
      </w:r>
      <w:r w:rsidRPr="00C97A1F">
        <w:rPr>
          <w:rFonts w:ascii="Arial" w:eastAsia="Garamond" w:hAnsi="Arial" w:cs="Arial"/>
          <w:sz w:val="20"/>
          <w:szCs w:val="20"/>
        </w:rPr>
        <w:t>≥</w:t>
      </w:r>
      <w:r w:rsidRPr="00C97A1F">
        <w:rPr>
          <w:rFonts w:ascii="Arial" w:hAnsi="Arial" w:cs="Arial"/>
          <w:sz w:val="20"/>
          <w:szCs w:val="20"/>
        </w:rPr>
        <w:t>5% of county customers, same-day respiratory hospitalization rates were 5.2% (95% CI: 3.4%, 7.1%) and 6.7% (95% CI: 4.6%, 8.9%) higher, respectively</w:t>
      </w:r>
      <w:r>
        <w:rPr>
          <w:rFonts w:ascii="Arial" w:hAnsi="Arial" w:cs="Arial"/>
          <w:sz w:val="20"/>
          <w:szCs w:val="20"/>
        </w:rPr>
        <w:t>,</w:t>
      </w:r>
      <w:r w:rsidRPr="002A2B23">
        <w:rPr>
          <w:rFonts w:ascii="Arial" w:hAnsi="Arial" w:cs="Arial"/>
          <w:sz w:val="20"/>
          <w:szCs w:val="20"/>
        </w:rPr>
        <w:t xml:space="preserve"> compared to rates on unexposed days. </w:t>
      </w:r>
    </w:p>
    <w:p w14:paraId="22EBB8FB" w14:textId="77777777" w:rsidR="00655FD6" w:rsidRPr="002A2B23" w:rsidRDefault="00655FD6" w:rsidP="00655FD6">
      <w:pPr>
        <w:spacing w:after="0" w:line="480" w:lineRule="auto"/>
        <w:rPr>
          <w:rFonts w:ascii="Arial" w:hAnsi="Arial" w:cs="Arial"/>
          <w:b/>
          <w:bCs/>
          <w:sz w:val="20"/>
          <w:szCs w:val="20"/>
        </w:rPr>
      </w:pPr>
    </w:p>
    <w:p w14:paraId="482429B5" w14:textId="77777777" w:rsidR="00655FD6" w:rsidRPr="00B24AEA" w:rsidRDefault="00655FD6" w:rsidP="00655FD6">
      <w:pPr>
        <w:spacing w:after="0" w:line="480" w:lineRule="auto"/>
        <w:rPr>
          <w:rFonts w:ascii="Arial" w:hAnsi="Arial" w:cs="Arial"/>
          <w:i/>
          <w:iCs/>
          <w:sz w:val="20"/>
          <w:szCs w:val="20"/>
        </w:rPr>
      </w:pPr>
      <w:r w:rsidRPr="00B24AEA">
        <w:rPr>
          <w:rFonts w:ascii="Arial" w:hAnsi="Arial" w:cs="Arial"/>
          <w:i/>
          <w:iCs/>
          <w:sz w:val="20"/>
          <w:szCs w:val="20"/>
        </w:rPr>
        <w:t>Sensitivity analysis</w:t>
      </w:r>
    </w:p>
    <w:p w14:paraId="2E60EB42" w14:textId="77777777" w:rsidR="00655FD6" w:rsidRPr="00C778C4" w:rsidRDefault="00655FD6" w:rsidP="00655FD6">
      <w:pPr>
        <w:spacing w:after="0" w:line="480" w:lineRule="auto"/>
        <w:rPr>
          <w:rFonts w:ascii="Arial" w:hAnsi="Arial" w:cs="Arial"/>
          <w:sz w:val="20"/>
          <w:szCs w:val="20"/>
          <w:u w:val="single"/>
        </w:rPr>
      </w:pPr>
    </w:p>
    <w:p w14:paraId="13535C63" w14:textId="3F43BE5C" w:rsidR="00977B24" w:rsidRPr="002A2B23" w:rsidRDefault="00655FD6" w:rsidP="00977B24">
      <w:pPr>
        <w:spacing w:after="0" w:line="480" w:lineRule="auto"/>
        <w:ind w:firstLine="720"/>
        <w:rPr>
          <w:rFonts w:ascii="Arial" w:hAnsi="Arial" w:cs="Arial"/>
          <w:sz w:val="20"/>
          <w:szCs w:val="20"/>
        </w:rPr>
      </w:pPr>
      <w:r w:rsidRPr="002A2B23">
        <w:rPr>
          <w:rFonts w:ascii="Arial" w:hAnsi="Arial" w:cs="Arial"/>
          <w:sz w:val="20"/>
          <w:szCs w:val="20"/>
        </w:rPr>
        <w:t xml:space="preserve">For sensitivity analyses evaluating the impact of 4+ and 12+ hour outages on respiratory hospitalizations, we found the </w:t>
      </w:r>
      <w:r w:rsidRPr="00093C1D">
        <w:rPr>
          <w:rFonts w:ascii="Arial" w:hAnsi="Arial" w:cs="Arial"/>
          <w:sz w:val="20"/>
          <w:szCs w:val="20"/>
        </w:rPr>
        <w:t>strongest association for respiratory hospitalizations following 12+ hour outage exposure. Effect size increased from 4+ to 8+ to 12+ hour outage durations. Respiratory hospitalization rates were 1.2% higher (95% CI: 0.2%, 2.2%) the day of 4+ hour power outage exposure, 2.5% higher (95% CI: 1.2%, 3.8%) higher the day of 8+ hour outage exposure, and 3.2 times higher (95% CI: 1.7%, 4.6%) the day of 12+ hour outage exposure compared to unexposed days.</w:t>
      </w:r>
      <w:r w:rsidRPr="002A2B23">
        <w:rPr>
          <w:rFonts w:ascii="Arial" w:hAnsi="Arial" w:cs="Arial"/>
          <w:sz w:val="20"/>
          <w:szCs w:val="20"/>
        </w:rPr>
        <w:t xml:space="preserve"> </w:t>
      </w:r>
    </w:p>
    <w:p w14:paraId="1C1D71BE" w14:textId="63E6B893" w:rsidR="00655FD6" w:rsidRDefault="00977B24" w:rsidP="00655FD6">
      <w:pPr>
        <w:spacing w:after="0" w:line="480" w:lineRule="auto"/>
        <w:ind w:firstLine="720"/>
        <w:rPr>
          <w:ins w:id="159" w:author="Heather M" w:date="2025-09-02T15:15:00Z" w16du:dateUtc="2025-09-02T19:15:00Z"/>
          <w:rFonts w:ascii="Arial" w:hAnsi="Arial" w:cs="Arial"/>
          <w:sz w:val="20"/>
          <w:szCs w:val="20"/>
        </w:rPr>
      </w:pPr>
      <w:ins w:id="160" w:author="Heather M" w:date="2025-09-02T15:15:00Z" w16du:dateUtc="2025-09-02T19:15:00Z">
        <w:r>
          <w:rPr>
            <w:rFonts w:ascii="Arial" w:hAnsi="Arial" w:cs="Arial"/>
            <w:sz w:val="20"/>
            <w:szCs w:val="20"/>
          </w:rPr>
          <w:t xml:space="preserve">We also </w:t>
        </w:r>
      </w:ins>
      <w:del w:id="161" w:author="Heather M" w:date="2025-09-02T15:15:00Z" w16du:dateUtc="2025-09-02T19:15:00Z">
        <w:r w:rsidR="00655FD6" w:rsidRPr="002A2B23" w:rsidDel="00977B24">
          <w:rPr>
            <w:rFonts w:ascii="Arial" w:hAnsi="Arial" w:cs="Arial"/>
            <w:sz w:val="20"/>
            <w:szCs w:val="20"/>
          </w:rPr>
          <w:delText xml:space="preserve">Finally, we </w:delText>
        </w:r>
      </w:del>
      <w:r w:rsidR="00655FD6" w:rsidRPr="002A2B23">
        <w:rPr>
          <w:rFonts w:ascii="Arial" w:hAnsi="Arial" w:cs="Arial"/>
          <w:sz w:val="20"/>
          <w:szCs w:val="20"/>
        </w:rPr>
        <w:t xml:space="preserve">modelled the relationship between continuous number of hours without power and respiratory hospitalization rates. </w:t>
      </w:r>
      <w:r w:rsidR="00655FD6">
        <w:rPr>
          <w:rFonts w:ascii="Arial" w:hAnsi="Arial" w:cs="Arial"/>
          <w:sz w:val="20"/>
          <w:szCs w:val="20"/>
        </w:rPr>
        <w:t>Like CVD, t</w:t>
      </w:r>
      <w:r w:rsidR="00655FD6" w:rsidRPr="002A2B23">
        <w:rPr>
          <w:rFonts w:ascii="Arial" w:hAnsi="Arial" w:cs="Arial"/>
          <w:sz w:val="20"/>
          <w:szCs w:val="20"/>
        </w:rPr>
        <w:t>he best-fitting model indicated a linear relationship between number of hours without power and respiratory hospitalizations. For every additional hour without power, the next-day respiratory hospitalization rate increased by 0.11% or 2.6% following 24 hours of power outage (</w:t>
      </w:r>
      <w:r w:rsidR="00655FD6" w:rsidRPr="002A2B23">
        <w:rPr>
          <w:rFonts w:ascii="Arial" w:hAnsi="Arial" w:cs="Arial"/>
          <w:b/>
          <w:bCs/>
          <w:sz w:val="20"/>
          <w:szCs w:val="20"/>
        </w:rPr>
        <w:t>Supplemental Figure 2</w:t>
      </w:r>
      <w:r w:rsidR="00655FD6" w:rsidRPr="002A2B23">
        <w:rPr>
          <w:rFonts w:ascii="Arial" w:hAnsi="Arial" w:cs="Arial"/>
          <w:sz w:val="20"/>
          <w:szCs w:val="20"/>
        </w:rPr>
        <w:t xml:space="preserve">). </w:t>
      </w:r>
    </w:p>
    <w:p w14:paraId="3D463798" w14:textId="4D76BC30" w:rsidR="00B3731B" w:rsidRPr="001C6BC5" w:rsidRDefault="00B3731B" w:rsidP="00FF6BD6">
      <w:pPr>
        <w:spacing w:after="0" w:line="480" w:lineRule="auto"/>
        <w:ind w:firstLine="360"/>
        <w:rPr>
          <w:ins w:id="162" w:author="Heather M" w:date="2025-09-02T15:15:00Z" w16du:dateUtc="2025-09-02T19:15:00Z"/>
          <w:rFonts w:ascii="Arial" w:hAnsi="Arial" w:cs="Arial"/>
          <w:sz w:val="20"/>
          <w:szCs w:val="20"/>
        </w:rPr>
      </w:pPr>
      <w:ins w:id="163" w:author="Heather M" w:date="2025-09-02T15:15:00Z" w16du:dateUtc="2025-09-02T19:15:00Z">
        <w:r>
          <w:rPr>
            <w:rFonts w:ascii="Arial" w:hAnsi="Arial" w:cs="Arial"/>
            <w:sz w:val="20"/>
            <w:szCs w:val="20"/>
          </w:rPr>
          <w:lastRenderedPageBreak/>
          <w:t xml:space="preserve">As with CVD hospitalizations, last observation carried forward vs. </w:t>
        </w:r>
        <w:r w:rsidRPr="006D564F">
          <w:rPr>
            <w:rFonts w:ascii="Arial" w:hAnsi="Arial" w:cs="Arial"/>
            <w:sz w:val="20"/>
            <w:szCs w:val="20"/>
          </w:rPr>
          <w:t>replac</w:t>
        </w:r>
        <w:r>
          <w:rPr>
            <w:rFonts w:ascii="Arial" w:hAnsi="Arial" w:cs="Arial"/>
            <w:sz w:val="20"/>
            <w:szCs w:val="20"/>
          </w:rPr>
          <w:t>ing</w:t>
        </w:r>
        <w:r w:rsidRPr="006D564F">
          <w:rPr>
            <w:rFonts w:ascii="Arial" w:hAnsi="Arial" w:cs="Arial"/>
            <w:sz w:val="20"/>
            <w:szCs w:val="20"/>
          </w:rPr>
          <w:t xml:space="preserve"> data missing for fewer than 4 hours with 0</w:t>
        </w:r>
      </w:ins>
      <w:ins w:id="164" w:author="Heather M" w:date="2025-09-02T15:16:00Z" w16du:dateUtc="2025-09-02T19:16:00Z">
        <w:r w:rsidR="003E36DD">
          <w:rPr>
            <w:rFonts w:ascii="Arial" w:hAnsi="Arial" w:cs="Arial"/>
            <w:sz w:val="20"/>
            <w:szCs w:val="20"/>
          </w:rPr>
          <w:t xml:space="preserve"> </w:t>
        </w:r>
      </w:ins>
      <w:ins w:id="165" w:author="Heather M" w:date="2025-09-02T15:15:00Z" w16du:dateUtc="2025-09-02T19:15:00Z">
        <w:r>
          <w:rPr>
            <w:rFonts w:ascii="Arial" w:hAnsi="Arial" w:cs="Arial"/>
            <w:sz w:val="20"/>
            <w:szCs w:val="20"/>
          </w:rPr>
          <w:t>made no difference to our results (</w:t>
        </w:r>
        <w:r w:rsidRPr="00B26766">
          <w:rPr>
            <w:rFonts w:ascii="Arial" w:hAnsi="Arial" w:cs="Arial"/>
            <w:b/>
            <w:bCs/>
            <w:sz w:val="20"/>
            <w:szCs w:val="20"/>
          </w:rPr>
          <w:t>Supplemental Figure 3</w:t>
        </w:r>
        <w:r>
          <w:rPr>
            <w:rFonts w:ascii="Arial" w:hAnsi="Arial" w:cs="Arial"/>
            <w:sz w:val="20"/>
            <w:szCs w:val="20"/>
          </w:rPr>
          <w:t>)</w:t>
        </w:r>
      </w:ins>
      <w:ins w:id="166" w:author="Heather M" w:date="2025-09-02T15:16:00Z" w16du:dateUtc="2025-09-02T19:16:00Z">
        <w:r w:rsidR="00B73650">
          <w:rPr>
            <w:rFonts w:ascii="Arial" w:hAnsi="Arial" w:cs="Arial"/>
            <w:sz w:val="20"/>
            <w:szCs w:val="20"/>
          </w:rPr>
          <w:t>, r</w:t>
        </w:r>
      </w:ins>
      <w:ins w:id="167" w:author="Heather M" w:date="2025-09-02T15:15:00Z" w16du:dateUtc="2025-09-02T19:15:00Z">
        <w:r w:rsidRPr="008D502C">
          <w:rPr>
            <w:rFonts w:ascii="Arial" w:hAnsi="Arial" w:cs="Arial"/>
            <w:sz w:val="20"/>
            <w:szCs w:val="20"/>
          </w:rPr>
          <w:t>estricting to counties with 80% or higher coverage (compared to 50% or higher in our main analyses) did not change our results (</w:t>
        </w:r>
        <w:r w:rsidRPr="00B26766">
          <w:rPr>
            <w:rFonts w:ascii="Arial" w:hAnsi="Arial" w:cs="Arial"/>
            <w:b/>
            <w:bCs/>
            <w:sz w:val="20"/>
            <w:szCs w:val="20"/>
          </w:rPr>
          <w:t>Supplemental Figure 4</w:t>
        </w:r>
        <w:r w:rsidRPr="008D502C">
          <w:rPr>
            <w:rFonts w:ascii="Arial" w:hAnsi="Arial" w:cs="Arial"/>
            <w:sz w:val="20"/>
            <w:szCs w:val="20"/>
          </w:rPr>
          <w:t>)</w:t>
        </w:r>
      </w:ins>
      <w:ins w:id="168" w:author="Heather M" w:date="2025-09-02T15:16:00Z" w16du:dateUtc="2025-09-02T19:16:00Z">
        <w:r w:rsidR="00F05895">
          <w:rPr>
            <w:rFonts w:ascii="Arial" w:hAnsi="Arial" w:cs="Arial"/>
            <w:sz w:val="20"/>
            <w:szCs w:val="20"/>
          </w:rPr>
          <w:t>, and adjusting for wildfire smoke days did not change our results</w:t>
        </w:r>
      </w:ins>
      <w:ins w:id="169" w:author="Heather M" w:date="2025-09-02T15:15:00Z" w16du:dateUtc="2025-09-02T19:15:00Z">
        <w:r w:rsidRPr="008B7502">
          <w:rPr>
            <w:rFonts w:ascii="Arial" w:hAnsi="Arial" w:cs="Arial"/>
            <w:sz w:val="20"/>
            <w:szCs w:val="20"/>
          </w:rPr>
          <w:t xml:space="preserve"> (</w:t>
        </w:r>
        <w:r w:rsidRPr="00B26766">
          <w:rPr>
            <w:rFonts w:ascii="Arial" w:hAnsi="Arial" w:cs="Arial"/>
            <w:b/>
            <w:bCs/>
            <w:sz w:val="20"/>
            <w:szCs w:val="20"/>
          </w:rPr>
          <w:t>Supplemental Figure 6</w:t>
        </w:r>
        <w:r w:rsidRPr="008B7502">
          <w:rPr>
            <w:rFonts w:ascii="Arial" w:hAnsi="Arial" w:cs="Arial"/>
            <w:sz w:val="20"/>
            <w:szCs w:val="20"/>
          </w:rPr>
          <w:t>)</w:t>
        </w:r>
        <w:r>
          <w:rPr>
            <w:rFonts w:ascii="Arial" w:hAnsi="Arial" w:cs="Arial"/>
            <w:sz w:val="20"/>
            <w:szCs w:val="20"/>
          </w:rPr>
          <w:t>.</w:t>
        </w:r>
      </w:ins>
    </w:p>
    <w:p w14:paraId="220C54DA" w14:textId="77777777" w:rsidR="00B3731B" w:rsidRPr="002A2B23" w:rsidRDefault="00B3731B" w:rsidP="00655FD6">
      <w:pPr>
        <w:spacing w:after="0" w:line="480" w:lineRule="auto"/>
        <w:ind w:firstLine="720"/>
        <w:rPr>
          <w:rFonts w:ascii="Arial" w:hAnsi="Arial" w:cs="Arial"/>
          <w:sz w:val="20"/>
          <w:szCs w:val="20"/>
        </w:rPr>
      </w:pPr>
    </w:p>
    <w:p w14:paraId="30A146D6" w14:textId="77777777" w:rsidR="00655FD6" w:rsidRPr="002A2B23" w:rsidRDefault="00655FD6" w:rsidP="00655FD6">
      <w:pPr>
        <w:spacing w:after="0" w:line="480" w:lineRule="auto"/>
        <w:rPr>
          <w:rFonts w:ascii="Arial" w:hAnsi="Arial" w:cs="Arial"/>
          <w:b/>
          <w:bCs/>
          <w:sz w:val="20"/>
          <w:szCs w:val="20"/>
        </w:rPr>
      </w:pPr>
    </w:p>
    <w:p w14:paraId="36275E27" w14:textId="77777777" w:rsidR="00655FD6" w:rsidRPr="00FF40C4" w:rsidRDefault="00655FD6" w:rsidP="00655FD6">
      <w:pPr>
        <w:spacing w:after="0" w:line="480" w:lineRule="auto"/>
        <w:rPr>
          <w:rFonts w:ascii="Arial" w:hAnsi="Arial" w:cs="Arial"/>
          <w:sz w:val="20"/>
          <w:szCs w:val="20"/>
          <w:u w:val="single"/>
        </w:rPr>
      </w:pPr>
      <w:r w:rsidRPr="00FF40C4">
        <w:rPr>
          <w:rFonts w:ascii="Arial" w:hAnsi="Arial" w:cs="Arial"/>
          <w:sz w:val="20"/>
          <w:szCs w:val="20"/>
          <w:u w:val="single"/>
        </w:rPr>
        <w:t xml:space="preserve">Effect modification </w:t>
      </w:r>
    </w:p>
    <w:p w14:paraId="1F53D2EA" w14:textId="77777777" w:rsidR="00655FD6" w:rsidRDefault="00655FD6" w:rsidP="00655FD6">
      <w:pPr>
        <w:spacing w:after="0" w:line="480" w:lineRule="auto"/>
        <w:ind w:firstLine="720"/>
        <w:rPr>
          <w:rFonts w:ascii="Arial" w:hAnsi="Arial" w:cs="Arial"/>
          <w:sz w:val="20"/>
          <w:szCs w:val="20"/>
        </w:rPr>
      </w:pPr>
    </w:p>
    <w:p w14:paraId="6DCF1F31" w14:textId="77777777" w:rsidR="00655FD6" w:rsidRDefault="00655FD6" w:rsidP="00655FD6">
      <w:pPr>
        <w:spacing w:after="0" w:line="480" w:lineRule="auto"/>
        <w:ind w:firstLine="720"/>
        <w:rPr>
          <w:rFonts w:ascii="Arial" w:hAnsi="Arial" w:cs="Arial"/>
          <w:sz w:val="20"/>
          <w:szCs w:val="20"/>
        </w:rPr>
      </w:pPr>
      <w:r w:rsidRPr="002A2B23">
        <w:rPr>
          <w:rFonts w:ascii="Arial" w:hAnsi="Arial" w:cs="Arial"/>
          <w:sz w:val="20"/>
          <w:szCs w:val="20"/>
        </w:rPr>
        <w:t xml:space="preserve">We tested for effect modification of the relationship between power outage and CVD and respiratory hospitalizations by age, sex, </w:t>
      </w:r>
      <w:r>
        <w:rPr>
          <w:rFonts w:ascii="Arial" w:hAnsi="Arial" w:cs="Arial"/>
          <w:sz w:val="20"/>
          <w:szCs w:val="20"/>
        </w:rPr>
        <w:t>dual-Medicaid eligibility</w:t>
      </w:r>
      <w:r w:rsidRPr="002A2B23">
        <w:rPr>
          <w:rFonts w:ascii="Arial" w:hAnsi="Arial" w:cs="Arial"/>
          <w:sz w:val="20"/>
          <w:szCs w:val="20"/>
        </w:rPr>
        <w:t>, and percentage of county Medicare beneficiaries using DME.</w:t>
      </w:r>
      <w:r>
        <w:rPr>
          <w:rFonts w:ascii="Arial" w:hAnsi="Arial" w:cs="Arial"/>
          <w:sz w:val="20"/>
          <w:szCs w:val="20"/>
        </w:rPr>
        <w:t xml:space="preserve"> We used Medicaid eligibility as a proxy for poverty.</w:t>
      </w:r>
      <w:r w:rsidRPr="002A2B23">
        <w:rPr>
          <w:rFonts w:ascii="Arial" w:hAnsi="Arial" w:cs="Arial"/>
          <w:sz w:val="20"/>
          <w:szCs w:val="20"/>
        </w:rPr>
        <w:t xml:space="preserve"> </w:t>
      </w:r>
      <w:r>
        <w:rPr>
          <w:rFonts w:ascii="Arial" w:hAnsi="Arial" w:cs="Arial"/>
          <w:sz w:val="20"/>
          <w:szCs w:val="20"/>
        </w:rPr>
        <w:t>Power outage exposure was distributed similarly across potential effect modifiers (</w:t>
      </w:r>
      <w:r w:rsidRPr="00774E1B">
        <w:rPr>
          <w:rFonts w:ascii="Arial" w:hAnsi="Arial" w:cs="Arial"/>
          <w:b/>
          <w:bCs/>
          <w:sz w:val="20"/>
          <w:szCs w:val="20"/>
        </w:rPr>
        <w:t>Table 1</w:t>
      </w:r>
      <w:r>
        <w:rPr>
          <w:rFonts w:ascii="Arial" w:hAnsi="Arial" w:cs="Arial"/>
          <w:sz w:val="20"/>
          <w:szCs w:val="20"/>
        </w:rPr>
        <w:t xml:space="preserve">). </w:t>
      </w:r>
      <w:r w:rsidRPr="002A2B23">
        <w:rPr>
          <w:rFonts w:ascii="Arial" w:hAnsi="Arial" w:cs="Arial"/>
          <w:sz w:val="20"/>
          <w:szCs w:val="20"/>
        </w:rPr>
        <w:t>Overall, we did not observe effect modification by age</w:t>
      </w:r>
      <w:r>
        <w:rPr>
          <w:rFonts w:ascii="Arial" w:hAnsi="Arial" w:cs="Arial"/>
          <w:sz w:val="20"/>
          <w:szCs w:val="20"/>
        </w:rPr>
        <w:t xml:space="preserve">, </w:t>
      </w:r>
      <w:r w:rsidRPr="002A2B23">
        <w:rPr>
          <w:rFonts w:ascii="Arial" w:hAnsi="Arial" w:cs="Arial"/>
          <w:sz w:val="20"/>
          <w:szCs w:val="20"/>
        </w:rPr>
        <w:t>sex</w:t>
      </w:r>
      <w:r>
        <w:rPr>
          <w:rFonts w:ascii="Arial" w:hAnsi="Arial" w:cs="Arial"/>
          <w:sz w:val="20"/>
          <w:szCs w:val="20"/>
        </w:rPr>
        <w:t>, or Medicaid eligibility.</w:t>
      </w:r>
      <w:r w:rsidRPr="002A2B23">
        <w:rPr>
          <w:rFonts w:ascii="Arial" w:hAnsi="Arial" w:cs="Arial"/>
          <w:sz w:val="20"/>
          <w:szCs w:val="20"/>
        </w:rPr>
        <w:t xml:space="preserve"> </w:t>
      </w:r>
    </w:p>
    <w:p w14:paraId="3DEC7FE1" w14:textId="56DDB4DD" w:rsidR="00655FD6" w:rsidRDefault="00655FD6" w:rsidP="00655FD6">
      <w:pPr>
        <w:spacing w:after="0" w:line="480" w:lineRule="auto"/>
        <w:ind w:firstLine="720"/>
        <w:rPr>
          <w:ins w:id="170" w:author="Heather M" w:date="2025-09-02T20:24:00Z" w16du:dateUtc="2025-09-03T00:24:00Z"/>
          <w:rFonts w:ascii="Arial" w:hAnsi="Arial" w:cs="Arial"/>
          <w:sz w:val="20"/>
          <w:szCs w:val="20"/>
        </w:rPr>
      </w:pPr>
      <w:r>
        <w:rPr>
          <w:rFonts w:ascii="Arial" w:hAnsi="Arial" w:cs="Arial"/>
          <w:sz w:val="20"/>
          <w:szCs w:val="20"/>
        </w:rPr>
        <w:t>For DME use, th</w:t>
      </w:r>
      <w:r w:rsidRPr="002A2B23">
        <w:rPr>
          <w:rFonts w:ascii="Arial" w:hAnsi="Arial" w:cs="Arial"/>
          <w:sz w:val="20"/>
          <w:szCs w:val="20"/>
        </w:rPr>
        <w:t>e association between power outage</w:t>
      </w:r>
      <w:r>
        <w:rPr>
          <w:rFonts w:ascii="Arial" w:hAnsi="Arial" w:cs="Arial"/>
          <w:sz w:val="20"/>
          <w:szCs w:val="20"/>
        </w:rPr>
        <w:t>s</w:t>
      </w:r>
      <w:r w:rsidRPr="002A2B23">
        <w:rPr>
          <w:rFonts w:ascii="Arial" w:hAnsi="Arial" w:cs="Arial"/>
          <w:sz w:val="20"/>
          <w:szCs w:val="20"/>
        </w:rPr>
        <w:t xml:space="preserve"> and respiratory hospitalizations appeared stronger in counties with smaller percentages of DME users (quartile 1 of DME use) compared to counties with larger percentages of DME users (quartile 4 of DME use). Respiratory hospitalizations remained elevated in counties with quartile 1 DME use for two days after power outage, while in counties with fourth quartile DME use, hospitalizations were elevated only on the day of power outage (</w:t>
      </w:r>
      <w:r w:rsidRPr="002A2B23">
        <w:rPr>
          <w:rFonts w:ascii="Arial" w:hAnsi="Arial" w:cs="Arial"/>
          <w:b/>
          <w:bCs/>
          <w:sz w:val="20"/>
          <w:szCs w:val="20"/>
        </w:rPr>
        <w:t>Figure 3</w:t>
      </w:r>
      <w:r w:rsidRPr="002A2B23">
        <w:rPr>
          <w:rFonts w:ascii="Arial" w:hAnsi="Arial" w:cs="Arial"/>
          <w:sz w:val="20"/>
          <w:szCs w:val="20"/>
        </w:rPr>
        <w:t>).</w:t>
      </w:r>
      <w:ins w:id="171" w:author="Heather M" w:date="2025-08-27T19:17:00Z" w16du:dateUtc="2025-08-27T23:17:00Z">
        <w:r w:rsidR="00E60737">
          <w:rPr>
            <w:rFonts w:ascii="Arial" w:hAnsi="Arial" w:cs="Arial"/>
            <w:sz w:val="20"/>
            <w:szCs w:val="20"/>
          </w:rPr>
          <w:t xml:space="preserve"> </w:t>
        </w:r>
      </w:ins>
      <w:del w:id="172" w:author="Heather M" w:date="2025-08-27T19:17:00Z" w16du:dateUtc="2025-08-27T23:17:00Z">
        <w:r w:rsidRPr="002A2B23" w:rsidDel="00E60737">
          <w:rPr>
            <w:rFonts w:ascii="Arial" w:hAnsi="Arial" w:cs="Arial"/>
            <w:sz w:val="20"/>
            <w:szCs w:val="20"/>
          </w:rPr>
          <w:delText xml:space="preserve"> </w:delText>
        </w:r>
      </w:del>
      <w:ins w:id="173" w:author="Heather M" w:date="2025-08-27T19:17:00Z" w16du:dateUtc="2025-08-27T23:17:00Z">
        <w:r w:rsidR="00E60737" w:rsidRPr="00E60737">
          <w:rPr>
            <w:rFonts w:ascii="Arial" w:hAnsi="Arial" w:cs="Arial"/>
            <w:sz w:val="20"/>
            <w:szCs w:val="20"/>
          </w:rPr>
          <w:t xml:space="preserve">The effect of power outage on CVD hospitalizations was not modified by </w:t>
        </w:r>
      </w:ins>
      <w:ins w:id="174" w:author="Joan Casey" w:date="2025-08-29T16:25:00Z" w16du:dateUtc="2025-08-29T23:25:00Z">
        <w:r w:rsidR="001073D8">
          <w:rPr>
            <w:rFonts w:ascii="Arial" w:hAnsi="Arial" w:cs="Arial"/>
            <w:sz w:val="20"/>
            <w:szCs w:val="20"/>
          </w:rPr>
          <w:t xml:space="preserve">county-level </w:t>
        </w:r>
      </w:ins>
      <w:ins w:id="175" w:author="Heather M" w:date="2025-08-27T19:17:00Z" w16du:dateUtc="2025-08-27T23:17:00Z">
        <w:r w:rsidR="00E60737" w:rsidRPr="00E60737">
          <w:rPr>
            <w:rFonts w:ascii="Arial" w:hAnsi="Arial" w:cs="Arial"/>
            <w:sz w:val="20"/>
            <w:szCs w:val="20"/>
          </w:rPr>
          <w:t>DME use</w:t>
        </w:r>
        <w:r w:rsidR="00E60737">
          <w:rPr>
            <w:rFonts w:ascii="Arial" w:hAnsi="Arial" w:cs="Arial"/>
            <w:sz w:val="20"/>
            <w:szCs w:val="20"/>
          </w:rPr>
          <w:t>.</w:t>
        </w:r>
      </w:ins>
    </w:p>
    <w:p w14:paraId="6A2B9B56" w14:textId="48C4B86D" w:rsidR="00795691" w:rsidRDefault="00E75B28" w:rsidP="00655FD6">
      <w:pPr>
        <w:spacing w:after="0" w:line="480" w:lineRule="auto"/>
        <w:ind w:firstLine="720"/>
        <w:rPr>
          <w:rFonts w:ascii="Arial" w:hAnsi="Arial" w:cs="Arial"/>
          <w:sz w:val="20"/>
          <w:szCs w:val="20"/>
        </w:rPr>
      </w:pPr>
      <w:ins w:id="176" w:author="Heather M" w:date="2025-09-02T20:24:00Z" w16du:dateUtc="2025-09-03T00:24:00Z">
        <w:r w:rsidRPr="00E75B28">
          <w:rPr>
            <w:rFonts w:ascii="Arial" w:hAnsi="Arial" w:cs="Arial"/>
            <w:sz w:val="20"/>
            <w:szCs w:val="20"/>
          </w:rPr>
          <w:t xml:space="preserve">When we tested if the effect of power outage on CVD hospitalizations differed on anomalously hot days, we observed a larger power outage-associated increase in CVD hospitalizations on hot days compared to non-hot days (Supplementary Table 3). On cold days, there was no additional effect of power outage on CVD hospitalizations. We found no additional effect of power outage on respiratory hospitalization on hot days. The effect of power outage on </w:t>
        </w:r>
        <w:r w:rsidRPr="00E75B28">
          <w:rPr>
            <w:rFonts w:ascii="Arial" w:hAnsi="Arial" w:cs="Arial"/>
            <w:sz w:val="20"/>
            <w:szCs w:val="20"/>
          </w:rPr>
          <w:lastRenderedPageBreak/>
          <w:t>respiratory hospitalizations was attenuated slightly on anomalously cold days (</w:t>
        </w:r>
        <w:r w:rsidRPr="00E75B28">
          <w:rPr>
            <w:rFonts w:ascii="Arial" w:hAnsi="Arial" w:cs="Arial"/>
            <w:b/>
            <w:bCs/>
            <w:sz w:val="20"/>
            <w:szCs w:val="20"/>
            <w:rPrChange w:id="177" w:author="Heather M" w:date="2025-09-02T20:24:00Z" w16du:dateUtc="2025-09-03T00:24:00Z">
              <w:rPr>
                <w:rFonts w:ascii="Arial" w:hAnsi="Arial" w:cs="Arial"/>
                <w:sz w:val="20"/>
                <w:szCs w:val="20"/>
              </w:rPr>
            </w:rPrChange>
          </w:rPr>
          <w:t>Supplementary Table 3</w:t>
        </w:r>
        <w:r w:rsidRPr="00E75B28">
          <w:rPr>
            <w:rFonts w:ascii="Arial" w:hAnsi="Arial" w:cs="Arial"/>
            <w:sz w:val="20"/>
            <w:szCs w:val="20"/>
          </w:rPr>
          <w:t>).</w:t>
        </w:r>
      </w:ins>
    </w:p>
    <w:p w14:paraId="34F2B5ED" w14:textId="77777777" w:rsidR="00655FD6" w:rsidRDefault="00655FD6" w:rsidP="00834502">
      <w:pPr>
        <w:spacing w:after="0" w:line="480" w:lineRule="auto"/>
        <w:rPr>
          <w:ins w:id="178" w:author="Heather M" w:date="2025-08-28T14:27:00Z" w16du:dateUtc="2025-08-28T18:27:00Z"/>
          <w:rFonts w:ascii="Arial" w:hAnsi="Arial" w:cs="Arial"/>
          <w:sz w:val="20"/>
          <w:szCs w:val="20"/>
        </w:rPr>
      </w:pPr>
    </w:p>
    <w:p w14:paraId="7FFD6EBA" w14:textId="2670B81A" w:rsidR="00834502" w:rsidRDefault="00834502" w:rsidP="00834502">
      <w:pPr>
        <w:spacing w:after="0" w:line="480" w:lineRule="auto"/>
        <w:rPr>
          <w:ins w:id="179" w:author="Heather M" w:date="2025-08-28T14:27:00Z" w16du:dateUtc="2025-08-28T18:27:00Z"/>
          <w:rFonts w:ascii="Arial" w:hAnsi="Arial" w:cs="Arial"/>
          <w:sz w:val="20"/>
          <w:szCs w:val="20"/>
        </w:rPr>
      </w:pPr>
      <w:ins w:id="180" w:author="Heather M" w:date="2025-08-28T14:27:00Z" w16du:dateUtc="2025-08-28T18:27:00Z">
        <w:r>
          <w:rPr>
            <w:rFonts w:ascii="Arial" w:hAnsi="Arial" w:cs="Arial"/>
            <w:sz w:val="20"/>
            <w:szCs w:val="20"/>
          </w:rPr>
          <w:t>Excess hospitalizations</w:t>
        </w:r>
      </w:ins>
    </w:p>
    <w:p w14:paraId="6EC4F846" w14:textId="114A1E26" w:rsidR="00834502" w:rsidRDefault="00C65E78" w:rsidP="00C65E78">
      <w:pPr>
        <w:spacing w:after="0" w:line="480" w:lineRule="auto"/>
        <w:ind w:firstLine="720"/>
        <w:rPr>
          <w:ins w:id="181" w:author="Heather M" w:date="2025-08-28T14:28:00Z" w16du:dateUtc="2025-08-28T18:28:00Z"/>
          <w:rFonts w:ascii="Arial" w:hAnsi="Arial" w:cs="Arial"/>
          <w:sz w:val="20"/>
          <w:szCs w:val="20"/>
        </w:rPr>
      </w:pPr>
      <w:ins w:id="182" w:author="Heather M" w:date="2025-08-28T14:27:00Z" w16du:dateUtc="2025-08-28T18:27:00Z">
        <w:r w:rsidRPr="00C65E78">
          <w:rPr>
            <w:rFonts w:ascii="Arial" w:hAnsi="Arial" w:cs="Arial"/>
            <w:sz w:val="20"/>
            <w:szCs w:val="20"/>
          </w:rPr>
          <w:t xml:space="preserve">With an average of seven 8+ hour power outages per year, a 1.04 RR (95% CI: 1.02, 1.06) increase in CVD-related hospitalizations in the seven-day period following an outage would result in </w:t>
        </w:r>
        <w:del w:id="183" w:author="Joan Casey" w:date="2025-08-29T16:25:00Z" w16du:dateUtc="2025-08-29T23:25:00Z">
          <w:r w:rsidRPr="00C65E78" w:rsidDel="001073D8">
            <w:rPr>
              <w:rFonts w:ascii="Arial" w:hAnsi="Arial" w:cs="Arial"/>
              <w:sz w:val="20"/>
              <w:szCs w:val="20"/>
            </w:rPr>
            <w:delText>around</w:delText>
          </w:r>
        </w:del>
      </w:ins>
      <w:ins w:id="184" w:author="Joan Casey" w:date="2025-08-29T16:25:00Z" w16du:dateUtc="2025-08-29T23:25:00Z">
        <w:r w:rsidR="001073D8">
          <w:rPr>
            <w:rFonts w:ascii="Arial" w:hAnsi="Arial" w:cs="Arial"/>
            <w:sz w:val="20"/>
            <w:szCs w:val="20"/>
          </w:rPr>
          <w:t>approximately</w:t>
        </w:r>
      </w:ins>
      <w:ins w:id="185" w:author="Heather M" w:date="2025-08-28T14:27:00Z" w16du:dateUtc="2025-08-28T18:27:00Z">
        <w:r w:rsidRPr="00C65E78">
          <w:rPr>
            <w:rFonts w:ascii="Arial" w:hAnsi="Arial" w:cs="Arial"/>
            <w:sz w:val="20"/>
            <w:szCs w:val="20"/>
          </w:rPr>
          <w:t xml:space="preserve"> 2408 (95% CI: 1105, 3735) CVD-related hospitalizations due to power outage per year in the Fee-for-Service Medicare population, in the absence of other sources of bias. Similarly, across all lags, a 1.05 RR (1.02, 1.08) increase in respiratory-related hospitalizations with power outage would result in </w:t>
        </w:r>
        <w:del w:id="186" w:author="Joan Casey" w:date="2025-08-29T16:25:00Z" w16du:dateUtc="2025-08-29T23:25:00Z">
          <w:r w:rsidRPr="00C65E78" w:rsidDel="001073D8">
            <w:rPr>
              <w:rFonts w:ascii="Arial" w:hAnsi="Arial" w:cs="Arial"/>
              <w:sz w:val="20"/>
              <w:szCs w:val="20"/>
            </w:rPr>
            <w:delText>around</w:delText>
          </w:r>
        </w:del>
      </w:ins>
      <w:ins w:id="187" w:author="Joan Casey" w:date="2025-08-29T16:25:00Z" w16du:dateUtc="2025-08-29T23:25:00Z">
        <w:r w:rsidR="001073D8">
          <w:rPr>
            <w:rFonts w:ascii="Arial" w:hAnsi="Arial" w:cs="Arial"/>
            <w:sz w:val="20"/>
            <w:szCs w:val="20"/>
          </w:rPr>
          <w:t>approximately</w:t>
        </w:r>
      </w:ins>
      <w:ins w:id="188" w:author="Heather M" w:date="2025-08-28T14:27:00Z" w16du:dateUtc="2025-08-28T18:27:00Z">
        <w:r w:rsidRPr="00C65E78">
          <w:rPr>
            <w:rFonts w:ascii="Arial" w:hAnsi="Arial" w:cs="Arial"/>
            <w:sz w:val="20"/>
            <w:szCs w:val="20"/>
          </w:rPr>
          <w:t xml:space="preserve"> 1838 (95% CI: 819, 2884) </w:t>
        </w:r>
        <w:del w:id="189" w:author="Joan Casey" w:date="2025-08-29T16:25:00Z" w16du:dateUtc="2025-08-29T23:25:00Z">
          <w:r w:rsidRPr="00C65E78" w:rsidDel="001073D8">
            <w:rPr>
              <w:rFonts w:ascii="Arial" w:hAnsi="Arial" w:cs="Arial"/>
              <w:sz w:val="20"/>
              <w:szCs w:val="20"/>
            </w:rPr>
            <w:delText>additional</w:delText>
          </w:r>
        </w:del>
      </w:ins>
      <w:ins w:id="190" w:author="Joan Casey" w:date="2025-08-29T16:25:00Z" w16du:dateUtc="2025-08-29T23:25:00Z">
        <w:r w:rsidR="001073D8">
          <w:rPr>
            <w:rFonts w:ascii="Arial" w:hAnsi="Arial" w:cs="Arial"/>
            <w:sz w:val="20"/>
            <w:szCs w:val="20"/>
          </w:rPr>
          <w:t>power outag</w:t>
        </w:r>
      </w:ins>
      <w:ins w:id="191" w:author="Joan Casey" w:date="2025-08-29T16:26:00Z" w16du:dateUtc="2025-08-29T23:26:00Z">
        <w:r w:rsidR="001073D8">
          <w:rPr>
            <w:rFonts w:ascii="Arial" w:hAnsi="Arial" w:cs="Arial"/>
            <w:sz w:val="20"/>
            <w:szCs w:val="20"/>
          </w:rPr>
          <w:t>e-attributable</w:t>
        </w:r>
      </w:ins>
      <w:ins w:id="192" w:author="Heather M" w:date="2025-08-28T14:27:00Z" w16du:dateUtc="2025-08-28T18:27:00Z">
        <w:r w:rsidRPr="00C65E78">
          <w:rPr>
            <w:rFonts w:ascii="Arial" w:hAnsi="Arial" w:cs="Arial"/>
            <w:sz w:val="20"/>
            <w:szCs w:val="20"/>
          </w:rPr>
          <w:t xml:space="preserve"> respiratory hospitalizations per year in this population.</w:t>
        </w:r>
      </w:ins>
    </w:p>
    <w:p w14:paraId="249745DB" w14:textId="77777777" w:rsidR="00707F39" w:rsidRPr="00DD0F4D" w:rsidRDefault="00707F39" w:rsidP="00C65E78">
      <w:pPr>
        <w:spacing w:after="0" w:line="480" w:lineRule="auto"/>
        <w:ind w:firstLine="720"/>
        <w:rPr>
          <w:rFonts w:ascii="Arial" w:hAnsi="Arial" w:cs="Arial"/>
          <w:sz w:val="20"/>
          <w:szCs w:val="20"/>
        </w:rPr>
      </w:pPr>
    </w:p>
    <w:p w14:paraId="5E3A211C" w14:textId="77777777" w:rsidR="00655FD6" w:rsidRPr="0097584B" w:rsidRDefault="00655FD6" w:rsidP="00655FD6">
      <w:pPr>
        <w:pBdr>
          <w:top w:val="nil"/>
          <w:left w:val="nil"/>
          <w:bottom w:val="nil"/>
          <w:right w:val="nil"/>
          <w:between w:val="nil"/>
        </w:pBdr>
        <w:spacing w:after="0" w:line="480" w:lineRule="auto"/>
        <w:contextualSpacing/>
        <w:rPr>
          <w:rFonts w:ascii="Arial" w:hAnsi="Arial" w:cs="Arial"/>
          <w:color w:val="000000"/>
          <w:sz w:val="20"/>
          <w:szCs w:val="20"/>
        </w:rPr>
      </w:pPr>
      <w:r w:rsidRPr="0097584B">
        <w:rPr>
          <w:rFonts w:ascii="Arial" w:hAnsi="Arial" w:cs="Arial"/>
          <w:b/>
          <w:color w:val="000000"/>
          <w:sz w:val="20"/>
          <w:szCs w:val="20"/>
        </w:rPr>
        <w:t xml:space="preserve">Discussion </w:t>
      </w:r>
    </w:p>
    <w:p w14:paraId="77150B1B" w14:textId="77777777" w:rsidR="00655FD6" w:rsidRPr="0097584B" w:rsidRDefault="00655FD6" w:rsidP="00655FD6">
      <w:pPr>
        <w:spacing w:after="0" w:line="480" w:lineRule="auto"/>
        <w:rPr>
          <w:rFonts w:ascii="Arial" w:hAnsi="Arial" w:cs="Arial"/>
          <w:b/>
          <w:bCs/>
          <w:sz w:val="20"/>
          <w:szCs w:val="20"/>
        </w:rPr>
      </w:pPr>
    </w:p>
    <w:p w14:paraId="7D580623" w14:textId="77777777" w:rsidR="00655FD6" w:rsidRPr="0097584B" w:rsidRDefault="00655FD6" w:rsidP="00655FD6">
      <w:pPr>
        <w:spacing w:after="0" w:line="480" w:lineRule="auto"/>
        <w:rPr>
          <w:rFonts w:ascii="Arial" w:hAnsi="Arial" w:cs="Arial"/>
          <w:sz w:val="20"/>
          <w:szCs w:val="20"/>
        </w:rPr>
      </w:pPr>
      <w:r w:rsidRPr="0097584B">
        <w:rPr>
          <w:rFonts w:ascii="Arial" w:hAnsi="Arial" w:cs="Arial"/>
          <w:b/>
          <w:bCs/>
          <w:sz w:val="20"/>
          <w:szCs w:val="20"/>
        </w:rPr>
        <w:tab/>
      </w:r>
      <w:r w:rsidRPr="0097584B">
        <w:rPr>
          <w:rFonts w:ascii="Arial" w:hAnsi="Arial" w:cs="Arial"/>
          <w:sz w:val="20"/>
          <w:szCs w:val="20"/>
        </w:rPr>
        <w:t xml:space="preserve"> In this 2018 case-crossover study of over 23 million </w:t>
      </w:r>
      <w:r>
        <w:rPr>
          <w:rFonts w:ascii="Arial" w:hAnsi="Arial" w:cs="Arial"/>
          <w:sz w:val="20"/>
          <w:szCs w:val="20"/>
        </w:rPr>
        <w:t xml:space="preserve">Fee-For-Service </w:t>
      </w:r>
      <w:r w:rsidRPr="0097584B">
        <w:rPr>
          <w:rFonts w:ascii="Arial" w:hAnsi="Arial" w:cs="Arial"/>
          <w:sz w:val="20"/>
          <w:szCs w:val="20"/>
        </w:rPr>
        <w:t xml:space="preserve">Medicare beneficiaries aged 65+, we found that power outages were associated with increased acute emergency CVD and respiratory hospitalizations. </w:t>
      </w:r>
      <w:r>
        <w:rPr>
          <w:rFonts w:ascii="Arial" w:hAnsi="Arial" w:cs="Arial"/>
          <w:sz w:val="20"/>
          <w:szCs w:val="20"/>
        </w:rPr>
        <w:t xml:space="preserve">This association was strongest for CVD hospitalizations the day following the power outage, while for respiratory hospitalizations, the same-day association was strongest. </w:t>
      </w:r>
      <w:r w:rsidRPr="0097584B">
        <w:rPr>
          <w:rFonts w:ascii="Arial" w:hAnsi="Arial" w:cs="Arial"/>
          <w:sz w:val="20"/>
          <w:szCs w:val="20"/>
        </w:rPr>
        <w:t xml:space="preserve">As expected, larger outages affecting </w:t>
      </w:r>
      <w:r w:rsidRPr="0097584B">
        <w:rPr>
          <w:rFonts w:ascii="Arial" w:eastAsia="Garamond" w:hAnsi="Arial" w:cs="Arial"/>
          <w:sz w:val="20"/>
          <w:szCs w:val="20"/>
        </w:rPr>
        <w:t>≥</w:t>
      </w:r>
      <w:r w:rsidRPr="0097584B">
        <w:rPr>
          <w:rFonts w:ascii="Arial" w:hAnsi="Arial" w:cs="Arial"/>
          <w:sz w:val="20"/>
          <w:szCs w:val="20"/>
        </w:rPr>
        <w:t xml:space="preserve">3% or </w:t>
      </w:r>
      <w:r w:rsidRPr="0097584B">
        <w:rPr>
          <w:rFonts w:ascii="Arial" w:eastAsia="Garamond" w:hAnsi="Arial" w:cs="Arial"/>
          <w:sz w:val="20"/>
          <w:szCs w:val="20"/>
        </w:rPr>
        <w:t>≥</w:t>
      </w:r>
      <w:r w:rsidRPr="0097584B">
        <w:rPr>
          <w:rFonts w:ascii="Arial" w:hAnsi="Arial" w:cs="Arial"/>
          <w:sz w:val="20"/>
          <w:szCs w:val="20"/>
        </w:rPr>
        <w:t xml:space="preserve">5% versus </w:t>
      </w:r>
      <w:r w:rsidRPr="0097584B">
        <w:rPr>
          <w:rFonts w:ascii="Arial" w:eastAsia="Garamond" w:hAnsi="Arial" w:cs="Arial"/>
          <w:sz w:val="20"/>
          <w:szCs w:val="20"/>
        </w:rPr>
        <w:t>≥</w:t>
      </w:r>
      <w:r w:rsidRPr="0097584B">
        <w:rPr>
          <w:rFonts w:ascii="Arial" w:hAnsi="Arial" w:cs="Arial"/>
          <w:sz w:val="20"/>
          <w:szCs w:val="20"/>
        </w:rPr>
        <w:t xml:space="preserve">1% of county customers had </w:t>
      </w:r>
      <w:r>
        <w:rPr>
          <w:rFonts w:ascii="Arial" w:hAnsi="Arial" w:cs="Arial"/>
          <w:sz w:val="20"/>
          <w:szCs w:val="20"/>
        </w:rPr>
        <w:t>stronger associations with</w:t>
      </w:r>
      <w:r w:rsidRPr="0097584B">
        <w:rPr>
          <w:rFonts w:ascii="Arial" w:hAnsi="Arial" w:cs="Arial"/>
          <w:sz w:val="20"/>
          <w:szCs w:val="20"/>
        </w:rPr>
        <w:t xml:space="preserve"> hospitalization rates. Furthermore, power outages were prevalent. US counties experienced an average of seven 8+ hour outages affecting </w:t>
      </w:r>
      <w:r w:rsidRPr="0097584B">
        <w:rPr>
          <w:rFonts w:ascii="Arial" w:eastAsia="Garamond" w:hAnsi="Arial" w:cs="Arial"/>
          <w:sz w:val="20"/>
          <w:szCs w:val="20"/>
        </w:rPr>
        <w:t>≥</w:t>
      </w:r>
      <w:r w:rsidRPr="0097584B">
        <w:rPr>
          <w:rFonts w:ascii="Arial" w:hAnsi="Arial" w:cs="Arial"/>
          <w:sz w:val="20"/>
          <w:szCs w:val="20"/>
        </w:rPr>
        <w:t xml:space="preserve">1% of customers in 2018, and shorter outages were even more common. With outage frequency and duration increasing due to climate change, these outages </w:t>
      </w:r>
      <w:r>
        <w:rPr>
          <w:rFonts w:ascii="Arial" w:hAnsi="Arial" w:cs="Arial"/>
          <w:sz w:val="20"/>
          <w:szCs w:val="20"/>
        </w:rPr>
        <w:t xml:space="preserve">may </w:t>
      </w:r>
      <w:r w:rsidRPr="0097584B">
        <w:rPr>
          <w:rFonts w:ascii="Arial" w:hAnsi="Arial" w:cs="Arial"/>
          <w:sz w:val="20"/>
          <w:szCs w:val="20"/>
        </w:rPr>
        <w:t xml:space="preserve">pose a growing threat to the cardiovascular and respiratory health of older adults. </w:t>
      </w:r>
    </w:p>
    <w:p w14:paraId="34F06C2B" w14:textId="085F18F0" w:rsidR="00655FD6" w:rsidRPr="0097584B" w:rsidRDefault="00655FD6" w:rsidP="00655FD6">
      <w:pPr>
        <w:spacing w:after="0" w:line="480" w:lineRule="auto"/>
        <w:ind w:firstLine="720"/>
        <w:rPr>
          <w:rFonts w:ascii="Arial" w:hAnsi="Arial" w:cs="Arial"/>
          <w:sz w:val="20"/>
          <w:szCs w:val="20"/>
        </w:rPr>
      </w:pPr>
      <w:r w:rsidRPr="0097584B">
        <w:rPr>
          <w:rFonts w:ascii="Arial" w:hAnsi="Arial" w:cs="Arial"/>
          <w:sz w:val="20"/>
          <w:szCs w:val="20"/>
        </w:rPr>
        <w:t xml:space="preserve">Several New York State-based studies have reported associations between power outage exposure and increased CVD and respiratory acute care visits, with larger effects for older versus younger adults </w:t>
      </w:r>
      <w:r w:rsidRPr="0097584B">
        <w:rPr>
          <w:rFonts w:ascii="Arial" w:hAnsi="Arial" w:cs="Arial"/>
          <w:sz w:val="20"/>
          <w:szCs w:val="20"/>
        </w:rPr>
        <w:fldChar w:fldCharType="begin"/>
      </w:r>
      <w:r w:rsidR="00950BE4">
        <w:rPr>
          <w:rFonts w:ascii="Arial" w:hAnsi="Arial" w:cs="Arial"/>
          <w:sz w:val="20"/>
          <w:szCs w:val="20"/>
        </w:rPr>
        <w:instrText xml:space="preserve"> ADDIN ZOTERO_ITEM CSL_CITATION {"citationID":"bIWu9xCB","properties":{"formattedCitation":"(19\\uc0\\u8211{}21, 29)","plainCitation":"(19–21, 29)","noteIndex":0},"citationItems":[{"id":195,"uris":["http://zotero.org/users/local/hHKggCUl/items/FF89LILX"],"itemData":{"id":195,"type":"article-journal","container-title":"Chest","DOI":"10.1016/j.chest.2020.05.555","ISSN":"00123692","issue":"6","journalAbbreviation":"Chest","language":"en","page":"2346-2357","source":"DOI.org (Crossref)","title":"Power Outage: An Ignored Risk Factor for COPD Exacerbations","volume":"158","author":[{"family":"Zhang","given":"Wangjian"},{"family":"Sheridan","given":"Scott C."},{"family":"Birkhead","given":"Guthrie S."},{"family":"Croft","given":"Daniel P."},{"family":"Brotzge","given":"Jerald A."},{"family":"Justino","given":"John G."},{"family":"Stuart","given":"Neil A."},{"family":"Du","given":"Zhicheng"},{"family":"Romeiko","given":"Xiaobo X."},{"family":"Ye","given":"Bo"},{"family":"Dong","given":"Guanghui"},{"family":"Hao","given":"Yuantao"},{"family":"Lin","given":"Shao"}],"issued":{"date-parts":[["2020",12]]}}},{"id":194,"uris":["http://zotero.org/users/local/hHKggCUl/items/8L9T2PQA"],"itemData":{"id":194,"type":"article-journal","abstract":"BACKGROUND: While limited studies have evaluated the health impacts of thunderstorms and power outages (POs) separately, few have assessed their joint e</w:instrText>
      </w:r>
      <w:r w:rsidR="00950BE4">
        <w:rPr>
          <w:rFonts w:ascii="Cambria Math" w:hAnsi="Cambria Math" w:cs="Cambria Math"/>
          <w:sz w:val="20"/>
          <w:szCs w:val="20"/>
        </w:rPr>
        <w:instrText>ﬀ</w:instrText>
      </w:r>
      <w:r w:rsidR="00950BE4">
        <w:rPr>
          <w:rFonts w:ascii="Arial" w:hAnsi="Arial" w:cs="Arial"/>
          <w:sz w:val="20"/>
          <w:szCs w:val="20"/>
        </w:rPr>
        <w:instrText>ects. We aimed to investigate the individual and joint e</w:instrText>
      </w:r>
      <w:r w:rsidR="00950BE4">
        <w:rPr>
          <w:rFonts w:ascii="Cambria Math" w:hAnsi="Cambria Math" w:cs="Cambria Math"/>
          <w:sz w:val="20"/>
          <w:szCs w:val="20"/>
        </w:rPr>
        <w:instrText>ﬀ</w:instrText>
      </w:r>
      <w:r w:rsidR="00950BE4">
        <w:rPr>
          <w:rFonts w:ascii="Arial" w:hAnsi="Arial" w:cs="Arial"/>
          <w:sz w:val="20"/>
          <w:szCs w:val="20"/>
        </w:rPr>
        <w:instrText>ects of both thunderstorms and POs on respiratory diseases, to identify disparities by demographics, and to examine the modiﬁcations and mediations by meteorological factors and air pollution.\nMETHODS: Distributed lag nonlinear models were used to examine exposures during three periods (i.e., days with both thunderstorms and POs, thunderstorms only, and POs only) in relation to emergency department visits for respiratory diseases (2005–2018) compared to controls (no thunderstorm/no PO) in New York State (NYS) while controlling for confounders. Interactions between thunderstorms and weather factors or air pollutants on health were assessed. The disparities by demographics and seasons and the mediative e</w:instrText>
      </w:r>
      <w:r w:rsidR="00950BE4">
        <w:rPr>
          <w:rFonts w:ascii="Cambria Math" w:hAnsi="Cambria Math" w:cs="Cambria Math"/>
          <w:sz w:val="20"/>
          <w:szCs w:val="20"/>
        </w:rPr>
        <w:instrText>ﬀ</w:instrText>
      </w:r>
      <w:r w:rsidR="00950BE4">
        <w:rPr>
          <w:rFonts w:ascii="Arial" w:hAnsi="Arial" w:cs="Arial"/>
          <w:sz w:val="20"/>
          <w:szCs w:val="20"/>
        </w:rPr>
        <w:instrText>ects by particulate matter with aerodynamic diameter ≤2:5 lm (PM2:5) and relative humidity (RH) were also evaluated.\nRESULTS: Thunderstorms and POs were independently associated with total and six subtypes of respiratory diseases in NYS [highest risk ratio (RR) = 1.12; 95% conﬁdence interval (CI): 1.08, 1.17], but the impact was stronger when they co-occurred (highest RR = 1.44; 95% CI: 1.22, 1.70), especially during grass weed, ragweed, and tree pollen seasons. The stronger thunderstorm/PO joint e</w:instrText>
      </w:r>
      <w:r w:rsidR="00950BE4">
        <w:rPr>
          <w:rFonts w:ascii="Cambria Math" w:hAnsi="Cambria Math" w:cs="Cambria Math"/>
          <w:sz w:val="20"/>
          <w:szCs w:val="20"/>
        </w:rPr>
        <w:instrText>ﬀ</w:instrText>
      </w:r>
      <w:r w:rsidR="00950BE4">
        <w:rPr>
          <w:rFonts w:ascii="Arial" w:hAnsi="Arial" w:cs="Arial"/>
          <w:sz w:val="20"/>
          <w:szCs w:val="20"/>
        </w:rPr>
        <w:instrText>ects were observed on chronic obstructive pulmonary diseases, bronchitis, and asthma (lasted 0–10 d) and were higher among residents who lived in rural areas, were uninsured, were of Hispanic ethnicity, were 6–17 or over 65 years old, and during spring and summer. The number of comorbidities was signiﬁcantly higher by 0.299–0.782/case. Extreme cold/heat, high RH, PM2:5, and ozone concentrations signiﬁcantly modiﬁed the thunderstorm–health e</w:instrText>
      </w:r>
      <w:r w:rsidR="00950BE4">
        <w:rPr>
          <w:rFonts w:ascii="Cambria Math" w:hAnsi="Cambria Math" w:cs="Cambria Math"/>
          <w:sz w:val="20"/>
          <w:szCs w:val="20"/>
        </w:rPr>
        <w:instrText>ﬀ</w:instrText>
      </w:r>
      <w:r w:rsidR="00950BE4">
        <w:rPr>
          <w:rFonts w:ascii="Arial" w:hAnsi="Arial" w:cs="Arial"/>
          <w:sz w:val="20"/>
          <w:szCs w:val="20"/>
        </w:rPr>
        <w:instrText>ect on both multiplicative and additive scales. Over 35% of the thunderstorm e</w:instrText>
      </w:r>
      <w:r w:rsidR="00950BE4">
        <w:rPr>
          <w:rFonts w:ascii="Cambria Math" w:hAnsi="Cambria Math" w:cs="Cambria Math"/>
          <w:sz w:val="20"/>
          <w:szCs w:val="20"/>
        </w:rPr>
        <w:instrText>ﬀ</w:instrText>
      </w:r>
      <w:r w:rsidR="00950BE4">
        <w:rPr>
          <w:rFonts w:ascii="Arial" w:hAnsi="Arial" w:cs="Arial"/>
          <w:sz w:val="20"/>
          <w:szCs w:val="20"/>
        </w:rPr>
        <w:instrText>ects were mediated by PM2:5 and RH.\nCONCLUSION: Thunderstorms accompanied by POs showed the strongest respiratory e</w:instrText>
      </w:r>
      <w:r w:rsidR="00950BE4">
        <w:rPr>
          <w:rFonts w:ascii="Cambria Math" w:hAnsi="Cambria Math" w:cs="Cambria Math"/>
          <w:sz w:val="20"/>
          <w:szCs w:val="20"/>
        </w:rPr>
        <w:instrText>ﬀ</w:instrText>
      </w:r>
      <w:r w:rsidR="00950BE4">
        <w:rPr>
          <w:rFonts w:ascii="Arial" w:hAnsi="Arial" w:cs="Arial"/>
          <w:sz w:val="20"/>
          <w:szCs w:val="20"/>
        </w:rPr>
        <w:instrText>ects. There were large disparities in thunderstorm–health associations by demographics. Meteorological factors and air pollution levels modiﬁed and mediated the thunderstorm–health e</w:instrText>
      </w:r>
      <w:r w:rsidR="00950BE4">
        <w:rPr>
          <w:rFonts w:ascii="Cambria Math" w:hAnsi="Cambria Math" w:cs="Cambria Math"/>
          <w:sz w:val="20"/>
          <w:szCs w:val="20"/>
        </w:rPr>
        <w:instrText>ﬀ</w:instrText>
      </w:r>
      <w:r w:rsidR="00950BE4">
        <w:rPr>
          <w:rFonts w:ascii="Arial" w:hAnsi="Arial" w:cs="Arial"/>
          <w:sz w:val="20"/>
          <w:szCs w:val="20"/>
        </w:rPr>
        <w:instrText>ects. https://doi.org/ 10.1289/EHP13237","container-title":"Environmental Health Perspectives","DOI":"10.1289/EHP13237","ISSN":"0091-6765, 1552-9924","issue":"6","journalAbbreviation":"Environ Health Perspect","language":"en","page":"067002","source":"DOI.org (Crossref)","title":"The Joint Effects of Thunderstorms and Power Outages on Respiratory-Related Emergency Visits and Modifying and Mediating Factors of This Relationship","volume":"132","author":[{"family":"Lin","given":"Shao"},{"family":"Qi","given":"Quan"},{"family":"Liu","given":"Han"},{"family":"Deng","given":"Xinlei"},{"family":"Trees","given":"Ian"},{"family":"Yuan","given":"Xiaojun"},{"family":"Gallant","given":"Mary P."}],"issued":{"date-parts":[["2024",6]]}}},{"id":196,"uris":["http://zotero.org/users/local/hHKggCUl/items/BDEMCWLA"],"itemData":{"id":196,"type":"article-journal","abstract":"BACKGROUND: Previous studies investigated potential health e</w:instrText>
      </w:r>
      <w:r w:rsidR="00950BE4">
        <w:rPr>
          <w:rFonts w:ascii="Cambria Math" w:hAnsi="Cambria Math" w:cs="Cambria Math"/>
          <w:sz w:val="20"/>
          <w:szCs w:val="20"/>
        </w:rPr>
        <w:instrText>ﬀ</w:instrText>
      </w:r>
      <w:r w:rsidR="00950BE4">
        <w:rPr>
          <w:rFonts w:ascii="Arial" w:hAnsi="Arial" w:cs="Arial"/>
          <w:sz w:val="20"/>
          <w:szCs w:val="20"/>
        </w:rPr>
        <w:instrText>ects of large-scale power outages, including the massive power failure that a</w:instrText>
      </w:r>
      <w:r w:rsidR="00950BE4">
        <w:rPr>
          <w:rFonts w:ascii="Cambria Math" w:hAnsi="Cambria Math" w:cs="Cambria Math"/>
          <w:sz w:val="20"/>
          <w:szCs w:val="20"/>
        </w:rPr>
        <w:instrText>ﬀ</w:instrText>
      </w:r>
      <w:r w:rsidR="00950BE4">
        <w:rPr>
          <w:rFonts w:ascii="Arial" w:hAnsi="Arial" w:cs="Arial"/>
          <w:sz w:val="20"/>
          <w:szCs w:val="20"/>
        </w:rPr>
        <w:instrText>ected the northeastern United States and Ontario, Canada, in August 2003, and outages associated with major storms. However, information on localized outages is limited.\nOBJECTIVE: The study sought to examine potential health impacts of citywide and localized outages in New York City (NYC).\nMETHODS: Along with the citywide 2003 outage, localized outages in July 1999 and July 2006 were identiﬁed. We additionally investigated localized, warm- and cold-weather outages that occurred in any of 66 NYC electric-grid networks during 2002–2014 using New York State Public Service Commission data. Mortality and hospitalizations were geocoded and linked to the networks. Associations were estimated using Poisson time-series regression, including examining distributed lags and adjusting for temperature and temporal trends. Network-speciﬁc estimates were pooled by season.\nRESULTS: Respiratory disease hospitalizations were associated with the 2006 localized outage [cumulative relative risk [CRR] over 0–1 lag day, lag01 = 2:26 (95% conﬁdence interval [CI]: 1.08, 4.74)] and the 2003 citywide outage, but not with other localized, warm-weather outages. Renal disease hospitalizations were associated with the 2003 citywide outage, and with localized, warm-weather outages, pooled across networks [RR at lag3 = 1:16 (95% CI: 1.00, 1.34)], but not the 2006 localized outage. All-cause mortality was positively associated with the 1999, 2003, and 2006 outages (signiﬁcant for the 2003 outage only), but not with other localized, warm-weather outages. Localized, cold-weather outages were associated with all-cause mortality [lag01 CRR = 1:06 (95% CI: 1.01, 1.12)] and cardiovascular disease hospitalizations [lag01 CRR = 1:14 (95% CI: 1.03, 1.26)], and fewer respiratory disease hospitalizations [lag03 CRR = 0:77 (95% CI: 0.61, 0.97)].\nCONCLUSIONS: Localized outages may a</w:instrText>
      </w:r>
      <w:r w:rsidR="00950BE4">
        <w:rPr>
          <w:rFonts w:ascii="Cambria Math" w:hAnsi="Cambria Math" w:cs="Cambria Math"/>
          <w:sz w:val="20"/>
          <w:szCs w:val="20"/>
        </w:rPr>
        <w:instrText>ﬀ</w:instrText>
      </w:r>
      <w:r w:rsidR="00950BE4">
        <w:rPr>
          <w:rFonts w:ascii="Arial" w:hAnsi="Arial" w:cs="Arial"/>
          <w:sz w:val="20"/>
          <w:szCs w:val="20"/>
        </w:rPr>
        <w:instrText>ect health. This information can inform preparedness e</w:instrText>
      </w:r>
      <w:r w:rsidR="00950BE4">
        <w:rPr>
          <w:rFonts w:ascii="Cambria Math" w:hAnsi="Cambria Math" w:cs="Cambria Math"/>
          <w:sz w:val="20"/>
          <w:szCs w:val="20"/>
        </w:rPr>
        <w:instrText>ﬀ</w:instrText>
      </w:r>
      <w:r w:rsidR="00950BE4">
        <w:rPr>
          <w:rFonts w:ascii="Arial" w:hAnsi="Arial" w:cs="Arial"/>
          <w:sz w:val="20"/>
          <w:szCs w:val="20"/>
        </w:rPr>
        <w:instrText xml:space="preserve">orts and underscores the public health importance of ensuring electric grid resiliency to climate change. https://doi.org/10.1289/EHP2154","container-title":"Environmental Health Perspectives","DOI":"10.1289/EHP2154","ISSN":"0091-6765, 1552-9924","issue":"6","journalAbbreviation":"Environ Health Perspect","language":"en","page":"067003","source":"DOI.org (Crossref)","title":"Health Impacts of Citywide and Localized Power Outages in New York City","volume":"126","author":[{"family":"Dominianni","given":"Christine"},{"family":"Lane","given":"Kathryn"},{"family":"Johnson","given":"Sarah"},{"family":"Ito","given":"Kazuhiko"},{"family":"Matte","given":"Thomas"}],"issued":{"date-parts":[["2018",6,15]]}}},{"id":240,"uris":["http://zotero.org/users/local/hHKggCUl/items/534RADTL"],"itemData":{"id":240,"type":"article-journal","container-title":"Under review at Epidemiology","title":"The impact of power outages on cardiovascular hospitalizations among Medicare enrollees in New York State, 2017-2018","author":[{"family":"Do","given":"Vivian"}]}}],"schema":"https://github.com/citation-style-language/schema/raw/master/csl-citation.json"} </w:instrText>
      </w:r>
      <w:r w:rsidRPr="0097584B">
        <w:rPr>
          <w:rFonts w:ascii="Arial" w:hAnsi="Arial" w:cs="Arial"/>
          <w:sz w:val="20"/>
          <w:szCs w:val="20"/>
        </w:rPr>
        <w:fldChar w:fldCharType="separate"/>
      </w:r>
      <w:r w:rsidR="00950BE4" w:rsidRPr="00950BE4">
        <w:rPr>
          <w:rFonts w:ascii="Arial" w:hAnsi="Arial" w:cs="Arial"/>
          <w:sz w:val="20"/>
        </w:rPr>
        <w:t>(19–21, 29)</w:t>
      </w:r>
      <w:r w:rsidRPr="0097584B">
        <w:rPr>
          <w:rFonts w:ascii="Arial" w:hAnsi="Arial" w:cs="Arial"/>
          <w:sz w:val="20"/>
          <w:szCs w:val="20"/>
        </w:rPr>
        <w:fldChar w:fldCharType="end"/>
      </w:r>
      <w:r w:rsidRPr="0097584B">
        <w:rPr>
          <w:rFonts w:ascii="Arial" w:hAnsi="Arial" w:cs="Arial"/>
          <w:sz w:val="20"/>
          <w:szCs w:val="20"/>
        </w:rPr>
        <w:t xml:space="preserve">. </w:t>
      </w:r>
      <w:r>
        <w:rPr>
          <w:rFonts w:ascii="Arial" w:hAnsi="Arial" w:cs="Arial"/>
          <w:sz w:val="20"/>
          <w:szCs w:val="20"/>
        </w:rPr>
        <w:t xml:space="preserve">As in our study, </w:t>
      </w:r>
      <w:r w:rsidRPr="0097584B">
        <w:rPr>
          <w:rFonts w:ascii="Arial" w:hAnsi="Arial" w:cs="Arial"/>
          <w:sz w:val="20"/>
          <w:szCs w:val="20"/>
        </w:rPr>
        <w:t xml:space="preserve">Deng et al. found the largest increases in </w:t>
      </w:r>
      <w:r w:rsidRPr="0097584B">
        <w:rPr>
          <w:rFonts w:ascii="Arial" w:hAnsi="Arial" w:cs="Arial"/>
          <w:sz w:val="20"/>
          <w:szCs w:val="20"/>
        </w:rPr>
        <w:lastRenderedPageBreak/>
        <w:t>CVD emergency department visits the day after exposure, while respiratory visits increased most on the day of exposure</w:t>
      </w:r>
      <w:r>
        <w:rPr>
          <w:rFonts w:ascii="Arial" w:hAnsi="Arial" w:cs="Arial"/>
          <w:sz w:val="20"/>
          <w:szCs w:val="20"/>
        </w:rPr>
        <w:t xml:space="preserve">. </w:t>
      </w:r>
      <w:ins w:id="193" w:author="Heather M" w:date="2025-08-28T14:22:00Z" w16du:dateUtc="2025-08-28T18:22:00Z">
        <w:r w:rsidR="00A03A1C" w:rsidRPr="00A03A1C">
          <w:rPr>
            <w:rFonts w:ascii="Arial" w:hAnsi="Arial" w:cs="Arial"/>
            <w:sz w:val="20"/>
            <w:szCs w:val="20"/>
          </w:rPr>
          <w:t>We observed a protective effect on hospitalizations 4–5 days after a power outage</w:t>
        </w:r>
      </w:ins>
      <w:ins w:id="194" w:author="Joan Casey" w:date="2025-08-29T16:26:00Z" w16du:dateUtc="2025-08-29T23:26:00Z">
        <w:r w:rsidR="001073D8">
          <w:rPr>
            <w:rFonts w:ascii="Arial" w:hAnsi="Arial" w:cs="Arial"/>
            <w:sz w:val="20"/>
            <w:szCs w:val="20"/>
          </w:rPr>
          <w:t>, which</w:t>
        </w:r>
      </w:ins>
      <w:ins w:id="195" w:author="Heather M" w:date="2025-08-28T14:22:00Z" w16du:dateUtc="2025-08-28T18:22:00Z">
        <w:r w:rsidR="00A03A1C" w:rsidRPr="00A03A1C">
          <w:rPr>
            <w:rFonts w:ascii="Arial" w:hAnsi="Arial" w:cs="Arial"/>
            <w:sz w:val="20"/>
            <w:szCs w:val="20"/>
          </w:rPr>
          <w:t xml:space="preserve"> may be a harvesting effect or an artifact </w:t>
        </w:r>
        <w:del w:id="196" w:author="Joan Casey" w:date="2025-08-29T16:26:00Z" w16du:dateUtc="2025-08-29T23:26:00Z">
          <w:r w:rsidR="00A03A1C" w:rsidRPr="00A03A1C" w:rsidDel="001073D8">
            <w:rPr>
              <w:rFonts w:ascii="Arial" w:hAnsi="Arial" w:cs="Arial"/>
              <w:sz w:val="20"/>
              <w:szCs w:val="20"/>
            </w:rPr>
            <w:delText>produced</w:delText>
          </w:r>
        </w:del>
      </w:ins>
      <w:ins w:id="197" w:author="Joan Casey" w:date="2025-08-29T16:26:00Z" w16du:dateUtc="2025-08-29T23:26:00Z">
        <w:r w:rsidR="001073D8">
          <w:rPr>
            <w:rFonts w:ascii="Arial" w:hAnsi="Arial" w:cs="Arial"/>
            <w:sz w:val="20"/>
            <w:szCs w:val="20"/>
          </w:rPr>
          <w:t>resulting</w:t>
        </w:r>
      </w:ins>
      <w:ins w:id="198" w:author="Heather M" w:date="2025-08-28T14:22:00Z" w16du:dateUtc="2025-08-28T18:22:00Z">
        <w:r w:rsidR="00A03A1C" w:rsidRPr="00A03A1C">
          <w:rPr>
            <w:rFonts w:ascii="Arial" w:hAnsi="Arial" w:cs="Arial"/>
            <w:sz w:val="20"/>
            <w:szCs w:val="20"/>
          </w:rPr>
          <w:t xml:space="preserve"> </w:t>
        </w:r>
        <w:del w:id="199" w:author="Joan Casey" w:date="2025-08-29T16:26:00Z" w16du:dateUtc="2025-08-29T23:26:00Z">
          <w:r w:rsidR="00A03A1C" w:rsidRPr="00A03A1C" w:rsidDel="001073D8">
            <w:rPr>
              <w:rFonts w:ascii="Arial" w:hAnsi="Arial" w:cs="Arial"/>
              <w:sz w:val="20"/>
              <w:szCs w:val="20"/>
            </w:rPr>
            <w:delText>by</w:delText>
          </w:r>
        </w:del>
      </w:ins>
      <w:ins w:id="200" w:author="Joan Casey" w:date="2025-08-29T16:26:00Z" w16du:dateUtc="2025-08-29T23:26:00Z">
        <w:r w:rsidR="001073D8">
          <w:rPr>
            <w:rFonts w:ascii="Arial" w:hAnsi="Arial" w:cs="Arial"/>
            <w:sz w:val="20"/>
            <w:szCs w:val="20"/>
          </w:rPr>
          <w:t>from</w:t>
        </w:r>
      </w:ins>
      <w:ins w:id="201" w:author="Heather M" w:date="2025-08-28T14:22:00Z" w16du:dateUtc="2025-08-28T18:22:00Z">
        <w:r w:rsidR="00A03A1C" w:rsidRPr="00A03A1C">
          <w:rPr>
            <w:rFonts w:ascii="Arial" w:hAnsi="Arial" w:cs="Arial"/>
            <w:sz w:val="20"/>
            <w:szCs w:val="20"/>
          </w:rPr>
          <w:t xml:space="preserve"> </w:t>
        </w:r>
        <w:del w:id="202" w:author="Joan Casey" w:date="2025-08-29T16:26:00Z" w16du:dateUtc="2025-08-29T23:26:00Z">
          <w:r w:rsidR="00A03A1C" w:rsidRPr="00A03A1C" w:rsidDel="001073D8">
            <w:rPr>
              <w:rFonts w:ascii="Arial" w:hAnsi="Arial" w:cs="Arial"/>
              <w:sz w:val="20"/>
              <w:szCs w:val="20"/>
            </w:rPr>
            <w:delText>using</w:delText>
          </w:r>
        </w:del>
      </w:ins>
      <w:ins w:id="203" w:author="Joan Casey" w:date="2025-08-29T16:26:00Z" w16du:dateUtc="2025-08-29T23:26:00Z">
        <w:r w:rsidR="001073D8">
          <w:rPr>
            <w:rFonts w:ascii="Arial" w:hAnsi="Arial" w:cs="Arial"/>
            <w:sz w:val="20"/>
            <w:szCs w:val="20"/>
          </w:rPr>
          <w:t>the use of</w:t>
        </w:r>
      </w:ins>
      <w:ins w:id="204" w:author="Heather M" w:date="2025-08-28T14:22:00Z" w16du:dateUtc="2025-08-28T18:22:00Z">
        <w:r w:rsidR="00A03A1C" w:rsidRPr="00A03A1C">
          <w:rPr>
            <w:rFonts w:ascii="Arial" w:hAnsi="Arial" w:cs="Arial"/>
            <w:sz w:val="20"/>
            <w:szCs w:val="20"/>
          </w:rPr>
          <w:t xml:space="preserve"> a natural spline-based model. For larger outages, there </w:t>
        </w:r>
        <w:del w:id="205" w:author="Joan Casey" w:date="2025-08-29T16:26:00Z" w16du:dateUtc="2025-08-29T23:26:00Z">
          <w:r w:rsidR="00A03A1C" w:rsidRPr="00A03A1C" w:rsidDel="001073D8">
            <w:rPr>
              <w:rFonts w:ascii="Arial" w:hAnsi="Arial" w:cs="Arial"/>
              <w:sz w:val="20"/>
              <w:szCs w:val="20"/>
            </w:rPr>
            <w:delText>seems to be</w:delText>
          </w:r>
        </w:del>
      </w:ins>
      <w:ins w:id="206" w:author="Joan Casey" w:date="2025-08-29T16:26:00Z" w16du:dateUtc="2025-08-29T23:26:00Z">
        <w:r w:rsidR="001073D8">
          <w:rPr>
            <w:rFonts w:ascii="Arial" w:hAnsi="Arial" w:cs="Arial"/>
            <w:sz w:val="20"/>
            <w:szCs w:val="20"/>
          </w:rPr>
          <w:t>was</w:t>
        </w:r>
      </w:ins>
      <w:ins w:id="207" w:author="Heather M" w:date="2025-08-28T14:22:00Z" w16du:dateUtc="2025-08-28T18:22:00Z">
        <w:r w:rsidR="00A03A1C" w:rsidRPr="00A03A1C">
          <w:rPr>
            <w:rFonts w:ascii="Arial" w:hAnsi="Arial" w:cs="Arial"/>
            <w:sz w:val="20"/>
            <w:szCs w:val="20"/>
          </w:rPr>
          <w:t xml:space="preserve"> no protective effect on hospitalizations 4-5 days after exposure, making it unclear whether any true protective effect exists</w:t>
        </w:r>
        <w:r w:rsidR="00D65E1E">
          <w:rPr>
            <w:rFonts w:ascii="Arial" w:hAnsi="Arial" w:cs="Arial"/>
            <w:sz w:val="20"/>
            <w:szCs w:val="20"/>
          </w:rPr>
          <w:t>.</w:t>
        </w:r>
        <w:r w:rsidR="00A03A1C" w:rsidRPr="00A03A1C">
          <w:rPr>
            <w:rFonts w:ascii="Arial" w:hAnsi="Arial" w:cs="Arial"/>
            <w:sz w:val="20"/>
            <w:szCs w:val="20"/>
          </w:rPr>
          <w:t xml:space="preserve"> </w:t>
        </w:r>
      </w:ins>
      <w:r w:rsidRPr="0097584B">
        <w:rPr>
          <w:rFonts w:ascii="Arial" w:hAnsi="Arial" w:cs="Arial"/>
          <w:sz w:val="20"/>
          <w:szCs w:val="20"/>
        </w:rPr>
        <w:t xml:space="preserve">Do et al. estimated the association of power outage with CVD hospitalizations in Medicare beneficiaries 65+ in New York State from 2017-2018, which overlaps our study period and population </w:t>
      </w:r>
      <w:r w:rsidRPr="0097584B">
        <w:rPr>
          <w:rFonts w:ascii="Arial" w:hAnsi="Arial" w:cs="Arial"/>
          <w:sz w:val="20"/>
          <w:szCs w:val="20"/>
        </w:rPr>
        <w:fldChar w:fldCharType="begin"/>
      </w:r>
      <w:r w:rsidR="00950BE4">
        <w:rPr>
          <w:rFonts w:ascii="Arial" w:hAnsi="Arial" w:cs="Arial"/>
          <w:sz w:val="20"/>
          <w:szCs w:val="20"/>
        </w:rPr>
        <w:instrText xml:space="preserve"> ADDIN ZOTERO_ITEM CSL_CITATION {"citationID":"LGZTKj7L","properties":{"formattedCitation":"(29)","plainCitation":"(29)","noteIndex":0},"citationItems":[{"id":240,"uris":["http://zotero.org/users/local/hHKggCUl/items/534RADTL"],"itemData":{"id":240,"type":"article-journal","container-title":"Under review at Epidemiology","title":"The impact of power outages on cardiovascular hospitalizations among Medicare enrollees in New York State, 2017-2018","author":[{"family":"Do","given":"Vivian"}]}}],"schema":"https://github.com/citation-style-language/schema/raw/master/csl-citation.json"} </w:instrText>
      </w:r>
      <w:r w:rsidRPr="0097584B">
        <w:rPr>
          <w:rFonts w:ascii="Arial" w:hAnsi="Arial" w:cs="Arial"/>
          <w:sz w:val="20"/>
          <w:szCs w:val="20"/>
        </w:rPr>
        <w:fldChar w:fldCharType="separate"/>
      </w:r>
      <w:r w:rsidR="00950BE4">
        <w:rPr>
          <w:rFonts w:ascii="Arial" w:hAnsi="Arial" w:cs="Arial"/>
          <w:noProof/>
          <w:sz w:val="20"/>
          <w:szCs w:val="20"/>
        </w:rPr>
        <w:t>(29)</w:t>
      </w:r>
      <w:r w:rsidRPr="0097584B">
        <w:rPr>
          <w:rFonts w:ascii="Arial" w:hAnsi="Arial" w:cs="Arial"/>
          <w:sz w:val="20"/>
          <w:szCs w:val="20"/>
        </w:rPr>
        <w:fldChar w:fldCharType="end"/>
      </w:r>
      <w:r w:rsidRPr="0097584B">
        <w:rPr>
          <w:rFonts w:ascii="Arial" w:hAnsi="Arial" w:cs="Arial"/>
          <w:sz w:val="20"/>
          <w:szCs w:val="20"/>
        </w:rPr>
        <w:t xml:space="preserve">. They found elevated emergency CVD hospitalizations one day after power outage exposure, though confidence intervals contained the null. We estimated similar effects with more precision because of our larger study population. </w:t>
      </w:r>
    </w:p>
    <w:p w14:paraId="0672866A" w14:textId="527C6DB1" w:rsidR="00655FD6" w:rsidRDefault="00655FD6" w:rsidP="00655FD6">
      <w:pPr>
        <w:spacing w:after="0" w:line="480" w:lineRule="auto"/>
        <w:ind w:firstLine="720"/>
        <w:rPr>
          <w:rFonts w:ascii="Arial" w:hAnsi="Arial" w:cs="Arial"/>
          <w:sz w:val="20"/>
          <w:szCs w:val="20"/>
        </w:rPr>
      </w:pPr>
      <w:r w:rsidRPr="0097584B">
        <w:rPr>
          <w:rFonts w:ascii="Arial" w:hAnsi="Arial" w:cs="Arial"/>
          <w:sz w:val="20"/>
          <w:szCs w:val="20"/>
        </w:rPr>
        <w:t>We hypothesized that power outages</w:t>
      </w:r>
      <w:r>
        <w:rPr>
          <w:rFonts w:ascii="Arial" w:hAnsi="Arial" w:cs="Arial"/>
          <w:sz w:val="20"/>
          <w:szCs w:val="20"/>
        </w:rPr>
        <w:t xml:space="preserve"> may</w:t>
      </w:r>
      <w:r w:rsidRPr="0097584B">
        <w:rPr>
          <w:rFonts w:ascii="Arial" w:hAnsi="Arial" w:cs="Arial"/>
          <w:sz w:val="20"/>
          <w:szCs w:val="20"/>
        </w:rPr>
        <w:t xml:space="preserve"> lead to CVD and respiratory hospitalizations in older adults </w:t>
      </w:r>
      <w:r>
        <w:rPr>
          <w:rFonts w:ascii="Arial" w:hAnsi="Arial" w:cs="Arial"/>
          <w:sz w:val="20"/>
          <w:szCs w:val="20"/>
        </w:rPr>
        <w:t>due to increased</w:t>
      </w:r>
      <w:r w:rsidRPr="0097584B">
        <w:rPr>
          <w:rFonts w:ascii="Arial" w:hAnsi="Arial" w:cs="Arial"/>
          <w:sz w:val="20"/>
          <w:szCs w:val="20"/>
        </w:rPr>
        <w:t xml:space="preserve"> heat exposure, cold exposure, stress, and loss of electricity to life-sustaining medical devices and mobility aids. Power outages may also cause changes in indoor air quality when dehumidifiers, air purifiers, and ventilation systems lose power. </w:t>
      </w:r>
      <w:ins w:id="208" w:author="Heather M" w:date="2025-08-27T19:00:00Z" w16du:dateUtc="2025-08-27T23:00:00Z">
        <w:r w:rsidR="000D3A37" w:rsidRPr="000D3A37">
          <w:rPr>
            <w:rFonts w:ascii="Arial" w:hAnsi="Arial" w:cs="Arial"/>
            <w:sz w:val="20"/>
            <w:szCs w:val="20"/>
          </w:rPr>
          <w:t xml:space="preserve">The lagged effects of CVD and respiratory hospitalizations due to power outage likely differ, since the lagged effects of high or low temperature and air pollution </w:t>
        </w:r>
      </w:ins>
      <w:ins w:id="209" w:author="Joan Casey" w:date="2025-08-29T16:26:00Z" w16du:dateUtc="2025-08-29T23:26:00Z">
        <w:r w:rsidR="001073D8">
          <w:rPr>
            <w:rFonts w:ascii="Arial" w:hAnsi="Arial" w:cs="Arial"/>
            <w:sz w:val="20"/>
            <w:szCs w:val="20"/>
          </w:rPr>
          <w:t xml:space="preserve">appear to </w:t>
        </w:r>
      </w:ins>
      <w:ins w:id="210" w:author="Heather M" w:date="2025-08-27T19:00:00Z" w16du:dateUtc="2025-08-27T23:00:00Z">
        <w:r w:rsidR="000D3A37" w:rsidRPr="000D3A37">
          <w:rPr>
            <w:rFonts w:ascii="Arial" w:hAnsi="Arial" w:cs="Arial"/>
            <w:sz w:val="20"/>
            <w:szCs w:val="20"/>
          </w:rPr>
          <w:t xml:space="preserve">differ for CVD </w:t>
        </w:r>
        <w:del w:id="211" w:author="Joan Casey" w:date="2025-08-29T16:27:00Z" w16du:dateUtc="2025-08-29T23:27:00Z">
          <w:r w:rsidR="000D3A37" w:rsidRPr="000D3A37" w:rsidDel="001073D8">
            <w:rPr>
              <w:rFonts w:ascii="Arial" w:hAnsi="Arial" w:cs="Arial"/>
              <w:sz w:val="20"/>
              <w:szCs w:val="20"/>
            </w:rPr>
            <w:delText>versus</w:delText>
          </w:r>
        </w:del>
      </w:ins>
      <w:ins w:id="212" w:author="Joan Casey" w:date="2025-08-29T16:27:00Z" w16du:dateUtc="2025-08-29T23:27:00Z">
        <w:r w:rsidR="001073D8">
          <w:rPr>
            <w:rFonts w:ascii="Arial" w:hAnsi="Arial" w:cs="Arial"/>
            <w:sz w:val="20"/>
            <w:szCs w:val="20"/>
          </w:rPr>
          <w:t>and</w:t>
        </w:r>
      </w:ins>
      <w:ins w:id="213" w:author="Heather M" w:date="2025-08-27T19:00:00Z" w16du:dateUtc="2025-08-27T23:00:00Z">
        <w:r w:rsidR="000D3A37" w:rsidRPr="000D3A37">
          <w:rPr>
            <w:rFonts w:ascii="Arial" w:hAnsi="Arial" w:cs="Arial"/>
            <w:sz w:val="20"/>
            <w:szCs w:val="20"/>
          </w:rPr>
          <w:t xml:space="preserve"> respiratory disease</w:t>
        </w:r>
        <w:r w:rsidR="000D3A37">
          <w:rPr>
            <w:rFonts w:ascii="Arial" w:hAnsi="Arial" w:cs="Arial"/>
            <w:sz w:val="20"/>
            <w:szCs w:val="20"/>
          </w:rPr>
          <w:t xml:space="preserve"> </w:t>
        </w:r>
      </w:ins>
      <w:del w:id="214" w:author="Heather M" w:date="2025-08-27T19:00:00Z" w16du:dateUtc="2025-08-27T23:00:00Z">
        <w:r w:rsidDel="000D3A37">
          <w:rPr>
            <w:rFonts w:ascii="Arial" w:hAnsi="Arial" w:cs="Arial"/>
            <w:sz w:val="20"/>
            <w:szCs w:val="20"/>
          </w:rPr>
          <w:delText xml:space="preserve">The lagged effects of CVD and respiratory hospitalizations due to power outage are likely different since the lagged effects of high or low temperature and air pollution differ for CVD versus respiratory disease </w:delText>
        </w:r>
      </w:del>
      <w:r>
        <w:rPr>
          <w:rFonts w:ascii="Arial" w:hAnsi="Arial" w:cs="Arial"/>
          <w:sz w:val="20"/>
          <w:szCs w:val="20"/>
        </w:rPr>
        <w:fldChar w:fldCharType="begin"/>
      </w:r>
      <w:r w:rsidR="003C5498">
        <w:rPr>
          <w:rFonts w:ascii="Arial" w:hAnsi="Arial" w:cs="Arial"/>
          <w:sz w:val="20"/>
          <w:szCs w:val="20"/>
        </w:rPr>
        <w:instrText xml:space="preserve"> ADDIN ZOTERO_ITEM CSL_CITATION {"citationID":"0ZzO5udH","properties":{"formattedCitation":"(37, 44, 45)","plainCitation":"(37, 44, 45)","noteIndex":0},"citationItems":[{"id":211,"uris":["http://zotero.org/users/local/hHKggCUl/items/7S2KHWLC"],"itemData":{"id":211,"type":"article-journal","abstract":"Objectives: To estimate the risk of hospitalization for respiratory diseases associated with outdoor heat in the U.S. elderly.\nMethods: An observational study of approximately 12.5 million Medicare beneﬁciaries in 213 United States counties, January 1, 1999 to December 31, 2008. We estimate a national average relative risk of hospitalization for each 108F (5.68C) increase in daily outdoor temperature using Bayesian hierarchical models.\nMeasurements and Main Results: We obtained daily county-level rates of Medicare emergency respiratory hospitalizations (International Classiﬁcation of Diseases, Ninth Revision, 464–466, 480–487, 490–492) in 213 U.S. counties from 1999 through 2008. Overall, each 108F increase in daily temperature was associated with a 4.3% increase in same-day emergency hospitalizations for respiratory diseases (95% posterior interval, 3.8, 4.8%). Counties’ relative risks were signiﬁcantly higher in counties with cooler average summer temperatures.\nConclusions: We found strong evidence of an association between outdoor heat and respiratory hospitalizations in the largest population of elderly studied to date. Given projections of increasing temperatures from climate change and the increasing global prevalence of chronic pulmonary disease, the relationship between heat and respiratory morbidity is a growing concern.","container-title":"American Journal of Respiratory and Critical Care Medicine","DOI":"10.1164/rccm.201211-1969OC","ISSN":"1073-449X, 1535-4970","issue":"10","journalAbbreviation":"Am J Respir Crit Care Med","language":"en","page":"1098-1103","source":"DOI.org (Crossref)","title":"Heat-related Emergency Hospitalizations for Respiratory Diseases in the Medicare Population","volume":"187","author":[{"family":"Anderson","given":"G. Brooke"},{"family":"Dominici","given":"Francesca"},{"family":"Wang","given":"Yun"},{"family":"McCormack","given":"Meredith C."},{"family":"Bell","given":"Michelle L."},{"family":"Peng","given":"Roger D."}],"issued":{"date-parts":[["2013",5,15]]}}},{"id":213,"uris":["http://zotero.org/users/local/hHKggCUl/items/VVYKELE9"],"itemData":{"id":213,"type":"article-journal","abstract":"Background: Although the association of high temperatures with mortality is well-documented, the association with morbidity has seldom been examined. We assessed the potential impact of hot weather on hospital admissions due to cardiovascular and respiratory diseases in New York City. We also explored whether the weather-disease relationship varies with socio-demographic variables.\nMethod: We investigated effects of temperature and humidity on health by linking the daily cardiovascular and respiratory hospitalization counts with meteorologic conditions during summer, 1991–2004. We used daily mean temperature, mean apparent temperature, and 3-day moving average of apparent temperature as the exposure indicators. Threshold effects for health risks of meteorologic conditions were assessed by log-linear threshold models, after controlling for ozone, day of week, holidays, and long-term trend. Stratiﬁed analyses were used to evaluate temperature-demographic interactions.\nResults: For all 3 exposure indicators, each degree C above the threshold of the temperature-health effect curve (29°C–36°C) was associated with a 2.7%–3.1% increase in same-day hospitalizations due to respiratory diseases, and an increase of 1.4%–3.6% in lagged hospitalizations due to cardiovascular diseases. These increases for respiratory admissions were greater for Hispanic persons (6.1%/°C) and the elderly (4.7%/°C). At high temperatures, admission rates increased for chronic airway obstruction, asthma, ischemic heart disease, and cardiac dysrhythmias, but decreased for hypertension and heart failure.\nConclusions: Extreme high temperature appears to increase hospital admissions for cardiovascular and respiratory disorders in New York City. Elderly and Hispanic residents may be particularly vulnerable to the temperature effects on respiratory illnesses.","container-title":"Epidemiology","DOI":"10.1097/EDE.0b013e3181ad5522","ISSN":"1044-3983","issue":"5","language":"en","page":"738-746","source":"DOI.org (Crossref)","title":"Extreme High Temperatures and Hospital Admissions for Respiratory and Cardiovascular Diseases","volume":"20","author":[{"family":"Lin","given":"Shao"},{"family":"Luo","given":"Ming"},{"family":"Walker","given":"Randi J."},{"family":"Liu","given":"Xiu"},{"family":"Hwang","given":"Syni-An"},{"family":"Chinery","given":"Robert"}],"issued":{"date-parts":[["2009",9]]}}},{"id":209,"uris":["http://zotero.org/users/local/hHKggCUl/items/2EGZUWZS"],"itemData":{"id":209,"type":"article-journal","abstract":"As global temperatures rise, extreme heat events are projected to become more frequent and intense. Extreme heat causes a wide range of health effects, including an overall increase in morbidity and mortality. It is important to note that while there is sufficient epidemiological evidence for heat-related increases in all-cause mortality, evidence on the association between heat and cause-specific deaths such as cardiovascular disease (CVD) mortality (and its more specific causes) is limited, with inconsistent findings. Existing systematic reviews and meta-analyses of epidemiological studies on heat and CVD mortality have summarized the available evidence. However, the target audience of such reviews is mainly limited to the specific field of environmental epidemiology. This overarching perspective aims to provide health professionals with a comprehensive overview of recent epidemiological evidence of how extreme heat is associated with CVD mortality. The rationale behind this broad perspective is that a better understanding of the effect of extreme heat on CVD mortality will help CVD health professionals optimize their plans to adapt to the changes brought about by climate change and heat events. To policymakers, this perspective would help formulate targeted mitigation, strengthen early warning systems, and develop better adaptation strategies. Despite the heterogeneity in evidence worldwide, due in part to different climatic conditions and population dynamics, there is a clear link between heat and CVD mortality. The risk has often been found to be higher in vulnerable subgroups, including older people, people with preexisting conditions, and the socioeconomically deprived. This perspective also highlights the lack of evidence from low- and middle-income countries and focuses on cause-specific CVD deaths. In addition, the perspective highlights the temporal changes in heat-related CVD deaths as well as the interactive effect of heat with other environmental factors and the potential biological pathways. Importantly, these various aspects of epidemiological studies have never been fully investigated and, therefore, the true extent of the impact of heat on CVD deaths remains largely unknown. Furthermore, this perspective also highlights the research gaps in epidemiological studies and the potential solutions to generate more robust evidence on the future consequences of heat on CVD deaths.","container-title":"Circulation Research","DOI":"10.1161/CIRCRESAHA.123.323615","ISSN":"0009-7330, 1524-4571","issue":"9","journalAbbreviation":"Circulation Research","language":"en","page":"1098-1112","source":"DOI.org (Crossref)","title":"Heat and Cardiovascular Mortality: An Epidemiological Perspective","title-short":"Heat and Cardiovascular Mortality","volume":"134","author":[{"family":"Singh","given":"Nidhi"},{"family":"Areal","given":"Ashtyn Tracy"},{"family":"Breitner","given":"Susanne"},{"family":"Zhang","given":"Siqi"},{"family":"Agewall","given":"Stefan"},{"family":"Schikowski","given":"Tamara"},{"family":"Schneider","given":"Alexandra"}],"issued":{"date-parts":[["2024",4,26]]}}}],"schema":"https://github.com/citation-style-language/schema/raw/master/csl-citation.json"} </w:instrText>
      </w:r>
      <w:r>
        <w:rPr>
          <w:rFonts w:ascii="Arial" w:hAnsi="Arial" w:cs="Arial"/>
          <w:sz w:val="20"/>
          <w:szCs w:val="20"/>
        </w:rPr>
        <w:fldChar w:fldCharType="separate"/>
      </w:r>
      <w:r w:rsidR="003C5498">
        <w:rPr>
          <w:rFonts w:ascii="Arial" w:hAnsi="Arial" w:cs="Arial"/>
          <w:sz w:val="20"/>
        </w:rPr>
        <w:t>(37, 44, 45)</w:t>
      </w:r>
      <w:r>
        <w:rPr>
          <w:rFonts w:ascii="Arial" w:hAnsi="Arial" w:cs="Arial"/>
          <w:sz w:val="20"/>
          <w:szCs w:val="20"/>
        </w:rPr>
        <w:fldChar w:fldCharType="end"/>
      </w:r>
      <w:r>
        <w:rPr>
          <w:rFonts w:ascii="Arial" w:hAnsi="Arial" w:cs="Arial"/>
          <w:sz w:val="20"/>
          <w:szCs w:val="20"/>
        </w:rPr>
        <w:t xml:space="preserve">. </w:t>
      </w:r>
    </w:p>
    <w:p w14:paraId="729B4D59" w14:textId="4FB6F631" w:rsidR="00655FD6" w:rsidRPr="006F415B" w:rsidRDefault="00655FD6" w:rsidP="00655FD6">
      <w:pPr>
        <w:spacing w:after="0" w:line="480" w:lineRule="auto"/>
        <w:ind w:firstLine="720"/>
        <w:rPr>
          <w:rFonts w:ascii="Arial" w:hAnsi="Arial" w:cs="Arial"/>
          <w:sz w:val="20"/>
          <w:szCs w:val="20"/>
        </w:rPr>
      </w:pPr>
      <w:r w:rsidRPr="0097584B">
        <w:rPr>
          <w:rFonts w:ascii="Arial" w:hAnsi="Arial" w:cs="Arial"/>
          <w:sz w:val="20"/>
          <w:szCs w:val="20"/>
        </w:rPr>
        <w:t xml:space="preserve">Further, many power outages are caused by climate-related severe weather like heat waves, winter storms, hurricanes, wildfires, and floods </w:t>
      </w:r>
      <w:r w:rsidRPr="0097584B">
        <w:rPr>
          <w:rFonts w:ascii="Arial" w:hAnsi="Arial" w:cs="Arial"/>
          <w:sz w:val="20"/>
          <w:szCs w:val="20"/>
        </w:rPr>
        <w:fldChar w:fldCharType="begin"/>
      </w:r>
      <w:r w:rsidR="003C5498">
        <w:rPr>
          <w:rFonts w:ascii="Arial" w:hAnsi="Arial" w:cs="Arial"/>
          <w:sz w:val="20"/>
          <w:szCs w:val="20"/>
        </w:rPr>
        <w:instrText xml:space="preserve"> ADDIN ZOTERO_ITEM CSL_CITATION {"citationID":"n3LNDwDY","properties":{"formattedCitation":"(3, 46, 47)","plainCitation":"(3, 46, 47)","noteIndex":0},"citationItems":[{"id":180,"uris":["http://zotero.org/users/local/hHKggCUl/items/QGLVIH6M"],"itemData":{"id":180,"type":"article-journal","abstract":"Purpose of Review Power outages, a common and underappreciated consequence of natural disasters, are increasing in number and severity due to climate change and aging electricity grids. This narrative review synthesizes the literature on power outages and health in communities.","container-title":"Current Environmental Health Reports","DOI":"10.1007/s40572-020-00295-0","ISSN":"2196-5412","issue":"4","journalAbbreviation":"Curr Envir Health Rpt","language":"en","page":"371-383","source":"DOI.org (Crossref)","title":"Power Outages and Community Health: a Narrative Review","title-short":"Power Outages and Community Health","volume":"7","author":[{"family":"Casey","given":"Joan A."},{"family":"Fukurai","given":"Mihoka"},{"family":"Hernández","given":"Diana"},{"family":"Balsari","given":"Satchit"},{"family":"Kiang","given":"Mathew V."}],"issued":{"date-parts":[["2020",12]]}}},{"id":238,"uris":["http://zotero.org/users/local/hHKggCUl/items/5LBTMXE2"],"itemData":{"id":238,"type":"article","abstract":"Abstract\n          In the United States, severe weather events increasingly drive power outages, likely with health consequences. Studies typically examined individual severe weather events (e.g., heatwaves), focused on large power outages, and considered small geographic areas (e.g., a city). Here, we described the geographic and temporal patterns of all 8+ hour outages co-occurring with individual (e.g., cyclone alone) and multiple simultaneous severe weather events (e.g., cyclone + anomalous heat) nationally. We used hourly county-level PowerOutage.us data from 2018–2020 to define 8+ hour outages as whenever the proportion of customers without power was ≥0.1% for ≥8 continuous hours. We identified county-level daily severe weather events, including anomalous cold, anomalous heat, tropical cyclones, anomalous precipitation, wildfire, and snowfall. Of 1,657 counties with reliable power outage data, 1,229 (74.2%) experienced an 8+ hour power outage co-occurring with an individual severe weather event, and 880 (53.1%) faced co-occurrence with multiple simultaneous severe weather events. Outages co-occurring with anomalous precipitation events were the most common, affecting 1,158 (69.9%) counties, and concentrated along the Gulf Coast, Northeast, Michigan, and counties with data in Southern California. Co-occurrence with anomalous heat occurred the second most frequently, affecting 742 (44.8%) counties, mostly in Southeastern states. Cyclones – though rarer – affected the Eastern Seaboard and co-occurred with an 8+ hour power 24% of the time. On the West Coast, outages co-occurring with wildfires became increasingly common. Among multiple simultaneous weather events, 8+ hour power outages co-occurred with simultaneous anomalous precipitation-anomalous heat on 1,003 county-days in 39 states, anomalous precipitation-cyclone on 695 county-days in 24 states, and anomalous cold-snowfall on 252 county-days in 27 states. Understanding the spatiotemporal distribution of co-occurring weather-outages can guide efforts to strengthen and weatherize the electricity grid, prepare communities for multi-hazard events, and allocate resources for resilience and recovery.","DOI":"10.21203/rs.3.rs-4752336/v1","language":"en","license":"https://creativecommons.org/licenses/by/4.0/","source":"In Review","title":"Spatiotemporal patterns of power outages co-occurring with individual and multiple severe weather events in the United States, 2018-2020","URL":"https://www.researchsquare.com/article/rs-4752336/v1","author":[{"family":"Do","given":"Vivian"},{"family":"Wilner","given":"Lauren B."},{"family":"Flores","given":"Nina M."},{"family":"McBrien","given":"Heather"},{"family":"Northrop","given":"Alexander J."},{"family":"Casey","given":"Joan A."}],"accessed":{"date-parts":[["2025",1,4]]},"issued":{"date-parts":[["2024",7,18]]}}},{"id":252,"uris":["http://zotero.org/users/local/hHKggCUl/items/4S4TQMHB"],"itemData":{"id":252,"type":"article-journal","abstract":"For power plant networks in developing countries like Iraq, balancing electricity demand and generation continues to be a major challenge. Energy management (EM) in either demand-side (DS) or generation-side (GS) strategies, which is frequently utilized in Iraq due to a lack of adequate power generation, has a small impact on the power balancing mechanism. Most previous studies in similar countries discussed only the application of DS strategies. The purpose of this paper is to contrast and review various energy management methodologies being used in developing nations facing power outages, to be able to recommend suitable ones according to the country’s situation. To assess potential EM-based solutions to improve the total energy efﬁciency of the Iraqi electrical community, a thorough and methodical analysis was carried out. The main objective of this review paper is to discuss the causes of power outages and the energy management strategies addressed here as methods to mitigate or avoid power outages. Unlike existing reviews that concentrated on demandside energy management, this study speciﬁcally focuses on power outage causes in developing countries like Iraq rather than all management strategies. It also introduces the consequences of power outages including analysis of distribution power losses, ﬁnancial loss from power blackouts, and power blackouts in ﬁrms in a typical month. Therefore, it presents readers with state-of-the-art strategies and recommends a generation-based EM strategy to mitigate such issues.","container-title":"Sustainability","DOI":"10.3390/su152015001","ISSN":"2071-1050","issue":"20","journalAbbreviation":"Sustainability","language":"en","license":"https://creativecommons.org/licenses/by/4.0/","page":"15001","source":"DOI.org (Crossref)","title":"Review on Causes of Power Outages and Their Occurrence: Mitigation Strategies","title-short":"Review on Causes of Power Outages and Their Occurrence","volume":"15","author":[{"family":"Salman","given":"Hasan M."},{"family":"Pasupuleti","given":"Jagadeesh"},{"family":"Sabry","given":"Ahmad H."}],"issued":{"date-parts":[["2023",10,18]]}}}],"schema":"https://github.com/citation-style-language/schema/raw/master/csl-citation.json"} </w:instrText>
      </w:r>
      <w:r w:rsidRPr="0097584B">
        <w:rPr>
          <w:rFonts w:ascii="Arial" w:hAnsi="Arial" w:cs="Arial"/>
          <w:sz w:val="20"/>
          <w:szCs w:val="20"/>
        </w:rPr>
        <w:fldChar w:fldCharType="separate"/>
      </w:r>
      <w:r w:rsidR="003C5498">
        <w:rPr>
          <w:rFonts w:ascii="Arial" w:hAnsi="Arial" w:cs="Arial"/>
          <w:noProof/>
          <w:sz w:val="20"/>
          <w:szCs w:val="20"/>
        </w:rPr>
        <w:t>(3, 46, 47)</w:t>
      </w:r>
      <w:r w:rsidRPr="0097584B">
        <w:rPr>
          <w:rFonts w:ascii="Arial" w:hAnsi="Arial" w:cs="Arial"/>
          <w:sz w:val="20"/>
          <w:szCs w:val="20"/>
        </w:rPr>
        <w:fldChar w:fldCharType="end"/>
      </w:r>
      <w:r w:rsidRPr="0097584B">
        <w:rPr>
          <w:rFonts w:ascii="Arial" w:hAnsi="Arial" w:cs="Arial"/>
          <w:sz w:val="20"/>
          <w:szCs w:val="20"/>
        </w:rPr>
        <w:t xml:space="preserve">, which likely amplifies health risks </w:t>
      </w:r>
      <w:r w:rsidRPr="0097584B">
        <w:rPr>
          <w:rFonts w:ascii="Arial" w:hAnsi="Arial" w:cs="Arial"/>
          <w:sz w:val="20"/>
          <w:szCs w:val="20"/>
        </w:rPr>
        <w:fldChar w:fldCharType="begin"/>
      </w:r>
      <w:r w:rsidR="003C5498">
        <w:rPr>
          <w:rFonts w:ascii="Arial" w:hAnsi="Arial" w:cs="Arial"/>
          <w:sz w:val="20"/>
          <w:szCs w:val="20"/>
        </w:rPr>
        <w:instrText xml:space="preserve"> ADDIN ZOTERO_ITEM CSL_CITATION {"citationID":"EbWJFV3l","properties":{"formattedCitation":"(20, 48, 49)","plainCitation":"(20, 48, 49)","noteIndex":0},"citationItems":[{"id":194,"uris":["http://zotero.org/users/local/hHKggCUl/items/8L9T2PQA"],"itemData":{"id":194,"type":"article-journal","abstract":"BACKGROUND: While limited studies have evaluated the health impacts of thunderstorms and power outages (POs) separately, few have assessed their joint e</w:instrText>
      </w:r>
      <w:r w:rsidR="003C5498">
        <w:rPr>
          <w:rFonts w:ascii="Cambria Math" w:hAnsi="Cambria Math" w:cs="Cambria Math"/>
          <w:sz w:val="20"/>
          <w:szCs w:val="20"/>
        </w:rPr>
        <w:instrText>ﬀ</w:instrText>
      </w:r>
      <w:r w:rsidR="003C5498">
        <w:rPr>
          <w:rFonts w:ascii="Arial" w:hAnsi="Arial" w:cs="Arial"/>
          <w:sz w:val="20"/>
          <w:szCs w:val="20"/>
        </w:rPr>
        <w:instrText>ects. We aimed to investigate the individual and joint e</w:instrText>
      </w:r>
      <w:r w:rsidR="003C5498">
        <w:rPr>
          <w:rFonts w:ascii="Cambria Math" w:hAnsi="Cambria Math" w:cs="Cambria Math"/>
          <w:sz w:val="20"/>
          <w:szCs w:val="20"/>
        </w:rPr>
        <w:instrText>ﬀ</w:instrText>
      </w:r>
      <w:r w:rsidR="003C5498">
        <w:rPr>
          <w:rFonts w:ascii="Arial" w:hAnsi="Arial" w:cs="Arial"/>
          <w:sz w:val="20"/>
          <w:szCs w:val="20"/>
        </w:rPr>
        <w:instrText>ects of both thunderstorms and POs on respiratory diseases, to identify disparities by demographics, and to examine the modiﬁcations and mediations by meteorological factors and air pollution.\nMETHODS: Distributed lag nonlinear models were used to examine exposures during three periods (i.e., days with both thunderstorms and POs, thunderstorms only, and POs only) in relation to emergency department visits for respiratory diseases (2005–2018) compared to controls (no thunderstorm/no PO) in New York State (NYS) while controlling for confounders. Interactions between thunderstorms and weather factors or air pollutants on health were assessed. The disparities by demographics and seasons and the mediative e</w:instrText>
      </w:r>
      <w:r w:rsidR="003C5498">
        <w:rPr>
          <w:rFonts w:ascii="Cambria Math" w:hAnsi="Cambria Math" w:cs="Cambria Math"/>
          <w:sz w:val="20"/>
          <w:szCs w:val="20"/>
        </w:rPr>
        <w:instrText>ﬀ</w:instrText>
      </w:r>
      <w:r w:rsidR="003C5498">
        <w:rPr>
          <w:rFonts w:ascii="Arial" w:hAnsi="Arial" w:cs="Arial"/>
          <w:sz w:val="20"/>
          <w:szCs w:val="20"/>
        </w:rPr>
        <w:instrText>ects by particulate matter with aerodynamic diameter ≤2:5 lm (PM2:5) and relative humidity (RH) were also evaluated.\nRESULTS: Thunderstorms and POs were independently associated with total and six subtypes of respiratory diseases in NYS [highest risk ratio (RR) = 1.12; 95% conﬁdence interval (CI): 1.08, 1.17], but the impact was stronger when they co-occurred (highest RR = 1.44; 95% CI: 1.22, 1.70), especially during grass weed, ragweed, and tree pollen seasons. The stronger thunderstorm/PO joint e</w:instrText>
      </w:r>
      <w:r w:rsidR="003C5498">
        <w:rPr>
          <w:rFonts w:ascii="Cambria Math" w:hAnsi="Cambria Math" w:cs="Cambria Math"/>
          <w:sz w:val="20"/>
          <w:szCs w:val="20"/>
        </w:rPr>
        <w:instrText>ﬀ</w:instrText>
      </w:r>
      <w:r w:rsidR="003C5498">
        <w:rPr>
          <w:rFonts w:ascii="Arial" w:hAnsi="Arial" w:cs="Arial"/>
          <w:sz w:val="20"/>
          <w:szCs w:val="20"/>
        </w:rPr>
        <w:instrText>ects were observed on chronic obstructive pulmonary diseases, bronchitis, and asthma (lasted 0–10 d) and were higher among residents who lived in rural areas, were uninsured, were of Hispanic ethnicity, were 6–17 or over 65 years old, and during spring and summer. The number of comorbidities was signiﬁcantly higher by 0.299–0.782/case. Extreme cold/heat, high RH, PM2:5, and ozone concentrations signiﬁcantly modiﬁed the thunderstorm–health e</w:instrText>
      </w:r>
      <w:r w:rsidR="003C5498">
        <w:rPr>
          <w:rFonts w:ascii="Cambria Math" w:hAnsi="Cambria Math" w:cs="Cambria Math"/>
          <w:sz w:val="20"/>
          <w:szCs w:val="20"/>
        </w:rPr>
        <w:instrText>ﬀ</w:instrText>
      </w:r>
      <w:r w:rsidR="003C5498">
        <w:rPr>
          <w:rFonts w:ascii="Arial" w:hAnsi="Arial" w:cs="Arial"/>
          <w:sz w:val="20"/>
          <w:szCs w:val="20"/>
        </w:rPr>
        <w:instrText>ect on both multiplicative and additive scales. Over 35% of the thunderstorm e</w:instrText>
      </w:r>
      <w:r w:rsidR="003C5498">
        <w:rPr>
          <w:rFonts w:ascii="Cambria Math" w:hAnsi="Cambria Math" w:cs="Cambria Math"/>
          <w:sz w:val="20"/>
          <w:szCs w:val="20"/>
        </w:rPr>
        <w:instrText>ﬀ</w:instrText>
      </w:r>
      <w:r w:rsidR="003C5498">
        <w:rPr>
          <w:rFonts w:ascii="Arial" w:hAnsi="Arial" w:cs="Arial"/>
          <w:sz w:val="20"/>
          <w:szCs w:val="20"/>
        </w:rPr>
        <w:instrText>ects were mediated by PM2:5 and RH.\nCONCLUSION: Thunderstorms accompanied by POs showed the strongest respiratory e</w:instrText>
      </w:r>
      <w:r w:rsidR="003C5498">
        <w:rPr>
          <w:rFonts w:ascii="Cambria Math" w:hAnsi="Cambria Math" w:cs="Cambria Math"/>
          <w:sz w:val="20"/>
          <w:szCs w:val="20"/>
        </w:rPr>
        <w:instrText>ﬀ</w:instrText>
      </w:r>
      <w:r w:rsidR="003C5498">
        <w:rPr>
          <w:rFonts w:ascii="Arial" w:hAnsi="Arial" w:cs="Arial"/>
          <w:sz w:val="20"/>
          <w:szCs w:val="20"/>
        </w:rPr>
        <w:instrText>ects. There were large disparities in thunderstorm–health associations by demographics. Meteorological factors and air pollution levels modiﬁed and mediated the thunderstorm–health e</w:instrText>
      </w:r>
      <w:r w:rsidR="003C5498">
        <w:rPr>
          <w:rFonts w:ascii="Cambria Math" w:hAnsi="Cambria Math" w:cs="Cambria Math"/>
          <w:sz w:val="20"/>
          <w:szCs w:val="20"/>
        </w:rPr>
        <w:instrText>ﬀ</w:instrText>
      </w:r>
      <w:r w:rsidR="003C5498">
        <w:rPr>
          <w:rFonts w:ascii="Arial" w:hAnsi="Arial" w:cs="Arial"/>
          <w:sz w:val="20"/>
          <w:szCs w:val="20"/>
        </w:rPr>
        <w:instrText xml:space="preserve">ects. https://doi.org/ 10.1289/EHP13237","container-title":"Environmental Health Perspectives","DOI":"10.1289/EHP13237","ISSN":"0091-6765, 1552-9924","issue":"6","journalAbbreviation":"Environ Health Perspect","language":"en","page":"067002","source":"DOI.org (Crossref)","title":"The Joint Effects of Thunderstorms and Power Outages on Respiratory-Related Emergency Visits and Modifying and Mediating Factors of This Relationship","volume":"132","author":[{"family":"Lin","given":"Shao"},{"family":"Qi","given":"Quan"},{"family":"Liu","given":"Han"},{"family":"Deng","given":"Xinlei"},{"family":"Trees","given":"Ian"},{"family":"Yuan","given":"Xiaojun"},{"family":"Gallant","given":"Mary P."}],"issued":{"date-parts":[["2024",6]]}}},{"id":254,"uris":["http://zotero.org/users/local/hHKggCUl/items/VQ4F66NY"],"itemData":{"id":254,"type":"article-journal","abstract":"Highly destructive disasters such as ﬂoods and power outages (PO) are becoming more commonplace in the U.S. Few studies examine the effects of ﬂoods and PO on health, and no studies examine the synergistic effects of PO and ﬂoods, which are increasingly co-occurring events. We examined the independent and synergistic impacts of PO and ﬂoods on cardiovascular diseases, chronic respiratory diseases, respiratory infections, and food-/water-borne diseases (FWBD) in New York State (NYS) from 2002 to 2018. We obtained hospitalization data from the NYS discharge database, PO data from the NYS Department of Public Service, and ﬂoods events from NOAA. Distributed lag nonlinear models were used to evaluate the PO/ﬂoods-health association while controlling for time-varying confounders. We identiﬁed signiﬁcant increased health risks associated with both the independent effects from PO and ﬂoods, and their synergistic effects. Generally, the Rate Ratios (RRs) for the co-occurrence of PO and ﬂoods were the highest, followed by PO alone, and then ﬂoods alone, especially when PO coverage is &gt;75th percentile of its distribution (1.72% PO coverage). For PO and ﬂoods combined, immediate effects (lag 0) were observed for chronic respiratory diseases (RR:1.58, 95% CI: 1.24, 2.00) and FWBD (RR:3.02, 95%CI: 1.60, 5.69), but delayed effects were found for cardiovascular diseases (lag 3, RR:1.13, 95%CI: 1.03, 1.24) and respiratory infections (lag 6, RR:1.85, 95%CI: 1.35, 2.53). The risk association was slightly stronger among females, whites, older adults, and uninsured people but not statistically signiﬁcant. Improving power system resiliency could be a very effective way to alleviate the burden on hospitals during co-occurring ﬂoods.","container-title":"Science of The Total Environment","DOI":"10.1016/j.scitotenv.2022.154305","ISSN":"00489697","journalAbbreviation":"Science of The Total Environment","language":"en","page":"154305","source":"DOI.org (Crossref)","title":"The independent and synergistic impacts of power outages and floods on hospital admissions for multiple diseases","volume":"828","author":[{"family":"Deng","given":"Xinlei"},{"family":"Friedman","given":"Samantha"},{"family":"Ryan","given":"Ian"},{"family":"Zhang","given":"Wangjian"},{"family":"Dong","given":"Guanghui"},{"family":"Rodriguez","given":"Havidan"},{"family":"Yu","given":"Fangqun"},{"family":"Huang","given":"Wenzhong"},{"family":"Nair","given":"Arshad"},{"family":"Luo","given":"Gan"},{"family":"Lin","given":"Shao"}],"issued":{"date-parts":[["2022",7]]}}},{"id":255,"uris":["http://zotero.org/users/local/hHKggCUl/items/DTDCZG8I"],"itemData":{"id":255,"type":"article-journal","container-title":"PLOS Currents","title":"Power Outages, Extreme Events and Health: a Systematic Review of the Literature from 2011-2012","URL":"https://pmc.ncbi.nlm.nih.gov/articles/PMC3879211/","author":[{"family":"Klinger","given":"Chaamala"},{"family":"Landeg","given":"Owen"},{"family":"Murray","given":"Virginia"}],"issued":{"date-parts":[["2014",1,2]]}}}],"schema":"https://github.com/citation-style-language/schema/raw/master/csl-citation.json"} </w:instrText>
      </w:r>
      <w:r w:rsidRPr="0097584B">
        <w:rPr>
          <w:rFonts w:ascii="Arial" w:hAnsi="Arial" w:cs="Arial"/>
          <w:sz w:val="20"/>
          <w:szCs w:val="20"/>
        </w:rPr>
        <w:fldChar w:fldCharType="separate"/>
      </w:r>
      <w:r w:rsidR="003C5498">
        <w:rPr>
          <w:rFonts w:ascii="Arial" w:hAnsi="Arial" w:cs="Arial"/>
          <w:noProof/>
          <w:sz w:val="20"/>
          <w:szCs w:val="20"/>
        </w:rPr>
        <w:t>(20, 48, 49)</w:t>
      </w:r>
      <w:r w:rsidRPr="0097584B">
        <w:rPr>
          <w:rFonts w:ascii="Arial" w:hAnsi="Arial" w:cs="Arial"/>
          <w:sz w:val="20"/>
          <w:szCs w:val="20"/>
        </w:rPr>
        <w:fldChar w:fldCharType="end"/>
      </w:r>
      <w:r w:rsidRPr="0097584B">
        <w:rPr>
          <w:rFonts w:ascii="Arial" w:hAnsi="Arial" w:cs="Arial"/>
          <w:sz w:val="20"/>
          <w:szCs w:val="20"/>
        </w:rPr>
        <w:t>. While we did not directly assess co-exposure to extreme weather</w:t>
      </w:r>
      <w:r>
        <w:rPr>
          <w:rFonts w:ascii="Arial" w:hAnsi="Arial" w:cs="Arial"/>
          <w:sz w:val="20"/>
          <w:szCs w:val="20"/>
        </w:rPr>
        <w:t xml:space="preserve"> in this study</w:t>
      </w:r>
      <w:r w:rsidRPr="0097584B">
        <w:rPr>
          <w:rFonts w:ascii="Arial" w:hAnsi="Arial" w:cs="Arial"/>
          <w:sz w:val="20"/>
          <w:szCs w:val="20"/>
        </w:rPr>
        <w:t xml:space="preserve">, we controlled for temperature, wind, and precipitation as </w:t>
      </w:r>
      <w:r>
        <w:rPr>
          <w:rFonts w:ascii="Arial" w:hAnsi="Arial" w:cs="Arial"/>
          <w:sz w:val="20"/>
          <w:szCs w:val="20"/>
        </w:rPr>
        <w:t xml:space="preserve">time-varying </w:t>
      </w:r>
      <w:r w:rsidRPr="0097584B">
        <w:rPr>
          <w:rFonts w:ascii="Arial" w:hAnsi="Arial" w:cs="Arial"/>
          <w:sz w:val="20"/>
          <w:szCs w:val="20"/>
        </w:rPr>
        <w:t>confounders</w:t>
      </w:r>
      <w:ins w:id="215" w:author="Heather M" w:date="2025-09-02T20:31:00Z" w16du:dateUtc="2025-09-03T00:31:00Z">
        <w:r w:rsidR="00163C9E">
          <w:rPr>
            <w:rFonts w:ascii="Arial" w:hAnsi="Arial" w:cs="Arial"/>
            <w:sz w:val="20"/>
            <w:szCs w:val="20"/>
          </w:rPr>
          <w:t xml:space="preserve"> in our main analysis</w:t>
        </w:r>
      </w:ins>
      <w:r w:rsidRPr="0097584B">
        <w:rPr>
          <w:rFonts w:ascii="Arial" w:hAnsi="Arial" w:cs="Arial"/>
          <w:sz w:val="20"/>
          <w:szCs w:val="20"/>
        </w:rPr>
        <w:t>.</w:t>
      </w:r>
      <w:ins w:id="216" w:author="Heather M" w:date="2025-09-02T20:27:00Z" w16du:dateUtc="2025-09-03T00:27:00Z">
        <w:r w:rsidR="009E1905">
          <w:rPr>
            <w:rFonts w:ascii="Arial" w:hAnsi="Arial" w:cs="Arial"/>
            <w:sz w:val="20"/>
            <w:szCs w:val="20"/>
          </w:rPr>
          <w:t xml:space="preserve"> </w:t>
        </w:r>
        <w:r w:rsidR="009E1905" w:rsidRPr="009E1905">
          <w:rPr>
            <w:rFonts w:ascii="Arial" w:hAnsi="Arial" w:cs="Arial"/>
            <w:sz w:val="20"/>
            <w:szCs w:val="20"/>
          </w:rPr>
          <w:t xml:space="preserve">We </w:t>
        </w:r>
      </w:ins>
      <w:ins w:id="217" w:author="Heather M" w:date="2025-09-02T20:31:00Z" w16du:dateUtc="2025-09-03T00:31:00Z">
        <w:r w:rsidR="002647B4">
          <w:rPr>
            <w:rFonts w:ascii="Arial" w:hAnsi="Arial" w:cs="Arial"/>
            <w:sz w:val="20"/>
            <w:szCs w:val="20"/>
          </w:rPr>
          <w:t>also conducted a</w:t>
        </w:r>
      </w:ins>
      <w:ins w:id="218" w:author="Heather M" w:date="2025-09-02T20:27:00Z" w16du:dateUtc="2025-09-03T00:27:00Z">
        <w:r w:rsidR="009E1905" w:rsidRPr="009E1905">
          <w:rPr>
            <w:rFonts w:ascii="Arial" w:hAnsi="Arial" w:cs="Arial"/>
            <w:sz w:val="20"/>
            <w:szCs w:val="20"/>
          </w:rPr>
          <w:t xml:space="preserve"> secondary analysis where we tested for modification of the effect of power outage on cardiovascular and respiratory hospitalizations by temperature. We analyzed power outages that occurred on anomalously hot or anomalously cold days and found larger effects of power outage on cardiovascular-related hospitalizations on hot days, attenuated effects of power outage on respiratory-related hospitalizations on cold days, and no changes on other days. </w:t>
        </w:r>
      </w:ins>
      <w:ins w:id="219" w:author="Heather M" w:date="2025-09-02T20:29:00Z" w16du:dateUtc="2025-09-03T00:29:00Z">
        <w:r w:rsidR="0043347E" w:rsidRPr="0097584B">
          <w:rPr>
            <w:rFonts w:ascii="Arial" w:hAnsi="Arial" w:cs="Arial"/>
            <w:sz w:val="20"/>
            <w:szCs w:val="20"/>
          </w:rPr>
          <w:t xml:space="preserve">Enabled by new national datasets of power outage exposure </w:t>
        </w:r>
        <w:r w:rsidR="0043347E" w:rsidRPr="0097584B">
          <w:rPr>
            <w:rFonts w:ascii="Arial" w:hAnsi="Arial" w:cs="Arial"/>
            <w:sz w:val="20"/>
            <w:szCs w:val="20"/>
          </w:rPr>
          <w:fldChar w:fldCharType="begin"/>
        </w:r>
        <w:r w:rsidR="0043347E">
          <w:rPr>
            <w:rFonts w:ascii="Arial" w:hAnsi="Arial" w:cs="Arial"/>
            <w:sz w:val="20"/>
            <w:szCs w:val="20"/>
          </w:rPr>
          <w:instrText xml:space="preserve"> ADDIN ZOTERO_ITEM CSL_CITATION {"citationID":"640JPRSX","properties":{"formattedCitation":"(23, 24)","plainCitation":"(23, 24)","noteIndex":0},"citationItems":[{"id":230,"uris":["http://zotero.org/users/local/hHKggCUl/items/4TZTQRK2"],"itemData":{"id":230,"type":"webpage","title":"Oak Ridge National Laboratory, EAGLE-I Outage Data 2014-2022","URL":"https://smc-datachallenge.ornl.gov/eagle/","author":[{"family":"","given":"Oak Ridge National Laboratory"}],"accessed":{"date-parts":[["2025",1,3]]}}},{"id":236,"uris":["http://zotero.org/users/local/hHKggCUl/items/U3RCDAY7"],"itemData":{"id":236,"type":"webpage","title":"PowerOutage.us","URL":"https://poweroutage.us/"}}],"schema":"https://github.com/citation-style-language/schema/raw/master/csl-citation.json"} </w:instrText>
        </w:r>
        <w:r w:rsidR="0043347E" w:rsidRPr="0097584B">
          <w:rPr>
            <w:rFonts w:ascii="Arial" w:hAnsi="Arial" w:cs="Arial"/>
            <w:sz w:val="20"/>
            <w:szCs w:val="20"/>
          </w:rPr>
          <w:fldChar w:fldCharType="separate"/>
        </w:r>
        <w:r w:rsidR="0043347E">
          <w:rPr>
            <w:rFonts w:ascii="Arial" w:hAnsi="Arial" w:cs="Arial"/>
            <w:noProof/>
            <w:sz w:val="20"/>
            <w:szCs w:val="20"/>
          </w:rPr>
          <w:t>(23, 24)</w:t>
        </w:r>
        <w:r w:rsidR="0043347E" w:rsidRPr="0097584B">
          <w:rPr>
            <w:rFonts w:ascii="Arial" w:hAnsi="Arial" w:cs="Arial"/>
            <w:sz w:val="20"/>
            <w:szCs w:val="20"/>
          </w:rPr>
          <w:fldChar w:fldCharType="end"/>
        </w:r>
        <w:r w:rsidR="0043347E" w:rsidRPr="0097584B">
          <w:rPr>
            <w:rFonts w:ascii="Arial" w:hAnsi="Arial" w:cs="Arial"/>
            <w:sz w:val="20"/>
            <w:szCs w:val="20"/>
          </w:rPr>
          <w:t xml:space="preserve">, </w:t>
        </w:r>
        <w:r w:rsidR="0043347E">
          <w:rPr>
            <w:rFonts w:ascii="Arial" w:hAnsi="Arial" w:cs="Arial"/>
            <w:sz w:val="20"/>
            <w:szCs w:val="20"/>
          </w:rPr>
          <w:t>f</w:t>
        </w:r>
      </w:ins>
      <w:ins w:id="220" w:author="Heather M" w:date="2025-09-02T20:27:00Z" w16du:dateUtc="2025-09-03T00:27:00Z">
        <w:r w:rsidR="009E1905" w:rsidRPr="009E1905">
          <w:rPr>
            <w:rFonts w:ascii="Arial" w:hAnsi="Arial" w:cs="Arial"/>
            <w:sz w:val="20"/>
            <w:szCs w:val="20"/>
          </w:rPr>
          <w:t xml:space="preserve">urther research </w:t>
        </w:r>
      </w:ins>
      <w:ins w:id="221" w:author="Heather M" w:date="2025-09-02T20:30:00Z" w16du:dateUtc="2025-09-03T00:30:00Z">
        <w:r w:rsidR="0043347E">
          <w:rPr>
            <w:rFonts w:ascii="Arial" w:hAnsi="Arial" w:cs="Arial"/>
            <w:sz w:val="20"/>
            <w:szCs w:val="20"/>
          </w:rPr>
          <w:lastRenderedPageBreak/>
          <w:t>could better</w:t>
        </w:r>
      </w:ins>
      <w:ins w:id="222" w:author="Heather M" w:date="2025-09-02T20:29:00Z" w16du:dateUtc="2025-09-03T00:29:00Z">
        <w:r w:rsidR="0038292B">
          <w:rPr>
            <w:rFonts w:ascii="Arial" w:hAnsi="Arial" w:cs="Arial"/>
            <w:sz w:val="20"/>
            <w:szCs w:val="20"/>
          </w:rPr>
          <w:t xml:space="preserve"> describ</w:t>
        </w:r>
      </w:ins>
      <w:ins w:id="223" w:author="Heather M" w:date="2025-09-02T20:30:00Z" w16du:dateUtc="2025-09-03T00:30:00Z">
        <w:r w:rsidR="0043347E">
          <w:rPr>
            <w:rFonts w:ascii="Arial" w:hAnsi="Arial" w:cs="Arial"/>
            <w:sz w:val="20"/>
            <w:szCs w:val="20"/>
          </w:rPr>
          <w:t>e</w:t>
        </w:r>
      </w:ins>
      <w:ins w:id="224" w:author="Heather M" w:date="2025-09-02T20:28:00Z" w16du:dateUtc="2025-09-03T00:28:00Z">
        <w:r w:rsidR="00CE3E3C">
          <w:rPr>
            <w:rFonts w:ascii="Arial" w:hAnsi="Arial" w:cs="Arial"/>
            <w:sz w:val="20"/>
            <w:szCs w:val="20"/>
          </w:rPr>
          <w:t xml:space="preserve"> the lagged effects of co-exposure to power outage and extreme temperatures</w:t>
        </w:r>
      </w:ins>
      <w:ins w:id="225" w:author="Heather M" w:date="2025-09-02T20:30:00Z" w16du:dateUtc="2025-09-03T00:30:00Z">
        <w:r w:rsidR="002C22EE">
          <w:rPr>
            <w:rFonts w:ascii="Arial" w:hAnsi="Arial" w:cs="Arial"/>
            <w:sz w:val="20"/>
            <w:szCs w:val="20"/>
          </w:rPr>
          <w:t>, and could investigate i</w:t>
        </w:r>
      </w:ins>
      <w:ins w:id="226" w:author="Heather M" w:date="2025-09-02T20:29:00Z" w16du:dateUtc="2025-09-03T00:29:00Z">
        <w:r w:rsidR="004D4776">
          <w:rPr>
            <w:rFonts w:ascii="Arial" w:hAnsi="Arial" w:cs="Arial"/>
            <w:sz w:val="20"/>
            <w:szCs w:val="20"/>
          </w:rPr>
          <w:t>f k</w:t>
        </w:r>
      </w:ins>
      <w:ins w:id="227" w:author="Heather M" w:date="2025-09-02T20:27:00Z" w16du:dateUtc="2025-09-03T00:27:00Z">
        <w:r w:rsidR="009E1905" w:rsidRPr="009E1905">
          <w:rPr>
            <w:rFonts w:ascii="Arial" w:hAnsi="Arial" w:cs="Arial"/>
            <w:sz w:val="20"/>
            <w:szCs w:val="20"/>
          </w:rPr>
          <w:t>eeping indoor temperatures stable could prevent some of the adverse health effects of power outages on CVD.</w:t>
        </w:r>
      </w:ins>
      <w:r w:rsidRPr="0097584B">
        <w:rPr>
          <w:rFonts w:ascii="Arial" w:hAnsi="Arial" w:cs="Arial"/>
          <w:sz w:val="20"/>
          <w:szCs w:val="20"/>
        </w:rPr>
        <w:t xml:space="preserve"> </w:t>
      </w:r>
      <w:del w:id="228" w:author="Heather M" w:date="2025-09-02T20:29:00Z" w16du:dateUtc="2025-09-03T00:29:00Z">
        <w:r w:rsidRPr="0097584B" w:rsidDel="0043347E">
          <w:rPr>
            <w:rFonts w:ascii="Arial" w:hAnsi="Arial" w:cs="Arial"/>
            <w:sz w:val="20"/>
            <w:szCs w:val="20"/>
          </w:rPr>
          <w:delText xml:space="preserve">Enabled by new national datasets of power outage exposure </w:delText>
        </w:r>
        <w:r w:rsidRPr="0097584B" w:rsidDel="0043347E">
          <w:rPr>
            <w:rFonts w:ascii="Arial" w:hAnsi="Arial" w:cs="Arial"/>
            <w:sz w:val="20"/>
            <w:szCs w:val="20"/>
          </w:rPr>
          <w:fldChar w:fldCharType="begin"/>
        </w:r>
        <w:r w:rsidDel="0043347E">
          <w:rPr>
            <w:rFonts w:ascii="Arial" w:hAnsi="Arial" w:cs="Arial"/>
            <w:sz w:val="20"/>
            <w:szCs w:val="20"/>
          </w:rPr>
          <w:delInstrText xml:space="preserve"> ADDIN ZOTERO_ITEM CSL_CITATION {"citationID":"640JPRSX","properties":{"formattedCitation":"(23, 24)","plainCitation":"(23, 24)","noteIndex":0},"citationItems":[{"id":230,"uris":["http://zotero.org/users/local/hHKggCUl/items/4TZTQRK2"],"itemData":{"id":230,"type":"webpage","title":"Oak Ridge National Laboratory, EAGLE-I Outage Data 2014-2022","URL":"https://smc-datachallenge.ornl.gov/eagle/","author":[{"family":"","given":"Oak Ridge National Laboratory"}],"accessed":{"date-parts":[["2025",1,3]]}}},{"id":236,"uris":["http://zotero.org/users/local/hHKggCUl/items/U3RCDAY7"],"itemData":{"id":236,"type":"webpage","title":"PowerOutage.us","URL":"https://poweroutage.us/"}}],"schema":"https://github.com/citation-style-language/schema/raw/master/csl-citation.json"} </w:delInstrText>
        </w:r>
        <w:r w:rsidRPr="0097584B" w:rsidDel="0043347E">
          <w:rPr>
            <w:rFonts w:ascii="Arial" w:hAnsi="Arial" w:cs="Arial"/>
            <w:sz w:val="20"/>
            <w:szCs w:val="20"/>
          </w:rPr>
          <w:fldChar w:fldCharType="separate"/>
        </w:r>
        <w:r w:rsidDel="0043347E">
          <w:rPr>
            <w:rFonts w:ascii="Arial" w:hAnsi="Arial" w:cs="Arial"/>
            <w:noProof/>
            <w:sz w:val="20"/>
            <w:szCs w:val="20"/>
          </w:rPr>
          <w:delText>(23, 24)</w:delText>
        </w:r>
        <w:r w:rsidRPr="0097584B" w:rsidDel="0043347E">
          <w:rPr>
            <w:rFonts w:ascii="Arial" w:hAnsi="Arial" w:cs="Arial"/>
            <w:sz w:val="20"/>
            <w:szCs w:val="20"/>
          </w:rPr>
          <w:fldChar w:fldCharType="end"/>
        </w:r>
        <w:r w:rsidRPr="0097584B" w:rsidDel="0043347E">
          <w:rPr>
            <w:rFonts w:ascii="Arial" w:hAnsi="Arial" w:cs="Arial"/>
            <w:sz w:val="20"/>
            <w:szCs w:val="20"/>
          </w:rPr>
          <w:delText xml:space="preserve">, </w:delText>
        </w:r>
      </w:del>
      <w:ins w:id="229" w:author="Heather M" w:date="2025-09-02T20:30:00Z" w16du:dateUtc="2025-09-03T00:30:00Z">
        <w:r w:rsidR="008A2655">
          <w:rPr>
            <w:rFonts w:ascii="Arial" w:hAnsi="Arial" w:cs="Arial"/>
            <w:sz w:val="20"/>
            <w:szCs w:val="20"/>
          </w:rPr>
          <w:t>F</w:t>
        </w:r>
      </w:ins>
      <w:del w:id="230" w:author="Heather M" w:date="2025-09-02T20:30:00Z" w16du:dateUtc="2025-09-03T00:30:00Z">
        <w:r w:rsidRPr="0097584B" w:rsidDel="008A2655">
          <w:rPr>
            <w:rFonts w:ascii="Arial" w:hAnsi="Arial" w:cs="Arial"/>
            <w:sz w:val="20"/>
            <w:szCs w:val="20"/>
          </w:rPr>
          <w:delText>f</w:delText>
        </w:r>
      </w:del>
      <w:r w:rsidRPr="0097584B">
        <w:rPr>
          <w:rFonts w:ascii="Arial" w:hAnsi="Arial" w:cs="Arial"/>
          <w:sz w:val="20"/>
          <w:szCs w:val="20"/>
        </w:rPr>
        <w:t xml:space="preserve">uture studies should </w:t>
      </w:r>
      <w:ins w:id="231" w:author="Heather M" w:date="2025-09-02T20:30:00Z" w16du:dateUtc="2025-09-03T00:30:00Z">
        <w:r w:rsidR="00207747">
          <w:rPr>
            <w:rFonts w:ascii="Arial" w:hAnsi="Arial" w:cs="Arial"/>
            <w:sz w:val="20"/>
            <w:szCs w:val="20"/>
          </w:rPr>
          <w:t xml:space="preserve">also </w:t>
        </w:r>
      </w:ins>
      <w:r w:rsidRPr="0097584B">
        <w:rPr>
          <w:rFonts w:ascii="Arial" w:hAnsi="Arial" w:cs="Arial"/>
          <w:sz w:val="20"/>
          <w:szCs w:val="20"/>
        </w:rPr>
        <w:t>examine the joint health effects of outages and severe weather</w:t>
      </w:r>
      <w:ins w:id="232" w:author="Heather M" w:date="2025-09-02T20:32:00Z" w16du:dateUtc="2025-09-03T00:32:00Z">
        <w:r w:rsidR="00034354">
          <w:rPr>
            <w:rFonts w:ascii="Arial" w:hAnsi="Arial" w:cs="Arial"/>
            <w:sz w:val="20"/>
            <w:szCs w:val="20"/>
          </w:rPr>
          <w:t>.</w:t>
        </w:r>
      </w:ins>
      <w:del w:id="233" w:author="Heather M" w:date="2025-09-02T20:32:00Z" w16du:dateUtc="2025-09-03T00:32:00Z">
        <w:r w:rsidDel="00034354">
          <w:rPr>
            <w:rFonts w:ascii="Arial" w:hAnsi="Arial" w:cs="Arial"/>
            <w:sz w:val="20"/>
            <w:szCs w:val="20"/>
          </w:rPr>
          <w:delText>,</w:delText>
        </w:r>
      </w:del>
      <w:del w:id="234" w:author="Heather M" w:date="2025-09-02T20:31:00Z" w16du:dateUtc="2025-09-03T00:31:00Z">
        <w:r w:rsidDel="005640C8">
          <w:rPr>
            <w:rFonts w:ascii="Arial" w:hAnsi="Arial" w:cs="Arial"/>
            <w:sz w:val="20"/>
            <w:szCs w:val="20"/>
          </w:rPr>
          <w:delText xml:space="preserve"> and </w:delText>
        </w:r>
      </w:del>
      <w:del w:id="235" w:author="Heather M" w:date="2025-09-02T20:25:00Z" w16du:dateUtc="2025-09-03T00:25:00Z">
        <w:r w:rsidDel="002776BB">
          <w:rPr>
            <w:rFonts w:ascii="Arial" w:hAnsi="Arial" w:cs="Arial"/>
            <w:sz w:val="20"/>
            <w:szCs w:val="20"/>
          </w:rPr>
          <w:delText xml:space="preserve">test for </w:delText>
        </w:r>
      </w:del>
      <w:del w:id="236" w:author="Heather M" w:date="2025-09-02T20:31:00Z" w16du:dateUtc="2025-09-03T00:31:00Z">
        <w:r w:rsidDel="005640C8">
          <w:rPr>
            <w:rFonts w:ascii="Arial" w:hAnsi="Arial" w:cs="Arial"/>
            <w:sz w:val="20"/>
            <w:szCs w:val="20"/>
          </w:rPr>
          <w:delText>effect modification by season and outdoor temperature</w:delText>
        </w:r>
      </w:del>
      <w:del w:id="237" w:author="Heather M" w:date="2025-09-02T20:25:00Z" w16du:dateUtc="2025-09-03T00:25:00Z">
        <w:r w:rsidDel="00BC716C">
          <w:rPr>
            <w:rFonts w:ascii="Arial" w:hAnsi="Arial" w:cs="Arial"/>
            <w:sz w:val="20"/>
            <w:szCs w:val="20"/>
          </w:rPr>
          <w:delText>.</w:delText>
        </w:r>
      </w:del>
    </w:p>
    <w:p w14:paraId="4AF33C0D" w14:textId="4E875DFC" w:rsidR="00655FD6" w:rsidRDefault="00655FD6" w:rsidP="00655FD6">
      <w:pPr>
        <w:spacing w:after="0" w:line="480" w:lineRule="auto"/>
        <w:ind w:firstLine="720"/>
        <w:rPr>
          <w:rFonts w:ascii="Arial" w:hAnsi="Arial" w:cs="Arial"/>
          <w:sz w:val="20"/>
          <w:szCs w:val="20"/>
        </w:rPr>
      </w:pPr>
      <w:r w:rsidRPr="006F415B">
        <w:rPr>
          <w:rFonts w:ascii="Arial" w:hAnsi="Arial" w:cs="Arial"/>
          <w:sz w:val="20"/>
          <w:szCs w:val="20"/>
        </w:rPr>
        <w:t xml:space="preserve">In this study, larger outages affecting </w:t>
      </w:r>
      <w:r w:rsidRPr="006F415B">
        <w:rPr>
          <w:rFonts w:ascii="Arial" w:eastAsia="Garamond" w:hAnsi="Arial" w:cs="Arial"/>
          <w:sz w:val="20"/>
          <w:szCs w:val="20"/>
        </w:rPr>
        <w:t>≥</w:t>
      </w:r>
      <w:r w:rsidRPr="006F415B">
        <w:rPr>
          <w:rFonts w:ascii="Arial" w:hAnsi="Arial" w:cs="Arial"/>
          <w:sz w:val="20"/>
          <w:szCs w:val="20"/>
        </w:rPr>
        <w:t xml:space="preserve">3% or </w:t>
      </w:r>
      <w:r w:rsidRPr="006F415B">
        <w:rPr>
          <w:rFonts w:ascii="Arial" w:eastAsia="Garamond" w:hAnsi="Arial" w:cs="Arial"/>
          <w:sz w:val="20"/>
          <w:szCs w:val="20"/>
        </w:rPr>
        <w:t>≥</w:t>
      </w:r>
      <w:r w:rsidRPr="006F415B">
        <w:rPr>
          <w:rFonts w:ascii="Arial" w:hAnsi="Arial" w:cs="Arial"/>
          <w:sz w:val="20"/>
          <w:szCs w:val="20"/>
        </w:rPr>
        <w:t xml:space="preserve">5% versus </w:t>
      </w:r>
      <w:r w:rsidRPr="006F415B">
        <w:rPr>
          <w:rFonts w:ascii="Arial" w:eastAsia="Garamond" w:hAnsi="Arial" w:cs="Arial"/>
          <w:sz w:val="20"/>
          <w:szCs w:val="20"/>
        </w:rPr>
        <w:t>≥</w:t>
      </w:r>
      <w:r w:rsidRPr="006F415B">
        <w:rPr>
          <w:rFonts w:ascii="Arial" w:hAnsi="Arial" w:cs="Arial"/>
          <w:sz w:val="20"/>
          <w:szCs w:val="20"/>
        </w:rPr>
        <w:t xml:space="preserve">1% of county customers were associated with higher hospitalization rates. The reason may be two-fold. First, the effects of larger outages on hospitalization rates may appear stronger because the exposure is measured more accurately. We expect less exposure misclassification when </w:t>
      </w:r>
      <w:r w:rsidRPr="006F415B">
        <w:rPr>
          <w:rFonts w:ascii="Arial" w:eastAsia="Garamond" w:hAnsi="Arial" w:cs="Arial"/>
          <w:sz w:val="20"/>
          <w:szCs w:val="20"/>
        </w:rPr>
        <w:t>≥</w:t>
      </w:r>
      <w:r w:rsidRPr="006F415B">
        <w:rPr>
          <w:rFonts w:ascii="Arial" w:hAnsi="Arial" w:cs="Arial"/>
          <w:sz w:val="20"/>
          <w:szCs w:val="20"/>
        </w:rPr>
        <w:t xml:space="preserve">5% of county customers are without power compared to </w:t>
      </w:r>
      <w:r w:rsidRPr="006F415B">
        <w:rPr>
          <w:rFonts w:ascii="Arial" w:eastAsia="Garamond" w:hAnsi="Arial" w:cs="Arial"/>
          <w:sz w:val="20"/>
          <w:szCs w:val="20"/>
        </w:rPr>
        <w:t>≥</w:t>
      </w:r>
      <w:r w:rsidRPr="006F415B">
        <w:rPr>
          <w:rFonts w:ascii="Arial" w:hAnsi="Arial" w:cs="Arial"/>
          <w:sz w:val="20"/>
          <w:szCs w:val="20"/>
        </w:rPr>
        <w:t xml:space="preserve">1% of customers. </w:t>
      </w:r>
      <w:r w:rsidRPr="006F415B">
        <w:rPr>
          <w:rFonts w:ascii="Arial" w:eastAsia="Times New Roman" w:hAnsi="Arial" w:cs="Arial"/>
          <w:sz w:val="20"/>
          <w:szCs w:val="20"/>
        </w:rPr>
        <w:t xml:space="preserve">Although the magnitude of bias is unknown, there is no reason to expect that exposure misclassification would be differential with respect to CVD and respiratory hospitalization rates. Any resulting bias, therefore, would be towards the null </w:t>
      </w:r>
      <w:r w:rsidRPr="006F415B">
        <w:rPr>
          <w:rFonts w:ascii="Arial" w:hAnsi="Arial" w:cs="Arial"/>
          <w:sz w:val="20"/>
          <w:szCs w:val="20"/>
        </w:rPr>
        <w:fldChar w:fldCharType="begin"/>
      </w:r>
      <w:r w:rsidR="003C5498">
        <w:rPr>
          <w:rFonts w:ascii="Arial" w:hAnsi="Arial" w:cs="Arial"/>
          <w:sz w:val="20"/>
          <w:szCs w:val="20"/>
        </w:rPr>
        <w:instrText xml:space="preserve"> ADDIN ZOTERO_ITEM CSL_CITATION {"citationID":"SkhN0Del","properties":{"formattedCitation":"(50)","plainCitation":"(50)","noteIndex":0},"citationItems":[{"id":276,"uris":["http://zotero.org/users/local/hHKggCUl/items/DPHZD52G"],"itemData":{"id":276,"type":"book","language":"en","source":"Zotero","title":"Measurement Error in Nonlinear Models","author":[{"family":"Carroll","given":"Raymond J"},{"family":"Ruppert","given":"David"},{"family":"Stefanski","given":"Leonard A"},{"family":"Crainiceanu","given":"Ciprian M"}]}}],"schema":"https://github.com/citation-style-language/schema/raw/master/csl-citation.json"} </w:instrText>
      </w:r>
      <w:r w:rsidRPr="006F415B">
        <w:rPr>
          <w:rFonts w:ascii="Arial" w:hAnsi="Arial" w:cs="Arial"/>
          <w:sz w:val="20"/>
          <w:szCs w:val="20"/>
        </w:rPr>
        <w:fldChar w:fldCharType="separate"/>
      </w:r>
      <w:r w:rsidR="003C5498">
        <w:rPr>
          <w:rFonts w:ascii="Arial" w:hAnsi="Arial" w:cs="Arial"/>
          <w:noProof/>
          <w:sz w:val="20"/>
          <w:szCs w:val="20"/>
        </w:rPr>
        <w:t>(50)</w:t>
      </w:r>
      <w:r w:rsidRPr="006F415B">
        <w:rPr>
          <w:rFonts w:ascii="Arial" w:hAnsi="Arial" w:cs="Arial"/>
          <w:sz w:val="20"/>
          <w:szCs w:val="20"/>
        </w:rPr>
        <w:fldChar w:fldCharType="end"/>
      </w:r>
      <w:r w:rsidRPr="006F415B">
        <w:rPr>
          <w:rFonts w:ascii="Arial" w:hAnsi="Arial" w:cs="Arial"/>
          <w:sz w:val="20"/>
          <w:szCs w:val="20"/>
        </w:rPr>
        <w:t xml:space="preserve">. Second, larger outages may also cause more hospitalizations because they are community-wide events </w:t>
      </w:r>
      <w:r w:rsidRPr="006F415B">
        <w:rPr>
          <w:rFonts w:ascii="Arial" w:hAnsi="Arial" w:cs="Arial"/>
          <w:sz w:val="20"/>
          <w:szCs w:val="20"/>
        </w:rPr>
        <w:fldChar w:fldCharType="begin"/>
      </w:r>
      <w:r w:rsidR="003C5498">
        <w:rPr>
          <w:rFonts w:ascii="Arial" w:hAnsi="Arial" w:cs="Arial"/>
          <w:sz w:val="20"/>
          <w:szCs w:val="20"/>
        </w:rPr>
        <w:instrText xml:space="preserve"> ADDIN ZOTERO_ITEM CSL_CITATION {"citationID":"B86byoVJ","properties":{"formattedCitation":"(3, 49)","plainCitation":"(3, 49)","noteIndex":0},"citationItems":[{"id":180,"uris":["http://zotero.org/users/local/hHKggCUl/items/QGLVIH6M"],"itemData":{"id":180,"type":"article-journal","abstract":"Purpose of Review Power outages, a common and underappreciated consequence of natural disasters, are increasing in number and severity due to climate change and aging electricity grids. This narrative review synthesizes the literature on power outages and health in communities.","container-title":"Current Environmental Health Reports","DOI":"10.1007/s40572-020-00295-0","ISSN":"2196-5412","issue":"4","journalAbbreviation":"Curr Envir Health Rpt","language":"en","page":"371-383","source":"DOI.org (Crossref)","title":"Power Outages and Community Health: a Narrative Review","title-short":"Power Outages and Community Health","volume":"7","author":[{"family":"Casey","given":"Joan A."},{"family":"Fukurai","given":"Mihoka"},{"family":"Hernández","given":"Diana"},{"family":"Balsari","given":"Satchit"},{"family":"Kiang","given":"Mathew V."}],"issued":{"date-parts":[["2020",12]]}}},{"id":255,"uris":["http://zotero.org/users/local/hHKggCUl/items/DTDCZG8I"],"itemData":{"id":255,"type":"article-journal","container-title":"PLOS Currents","title":"Power Outages, Extreme Events and Health: a Systematic Review of the Literature from 2011-2012","URL":"https://pmc.ncbi.nlm.nih.gov/articles/PMC3879211/","author":[{"family":"Klinger","given":"Chaamala"},{"family":"Landeg","given":"Owen"},{"family":"Murray","given":"Virginia"}],"issued":{"date-parts":[["2014",1,2]]}}}],"schema":"https://github.com/citation-style-language/schema/raw/master/csl-citation.json"} </w:instrText>
      </w:r>
      <w:r w:rsidRPr="006F415B">
        <w:rPr>
          <w:rFonts w:ascii="Arial" w:hAnsi="Arial" w:cs="Arial"/>
          <w:sz w:val="20"/>
          <w:szCs w:val="20"/>
        </w:rPr>
        <w:fldChar w:fldCharType="separate"/>
      </w:r>
      <w:r w:rsidR="003C5498">
        <w:rPr>
          <w:rFonts w:ascii="Arial" w:hAnsi="Arial" w:cs="Arial"/>
          <w:noProof/>
          <w:sz w:val="20"/>
          <w:szCs w:val="20"/>
        </w:rPr>
        <w:t>(3, 49)</w:t>
      </w:r>
      <w:r w:rsidRPr="006F415B">
        <w:rPr>
          <w:rFonts w:ascii="Arial" w:hAnsi="Arial" w:cs="Arial"/>
          <w:sz w:val="20"/>
          <w:szCs w:val="20"/>
        </w:rPr>
        <w:fldChar w:fldCharType="end"/>
      </w:r>
      <w:r w:rsidRPr="006F415B">
        <w:rPr>
          <w:rFonts w:ascii="Arial" w:hAnsi="Arial" w:cs="Arial"/>
          <w:sz w:val="20"/>
          <w:szCs w:val="20"/>
        </w:rPr>
        <w:t>. During a small power outage, older adults may be able to rely on neighbors or other nearby community resources for social support, electricity, heat, or air conditioning. During a larger outage, fewer places have power, and fewer people can help. Therefore, more individuals may</w:t>
      </w:r>
      <w:r w:rsidRPr="0097584B">
        <w:rPr>
          <w:rFonts w:ascii="Arial" w:hAnsi="Arial" w:cs="Arial"/>
          <w:sz w:val="20"/>
          <w:szCs w:val="20"/>
        </w:rPr>
        <w:t xml:space="preserve"> be exposed to the midstream effects of power outage such as heat and cold during these larger outages, potentially increasing hospitalizations. </w:t>
      </w:r>
    </w:p>
    <w:p w14:paraId="7053AE23" w14:textId="77777777" w:rsidR="00655FD6" w:rsidRDefault="00655FD6" w:rsidP="00655FD6">
      <w:pPr>
        <w:spacing w:after="0" w:line="480" w:lineRule="auto"/>
        <w:ind w:firstLine="720"/>
        <w:rPr>
          <w:rFonts w:ascii="Arial" w:hAnsi="Arial" w:cs="Arial"/>
          <w:sz w:val="20"/>
          <w:szCs w:val="20"/>
        </w:rPr>
      </w:pPr>
      <w:r w:rsidRPr="00AE476E">
        <w:rPr>
          <w:rFonts w:ascii="Arial" w:hAnsi="Arial" w:cs="Arial"/>
          <w:sz w:val="20"/>
          <w:szCs w:val="20"/>
        </w:rPr>
        <w:t xml:space="preserve">Though some prior studies have described the health </w:t>
      </w:r>
      <w:r>
        <w:rPr>
          <w:rFonts w:ascii="Arial" w:hAnsi="Arial" w:cs="Arial"/>
          <w:sz w:val="20"/>
          <w:szCs w:val="20"/>
        </w:rPr>
        <w:t>consequences</w:t>
      </w:r>
      <w:r w:rsidRPr="00AE476E">
        <w:rPr>
          <w:rFonts w:ascii="Arial" w:hAnsi="Arial" w:cs="Arial"/>
          <w:sz w:val="20"/>
          <w:szCs w:val="20"/>
        </w:rPr>
        <w:t xml:space="preserve"> of power outages, the duration of power outage that impacts health remains unknow</w:t>
      </w:r>
      <w:r>
        <w:rPr>
          <w:rFonts w:ascii="Arial" w:hAnsi="Arial" w:cs="Arial"/>
          <w:sz w:val="20"/>
          <w:szCs w:val="20"/>
        </w:rPr>
        <w:t xml:space="preserve">n. In our main analysis, we assessed exposure to 8+ hour power outages, and we conducted sensitivity analyses evaluating 4+ and 12+ hour outages, finding that longer outage durations were associated with higher hospitalization rates. We also modelled the relationship between the county-level number of hours without power and hospitalization rates, and tested for non-linearity that would indicate a threshold effect, i.e. an inflection point where outages longer than a certain duration started impacting hospitalization risk. We did not find evidence for a threshold. We found that even one-hour outages were associated with increased cardiovascular and respiratory hospitalizations, </w:t>
      </w:r>
      <w:r>
        <w:rPr>
          <w:rFonts w:ascii="Arial" w:hAnsi="Arial" w:cs="Arial"/>
          <w:sz w:val="20"/>
          <w:szCs w:val="20"/>
        </w:rPr>
        <w:lastRenderedPageBreak/>
        <w:t xml:space="preserve">suggesting that even short outages can have substantial population health impacts, especially since shorter outages are much more prevalent. </w:t>
      </w:r>
    </w:p>
    <w:p w14:paraId="554C78BD" w14:textId="77777777" w:rsidR="00655FD6" w:rsidRDefault="00655FD6" w:rsidP="00655FD6">
      <w:pPr>
        <w:spacing w:after="0" w:line="480" w:lineRule="auto"/>
        <w:ind w:firstLine="720"/>
        <w:rPr>
          <w:rFonts w:ascii="Arial" w:hAnsi="Arial" w:cs="Arial"/>
          <w:sz w:val="20"/>
          <w:szCs w:val="20"/>
        </w:rPr>
      </w:pPr>
      <w:r>
        <w:rPr>
          <w:rFonts w:ascii="Arial" w:hAnsi="Arial" w:cs="Arial"/>
          <w:sz w:val="20"/>
          <w:szCs w:val="20"/>
        </w:rPr>
        <w:t>Finally, w</w:t>
      </w:r>
      <w:r w:rsidRPr="0097584B">
        <w:rPr>
          <w:rFonts w:ascii="Arial" w:hAnsi="Arial" w:cs="Arial"/>
          <w:sz w:val="20"/>
          <w:szCs w:val="20"/>
        </w:rPr>
        <w:t xml:space="preserve">e </w:t>
      </w:r>
      <w:r>
        <w:rPr>
          <w:rFonts w:ascii="Arial" w:hAnsi="Arial" w:cs="Arial"/>
          <w:sz w:val="20"/>
          <w:szCs w:val="20"/>
        </w:rPr>
        <w:t xml:space="preserve">hypothesized that certain subgroups might have worse responses to power outage exposure and </w:t>
      </w:r>
      <w:r w:rsidRPr="0097584B">
        <w:rPr>
          <w:rFonts w:ascii="Arial" w:hAnsi="Arial" w:cs="Arial"/>
          <w:sz w:val="20"/>
          <w:szCs w:val="20"/>
        </w:rPr>
        <w:t xml:space="preserve">tested for effect modification by sex, age, </w:t>
      </w:r>
      <w:r>
        <w:rPr>
          <w:rFonts w:ascii="Arial" w:hAnsi="Arial" w:cs="Arial"/>
          <w:sz w:val="20"/>
          <w:szCs w:val="20"/>
        </w:rPr>
        <w:t>Medicaid eligibility,</w:t>
      </w:r>
      <w:r w:rsidRPr="0097584B">
        <w:rPr>
          <w:rFonts w:ascii="Arial" w:hAnsi="Arial" w:cs="Arial"/>
          <w:sz w:val="20"/>
          <w:szCs w:val="20"/>
        </w:rPr>
        <w:t xml:space="preserve"> and DME use. Contrary to our hypotheses, we did not observe effect modification by </w:t>
      </w:r>
      <w:r>
        <w:rPr>
          <w:rFonts w:ascii="Arial" w:hAnsi="Arial" w:cs="Arial"/>
          <w:sz w:val="20"/>
          <w:szCs w:val="20"/>
        </w:rPr>
        <w:t xml:space="preserve">age, sex, or Medicaid eligibility. </w:t>
      </w:r>
    </w:p>
    <w:p w14:paraId="71C0C672" w14:textId="61B8B685" w:rsidR="00655FD6" w:rsidRPr="007040F4" w:rsidRDefault="00655FD6" w:rsidP="00655FD6">
      <w:pPr>
        <w:spacing w:after="0" w:line="480" w:lineRule="auto"/>
        <w:ind w:firstLine="720"/>
        <w:rPr>
          <w:rFonts w:ascii="Arial" w:hAnsi="Arial" w:cs="Arial"/>
          <w:sz w:val="20"/>
          <w:szCs w:val="20"/>
        </w:rPr>
      </w:pPr>
      <w:r w:rsidRPr="0097584B">
        <w:rPr>
          <w:rFonts w:ascii="Arial" w:hAnsi="Arial" w:cs="Arial"/>
          <w:sz w:val="20"/>
          <w:szCs w:val="20"/>
        </w:rPr>
        <w:t>We did observe effect modification by DME use quartile. Counties with higher prevalence of DME use (4</w:t>
      </w:r>
      <w:r w:rsidRPr="0097584B">
        <w:rPr>
          <w:rFonts w:ascii="Arial" w:hAnsi="Arial" w:cs="Arial"/>
          <w:sz w:val="20"/>
          <w:szCs w:val="20"/>
          <w:vertAlign w:val="superscript"/>
        </w:rPr>
        <w:t>th</w:t>
      </w:r>
      <w:r w:rsidRPr="0097584B">
        <w:rPr>
          <w:rFonts w:ascii="Arial" w:hAnsi="Arial" w:cs="Arial"/>
          <w:sz w:val="20"/>
          <w:szCs w:val="20"/>
        </w:rPr>
        <w:t xml:space="preserve"> quartile DME use</w:t>
      </w:r>
      <w:r>
        <w:rPr>
          <w:rFonts w:ascii="Arial" w:hAnsi="Arial" w:cs="Arial"/>
          <w:sz w:val="20"/>
          <w:szCs w:val="20"/>
        </w:rPr>
        <w:t xml:space="preserve">) </w:t>
      </w:r>
      <w:r w:rsidRPr="0097584B">
        <w:rPr>
          <w:rFonts w:ascii="Arial" w:hAnsi="Arial" w:cs="Arial"/>
          <w:sz w:val="20"/>
          <w:szCs w:val="20"/>
        </w:rPr>
        <w:t>had lower hospitalization rates after power outage exposure than counties with lower DME use (1</w:t>
      </w:r>
      <w:r w:rsidRPr="0097584B">
        <w:rPr>
          <w:rFonts w:ascii="Arial" w:hAnsi="Arial" w:cs="Arial"/>
          <w:sz w:val="20"/>
          <w:szCs w:val="20"/>
          <w:vertAlign w:val="superscript"/>
        </w:rPr>
        <w:t>st</w:t>
      </w:r>
      <w:r w:rsidRPr="0097584B">
        <w:rPr>
          <w:rFonts w:ascii="Arial" w:hAnsi="Arial" w:cs="Arial"/>
          <w:sz w:val="20"/>
          <w:szCs w:val="20"/>
        </w:rPr>
        <w:t xml:space="preserve"> quartile). We hypothesized the opposite: that </w:t>
      </w:r>
      <w:ins w:id="238" w:author="Joan Casey" w:date="2025-08-29T16:29:00Z" w16du:dateUtc="2025-08-29T23:29:00Z">
        <w:r w:rsidR="001073D8">
          <w:rPr>
            <w:rFonts w:ascii="Arial" w:hAnsi="Arial" w:cs="Arial"/>
            <w:sz w:val="20"/>
            <w:szCs w:val="20"/>
          </w:rPr>
          <w:t xml:space="preserve">counties with a higher proportion of </w:t>
        </w:r>
      </w:ins>
      <w:r w:rsidRPr="0097584B">
        <w:rPr>
          <w:rFonts w:ascii="Arial" w:hAnsi="Arial" w:cs="Arial"/>
          <w:sz w:val="20"/>
          <w:szCs w:val="20"/>
        </w:rPr>
        <w:t xml:space="preserve">DME versus non-DME users would be more vulnerable to health effects from power outage. Several factors may explain these unexpected findings. First, power outages could cause more mortality among DME versus non-DME users, so mortality could act differentially as a competing risk for hospitalization in the DME user group. </w:t>
      </w:r>
      <w:r>
        <w:rPr>
          <w:rFonts w:ascii="Arial" w:hAnsi="Arial" w:cs="Arial"/>
          <w:sz w:val="20"/>
          <w:szCs w:val="20"/>
        </w:rPr>
        <w:t xml:space="preserve">We are unable to test this directly as we do not have access to individual-level DME use data. </w:t>
      </w:r>
      <w:r w:rsidRPr="0097584B">
        <w:rPr>
          <w:rFonts w:ascii="Arial" w:hAnsi="Arial" w:cs="Arial"/>
          <w:sz w:val="20"/>
          <w:szCs w:val="20"/>
        </w:rPr>
        <w:t xml:space="preserve">Second, DME users may be more prepared for outages compared to non-DME users, with greater access to generators or backup batteries </w:t>
      </w:r>
      <w:r w:rsidRPr="0097584B">
        <w:rPr>
          <w:rFonts w:ascii="Arial" w:hAnsi="Arial" w:cs="Arial"/>
          <w:sz w:val="20"/>
          <w:szCs w:val="20"/>
        </w:rPr>
        <w:fldChar w:fldCharType="begin"/>
      </w:r>
      <w:r w:rsidR="003C5498">
        <w:rPr>
          <w:rFonts w:ascii="Arial" w:hAnsi="Arial" w:cs="Arial"/>
          <w:sz w:val="20"/>
          <w:szCs w:val="20"/>
        </w:rPr>
        <w:instrText xml:space="preserve"> ADDIN ZOTERO_ITEM CSL_CITATION {"citationID":"c9aLjRL1","properties":{"formattedCitation":"(51)","plainCitation":"(51)","noteIndex":0},"citationItems":[{"id":266,"uris":["http://zotero.org/users/local/hHKggCUl/items/YGDBPCNH"],"itemData":{"id":266,"type":"article-journal","container-title":"Journal of Urban Health","DOI":"10.1007/s11524-018-0296-9","ISSN":"1099-3460, 1468-2869","issue":"5","journalAbbreviation":"J Urban Health","language":"en","page":"716-726","source":"DOI.org (Crossref)","title":"Power Outage Preparedness and Concern among Vulnerable New York City Residents","volume":"95","author":[{"family":"Dominianni","given":"Christine"},{"family":"Ahmed","given":"Munerah"},{"family":"Johnson","given":"Sarah"},{"family":"Blum","given":"Micheline"},{"family":"Ito","given":"Kazuhiko"},{"family":"Lane","given":"Kathryn"}],"issued":{"date-parts":[["2018",10]]}}}],"schema":"https://github.com/citation-style-language/schema/raw/master/csl-citation.json"} </w:instrText>
      </w:r>
      <w:r w:rsidRPr="0097584B">
        <w:rPr>
          <w:rFonts w:ascii="Arial" w:hAnsi="Arial" w:cs="Arial"/>
          <w:sz w:val="20"/>
          <w:szCs w:val="20"/>
        </w:rPr>
        <w:fldChar w:fldCharType="separate"/>
      </w:r>
      <w:r w:rsidR="003C5498">
        <w:rPr>
          <w:rFonts w:ascii="Arial" w:hAnsi="Arial" w:cs="Arial"/>
          <w:noProof/>
          <w:sz w:val="20"/>
          <w:szCs w:val="20"/>
        </w:rPr>
        <w:t>(51)</w:t>
      </w:r>
      <w:r w:rsidRPr="0097584B">
        <w:rPr>
          <w:rFonts w:ascii="Arial" w:hAnsi="Arial" w:cs="Arial"/>
          <w:sz w:val="20"/>
          <w:szCs w:val="20"/>
        </w:rPr>
        <w:fldChar w:fldCharType="end"/>
      </w:r>
      <w:r w:rsidRPr="0097584B">
        <w:rPr>
          <w:rFonts w:ascii="Arial" w:hAnsi="Arial" w:cs="Arial"/>
          <w:sz w:val="20"/>
          <w:szCs w:val="20"/>
        </w:rPr>
        <w:t xml:space="preserve">, though reports describing preparedness among vulnerable groups are mixed </w:t>
      </w:r>
      <w:r w:rsidRPr="0097584B">
        <w:rPr>
          <w:rFonts w:ascii="Arial" w:hAnsi="Arial" w:cs="Arial"/>
          <w:sz w:val="20"/>
          <w:szCs w:val="20"/>
        </w:rPr>
        <w:fldChar w:fldCharType="begin"/>
      </w:r>
      <w:r w:rsidR="003C5498">
        <w:rPr>
          <w:rFonts w:ascii="Arial" w:hAnsi="Arial" w:cs="Arial"/>
          <w:sz w:val="20"/>
          <w:szCs w:val="20"/>
        </w:rPr>
        <w:instrText xml:space="preserve"> ADDIN ZOTERO_ITEM CSL_CITATION {"citationID":"TmDdgmmZ","properties":{"formattedCitation":"(52)","plainCitation":"(52)","noteIndex":0},"citationItems":[{"id":262,"uris":["http://zotero.org/users/local/hHKggCUl/items/4A2EF26X"],"itemData":{"id":262,"type":"article-journal","abstract":"Objectives. We sought to determine natural disaster preparedness levels among older US adults and assess factors that may adversely affect health and safety during such incidents.\nMethods. We sampled adults aged 50 years or older (n = 1304) from the 2010 interview survey of the Health and Retirement Study. The survey gathered data on general demographic characteristics, disability status or functional limitations, and preparedness-related factors and behaviors. We calculated a general disaster preparedness score by using individual indicators to assess overall preparedness.\nResults. Participant (n = 1304) mean age was 70 years (SD = 9.3). Only 34.3% reported participating in an educational program or reading materials about disaster preparation. Nearly 15% reported using electrically powered medical devices that might be at risk in a power outage. The preparedness score indicated that increasing age, physical disability, and lower educational attainment and income were independently and signiﬁcantly associated with worse overall preparedness.\nConclusions. Despite both greater vulnerability to disasters and continuous growth in the number of older US adults, many of the substantial problems discovered are remediable and require attention in the clinical, public health, and emergency management sectors of society. (Am J Public Health. 2014;104: 506–511. doi:10.2105/AJPH.2013.301559)","container-title":"American Journal of Public Health","DOI":"10.2105/AJPH.2013.301559","ISSN":"0090-0036, 1541-0048","issue":"3","journalAbbreviation":"Am J Public Health","language":"en","page":"506-511","source":"DOI.org (Crossref)","title":"Preparedness for Natural Disasters Among Older US Adults: A Nationwide Survey","title-short":"Preparedness for Natural Disasters Among Older US Adults","volume":"104","author":[{"family":"Al-rousan","given":"Tala M."},{"family":"Rubenstein","given":"Linda M."},{"family":"Wallace","given":"Robert B."}],"issued":{"date-parts":[["2014",3]]}}}],"schema":"https://github.com/citation-style-language/schema/raw/master/csl-citation.json"} </w:instrText>
      </w:r>
      <w:r w:rsidRPr="0097584B">
        <w:rPr>
          <w:rFonts w:ascii="Arial" w:hAnsi="Arial" w:cs="Arial"/>
          <w:sz w:val="20"/>
          <w:szCs w:val="20"/>
        </w:rPr>
        <w:fldChar w:fldCharType="separate"/>
      </w:r>
      <w:r w:rsidR="003C5498">
        <w:rPr>
          <w:rFonts w:ascii="Arial" w:hAnsi="Arial" w:cs="Arial"/>
          <w:noProof/>
          <w:sz w:val="20"/>
          <w:szCs w:val="20"/>
        </w:rPr>
        <w:t>(52)</w:t>
      </w:r>
      <w:r w:rsidRPr="0097584B">
        <w:rPr>
          <w:rFonts w:ascii="Arial" w:hAnsi="Arial" w:cs="Arial"/>
          <w:sz w:val="20"/>
          <w:szCs w:val="20"/>
        </w:rPr>
        <w:fldChar w:fldCharType="end"/>
      </w:r>
      <w:r w:rsidRPr="0097584B">
        <w:rPr>
          <w:rFonts w:ascii="Arial" w:hAnsi="Arial" w:cs="Arial"/>
          <w:sz w:val="20"/>
          <w:szCs w:val="20"/>
        </w:rPr>
        <w:t xml:space="preserve">. Third, </w:t>
      </w:r>
      <w:r>
        <w:rPr>
          <w:rFonts w:ascii="Arial" w:hAnsi="Arial" w:cs="Arial"/>
          <w:sz w:val="20"/>
          <w:szCs w:val="20"/>
        </w:rPr>
        <w:t>w</w:t>
      </w:r>
      <w:r w:rsidRPr="0097584B">
        <w:rPr>
          <w:rFonts w:ascii="Arial" w:hAnsi="Arial" w:cs="Arial"/>
          <w:sz w:val="20"/>
          <w:szCs w:val="20"/>
        </w:rPr>
        <w:t xml:space="preserve">e measured county DME use based on how many Medicare beneficiaries used any type of DME, including wheelchairs, beds, oxygen equipment, ventilators, augmentative and alternative communication devices, and more. </w:t>
      </w:r>
      <w:r>
        <w:rPr>
          <w:rFonts w:ascii="Arial" w:hAnsi="Arial" w:cs="Arial"/>
          <w:sz w:val="20"/>
          <w:szCs w:val="20"/>
        </w:rPr>
        <w:t>These users are not equally vulnerable during power outages; c</w:t>
      </w:r>
      <w:r w:rsidRPr="0097584B">
        <w:rPr>
          <w:rFonts w:ascii="Arial" w:hAnsi="Arial" w:cs="Arial"/>
          <w:sz w:val="20"/>
          <w:szCs w:val="20"/>
        </w:rPr>
        <w:t>ertain types of DME use could indicate better access to healthcare, higher adaptive capacity</w:t>
      </w:r>
      <w:r>
        <w:rPr>
          <w:rFonts w:ascii="Arial" w:hAnsi="Arial" w:cs="Arial"/>
          <w:sz w:val="20"/>
          <w:szCs w:val="20"/>
        </w:rPr>
        <w:t xml:space="preserve">, or a higher likelihood of residence in skilled nursing facilities with backup power. </w:t>
      </w:r>
      <w:r w:rsidRPr="007040F4">
        <w:rPr>
          <w:rFonts w:ascii="Arial" w:hAnsi="Arial" w:cs="Arial"/>
          <w:sz w:val="20"/>
          <w:szCs w:val="20"/>
        </w:rPr>
        <w:t xml:space="preserve">Finally, </w:t>
      </w:r>
      <w:r>
        <w:rPr>
          <w:rFonts w:ascii="Arial" w:hAnsi="Arial" w:cs="Arial"/>
          <w:sz w:val="20"/>
          <w:szCs w:val="20"/>
        </w:rPr>
        <w:t xml:space="preserve">due to data limitations, </w:t>
      </w:r>
      <w:r w:rsidRPr="007040F4">
        <w:rPr>
          <w:rFonts w:ascii="Arial" w:hAnsi="Arial" w:cs="Arial"/>
          <w:sz w:val="20"/>
          <w:szCs w:val="20"/>
        </w:rPr>
        <w:t xml:space="preserve">the counts used to generate our DME use quartiles are based on the full Medicare population, while only Medicare Fee-For-Service beneficiaries comprise our study population. </w:t>
      </w:r>
    </w:p>
    <w:p w14:paraId="0B89F0D0" w14:textId="77777777" w:rsidR="00655FD6" w:rsidRDefault="00655FD6" w:rsidP="00655FD6">
      <w:pPr>
        <w:spacing w:after="0" w:line="480" w:lineRule="auto"/>
        <w:rPr>
          <w:rFonts w:ascii="Arial" w:hAnsi="Arial" w:cs="Arial"/>
          <w:b/>
          <w:bCs/>
          <w:sz w:val="20"/>
          <w:szCs w:val="20"/>
        </w:rPr>
      </w:pPr>
    </w:p>
    <w:p w14:paraId="45E81688" w14:textId="77777777" w:rsidR="00655FD6" w:rsidRPr="00DD0F4D" w:rsidRDefault="00655FD6" w:rsidP="00655FD6">
      <w:pPr>
        <w:spacing w:after="0" w:line="480" w:lineRule="auto"/>
        <w:rPr>
          <w:rFonts w:ascii="Arial" w:hAnsi="Arial" w:cs="Arial"/>
          <w:sz w:val="20"/>
          <w:szCs w:val="20"/>
          <w:u w:val="single"/>
        </w:rPr>
      </w:pPr>
      <w:r w:rsidRPr="00DD0F4D">
        <w:rPr>
          <w:rFonts w:ascii="Arial" w:hAnsi="Arial" w:cs="Arial"/>
          <w:sz w:val="20"/>
          <w:szCs w:val="20"/>
          <w:u w:val="single"/>
        </w:rPr>
        <w:t>Study limitations</w:t>
      </w:r>
    </w:p>
    <w:p w14:paraId="73B5375F" w14:textId="77777777" w:rsidR="00655FD6" w:rsidRPr="007040F4" w:rsidRDefault="00655FD6" w:rsidP="00655FD6">
      <w:pPr>
        <w:spacing w:after="0" w:line="480" w:lineRule="auto"/>
        <w:rPr>
          <w:rFonts w:ascii="Arial" w:hAnsi="Arial" w:cs="Arial"/>
          <w:b/>
          <w:bCs/>
          <w:sz w:val="20"/>
          <w:szCs w:val="20"/>
        </w:rPr>
      </w:pPr>
    </w:p>
    <w:p w14:paraId="212A9CA3" w14:textId="443F4B28" w:rsidR="00053992" w:rsidRPr="00053992" w:rsidRDefault="00053992" w:rsidP="00053992">
      <w:pPr>
        <w:spacing w:after="0" w:line="480" w:lineRule="auto"/>
        <w:ind w:firstLine="720"/>
        <w:rPr>
          <w:ins w:id="239" w:author="Heather M" w:date="2025-08-27T18:43:00Z" w16du:dateUtc="2025-08-27T22:43:00Z"/>
          <w:rFonts w:ascii="Arial" w:hAnsi="Arial" w:cs="Arial"/>
          <w:color w:val="000000" w:themeColor="text1"/>
          <w:sz w:val="20"/>
          <w:szCs w:val="20"/>
          <w:rPrChange w:id="240" w:author="Heather M" w:date="2025-08-27T18:44:00Z" w16du:dateUtc="2025-08-27T22:44:00Z">
            <w:rPr>
              <w:ins w:id="241" w:author="Heather M" w:date="2025-08-27T18:43:00Z" w16du:dateUtc="2025-08-27T22:43:00Z"/>
              <w:rFonts w:ascii="Arial" w:hAnsi="Arial" w:cs="Arial"/>
              <w:sz w:val="20"/>
              <w:szCs w:val="20"/>
            </w:rPr>
          </w:rPrChange>
        </w:rPr>
      </w:pPr>
      <w:ins w:id="242" w:author="Heather M" w:date="2025-08-27T18:43:00Z" w16du:dateUtc="2025-08-27T22:43:00Z">
        <w:r w:rsidRPr="003069AF">
          <w:rPr>
            <w:rFonts w:ascii="Arial" w:hAnsi="Arial" w:cs="Arial"/>
            <w:color w:val="000000" w:themeColor="text1"/>
            <w:sz w:val="20"/>
            <w:szCs w:val="20"/>
          </w:rPr>
          <w:lastRenderedPageBreak/>
          <w:t>In this study, we assessed county-level power outage exposure</w:t>
        </w:r>
      </w:ins>
      <w:ins w:id="243" w:author="Joan Casey" w:date="2025-08-29T16:29:00Z" w16du:dateUtc="2025-08-29T23:29:00Z">
        <w:r w:rsidR="003F492F">
          <w:rPr>
            <w:rFonts w:ascii="Arial" w:hAnsi="Arial" w:cs="Arial"/>
            <w:color w:val="000000" w:themeColor="text1"/>
            <w:sz w:val="20"/>
            <w:szCs w:val="20"/>
          </w:rPr>
          <w:t>,</w:t>
        </w:r>
      </w:ins>
      <w:ins w:id="244" w:author="Heather M" w:date="2025-08-27T18:43:00Z" w16du:dateUtc="2025-08-27T22:43:00Z">
        <w:r w:rsidRPr="003069AF">
          <w:rPr>
            <w:rFonts w:ascii="Arial" w:hAnsi="Arial" w:cs="Arial"/>
            <w:color w:val="000000" w:themeColor="text1"/>
            <w:sz w:val="20"/>
            <w:szCs w:val="20"/>
          </w:rPr>
          <w:t xml:space="preserve"> since no national finer-resolution power outage exposure data are available. We also aggregated ZCTA-level counts of hospitalizations to the county level. Our ecological study was subject to the ecological fallacy and potential time-varying confounding bias, meaning that the relationship between power outage and hospitalizations observed at the county level may not hold at the individual level, despite its theoretical plausibility and community concerns about power outage and adverse health outcomes</w:t>
        </w:r>
      </w:ins>
      <w:ins w:id="245" w:author="Heather M" w:date="2025-08-27T18:47:00Z" w16du:dateUtc="2025-08-27T22:47:00Z">
        <w:r w:rsidR="003069AF">
          <w:rPr>
            <w:rFonts w:ascii="Arial" w:hAnsi="Arial" w:cs="Arial"/>
            <w:color w:val="000000" w:themeColor="text1"/>
            <w:sz w:val="20"/>
            <w:szCs w:val="20"/>
          </w:rPr>
          <w:t xml:space="preserve"> </w:t>
        </w:r>
      </w:ins>
      <w:r w:rsidR="003069AF">
        <w:rPr>
          <w:rFonts w:ascii="Arial" w:hAnsi="Arial" w:cs="Arial"/>
          <w:color w:val="000000" w:themeColor="text1"/>
          <w:sz w:val="20"/>
          <w:szCs w:val="20"/>
        </w:rPr>
        <w:fldChar w:fldCharType="begin"/>
      </w:r>
      <w:r w:rsidR="003C5498">
        <w:rPr>
          <w:rFonts w:ascii="Arial" w:hAnsi="Arial" w:cs="Arial"/>
          <w:color w:val="000000" w:themeColor="text1"/>
          <w:sz w:val="20"/>
          <w:szCs w:val="20"/>
        </w:rPr>
        <w:instrText xml:space="preserve"> ADDIN ZOTERO_ITEM CSL_CITATION {"citationID":"a9i3BhLL","properties":{"formattedCitation":"(53\\uc0\\u8211{}55)","plainCitation":"(53–55)","noteIndex":0},"citationItems":[{"id":515,"uris":["http://zotero.org/users/local/hHKggCUl/items/CYN5SG7Y"],"itemData":{"id":515,"type":"webpage","title":"Too many blackouts: How underserved communities are making utilities listen","URL":"https://vitalsigns.edf.org/story/too-many-blackouts-how-underserved-communities-are-making-utilities-listen","author":[{"family":"Environmental Defense Fund","given":""}]}},{"id":514,"uris":["http://zotero.org/users/local/hHKggCUl/items/GC45RA3B"],"itemData":{"id":514,"type":"webpage","title":"Community Support Essential, Especially For Seniors And Caregivers, As Ontario Ice Storm Disrupts Lives","URL":"https://muskoka411.com/community-support-essential-especially-for-seniors-and-caregivers-as-ontario-ice-storm-disrupts-lives/","author":[{"family":"Muskoka 411","given":""}],"issued":{"date-parts":[["2025",4,2]]}}},{"id":516,"uris":["http://zotero.org/users/local/hHKggCUl/items/PDY7UHMY"],"itemData":{"id":516,"type":"webpage","title":"Take Steps Now to Help Seniors Prepare for Power Outages","URL":"https://www.careworkshealthservices.com/help-seniors-prepare-for-power-outages/","author":[{"family":"Careworks Health Services","given":""}]}}],"schema":"https://github.com/citation-style-language/schema/raw/master/csl-citation.json"} </w:instrText>
      </w:r>
      <w:r w:rsidR="003069AF">
        <w:rPr>
          <w:rFonts w:ascii="Arial" w:hAnsi="Arial" w:cs="Arial"/>
          <w:color w:val="000000" w:themeColor="text1"/>
          <w:sz w:val="20"/>
          <w:szCs w:val="20"/>
        </w:rPr>
        <w:fldChar w:fldCharType="separate"/>
      </w:r>
      <w:r w:rsidR="003C5498" w:rsidRPr="003C5498">
        <w:rPr>
          <w:rFonts w:ascii="Arial" w:hAnsi="Arial" w:cs="Arial"/>
          <w:color w:val="000000"/>
          <w:sz w:val="20"/>
        </w:rPr>
        <w:t>(53–55)</w:t>
      </w:r>
      <w:r w:rsidR="003069AF">
        <w:rPr>
          <w:rFonts w:ascii="Arial" w:hAnsi="Arial" w:cs="Arial"/>
          <w:color w:val="000000" w:themeColor="text1"/>
          <w:sz w:val="20"/>
          <w:szCs w:val="20"/>
        </w:rPr>
        <w:fldChar w:fldCharType="end"/>
      </w:r>
      <w:ins w:id="246" w:author="Heather M" w:date="2025-08-27T18:43:00Z" w16du:dateUtc="2025-08-27T22:43:00Z">
        <w:r w:rsidRPr="003069AF">
          <w:rPr>
            <w:rFonts w:ascii="Arial" w:hAnsi="Arial" w:cs="Arial"/>
            <w:color w:val="000000" w:themeColor="text1"/>
            <w:sz w:val="20"/>
            <w:szCs w:val="20"/>
          </w:rPr>
          <w:t xml:space="preserve">. At this time, no individual-level </w:t>
        </w:r>
      </w:ins>
      <w:ins w:id="247" w:author="Joan Casey" w:date="2025-08-29T16:30:00Z" w16du:dateUtc="2025-08-29T23:30:00Z">
        <w:r w:rsidR="003F492F">
          <w:rPr>
            <w:rFonts w:ascii="Arial" w:hAnsi="Arial" w:cs="Arial"/>
            <w:color w:val="000000" w:themeColor="text1"/>
            <w:sz w:val="20"/>
            <w:szCs w:val="20"/>
          </w:rPr>
          <w:t xml:space="preserve">nationwide </w:t>
        </w:r>
      </w:ins>
      <w:ins w:id="248" w:author="Heather M" w:date="2025-08-27T18:43:00Z" w16du:dateUtc="2025-08-27T22:43:00Z">
        <w:r w:rsidRPr="003069AF">
          <w:rPr>
            <w:rFonts w:ascii="Arial" w:hAnsi="Arial" w:cs="Arial"/>
            <w:color w:val="000000" w:themeColor="text1"/>
            <w:sz w:val="20"/>
            <w:szCs w:val="20"/>
          </w:rPr>
          <w:t>power outage data are available.</w:t>
        </w:r>
      </w:ins>
      <w:del w:id="249" w:author="Heather M" w:date="2025-08-27T18:43:00Z" w16du:dateUtc="2025-08-27T22:43:00Z">
        <w:r w:rsidR="00655FD6" w:rsidRPr="00053992" w:rsidDel="00053992">
          <w:rPr>
            <w:rFonts w:ascii="Arial" w:hAnsi="Arial" w:cs="Arial"/>
            <w:color w:val="000000" w:themeColor="text1"/>
            <w:sz w:val="20"/>
            <w:szCs w:val="20"/>
            <w:rPrChange w:id="250" w:author="Heather M" w:date="2025-08-27T18:44:00Z" w16du:dateUtc="2025-08-27T22:44:00Z">
              <w:rPr>
                <w:rFonts w:ascii="Arial" w:hAnsi="Arial" w:cs="Arial"/>
                <w:sz w:val="20"/>
                <w:szCs w:val="20"/>
              </w:rPr>
            </w:rPrChange>
          </w:rPr>
          <w:delText xml:space="preserve">In this study, we </w:delText>
        </w:r>
      </w:del>
      <w:del w:id="251" w:author="Heather M" w:date="2025-08-13T13:22:00Z" w16du:dateUtc="2025-08-13T17:22:00Z">
        <w:r w:rsidR="00655FD6" w:rsidRPr="00053992" w:rsidDel="00BE0269">
          <w:rPr>
            <w:rFonts w:ascii="Arial" w:hAnsi="Arial" w:cs="Arial"/>
            <w:color w:val="000000" w:themeColor="text1"/>
            <w:sz w:val="20"/>
            <w:szCs w:val="20"/>
            <w:rPrChange w:id="252" w:author="Heather M" w:date="2025-08-27T18:44:00Z" w16du:dateUtc="2025-08-27T22:44:00Z">
              <w:rPr>
                <w:rFonts w:ascii="Arial" w:hAnsi="Arial" w:cs="Arial"/>
                <w:sz w:val="20"/>
                <w:szCs w:val="20"/>
              </w:rPr>
            </w:rPrChange>
          </w:rPr>
          <w:delText xml:space="preserve">measured </w:delText>
        </w:r>
      </w:del>
      <w:del w:id="253" w:author="Heather M" w:date="2025-08-27T18:43:00Z" w16du:dateUtc="2025-08-27T22:43:00Z">
        <w:r w:rsidR="00655FD6" w:rsidRPr="00053992" w:rsidDel="00053992">
          <w:rPr>
            <w:rFonts w:ascii="Arial" w:hAnsi="Arial" w:cs="Arial"/>
            <w:color w:val="000000" w:themeColor="text1"/>
            <w:sz w:val="20"/>
            <w:szCs w:val="20"/>
            <w:rPrChange w:id="254" w:author="Heather M" w:date="2025-08-27T18:44:00Z" w16du:dateUtc="2025-08-27T22:44:00Z">
              <w:rPr>
                <w:rFonts w:ascii="Arial" w:hAnsi="Arial" w:cs="Arial"/>
                <w:sz w:val="20"/>
                <w:szCs w:val="20"/>
              </w:rPr>
            </w:rPrChange>
          </w:rPr>
          <w:delText>county-level power outage</w:delText>
        </w:r>
      </w:del>
      <w:del w:id="255" w:author="Heather M" w:date="2025-08-13T13:22:00Z" w16du:dateUtc="2025-08-13T17:22:00Z">
        <w:r w:rsidR="00655FD6" w:rsidRPr="00053992" w:rsidDel="00136C75">
          <w:rPr>
            <w:rFonts w:ascii="Arial" w:hAnsi="Arial" w:cs="Arial"/>
            <w:color w:val="000000" w:themeColor="text1"/>
            <w:sz w:val="20"/>
            <w:szCs w:val="20"/>
            <w:rPrChange w:id="256" w:author="Heather M" w:date="2025-08-27T18:44:00Z" w16du:dateUtc="2025-08-27T22:44:00Z">
              <w:rPr>
                <w:rFonts w:ascii="Arial" w:hAnsi="Arial" w:cs="Arial"/>
                <w:sz w:val="20"/>
                <w:szCs w:val="20"/>
              </w:rPr>
            </w:rPrChange>
          </w:rPr>
          <w:delText xml:space="preserve">s </w:delText>
        </w:r>
      </w:del>
      <w:del w:id="257" w:author="Heather M" w:date="2025-08-27T18:43:00Z" w16du:dateUtc="2025-08-27T22:43:00Z">
        <w:r w:rsidR="00655FD6" w:rsidRPr="00053992" w:rsidDel="00053992">
          <w:rPr>
            <w:rFonts w:ascii="Arial" w:hAnsi="Arial" w:cs="Arial"/>
            <w:color w:val="000000" w:themeColor="text1"/>
            <w:sz w:val="20"/>
            <w:szCs w:val="20"/>
            <w:rPrChange w:id="258" w:author="Heather M" w:date="2025-08-27T18:44:00Z" w16du:dateUtc="2025-08-27T22:44:00Z">
              <w:rPr>
                <w:rFonts w:ascii="Arial" w:hAnsi="Arial" w:cs="Arial"/>
                <w:sz w:val="20"/>
                <w:szCs w:val="20"/>
              </w:rPr>
            </w:rPrChange>
          </w:rPr>
          <w:delText xml:space="preserve">since no national finer-resolution power outage exposure data are available. </w:delText>
        </w:r>
      </w:del>
    </w:p>
    <w:p w14:paraId="0A1A1ACC" w14:textId="308560FE" w:rsidR="00655FD6" w:rsidRDefault="00655FD6" w:rsidP="00655FD6">
      <w:pPr>
        <w:spacing w:after="0" w:line="480" w:lineRule="auto"/>
        <w:ind w:firstLine="720"/>
        <w:rPr>
          <w:ins w:id="259" w:author="Heather M" w:date="2025-08-28T14:04:00Z" w16du:dateUtc="2025-08-28T18:04:00Z"/>
          <w:rFonts w:ascii="Arial" w:hAnsi="Arial" w:cs="Arial"/>
          <w:sz w:val="20"/>
          <w:szCs w:val="20"/>
        </w:rPr>
      </w:pPr>
      <w:r>
        <w:rPr>
          <w:rFonts w:ascii="Arial" w:hAnsi="Arial" w:cs="Arial"/>
          <w:sz w:val="20"/>
          <w:szCs w:val="20"/>
        </w:rPr>
        <w:t>In our main analysis, we</w:t>
      </w:r>
      <w:r w:rsidRPr="007040F4">
        <w:rPr>
          <w:rFonts w:ascii="Arial" w:hAnsi="Arial" w:cs="Arial"/>
          <w:sz w:val="20"/>
          <w:szCs w:val="20"/>
        </w:rPr>
        <w:t xml:space="preserve"> considered a county-day exposed to power outage if </w:t>
      </w:r>
      <w:r w:rsidRPr="007040F4">
        <w:rPr>
          <w:rFonts w:ascii="Arial" w:eastAsia="Garamond" w:hAnsi="Arial" w:cs="Arial"/>
          <w:sz w:val="20"/>
          <w:szCs w:val="20"/>
        </w:rPr>
        <w:t>≥</w:t>
      </w:r>
      <w:r w:rsidRPr="007040F4">
        <w:rPr>
          <w:rFonts w:ascii="Arial" w:hAnsi="Arial" w:cs="Arial"/>
          <w:sz w:val="20"/>
          <w:szCs w:val="20"/>
        </w:rPr>
        <w:t>1% of county customers were without power for 8+ consecutive hours, a definition that may have substantial exposure misclassification (up to 99% of customers may be unexposed)</w:t>
      </w:r>
      <w:r>
        <w:rPr>
          <w:rFonts w:ascii="Arial" w:hAnsi="Arial" w:cs="Arial"/>
          <w:sz w:val="20"/>
          <w:szCs w:val="20"/>
        </w:rPr>
        <w:t>.</w:t>
      </w:r>
      <w:r w:rsidRPr="007040F4">
        <w:rPr>
          <w:rFonts w:ascii="Arial" w:hAnsi="Arial" w:cs="Arial"/>
          <w:sz w:val="20"/>
          <w:szCs w:val="20"/>
        </w:rPr>
        <w:t xml:space="preserve"> This misclassification likely biased study results</w:t>
      </w:r>
      <w:r>
        <w:rPr>
          <w:rFonts w:ascii="Arial" w:hAnsi="Arial" w:cs="Arial"/>
          <w:sz w:val="20"/>
          <w:szCs w:val="20"/>
        </w:rPr>
        <w:t xml:space="preserve"> towards the null, but</w:t>
      </w:r>
      <w:r w:rsidRPr="007040F4">
        <w:rPr>
          <w:rFonts w:ascii="Arial" w:hAnsi="Arial" w:cs="Arial"/>
          <w:sz w:val="20"/>
          <w:szCs w:val="20"/>
        </w:rPr>
        <w:t xml:space="preserve"> the magnitude of bias remains unknown. </w:t>
      </w:r>
      <w:ins w:id="260" w:author="Heather M" w:date="2025-08-27T19:24:00Z" w16du:dateUtc="2025-08-27T23:24:00Z">
        <w:r w:rsidR="004F68A7" w:rsidRPr="004F68A7">
          <w:rPr>
            <w:rFonts w:ascii="Arial" w:hAnsi="Arial" w:cs="Arial"/>
            <w:sz w:val="20"/>
            <w:szCs w:val="20"/>
          </w:rPr>
          <w:t xml:space="preserve">When we assessed power outage exposure based on higher cut points of customers without power (≥3%, ≥5%), scenarios with less exposure misclassification, the observed effect estimates were </w:t>
        </w:r>
        <w:del w:id="261" w:author="Joan Casey" w:date="2025-08-29T16:30:00Z" w16du:dateUtc="2025-08-29T23:30:00Z">
          <w:r w:rsidR="004F68A7" w:rsidRPr="004F68A7" w:rsidDel="003F492F">
            <w:rPr>
              <w:rFonts w:ascii="Arial" w:hAnsi="Arial" w:cs="Arial"/>
              <w:sz w:val="20"/>
              <w:szCs w:val="20"/>
            </w:rPr>
            <w:delText>de-attenuated</w:delText>
          </w:r>
        </w:del>
      </w:ins>
      <w:ins w:id="262" w:author="Joan Casey" w:date="2025-08-29T16:30:00Z" w16du:dateUtc="2025-08-29T23:30:00Z">
        <w:r w:rsidR="003F492F">
          <w:rPr>
            <w:rFonts w:ascii="Arial" w:hAnsi="Arial" w:cs="Arial"/>
            <w:sz w:val="20"/>
            <w:szCs w:val="20"/>
          </w:rPr>
          <w:t>stronger</w:t>
        </w:r>
      </w:ins>
      <w:ins w:id="263" w:author="Heather M" w:date="2025-08-27T19:24:00Z" w16du:dateUtc="2025-08-27T23:24:00Z">
        <w:r w:rsidR="004F68A7" w:rsidRPr="004F68A7">
          <w:rPr>
            <w:rFonts w:ascii="Arial" w:hAnsi="Arial" w:cs="Arial"/>
            <w:sz w:val="20"/>
            <w:szCs w:val="20"/>
          </w:rPr>
          <w:t xml:space="preserve">. </w:t>
        </w:r>
      </w:ins>
      <w:del w:id="264" w:author="Heather M" w:date="2025-08-27T19:24:00Z" w16du:dateUtc="2025-08-27T23:24:00Z">
        <w:r w:rsidDel="004F68A7">
          <w:rPr>
            <w:rFonts w:ascii="Arial" w:hAnsi="Arial" w:cs="Arial"/>
            <w:sz w:val="20"/>
            <w:szCs w:val="20"/>
          </w:rPr>
          <w:delText>When we assessed power outage exposure based on higher thresholds of customers (</w:delText>
        </w:r>
        <w:r w:rsidRPr="0097584B" w:rsidDel="004F68A7">
          <w:rPr>
            <w:rFonts w:ascii="Arial" w:eastAsia="Garamond" w:hAnsi="Arial" w:cs="Arial"/>
            <w:sz w:val="20"/>
            <w:szCs w:val="20"/>
          </w:rPr>
          <w:delText>≥</w:delText>
        </w:r>
        <w:r w:rsidDel="004F68A7">
          <w:rPr>
            <w:rFonts w:ascii="Arial" w:hAnsi="Arial" w:cs="Arial"/>
            <w:sz w:val="20"/>
            <w:szCs w:val="20"/>
          </w:rPr>
          <w:delText xml:space="preserve">3%, </w:delText>
        </w:r>
        <w:r w:rsidRPr="0097584B" w:rsidDel="004F68A7">
          <w:rPr>
            <w:rFonts w:ascii="Arial" w:eastAsia="Garamond" w:hAnsi="Arial" w:cs="Arial"/>
            <w:sz w:val="20"/>
            <w:szCs w:val="20"/>
          </w:rPr>
          <w:delText>≥</w:delText>
        </w:r>
        <w:r w:rsidDel="004F68A7">
          <w:rPr>
            <w:rFonts w:ascii="Arial" w:hAnsi="Arial" w:cs="Arial"/>
            <w:sz w:val="20"/>
            <w:szCs w:val="20"/>
          </w:rPr>
          <w:delText xml:space="preserve">5%), scenarios with less exposure misclassification, we observed larger effect estimates. </w:delText>
        </w:r>
      </w:del>
      <w:r w:rsidRPr="007040F4">
        <w:rPr>
          <w:rFonts w:ascii="Arial" w:hAnsi="Arial" w:cs="Arial"/>
          <w:sz w:val="20"/>
          <w:szCs w:val="20"/>
        </w:rPr>
        <w:t>Future studies could collaborate with utilities to obtain finer-resolution power outage data</w:t>
      </w:r>
      <w:r>
        <w:rPr>
          <w:rFonts w:ascii="Arial" w:hAnsi="Arial" w:cs="Arial"/>
          <w:sz w:val="20"/>
          <w:szCs w:val="20"/>
        </w:rPr>
        <w:t xml:space="preserve"> </w:t>
      </w:r>
      <w:r w:rsidRPr="007040F4">
        <w:rPr>
          <w:rFonts w:ascii="Arial" w:hAnsi="Arial" w:cs="Arial"/>
          <w:sz w:val="20"/>
          <w:szCs w:val="20"/>
        </w:rPr>
        <w:t xml:space="preserve">or use satellite imagery to identify exact outage boundaries of long-duration outages </w:t>
      </w:r>
      <w:r>
        <w:rPr>
          <w:rFonts w:ascii="Arial" w:hAnsi="Arial" w:cs="Arial"/>
          <w:sz w:val="20"/>
          <w:szCs w:val="20"/>
        </w:rPr>
        <w:t xml:space="preserve">lasting into the night </w:t>
      </w:r>
      <w:r w:rsidRPr="007040F4">
        <w:rPr>
          <w:rFonts w:ascii="Arial" w:hAnsi="Arial" w:cs="Arial"/>
          <w:sz w:val="20"/>
          <w:szCs w:val="20"/>
        </w:rPr>
        <w:fldChar w:fldCharType="begin"/>
      </w:r>
      <w:r w:rsidR="003C5498">
        <w:rPr>
          <w:rFonts w:ascii="Arial" w:hAnsi="Arial" w:cs="Arial"/>
          <w:sz w:val="20"/>
          <w:szCs w:val="20"/>
        </w:rPr>
        <w:instrText xml:space="preserve"> ADDIN ZOTERO_ITEM CSL_CITATION {"citationID":"nVeNQGKE","properties":{"formattedCitation":"(56, 57)","plainCitation":"(56, 57)","noteIndex":0},"citationItems":[{"id":270,"uris":["http://zotero.org/users/local/hHKggCUl/items/49K4KLNV"],"itemData":{"id":270,"type":"article-journal","abstract":"The intensity of extreme weather events has been increasing, posing a unique threat to society and highlighting the importance of our electrical power system, a key component in our infrastructure. In severe weather events, quickly identifying power outage impact zones and a</w:instrText>
      </w:r>
      <w:r w:rsidR="003C5498">
        <w:rPr>
          <w:rFonts w:ascii="Cambria Math" w:hAnsi="Cambria Math" w:cs="Cambria Math"/>
          <w:sz w:val="20"/>
          <w:szCs w:val="20"/>
        </w:rPr>
        <w:instrText>ﬀ</w:instrText>
      </w:r>
      <w:r w:rsidR="003C5498">
        <w:rPr>
          <w:rFonts w:ascii="Arial" w:hAnsi="Arial" w:cs="Arial"/>
          <w:sz w:val="20"/>
          <w:szCs w:val="20"/>
        </w:rPr>
        <w:instrText>ected communities is crucial for informed disaster response. However, a lack of household-level power outage data impedes timely and precise assessments. To address these challenges, we introduced an analytical workﬂow using NASA’s Black Marble daily nighttime light (NTL) images to detect power outages from the 2021 Winter Storm Uri. This workﬂow includes adjustments to mitigate viewing angle and snow reﬂection e</w:instrText>
      </w:r>
      <w:r w:rsidR="003C5498">
        <w:rPr>
          <w:rFonts w:ascii="Cambria Math" w:hAnsi="Cambria Math" w:cs="Cambria Math"/>
          <w:sz w:val="20"/>
          <w:szCs w:val="20"/>
        </w:rPr>
        <w:instrText>ﬀ</w:instrText>
      </w:r>
      <w:r w:rsidR="003C5498">
        <w:rPr>
          <w:rFonts w:ascii="Arial" w:hAnsi="Arial" w:cs="Arial"/>
          <w:sz w:val="20"/>
          <w:szCs w:val="20"/>
        </w:rPr>
        <w:instrText>ects. Power outage is detected by comparing storm-time and baseline (normal condition) NTL images using an empirical adjusted equation. The outcomes of the workﬂow are 500-meter resolution power outage maps, which have the optimal correlation with real outage tracking data when NTL intensity is reduced by 26%. With the resultant power outage maps, we analyzed the relations between power outages and disadvantaged populations in 126 Texas counties and 4182 census tracts to evaluate environmental justice in the storm. The results show that Latino/Hispanic communities tend to su</w:instrText>
      </w:r>
      <w:r w:rsidR="003C5498">
        <w:rPr>
          <w:rFonts w:ascii="Cambria Math" w:hAnsi="Cambria Math" w:cs="Cambria Math"/>
          <w:sz w:val="20"/>
          <w:szCs w:val="20"/>
        </w:rPr>
        <w:instrText>ﬀ</w:instrText>
      </w:r>
      <w:r w:rsidR="003C5498">
        <w:rPr>
          <w:rFonts w:ascii="Arial" w:hAnsi="Arial" w:cs="Arial"/>
          <w:sz w:val="20"/>
          <w:szCs w:val="20"/>
        </w:rPr>
        <w:instrText xml:space="preserve">er more from power outages at both the county and census tract levels.","container-title":"International Journal of Digital Earth","DOI":"10.1080/17538947.2023.2224087","ISSN":"1753-8947, 1753-8955","issue":"1","journalAbbreviation":"International Journal of Digital Earth","language":"en","page":"2259-2278","source":"DOI.org (Crossref)","title":"Power outage and environmental justice in Winter Storm Uri: an analytical workflow based on nighttime light remote sensing","title-short":"Power outage and environmental justice in Winter Storm Uri","volume":"16","author":[{"family":"Xu","given":"Jinwen"},{"family":"Qiang","given":"Yi"},{"family":"Cai","given":"Heng"},{"family":"Zou","given":"Lei"}],"issued":{"date-parts":[["2023",10,2]]}}},{"id":269,"uris":["http://zotero.org/users/local/hHKggCUl/items/SEVX6CBW"],"itemData":{"id":269,"type":"article-journal","abstract":"Complicated systems are complicated to monitor. The electric grid is one of the most complicated systems, and subsequently goes under-monitored in many regions around the world that cannot easily afford expensive meters. However, the electric grid is also critical for sustaining a high quality of life, and requires better monitoring than is often available to ensure consistent service is provided. Past work has shown that images taken by satellites during the night, capturing nighttime illumination (‘‘nightlights’’), could provide a proxy measurement of grid performance for minimal cost. We build upon earlier work by identifying the pixel z-score – a statistical measurement of a pixel’s illumination relative to its history – as a key method for detecting electricity outages from the often-noisy nightlights dataset. We then train and validate our approach against observations from a network of on-the-ground power outage sensors in our observation area of Accra, Ghana, a dataset representing the largest collection of utility-independent electricity reliability measurements on the African continent. Using multiple machine learning techniques for estimating potential outages from nightlight images, we obtain high performance for predicting outages in Accra at scales as small as a single pixel (0.2 km2) and with training datasets as small as three months of illumination/sensor data. We further validate our methodology beyond the spatio-temporal coverage of the on-the-ground sensor deployment against a human-labeled dataset of outages by neighborhood throughout Accra. Delving deeper into the applications and limitations of available datasets and our work, we conclude by highlighting questions about the generality of our method vital to understanding its potential for low-cost worldwide measurements of grid reliability.","container-title":"Applied Energy","DOI":"10.1016/j.apenergy.2022.119237","ISSN":"03062619","journalAbbreviation":"Applied Energy","language":"en","page":"119237","source":"DOI.org (Crossref)","title":"The electricity scene from above: Exploring power grid inconsistencies using satellite data in Accra, Ghana","title-short":"The electricity scene from above","volume":"319","author":[{"family":"Shah","given":"Zeal"},{"family":"Klugman","given":"Noah"},{"family":"Cadamuro","given":"Gabriel"},{"family":"Hsu","given":"Feng-Chi"},{"family":"Elvidge","given":"Christopher D."},{"family":"Taneja","given":"Jay"}],"issued":{"date-parts":[["2022",8]]}}}],"schema":"https://github.com/citation-style-language/schema/raw/master/csl-citation.json"} </w:instrText>
      </w:r>
      <w:r w:rsidRPr="007040F4">
        <w:rPr>
          <w:rFonts w:ascii="Arial" w:hAnsi="Arial" w:cs="Arial"/>
          <w:sz w:val="20"/>
          <w:szCs w:val="20"/>
        </w:rPr>
        <w:fldChar w:fldCharType="separate"/>
      </w:r>
      <w:r w:rsidR="003C5498">
        <w:rPr>
          <w:rFonts w:ascii="Arial" w:hAnsi="Arial" w:cs="Arial"/>
          <w:noProof/>
          <w:sz w:val="20"/>
          <w:szCs w:val="20"/>
        </w:rPr>
        <w:t>(56, 57)</w:t>
      </w:r>
      <w:r w:rsidRPr="007040F4">
        <w:rPr>
          <w:rFonts w:ascii="Arial" w:hAnsi="Arial" w:cs="Arial"/>
          <w:sz w:val="20"/>
          <w:szCs w:val="20"/>
        </w:rPr>
        <w:fldChar w:fldCharType="end"/>
      </w:r>
      <w:r>
        <w:rPr>
          <w:rFonts w:ascii="Arial" w:hAnsi="Arial" w:cs="Arial"/>
          <w:sz w:val="20"/>
          <w:szCs w:val="20"/>
        </w:rPr>
        <w:t xml:space="preserve"> to </w:t>
      </w:r>
      <w:ins w:id="265" w:author="Heather M" w:date="2025-08-27T19:24:00Z" w16du:dateUtc="2025-08-27T23:24:00Z">
        <w:r w:rsidR="009E1189">
          <w:rPr>
            <w:rFonts w:ascii="Arial" w:hAnsi="Arial" w:cs="Arial"/>
            <w:sz w:val="20"/>
            <w:szCs w:val="20"/>
          </w:rPr>
          <w:t>improve exposure assessment.</w:t>
        </w:r>
      </w:ins>
      <w:del w:id="266" w:author="Heather M" w:date="2025-08-27T19:24:00Z" w16du:dateUtc="2025-08-27T23:24:00Z">
        <w:r w:rsidDel="009E1189">
          <w:rPr>
            <w:rFonts w:ascii="Arial" w:hAnsi="Arial" w:cs="Arial"/>
            <w:sz w:val="20"/>
            <w:szCs w:val="20"/>
          </w:rPr>
          <w:delText>address these exposure assessment issues.</w:delText>
        </w:r>
      </w:del>
    </w:p>
    <w:p w14:paraId="1E18B5DA" w14:textId="5193EB08" w:rsidR="00AA74A9" w:rsidRDefault="00AA74A9" w:rsidP="00655FD6">
      <w:pPr>
        <w:spacing w:after="0" w:line="480" w:lineRule="auto"/>
        <w:ind w:firstLine="720"/>
        <w:rPr>
          <w:rFonts w:ascii="Arial" w:hAnsi="Arial" w:cs="Arial"/>
          <w:sz w:val="20"/>
          <w:szCs w:val="20"/>
        </w:rPr>
      </w:pPr>
      <w:ins w:id="267" w:author="Heather M" w:date="2025-08-28T14:04:00Z" w16du:dateUtc="2025-08-28T18:04:00Z">
        <w:r w:rsidRPr="00AA74A9">
          <w:rPr>
            <w:rFonts w:ascii="Arial" w:hAnsi="Arial" w:cs="Arial"/>
            <w:sz w:val="20"/>
            <w:szCs w:val="20"/>
          </w:rPr>
          <w:t xml:space="preserve">Because </w:t>
        </w:r>
        <w:del w:id="268" w:author="Joan Casey" w:date="2025-08-29T16:31:00Z" w16du:dateUtc="2025-08-29T23:31:00Z">
          <w:r w:rsidRPr="00AA74A9" w:rsidDel="003F492F">
            <w:rPr>
              <w:rFonts w:ascii="Arial" w:hAnsi="Arial" w:cs="Arial"/>
              <w:sz w:val="20"/>
              <w:szCs w:val="20"/>
            </w:rPr>
            <w:delText>PowerOutages.us</w:delText>
          </w:r>
        </w:del>
      </w:ins>
      <w:ins w:id="269" w:author="Joan Casey" w:date="2025-08-29T16:31:00Z" w16du:dateUtc="2025-08-29T23:31:00Z">
        <w:r w:rsidR="003F492F">
          <w:rPr>
            <w:rFonts w:ascii="Arial" w:hAnsi="Arial" w:cs="Arial"/>
            <w:sz w:val="20"/>
            <w:szCs w:val="20"/>
          </w:rPr>
          <w:t>POUS</w:t>
        </w:r>
      </w:ins>
      <w:ins w:id="270" w:author="Heather M" w:date="2025-08-28T14:04:00Z" w16du:dateUtc="2025-08-28T18:04:00Z">
        <w:r w:rsidRPr="00AA74A9">
          <w:rPr>
            <w:rFonts w:ascii="Arial" w:hAnsi="Arial" w:cs="Arial"/>
            <w:sz w:val="20"/>
            <w:szCs w:val="20"/>
          </w:rPr>
          <w:t xml:space="preserve"> did not supply reliable counts of electrical customers by county, we </w:t>
        </w:r>
        <w:del w:id="271" w:author="Joan Casey" w:date="2025-08-29T16:31:00Z" w16du:dateUtc="2025-08-29T23:31:00Z">
          <w:r w:rsidRPr="00AA74A9" w:rsidDel="003F492F">
            <w:rPr>
              <w:rFonts w:ascii="Arial" w:hAnsi="Arial" w:cs="Arial"/>
              <w:sz w:val="20"/>
              <w:szCs w:val="20"/>
            </w:rPr>
            <w:delText xml:space="preserve">had to </w:delText>
          </w:r>
        </w:del>
        <w:r w:rsidRPr="00AA74A9">
          <w:rPr>
            <w:rFonts w:ascii="Arial" w:hAnsi="Arial" w:cs="Arial"/>
            <w:sz w:val="20"/>
            <w:szCs w:val="20"/>
          </w:rPr>
          <w:t>estimate</w:t>
        </w:r>
      </w:ins>
      <w:ins w:id="272" w:author="Joan Casey" w:date="2025-08-29T16:31:00Z" w16du:dateUtc="2025-08-29T23:31:00Z">
        <w:r w:rsidR="003F492F">
          <w:rPr>
            <w:rFonts w:ascii="Arial" w:hAnsi="Arial" w:cs="Arial"/>
            <w:sz w:val="20"/>
            <w:szCs w:val="20"/>
          </w:rPr>
          <w:t>d</w:t>
        </w:r>
      </w:ins>
      <w:ins w:id="273" w:author="Heather M" w:date="2025-08-28T14:04:00Z" w16du:dateUtc="2025-08-28T18:04:00Z">
        <w:r w:rsidRPr="00AA74A9">
          <w:rPr>
            <w:rFonts w:ascii="Arial" w:hAnsi="Arial" w:cs="Arial"/>
            <w:sz w:val="20"/>
            <w:szCs w:val="20"/>
          </w:rPr>
          <w:t xml:space="preserve"> the number of electrical customers using American Community Survey and Energy Information Administration data. We do not know how accurate these estimates are, and</w:t>
        </w:r>
      </w:ins>
      <w:ins w:id="274" w:author="Joan Casey" w:date="2025-08-29T16:31:00Z" w16du:dateUtc="2025-08-29T23:31:00Z">
        <w:r w:rsidR="003F492F">
          <w:rPr>
            <w:rFonts w:ascii="Arial" w:hAnsi="Arial" w:cs="Arial"/>
            <w:sz w:val="20"/>
            <w:szCs w:val="20"/>
          </w:rPr>
          <w:t xml:space="preserve">, to our knowledge, no </w:t>
        </w:r>
      </w:ins>
      <w:ins w:id="275" w:author="Heather M" w:date="2025-08-28T14:04:00Z" w16du:dateUtc="2025-08-28T18:04:00Z">
        <w:del w:id="276" w:author="Joan Casey" w:date="2025-08-29T16:31:00Z" w16du:dateUtc="2025-08-29T23:31:00Z">
          <w:r w:rsidRPr="00AA74A9" w:rsidDel="003F492F">
            <w:rPr>
              <w:rFonts w:ascii="Arial" w:hAnsi="Arial" w:cs="Arial"/>
              <w:sz w:val="20"/>
              <w:szCs w:val="20"/>
            </w:rPr>
            <w:delText xml:space="preserve"> no </w:delText>
          </w:r>
        </w:del>
        <w:r w:rsidRPr="00AA74A9">
          <w:rPr>
            <w:rFonts w:ascii="Arial" w:hAnsi="Arial" w:cs="Arial"/>
            <w:sz w:val="20"/>
            <w:szCs w:val="20"/>
          </w:rPr>
          <w:t>better data exist. If these estimates were not accurate, this may have introduced bias (likely non-differential) into our effect estimates.</w:t>
        </w:r>
      </w:ins>
    </w:p>
    <w:p w14:paraId="2682AB26" w14:textId="0DD6160A" w:rsidR="00655FD6" w:rsidDel="00950BE4" w:rsidRDefault="00950BE4" w:rsidP="00655FD6">
      <w:pPr>
        <w:spacing w:after="0" w:line="480" w:lineRule="auto"/>
        <w:ind w:firstLine="720"/>
        <w:rPr>
          <w:del w:id="277" w:author="Heather M" w:date="2025-08-27T19:09:00Z" w16du:dateUtc="2025-08-27T23:09:00Z"/>
          <w:rFonts w:ascii="Arial" w:hAnsi="Arial" w:cs="Arial"/>
          <w:sz w:val="20"/>
          <w:szCs w:val="20"/>
        </w:rPr>
      </w:pPr>
      <w:ins w:id="278" w:author="Heather M" w:date="2025-08-27T19:09:00Z" w16du:dateUtc="2025-08-27T23:09:00Z">
        <w:r w:rsidRPr="00950BE4">
          <w:rPr>
            <w:rFonts w:ascii="Arial" w:hAnsi="Arial" w:cs="Arial"/>
            <w:sz w:val="20"/>
            <w:szCs w:val="20"/>
          </w:rPr>
          <w:t>Next, power outages may be more common in high social vulnerability communities (5). High social vulnerability counties may have been over</w:t>
        </w:r>
        <w:del w:id="279" w:author="Joan Casey" w:date="2025-08-29T16:32:00Z" w16du:dateUtc="2025-08-29T23:32:00Z">
          <w:r w:rsidRPr="00950BE4" w:rsidDel="003F492F">
            <w:rPr>
              <w:rFonts w:ascii="Arial" w:hAnsi="Arial" w:cs="Arial"/>
              <w:sz w:val="20"/>
              <w:szCs w:val="20"/>
            </w:rPr>
            <w:delText>-</w:delText>
          </w:r>
        </w:del>
        <w:r w:rsidRPr="00950BE4">
          <w:rPr>
            <w:rFonts w:ascii="Arial" w:hAnsi="Arial" w:cs="Arial"/>
            <w:sz w:val="20"/>
            <w:szCs w:val="20"/>
          </w:rPr>
          <w:t xml:space="preserve">represented in the exposed group in our study, and the health effects of power outages may be stronger in these places. This means that our effect estimates may not be generalizable to counties with lower social vulnerability, and we may have overestimated the effect of power outage on hospitalization. At the same time, our study population was comprised of Medicare Fee-For-Service beneficiaries, who may be less </w:t>
        </w:r>
        <w:r w:rsidRPr="00950BE4">
          <w:rPr>
            <w:rFonts w:ascii="Arial" w:hAnsi="Arial" w:cs="Arial"/>
            <w:sz w:val="20"/>
            <w:szCs w:val="20"/>
          </w:rPr>
          <w:lastRenderedPageBreak/>
          <w:t xml:space="preserve">vulnerable to health effects from power outages due to higher individual-level SES and fewer chronic health conditions compared to Medicare Advantage beneficiaries, which may have led to underestimation of the population-level effect. </w:t>
        </w:r>
      </w:ins>
      <w:del w:id="280" w:author="Heather M" w:date="2025-08-27T19:09:00Z" w16du:dateUtc="2025-08-27T23:09:00Z">
        <w:r w:rsidR="00655FD6" w:rsidDel="00950BE4">
          <w:rPr>
            <w:rFonts w:ascii="Arial" w:hAnsi="Arial" w:cs="Arial"/>
            <w:sz w:val="20"/>
            <w:szCs w:val="20"/>
          </w:rPr>
          <w:delText xml:space="preserve">Next, power outages may be more common in high social vulnerability communities </w:delText>
        </w:r>
        <w:r w:rsidR="00655FD6" w:rsidDel="00950BE4">
          <w:rPr>
            <w:rFonts w:ascii="Arial" w:hAnsi="Arial" w:cs="Arial"/>
            <w:sz w:val="20"/>
            <w:szCs w:val="20"/>
          </w:rPr>
          <w:fldChar w:fldCharType="begin"/>
        </w:r>
        <w:r w:rsidR="00655FD6" w:rsidDel="00950BE4">
          <w:rPr>
            <w:rFonts w:ascii="Arial" w:hAnsi="Arial" w:cs="Arial"/>
            <w:sz w:val="20"/>
            <w:szCs w:val="20"/>
          </w:rPr>
          <w:delInstrText xml:space="preserve"> ADDIN ZOTERO_ITEM CSL_CITATION {"citationID":"lwLjqDmw","properties":{"formattedCitation":"(5)","plainCitation":"(5)","noteIndex":0},"citationItems":[{"id":176,"uris":["http://zotero.org/users/local/hHKggCUl/items/5MSNWAQ5"],"itemData":{"id":176,"type":"article-journal","abstract":"Abstract\n            Power outages threaten public health. While outages will likely increase with climate change, an aging electrical grid, and increased energy demand, little is known about their frequency and distribution within states. Here, we characterize 2018–2020 outages, finding an average of 520 million customer-hours total without power annually across 2447 US counties (73.7% of the US population). 17,484 8+ hour outages (a medically-relevant duration with potential health consequences) and 231,174 1+ hour outages took place, with greatest prevalence in Northeastern, Southern, and Appalachian counties. Arkansas, Louisiana, and Michigan counties experience a dual burden of frequent 8+ hour outages and high social vulnerability and prevalence of electricity-dependent durable medical equipment use. 62.1% of 8+ hour outages co-occur with extreme weather/climate events, particularly heavy precipitation, anomalous heat, and tropical cyclones. Results could support future large-scale epidemiology studies, inform equitable disaster preparedness and response, and prioritize geographic areas for resource allocation and interventions.","container-title":"Nature Communications","DOI":"10.1038/s41467-023-38084-6","ISSN":"2041-1723","issue":"1","journalAbbreviation":"Nat Commun","language":"en","page":"2470","source":"DOI.org (Crossref)","title":"Spatiotemporal distribution of power outages with climate events and social vulnerability in the USA","volume":"14","author":[{"family":"Do","given":"Vivian"},{"family":"McBrien","given":"Heather"},{"family":"Flores","given":"Nina M."},{"family":"Northrop","given":"Alexander J."},{"family":"Schlegelmilch","given":"Jeffrey"},{"family":"Kiang","given":"Mathew V."},{"family":"Casey","given":"Joan A."}],"issued":{"date-parts":[["2023",4,29]]}}}],"schema":"https://github.com/citation-style-language/schema/raw/master/csl-citation.json"} </w:delInstrText>
        </w:r>
        <w:r w:rsidR="00655FD6" w:rsidDel="00950BE4">
          <w:rPr>
            <w:rFonts w:ascii="Arial" w:hAnsi="Arial" w:cs="Arial"/>
            <w:sz w:val="20"/>
            <w:szCs w:val="20"/>
          </w:rPr>
          <w:fldChar w:fldCharType="separate"/>
        </w:r>
        <w:r w:rsidR="00655FD6" w:rsidDel="00950BE4">
          <w:rPr>
            <w:rFonts w:ascii="Arial" w:hAnsi="Arial" w:cs="Arial"/>
            <w:noProof/>
            <w:sz w:val="20"/>
            <w:szCs w:val="20"/>
          </w:rPr>
          <w:delText>(5)</w:delText>
        </w:r>
        <w:r w:rsidR="00655FD6" w:rsidDel="00950BE4">
          <w:rPr>
            <w:rFonts w:ascii="Arial" w:hAnsi="Arial" w:cs="Arial"/>
            <w:sz w:val="20"/>
            <w:szCs w:val="20"/>
          </w:rPr>
          <w:fldChar w:fldCharType="end"/>
        </w:r>
        <w:r w:rsidR="00655FD6" w:rsidDel="00950BE4">
          <w:rPr>
            <w:rFonts w:ascii="Arial" w:hAnsi="Arial" w:cs="Arial"/>
            <w:sz w:val="20"/>
            <w:szCs w:val="20"/>
          </w:rPr>
          <w:delText xml:space="preserve">. If power outage exposure in our study was more common among more vulnerable older adults, the effects estimated here may be overestimates of the population-level effect. </w:delText>
        </w:r>
      </w:del>
    </w:p>
    <w:p w14:paraId="18F38EA1" w14:textId="77777777" w:rsidR="00950BE4" w:rsidRDefault="00950BE4" w:rsidP="00655FD6">
      <w:pPr>
        <w:spacing w:after="0" w:line="480" w:lineRule="auto"/>
        <w:ind w:firstLine="720"/>
        <w:rPr>
          <w:ins w:id="281" w:author="Heather M" w:date="2025-08-27T19:09:00Z" w16du:dateUtc="2025-08-27T23:09:00Z"/>
          <w:rFonts w:ascii="Arial" w:hAnsi="Arial" w:cs="Arial"/>
          <w:sz w:val="20"/>
          <w:szCs w:val="20"/>
        </w:rPr>
      </w:pPr>
    </w:p>
    <w:p w14:paraId="7DEC9CA1" w14:textId="1B977EB4" w:rsidR="00655FD6" w:rsidDel="00AF3F89" w:rsidRDefault="00655FD6" w:rsidP="00655FD6">
      <w:pPr>
        <w:spacing w:after="0" w:line="480" w:lineRule="auto"/>
        <w:ind w:firstLine="720"/>
        <w:rPr>
          <w:del w:id="282" w:author="Heather M" w:date="2025-08-27T19:16:00Z" w16du:dateUtc="2025-08-27T23:16:00Z"/>
          <w:rFonts w:ascii="Arial" w:hAnsi="Arial" w:cs="Arial"/>
          <w:sz w:val="20"/>
          <w:szCs w:val="20"/>
        </w:rPr>
      </w:pPr>
      <w:r>
        <w:rPr>
          <w:rFonts w:ascii="Arial" w:hAnsi="Arial" w:cs="Arial"/>
          <w:sz w:val="20"/>
          <w:szCs w:val="20"/>
        </w:rPr>
        <w:t>Additionally, w</w:t>
      </w:r>
      <w:r w:rsidRPr="007040F4">
        <w:rPr>
          <w:rFonts w:ascii="Arial" w:hAnsi="Arial" w:cs="Arial"/>
          <w:sz w:val="20"/>
          <w:szCs w:val="20"/>
        </w:rPr>
        <w:t xml:space="preserve">e assessed DME use as </w:t>
      </w:r>
      <w:r>
        <w:rPr>
          <w:rFonts w:ascii="Arial" w:hAnsi="Arial" w:cs="Arial"/>
          <w:sz w:val="20"/>
          <w:szCs w:val="20"/>
        </w:rPr>
        <w:t xml:space="preserve">a </w:t>
      </w:r>
      <w:r w:rsidRPr="007040F4">
        <w:rPr>
          <w:rFonts w:ascii="Arial" w:hAnsi="Arial" w:cs="Arial"/>
          <w:sz w:val="20"/>
          <w:szCs w:val="20"/>
        </w:rPr>
        <w:t xml:space="preserve">potential </w:t>
      </w:r>
      <w:r>
        <w:rPr>
          <w:rFonts w:ascii="Arial" w:hAnsi="Arial" w:cs="Arial"/>
          <w:sz w:val="20"/>
          <w:szCs w:val="20"/>
        </w:rPr>
        <w:t xml:space="preserve">effect modifier </w:t>
      </w:r>
      <w:r w:rsidRPr="007040F4">
        <w:rPr>
          <w:rFonts w:ascii="Arial" w:hAnsi="Arial" w:cs="Arial"/>
          <w:sz w:val="20"/>
          <w:szCs w:val="20"/>
        </w:rPr>
        <w:t>at the county level. Because counties are large and diverse, this likely impacted our ability to detect effect modification</w:t>
      </w:r>
      <w:r>
        <w:rPr>
          <w:rFonts w:ascii="Arial" w:hAnsi="Arial" w:cs="Arial"/>
          <w:sz w:val="20"/>
          <w:szCs w:val="20"/>
        </w:rPr>
        <w:t>.</w:t>
      </w:r>
      <w:ins w:id="283" w:author="Heather M" w:date="2025-08-27T19:15:00Z" w16du:dateUtc="2025-08-27T23:15:00Z">
        <w:r w:rsidR="005C42AD">
          <w:rPr>
            <w:rFonts w:ascii="Arial" w:hAnsi="Arial" w:cs="Arial"/>
            <w:sz w:val="20"/>
            <w:szCs w:val="20"/>
          </w:rPr>
          <w:t xml:space="preserve"> </w:t>
        </w:r>
        <w:r w:rsidR="005C42AD" w:rsidRPr="005C42AD">
          <w:rPr>
            <w:rFonts w:ascii="Arial" w:hAnsi="Arial" w:cs="Arial"/>
            <w:sz w:val="20"/>
            <w:szCs w:val="20"/>
          </w:rPr>
          <w:t>This was a</w:t>
        </w:r>
      </w:ins>
      <w:ins w:id="284" w:author="Heather M" w:date="2025-08-27T19:16:00Z" w16du:dateUtc="2025-08-27T23:16:00Z">
        <w:r w:rsidR="004A6208">
          <w:rPr>
            <w:rFonts w:ascii="Arial" w:hAnsi="Arial" w:cs="Arial"/>
            <w:sz w:val="20"/>
            <w:szCs w:val="20"/>
          </w:rPr>
          <w:t>lso</w:t>
        </w:r>
      </w:ins>
      <w:ins w:id="285" w:author="Heather M" w:date="2025-08-27T19:15:00Z" w16du:dateUtc="2025-08-27T23:15:00Z">
        <w:r w:rsidR="005C42AD" w:rsidRPr="005C42AD">
          <w:rPr>
            <w:rFonts w:ascii="Arial" w:hAnsi="Arial" w:cs="Arial"/>
            <w:sz w:val="20"/>
            <w:szCs w:val="20"/>
          </w:rPr>
          <w:t xml:space="preserve"> US-based study. Electrical grid infrastructure, social cohesion, and health</w:t>
        </w:r>
        <w:del w:id="286" w:author="Joan Casey" w:date="2025-08-29T16:33:00Z" w16du:dateUtc="2025-08-29T23:33:00Z">
          <w:r w:rsidR="005C42AD" w:rsidRPr="005C42AD" w:rsidDel="003F492F">
            <w:rPr>
              <w:rFonts w:ascii="Arial" w:hAnsi="Arial" w:cs="Arial"/>
              <w:sz w:val="20"/>
              <w:szCs w:val="20"/>
            </w:rPr>
            <w:delText xml:space="preserve"> </w:delText>
          </w:r>
        </w:del>
        <w:r w:rsidR="005C42AD" w:rsidRPr="005C42AD">
          <w:rPr>
            <w:rFonts w:ascii="Arial" w:hAnsi="Arial" w:cs="Arial"/>
            <w:sz w:val="20"/>
            <w:szCs w:val="20"/>
          </w:rPr>
          <w:t xml:space="preserve">care access vary </w:t>
        </w:r>
        <w:del w:id="287" w:author="Joan Casey" w:date="2025-08-29T16:33:00Z" w16du:dateUtc="2025-08-29T23:33:00Z">
          <w:r w:rsidR="005C42AD" w:rsidRPr="005C42AD" w:rsidDel="003F492F">
            <w:rPr>
              <w:rFonts w:ascii="Arial" w:hAnsi="Arial" w:cs="Arial"/>
              <w:sz w:val="20"/>
              <w:szCs w:val="20"/>
            </w:rPr>
            <w:delText>grea</w:delText>
          </w:r>
        </w:del>
      </w:ins>
      <w:ins w:id="288" w:author="Joan Casey" w:date="2025-08-29T16:33:00Z" w16du:dateUtc="2025-08-29T23:33:00Z">
        <w:r w:rsidR="003F492F">
          <w:rPr>
            <w:rFonts w:ascii="Arial" w:hAnsi="Arial" w:cs="Arial"/>
            <w:sz w:val="20"/>
            <w:szCs w:val="20"/>
          </w:rPr>
          <w:t>significan</w:t>
        </w:r>
      </w:ins>
      <w:ins w:id="289" w:author="Heather M" w:date="2025-08-27T19:15:00Z" w16du:dateUtc="2025-08-27T23:15:00Z">
        <w:r w:rsidR="005C42AD" w:rsidRPr="005C42AD">
          <w:rPr>
            <w:rFonts w:ascii="Arial" w:hAnsi="Arial" w:cs="Arial"/>
            <w:sz w:val="20"/>
            <w:szCs w:val="20"/>
          </w:rPr>
          <w:t xml:space="preserve">tly by country, and it is </w:t>
        </w:r>
        <w:del w:id="290" w:author="Joan Casey" w:date="2025-08-29T16:33:00Z" w16du:dateUtc="2025-08-29T23:33:00Z">
          <w:r w:rsidR="005C42AD" w:rsidRPr="005C42AD" w:rsidDel="003F492F">
            <w:rPr>
              <w:rFonts w:ascii="Arial" w:hAnsi="Arial" w:cs="Arial"/>
              <w:sz w:val="20"/>
              <w:szCs w:val="20"/>
            </w:rPr>
            <w:delText xml:space="preserve">not </w:delText>
          </w:r>
        </w:del>
      </w:ins>
      <w:ins w:id="291" w:author="Joan Casey" w:date="2025-08-29T16:33:00Z" w16du:dateUtc="2025-08-29T23:33:00Z">
        <w:r w:rsidR="003F492F">
          <w:rPr>
            <w:rFonts w:ascii="Arial" w:hAnsi="Arial" w:cs="Arial"/>
            <w:sz w:val="20"/>
            <w:szCs w:val="20"/>
          </w:rPr>
          <w:t>un</w:t>
        </w:r>
      </w:ins>
      <w:ins w:id="292" w:author="Heather M" w:date="2025-08-27T19:15:00Z" w16du:dateUtc="2025-08-27T23:15:00Z">
        <w:r w:rsidR="005C42AD" w:rsidRPr="005C42AD">
          <w:rPr>
            <w:rFonts w:ascii="Arial" w:hAnsi="Arial" w:cs="Arial"/>
            <w:sz w:val="20"/>
            <w:szCs w:val="20"/>
          </w:rPr>
          <w:t xml:space="preserve">clear </w:t>
        </w:r>
        <w:del w:id="293" w:author="Joan Casey" w:date="2025-08-29T16:33:00Z" w16du:dateUtc="2025-08-29T23:33:00Z">
          <w:r w:rsidR="005C42AD" w:rsidRPr="005C42AD" w:rsidDel="003F492F">
            <w:rPr>
              <w:rFonts w:ascii="Arial" w:hAnsi="Arial" w:cs="Arial"/>
              <w:sz w:val="20"/>
              <w:szCs w:val="20"/>
            </w:rPr>
            <w:delText>if</w:delText>
          </w:r>
        </w:del>
      </w:ins>
      <w:ins w:id="294" w:author="Joan Casey" w:date="2025-08-29T16:33:00Z" w16du:dateUtc="2025-08-29T23:33:00Z">
        <w:r w:rsidR="003F492F">
          <w:rPr>
            <w:rFonts w:ascii="Arial" w:hAnsi="Arial" w:cs="Arial"/>
            <w:sz w:val="20"/>
            <w:szCs w:val="20"/>
          </w:rPr>
          <w:t>whether</w:t>
        </w:r>
      </w:ins>
      <w:ins w:id="295" w:author="Heather M" w:date="2025-08-27T19:15:00Z" w16du:dateUtc="2025-08-27T23:15:00Z">
        <w:r w:rsidR="005C42AD" w:rsidRPr="005C42AD">
          <w:rPr>
            <w:rFonts w:ascii="Arial" w:hAnsi="Arial" w:cs="Arial"/>
            <w:sz w:val="20"/>
            <w:szCs w:val="20"/>
          </w:rPr>
          <w:t xml:space="preserve"> our results generalize outside </w:t>
        </w:r>
        <w:del w:id="296" w:author="Joan Casey" w:date="2025-08-29T16:33:00Z" w16du:dateUtc="2025-08-29T23:33:00Z">
          <w:r w:rsidR="005C42AD" w:rsidRPr="005C42AD" w:rsidDel="003F492F">
            <w:rPr>
              <w:rFonts w:ascii="Arial" w:hAnsi="Arial" w:cs="Arial"/>
              <w:sz w:val="20"/>
              <w:szCs w:val="20"/>
            </w:rPr>
            <w:delText xml:space="preserve">of </w:delText>
          </w:r>
        </w:del>
        <w:r w:rsidR="005C42AD" w:rsidRPr="005C42AD">
          <w:rPr>
            <w:rFonts w:ascii="Arial" w:hAnsi="Arial" w:cs="Arial"/>
            <w:sz w:val="20"/>
            <w:szCs w:val="20"/>
          </w:rPr>
          <w:t>the United States. Other studies are needed to evaluate the health impacts of power outages internationally.</w:t>
        </w:r>
      </w:ins>
      <w:ins w:id="297" w:author="Heather M" w:date="2025-08-27T19:16:00Z" w16du:dateUtc="2025-08-27T23:16:00Z">
        <w:r w:rsidR="00AF3F89">
          <w:rPr>
            <w:rFonts w:ascii="Arial" w:hAnsi="Arial" w:cs="Arial"/>
            <w:sz w:val="20"/>
            <w:szCs w:val="20"/>
          </w:rPr>
          <w:t xml:space="preserve"> </w:t>
        </w:r>
      </w:ins>
    </w:p>
    <w:p w14:paraId="7941C5CB" w14:textId="77777777" w:rsidR="00655FD6" w:rsidRPr="007040F4" w:rsidRDefault="00655FD6" w:rsidP="00AF3F89">
      <w:pPr>
        <w:spacing w:after="0" w:line="480" w:lineRule="auto"/>
        <w:ind w:firstLine="720"/>
        <w:rPr>
          <w:rFonts w:ascii="Arial" w:hAnsi="Arial" w:cs="Arial"/>
          <w:sz w:val="20"/>
          <w:szCs w:val="20"/>
        </w:rPr>
      </w:pPr>
      <w:r>
        <w:rPr>
          <w:rFonts w:ascii="Arial" w:hAnsi="Arial" w:cs="Arial"/>
          <w:sz w:val="20"/>
          <w:szCs w:val="20"/>
        </w:rPr>
        <w:t xml:space="preserve">Further, we were unable to distinguish between planned and unplanned power outages, which may have different effects on hospitalizations. </w:t>
      </w:r>
    </w:p>
    <w:p w14:paraId="6B4DFFF1" w14:textId="7959DA37" w:rsidR="00655FD6" w:rsidRPr="007040F4" w:rsidRDefault="00655FD6" w:rsidP="00655FD6">
      <w:pPr>
        <w:spacing w:after="0" w:line="480" w:lineRule="auto"/>
        <w:ind w:firstLine="720"/>
        <w:rPr>
          <w:rFonts w:ascii="Arial" w:hAnsi="Arial" w:cs="Arial"/>
          <w:sz w:val="20"/>
          <w:szCs w:val="20"/>
        </w:rPr>
      </w:pPr>
      <w:r w:rsidRPr="007040F4">
        <w:rPr>
          <w:rFonts w:ascii="Arial" w:hAnsi="Arial" w:cs="Arial"/>
          <w:sz w:val="20"/>
          <w:szCs w:val="20"/>
        </w:rPr>
        <w:t xml:space="preserve">Finally, the POUS dataset we used to assess exposure is missing substantial data. We excluded counties missing more than 50% of customer-hours in 2018 to balance generalizability and bias from missing data based on our prior simulation study </w:t>
      </w:r>
      <w:r w:rsidRPr="007040F4">
        <w:rPr>
          <w:rFonts w:ascii="Arial" w:hAnsi="Arial" w:cs="Arial"/>
          <w:sz w:val="20"/>
          <w:szCs w:val="20"/>
        </w:rPr>
        <w:fldChar w:fldCharType="begin"/>
      </w:r>
      <w:r w:rsidR="00950BE4">
        <w:rPr>
          <w:rFonts w:ascii="Arial" w:hAnsi="Arial" w:cs="Arial"/>
          <w:sz w:val="20"/>
          <w:szCs w:val="20"/>
        </w:rPr>
        <w:instrText xml:space="preserve"> ADDIN ZOTERO_ITEM CSL_CITATION {"citationID":"qX55s3Vm","properties":{"formattedCitation":"(28)","plainCitation":"(28)","noteIndex":0},"citationItems":[{"id":214,"uris":["http://zotero.org/users/local/hHKggCUl/items/N5A3SZJH"],"itemData":{"id":214,"type":"article-journal","container-title":"Under review at Environmental Health","title":"Assessing potential sources of bias in measuring power outage exposure with simulations","author":[{"family":"McBrien","given":"Heather"},{"family":"Mork","given":"Daniel"},{"family":"Kioumourtzoglou","given":"Marianthi-Anna"},{"family":"Casey","given":"Joan A"}]}}],"schema":"https://github.com/citation-style-language/schema/raw/master/csl-citation.json"} </w:instrText>
      </w:r>
      <w:r w:rsidRPr="007040F4">
        <w:rPr>
          <w:rFonts w:ascii="Arial" w:hAnsi="Arial" w:cs="Arial"/>
          <w:sz w:val="20"/>
          <w:szCs w:val="20"/>
        </w:rPr>
        <w:fldChar w:fldCharType="separate"/>
      </w:r>
      <w:r w:rsidR="00950BE4">
        <w:rPr>
          <w:rFonts w:ascii="Arial" w:hAnsi="Arial" w:cs="Arial"/>
          <w:noProof/>
          <w:sz w:val="20"/>
          <w:szCs w:val="20"/>
        </w:rPr>
        <w:t>(28)</w:t>
      </w:r>
      <w:r w:rsidRPr="007040F4">
        <w:rPr>
          <w:rFonts w:ascii="Arial" w:hAnsi="Arial" w:cs="Arial"/>
          <w:sz w:val="20"/>
          <w:szCs w:val="20"/>
        </w:rPr>
        <w:fldChar w:fldCharType="end"/>
      </w:r>
      <w:r w:rsidRPr="007040F4">
        <w:rPr>
          <w:rFonts w:ascii="Arial" w:hAnsi="Arial" w:cs="Arial"/>
          <w:sz w:val="20"/>
          <w:szCs w:val="20"/>
        </w:rPr>
        <w:t>. Many counties missing &gt;50% of exposure data were rural with low customer counts</w:t>
      </w:r>
      <w:r>
        <w:rPr>
          <w:rFonts w:ascii="Arial" w:hAnsi="Arial" w:cs="Arial"/>
          <w:sz w:val="20"/>
          <w:szCs w:val="20"/>
        </w:rPr>
        <w:t>, and clustered in certain geographic regions, limiting our ability to generalize to these populations</w:t>
      </w:r>
      <w:r w:rsidRPr="007040F4">
        <w:rPr>
          <w:rFonts w:ascii="Arial" w:hAnsi="Arial" w:cs="Arial"/>
          <w:sz w:val="20"/>
          <w:szCs w:val="20"/>
        </w:rPr>
        <w:t>. Other studies of power outage</w:t>
      </w:r>
      <w:r>
        <w:rPr>
          <w:rFonts w:ascii="Arial" w:hAnsi="Arial" w:cs="Arial"/>
          <w:sz w:val="20"/>
          <w:szCs w:val="20"/>
        </w:rPr>
        <w:t>s</w:t>
      </w:r>
      <w:r w:rsidRPr="007040F4">
        <w:rPr>
          <w:rFonts w:ascii="Arial" w:hAnsi="Arial" w:cs="Arial"/>
          <w:sz w:val="20"/>
          <w:szCs w:val="20"/>
        </w:rPr>
        <w:t xml:space="preserve"> and health have found differential effects by urban or rural status, with </w:t>
      </w:r>
      <w:r>
        <w:rPr>
          <w:rFonts w:ascii="Arial" w:hAnsi="Arial" w:cs="Arial"/>
          <w:sz w:val="20"/>
          <w:szCs w:val="20"/>
        </w:rPr>
        <w:t>larger-in-magnitude associations</w:t>
      </w:r>
      <w:r w:rsidRPr="007040F4">
        <w:rPr>
          <w:rFonts w:ascii="Arial" w:hAnsi="Arial" w:cs="Arial"/>
          <w:sz w:val="20"/>
          <w:szCs w:val="20"/>
        </w:rPr>
        <w:t xml:space="preserve"> of outages </w:t>
      </w:r>
      <w:r>
        <w:rPr>
          <w:rFonts w:ascii="Arial" w:hAnsi="Arial" w:cs="Arial"/>
          <w:sz w:val="20"/>
          <w:szCs w:val="20"/>
        </w:rPr>
        <w:t>and</w:t>
      </w:r>
      <w:r w:rsidRPr="007040F4">
        <w:rPr>
          <w:rFonts w:ascii="Arial" w:hAnsi="Arial" w:cs="Arial"/>
          <w:sz w:val="20"/>
          <w:szCs w:val="20"/>
        </w:rPr>
        <w:t xml:space="preserve"> health in urban areas </w:t>
      </w:r>
      <w:r w:rsidRPr="007040F4">
        <w:rPr>
          <w:rFonts w:ascii="Arial" w:hAnsi="Arial" w:cs="Arial"/>
          <w:sz w:val="20"/>
          <w:szCs w:val="20"/>
        </w:rPr>
        <w:fldChar w:fldCharType="begin"/>
      </w:r>
      <w:r w:rsidR="00950BE4">
        <w:rPr>
          <w:rFonts w:ascii="Arial" w:hAnsi="Arial" w:cs="Arial"/>
          <w:sz w:val="20"/>
          <w:szCs w:val="20"/>
        </w:rPr>
        <w:instrText xml:space="preserve"> ADDIN ZOTERO_ITEM CSL_CITATION {"citationID":"8SAq5Tlk","properties":{"formattedCitation":"(29, 31)","plainCitation":"(29, 31)","noteIndex":0},"citationItems":[{"id":240,"uris":["http://zotero.org/users/local/hHKggCUl/items/534RADTL"],"itemData":{"id":240,"type":"article-journal","container-title":"Under review at Epidemiology","title":"The impact of power outages on cardiovascular hospitalizations among Medicare enrollees in New York State, 2017-2018","author":[{"family":"Do","given":"Vivian"}]}},{"id":193,"uris":["http://zotero.org/users/local/hHKggCUl/items/6T89Y87T"],"itemData":{"id":193,"type":"article-journal","abstract":"Background:  In the past decade, electrical power disruptions (outages) have increased in the United States, especially those attributable to weather events. These outages have a range of health impacts but are largely unstudied in children. Here, we investigated the association between outages and unintentional injury hospitalizations, a leading cause of childhood morbidity.\nMethods:  The study setting was New York State (NYS) from 2017 to 2020. Outage exposure was defined as ≥10%, ≥20%, and ≥50% of customers from a power operating locality without power, ascertained from NYS Department of Public Service records and stratified by rural, urban non-New York City (NYC), and NYC regions. Outcome daily block group-level pediatric injury hospitalization data was from the Statewide Planning and Research Cooperative System (SPARCS). We leveraged a case-crossover study design with logistic conditional regression.\nResults:  We identified 23,093 unintentional injury hospitalizations in children &lt;18 years with complete block group and exposure data. Most hospitalizations occurred in urban regions (90%), whereas outages were more likely in rural than urban areas. In urban non-NYC regions, outages ≥4 hours were associated with 30% increased odds of all-cause unintentional injury hospitalizations when ≥50% of customers were without power. Analyses by injury subtype revealed increasing point estimates as the proportion of customers exposed increased. These results, however, had wide confidence intervals.\nConclusions:  Outage exposure differed significantly across rural, urban non-NYC, and NYC regions across New York. Especially at the highest outage threshold, we observed an increased risk of pediatric unintentional injury hospitalizations.","container-title":"Environmental Epidemiology","DOI":"10.1097/EE9.0000000000000287","ISSN":"2474-7882","issue":"1","language":"en","page":"e287","source":"DOI.org (Crossref)","title":"Power outages and pediatric unintentional injury hospitalizations in New York State","volume":"8","author":[{"family":"Northrop","given":"Alexander J."},{"family":"Flores","given":"Nina M."},{"family":"Do","given":"Vivian"},{"family":"Sheffield","given":"Perry E."},{"family":"Casey","given":"Joan A."}],"issued":{"date-parts":[["2024",2]]}}}],"schema":"https://github.com/citation-style-language/schema/raw/master/csl-citation.json"} </w:instrText>
      </w:r>
      <w:r w:rsidRPr="007040F4">
        <w:rPr>
          <w:rFonts w:ascii="Arial" w:hAnsi="Arial" w:cs="Arial"/>
          <w:sz w:val="20"/>
          <w:szCs w:val="20"/>
        </w:rPr>
        <w:fldChar w:fldCharType="separate"/>
      </w:r>
      <w:r w:rsidR="00950BE4">
        <w:rPr>
          <w:rFonts w:ascii="Arial" w:hAnsi="Arial" w:cs="Arial"/>
          <w:noProof/>
          <w:sz w:val="20"/>
          <w:szCs w:val="20"/>
        </w:rPr>
        <w:t>(29, 31)</w:t>
      </w:r>
      <w:r w:rsidRPr="007040F4">
        <w:rPr>
          <w:rFonts w:ascii="Arial" w:hAnsi="Arial" w:cs="Arial"/>
          <w:sz w:val="20"/>
          <w:szCs w:val="20"/>
        </w:rPr>
        <w:fldChar w:fldCharType="end"/>
      </w:r>
      <w:r w:rsidRPr="007040F4">
        <w:rPr>
          <w:rFonts w:ascii="Arial" w:hAnsi="Arial" w:cs="Arial"/>
          <w:sz w:val="20"/>
          <w:szCs w:val="20"/>
        </w:rPr>
        <w:t xml:space="preserve">. </w:t>
      </w:r>
    </w:p>
    <w:p w14:paraId="2A60C2DA" w14:textId="77777777" w:rsidR="00655FD6" w:rsidRDefault="00655FD6" w:rsidP="00655FD6">
      <w:pPr>
        <w:spacing w:after="0" w:line="480" w:lineRule="auto"/>
        <w:rPr>
          <w:rFonts w:ascii="Arial" w:hAnsi="Arial" w:cs="Arial"/>
          <w:b/>
          <w:bCs/>
          <w:sz w:val="20"/>
          <w:szCs w:val="20"/>
        </w:rPr>
      </w:pPr>
    </w:p>
    <w:p w14:paraId="5D1FFA3D" w14:textId="77777777" w:rsidR="00655FD6" w:rsidRPr="00614275" w:rsidRDefault="00655FD6" w:rsidP="00655FD6">
      <w:pPr>
        <w:spacing w:after="0" w:line="480" w:lineRule="auto"/>
        <w:rPr>
          <w:rFonts w:ascii="Arial" w:hAnsi="Arial" w:cs="Arial"/>
          <w:sz w:val="20"/>
          <w:szCs w:val="20"/>
          <w:u w:val="single"/>
        </w:rPr>
      </w:pPr>
      <w:r w:rsidRPr="00614275">
        <w:rPr>
          <w:rFonts w:ascii="Arial" w:hAnsi="Arial" w:cs="Arial"/>
          <w:sz w:val="20"/>
          <w:szCs w:val="20"/>
          <w:u w:val="single"/>
        </w:rPr>
        <w:t>Conclusion</w:t>
      </w:r>
    </w:p>
    <w:p w14:paraId="2ECFD638" w14:textId="77777777" w:rsidR="00655FD6" w:rsidRDefault="00655FD6" w:rsidP="00655FD6">
      <w:pPr>
        <w:spacing w:after="0" w:line="480" w:lineRule="auto"/>
        <w:ind w:firstLine="720"/>
        <w:rPr>
          <w:rFonts w:ascii="Arial" w:hAnsi="Arial" w:cs="Arial"/>
          <w:sz w:val="20"/>
          <w:szCs w:val="20"/>
        </w:rPr>
      </w:pPr>
    </w:p>
    <w:p w14:paraId="211FCE32" w14:textId="6EE5FCBC" w:rsidR="00655FD6" w:rsidRPr="001C6BC5" w:rsidRDefault="00655FD6" w:rsidP="00655FD6">
      <w:pPr>
        <w:spacing w:after="0" w:line="480" w:lineRule="auto"/>
        <w:ind w:firstLine="720"/>
        <w:rPr>
          <w:rFonts w:ascii="Arial" w:hAnsi="Arial" w:cs="Arial"/>
          <w:sz w:val="20"/>
          <w:szCs w:val="20"/>
        </w:rPr>
      </w:pPr>
      <w:r w:rsidRPr="007040F4">
        <w:rPr>
          <w:rFonts w:ascii="Arial" w:hAnsi="Arial" w:cs="Arial"/>
          <w:sz w:val="20"/>
          <w:szCs w:val="20"/>
        </w:rPr>
        <w:t xml:space="preserve">In this first </w:t>
      </w:r>
      <w:r>
        <w:rPr>
          <w:rFonts w:ascii="Arial" w:hAnsi="Arial" w:cs="Arial"/>
          <w:sz w:val="20"/>
          <w:szCs w:val="20"/>
        </w:rPr>
        <w:t>US-wide</w:t>
      </w:r>
      <w:r w:rsidRPr="007040F4">
        <w:rPr>
          <w:rFonts w:ascii="Arial" w:hAnsi="Arial" w:cs="Arial"/>
          <w:sz w:val="20"/>
          <w:szCs w:val="20"/>
        </w:rPr>
        <w:t xml:space="preserve"> study of power outage exposure</w:t>
      </w:r>
      <w:r>
        <w:rPr>
          <w:rFonts w:ascii="Arial" w:hAnsi="Arial" w:cs="Arial"/>
          <w:sz w:val="20"/>
          <w:szCs w:val="20"/>
        </w:rPr>
        <w:t xml:space="preserve"> and health</w:t>
      </w:r>
      <w:r w:rsidRPr="007040F4">
        <w:rPr>
          <w:rFonts w:ascii="Arial" w:hAnsi="Arial" w:cs="Arial"/>
          <w:sz w:val="20"/>
          <w:szCs w:val="20"/>
        </w:rPr>
        <w:t xml:space="preserve">, we found that power outages were associated with increased </w:t>
      </w:r>
      <w:r>
        <w:rPr>
          <w:rFonts w:ascii="Arial" w:hAnsi="Arial" w:cs="Arial"/>
          <w:sz w:val="20"/>
          <w:szCs w:val="20"/>
        </w:rPr>
        <w:t xml:space="preserve">acute </w:t>
      </w:r>
      <w:r w:rsidRPr="007040F4">
        <w:rPr>
          <w:rFonts w:ascii="Arial" w:hAnsi="Arial" w:cs="Arial"/>
          <w:sz w:val="20"/>
          <w:szCs w:val="20"/>
        </w:rPr>
        <w:t xml:space="preserve">CVD and respiratory hospitalization rates among 23 million older adult Medicare </w:t>
      </w:r>
      <w:r w:rsidRPr="009B597E">
        <w:rPr>
          <w:rFonts w:ascii="Arial" w:hAnsi="Arial" w:cs="Arial"/>
          <w:sz w:val="20"/>
          <w:szCs w:val="20"/>
        </w:rPr>
        <w:t>beneficiaries. Beneficiaries</w:t>
      </w:r>
      <w:r w:rsidRPr="007040F4">
        <w:rPr>
          <w:rFonts w:ascii="Arial" w:hAnsi="Arial" w:cs="Arial"/>
          <w:sz w:val="20"/>
          <w:szCs w:val="20"/>
        </w:rPr>
        <w:t xml:space="preserve"> in our study experienced broad exposure: on average </w:t>
      </w:r>
      <w:r>
        <w:rPr>
          <w:rFonts w:ascii="Arial" w:hAnsi="Arial" w:cs="Arial"/>
          <w:sz w:val="20"/>
          <w:szCs w:val="20"/>
        </w:rPr>
        <w:t xml:space="preserve">living in counties with </w:t>
      </w:r>
      <w:r w:rsidRPr="007040F4">
        <w:rPr>
          <w:rFonts w:ascii="Arial" w:hAnsi="Arial" w:cs="Arial"/>
          <w:sz w:val="20"/>
          <w:szCs w:val="20"/>
        </w:rPr>
        <w:t xml:space="preserve">seven </w:t>
      </w:r>
      <w:r>
        <w:rPr>
          <w:rFonts w:ascii="Arial" w:hAnsi="Arial" w:cs="Arial"/>
          <w:sz w:val="20"/>
          <w:szCs w:val="20"/>
        </w:rPr>
        <w:t xml:space="preserve">8+ hour </w:t>
      </w:r>
      <w:r w:rsidRPr="007040F4">
        <w:rPr>
          <w:rFonts w:ascii="Arial" w:hAnsi="Arial" w:cs="Arial"/>
          <w:sz w:val="20"/>
          <w:szCs w:val="20"/>
        </w:rPr>
        <w:t xml:space="preserve">power outages in 2018, a number </w:t>
      </w:r>
      <w:r>
        <w:rPr>
          <w:rFonts w:ascii="Arial" w:hAnsi="Arial" w:cs="Arial"/>
          <w:sz w:val="20"/>
          <w:szCs w:val="20"/>
        </w:rPr>
        <w:t>likely to</w:t>
      </w:r>
      <w:r w:rsidRPr="007040F4">
        <w:rPr>
          <w:rFonts w:ascii="Arial" w:hAnsi="Arial" w:cs="Arial"/>
          <w:sz w:val="20"/>
          <w:szCs w:val="20"/>
        </w:rPr>
        <w:t xml:space="preserve"> increase further with climate change. Heat, winter storms, or other climate-related weather events causing and co-occurring with power outages likely amplify cardiorespiratory health impacts and must be evaluated in future research. Improving electricity reliability </w:t>
      </w:r>
      <w:r w:rsidRPr="007040F4">
        <w:rPr>
          <w:rFonts w:ascii="Arial" w:hAnsi="Arial" w:cs="Arial"/>
          <w:sz w:val="20"/>
          <w:szCs w:val="20"/>
        </w:rPr>
        <w:lastRenderedPageBreak/>
        <w:t>represents a key opportunity to support community health and protect older adults from CVD and respiratory disease exacerbations.</w:t>
      </w:r>
    </w:p>
    <w:p w14:paraId="4EEAE8C9" w14:textId="77777777" w:rsidR="00980C22" w:rsidRPr="00980C22" w:rsidRDefault="00980C22" w:rsidP="00E6133D">
      <w:pPr>
        <w:pBdr>
          <w:top w:val="nil"/>
          <w:left w:val="nil"/>
          <w:bottom w:val="nil"/>
          <w:right w:val="nil"/>
          <w:between w:val="nil"/>
        </w:pBdr>
        <w:contextualSpacing/>
        <w:rPr>
          <w:rFonts w:ascii="Arial" w:hAnsi="Arial" w:cs="Arial"/>
          <w:color w:val="000000"/>
          <w:sz w:val="20"/>
          <w:szCs w:val="20"/>
        </w:rPr>
      </w:pPr>
    </w:p>
    <w:p w14:paraId="49E2C0C3" w14:textId="77777777" w:rsidR="005D132F" w:rsidRDefault="005D132F" w:rsidP="00E6133D">
      <w:pPr>
        <w:pBdr>
          <w:top w:val="nil"/>
          <w:left w:val="nil"/>
          <w:bottom w:val="nil"/>
          <w:right w:val="nil"/>
          <w:between w:val="nil"/>
        </w:pBdr>
        <w:contextualSpacing/>
        <w:rPr>
          <w:rFonts w:ascii="Arial" w:hAnsi="Arial" w:cs="Arial"/>
          <w:b/>
          <w:color w:val="000000"/>
          <w:sz w:val="20"/>
          <w:szCs w:val="20"/>
        </w:rPr>
      </w:pPr>
    </w:p>
    <w:p w14:paraId="222A6C86" w14:textId="77777777" w:rsidR="0042742C" w:rsidRDefault="0042742C" w:rsidP="00E6133D">
      <w:pPr>
        <w:pBdr>
          <w:top w:val="nil"/>
          <w:left w:val="nil"/>
          <w:bottom w:val="nil"/>
          <w:right w:val="nil"/>
          <w:between w:val="nil"/>
        </w:pBdr>
        <w:contextualSpacing/>
        <w:rPr>
          <w:rFonts w:ascii="Arial" w:hAnsi="Arial" w:cs="Arial"/>
          <w:b/>
          <w:color w:val="000000"/>
          <w:sz w:val="20"/>
          <w:szCs w:val="20"/>
        </w:rPr>
      </w:pPr>
    </w:p>
    <w:p w14:paraId="24F14103" w14:textId="179AA14B" w:rsidR="00E6133D" w:rsidRPr="00980C22" w:rsidRDefault="00E6133D" w:rsidP="00E6133D">
      <w:pPr>
        <w:pBdr>
          <w:top w:val="nil"/>
          <w:left w:val="nil"/>
          <w:bottom w:val="nil"/>
          <w:right w:val="nil"/>
          <w:between w:val="nil"/>
        </w:pBdr>
        <w:contextualSpacing/>
        <w:rPr>
          <w:rFonts w:ascii="Arial" w:hAnsi="Arial" w:cs="Arial"/>
          <w:b/>
          <w:color w:val="000000"/>
          <w:sz w:val="20"/>
          <w:szCs w:val="20"/>
        </w:rPr>
      </w:pPr>
      <w:r w:rsidRPr="00F649EE">
        <w:rPr>
          <w:rFonts w:ascii="Arial" w:hAnsi="Arial" w:cs="Arial"/>
          <w:b/>
          <w:color w:val="000000"/>
          <w:sz w:val="20"/>
          <w:szCs w:val="20"/>
        </w:rPr>
        <w:t>Acknowledgments</w:t>
      </w:r>
    </w:p>
    <w:p w14:paraId="5657C956" w14:textId="77777777" w:rsidR="00E6133D" w:rsidRPr="005D132F" w:rsidRDefault="00E6133D" w:rsidP="005D132F">
      <w:pPr>
        <w:pBdr>
          <w:top w:val="nil"/>
          <w:left w:val="nil"/>
          <w:bottom w:val="nil"/>
          <w:right w:val="nil"/>
          <w:between w:val="nil"/>
        </w:pBdr>
        <w:spacing w:line="276" w:lineRule="auto"/>
        <w:contextualSpacing/>
        <w:rPr>
          <w:rFonts w:ascii="Arial" w:hAnsi="Arial" w:cs="Arial"/>
          <w:b/>
          <w:color w:val="000000"/>
          <w:sz w:val="20"/>
          <w:szCs w:val="20"/>
        </w:rPr>
      </w:pPr>
    </w:p>
    <w:p w14:paraId="738CE8C7" w14:textId="77777777" w:rsidR="0063270B" w:rsidRPr="005D132F" w:rsidRDefault="0063270B" w:rsidP="005D132F">
      <w:pPr>
        <w:pBdr>
          <w:top w:val="nil"/>
          <w:left w:val="nil"/>
          <w:bottom w:val="nil"/>
          <w:right w:val="nil"/>
          <w:between w:val="nil"/>
        </w:pBdr>
        <w:spacing w:line="276" w:lineRule="auto"/>
        <w:contextualSpacing/>
        <w:rPr>
          <w:rFonts w:ascii="Arial" w:hAnsi="Arial" w:cs="Arial"/>
          <w:color w:val="000000"/>
          <w:sz w:val="20"/>
          <w:szCs w:val="20"/>
        </w:rPr>
      </w:pPr>
      <w:r w:rsidRPr="005D132F">
        <w:rPr>
          <w:rFonts w:ascii="Arial" w:hAnsi="Arial" w:cs="Arial"/>
          <w:color w:val="000000"/>
          <w:sz w:val="20"/>
          <w:szCs w:val="20"/>
        </w:rPr>
        <w:t>Funding sources:</w:t>
      </w:r>
    </w:p>
    <w:p w14:paraId="4C5952AD" w14:textId="77777777" w:rsidR="00E00979" w:rsidRPr="005D132F" w:rsidRDefault="00E00979" w:rsidP="005D132F">
      <w:pPr>
        <w:pBdr>
          <w:top w:val="nil"/>
          <w:left w:val="nil"/>
          <w:bottom w:val="nil"/>
          <w:right w:val="nil"/>
          <w:between w:val="nil"/>
        </w:pBdr>
        <w:spacing w:line="276" w:lineRule="auto"/>
        <w:contextualSpacing/>
        <w:rPr>
          <w:rFonts w:ascii="Arial" w:hAnsi="Arial" w:cs="Arial"/>
          <w:color w:val="000000"/>
          <w:sz w:val="20"/>
          <w:szCs w:val="20"/>
        </w:rPr>
      </w:pPr>
    </w:p>
    <w:p w14:paraId="7FCB1253" w14:textId="0CFFC39D" w:rsidR="0063270B" w:rsidRPr="005D132F" w:rsidRDefault="0063270B" w:rsidP="005D132F">
      <w:pPr>
        <w:pBdr>
          <w:top w:val="nil"/>
          <w:left w:val="nil"/>
          <w:bottom w:val="nil"/>
          <w:right w:val="nil"/>
          <w:between w:val="nil"/>
        </w:pBdr>
        <w:spacing w:line="276" w:lineRule="auto"/>
        <w:contextualSpacing/>
        <w:rPr>
          <w:rFonts w:ascii="Arial" w:hAnsi="Arial" w:cs="Arial"/>
          <w:color w:val="000000"/>
          <w:sz w:val="20"/>
          <w:szCs w:val="20"/>
        </w:rPr>
      </w:pPr>
      <w:r w:rsidRPr="005D132F">
        <w:rPr>
          <w:rFonts w:ascii="Arial" w:hAnsi="Arial" w:cs="Arial"/>
          <w:color w:val="000000"/>
          <w:sz w:val="20"/>
          <w:szCs w:val="20"/>
        </w:rPr>
        <w:t xml:space="preserve">National Institute on Aging </w:t>
      </w:r>
      <w:del w:id="298" w:author="Joan Casey" w:date="2025-08-29T16:34:00Z" w16du:dateUtc="2025-08-29T23:34:00Z">
        <w:r w:rsidRPr="005D132F" w:rsidDel="003F492F">
          <w:rPr>
            <w:rFonts w:ascii="Arial" w:hAnsi="Arial" w:cs="Arial"/>
            <w:color w:val="000000"/>
            <w:sz w:val="20"/>
            <w:szCs w:val="20"/>
          </w:rPr>
          <w:delText xml:space="preserve">grant </w:delText>
        </w:r>
      </w:del>
      <w:r w:rsidRPr="005D132F">
        <w:rPr>
          <w:rFonts w:ascii="Arial" w:hAnsi="Arial" w:cs="Arial"/>
          <w:color w:val="000000"/>
          <w:sz w:val="20"/>
          <w:szCs w:val="20"/>
        </w:rPr>
        <w:t>R01</w:t>
      </w:r>
      <w:r w:rsidR="004C7591">
        <w:rPr>
          <w:rFonts w:ascii="Arial" w:hAnsi="Arial" w:cs="Arial"/>
          <w:color w:val="000000"/>
          <w:sz w:val="20"/>
          <w:szCs w:val="20"/>
        </w:rPr>
        <w:t xml:space="preserve"> </w:t>
      </w:r>
      <w:r w:rsidRPr="005D132F">
        <w:rPr>
          <w:rFonts w:ascii="Arial" w:hAnsi="Arial" w:cs="Arial"/>
          <w:color w:val="000000"/>
          <w:sz w:val="20"/>
          <w:szCs w:val="20"/>
        </w:rPr>
        <w:t xml:space="preserve">AG071024 (JAC) </w:t>
      </w:r>
    </w:p>
    <w:p w14:paraId="2C8AF9E8" w14:textId="147DD2A3" w:rsidR="0063270B" w:rsidRPr="005D132F" w:rsidRDefault="0063270B" w:rsidP="005D132F">
      <w:pPr>
        <w:pBdr>
          <w:top w:val="nil"/>
          <w:left w:val="nil"/>
          <w:bottom w:val="nil"/>
          <w:right w:val="nil"/>
          <w:between w:val="nil"/>
        </w:pBdr>
        <w:spacing w:line="276" w:lineRule="auto"/>
        <w:contextualSpacing/>
        <w:rPr>
          <w:rFonts w:ascii="Arial" w:hAnsi="Arial" w:cs="Arial"/>
          <w:color w:val="000000"/>
          <w:sz w:val="20"/>
          <w:szCs w:val="20"/>
        </w:rPr>
      </w:pPr>
      <w:r w:rsidRPr="005D132F">
        <w:rPr>
          <w:rFonts w:ascii="Arial" w:hAnsi="Arial" w:cs="Arial"/>
          <w:color w:val="000000"/>
          <w:sz w:val="20"/>
          <w:szCs w:val="20"/>
        </w:rPr>
        <w:t>National Institute of Environmental Health Sciences P30</w:t>
      </w:r>
      <w:r w:rsidR="004C7591">
        <w:rPr>
          <w:rFonts w:ascii="Arial" w:hAnsi="Arial" w:cs="Arial"/>
          <w:color w:val="000000"/>
          <w:sz w:val="20"/>
          <w:szCs w:val="20"/>
        </w:rPr>
        <w:t xml:space="preserve"> </w:t>
      </w:r>
      <w:r w:rsidRPr="005D132F">
        <w:rPr>
          <w:rFonts w:ascii="Arial" w:hAnsi="Arial" w:cs="Arial"/>
          <w:color w:val="000000"/>
          <w:sz w:val="20"/>
          <w:szCs w:val="20"/>
        </w:rPr>
        <w:t>ES007033 (JAC)</w:t>
      </w:r>
    </w:p>
    <w:p w14:paraId="6AA20794" w14:textId="44EB2785" w:rsidR="0063270B" w:rsidRPr="005D132F" w:rsidRDefault="0063270B" w:rsidP="005D132F">
      <w:pPr>
        <w:pBdr>
          <w:top w:val="nil"/>
          <w:left w:val="nil"/>
          <w:bottom w:val="nil"/>
          <w:right w:val="nil"/>
          <w:between w:val="nil"/>
        </w:pBdr>
        <w:spacing w:line="276" w:lineRule="auto"/>
        <w:contextualSpacing/>
        <w:rPr>
          <w:rFonts w:ascii="Arial" w:hAnsi="Arial" w:cs="Arial"/>
          <w:color w:val="000000"/>
          <w:sz w:val="20"/>
          <w:szCs w:val="20"/>
        </w:rPr>
      </w:pPr>
      <w:r w:rsidRPr="005D132F">
        <w:rPr>
          <w:rFonts w:ascii="Arial" w:hAnsi="Arial" w:cs="Arial"/>
          <w:color w:val="000000"/>
          <w:sz w:val="20"/>
          <w:szCs w:val="20"/>
        </w:rPr>
        <w:t>National Institutes of Health R01</w:t>
      </w:r>
      <w:r w:rsidR="004C7591">
        <w:rPr>
          <w:rFonts w:ascii="Arial" w:hAnsi="Arial" w:cs="Arial"/>
          <w:color w:val="000000"/>
          <w:sz w:val="20"/>
          <w:szCs w:val="20"/>
        </w:rPr>
        <w:t xml:space="preserve"> </w:t>
      </w:r>
      <w:r w:rsidRPr="005D132F">
        <w:rPr>
          <w:rFonts w:ascii="Arial" w:hAnsi="Arial" w:cs="Arial"/>
          <w:color w:val="000000"/>
          <w:sz w:val="20"/>
          <w:szCs w:val="20"/>
        </w:rPr>
        <w:t>ES034021 (DM)</w:t>
      </w:r>
    </w:p>
    <w:p w14:paraId="6509B1D9" w14:textId="1A7E2372" w:rsidR="0063270B" w:rsidRPr="005D132F" w:rsidRDefault="0063270B" w:rsidP="005D132F">
      <w:pPr>
        <w:pBdr>
          <w:top w:val="nil"/>
          <w:left w:val="nil"/>
          <w:bottom w:val="nil"/>
          <w:right w:val="nil"/>
          <w:between w:val="nil"/>
        </w:pBdr>
        <w:spacing w:line="276" w:lineRule="auto"/>
        <w:contextualSpacing/>
        <w:rPr>
          <w:rFonts w:ascii="Arial" w:hAnsi="Arial" w:cs="Arial"/>
          <w:color w:val="000000"/>
          <w:sz w:val="20"/>
          <w:szCs w:val="20"/>
        </w:rPr>
      </w:pPr>
      <w:r w:rsidRPr="005D132F">
        <w:rPr>
          <w:rFonts w:ascii="Arial" w:hAnsi="Arial" w:cs="Arial"/>
          <w:color w:val="000000"/>
          <w:sz w:val="20"/>
          <w:szCs w:val="20"/>
        </w:rPr>
        <w:t>National Institutes of Health R01</w:t>
      </w:r>
      <w:r w:rsidR="004C7591">
        <w:rPr>
          <w:rFonts w:ascii="Arial" w:hAnsi="Arial" w:cs="Arial"/>
          <w:color w:val="000000"/>
          <w:sz w:val="20"/>
          <w:szCs w:val="20"/>
        </w:rPr>
        <w:t xml:space="preserve"> </w:t>
      </w:r>
      <w:r w:rsidRPr="005D132F">
        <w:rPr>
          <w:rFonts w:ascii="Arial" w:hAnsi="Arial" w:cs="Arial"/>
          <w:color w:val="000000"/>
          <w:sz w:val="20"/>
          <w:szCs w:val="20"/>
        </w:rPr>
        <w:t>AG066793 (DM)</w:t>
      </w:r>
    </w:p>
    <w:p w14:paraId="3FF8C00D" w14:textId="2E80CBBB" w:rsidR="0063270B" w:rsidRPr="005D132F" w:rsidRDefault="0063270B" w:rsidP="005D132F">
      <w:pPr>
        <w:pBdr>
          <w:top w:val="nil"/>
          <w:left w:val="nil"/>
          <w:bottom w:val="nil"/>
          <w:right w:val="nil"/>
          <w:between w:val="nil"/>
        </w:pBdr>
        <w:spacing w:line="276" w:lineRule="auto"/>
        <w:contextualSpacing/>
        <w:rPr>
          <w:rFonts w:ascii="Arial" w:hAnsi="Arial" w:cs="Arial"/>
          <w:color w:val="000000"/>
          <w:sz w:val="20"/>
          <w:szCs w:val="20"/>
        </w:rPr>
      </w:pPr>
      <w:r w:rsidRPr="005D132F">
        <w:rPr>
          <w:rFonts w:ascii="Arial" w:hAnsi="Arial" w:cs="Arial"/>
          <w:color w:val="000000"/>
          <w:sz w:val="20"/>
          <w:szCs w:val="20"/>
        </w:rPr>
        <w:t>National Institute on Aging P20</w:t>
      </w:r>
      <w:r w:rsidR="004C7591">
        <w:rPr>
          <w:rFonts w:ascii="Arial" w:hAnsi="Arial" w:cs="Arial"/>
          <w:color w:val="000000"/>
          <w:sz w:val="20"/>
          <w:szCs w:val="20"/>
        </w:rPr>
        <w:t xml:space="preserve"> </w:t>
      </w:r>
      <w:r w:rsidRPr="005D132F">
        <w:rPr>
          <w:rFonts w:ascii="Arial" w:hAnsi="Arial" w:cs="Arial"/>
          <w:color w:val="000000"/>
          <w:sz w:val="20"/>
          <w:szCs w:val="20"/>
        </w:rPr>
        <w:t>AG093975 (MAK)</w:t>
      </w:r>
    </w:p>
    <w:p w14:paraId="44EC93FB" w14:textId="6657FFC7" w:rsidR="0063270B" w:rsidRPr="005D132F" w:rsidRDefault="0063270B" w:rsidP="005D132F">
      <w:pPr>
        <w:pBdr>
          <w:top w:val="nil"/>
          <w:left w:val="nil"/>
          <w:bottom w:val="nil"/>
          <w:right w:val="nil"/>
          <w:between w:val="nil"/>
        </w:pBdr>
        <w:spacing w:line="276" w:lineRule="auto"/>
        <w:contextualSpacing/>
        <w:rPr>
          <w:rFonts w:ascii="Arial" w:hAnsi="Arial" w:cs="Arial"/>
          <w:color w:val="000000"/>
          <w:sz w:val="20"/>
          <w:szCs w:val="20"/>
        </w:rPr>
      </w:pPr>
      <w:r w:rsidRPr="005D132F">
        <w:rPr>
          <w:rFonts w:ascii="Arial" w:hAnsi="Arial" w:cs="Arial"/>
          <w:color w:val="000000"/>
          <w:sz w:val="20"/>
          <w:szCs w:val="20"/>
        </w:rPr>
        <w:t>National Institute of Environmental Health Sciences P30</w:t>
      </w:r>
      <w:r w:rsidR="004C7591">
        <w:rPr>
          <w:rFonts w:ascii="Arial" w:hAnsi="Arial" w:cs="Arial"/>
          <w:color w:val="000000"/>
          <w:sz w:val="20"/>
          <w:szCs w:val="20"/>
        </w:rPr>
        <w:t xml:space="preserve"> </w:t>
      </w:r>
      <w:r w:rsidRPr="005D132F">
        <w:rPr>
          <w:rFonts w:ascii="Arial" w:hAnsi="Arial" w:cs="Arial"/>
          <w:color w:val="000000"/>
          <w:sz w:val="20"/>
          <w:szCs w:val="20"/>
        </w:rPr>
        <w:t>ES009089 (MAK)</w:t>
      </w:r>
    </w:p>
    <w:p w14:paraId="42F5D52E" w14:textId="2B0BC520" w:rsidR="0063270B" w:rsidRPr="005D132F" w:rsidRDefault="0063270B" w:rsidP="005D132F">
      <w:pPr>
        <w:pBdr>
          <w:top w:val="nil"/>
          <w:left w:val="nil"/>
          <w:bottom w:val="nil"/>
          <w:right w:val="nil"/>
          <w:between w:val="nil"/>
        </w:pBdr>
        <w:spacing w:line="276" w:lineRule="auto"/>
        <w:contextualSpacing/>
        <w:rPr>
          <w:rFonts w:ascii="Arial" w:hAnsi="Arial" w:cs="Arial"/>
          <w:color w:val="000000"/>
          <w:sz w:val="20"/>
          <w:szCs w:val="20"/>
        </w:rPr>
      </w:pPr>
      <w:r w:rsidRPr="005D132F">
        <w:rPr>
          <w:rFonts w:ascii="Arial" w:hAnsi="Arial" w:cs="Arial"/>
          <w:color w:val="000000"/>
          <w:sz w:val="20"/>
          <w:szCs w:val="20"/>
        </w:rPr>
        <w:t>Canadian Institute</w:t>
      </w:r>
      <w:r w:rsidR="00B220D7">
        <w:rPr>
          <w:rFonts w:ascii="Arial" w:hAnsi="Arial" w:cs="Arial"/>
          <w:color w:val="000000"/>
          <w:sz w:val="20"/>
          <w:szCs w:val="20"/>
        </w:rPr>
        <w:t>s</w:t>
      </w:r>
      <w:r w:rsidRPr="005D132F">
        <w:rPr>
          <w:rFonts w:ascii="Arial" w:hAnsi="Arial" w:cs="Arial"/>
          <w:color w:val="000000"/>
          <w:sz w:val="20"/>
          <w:szCs w:val="20"/>
        </w:rPr>
        <w:t xml:space="preserve"> </w:t>
      </w:r>
      <w:r w:rsidR="00B220D7">
        <w:rPr>
          <w:rFonts w:ascii="Arial" w:hAnsi="Arial" w:cs="Arial"/>
          <w:color w:val="000000"/>
          <w:sz w:val="20"/>
          <w:szCs w:val="20"/>
        </w:rPr>
        <w:t>of</w:t>
      </w:r>
      <w:r w:rsidRPr="005D132F">
        <w:rPr>
          <w:rFonts w:ascii="Arial" w:hAnsi="Arial" w:cs="Arial"/>
          <w:color w:val="000000"/>
          <w:sz w:val="20"/>
          <w:szCs w:val="20"/>
        </w:rPr>
        <w:t xml:space="preserve"> Health Research Doctoral Foreign Study Award (HM)</w:t>
      </w:r>
    </w:p>
    <w:p w14:paraId="557C004D" w14:textId="4C92EA11" w:rsidR="00980C22" w:rsidRDefault="0063270B" w:rsidP="005D132F">
      <w:pPr>
        <w:pBdr>
          <w:top w:val="nil"/>
          <w:left w:val="nil"/>
          <w:bottom w:val="nil"/>
          <w:right w:val="nil"/>
          <w:between w:val="nil"/>
        </w:pBdr>
        <w:spacing w:line="276" w:lineRule="auto"/>
        <w:contextualSpacing/>
        <w:rPr>
          <w:ins w:id="299" w:author="Heather M" w:date="2025-09-04T14:07:00Z" w16du:dateUtc="2025-09-04T18:07:00Z"/>
          <w:rFonts w:ascii="Arial" w:hAnsi="Arial" w:cs="Arial"/>
          <w:color w:val="000000"/>
          <w:sz w:val="20"/>
          <w:szCs w:val="20"/>
        </w:rPr>
      </w:pPr>
      <w:r w:rsidRPr="005D132F">
        <w:rPr>
          <w:rFonts w:ascii="Arial" w:hAnsi="Arial" w:cs="Arial"/>
          <w:color w:val="000000"/>
          <w:sz w:val="20"/>
          <w:szCs w:val="20"/>
        </w:rPr>
        <w:t>National Heart, Lung, and Blood Institute F31 HL172608 (VD)</w:t>
      </w:r>
    </w:p>
    <w:p w14:paraId="38B8E0E0" w14:textId="77777777" w:rsidR="001F0687" w:rsidRDefault="001F0687" w:rsidP="005D132F">
      <w:pPr>
        <w:pBdr>
          <w:top w:val="nil"/>
          <w:left w:val="nil"/>
          <w:bottom w:val="nil"/>
          <w:right w:val="nil"/>
          <w:between w:val="nil"/>
        </w:pBdr>
        <w:spacing w:line="276" w:lineRule="auto"/>
        <w:contextualSpacing/>
        <w:rPr>
          <w:ins w:id="300" w:author="Heather M" w:date="2025-09-04T14:07:00Z" w16du:dateUtc="2025-09-04T18:07:00Z"/>
          <w:rFonts w:ascii="Arial" w:hAnsi="Arial" w:cs="Arial"/>
          <w:color w:val="000000"/>
          <w:sz w:val="20"/>
          <w:szCs w:val="20"/>
        </w:rPr>
      </w:pPr>
    </w:p>
    <w:p w14:paraId="7071A81C" w14:textId="2CF0D76E" w:rsidR="001F0687" w:rsidRPr="005D132F" w:rsidRDefault="001F0687" w:rsidP="005D132F">
      <w:pPr>
        <w:pBdr>
          <w:top w:val="nil"/>
          <w:left w:val="nil"/>
          <w:bottom w:val="nil"/>
          <w:right w:val="nil"/>
          <w:between w:val="nil"/>
        </w:pBdr>
        <w:spacing w:line="276" w:lineRule="auto"/>
        <w:contextualSpacing/>
        <w:rPr>
          <w:rFonts w:ascii="Arial" w:hAnsi="Arial" w:cs="Arial"/>
          <w:color w:val="000000"/>
          <w:sz w:val="20"/>
          <w:szCs w:val="20"/>
        </w:rPr>
      </w:pPr>
      <w:ins w:id="301" w:author="Heather M" w:date="2025-09-04T14:07:00Z" w16du:dateUtc="2025-09-04T18:07:00Z">
        <w:r>
          <w:rPr>
            <w:rFonts w:ascii="Helvetica" w:hAnsi="Helvetica"/>
            <w:color w:val="FFFFFF"/>
            <w:sz w:val="18"/>
            <w:szCs w:val="18"/>
          </w:rPr>
          <w:t>The funders had no role in study design, data collection and analysis, decision to publish, or preparation of the manuscript.  </w:t>
        </w:r>
      </w:ins>
    </w:p>
    <w:p w14:paraId="1124750D" w14:textId="77777777" w:rsidR="00E6133D" w:rsidRPr="00980C22" w:rsidRDefault="00E6133D" w:rsidP="00E6133D">
      <w:pPr>
        <w:pBdr>
          <w:top w:val="nil"/>
          <w:left w:val="nil"/>
          <w:bottom w:val="nil"/>
          <w:right w:val="nil"/>
          <w:between w:val="nil"/>
        </w:pBdr>
        <w:contextualSpacing/>
        <w:rPr>
          <w:rFonts w:ascii="Arial" w:hAnsi="Arial" w:cs="Arial"/>
          <w:color w:val="000000"/>
          <w:sz w:val="20"/>
          <w:szCs w:val="20"/>
        </w:rPr>
      </w:pPr>
    </w:p>
    <w:p w14:paraId="78940AAA" w14:textId="77777777" w:rsidR="000251BB" w:rsidRDefault="000251BB" w:rsidP="00E6133D">
      <w:pPr>
        <w:pBdr>
          <w:top w:val="nil"/>
          <w:left w:val="nil"/>
          <w:bottom w:val="nil"/>
          <w:right w:val="nil"/>
          <w:between w:val="nil"/>
        </w:pBdr>
        <w:contextualSpacing/>
        <w:rPr>
          <w:rFonts w:ascii="Arial" w:hAnsi="Arial" w:cs="Arial"/>
          <w:b/>
          <w:color w:val="000000"/>
          <w:sz w:val="20"/>
          <w:szCs w:val="20"/>
        </w:rPr>
      </w:pPr>
    </w:p>
    <w:p w14:paraId="1DFD68BF" w14:textId="49594C2D" w:rsidR="00256155" w:rsidRPr="00781324" w:rsidRDefault="00E6133D" w:rsidP="00BE2C19">
      <w:pPr>
        <w:pBdr>
          <w:top w:val="nil"/>
          <w:left w:val="nil"/>
          <w:bottom w:val="nil"/>
          <w:right w:val="nil"/>
          <w:between w:val="nil"/>
        </w:pBdr>
        <w:contextualSpacing/>
        <w:rPr>
          <w:rFonts w:ascii="Arial" w:hAnsi="Arial" w:cs="Arial"/>
          <w:b/>
          <w:color w:val="000000"/>
          <w:rPrChange w:id="302" w:author="Heather M" w:date="2025-08-29T15:46:00Z" w16du:dateUtc="2025-08-29T19:46:00Z">
            <w:rPr>
              <w:rFonts w:ascii="Arial" w:hAnsi="Arial" w:cs="Arial"/>
              <w:b/>
              <w:color w:val="000000"/>
              <w:sz w:val="20"/>
              <w:szCs w:val="20"/>
            </w:rPr>
          </w:rPrChange>
        </w:rPr>
      </w:pPr>
      <w:r w:rsidRPr="00781324">
        <w:rPr>
          <w:rFonts w:ascii="Arial" w:hAnsi="Arial" w:cs="Arial"/>
          <w:b/>
          <w:color w:val="000000"/>
          <w:rPrChange w:id="303" w:author="Heather M" w:date="2025-08-29T15:46:00Z" w16du:dateUtc="2025-08-29T19:46:00Z">
            <w:rPr>
              <w:rFonts w:ascii="Arial" w:hAnsi="Arial" w:cs="Arial"/>
              <w:b/>
              <w:color w:val="000000"/>
              <w:sz w:val="20"/>
              <w:szCs w:val="20"/>
            </w:rPr>
          </w:rPrChange>
        </w:rPr>
        <w:t>References</w:t>
      </w:r>
    </w:p>
    <w:p w14:paraId="25ED6600" w14:textId="77777777" w:rsidR="00BE2C19" w:rsidRPr="00781324" w:rsidRDefault="00BE2C19" w:rsidP="00BE2C19">
      <w:pPr>
        <w:pBdr>
          <w:top w:val="nil"/>
          <w:left w:val="nil"/>
          <w:bottom w:val="nil"/>
          <w:right w:val="nil"/>
          <w:between w:val="nil"/>
        </w:pBdr>
        <w:contextualSpacing/>
        <w:rPr>
          <w:rFonts w:ascii="Arial" w:hAnsi="Arial" w:cs="Arial"/>
          <w:color w:val="000000"/>
          <w:rPrChange w:id="304" w:author="Heather M" w:date="2025-08-29T15:46:00Z" w16du:dateUtc="2025-08-29T19:46:00Z">
            <w:rPr>
              <w:rFonts w:ascii="Arial" w:hAnsi="Arial" w:cs="Arial"/>
              <w:color w:val="000000"/>
              <w:sz w:val="20"/>
              <w:szCs w:val="20"/>
            </w:rPr>
          </w:rPrChange>
        </w:rPr>
      </w:pPr>
    </w:p>
    <w:p w14:paraId="6BB4CDF5" w14:textId="77777777" w:rsidR="003C5498" w:rsidRPr="003C5498" w:rsidRDefault="00BE2C19" w:rsidP="003C5498">
      <w:pPr>
        <w:pStyle w:val="Bibliography"/>
      </w:pPr>
      <w:r w:rsidRPr="00A76CC5">
        <w:rPr>
          <w:rFonts w:ascii="Arial" w:hAnsi="Arial" w:cs="Arial"/>
          <w:rPrChange w:id="305" w:author="Heather M" w:date="2025-08-29T15:47:00Z" w16du:dateUtc="2025-08-29T19:47:00Z">
            <w:rPr>
              <w:rFonts w:ascii="Arial" w:hAnsi="Arial" w:cs="Arial"/>
              <w:sz w:val="20"/>
              <w:szCs w:val="20"/>
            </w:rPr>
          </w:rPrChange>
        </w:rPr>
        <w:fldChar w:fldCharType="begin"/>
      </w:r>
      <w:r w:rsidR="00A76CC5" w:rsidRPr="00A76CC5">
        <w:rPr>
          <w:rFonts w:ascii="Arial" w:hAnsi="Arial" w:cs="Arial"/>
        </w:rPr>
        <w:instrText xml:space="preserve"> ADDIN ZOTERO_BIBL {"uncited":[],"omitted":[],"custom":[]} CSL_BIBLIOGRAPHY </w:instrText>
      </w:r>
      <w:r w:rsidRPr="00A76CC5">
        <w:rPr>
          <w:rFonts w:ascii="Arial" w:hAnsi="Arial" w:cs="Arial"/>
          <w:rPrChange w:id="306" w:author="Heather M" w:date="2025-08-29T15:47:00Z" w16du:dateUtc="2025-08-29T19:47:00Z">
            <w:rPr>
              <w:rFonts w:ascii="Arial" w:hAnsi="Arial" w:cs="Arial"/>
              <w:sz w:val="20"/>
              <w:szCs w:val="20"/>
            </w:rPr>
          </w:rPrChange>
        </w:rPr>
        <w:fldChar w:fldCharType="separate"/>
      </w:r>
      <w:r w:rsidR="003C5498" w:rsidRPr="003C5498">
        <w:t xml:space="preserve">1. </w:t>
      </w:r>
      <w:r w:rsidR="003C5498" w:rsidRPr="003C5498">
        <w:tab/>
        <w:t>Climate Central, Weather-related Power Outages Rising. (2024). Available at: https://www.climatecentral.org/climate-matters/weather-related-power-outages-rising [Accessed 5 December 2024].</w:t>
      </w:r>
    </w:p>
    <w:p w14:paraId="124E3109" w14:textId="77777777" w:rsidR="003C5498" w:rsidRPr="003C5498" w:rsidRDefault="003C5498" w:rsidP="003C5498">
      <w:pPr>
        <w:pStyle w:val="Bibliography"/>
      </w:pPr>
      <w:r w:rsidRPr="003C5498">
        <w:t xml:space="preserve">2. </w:t>
      </w:r>
      <w:r w:rsidRPr="003C5498">
        <w:tab/>
        <w:t>U.S. Energy Information Administration, U.S. electricity customers experienced eight hours of power interruptions in 2020. (2021). Available at: https://www.eia.gov/todayinenergy/detail.php?id=50316# [Accessed 5 December 2024].</w:t>
      </w:r>
    </w:p>
    <w:p w14:paraId="5CBBD180" w14:textId="77777777" w:rsidR="003C5498" w:rsidRPr="003C5498" w:rsidRDefault="003C5498" w:rsidP="003C5498">
      <w:pPr>
        <w:pStyle w:val="Bibliography"/>
      </w:pPr>
      <w:r w:rsidRPr="003C5498">
        <w:t xml:space="preserve">3. </w:t>
      </w:r>
      <w:r w:rsidRPr="003C5498">
        <w:tab/>
        <w:t xml:space="preserve">J. A. Casey, M. Fukurai, D. Hernández, S. Balsari, M. V. Kiang, Power Outages and Community Health: a Narrative Review. </w:t>
      </w:r>
      <w:r w:rsidRPr="003C5498">
        <w:rPr>
          <w:i/>
          <w:iCs/>
        </w:rPr>
        <w:t>Curr Envir Health Rpt</w:t>
      </w:r>
      <w:r w:rsidRPr="003C5498">
        <w:t xml:space="preserve"> </w:t>
      </w:r>
      <w:r w:rsidRPr="003C5498">
        <w:rPr>
          <w:b/>
          <w:bCs/>
        </w:rPr>
        <w:t>7</w:t>
      </w:r>
      <w:r w:rsidRPr="003C5498">
        <w:t>, 371–383 (2020).</w:t>
      </w:r>
    </w:p>
    <w:p w14:paraId="2C611449" w14:textId="77777777" w:rsidR="003C5498" w:rsidRPr="003C5498" w:rsidRDefault="003C5498" w:rsidP="003C5498">
      <w:pPr>
        <w:pStyle w:val="Bibliography"/>
      </w:pPr>
      <w:r w:rsidRPr="003C5498">
        <w:t xml:space="preserve">4. </w:t>
      </w:r>
      <w:r w:rsidRPr="003C5498">
        <w:tab/>
        <w:t>The US has more power outages than any other developed country. Here’s why. (2020). Available at: https://www.popsci.com/story/environment/why-us-lose-power-storms/ [Accessed 5 December 2024].</w:t>
      </w:r>
    </w:p>
    <w:p w14:paraId="235406DE" w14:textId="77777777" w:rsidR="003C5498" w:rsidRPr="003C5498" w:rsidRDefault="003C5498" w:rsidP="003C5498">
      <w:pPr>
        <w:pStyle w:val="Bibliography"/>
      </w:pPr>
      <w:r w:rsidRPr="003C5498">
        <w:t xml:space="preserve">5. </w:t>
      </w:r>
      <w:r w:rsidRPr="003C5498">
        <w:tab/>
        <w:t xml:space="preserve">V. Do, </w:t>
      </w:r>
      <w:r w:rsidRPr="003C5498">
        <w:rPr>
          <w:i/>
          <w:iCs/>
        </w:rPr>
        <w:t>et al.</w:t>
      </w:r>
      <w:r w:rsidRPr="003C5498">
        <w:t xml:space="preserve">, Spatiotemporal distribution of power outages with climate events and social vulnerability in the USA. </w:t>
      </w:r>
      <w:r w:rsidRPr="003C5498">
        <w:rPr>
          <w:i/>
          <w:iCs/>
        </w:rPr>
        <w:t>Nat Commun</w:t>
      </w:r>
      <w:r w:rsidRPr="003C5498">
        <w:t xml:space="preserve"> </w:t>
      </w:r>
      <w:r w:rsidRPr="003C5498">
        <w:rPr>
          <w:b/>
          <w:bCs/>
        </w:rPr>
        <w:t>14</w:t>
      </w:r>
      <w:r w:rsidRPr="003C5498">
        <w:t>, 2470 (2023).</w:t>
      </w:r>
    </w:p>
    <w:p w14:paraId="69983E06" w14:textId="77777777" w:rsidR="003C5498" w:rsidRPr="003C5498" w:rsidRDefault="003C5498" w:rsidP="003C5498">
      <w:pPr>
        <w:pStyle w:val="Bibliography"/>
      </w:pPr>
      <w:r w:rsidRPr="003C5498">
        <w:t xml:space="preserve">6. </w:t>
      </w:r>
      <w:r w:rsidRPr="003C5498">
        <w:tab/>
        <w:t>United States Environmental Protection Agency, Climate Change Impacts on Energy. Available at: https://www.epa.gov/climateimpacts/climate-change-impacts-energy.</w:t>
      </w:r>
    </w:p>
    <w:p w14:paraId="1090620C" w14:textId="77777777" w:rsidR="003C5498" w:rsidRPr="003C5498" w:rsidRDefault="003C5498" w:rsidP="003C5498">
      <w:pPr>
        <w:pStyle w:val="Bibliography"/>
      </w:pPr>
      <w:r w:rsidRPr="003C5498">
        <w:lastRenderedPageBreak/>
        <w:t xml:space="preserve">7. </w:t>
      </w:r>
      <w:r w:rsidRPr="003C5498">
        <w:tab/>
        <w:t>Washington Post, Nation at risk of winter blackouts as power grid remains under strain. Available at: https://www.washingtonpost.com/business/2023/11/08/power-grid-blackouts-texas/.</w:t>
      </w:r>
    </w:p>
    <w:p w14:paraId="0E0E0F20" w14:textId="77777777" w:rsidR="003C5498" w:rsidRPr="003C5498" w:rsidRDefault="003C5498" w:rsidP="003C5498">
      <w:pPr>
        <w:pStyle w:val="Bibliography"/>
      </w:pPr>
      <w:r w:rsidRPr="003C5498">
        <w:t xml:space="preserve">8. </w:t>
      </w:r>
      <w:r w:rsidRPr="003C5498">
        <w:tab/>
        <w:t xml:space="preserve">M. Mango, J. A. Casey, D. Hernández, Resilient Power: A home-based electricity generation and storage solution for the medically vulnerable during climate-induced power outages. </w:t>
      </w:r>
      <w:r w:rsidRPr="003C5498">
        <w:rPr>
          <w:i/>
          <w:iCs/>
        </w:rPr>
        <w:t>Futures</w:t>
      </w:r>
      <w:r w:rsidRPr="003C5498">
        <w:t xml:space="preserve"> </w:t>
      </w:r>
      <w:r w:rsidRPr="003C5498">
        <w:rPr>
          <w:b/>
          <w:bCs/>
        </w:rPr>
        <w:t>128</w:t>
      </w:r>
      <w:r w:rsidRPr="003C5498">
        <w:t>, 102707 (2021).</w:t>
      </w:r>
    </w:p>
    <w:p w14:paraId="4C66EAE8" w14:textId="77777777" w:rsidR="003C5498" w:rsidRPr="003C5498" w:rsidRDefault="003C5498" w:rsidP="003C5498">
      <w:pPr>
        <w:pStyle w:val="Bibliography"/>
      </w:pPr>
      <w:r w:rsidRPr="003C5498">
        <w:t xml:space="preserve">9. </w:t>
      </w:r>
      <w:r w:rsidRPr="003C5498">
        <w:tab/>
        <w:t xml:space="preserve">B. Stone, </w:t>
      </w:r>
      <w:r w:rsidRPr="003C5498">
        <w:rPr>
          <w:i/>
          <w:iCs/>
        </w:rPr>
        <w:t>et al.</w:t>
      </w:r>
      <w:r w:rsidRPr="003C5498">
        <w:t xml:space="preserve">, Compound Climate and Infrastructure Events: How Electrical Grid Failure Alters Heat Wave Risk. </w:t>
      </w:r>
      <w:r w:rsidRPr="003C5498">
        <w:rPr>
          <w:i/>
          <w:iCs/>
        </w:rPr>
        <w:t>Environ. Sci. Technol.</w:t>
      </w:r>
      <w:r w:rsidRPr="003C5498">
        <w:t xml:space="preserve"> </w:t>
      </w:r>
      <w:r w:rsidRPr="003C5498">
        <w:rPr>
          <w:b/>
          <w:bCs/>
        </w:rPr>
        <w:t>55</w:t>
      </w:r>
      <w:r w:rsidRPr="003C5498">
        <w:t>, 6957–6964 (2021).</w:t>
      </w:r>
    </w:p>
    <w:p w14:paraId="234EAD89" w14:textId="77777777" w:rsidR="003C5498" w:rsidRPr="003C5498" w:rsidRDefault="003C5498" w:rsidP="003C5498">
      <w:pPr>
        <w:pStyle w:val="Bibliography"/>
      </w:pPr>
      <w:r w:rsidRPr="003C5498">
        <w:t xml:space="preserve">10. </w:t>
      </w:r>
      <w:r w:rsidRPr="003C5498">
        <w:tab/>
        <w:t xml:space="preserve">A. R. Nunes, General and specified vulnerability to extreme temperatures among older adults. </w:t>
      </w:r>
      <w:r w:rsidRPr="003C5498">
        <w:rPr>
          <w:i/>
          <w:iCs/>
        </w:rPr>
        <w:t>International Journal of Environmental Health Research</w:t>
      </w:r>
      <w:r w:rsidRPr="003C5498">
        <w:t xml:space="preserve"> </w:t>
      </w:r>
      <w:r w:rsidRPr="003C5498">
        <w:rPr>
          <w:b/>
          <w:bCs/>
        </w:rPr>
        <w:t>30</w:t>
      </w:r>
      <w:r w:rsidRPr="003C5498">
        <w:t>, 515–532 (2020).</w:t>
      </w:r>
    </w:p>
    <w:p w14:paraId="1C641FC9" w14:textId="77777777" w:rsidR="003C5498" w:rsidRPr="003C5498" w:rsidRDefault="003C5498" w:rsidP="003C5498">
      <w:pPr>
        <w:pStyle w:val="Bibliography"/>
      </w:pPr>
      <w:r w:rsidRPr="003C5498">
        <w:t xml:space="preserve">11. </w:t>
      </w:r>
      <w:r w:rsidRPr="003C5498">
        <w:tab/>
        <w:t xml:space="preserve">T. Benmarhnia, S. Deguen, J. S. Kaufman, A. Smargiassi, Review Article: Vulnerability to Heat-related Mortality. </w:t>
      </w:r>
      <w:r w:rsidRPr="003C5498">
        <w:rPr>
          <w:i/>
          <w:iCs/>
        </w:rPr>
        <w:t>Epidemiology</w:t>
      </w:r>
      <w:r w:rsidRPr="003C5498">
        <w:t xml:space="preserve"> </w:t>
      </w:r>
      <w:r w:rsidRPr="003C5498">
        <w:rPr>
          <w:b/>
          <w:bCs/>
        </w:rPr>
        <w:t>26</w:t>
      </w:r>
      <w:r w:rsidRPr="003C5498">
        <w:t>, 781–793 (2015).</w:t>
      </w:r>
    </w:p>
    <w:p w14:paraId="482432A4" w14:textId="77777777" w:rsidR="003C5498" w:rsidRPr="003C5498" w:rsidRDefault="003C5498" w:rsidP="003C5498">
      <w:pPr>
        <w:pStyle w:val="Bibliography"/>
      </w:pPr>
      <w:r w:rsidRPr="003C5498">
        <w:t xml:space="preserve">12. </w:t>
      </w:r>
      <w:r w:rsidRPr="003C5498">
        <w:tab/>
        <w:t xml:space="preserve">R. D. Meade, </w:t>
      </w:r>
      <w:r w:rsidRPr="003C5498">
        <w:rPr>
          <w:i/>
          <w:iCs/>
        </w:rPr>
        <w:t>et al.</w:t>
      </w:r>
      <w:r w:rsidRPr="003C5498">
        <w:t xml:space="preserve">, Physiological factors characterizing heat-vulnerable older adults: A narrative review. </w:t>
      </w:r>
      <w:r w:rsidRPr="003C5498">
        <w:rPr>
          <w:i/>
          <w:iCs/>
        </w:rPr>
        <w:t>Environment International</w:t>
      </w:r>
      <w:r w:rsidRPr="003C5498">
        <w:t xml:space="preserve"> </w:t>
      </w:r>
      <w:r w:rsidRPr="003C5498">
        <w:rPr>
          <w:b/>
          <w:bCs/>
        </w:rPr>
        <w:t>144</w:t>
      </w:r>
      <w:r w:rsidRPr="003C5498">
        <w:t>, 105909 (2020).</w:t>
      </w:r>
    </w:p>
    <w:p w14:paraId="2FB7A881" w14:textId="77777777" w:rsidR="003C5498" w:rsidRPr="003C5498" w:rsidRDefault="003C5498" w:rsidP="003C5498">
      <w:pPr>
        <w:pStyle w:val="Bibliography"/>
      </w:pPr>
      <w:r w:rsidRPr="003C5498">
        <w:t xml:space="preserve">13. </w:t>
      </w:r>
      <w:r w:rsidRPr="003C5498">
        <w:tab/>
        <w:t xml:space="preserve">N. Veronese, </w:t>
      </w:r>
      <w:r w:rsidRPr="003C5498">
        <w:rPr>
          <w:i/>
          <w:iCs/>
        </w:rPr>
        <w:t>et al.</w:t>
      </w:r>
      <w:r w:rsidRPr="003C5498">
        <w:t xml:space="preserve">, Prevalence of multidimensional frailty and pre-frailty in older people in different settings: A systematic review and meta-analysis. </w:t>
      </w:r>
      <w:r w:rsidRPr="003C5498">
        <w:rPr>
          <w:i/>
          <w:iCs/>
        </w:rPr>
        <w:t>Ageing Research Reviews</w:t>
      </w:r>
      <w:r w:rsidRPr="003C5498">
        <w:t xml:space="preserve"> </w:t>
      </w:r>
      <w:r w:rsidRPr="003C5498">
        <w:rPr>
          <w:b/>
          <w:bCs/>
        </w:rPr>
        <w:t>72</w:t>
      </w:r>
      <w:r w:rsidRPr="003C5498">
        <w:t>, 101498 (2021).</w:t>
      </w:r>
    </w:p>
    <w:p w14:paraId="33C8180F" w14:textId="77777777" w:rsidR="003C5498" w:rsidRPr="003C5498" w:rsidRDefault="003C5498" w:rsidP="003C5498">
      <w:pPr>
        <w:pStyle w:val="Bibliography"/>
      </w:pPr>
      <w:r w:rsidRPr="003C5498">
        <w:t xml:space="preserve">14. </w:t>
      </w:r>
      <w:r w:rsidRPr="003C5498">
        <w:tab/>
        <w:t xml:space="preserve">C. O. Weiss, C. M. Boyd, Q. Yu, J. L. Wolff, B. Leff, Patterns of Prevalent Major Chronic Disease Among Older Adults in the United States. </w:t>
      </w:r>
      <w:r w:rsidRPr="003C5498">
        <w:rPr>
          <w:i/>
          <w:iCs/>
        </w:rPr>
        <w:t>JAMA</w:t>
      </w:r>
      <w:r w:rsidRPr="003C5498">
        <w:t xml:space="preserve"> </w:t>
      </w:r>
      <w:r w:rsidRPr="003C5498">
        <w:rPr>
          <w:b/>
          <w:bCs/>
        </w:rPr>
        <w:t>298</w:t>
      </w:r>
      <w:r w:rsidRPr="003C5498">
        <w:t>, 1158 (2007).</w:t>
      </w:r>
    </w:p>
    <w:p w14:paraId="1E4FBDF6" w14:textId="77777777" w:rsidR="003C5498" w:rsidRPr="003C5498" w:rsidRDefault="003C5498" w:rsidP="003C5498">
      <w:pPr>
        <w:pStyle w:val="Bibliography"/>
      </w:pPr>
      <w:r w:rsidRPr="003C5498">
        <w:t xml:space="preserve">15. </w:t>
      </w:r>
      <w:r w:rsidRPr="003C5498">
        <w:tab/>
        <w:t xml:space="preserve">A. Yazdanyar, A. B. Newman, The Burden of Cardiovascular Disease in the Elderly: Morbidity, Mortality, and Costs. </w:t>
      </w:r>
      <w:r w:rsidRPr="003C5498">
        <w:rPr>
          <w:i/>
          <w:iCs/>
        </w:rPr>
        <w:t>Clinics in Geriatric Medicine</w:t>
      </w:r>
      <w:r w:rsidRPr="003C5498">
        <w:t xml:space="preserve"> </w:t>
      </w:r>
      <w:r w:rsidRPr="003C5498">
        <w:rPr>
          <w:b/>
          <w:bCs/>
        </w:rPr>
        <w:t>25</w:t>
      </w:r>
      <w:r w:rsidRPr="003C5498">
        <w:t>, 563–577 (2009).</w:t>
      </w:r>
    </w:p>
    <w:p w14:paraId="743736EB" w14:textId="77777777" w:rsidR="003C5498" w:rsidRPr="003C5498" w:rsidRDefault="003C5498" w:rsidP="003C5498">
      <w:pPr>
        <w:pStyle w:val="Bibliography"/>
      </w:pPr>
      <w:r w:rsidRPr="003C5498">
        <w:t xml:space="preserve">16. </w:t>
      </w:r>
      <w:r w:rsidRPr="003C5498">
        <w:tab/>
        <w:t xml:space="preserve">L. Dahlberg, K. J. McKee, A. Frank, M. Naseer, A systematic review of longitudinal risk factors for loneliness in older adults. </w:t>
      </w:r>
      <w:r w:rsidRPr="003C5498">
        <w:rPr>
          <w:i/>
          <w:iCs/>
        </w:rPr>
        <w:t>Aging &amp; Mental Health</w:t>
      </w:r>
      <w:r w:rsidRPr="003C5498">
        <w:t xml:space="preserve"> </w:t>
      </w:r>
      <w:r w:rsidRPr="003C5498">
        <w:rPr>
          <w:b/>
          <w:bCs/>
        </w:rPr>
        <w:t>26</w:t>
      </w:r>
      <w:r w:rsidRPr="003C5498">
        <w:t>, 225–249 (2022).</w:t>
      </w:r>
    </w:p>
    <w:p w14:paraId="0542CA30" w14:textId="77777777" w:rsidR="003C5498" w:rsidRPr="003C5498" w:rsidRDefault="003C5498" w:rsidP="003C5498">
      <w:pPr>
        <w:pStyle w:val="Bibliography"/>
      </w:pPr>
      <w:r w:rsidRPr="003C5498">
        <w:t xml:space="preserve">17. </w:t>
      </w:r>
      <w:r w:rsidRPr="003C5498">
        <w:tab/>
        <w:t xml:space="preserve">P. Hoang, </w:t>
      </w:r>
      <w:r w:rsidRPr="003C5498">
        <w:rPr>
          <w:i/>
          <w:iCs/>
        </w:rPr>
        <w:t>et al.</w:t>
      </w:r>
      <w:r w:rsidRPr="003C5498">
        <w:t xml:space="preserve">, Interventions Associated With Reduced Loneliness and Social Isolation in Older Adults: A Systematic Review and Meta-analysis. </w:t>
      </w:r>
      <w:r w:rsidRPr="003C5498">
        <w:rPr>
          <w:i/>
          <w:iCs/>
        </w:rPr>
        <w:t>JAMA Netw Open</w:t>
      </w:r>
      <w:r w:rsidRPr="003C5498">
        <w:t xml:space="preserve"> </w:t>
      </w:r>
      <w:r w:rsidRPr="003C5498">
        <w:rPr>
          <w:b/>
          <w:bCs/>
        </w:rPr>
        <w:t>5</w:t>
      </w:r>
      <w:r w:rsidRPr="003C5498">
        <w:t>, e2236676 (2022).</w:t>
      </w:r>
    </w:p>
    <w:p w14:paraId="6E534DCE" w14:textId="77777777" w:rsidR="003C5498" w:rsidRPr="003C5498" w:rsidRDefault="003C5498" w:rsidP="003C5498">
      <w:pPr>
        <w:pStyle w:val="Bibliography"/>
      </w:pPr>
      <w:r w:rsidRPr="003C5498">
        <w:t xml:space="preserve">18. </w:t>
      </w:r>
      <w:r w:rsidRPr="003C5498">
        <w:tab/>
        <w:t xml:space="preserve">N. A. M. Molinari, B. Chen, N. Krishna, T. Morris, Who’s at Risk When the Power Goes Out? The At-home Electricity-Dependent Population in the United States, 2012. </w:t>
      </w:r>
      <w:r w:rsidRPr="003C5498">
        <w:rPr>
          <w:i/>
          <w:iCs/>
        </w:rPr>
        <w:t>Journal of Public Health Management and Practice</w:t>
      </w:r>
      <w:r w:rsidRPr="003C5498">
        <w:t xml:space="preserve"> </w:t>
      </w:r>
      <w:r w:rsidRPr="003C5498">
        <w:rPr>
          <w:b/>
          <w:bCs/>
        </w:rPr>
        <w:t>23</w:t>
      </w:r>
      <w:r w:rsidRPr="003C5498">
        <w:t>, 152–159 (2017).</w:t>
      </w:r>
    </w:p>
    <w:p w14:paraId="0CDCC4C9" w14:textId="77777777" w:rsidR="003C5498" w:rsidRPr="003C5498" w:rsidRDefault="003C5498" w:rsidP="003C5498">
      <w:pPr>
        <w:pStyle w:val="Bibliography"/>
      </w:pPr>
      <w:r w:rsidRPr="003C5498">
        <w:t xml:space="preserve">19. </w:t>
      </w:r>
      <w:r w:rsidRPr="003C5498">
        <w:tab/>
        <w:t xml:space="preserve">W. Zhang, </w:t>
      </w:r>
      <w:r w:rsidRPr="003C5498">
        <w:rPr>
          <w:i/>
          <w:iCs/>
        </w:rPr>
        <w:t>et al.</w:t>
      </w:r>
      <w:r w:rsidRPr="003C5498">
        <w:t xml:space="preserve">, Power Outage: An Ignored Risk Factor for COPD Exacerbations. </w:t>
      </w:r>
      <w:r w:rsidRPr="003C5498">
        <w:rPr>
          <w:i/>
          <w:iCs/>
        </w:rPr>
        <w:t>Chest</w:t>
      </w:r>
      <w:r w:rsidRPr="003C5498">
        <w:t xml:space="preserve"> </w:t>
      </w:r>
      <w:r w:rsidRPr="003C5498">
        <w:rPr>
          <w:b/>
          <w:bCs/>
        </w:rPr>
        <w:t>158</w:t>
      </w:r>
      <w:r w:rsidRPr="003C5498">
        <w:t>, 2346–2357 (2020).</w:t>
      </w:r>
    </w:p>
    <w:p w14:paraId="0C760A8B" w14:textId="77777777" w:rsidR="003C5498" w:rsidRPr="003C5498" w:rsidRDefault="003C5498" w:rsidP="003C5498">
      <w:pPr>
        <w:pStyle w:val="Bibliography"/>
      </w:pPr>
      <w:r w:rsidRPr="003C5498">
        <w:t xml:space="preserve">20. </w:t>
      </w:r>
      <w:r w:rsidRPr="003C5498">
        <w:tab/>
        <w:t xml:space="preserve">S. Lin, </w:t>
      </w:r>
      <w:r w:rsidRPr="003C5498">
        <w:rPr>
          <w:i/>
          <w:iCs/>
        </w:rPr>
        <w:t>et al.</w:t>
      </w:r>
      <w:r w:rsidRPr="003C5498">
        <w:t xml:space="preserve">, The Joint Effects of Thunderstorms and Power Outages on Respiratory-Related Emergency Visits and Modifying and Mediating Factors of This Relationship. </w:t>
      </w:r>
      <w:r w:rsidRPr="003C5498">
        <w:rPr>
          <w:i/>
          <w:iCs/>
        </w:rPr>
        <w:t>Environ Health Perspect</w:t>
      </w:r>
      <w:r w:rsidRPr="003C5498">
        <w:t xml:space="preserve"> </w:t>
      </w:r>
      <w:r w:rsidRPr="003C5498">
        <w:rPr>
          <w:b/>
          <w:bCs/>
        </w:rPr>
        <w:t>132</w:t>
      </w:r>
      <w:r w:rsidRPr="003C5498">
        <w:t>, 067002 (2024).</w:t>
      </w:r>
    </w:p>
    <w:p w14:paraId="277F40D4" w14:textId="77777777" w:rsidR="003C5498" w:rsidRPr="003C5498" w:rsidRDefault="003C5498" w:rsidP="003C5498">
      <w:pPr>
        <w:pStyle w:val="Bibliography"/>
      </w:pPr>
      <w:r w:rsidRPr="003C5498">
        <w:lastRenderedPageBreak/>
        <w:t xml:space="preserve">21. </w:t>
      </w:r>
      <w:r w:rsidRPr="003C5498">
        <w:tab/>
        <w:t xml:space="preserve">C. Dominianni, K. Lane, S. Johnson, K. Ito, T. Matte, Health Impacts of Citywide and Localized Power Outages in New York City. </w:t>
      </w:r>
      <w:r w:rsidRPr="003C5498">
        <w:rPr>
          <w:i/>
          <w:iCs/>
        </w:rPr>
        <w:t>Environ Health Perspect</w:t>
      </w:r>
      <w:r w:rsidRPr="003C5498">
        <w:t xml:space="preserve"> </w:t>
      </w:r>
      <w:r w:rsidRPr="003C5498">
        <w:rPr>
          <w:b/>
          <w:bCs/>
        </w:rPr>
        <w:t>126</w:t>
      </w:r>
      <w:r w:rsidRPr="003C5498">
        <w:t>, 067003 (2018).</w:t>
      </w:r>
    </w:p>
    <w:p w14:paraId="57E6BFAF" w14:textId="77777777" w:rsidR="003C5498" w:rsidRPr="003C5498" w:rsidRDefault="003C5498" w:rsidP="003C5498">
      <w:pPr>
        <w:pStyle w:val="Bibliography"/>
      </w:pPr>
      <w:r w:rsidRPr="003C5498">
        <w:t xml:space="preserve">22. </w:t>
      </w:r>
      <w:r w:rsidRPr="003C5498">
        <w:tab/>
        <w:t xml:space="preserve">G. B. Anderson, M. L. Bell, Lights Out: Impact of the August 2003 Power Outage on Mortality in New York, NY. </w:t>
      </w:r>
      <w:r w:rsidRPr="003C5498">
        <w:rPr>
          <w:i/>
          <w:iCs/>
        </w:rPr>
        <w:t>Epidemiology</w:t>
      </w:r>
      <w:r w:rsidRPr="003C5498">
        <w:t xml:space="preserve"> </w:t>
      </w:r>
      <w:r w:rsidRPr="003C5498">
        <w:rPr>
          <w:b/>
          <w:bCs/>
        </w:rPr>
        <w:t>23</w:t>
      </w:r>
      <w:r w:rsidRPr="003C5498">
        <w:t>, 189–193 (2012).</w:t>
      </w:r>
    </w:p>
    <w:p w14:paraId="4A547F08" w14:textId="77777777" w:rsidR="003C5498" w:rsidRPr="003C5498" w:rsidRDefault="003C5498" w:rsidP="003C5498">
      <w:pPr>
        <w:pStyle w:val="Bibliography"/>
      </w:pPr>
      <w:r w:rsidRPr="003C5498">
        <w:t xml:space="preserve">23. </w:t>
      </w:r>
      <w:r w:rsidRPr="003C5498">
        <w:tab/>
        <w:t>Oak Ridge National Laboratory, Oak Ridge National Laboratory, EAGLE-I Outage Data 2014-2022. Available at: https://smc-datachallenge.ornl.gov/eagle/ [Accessed 3 January 2025].</w:t>
      </w:r>
    </w:p>
    <w:p w14:paraId="269A234F" w14:textId="77777777" w:rsidR="003C5498" w:rsidRPr="003C5498" w:rsidRDefault="003C5498" w:rsidP="003C5498">
      <w:pPr>
        <w:pStyle w:val="Bibliography"/>
      </w:pPr>
      <w:r w:rsidRPr="003C5498">
        <w:t xml:space="preserve">24. </w:t>
      </w:r>
      <w:r w:rsidRPr="003C5498">
        <w:tab/>
        <w:t>PowerOutage.us. Available at: https://poweroutage.us/.</w:t>
      </w:r>
    </w:p>
    <w:p w14:paraId="02495988" w14:textId="77777777" w:rsidR="003C5498" w:rsidRPr="003C5498" w:rsidRDefault="003C5498" w:rsidP="003C5498">
      <w:pPr>
        <w:pStyle w:val="Bibliography"/>
      </w:pPr>
      <w:r w:rsidRPr="003C5498">
        <w:t xml:space="preserve">25. </w:t>
      </w:r>
      <w:r w:rsidRPr="003C5498">
        <w:tab/>
        <w:t>Invalon, Medicare Advantage vs. Traditional Fee-for-Service Medicare: Different Populations, Different Outcomes. Available at: https://www.inovalon.com/resource/ma-vs-traditional-ffs-medicare-different-populations-different-outcomes/.</w:t>
      </w:r>
    </w:p>
    <w:p w14:paraId="52FC62FD" w14:textId="77777777" w:rsidR="003C5498" w:rsidRPr="003C5498" w:rsidRDefault="003C5498" w:rsidP="003C5498">
      <w:pPr>
        <w:pStyle w:val="Bibliography"/>
      </w:pPr>
      <w:r w:rsidRPr="003C5498">
        <w:t xml:space="preserve">26. </w:t>
      </w:r>
      <w:r w:rsidRPr="003C5498">
        <w:tab/>
        <w:t>The Commonwealth Fund, Medicare Advantage vs. Traditional Medicare: How Do Beneficiaries’ Characteristics and Experiences Differ?</w:t>
      </w:r>
    </w:p>
    <w:p w14:paraId="376E60AD" w14:textId="77777777" w:rsidR="003C5498" w:rsidRPr="003C5498" w:rsidRDefault="003C5498" w:rsidP="003C5498">
      <w:pPr>
        <w:pStyle w:val="Bibliography"/>
      </w:pPr>
      <w:r w:rsidRPr="003C5498">
        <w:t xml:space="preserve">27. </w:t>
      </w:r>
      <w:r w:rsidRPr="003C5498">
        <w:tab/>
        <w:t xml:space="preserve">U.S. Energy Information Administration Electricity Data. </w:t>
      </w:r>
      <w:r w:rsidRPr="003C5498">
        <w:rPr>
          <w:i/>
          <w:iCs/>
        </w:rPr>
        <w:t>U.S. Energy Information Administration Electricity Data</w:t>
      </w:r>
      <w:r w:rsidRPr="003C5498">
        <w:t>. Available at: https://www.eia.gov/electricity/data.php [Accessed 3 January 2024].</w:t>
      </w:r>
    </w:p>
    <w:p w14:paraId="207F9262" w14:textId="77777777" w:rsidR="003C5498" w:rsidRPr="003C5498" w:rsidRDefault="003C5498" w:rsidP="003C5498">
      <w:pPr>
        <w:pStyle w:val="Bibliography"/>
      </w:pPr>
      <w:r w:rsidRPr="003C5498">
        <w:t xml:space="preserve">28. </w:t>
      </w:r>
      <w:r w:rsidRPr="003C5498">
        <w:tab/>
        <w:t xml:space="preserve">H. McBrien, D. Mork, M.-A. Kioumourtzoglou, J. A. Casey, Assessing potential sources of bias in measuring power outage exposure with simulations. </w:t>
      </w:r>
      <w:r w:rsidRPr="003C5498">
        <w:rPr>
          <w:i/>
          <w:iCs/>
        </w:rPr>
        <w:t>Under review at Environmental Health</w:t>
      </w:r>
      <w:r w:rsidRPr="003C5498">
        <w:t>.</w:t>
      </w:r>
    </w:p>
    <w:p w14:paraId="591F82A8" w14:textId="77777777" w:rsidR="003C5498" w:rsidRPr="003C5498" w:rsidRDefault="003C5498" w:rsidP="003C5498">
      <w:pPr>
        <w:pStyle w:val="Bibliography"/>
      </w:pPr>
      <w:r w:rsidRPr="003C5498">
        <w:t xml:space="preserve">29. </w:t>
      </w:r>
      <w:r w:rsidRPr="003C5498">
        <w:tab/>
        <w:t xml:space="preserve">V. Do, The impact of power outages on cardiovascular hospitalizations among Medicare enrollees in New York State, 2017-2018. </w:t>
      </w:r>
      <w:r w:rsidRPr="003C5498">
        <w:rPr>
          <w:i/>
          <w:iCs/>
        </w:rPr>
        <w:t>Under review at Epidemiology</w:t>
      </w:r>
      <w:r w:rsidRPr="003C5498">
        <w:t>.</w:t>
      </w:r>
    </w:p>
    <w:p w14:paraId="28E444B1" w14:textId="77777777" w:rsidR="003C5498" w:rsidRPr="003C5498" w:rsidRDefault="003C5498" w:rsidP="003C5498">
      <w:pPr>
        <w:pStyle w:val="Bibliography"/>
      </w:pPr>
      <w:r w:rsidRPr="003C5498">
        <w:t xml:space="preserve">30. </w:t>
      </w:r>
      <w:r w:rsidRPr="003C5498">
        <w:tab/>
        <w:t xml:space="preserve">J. Xiao, </w:t>
      </w:r>
      <w:r w:rsidRPr="003C5498">
        <w:rPr>
          <w:i/>
          <w:iCs/>
        </w:rPr>
        <w:t>et al.</w:t>
      </w:r>
      <w:r w:rsidRPr="003C5498">
        <w:t xml:space="preserve">, Increased risk of multiple pregnancy complications following large-scale power outages during Hurricane Sandy in New York State. </w:t>
      </w:r>
      <w:r w:rsidRPr="003C5498">
        <w:rPr>
          <w:i/>
          <w:iCs/>
        </w:rPr>
        <w:t>Science of The Total Environment</w:t>
      </w:r>
      <w:r w:rsidRPr="003C5498">
        <w:t xml:space="preserve"> </w:t>
      </w:r>
      <w:r w:rsidRPr="003C5498">
        <w:rPr>
          <w:b/>
          <w:bCs/>
        </w:rPr>
        <w:t>770</w:t>
      </w:r>
      <w:r w:rsidRPr="003C5498">
        <w:t>, 145359 (2021).</w:t>
      </w:r>
    </w:p>
    <w:p w14:paraId="582C1616" w14:textId="77777777" w:rsidR="003C5498" w:rsidRPr="003C5498" w:rsidRDefault="003C5498" w:rsidP="003C5498">
      <w:pPr>
        <w:pStyle w:val="Bibliography"/>
      </w:pPr>
      <w:r w:rsidRPr="003C5498">
        <w:t xml:space="preserve">31. </w:t>
      </w:r>
      <w:r w:rsidRPr="003C5498">
        <w:tab/>
        <w:t xml:space="preserve">A. J. Northrop, N. M. Flores, V. Do, P. E. Sheffield, J. A. Casey, Power outages and pediatric unintentional injury hospitalizations in New York State. </w:t>
      </w:r>
      <w:r w:rsidRPr="003C5498">
        <w:rPr>
          <w:i/>
          <w:iCs/>
        </w:rPr>
        <w:t>Environmental Epidemiology</w:t>
      </w:r>
      <w:r w:rsidRPr="003C5498">
        <w:t xml:space="preserve"> </w:t>
      </w:r>
      <w:r w:rsidRPr="003C5498">
        <w:rPr>
          <w:b/>
          <w:bCs/>
        </w:rPr>
        <w:t>8</w:t>
      </w:r>
      <w:r w:rsidRPr="003C5498">
        <w:t>, e287 (2024).</w:t>
      </w:r>
    </w:p>
    <w:p w14:paraId="2E583764" w14:textId="77777777" w:rsidR="003C5498" w:rsidRPr="003C5498" w:rsidRDefault="003C5498" w:rsidP="003C5498">
      <w:pPr>
        <w:pStyle w:val="Bibliography"/>
      </w:pPr>
      <w:r w:rsidRPr="003C5498">
        <w:t xml:space="preserve">32. </w:t>
      </w:r>
      <w:r w:rsidRPr="003C5498">
        <w:tab/>
        <w:t xml:space="preserve">B. G. Armstrong, A. Gasparrini, A. Tobias, Conditional Poisson models: a flexible alternative to conditional logistic case cross-over analysis. </w:t>
      </w:r>
      <w:r w:rsidRPr="003C5498">
        <w:rPr>
          <w:i/>
          <w:iCs/>
        </w:rPr>
        <w:t>BMC Med Res Methodol</w:t>
      </w:r>
      <w:r w:rsidRPr="003C5498">
        <w:t xml:space="preserve"> </w:t>
      </w:r>
      <w:r w:rsidRPr="003C5498">
        <w:rPr>
          <w:b/>
          <w:bCs/>
        </w:rPr>
        <w:t>14</w:t>
      </w:r>
      <w:r w:rsidRPr="003C5498">
        <w:t>, 122 (2014).</w:t>
      </w:r>
    </w:p>
    <w:p w14:paraId="0951B24D" w14:textId="77777777" w:rsidR="003C5498" w:rsidRPr="003C5498" w:rsidRDefault="003C5498" w:rsidP="003C5498">
      <w:pPr>
        <w:pStyle w:val="Bibliography"/>
      </w:pPr>
      <w:r w:rsidRPr="003C5498">
        <w:t xml:space="preserve">33. </w:t>
      </w:r>
      <w:r w:rsidRPr="003C5498">
        <w:tab/>
        <w:t xml:space="preserve">C. J. Gronlund, K. P. Sullivan, Y. Kefelegn, L. Cameron, M. S. O’Neill, Climate change and temperature extremes: A review of heat- and cold-related morbidity and mortality concerns of municipalities. </w:t>
      </w:r>
      <w:r w:rsidRPr="003C5498">
        <w:rPr>
          <w:i/>
          <w:iCs/>
        </w:rPr>
        <w:t>Maturitas</w:t>
      </w:r>
      <w:r w:rsidRPr="003C5498">
        <w:t xml:space="preserve"> </w:t>
      </w:r>
      <w:r w:rsidRPr="003C5498">
        <w:rPr>
          <w:b/>
          <w:bCs/>
        </w:rPr>
        <w:t>114</w:t>
      </w:r>
      <w:r w:rsidRPr="003C5498">
        <w:t>, 54–59 (2018).</w:t>
      </w:r>
    </w:p>
    <w:p w14:paraId="1E31E594" w14:textId="77777777" w:rsidR="003C5498" w:rsidRPr="003C5498" w:rsidRDefault="003C5498" w:rsidP="003C5498">
      <w:pPr>
        <w:pStyle w:val="Bibliography"/>
      </w:pPr>
      <w:r w:rsidRPr="003C5498">
        <w:t xml:space="preserve">34. </w:t>
      </w:r>
      <w:r w:rsidRPr="003C5498">
        <w:tab/>
        <w:t xml:space="preserve">C.-M. Tseng, </w:t>
      </w:r>
      <w:r w:rsidRPr="003C5498">
        <w:rPr>
          <w:i/>
          <w:iCs/>
        </w:rPr>
        <w:t>et al.</w:t>
      </w:r>
      <w:r w:rsidRPr="003C5498">
        <w:t xml:space="preserve">, The Effect of Cold Temperature on Increased Exacerbation of Chronic Obstructive Pulmonary Disease: A Nationwide Study. </w:t>
      </w:r>
      <w:r w:rsidRPr="003C5498">
        <w:rPr>
          <w:i/>
          <w:iCs/>
        </w:rPr>
        <w:t>PLoS ONE</w:t>
      </w:r>
      <w:r w:rsidRPr="003C5498">
        <w:t xml:space="preserve"> </w:t>
      </w:r>
      <w:r w:rsidRPr="003C5498">
        <w:rPr>
          <w:b/>
          <w:bCs/>
        </w:rPr>
        <w:t>8</w:t>
      </w:r>
      <w:r w:rsidRPr="003C5498">
        <w:t>, e57066 (2013).</w:t>
      </w:r>
    </w:p>
    <w:p w14:paraId="7B411BAE" w14:textId="77777777" w:rsidR="003C5498" w:rsidRPr="003C5498" w:rsidRDefault="003C5498" w:rsidP="003C5498">
      <w:pPr>
        <w:pStyle w:val="Bibliography"/>
      </w:pPr>
      <w:r w:rsidRPr="003C5498">
        <w:lastRenderedPageBreak/>
        <w:t xml:space="preserve">35. </w:t>
      </w:r>
      <w:r w:rsidRPr="003C5498">
        <w:tab/>
        <w:t xml:space="preserve">B. Alahmad, </w:t>
      </w:r>
      <w:r w:rsidRPr="003C5498">
        <w:rPr>
          <w:i/>
          <w:iCs/>
        </w:rPr>
        <w:t>et al.</w:t>
      </w:r>
      <w:r w:rsidRPr="003C5498">
        <w:t xml:space="preserve">, Associations Between Extreme Temperatures and Cardiovascular Cause-Specific Mortality: Results From 27 Countries. </w:t>
      </w:r>
      <w:r w:rsidRPr="003C5498">
        <w:rPr>
          <w:i/>
          <w:iCs/>
        </w:rPr>
        <w:t>Circulation</w:t>
      </w:r>
      <w:r w:rsidRPr="003C5498">
        <w:t xml:space="preserve"> </w:t>
      </w:r>
      <w:r w:rsidRPr="003C5498">
        <w:rPr>
          <w:b/>
          <w:bCs/>
        </w:rPr>
        <w:t>147</w:t>
      </w:r>
      <w:r w:rsidRPr="003C5498">
        <w:t>, 35–46 (2023).</w:t>
      </w:r>
    </w:p>
    <w:p w14:paraId="0BCFD5E7" w14:textId="77777777" w:rsidR="003C5498" w:rsidRPr="003C5498" w:rsidRDefault="003C5498" w:rsidP="003C5498">
      <w:pPr>
        <w:pStyle w:val="Bibliography"/>
      </w:pPr>
      <w:r w:rsidRPr="003C5498">
        <w:t xml:space="preserve">36. </w:t>
      </w:r>
      <w:r w:rsidRPr="003C5498">
        <w:tab/>
        <w:t xml:space="preserve">J. T. Abatzoglou, Development of gridded surface meteorological data for ecological applications and modelling. </w:t>
      </w:r>
      <w:r w:rsidRPr="003C5498">
        <w:rPr>
          <w:i/>
          <w:iCs/>
        </w:rPr>
        <w:t>Intl Journal of Climatology</w:t>
      </w:r>
      <w:r w:rsidRPr="003C5498">
        <w:t xml:space="preserve"> </w:t>
      </w:r>
      <w:r w:rsidRPr="003C5498">
        <w:rPr>
          <w:b/>
          <w:bCs/>
        </w:rPr>
        <w:t>33</w:t>
      </w:r>
      <w:r w:rsidRPr="003C5498">
        <w:t>, 121–131 (2013).</w:t>
      </w:r>
    </w:p>
    <w:p w14:paraId="3F4DC3C7" w14:textId="77777777" w:rsidR="003C5498" w:rsidRPr="003C5498" w:rsidRDefault="003C5498" w:rsidP="003C5498">
      <w:pPr>
        <w:pStyle w:val="Bibliography"/>
      </w:pPr>
      <w:r w:rsidRPr="003C5498">
        <w:t xml:space="preserve">37. </w:t>
      </w:r>
      <w:r w:rsidRPr="003C5498">
        <w:tab/>
        <w:t xml:space="preserve">G. B. Anderson, </w:t>
      </w:r>
      <w:r w:rsidRPr="003C5498">
        <w:rPr>
          <w:i/>
          <w:iCs/>
        </w:rPr>
        <w:t>et al.</w:t>
      </w:r>
      <w:r w:rsidRPr="003C5498">
        <w:t xml:space="preserve">, Heat-related Emergency Hospitalizations for Respiratory Diseases in the Medicare Population. </w:t>
      </w:r>
      <w:r w:rsidRPr="003C5498">
        <w:rPr>
          <w:i/>
          <w:iCs/>
        </w:rPr>
        <w:t>Am J Respir Crit Care Med</w:t>
      </w:r>
      <w:r w:rsidRPr="003C5498">
        <w:t xml:space="preserve"> </w:t>
      </w:r>
      <w:r w:rsidRPr="003C5498">
        <w:rPr>
          <w:b/>
          <w:bCs/>
        </w:rPr>
        <w:t>187</w:t>
      </w:r>
      <w:r w:rsidRPr="003C5498">
        <w:t>, 1098–1103 (2013).</w:t>
      </w:r>
    </w:p>
    <w:p w14:paraId="255C805D" w14:textId="77777777" w:rsidR="003C5498" w:rsidRPr="003C5498" w:rsidRDefault="003C5498" w:rsidP="003C5498">
      <w:pPr>
        <w:pStyle w:val="Bibliography"/>
      </w:pPr>
      <w:r w:rsidRPr="003C5498">
        <w:t xml:space="preserve">38. </w:t>
      </w:r>
      <w:r w:rsidRPr="003C5498">
        <w:tab/>
        <w:t xml:space="preserve">A. Gasparrini, B. Armstrong, M. G. Kenward, Distributed lag non‐linear models. </w:t>
      </w:r>
      <w:r w:rsidRPr="003C5498">
        <w:rPr>
          <w:i/>
          <w:iCs/>
        </w:rPr>
        <w:t>Statistics in Medicine</w:t>
      </w:r>
      <w:r w:rsidRPr="003C5498">
        <w:t xml:space="preserve"> </w:t>
      </w:r>
      <w:r w:rsidRPr="003C5498">
        <w:rPr>
          <w:b/>
          <w:bCs/>
        </w:rPr>
        <w:t>29</w:t>
      </w:r>
      <w:r w:rsidRPr="003C5498">
        <w:t>, 2224–2234 (2010).</w:t>
      </w:r>
    </w:p>
    <w:p w14:paraId="68B525CE" w14:textId="77777777" w:rsidR="003C5498" w:rsidRPr="003C5498" w:rsidRDefault="003C5498" w:rsidP="003C5498">
      <w:pPr>
        <w:pStyle w:val="Bibliography"/>
      </w:pPr>
      <w:r w:rsidRPr="003C5498">
        <w:t xml:space="preserve">39. </w:t>
      </w:r>
      <w:r w:rsidRPr="003C5498">
        <w:tab/>
        <w:t xml:space="preserve">M. L. Childs, </w:t>
      </w:r>
      <w:r w:rsidRPr="003C5498">
        <w:rPr>
          <w:i/>
          <w:iCs/>
        </w:rPr>
        <w:t>et al.</w:t>
      </w:r>
      <w:r w:rsidRPr="003C5498">
        <w:t>, Daily Local-Level Estimates of Ambient Wildfire Smoke PM</w:t>
      </w:r>
      <w:r w:rsidRPr="003C5498">
        <w:rPr>
          <w:vertAlign w:val="subscript"/>
        </w:rPr>
        <w:t>2.5</w:t>
      </w:r>
      <w:r w:rsidRPr="003C5498">
        <w:t xml:space="preserve"> for the Contiguous US. </w:t>
      </w:r>
      <w:r w:rsidRPr="003C5498">
        <w:rPr>
          <w:i/>
          <w:iCs/>
        </w:rPr>
        <w:t>Environ. Sci. Technol.</w:t>
      </w:r>
      <w:r w:rsidRPr="003C5498">
        <w:t xml:space="preserve"> </w:t>
      </w:r>
      <w:r w:rsidRPr="003C5498">
        <w:rPr>
          <w:b/>
          <w:bCs/>
        </w:rPr>
        <w:t>56</w:t>
      </w:r>
      <w:r w:rsidRPr="003C5498">
        <w:t>, 13607–13621 (2022).</w:t>
      </w:r>
    </w:p>
    <w:p w14:paraId="08784E9E" w14:textId="77777777" w:rsidR="003C5498" w:rsidRPr="003C5498" w:rsidRDefault="003C5498" w:rsidP="003C5498">
      <w:pPr>
        <w:pStyle w:val="Bibliography"/>
      </w:pPr>
      <w:r w:rsidRPr="003C5498">
        <w:t xml:space="preserve">40. </w:t>
      </w:r>
      <w:r w:rsidRPr="003C5498">
        <w:tab/>
        <w:t>HHS emPOWER program platform. Available at: https://empowerprogram.hhs.gov/ [Accessed 3 January 2024].</w:t>
      </w:r>
    </w:p>
    <w:p w14:paraId="0A6CC3C4" w14:textId="77777777" w:rsidR="003C5498" w:rsidRPr="003C5498" w:rsidRDefault="003C5498" w:rsidP="003C5498">
      <w:pPr>
        <w:pStyle w:val="Bibliography"/>
      </w:pPr>
      <w:r w:rsidRPr="003C5498">
        <w:t xml:space="preserve">41. </w:t>
      </w:r>
      <w:r w:rsidRPr="003C5498">
        <w:tab/>
        <w:t>H. Turner, D. Firth, gnm: Generalized Nonlinear Models. https://doi.org/10.32614/CRAN.package.gnm. Deposited 29 June 2005.</w:t>
      </w:r>
    </w:p>
    <w:p w14:paraId="099EEACE" w14:textId="77777777" w:rsidR="003C5498" w:rsidRPr="003C5498" w:rsidRDefault="003C5498" w:rsidP="003C5498">
      <w:pPr>
        <w:pStyle w:val="Bibliography"/>
      </w:pPr>
      <w:r w:rsidRPr="003C5498">
        <w:t xml:space="preserve">42. </w:t>
      </w:r>
      <w:r w:rsidRPr="003C5498">
        <w:tab/>
        <w:t xml:space="preserve">W. Wang, J. Yan, Shape-Restricted Regression Splines with R Package splines2. </w:t>
      </w:r>
      <w:r w:rsidRPr="003C5498">
        <w:rPr>
          <w:i/>
          <w:iCs/>
        </w:rPr>
        <w:t>Journal of Data Science</w:t>
      </w:r>
      <w:r w:rsidRPr="003C5498">
        <w:t xml:space="preserve"> 498–517 (2021). https://doi.org/10.6339/21-JDS1020.</w:t>
      </w:r>
    </w:p>
    <w:p w14:paraId="30A2A7F2" w14:textId="77777777" w:rsidR="003C5498" w:rsidRPr="003C5498" w:rsidRDefault="003C5498" w:rsidP="003C5498">
      <w:pPr>
        <w:pStyle w:val="Bibliography"/>
      </w:pPr>
      <w:r w:rsidRPr="003C5498">
        <w:t xml:space="preserve">43. </w:t>
      </w:r>
      <w:r w:rsidRPr="003C5498">
        <w:tab/>
        <w:t xml:space="preserve">A. Gasparrini, Distributed Lag Linear and Non-Linear Models in </w:t>
      </w:r>
      <w:r w:rsidRPr="003C5498">
        <w:rPr>
          <w:i/>
          <w:iCs/>
        </w:rPr>
        <w:t>R</w:t>
      </w:r>
      <w:r w:rsidRPr="003C5498">
        <w:t xml:space="preserve"> : The Package </w:t>
      </w:r>
      <w:r w:rsidRPr="003C5498">
        <w:rPr>
          <w:b/>
          <w:bCs/>
        </w:rPr>
        <w:t>dlnm</w:t>
      </w:r>
      <w:r w:rsidRPr="003C5498">
        <w:t xml:space="preserve">. </w:t>
      </w:r>
      <w:r w:rsidRPr="003C5498">
        <w:rPr>
          <w:i/>
          <w:iCs/>
        </w:rPr>
        <w:t>J. Stat. Soft.</w:t>
      </w:r>
      <w:r w:rsidRPr="003C5498">
        <w:t xml:space="preserve"> </w:t>
      </w:r>
      <w:r w:rsidRPr="003C5498">
        <w:rPr>
          <w:b/>
          <w:bCs/>
        </w:rPr>
        <w:t>43</w:t>
      </w:r>
      <w:r w:rsidRPr="003C5498">
        <w:t xml:space="preserve"> (2011).</w:t>
      </w:r>
    </w:p>
    <w:p w14:paraId="6B11B0D9" w14:textId="77777777" w:rsidR="003C5498" w:rsidRPr="003C5498" w:rsidRDefault="003C5498" w:rsidP="003C5498">
      <w:pPr>
        <w:pStyle w:val="Bibliography"/>
      </w:pPr>
      <w:r w:rsidRPr="003C5498">
        <w:t xml:space="preserve">44. </w:t>
      </w:r>
      <w:r w:rsidRPr="003C5498">
        <w:tab/>
        <w:t xml:space="preserve">S. Lin, </w:t>
      </w:r>
      <w:r w:rsidRPr="003C5498">
        <w:rPr>
          <w:i/>
          <w:iCs/>
        </w:rPr>
        <w:t>et al.</w:t>
      </w:r>
      <w:r w:rsidRPr="003C5498">
        <w:t xml:space="preserve">, Extreme High Temperatures and Hospital Admissions for Respiratory and Cardiovascular Diseases. </w:t>
      </w:r>
      <w:r w:rsidRPr="003C5498">
        <w:rPr>
          <w:i/>
          <w:iCs/>
        </w:rPr>
        <w:t>Epidemiology</w:t>
      </w:r>
      <w:r w:rsidRPr="003C5498">
        <w:t xml:space="preserve"> </w:t>
      </w:r>
      <w:r w:rsidRPr="003C5498">
        <w:rPr>
          <w:b/>
          <w:bCs/>
        </w:rPr>
        <w:t>20</w:t>
      </w:r>
      <w:r w:rsidRPr="003C5498">
        <w:t>, 738–746 (2009).</w:t>
      </w:r>
    </w:p>
    <w:p w14:paraId="20BA6F0B" w14:textId="77777777" w:rsidR="003C5498" w:rsidRPr="003C5498" w:rsidRDefault="003C5498" w:rsidP="003C5498">
      <w:pPr>
        <w:pStyle w:val="Bibliography"/>
      </w:pPr>
      <w:r w:rsidRPr="003C5498">
        <w:t xml:space="preserve">45. </w:t>
      </w:r>
      <w:r w:rsidRPr="003C5498">
        <w:tab/>
        <w:t xml:space="preserve">N. Singh, </w:t>
      </w:r>
      <w:r w:rsidRPr="003C5498">
        <w:rPr>
          <w:i/>
          <w:iCs/>
        </w:rPr>
        <w:t>et al.</w:t>
      </w:r>
      <w:r w:rsidRPr="003C5498">
        <w:t xml:space="preserve">, Heat and Cardiovascular Mortality: An Epidemiological Perspective. </w:t>
      </w:r>
      <w:r w:rsidRPr="003C5498">
        <w:rPr>
          <w:i/>
          <w:iCs/>
        </w:rPr>
        <w:t>Circulation Research</w:t>
      </w:r>
      <w:r w:rsidRPr="003C5498">
        <w:t xml:space="preserve"> </w:t>
      </w:r>
      <w:r w:rsidRPr="003C5498">
        <w:rPr>
          <w:b/>
          <w:bCs/>
        </w:rPr>
        <w:t>134</w:t>
      </w:r>
      <w:r w:rsidRPr="003C5498">
        <w:t>, 1098–1112 (2024).</w:t>
      </w:r>
    </w:p>
    <w:p w14:paraId="2B42B65D" w14:textId="77777777" w:rsidR="003C5498" w:rsidRPr="003C5498" w:rsidRDefault="003C5498" w:rsidP="003C5498">
      <w:pPr>
        <w:pStyle w:val="Bibliography"/>
      </w:pPr>
      <w:r w:rsidRPr="003C5498">
        <w:t xml:space="preserve">46. </w:t>
      </w:r>
      <w:r w:rsidRPr="003C5498">
        <w:tab/>
        <w:t xml:space="preserve">V. Do, </w:t>
      </w:r>
      <w:r w:rsidRPr="003C5498">
        <w:rPr>
          <w:i/>
          <w:iCs/>
        </w:rPr>
        <w:t>et al.</w:t>
      </w:r>
      <w:r w:rsidRPr="003C5498">
        <w:t>, Spatiotemporal patterns of power outages co-occurring with individual and multiple severe weather events in the United States, 2018-2020. [Preprint] (2024). Available at: https://www.researchsquare.com/article/rs-4752336/v1 [Accessed 4 January 2025].</w:t>
      </w:r>
    </w:p>
    <w:p w14:paraId="395ADE8F" w14:textId="77777777" w:rsidR="003C5498" w:rsidRPr="003C5498" w:rsidRDefault="003C5498" w:rsidP="003C5498">
      <w:pPr>
        <w:pStyle w:val="Bibliography"/>
      </w:pPr>
      <w:r w:rsidRPr="003C5498">
        <w:t xml:space="preserve">47. </w:t>
      </w:r>
      <w:r w:rsidRPr="003C5498">
        <w:tab/>
        <w:t xml:space="preserve">H. M. Salman, J. Pasupuleti, A. H. Sabry, Review on Causes of Power Outages and Their Occurrence: Mitigation Strategies. </w:t>
      </w:r>
      <w:r w:rsidRPr="003C5498">
        <w:rPr>
          <w:i/>
          <w:iCs/>
        </w:rPr>
        <w:t>Sustainability</w:t>
      </w:r>
      <w:r w:rsidRPr="003C5498">
        <w:t xml:space="preserve"> </w:t>
      </w:r>
      <w:r w:rsidRPr="003C5498">
        <w:rPr>
          <w:b/>
          <w:bCs/>
        </w:rPr>
        <w:t>15</w:t>
      </w:r>
      <w:r w:rsidRPr="003C5498">
        <w:t>, 15001 (2023).</w:t>
      </w:r>
    </w:p>
    <w:p w14:paraId="6E18E671" w14:textId="77777777" w:rsidR="003C5498" w:rsidRPr="003C5498" w:rsidRDefault="003C5498" w:rsidP="003C5498">
      <w:pPr>
        <w:pStyle w:val="Bibliography"/>
      </w:pPr>
      <w:r w:rsidRPr="003C5498">
        <w:t xml:space="preserve">48. </w:t>
      </w:r>
      <w:r w:rsidRPr="003C5498">
        <w:tab/>
        <w:t xml:space="preserve">X. Deng, </w:t>
      </w:r>
      <w:r w:rsidRPr="003C5498">
        <w:rPr>
          <w:i/>
          <w:iCs/>
        </w:rPr>
        <w:t>et al.</w:t>
      </w:r>
      <w:r w:rsidRPr="003C5498">
        <w:t xml:space="preserve">, The independent and synergistic impacts of power outages and floods on hospital admissions for multiple diseases. </w:t>
      </w:r>
      <w:r w:rsidRPr="003C5498">
        <w:rPr>
          <w:i/>
          <w:iCs/>
        </w:rPr>
        <w:t>Science of The Total Environment</w:t>
      </w:r>
      <w:r w:rsidRPr="003C5498">
        <w:t xml:space="preserve"> </w:t>
      </w:r>
      <w:r w:rsidRPr="003C5498">
        <w:rPr>
          <w:b/>
          <w:bCs/>
        </w:rPr>
        <w:t>828</w:t>
      </w:r>
      <w:r w:rsidRPr="003C5498">
        <w:t>, 154305 (2022).</w:t>
      </w:r>
    </w:p>
    <w:p w14:paraId="4C4D7CBA" w14:textId="77777777" w:rsidR="003C5498" w:rsidRPr="003C5498" w:rsidRDefault="003C5498" w:rsidP="003C5498">
      <w:pPr>
        <w:pStyle w:val="Bibliography"/>
      </w:pPr>
      <w:r w:rsidRPr="003C5498">
        <w:t xml:space="preserve">49. </w:t>
      </w:r>
      <w:r w:rsidRPr="003C5498">
        <w:tab/>
        <w:t xml:space="preserve">C. Klinger, O. Landeg, V. Murray, Power Outages, Extreme Events and Health: a Systematic Review of the Literature from 2011-2012. </w:t>
      </w:r>
      <w:r w:rsidRPr="003C5498">
        <w:rPr>
          <w:i/>
          <w:iCs/>
        </w:rPr>
        <w:t>PLOS Currents</w:t>
      </w:r>
      <w:r w:rsidRPr="003C5498">
        <w:t xml:space="preserve"> (2014).</w:t>
      </w:r>
    </w:p>
    <w:p w14:paraId="53B6D931" w14:textId="77777777" w:rsidR="003C5498" w:rsidRPr="003C5498" w:rsidRDefault="003C5498" w:rsidP="003C5498">
      <w:pPr>
        <w:pStyle w:val="Bibliography"/>
      </w:pPr>
      <w:r w:rsidRPr="003C5498">
        <w:lastRenderedPageBreak/>
        <w:t xml:space="preserve">50. </w:t>
      </w:r>
      <w:r w:rsidRPr="003C5498">
        <w:tab/>
        <w:t xml:space="preserve">R. J. Carroll, D. Ruppert, L. A. Stefanski, C. M. Crainiceanu, </w:t>
      </w:r>
      <w:r w:rsidRPr="003C5498">
        <w:rPr>
          <w:i/>
          <w:iCs/>
        </w:rPr>
        <w:t>Measurement Error in Nonlinear Models</w:t>
      </w:r>
      <w:r w:rsidRPr="003C5498">
        <w:t>.</w:t>
      </w:r>
    </w:p>
    <w:p w14:paraId="28B6FCAD" w14:textId="77777777" w:rsidR="003C5498" w:rsidRPr="003C5498" w:rsidRDefault="003C5498" w:rsidP="003C5498">
      <w:pPr>
        <w:pStyle w:val="Bibliography"/>
      </w:pPr>
      <w:r w:rsidRPr="003C5498">
        <w:t xml:space="preserve">51. </w:t>
      </w:r>
      <w:r w:rsidRPr="003C5498">
        <w:tab/>
        <w:t xml:space="preserve">C. Dominianni, </w:t>
      </w:r>
      <w:r w:rsidRPr="003C5498">
        <w:rPr>
          <w:i/>
          <w:iCs/>
        </w:rPr>
        <w:t>et al.</w:t>
      </w:r>
      <w:r w:rsidRPr="003C5498">
        <w:t xml:space="preserve">, Power Outage Preparedness and Concern among Vulnerable New York City Residents. </w:t>
      </w:r>
      <w:r w:rsidRPr="003C5498">
        <w:rPr>
          <w:i/>
          <w:iCs/>
        </w:rPr>
        <w:t>J Urban Health</w:t>
      </w:r>
      <w:r w:rsidRPr="003C5498">
        <w:t xml:space="preserve"> </w:t>
      </w:r>
      <w:r w:rsidRPr="003C5498">
        <w:rPr>
          <w:b/>
          <w:bCs/>
        </w:rPr>
        <w:t>95</w:t>
      </w:r>
      <w:r w:rsidRPr="003C5498">
        <w:t>, 716–726 (2018).</w:t>
      </w:r>
    </w:p>
    <w:p w14:paraId="0F084474" w14:textId="77777777" w:rsidR="003C5498" w:rsidRPr="003C5498" w:rsidRDefault="003C5498" w:rsidP="003C5498">
      <w:pPr>
        <w:pStyle w:val="Bibliography"/>
      </w:pPr>
      <w:r w:rsidRPr="003C5498">
        <w:t xml:space="preserve">52. </w:t>
      </w:r>
      <w:r w:rsidRPr="003C5498">
        <w:tab/>
        <w:t xml:space="preserve">T. M. Al-rousan, L. M. Rubenstein, R. B. Wallace, Preparedness for Natural Disasters Among Older US Adults: A Nationwide Survey. </w:t>
      </w:r>
      <w:r w:rsidRPr="003C5498">
        <w:rPr>
          <w:i/>
          <w:iCs/>
        </w:rPr>
        <w:t>Am J Public Health</w:t>
      </w:r>
      <w:r w:rsidRPr="003C5498">
        <w:t xml:space="preserve"> </w:t>
      </w:r>
      <w:r w:rsidRPr="003C5498">
        <w:rPr>
          <w:b/>
          <w:bCs/>
        </w:rPr>
        <w:t>104</w:t>
      </w:r>
      <w:r w:rsidRPr="003C5498">
        <w:t>, 506–511 (2014).</w:t>
      </w:r>
    </w:p>
    <w:p w14:paraId="4B36D42E" w14:textId="77777777" w:rsidR="003C5498" w:rsidRPr="003C5498" w:rsidRDefault="003C5498" w:rsidP="003C5498">
      <w:pPr>
        <w:pStyle w:val="Bibliography"/>
      </w:pPr>
      <w:r w:rsidRPr="003C5498">
        <w:t xml:space="preserve">53. </w:t>
      </w:r>
      <w:r w:rsidRPr="003C5498">
        <w:tab/>
        <w:t>Environmental Defense Fund, Too many blackouts: How underserved communities are making utilities listen. Available at: https://vitalsigns.edf.org/story/too-many-blackouts-how-underserved-communities-are-making-utilities-listen.</w:t>
      </w:r>
    </w:p>
    <w:p w14:paraId="1176D1D7" w14:textId="77777777" w:rsidR="003C5498" w:rsidRPr="003C5498" w:rsidRDefault="003C5498" w:rsidP="003C5498">
      <w:pPr>
        <w:pStyle w:val="Bibliography"/>
      </w:pPr>
      <w:r w:rsidRPr="003C5498">
        <w:t xml:space="preserve">54. </w:t>
      </w:r>
      <w:r w:rsidRPr="003C5498">
        <w:tab/>
        <w:t>Muskoka 411, Community Support Essential, Especially For Seniors And Caregivers, As Ontario Ice Storm Disrupts Lives. (2025). Available at: https://muskoka411.com/community-support-essential-especially-for-seniors-and-caregivers-as-ontario-ice-storm-disrupts-lives/.</w:t>
      </w:r>
    </w:p>
    <w:p w14:paraId="165CD284" w14:textId="77777777" w:rsidR="003C5498" w:rsidRPr="003C5498" w:rsidRDefault="003C5498" w:rsidP="003C5498">
      <w:pPr>
        <w:pStyle w:val="Bibliography"/>
      </w:pPr>
      <w:r w:rsidRPr="003C5498">
        <w:t xml:space="preserve">55. </w:t>
      </w:r>
      <w:r w:rsidRPr="003C5498">
        <w:tab/>
        <w:t>Careworks Health Services, Take Steps Now to Help Seniors Prepare for Power Outages. Available at: https://www.careworkshealthservices.com/help-seniors-prepare-for-power-outages/.</w:t>
      </w:r>
    </w:p>
    <w:p w14:paraId="0204C848" w14:textId="77777777" w:rsidR="003C5498" w:rsidRPr="003C5498" w:rsidRDefault="003C5498" w:rsidP="003C5498">
      <w:pPr>
        <w:pStyle w:val="Bibliography"/>
      </w:pPr>
      <w:r w:rsidRPr="003C5498">
        <w:t xml:space="preserve">56. </w:t>
      </w:r>
      <w:r w:rsidRPr="003C5498">
        <w:tab/>
        <w:t xml:space="preserve">J. Xu, Y. Qiang, H. Cai, L. Zou, Power outage and environmental justice in Winter Storm Uri: an analytical workflow based on nighttime light remote sensing. </w:t>
      </w:r>
      <w:r w:rsidRPr="003C5498">
        <w:rPr>
          <w:i/>
          <w:iCs/>
        </w:rPr>
        <w:t>International Journal of Digital Earth</w:t>
      </w:r>
      <w:r w:rsidRPr="003C5498">
        <w:t xml:space="preserve"> </w:t>
      </w:r>
      <w:r w:rsidRPr="003C5498">
        <w:rPr>
          <w:b/>
          <w:bCs/>
        </w:rPr>
        <w:t>16</w:t>
      </w:r>
      <w:r w:rsidRPr="003C5498">
        <w:t>, 2259–2278 (2023).</w:t>
      </w:r>
    </w:p>
    <w:p w14:paraId="0C8419B9" w14:textId="77777777" w:rsidR="003C5498" w:rsidRPr="003C5498" w:rsidRDefault="003C5498" w:rsidP="003C5498">
      <w:pPr>
        <w:pStyle w:val="Bibliography"/>
      </w:pPr>
      <w:r w:rsidRPr="003C5498">
        <w:t xml:space="preserve">57. </w:t>
      </w:r>
      <w:r w:rsidRPr="003C5498">
        <w:tab/>
        <w:t xml:space="preserve">Z. Shah, </w:t>
      </w:r>
      <w:r w:rsidRPr="003C5498">
        <w:rPr>
          <w:i/>
          <w:iCs/>
        </w:rPr>
        <w:t>et al.</w:t>
      </w:r>
      <w:r w:rsidRPr="003C5498">
        <w:t xml:space="preserve">, The electricity scene from above: Exploring power grid inconsistencies using satellite data in Accra, Ghana. </w:t>
      </w:r>
      <w:r w:rsidRPr="003C5498">
        <w:rPr>
          <w:i/>
          <w:iCs/>
        </w:rPr>
        <w:t>Applied Energy</w:t>
      </w:r>
      <w:r w:rsidRPr="003C5498">
        <w:t xml:space="preserve"> </w:t>
      </w:r>
      <w:r w:rsidRPr="003C5498">
        <w:rPr>
          <w:b/>
          <w:bCs/>
        </w:rPr>
        <w:t>319</w:t>
      </w:r>
      <w:r w:rsidRPr="003C5498">
        <w:t>, 119237 (2022).</w:t>
      </w:r>
    </w:p>
    <w:p w14:paraId="648061F6" w14:textId="2DDFE3C3" w:rsidR="00011FF0" w:rsidRDefault="00BE2C19" w:rsidP="00DE12A0">
      <w:pPr>
        <w:rPr>
          <w:rFonts w:ascii="Arial" w:hAnsi="Arial" w:cs="Arial"/>
          <w:sz w:val="20"/>
          <w:szCs w:val="20"/>
        </w:rPr>
      </w:pPr>
      <w:r w:rsidRPr="00A76CC5">
        <w:rPr>
          <w:rFonts w:ascii="Arial" w:hAnsi="Arial" w:cs="Arial"/>
          <w:rPrChange w:id="307" w:author="Heather M" w:date="2025-08-29T15:47:00Z" w16du:dateUtc="2025-08-29T19:47:00Z">
            <w:rPr>
              <w:rFonts w:ascii="Arial" w:hAnsi="Arial" w:cs="Arial"/>
              <w:sz w:val="20"/>
              <w:szCs w:val="20"/>
            </w:rPr>
          </w:rPrChange>
        </w:rPr>
        <w:fldChar w:fldCharType="end"/>
      </w:r>
    </w:p>
    <w:p w14:paraId="70943A6F" w14:textId="77777777" w:rsidR="00011FF0" w:rsidRDefault="00011FF0" w:rsidP="00DE12A0">
      <w:pPr>
        <w:rPr>
          <w:rFonts w:ascii="Arial" w:hAnsi="Arial" w:cs="Arial"/>
          <w:sz w:val="20"/>
          <w:szCs w:val="20"/>
        </w:rPr>
      </w:pPr>
    </w:p>
    <w:p w14:paraId="74582E76" w14:textId="77777777" w:rsidR="00011FF0" w:rsidRDefault="00011FF0" w:rsidP="00DE12A0">
      <w:pPr>
        <w:rPr>
          <w:rFonts w:ascii="Arial" w:hAnsi="Arial" w:cs="Arial"/>
          <w:sz w:val="20"/>
          <w:szCs w:val="20"/>
        </w:rPr>
      </w:pPr>
    </w:p>
    <w:p w14:paraId="43FD5351" w14:textId="77777777" w:rsidR="00011FF0" w:rsidRDefault="00011FF0" w:rsidP="00DE12A0">
      <w:pPr>
        <w:rPr>
          <w:rFonts w:ascii="Arial" w:hAnsi="Arial" w:cs="Arial"/>
          <w:sz w:val="20"/>
          <w:szCs w:val="20"/>
        </w:rPr>
      </w:pPr>
    </w:p>
    <w:p w14:paraId="7DB258B3" w14:textId="77777777" w:rsidR="00011FF0" w:rsidDel="00DC3FB5" w:rsidRDefault="00011FF0" w:rsidP="00477B5E">
      <w:pPr>
        <w:rPr>
          <w:del w:id="308" w:author="Heather M" w:date="2025-08-29T15:47:00Z" w16du:dateUtc="2025-08-29T19:47:00Z"/>
          <w:rFonts w:ascii="Arial" w:hAnsi="Arial" w:cs="Arial"/>
          <w:b/>
          <w:color w:val="000000"/>
          <w:sz w:val="20"/>
          <w:szCs w:val="20"/>
        </w:rPr>
      </w:pPr>
    </w:p>
    <w:p w14:paraId="3F3365DE" w14:textId="77777777" w:rsidR="00DC3FB5" w:rsidRDefault="00DC3FB5" w:rsidP="00DE12A0">
      <w:pPr>
        <w:rPr>
          <w:ins w:id="309" w:author="Heather M" w:date="2025-08-29T15:47:00Z" w16du:dateUtc="2025-08-29T19:47:00Z"/>
          <w:rFonts w:ascii="Arial" w:hAnsi="Arial" w:cs="Arial"/>
          <w:sz w:val="20"/>
          <w:szCs w:val="20"/>
        </w:rPr>
      </w:pPr>
    </w:p>
    <w:p w14:paraId="656B6D5A" w14:textId="77777777" w:rsidR="00011FF0" w:rsidDel="00DC3FB5" w:rsidRDefault="00011FF0" w:rsidP="00DE12A0">
      <w:pPr>
        <w:rPr>
          <w:del w:id="310" w:author="Heather M" w:date="2025-08-29T15:47:00Z" w16du:dateUtc="2025-08-29T19:47:00Z"/>
          <w:rFonts w:ascii="Arial" w:hAnsi="Arial" w:cs="Arial"/>
          <w:sz w:val="20"/>
          <w:szCs w:val="20"/>
        </w:rPr>
      </w:pPr>
    </w:p>
    <w:p w14:paraId="22F72D89" w14:textId="77777777" w:rsidR="00011FF0" w:rsidDel="00DC3FB5" w:rsidRDefault="00011FF0" w:rsidP="00DE12A0">
      <w:pPr>
        <w:rPr>
          <w:del w:id="311" w:author="Heather M" w:date="2025-08-29T15:47:00Z" w16du:dateUtc="2025-08-29T19:47:00Z"/>
          <w:rFonts w:ascii="Arial" w:hAnsi="Arial" w:cs="Arial"/>
          <w:sz w:val="20"/>
          <w:szCs w:val="20"/>
        </w:rPr>
      </w:pPr>
    </w:p>
    <w:p w14:paraId="6A04D1BC" w14:textId="77777777" w:rsidR="00011FF0" w:rsidDel="00DC3FB5" w:rsidRDefault="00011FF0" w:rsidP="00DE12A0">
      <w:pPr>
        <w:rPr>
          <w:del w:id="312" w:author="Heather M" w:date="2025-08-29T15:47:00Z" w16du:dateUtc="2025-08-29T19:47:00Z"/>
          <w:rFonts w:ascii="Arial" w:hAnsi="Arial" w:cs="Arial"/>
          <w:sz w:val="20"/>
          <w:szCs w:val="20"/>
        </w:rPr>
      </w:pPr>
    </w:p>
    <w:p w14:paraId="74C7FF96" w14:textId="12790771" w:rsidR="003F77FC" w:rsidRPr="00477B5E" w:rsidRDefault="00980C22" w:rsidP="00477B5E">
      <w:pPr>
        <w:rPr>
          <w:rFonts w:ascii="Arial" w:hAnsi="Arial" w:cs="Arial"/>
          <w:sz w:val="20"/>
          <w:szCs w:val="20"/>
        </w:rPr>
      </w:pPr>
      <w:r>
        <w:rPr>
          <w:rFonts w:ascii="Arial" w:hAnsi="Arial" w:cs="Arial"/>
          <w:b/>
          <w:color w:val="000000"/>
          <w:sz w:val="20"/>
          <w:szCs w:val="20"/>
        </w:rPr>
        <w:t>Figures and Tables</w:t>
      </w:r>
      <w:r w:rsidR="00E6133D" w:rsidRPr="00F649EE">
        <w:rPr>
          <w:rFonts w:ascii="Arial" w:hAnsi="Arial" w:cs="Arial"/>
          <w:b/>
          <w:color w:val="000000"/>
          <w:sz w:val="20"/>
          <w:szCs w:val="20"/>
        </w:rPr>
        <w:t xml:space="preserve"> </w:t>
      </w:r>
    </w:p>
    <w:p w14:paraId="5CDF22C3" w14:textId="4B2F687A" w:rsidR="000854BD" w:rsidRPr="000854BD" w:rsidRDefault="000854BD" w:rsidP="00183824">
      <w:pPr>
        <w:spacing w:after="0"/>
        <w:rPr>
          <w:rFonts w:ascii="Arial" w:hAnsi="Arial" w:cs="Arial"/>
          <w:b/>
          <w:bCs/>
          <w:sz w:val="20"/>
          <w:szCs w:val="20"/>
        </w:rPr>
      </w:pPr>
      <w:r w:rsidRPr="000854BD">
        <w:rPr>
          <w:rFonts w:ascii="Arial" w:hAnsi="Arial" w:cs="Arial"/>
          <w:b/>
          <w:bCs/>
          <w:sz w:val="20"/>
          <w:szCs w:val="20"/>
        </w:rPr>
        <w:t>Figure 1</w:t>
      </w:r>
      <w:r>
        <w:rPr>
          <w:rFonts w:ascii="Arial" w:hAnsi="Arial" w:cs="Arial"/>
          <w:b/>
          <w:bCs/>
          <w:sz w:val="20"/>
          <w:szCs w:val="20"/>
        </w:rPr>
        <w:t>.</w:t>
      </w:r>
      <w:r w:rsidRPr="000854BD">
        <w:rPr>
          <w:rFonts w:ascii="Arial" w:hAnsi="Arial" w:cs="Arial"/>
          <w:b/>
          <w:bCs/>
          <w:sz w:val="20"/>
          <w:szCs w:val="20"/>
        </w:rPr>
        <w:t xml:space="preserve"> </w:t>
      </w:r>
      <w:r w:rsidR="008D41B9" w:rsidRPr="000C0C18">
        <w:rPr>
          <w:rFonts w:ascii="Arial" w:hAnsi="Arial" w:cs="Arial"/>
          <w:sz w:val="20"/>
          <w:szCs w:val="20"/>
        </w:rPr>
        <w:t xml:space="preserve">US county-level </w:t>
      </w:r>
      <w:r w:rsidR="008C4438" w:rsidRPr="000C0C18">
        <w:rPr>
          <w:rFonts w:ascii="Arial" w:hAnsi="Arial" w:cs="Arial"/>
          <w:sz w:val="20"/>
          <w:szCs w:val="20"/>
        </w:rPr>
        <w:t>h</w:t>
      </w:r>
      <w:r w:rsidR="008D41B9" w:rsidRPr="000C0C18">
        <w:rPr>
          <w:rFonts w:ascii="Arial" w:hAnsi="Arial" w:cs="Arial"/>
          <w:sz w:val="20"/>
          <w:szCs w:val="20"/>
        </w:rPr>
        <w:t xml:space="preserve">ospitalization rates and power outage </w:t>
      </w:r>
      <w:r w:rsidR="00E367CC">
        <w:rPr>
          <w:rFonts w:ascii="Arial" w:hAnsi="Arial" w:cs="Arial"/>
          <w:sz w:val="20"/>
          <w:szCs w:val="20"/>
        </w:rPr>
        <w:t>counts in</w:t>
      </w:r>
      <w:r w:rsidR="008C4438" w:rsidRPr="000C0C18">
        <w:rPr>
          <w:rFonts w:ascii="Arial" w:hAnsi="Arial" w:cs="Arial"/>
          <w:sz w:val="20"/>
          <w:szCs w:val="20"/>
        </w:rPr>
        <w:t xml:space="preserve"> 2018</w:t>
      </w:r>
      <w:r w:rsidR="00E367CC">
        <w:rPr>
          <w:rFonts w:ascii="Arial" w:hAnsi="Arial" w:cs="Arial"/>
          <w:sz w:val="20"/>
          <w:szCs w:val="20"/>
        </w:rPr>
        <w:t xml:space="preserve"> in the</w:t>
      </w:r>
      <w:r w:rsidR="00E367CC" w:rsidRPr="000854BD">
        <w:rPr>
          <w:rFonts w:ascii="Arial" w:hAnsi="Arial" w:cs="Arial"/>
          <w:sz w:val="20"/>
          <w:szCs w:val="20"/>
        </w:rPr>
        <w:t xml:space="preserve"> 2,161 counties included in main analysis</w:t>
      </w:r>
      <w:r w:rsidR="00E367CC">
        <w:rPr>
          <w:rFonts w:ascii="Arial" w:hAnsi="Arial" w:cs="Arial"/>
          <w:sz w:val="20"/>
          <w:szCs w:val="20"/>
        </w:rPr>
        <w:t>.</w:t>
      </w:r>
    </w:p>
    <w:p w14:paraId="774571FF" w14:textId="2C690B3C" w:rsidR="000854BD" w:rsidRPr="000854BD" w:rsidRDefault="000854BD" w:rsidP="00183824">
      <w:pPr>
        <w:spacing w:after="0"/>
        <w:rPr>
          <w:rFonts w:ascii="Arial" w:hAnsi="Arial" w:cs="Arial"/>
          <w:sz w:val="20"/>
          <w:szCs w:val="20"/>
        </w:rPr>
      </w:pPr>
      <w:r w:rsidRPr="000854BD">
        <w:rPr>
          <w:rFonts w:ascii="Arial" w:hAnsi="Arial" w:cs="Arial"/>
          <w:b/>
          <w:bCs/>
          <w:sz w:val="20"/>
          <w:szCs w:val="20"/>
        </w:rPr>
        <w:t>A</w:t>
      </w:r>
      <w:r w:rsidRPr="000854BD">
        <w:rPr>
          <w:rFonts w:ascii="Arial" w:hAnsi="Arial" w:cs="Arial"/>
          <w:sz w:val="20"/>
          <w:szCs w:val="20"/>
        </w:rPr>
        <w:t>. Medicare Fee-For-Service county-level cardiovascular hospitalization rate per 10,000 beneficiaries.</w:t>
      </w:r>
    </w:p>
    <w:p w14:paraId="3E3337B3" w14:textId="54E0DA15" w:rsidR="000854BD" w:rsidRPr="000854BD" w:rsidRDefault="000854BD" w:rsidP="00183824">
      <w:pPr>
        <w:spacing w:after="0"/>
        <w:rPr>
          <w:rFonts w:ascii="Arial" w:hAnsi="Arial" w:cs="Arial"/>
          <w:sz w:val="20"/>
          <w:szCs w:val="20"/>
        </w:rPr>
      </w:pPr>
      <w:r w:rsidRPr="000854BD">
        <w:rPr>
          <w:rFonts w:ascii="Arial" w:hAnsi="Arial" w:cs="Arial"/>
          <w:b/>
          <w:bCs/>
          <w:sz w:val="20"/>
          <w:szCs w:val="20"/>
        </w:rPr>
        <w:t>B</w:t>
      </w:r>
      <w:r w:rsidRPr="000854BD">
        <w:rPr>
          <w:rFonts w:ascii="Arial" w:hAnsi="Arial" w:cs="Arial"/>
          <w:sz w:val="20"/>
          <w:szCs w:val="20"/>
        </w:rPr>
        <w:t>. Medicare Fee-For-Service county-level respiratory hospitalization rate per 10,000 beneficiaries.</w:t>
      </w:r>
    </w:p>
    <w:p w14:paraId="4DECB5CD" w14:textId="3387D46F" w:rsidR="00C01470" w:rsidDel="00920B5C" w:rsidRDefault="000854BD" w:rsidP="00183824">
      <w:pPr>
        <w:spacing w:after="0"/>
        <w:rPr>
          <w:del w:id="313" w:author="Heather M" w:date="2025-08-29T15:46:00Z" w16du:dateUtc="2025-08-29T19:46:00Z"/>
          <w:rFonts w:ascii="Arial" w:hAnsi="Arial" w:cs="Arial"/>
          <w:sz w:val="20"/>
          <w:szCs w:val="20"/>
        </w:rPr>
      </w:pPr>
      <w:r w:rsidRPr="000854BD">
        <w:rPr>
          <w:rFonts w:ascii="Arial" w:hAnsi="Arial" w:cs="Arial"/>
          <w:b/>
          <w:bCs/>
          <w:sz w:val="20"/>
          <w:szCs w:val="20"/>
        </w:rPr>
        <w:t>C</w:t>
      </w:r>
      <w:r w:rsidRPr="000854BD">
        <w:rPr>
          <w:rFonts w:ascii="Arial" w:hAnsi="Arial" w:cs="Arial"/>
          <w:sz w:val="20"/>
          <w:szCs w:val="20"/>
        </w:rPr>
        <w:t xml:space="preserve">. </w:t>
      </w:r>
      <w:r w:rsidR="00E367CC">
        <w:rPr>
          <w:rFonts w:ascii="Arial" w:hAnsi="Arial" w:cs="Arial"/>
          <w:sz w:val="20"/>
          <w:szCs w:val="20"/>
        </w:rPr>
        <w:t>Number of p</w:t>
      </w:r>
      <w:r w:rsidRPr="000854BD">
        <w:rPr>
          <w:rFonts w:ascii="Arial" w:hAnsi="Arial" w:cs="Arial"/>
          <w:sz w:val="20"/>
          <w:szCs w:val="20"/>
        </w:rPr>
        <w:t>ower outage</w:t>
      </w:r>
      <w:r w:rsidR="00E367CC">
        <w:rPr>
          <w:rFonts w:ascii="Arial" w:hAnsi="Arial" w:cs="Arial"/>
          <w:sz w:val="20"/>
          <w:szCs w:val="20"/>
        </w:rPr>
        <w:t>s</w:t>
      </w:r>
      <w:r w:rsidR="00EB7584">
        <w:rPr>
          <w:rFonts w:ascii="Arial" w:hAnsi="Arial" w:cs="Arial"/>
          <w:sz w:val="20"/>
          <w:szCs w:val="20"/>
        </w:rPr>
        <w:t xml:space="preserve"> in 2018</w:t>
      </w:r>
      <w:r w:rsidR="00E367CC">
        <w:rPr>
          <w:rFonts w:ascii="Arial" w:hAnsi="Arial" w:cs="Arial"/>
          <w:sz w:val="20"/>
          <w:szCs w:val="20"/>
        </w:rPr>
        <w:t>.</w:t>
      </w:r>
    </w:p>
    <w:p w14:paraId="1287F6B0" w14:textId="23C6DCE6" w:rsidR="00E6133D" w:rsidRDefault="00C01470" w:rsidP="00920B5C">
      <w:pPr>
        <w:spacing w:after="0"/>
        <w:rPr>
          <w:ins w:id="314" w:author="Heather M" w:date="2025-08-29T15:49:00Z" w16du:dateUtc="2025-08-29T19:49:00Z"/>
          <w:rFonts w:ascii="Arial" w:hAnsi="Arial" w:cs="Arial"/>
          <w:b/>
          <w:color w:val="000000"/>
          <w:sz w:val="20"/>
          <w:szCs w:val="20"/>
        </w:rPr>
      </w:pPr>
      <w:del w:id="315" w:author="Heather M" w:date="2025-08-29T15:46:00Z" w16du:dateUtc="2025-08-29T19:46:00Z">
        <w:r w:rsidDel="00920B5C">
          <w:rPr>
            <w:rFonts w:ascii="Arial" w:hAnsi="Arial" w:cs="Arial"/>
            <w:sz w:val="20"/>
            <w:szCs w:val="20"/>
          </w:rPr>
          <w:br w:type="page"/>
        </w:r>
        <w:r w:rsidR="00B049B2" w:rsidDel="00920B5C">
          <w:rPr>
            <w:rFonts w:ascii="Arial" w:hAnsi="Arial" w:cs="Arial"/>
            <w:noProof/>
            <w:color w:val="000000"/>
            <w:sz w:val="20"/>
            <w:szCs w:val="20"/>
          </w:rPr>
          <w:drawing>
            <wp:anchor distT="0" distB="0" distL="114300" distR="114300" simplePos="0" relativeHeight="251659263" behindDoc="0" locked="0" layoutInCell="1" allowOverlap="1" wp14:anchorId="6FB7000A" wp14:editId="1AB4750E">
              <wp:simplePos x="0" y="0"/>
              <wp:positionH relativeFrom="column">
                <wp:posOffset>-338455</wp:posOffset>
              </wp:positionH>
              <wp:positionV relativeFrom="paragraph">
                <wp:posOffset>252095</wp:posOffset>
              </wp:positionV>
              <wp:extent cx="6583680" cy="3392170"/>
              <wp:effectExtent l="0" t="0" r="0" b="0"/>
              <wp:wrapSquare wrapText="bothSides"/>
              <wp:docPr id="2475093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09353" name="Picture 247509353"/>
                      <pic:cNvPicPr/>
                    </pic:nvPicPr>
                    <pic:blipFill rotWithShape="1">
                      <a:blip r:embed="rId16" cstate="print">
                        <a:extLst>
                          <a:ext uri="{28A0092B-C50C-407E-A947-70E740481C1C}">
                            <a14:useLocalDpi xmlns:a14="http://schemas.microsoft.com/office/drawing/2010/main" val="0"/>
                          </a:ext>
                        </a:extLst>
                      </a:blip>
                      <a:srcRect b="1486"/>
                      <a:stretch>
                        <a:fillRect/>
                      </a:stretch>
                    </pic:blipFill>
                    <pic:spPr bwMode="auto">
                      <a:xfrm>
                        <a:off x="0" y="0"/>
                        <a:ext cx="6583680" cy="33921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23217" w:rsidDel="00920B5C">
          <w:rPr>
            <w:noProof/>
          </w:rPr>
          <mc:AlternateContent>
            <mc:Choice Requires="wps">
              <w:drawing>
                <wp:anchor distT="0" distB="0" distL="114300" distR="114300" simplePos="0" relativeHeight="251664384" behindDoc="0" locked="0" layoutInCell="1" allowOverlap="1" wp14:anchorId="40775C24" wp14:editId="1F15177B">
                  <wp:simplePos x="0" y="0"/>
                  <wp:positionH relativeFrom="column">
                    <wp:posOffset>5176520</wp:posOffset>
                  </wp:positionH>
                  <wp:positionV relativeFrom="paragraph">
                    <wp:posOffset>1069195</wp:posOffset>
                  </wp:positionV>
                  <wp:extent cx="509286" cy="528320"/>
                  <wp:effectExtent l="0" t="0" r="0" b="5080"/>
                  <wp:wrapNone/>
                  <wp:docPr id="945677086" name="Text Box 3"/>
                  <wp:cNvGraphicFramePr/>
                  <a:graphic xmlns:a="http://schemas.openxmlformats.org/drawingml/2006/main">
                    <a:graphicData uri="http://schemas.microsoft.com/office/word/2010/wordprocessingShape">
                      <wps:wsp>
                        <wps:cNvSpPr txBox="1"/>
                        <wps:spPr>
                          <a:xfrm>
                            <a:off x="0" y="0"/>
                            <a:ext cx="509286" cy="528320"/>
                          </a:xfrm>
                          <a:prstGeom prst="rect">
                            <a:avLst/>
                          </a:prstGeom>
                          <a:solidFill>
                            <a:schemeClr val="lt1"/>
                          </a:solidFill>
                          <a:ln w="6350">
                            <a:noFill/>
                          </a:ln>
                        </wps:spPr>
                        <wps:txbx>
                          <w:txbxContent>
                            <w:p w14:paraId="6C2A278F" w14:textId="77777777" w:rsidR="004C463E" w:rsidRPr="005D678C" w:rsidRDefault="004C463E" w:rsidP="004C463E">
                              <w:pPr>
                                <w:spacing w:after="0"/>
                                <w:rPr>
                                  <w:rFonts w:ascii="Arial" w:eastAsia="Garamond" w:hAnsi="Arial" w:cs="Arial"/>
                                  <w:sz w:val="20"/>
                                  <w:szCs w:val="20"/>
                                </w:rPr>
                              </w:pPr>
                              <w:r w:rsidRPr="005D678C">
                                <w:rPr>
                                  <w:rFonts w:ascii="Arial" w:eastAsia="Garamond" w:hAnsi="Arial" w:cs="Arial"/>
                                  <w:sz w:val="20"/>
                                  <w:szCs w:val="20"/>
                                </w:rPr>
                                <w:t>≥</w:t>
                              </w:r>
                              <w:r>
                                <w:rPr>
                                  <w:rFonts w:ascii="Arial" w:eastAsia="Garamond" w:hAnsi="Arial" w:cs="Arial"/>
                                  <w:sz w:val="20"/>
                                  <w:szCs w:val="20"/>
                                </w:rPr>
                                <w:t xml:space="preserve"> </w:t>
                              </w:r>
                              <w:r w:rsidRPr="005D678C">
                                <w:rPr>
                                  <w:rFonts w:ascii="Arial" w:eastAsia="Garamond" w:hAnsi="Arial" w:cs="Arial"/>
                                  <w:sz w:val="20"/>
                                  <w:szCs w:val="20"/>
                                </w:rPr>
                                <w:t>1%</w:t>
                              </w:r>
                            </w:p>
                            <w:p w14:paraId="283C92C9" w14:textId="77777777" w:rsidR="004C463E" w:rsidRPr="005D678C" w:rsidRDefault="004C463E" w:rsidP="004C463E">
                              <w:pPr>
                                <w:spacing w:after="0"/>
                                <w:rPr>
                                  <w:rFonts w:ascii="Arial" w:eastAsia="Garamond" w:hAnsi="Arial" w:cs="Arial"/>
                                  <w:sz w:val="20"/>
                                  <w:szCs w:val="20"/>
                                </w:rPr>
                              </w:pPr>
                              <w:r w:rsidRPr="005D678C">
                                <w:rPr>
                                  <w:rFonts w:ascii="Arial" w:eastAsia="Garamond" w:hAnsi="Arial" w:cs="Arial"/>
                                  <w:sz w:val="20"/>
                                  <w:szCs w:val="20"/>
                                </w:rPr>
                                <w:t>≥ 3%</w:t>
                              </w:r>
                            </w:p>
                            <w:p w14:paraId="36D7E9D5" w14:textId="77777777" w:rsidR="004C463E" w:rsidRPr="005D678C" w:rsidRDefault="004C463E" w:rsidP="004C463E">
                              <w:pPr>
                                <w:spacing w:after="0"/>
                                <w:rPr>
                                  <w:sz w:val="20"/>
                                  <w:szCs w:val="20"/>
                                </w:rPr>
                              </w:pPr>
                              <w:r w:rsidRPr="005D678C">
                                <w:rPr>
                                  <w:rFonts w:ascii="Arial" w:eastAsia="Garamond" w:hAnsi="Arial" w:cs="Arial"/>
                                  <w:sz w:val="20"/>
                                  <w:szCs w:val="20"/>
                                </w:rPr>
                                <w:t>≥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775C24" id="_x0000_t202" coordsize="21600,21600" o:spt="202" path="m,l,21600r21600,l21600,xe">
                  <v:stroke joinstyle="miter"/>
                  <v:path gradientshapeok="t" o:connecttype="rect"/>
                </v:shapetype>
                <v:shape id="Text Box 3" o:spid="_x0000_s1026" type="#_x0000_t202" style="position:absolute;margin-left:407.6pt;margin-top:84.2pt;width:40.1pt;height:41.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" fillcolor="white [3201]" stroked="f" strokeweight=".5pt">
                  <v:textbox>
                    <w:txbxContent>
                      <w:p w14:paraId="6C2A278F" w14:textId="77777777" w:rsidR="004C463E" w:rsidRPr="005D678C" w:rsidRDefault="004C463E" w:rsidP="004C463E">
                        <w:pPr>
                          <w:spacing w:after="0"/>
                          <w:rPr>
                            <w:rFonts w:ascii="Arial" w:eastAsia="Garamond" w:hAnsi="Arial" w:cs="Arial"/>
                            <w:sz w:val="20"/>
                            <w:szCs w:val="20"/>
                          </w:rPr>
                        </w:pPr>
                        <w:r w:rsidRPr="005D678C">
                          <w:rPr>
                            <w:rFonts w:ascii="Arial" w:eastAsia="Garamond" w:hAnsi="Arial" w:cs="Arial"/>
                            <w:sz w:val="20"/>
                            <w:szCs w:val="20"/>
                          </w:rPr>
                          <w:t>≥</w:t>
                        </w:r>
                        <w:r>
                          <w:rPr>
                            <w:rFonts w:ascii="Arial" w:eastAsia="Garamond" w:hAnsi="Arial" w:cs="Arial"/>
                            <w:sz w:val="20"/>
                            <w:szCs w:val="20"/>
                          </w:rPr>
                          <w:t xml:space="preserve"> </w:t>
                        </w:r>
                        <w:r w:rsidRPr="005D678C">
                          <w:rPr>
                            <w:rFonts w:ascii="Arial" w:eastAsia="Garamond" w:hAnsi="Arial" w:cs="Arial"/>
                            <w:sz w:val="20"/>
                            <w:szCs w:val="20"/>
                          </w:rPr>
                          <w:t>1%</w:t>
                        </w:r>
                      </w:p>
                      <w:p w14:paraId="283C92C9" w14:textId="77777777" w:rsidR="004C463E" w:rsidRPr="005D678C" w:rsidRDefault="004C463E" w:rsidP="004C463E">
                        <w:pPr>
                          <w:spacing w:after="0"/>
                          <w:rPr>
                            <w:rFonts w:ascii="Arial" w:eastAsia="Garamond" w:hAnsi="Arial" w:cs="Arial"/>
                            <w:sz w:val="20"/>
                            <w:szCs w:val="20"/>
                          </w:rPr>
                        </w:pPr>
                        <w:r w:rsidRPr="005D678C">
                          <w:rPr>
                            <w:rFonts w:ascii="Arial" w:eastAsia="Garamond" w:hAnsi="Arial" w:cs="Arial"/>
                            <w:sz w:val="20"/>
                            <w:szCs w:val="20"/>
                          </w:rPr>
                          <w:t>≥ 3%</w:t>
                        </w:r>
                      </w:p>
                      <w:p w14:paraId="36D7E9D5" w14:textId="77777777" w:rsidR="004C463E" w:rsidRPr="005D678C" w:rsidRDefault="004C463E" w:rsidP="004C463E">
                        <w:pPr>
                          <w:spacing w:after="0"/>
                          <w:rPr>
                            <w:sz w:val="20"/>
                            <w:szCs w:val="20"/>
                          </w:rPr>
                        </w:pPr>
                        <w:r w:rsidRPr="005D678C">
                          <w:rPr>
                            <w:rFonts w:ascii="Arial" w:eastAsia="Garamond" w:hAnsi="Arial" w:cs="Arial"/>
                            <w:sz w:val="20"/>
                            <w:szCs w:val="20"/>
                          </w:rPr>
                          <w:t>≥ 5%</w:t>
                        </w:r>
                      </w:p>
                    </w:txbxContent>
                  </v:textbox>
                </v:shape>
              </w:pict>
            </mc:Fallback>
          </mc:AlternateContent>
        </w:r>
        <w:r w:rsidR="00E23217" w:rsidDel="00920B5C">
          <w:rPr>
            <w:rFonts w:ascii="Arial" w:hAnsi="Arial" w:cs="Arial"/>
            <w:b/>
            <w:bCs/>
            <w:noProof/>
          </w:rPr>
          <w:drawing>
            <wp:anchor distT="0" distB="0" distL="114300" distR="114300" simplePos="0" relativeHeight="251663360" behindDoc="0" locked="0" layoutInCell="1" allowOverlap="1" wp14:anchorId="137C2B11" wp14:editId="28AE1B3B">
              <wp:simplePos x="0" y="0"/>
              <wp:positionH relativeFrom="column">
                <wp:posOffset>4906010</wp:posOffset>
              </wp:positionH>
              <wp:positionV relativeFrom="paragraph">
                <wp:posOffset>840595</wp:posOffset>
              </wp:positionV>
              <wp:extent cx="1412875" cy="774065"/>
              <wp:effectExtent l="12700" t="12700" r="9525" b="13335"/>
              <wp:wrapSquare wrapText="bothSides"/>
              <wp:docPr id="18260382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38274" name="Picture 182603827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12875" cy="774065"/>
                      </a:xfrm>
                      <a:prstGeom prst="rect">
                        <a:avLst/>
                      </a:prstGeom>
                      <a:ln>
                        <a:solidFill>
                          <a:schemeClr val="bg1">
                            <a:lumMod val="85000"/>
                          </a:schemeClr>
                        </a:solidFill>
                      </a:ln>
                    </pic:spPr>
                  </pic:pic>
                </a:graphicData>
              </a:graphic>
              <wp14:sizeRelH relativeFrom="page">
                <wp14:pctWidth>0</wp14:pctWidth>
              </wp14:sizeRelH>
              <wp14:sizeRelV relativeFrom="page">
                <wp14:pctHeight>0</wp14:pctHeight>
              </wp14:sizeRelV>
            </wp:anchor>
          </w:drawing>
        </w:r>
        <w:r w:rsidR="00E6133D" w:rsidRPr="00F649EE" w:rsidDel="00920B5C">
          <w:rPr>
            <w:rFonts w:ascii="Arial" w:hAnsi="Arial" w:cs="Arial"/>
            <w:b/>
            <w:color w:val="000000"/>
            <w:sz w:val="20"/>
            <w:szCs w:val="20"/>
          </w:rPr>
          <w:delText>Fig</w:delText>
        </w:r>
        <w:r w:rsidR="00980C22" w:rsidDel="00920B5C">
          <w:rPr>
            <w:rFonts w:ascii="Arial" w:hAnsi="Arial" w:cs="Arial"/>
            <w:b/>
            <w:color w:val="000000"/>
            <w:sz w:val="20"/>
            <w:szCs w:val="20"/>
          </w:rPr>
          <w:delText>ure</w:delText>
        </w:r>
        <w:r w:rsidR="00E6133D" w:rsidRPr="00F649EE" w:rsidDel="00920B5C">
          <w:rPr>
            <w:rFonts w:ascii="Arial" w:hAnsi="Arial" w:cs="Arial"/>
            <w:b/>
            <w:color w:val="000000"/>
            <w:sz w:val="20"/>
            <w:szCs w:val="20"/>
          </w:rPr>
          <w:delText xml:space="preserve"> 2.</w:delText>
        </w:r>
      </w:del>
      <w:r w:rsidR="00E6133D" w:rsidRPr="00F649EE">
        <w:rPr>
          <w:rFonts w:ascii="Arial" w:hAnsi="Arial" w:cs="Arial"/>
          <w:b/>
          <w:color w:val="000000"/>
          <w:sz w:val="20"/>
          <w:szCs w:val="20"/>
        </w:rPr>
        <w:t xml:space="preserve"> </w:t>
      </w:r>
    </w:p>
    <w:p w14:paraId="4ABA8D9C" w14:textId="319C6613" w:rsidR="00735741" w:rsidRPr="00735741" w:rsidRDefault="00735741">
      <w:pPr>
        <w:spacing w:after="0"/>
        <w:rPr>
          <w:rFonts w:ascii="Arial" w:hAnsi="Arial" w:cs="Arial"/>
          <w:color w:val="000000"/>
          <w:sz w:val="20"/>
          <w:szCs w:val="20"/>
        </w:rPr>
        <w:pPrChange w:id="316" w:author="Heather M" w:date="2025-08-29T15:46:00Z" w16du:dateUtc="2025-08-29T19:46:00Z">
          <w:pPr/>
        </w:pPrChange>
      </w:pPr>
      <w:ins w:id="317" w:author="Heather M" w:date="2025-08-29T15:49:00Z" w16du:dateUtc="2025-08-29T19:49:00Z">
        <w:r w:rsidRPr="00735741">
          <w:rPr>
            <w:rFonts w:ascii="Arial" w:hAnsi="Arial" w:cs="Arial"/>
            <w:sz w:val="20"/>
            <w:szCs w:val="20"/>
            <w:rPrChange w:id="318" w:author="Heather M" w:date="2025-08-29T15:49:00Z" w16du:dateUtc="2025-08-29T19:49:00Z">
              <w:rPr/>
            </w:rPrChange>
          </w:rPr>
          <w:t>Basemaps from the U.S. Census Bureau (</w:t>
        </w:r>
        <w:r w:rsidRPr="00735741">
          <w:rPr>
            <w:rFonts w:ascii="Arial" w:hAnsi="Arial" w:cs="Arial"/>
            <w:sz w:val="20"/>
            <w:szCs w:val="20"/>
            <w:rPrChange w:id="319" w:author="Heather M" w:date="2025-08-29T15:49:00Z" w16du:dateUtc="2025-08-29T19:49:00Z">
              <w:rPr/>
            </w:rPrChange>
          </w:rPr>
          <w:fldChar w:fldCharType="begin"/>
        </w:r>
        <w:r w:rsidRPr="00735741">
          <w:rPr>
            <w:rFonts w:ascii="Arial" w:hAnsi="Arial" w:cs="Arial"/>
            <w:sz w:val="20"/>
            <w:szCs w:val="20"/>
            <w:rPrChange w:id="320" w:author="Heather M" w:date="2025-08-29T15:49:00Z" w16du:dateUtc="2025-08-29T19:49:00Z">
              <w:rPr/>
            </w:rPrChange>
          </w:rPr>
          <w:instrText>HYPERLINK "https://www.census.gov/geographies/mapping-files/time-series/geo/tiger-line-file.2018.html" \l "list-tab-790442341"</w:instrText>
        </w:r>
        <w:r w:rsidRPr="001F0687">
          <w:rPr>
            <w:rFonts w:ascii="Arial" w:hAnsi="Arial" w:cs="Arial"/>
            <w:sz w:val="20"/>
            <w:szCs w:val="20"/>
          </w:rPr>
        </w:r>
        <w:r w:rsidRPr="00735741">
          <w:rPr>
            <w:rFonts w:ascii="Arial" w:hAnsi="Arial" w:cs="Arial"/>
            <w:sz w:val="20"/>
            <w:szCs w:val="20"/>
            <w:rPrChange w:id="321" w:author="Heather M" w:date="2025-08-29T15:49:00Z" w16du:dateUtc="2025-08-29T19:49:00Z">
              <w:rPr/>
            </w:rPrChange>
          </w:rPr>
          <w:fldChar w:fldCharType="separate"/>
        </w:r>
        <w:r w:rsidRPr="00735741">
          <w:rPr>
            <w:rStyle w:val="Hyperlink"/>
            <w:rFonts w:ascii="Arial" w:hAnsi="Arial" w:cs="Arial"/>
            <w:sz w:val="20"/>
            <w:szCs w:val="20"/>
            <w:rPrChange w:id="322" w:author="Heather M" w:date="2025-08-29T15:49:00Z" w16du:dateUtc="2025-08-29T19:49:00Z">
              <w:rPr>
                <w:rStyle w:val="Hyperlink"/>
              </w:rPr>
            </w:rPrChange>
          </w:rPr>
          <w:t>https://www.census.gov/geographies/mapping-files/time-series/geo/tiger-line-file.2018.html#list-tab-790442341</w:t>
        </w:r>
        <w:r w:rsidRPr="00735741">
          <w:rPr>
            <w:rFonts w:ascii="Arial" w:hAnsi="Arial" w:cs="Arial"/>
            <w:sz w:val="20"/>
            <w:szCs w:val="20"/>
            <w:rPrChange w:id="323" w:author="Heather M" w:date="2025-08-29T15:49:00Z" w16du:dateUtc="2025-08-29T19:49:00Z">
              <w:rPr/>
            </w:rPrChange>
          </w:rPr>
          <w:fldChar w:fldCharType="end"/>
        </w:r>
        <w:r w:rsidRPr="00735741">
          <w:rPr>
            <w:rFonts w:ascii="Arial" w:hAnsi="Arial" w:cs="Arial"/>
            <w:sz w:val="20"/>
            <w:szCs w:val="20"/>
            <w:rPrChange w:id="324" w:author="Heather M" w:date="2025-08-29T15:49:00Z" w16du:dateUtc="2025-08-29T19:49:00Z">
              <w:rPr/>
            </w:rPrChange>
          </w:rPr>
          <w:t>)</w:t>
        </w:r>
      </w:ins>
    </w:p>
    <w:p w14:paraId="5B043D5C" w14:textId="77777777" w:rsidR="009D56B6" w:rsidRDefault="009D56B6" w:rsidP="0075771A">
      <w:pPr>
        <w:rPr>
          <w:rFonts w:ascii="Arial" w:hAnsi="Arial" w:cs="Arial"/>
          <w:b/>
          <w:bCs/>
          <w:sz w:val="20"/>
          <w:szCs w:val="20"/>
        </w:rPr>
      </w:pPr>
    </w:p>
    <w:p w14:paraId="57859BF7" w14:textId="4471C0F5" w:rsidR="0075771A" w:rsidRPr="0075771A" w:rsidRDefault="0075771A" w:rsidP="0075771A">
      <w:pPr>
        <w:rPr>
          <w:rFonts w:ascii="Arial" w:hAnsi="Arial" w:cs="Arial"/>
          <w:b/>
          <w:bCs/>
          <w:sz w:val="20"/>
          <w:szCs w:val="20"/>
        </w:rPr>
      </w:pPr>
      <w:r w:rsidRPr="0075771A">
        <w:rPr>
          <w:rFonts w:ascii="Arial" w:hAnsi="Arial" w:cs="Arial"/>
          <w:b/>
          <w:bCs/>
          <w:sz w:val="20"/>
          <w:szCs w:val="20"/>
        </w:rPr>
        <w:lastRenderedPageBreak/>
        <w:t>Figure 2</w:t>
      </w:r>
      <w:r w:rsidR="009D75BD">
        <w:rPr>
          <w:rFonts w:ascii="Arial" w:hAnsi="Arial" w:cs="Arial"/>
          <w:b/>
          <w:bCs/>
          <w:sz w:val="20"/>
          <w:szCs w:val="20"/>
        </w:rPr>
        <w:t>.</w:t>
      </w:r>
      <w:r w:rsidRPr="0075771A">
        <w:rPr>
          <w:rFonts w:ascii="Arial" w:hAnsi="Arial" w:cs="Arial"/>
          <w:b/>
          <w:bCs/>
          <w:sz w:val="20"/>
          <w:szCs w:val="20"/>
        </w:rPr>
        <w:t xml:space="preserve"> </w:t>
      </w:r>
      <w:r w:rsidRPr="0075771A">
        <w:rPr>
          <w:rFonts w:ascii="Arial" w:hAnsi="Arial" w:cs="Arial"/>
          <w:sz w:val="20"/>
          <w:szCs w:val="20"/>
        </w:rPr>
        <w:t xml:space="preserve">Rate ratios and 95% confidence intervals for the association between county-level 8+ hour power outage exposure and </w:t>
      </w:r>
      <w:r w:rsidR="00214FE0">
        <w:rPr>
          <w:rFonts w:ascii="Arial" w:hAnsi="Arial" w:cs="Arial"/>
          <w:sz w:val="20"/>
          <w:szCs w:val="20"/>
        </w:rPr>
        <w:t>cardiovascular-</w:t>
      </w:r>
      <w:r w:rsidR="00214FE0" w:rsidRPr="0075771A">
        <w:rPr>
          <w:rFonts w:ascii="Arial" w:hAnsi="Arial" w:cs="Arial"/>
          <w:sz w:val="20"/>
          <w:szCs w:val="20"/>
        </w:rPr>
        <w:t xml:space="preserve"> </w:t>
      </w:r>
      <w:r w:rsidRPr="0075771A">
        <w:rPr>
          <w:rFonts w:ascii="Arial" w:hAnsi="Arial" w:cs="Arial"/>
          <w:sz w:val="20"/>
          <w:szCs w:val="20"/>
        </w:rPr>
        <w:t>and respiratory</w:t>
      </w:r>
      <w:r w:rsidR="00214FE0">
        <w:rPr>
          <w:rFonts w:ascii="Arial" w:hAnsi="Arial" w:cs="Arial"/>
          <w:sz w:val="20"/>
          <w:szCs w:val="20"/>
        </w:rPr>
        <w:t>-related</w:t>
      </w:r>
      <w:r w:rsidRPr="0075771A">
        <w:rPr>
          <w:rFonts w:ascii="Arial" w:hAnsi="Arial" w:cs="Arial"/>
          <w:sz w:val="20"/>
          <w:szCs w:val="20"/>
        </w:rPr>
        <w:t xml:space="preserve"> hospitalizations in US 2018 Medicare Fee-For-Service beneficiaries for outages affecting </w:t>
      </w:r>
      <w:r w:rsidRPr="0075771A">
        <w:rPr>
          <w:rFonts w:ascii="Arial" w:eastAsia="Garamond" w:hAnsi="Arial" w:cs="Arial"/>
          <w:sz w:val="20"/>
          <w:szCs w:val="20"/>
        </w:rPr>
        <w:t>≥</w:t>
      </w:r>
      <w:r w:rsidRPr="0075771A">
        <w:rPr>
          <w:rFonts w:ascii="Arial" w:hAnsi="Arial" w:cs="Arial"/>
          <w:sz w:val="20"/>
          <w:szCs w:val="20"/>
        </w:rPr>
        <w:t xml:space="preserve">1%, </w:t>
      </w:r>
      <w:r w:rsidRPr="0075771A">
        <w:rPr>
          <w:rFonts w:ascii="Arial" w:eastAsia="Garamond" w:hAnsi="Arial" w:cs="Arial"/>
          <w:sz w:val="20"/>
          <w:szCs w:val="20"/>
        </w:rPr>
        <w:t>≥</w:t>
      </w:r>
      <w:r w:rsidRPr="0075771A">
        <w:rPr>
          <w:rFonts w:ascii="Arial" w:hAnsi="Arial" w:cs="Arial"/>
          <w:sz w:val="20"/>
          <w:szCs w:val="20"/>
        </w:rPr>
        <w:t xml:space="preserve">3%, and </w:t>
      </w:r>
      <w:r w:rsidRPr="0075771A">
        <w:rPr>
          <w:rFonts w:ascii="Arial" w:eastAsia="Garamond" w:hAnsi="Arial" w:cs="Arial"/>
          <w:sz w:val="20"/>
          <w:szCs w:val="20"/>
        </w:rPr>
        <w:t>≥</w:t>
      </w:r>
      <w:r w:rsidRPr="0075771A">
        <w:rPr>
          <w:rFonts w:ascii="Arial" w:hAnsi="Arial" w:cs="Arial"/>
          <w:sz w:val="20"/>
          <w:szCs w:val="20"/>
        </w:rPr>
        <w:t xml:space="preserve">5% of county electrical customers. Estimates are from conditional Poisson regression models adjusted for </w:t>
      </w:r>
      <w:r w:rsidR="00214FE0">
        <w:rPr>
          <w:rFonts w:ascii="Arial" w:hAnsi="Arial" w:cs="Arial"/>
          <w:sz w:val="20"/>
          <w:szCs w:val="20"/>
        </w:rPr>
        <w:t xml:space="preserve">daily </w:t>
      </w:r>
      <w:r w:rsidRPr="0075771A">
        <w:rPr>
          <w:rFonts w:ascii="Arial" w:hAnsi="Arial" w:cs="Arial"/>
          <w:sz w:val="20"/>
          <w:szCs w:val="20"/>
        </w:rPr>
        <w:t xml:space="preserve">wind speed, temperature, and precipitation. </w:t>
      </w:r>
    </w:p>
    <w:p w14:paraId="3F3C21A0" w14:textId="375EAFF2" w:rsidR="00E6133D" w:rsidRDefault="00E6133D" w:rsidP="00E6133D">
      <w:pPr>
        <w:pBdr>
          <w:top w:val="nil"/>
          <w:left w:val="nil"/>
          <w:bottom w:val="nil"/>
          <w:right w:val="nil"/>
          <w:between w:val="nil"/>
        </w:pBdr>
        <w:contextualSpacing/>
        <w:rPr>
          <w:rFonts w:ascii="Arial" w:hAnsi="Arial" w:cs="Arial"/>
          <w:color w:val="000000"/>
          <w:sz w:val="20"/>
          <w:szCs w:val="20"/>
        </w:rPr>
      </w:pPr>
    </w:p>
    <w:p w14:paraId="18CFC0FE" w14:textId="6B5BAB32" w:rsidR="00C87225" w:rsidRPr="00B357EE" w:rsidRDefault="005A755F" w:rsidP="00B357EE">
      <w:pPr>
        <w:tabs>
          <w:tab w:val="right" w:pos="8640"/>
        </w:tabs>
        <w:rPr>
          <w:rFonts w:ascii="Arial" w:hAnsi="Arial" w:cs="Arial"/>
          <w:color w:val="000000"/>
          <w:sz w:val="20"/>
          <w:szCs w:val="20"/>
        </w:rPr>
      </w:pPr>
      <w:del w:id="325" w:author="Heather M" w:date="2025-08-29T15:46:00Z" w16du:dateUtc="2025-08-29T19:46:00Z">
        <w:r w:rsidDel="00920B5C">
          <w:rPr>
            <w:rFonts w:ascii="Arial" w:hAnsi="Arial" w:cs="Arial"/>
            <w:noProof/>
            <w:sz w:val="20"/>
            <w:szCs w:val="20"/>
          </w:rPr>
          <w:drawing>
            <wp:anchor distT="0" distB="0" distL="114300" distR="114300" simplePos="0" relativeHeight="251668480" behindDoc="0" locked="0" layoutInCell="1" allowOverlap="1" wp14:anchorId="54390BC0" wp14:editId="36C38AB6">
              <wp:simplePos x="0" y="0"/>
              <wp:positionH relativeFrom="column">
                <wp:posOffset>-599440</wp:posOffset>
              </wp:positionH>
              <wp:positionV relativeFrom="paragraph">
                <wp:posOffset>171450</wp:posOffset>
              </wp:positionV>
              <wp:extent cx="7037070" cy="5901055"/>
              <wp:effectExtent l="0" t="0" r="0" b="4445"/>
              <wp:wrapSquare wrapText="bothSides"/>
              <wp:docPr id="16661566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56684" name="Picture 1666156684"/>
                      <pic:cNvPicPr/>
                    </pic:nvPicPr>
                    <pic:blipFill>
                      <a:blip r:embed="rId18">
                        <a:extLst>
                          <a:ext uri="{28A0092B-C50C-407E-A947-70E740481C1C}">
                            <a14:useLocalDpi xmlns:a14="http://schemas.microsoft.com/office/drawing/2010/main" val="0"/>
                          </a:ext>
                        </a:extLst>
                      </a:blip>
                      <a:stretch>
                        <a:fillRect/>
                      </a:stretch>
                    </pic:blipFill>
                    <pic:spPr>
                      <a:xfrm>
                        <a:off x="0" y="0"/>
                        <a:ext cx="7037070" cy="5901055"/>
                      </a:xfrm>
                      <a:prstGeom prst="rect">
                        <a:avLst/>
                      </a:prstGeom>
                    </pic:spPr>
                  </pic:pic>
                </a:graphicData>
              </a:graphic>
              <wp14:sizeRelH relativeFrom="page">
                <wp14:pctWidth>0</wp14:pctWidth>
              </wp14:sizeRelH>
              <wp14:sizeRelV relativeFrom="page">
                <wp14:pctHeight>0</wp14:pctHeight>
              </wp14:sizeRelV>
            </wp:anchor>
          </w:drawing>
        </w:r>
      </w:del>
      <w:r w:rsidR="00E22E54" w:rsidRPr="00F649EE">
        <w:rPr>
          <w:rFonts w:ascii="Arial" w:hAnsi="Arial" w:cs="Arial"/>
          <w:b/>
          <w:color w:val="000000"/>
          <w:sz w:val="20"/>
          <w:szCs w:val="20"/>
        </w:rPr>
        <w:t>Fig</w:t>
      </w:r>
      <w:r w:rsidR="00E22E54">
        <w:rPr>
          <w:rFonts w:ascii="Arial" w:hAnsi="Arial" w:cs="Arial"/>
          <w:b/>
          <w:color w:val="000000"/>
          <w:sz w:val="20"/>
          <w:szCs w:val="20"/>
        </w:rPr>
        <w:t>ure</w:t>
      </w:r>
      <w:r w:rsidR="00E22E54" w:rsidRPr="00F649EE">
        <w:rPr>
          <w:rFonts w:ascii="Arial" w:hAnsi="Arial" w:cs="Arial"/>
          <w:b/>
          <w:color w:val="000000"/>
          <w:sz w:val="20"/>
          <w:szCs w:val="20"/>
        </w:rPr>
        <w:t xml:space="preserve"> </w:t>
      </w:r>
      <w:r w:rsidR="00C87225">
        <w:rPr>
          <w:rFonts w:ascii="Arial" w:hAnsi="Arial" w:cs="Arial"/>
          <w:b/>
          <w:color w:val="000000"/>
          <w:sz w:val="20"/>
          <w:szCs w:val="20"/>
        </w:rPr>
        <w:t>3.</w:t>
      </w:r>
    </w:p>
    <w:p w14:paraId="41C78578" w14:textId="1C9D4348" w:rsidR="00F97705" w:rsidRPr="00F97705" w:rsidRDefault="00F97705" w:rsidP="00F97705">
      <w:pPr>
        <w:rPr>
          <w:rFonts w:ascii="Arial" w:hAnsi="Arial" w:cs="Arial"/>
          <w:b/>
          <w:bCs/>
          <w:sz w:val="20"/>
          <w:szCs w:val="20"/>
        </w:rPr>
      </w:pPr>
      <w:r w:rsidRPr="00F97705">
        <w:rPr>
          <w:rFonts w:ascii="Arial" w:hAnsi="Arial" w:cs="Arial"/>
          <w:b/>
          <w:bCs/>
          <w:sz w:val="20"/>
          <w:szCs w:val="20"/>
        </w:rPr>
        <w:t>Figure 3</w:t>
      </w:r>
      <w:r w:rsidR="004E1259">
        <w:rPr>
          <w:rFonts w:ascii="Arial" w:hAnsi="Arial" w:cs="Arial"/>
          <w:b/>
          <w:bCs/>
          <w:sz w:val="20"/>
          <w:szCs w:val="20"/>
        </w:rPr>
        <w:t>.</w:t>
      </w:r>
      <w:r w:rsidRPr="00F97705">
        <w:rPr>
          <w:rFonts w:ascii="Arial" w:hAnsi="Arial" w:cs="Arial"/>
          <w:b/>
          <w:bCs/>
          <w:sz w:val="20"/>
          <w:szCs w:val="20"/>
        </w:rPr>
        <w:t xml:space="preserve"> </w:t>
      </w:r>
      <w:r w:rsidRPr="00F97705">
        <w:rPr>
          <w:rFonts w:ascii="Arial" w:hAnsi="Arial" w:cs="Arial"/>
          <w:sz w:val="20"/>
          <w:szCs w:val="20"/>
        </w:rPr>
        <w:t xml:space="preserve">Rate ratios and 95% confidence intervals for the association between county-level 8+ hour power outage exposure and </w:t>
      </w:r>
      <w:r w:rsidR="00214FE0">
        <w:rPr>
          <w:rFonts w:ascii="Arial" w:hAnsi="Arial" w:cs="Arial"/>
          <w:sz w:val="20"/>
          <w:szCs w:val="20"/>
        </w:rPr>
        <w:t>cardiovascular-</w:t>
      </w:r>
      <w:r w:rsidR="00214FE0" w:rsidRPr="00F97705">
        <w:rPr>
          <w:rFonts w:ascii="Arial" w:hAnsi="Arial" w:cs="Arial"/>
          <w:sz w:val="20"/>
          <w:szCs w:val="20"/>
        </w:rPr>
        <w:t xml:space="preserve"> </w:t>
      </w:r>
      <w:r w:rsidRPr="00F97705">
        <w:rPr>
          <w:rFonts w:ascii="Arial" w:hAnsi="Arial" w:cs="Arial"/>
          <w:sz w:val="20"/>
          <w:szCs w:val="20"/>
        </w:rPr>
        <w:t>and respiratory</w:t>
      </w:r>
      <w:r w:rsidR="00214FE0">
        <w:rPr>
          <w:rFonts w:ascii="Arial" w:hAnsi="Arial" w:cs="Arial"/>
          <w:sz w:val="20"/>
          <w:szCs w:val="20"/>
        </w:rPr>
        <w:t>-related</w:t>
      </w:r>
      <w:r w:rsidRPr="00F97705">
        <w:rPr>
          <w:rFonts w:ascii="Arial" w:hAnsi="Arial" w:cs="Arial"/>
          <w:sz w:val="20"/>
          <w:szCs w:val="20"/>
        </w:rPr>
        <w:t xml:space="preserve"> hospitalizations in US 2018 Medicare Fee-For-Service beneficiaries for outages affecting </w:t>
      </w:r>
      <w:r w:rsidRPr="00F97705">
        <w:rPr>
          <w:rFonts w:ascii="Arial" w:eastAsia="Garamond" w:hAnsi="Arial" w:cs="Arial"/>
          <w:sz w:val="20"/>
          <w:szCs w:val="20"/>
        </w:rPr>
        <w:t>≥</w:t>
      </w:r>
      <w:r w:rsidRPr="00F97705">
        <w:rPr>
          <w:rFonts w:ascii="Arial" w:hAnsi="Arial" w:cs="Arial"/>
          <w:sz w:val="20"/>
          <w:szCs w:val="20"/>
        </w:rPr>
        <w:t xml:space="preserve">1% of county electrical customers, stratified by potential effect modifiers: age, sex, </w:t>
      </w:r>
      <w:r w:rsidR="00214FE0">
        <w:rPr>
          <w:rFonts w:ascii="Arial" w:hAnsi="Arial" w:cs="Arial"/>
          <w:sz w:val="20"/>
          <w:szCs w:val="20"/>
        </w:rPr>
        <w:t>dual-</w:t>
      </w:r>
      <w:r w:rsidR="00FE571E">
        <w:rPr>
          <w:rFonts w:ascii="Arial" w:hAnsi="Arial" w:cs="Arial"/>
          <w:sz w:val="20"/>
          <w:szCs w:val="20"/>
        </w:rPr>
        <w:t>Medicaid eligibility</w:t>
      </w:r>
      <w:r w:rsidRPr="00F97705">
        <w:rPr>
          <w:rFonts w:ascii="Arial" w:hAnsi="Arial" w:cs="Arial"/>
          <w:sz w:val="20"/>
          <w:szCs w:val="20"/>
        </w:rPr>
        <w:t>, and county</w:t>
      </w:r>
      <w:r w:rsidR="00D744CF">
        <w:rPr>
          <w:rFonts w:ascii="Arial" w:hAnsi="Arial" w:cs="Arial"/>
          <w:sz w:val="20"/>
          <w:szCs w:val="20"/>
        </w:rPr>
        <w:t>-level</w:t>
      </w:r>
      <w:r w:rsidRPr="00F97705">
        <w:rPr>
          <w:rFonts w:ascii="Arial" w:hAnsi="Arial" w:cs="Arial"/>
          <w:sz w:val="20"/>
          <w:szCs w:val="20"/>
        </w:rPr>
        <w:t xml:space="preserve"> durable medical equipment (DME) use quartile</w:t>
      </w:r>
      <w:r w:rsidR="00D744CF">
        <w:rPr>
          <w:rFonts w:ascii="Arial" w:hAnsi="Arial" w:cs="Arial"/>
          <w:sz w:val="20"/>
          <w:szCs w:val="20"/>
        </w:rPr>
        <w:t xml:space="preserve"> (1</w:t>
      </w:r>
      <w:r w:rsidR="00D744CF" w:rsidRPr="007A48FE">
        <w:rPr>
          <w:rFonts w:ascii="Arial" w:hAnsi="Arial" w:cs="Arial"/>
          <w:sz w:val="20"/>
          <w:szCs w:val="20"/>
          <w:vertAlign w:val="superscript"/>
        </w:rPr>
        <w:t>st</w:t>
      </w:r>
      <w:r w:rsidR="00D744CF">
        <w:rPr>
          <w:rFonts w:ascii="Arial" w:hAnsi="Arial" w:cs="Arial"/>
          <w:sz w:val="20"/>
          <w:szCs w:val="20"/>
        </w:rPr>
        <w:t xml:space="preserve"> quartile = &lt;</w:t>
      </w:r>
      <w:r w:rsidR="00FC0686">
        <w:rPr>
          <w:rFonts w:ascii="Arial" w:hAnsi="Arial" w:cs="Arial"/>
          <w:sz w:val="20"/>
          <w:szCs w:val="20"/>
        </w:rPr>
        <w:t>0.5</w:t>
      </w:r>
      <w:r w:rsidR="00D744CF">
        <w:rPr>
          <w:rFonts w:ascii="Arial" w:hAnsi="Arial" w:cs="Arial"/>
          <w:sz w:val="20"/>
          <w:szCs w:val="20"/>
        </w:rPr>
        <w:t>%, 4</w:t>
      </w:r>
      <w:r w:rsidR="00D744CF" w:rsidRPr="007A48FE">
        <w:rPr>
          <w:rFonts w:ascii="Arial" w:hAnsi="Arial" w:cs="Arial"/>
          <w:sz w:val="20"/>
          <w:szCs w:val="20"/>
          <w:vertAlign w:val="superscript"/>
        </w:rPr>
        <w:t>th</w:t>
      </w:r>
      <w:r w:rsidR="00D744CF">
        <w:rPr>
          <w:rFonts w:ascii="Arial" w:hAnsi="Arial" w:cs="Arial"/>
          <w:sz w:val="20"/>
          <w:szCs w:val="20"/>
        </w:rPr>
        <w:t xml:space="preserve"> quartile = &gt;</w:t>
      </w:r>
      <w:r w:rsidR="00C10251">
        <w:rPr>
          <w:rFonts w:ascii="Arial" w:hAnsi="Arial" w:cs="Arial"/>
          <w:sz w:val="20"/>
          <w:szCs w:val="20"/>
        </w:rPr>
        <w:t>0</w:t>
      </w:r>
      <w:r w:rsidR="00FC0686">
        <w:rPr>
          <w:rFonts w:ascii="Arial" w:hAnsi="Arial" w:cs="Arial"/>
          <w:sz w:val="20"/>
          <w:szCs w:val="20"/>
        </w:rPr>
        <w:t>.8</w:t>
      </w:r>
      <w:r w:rsidR="00D744CF">
        <w:rPr>
          <w:rFonts w:ascii="Arial" w:hAnsi="Arial" w:cs="Arial"/>
          <w:sz w:val="20"/>
          <w:szCs w:val="20"/>
        </w:rPr>
        <w:t>%)</w:t>
      </w:r>
      <w:r w:rsidRPr="00F97705">
        <w:rPr>
          <w:rFonts w:ascii="Arial" w:hAnsi="Arial" w:cs="Arial"/>
          <w:sz w:val="20"/>
          <w:szCs w:val="20"/>
        </w:rPr>
        <w:t xml:space="preserve">. Estimates are from conditional Poisson regression models adjusted for </w:t>
      </w:r>
      <w:r w:rsidR="00214FE0">
        <w:rPr>
          <w:rFonts w:ascii="Arial" w:hAnsi="Arial" w:cs="Arial"/>
          <w:sz w:val="20"/>
          <w:szCs w:val="20"/>
        </w:rPr>
        <w:t xml:space="preserve">daily </w:t>
      </w:r>
      <w:r w:rsidRPr="00F97705">
        <w:rPr>
          <w:rFonts w:ascii="Arial" w:hAnsi="Arial" w:cs="Arial"/>
          <w:sz w:val="20"/>
          <w:szCs w:val="20"/>
        </w:rPr>
        <w:t xml:space="preserve">wind speed, temperature, and precipitation. </w:t>
      </w:r>
    </w:p>
    <w:p w14:paraId="6955E160" w14:textId="77777777" w:rsidR="000E7E2E" w:rsidRDefault="00A62075" w:rsidP="00D266CF">
      <w:pPr>
        <w:rPr>
          <w:ins w:id="326" w:author="Heather M" w:date="2025-08-29T15:53:00Z" w16du:dateUtc="2025-08-29T19:53:00Z"/>
          <w:rFonts w:ascii="Arial" w:hAnsi="Arial" w:cs="Arial"/>
          <w:b/>
          <w:bCs/>
          <w:color w:val="000000"/>
          <w:sz w:val="20"/>
          <w:szCs w:val="20"/>
        </w:rPr>
      </w:pPr>
      <w:r>
        <w:rPr>
          <w:rFonts w:ascii="Arial" w:hAnsi="Arial" w:cs="Arial"/>
          <w:color w:val="000000"/>
          <w:sz w:val="20"/>
          <w:szCs w:val="20"/>
        </w:rPr>
        <w:br w:type="page"/>
      </w:r>
      <w:ins w:id="327" w:author="Heather M" w:date="2025-08-29T15:53:00Z" w16du:dateUtc="2025-08-29T19:53:00Z">
        <w:r w:rsidR="000E7E2E" w:rsidRPr="000E7E2E">
          <w:rPr>
            <w:rFonts w:ascii="Arial" w:hAnsi="Arial" w:cs="Arial"/>
            <w:b/>
            <w:bCs/>
            <w:color w:val="000000"/>
            <w:sz w:val="20"/>
            <w:szCs w:val="20"/>
            <w:rPrChange w:id="328" w:author="Heather M" w:date="2025-08-29T15:53:00Z" w16du:dateUtc="2025-08-29T19:53:00Z">
              <w:rPr>
                <w:rFonts w:ascii="Arial" w:hAnsi="Arial" w:cs="Arial"/>
                <w:color w:val="000000"/>
                <w:sz w:val="20"/>
                <w:szCs w:val="20"/>
              </w:rPr>
            </w:rPrChange>
          </w:rPr>
          <w:lastRenderedPageBreak/>
          <w:t>Supplemental Content</w:t>
        </w:r>
      </w:ins>
    </w:p>
    <w:p w14:paraId="7B349F7E" w14:textId="77777777" w:rsidR="000E7E2E" w:rsidRDefault="000E7E2E" w:rsidP="00D266CF">
      <w:pPr>
        <w:rPr>
          <w:ins w:id="329" w:author="Heather M" w:date="2025-08-29T15:53:00Z" w16du:dateUtc="2025-08-29T19:53:00Z"/>
          <w:rFonts w:ascii="Arial" w:hAnsi="Arial" w:cs="Arial"/>
          <w:b/>
          <w:bCs/>
          <w:color w:val="000000"/>
          <w:sz w:val="20"/>
          <w:szCs w:val="20"/>
        </w:rPr>
      </w:pPr>
    </w:p>
    <w:p w14:paraId="3713B7E9" w14:textId="77777777" w:rsidR="00A81619" w:rsidRPr="002641B8" w:rsidRDefault="00A81619" w:rsidP="00A81619">
      <w:pPr>
        <w:rPr>
          <w:ins w:id="330" w:author="Heather M" w:date="2025-08-29T15:53:00Z" w16du:dateUtc="2025-08-29T19:53:00Z"/>
          <w:rFonts w:ascii="Arial" w:hAnsi="Arial" w:cs="Arial"/>
        </w:rPr>
      </w:pPr>
      <w:ins w:id="331" w:author="Heather M" w:date="2025-08-29T15:53:00Z" w16du:dateUtc="2025-08-29T19:53:00Z">
        <w:r w:rsidRPr="00CF3DBF">
          <w:rPr>
            <w:rFonts w:ascii="Arial" w:hAnsi="Arial" w:cs="Arial"/>
            <w:b/>
            <w:bCs/>
          </w:rPr>
          <w:t>Supplementa</w:t>
        </w:r>
        <w:r>
          <w:rPr>
            <w:rFonts w:ascii="Arial" w:hAnsi="Arial" w:cs="Arial"/>
            <w:b/>
            <w:bCs/>
          </w:rPr>
          <w:t>l</w:t>
        </w:r>
        <w:r w:rsidRPr="00CF3DBF">
          <w:rPr>
            <w:rFonts w:ascii="Arial" w:hAnsi="Arial" w:cs="Arial"/>
            <w:b/>
            <w:bCs/>
          </w:rPr>
          <w:t xml:space="preserve"> Table </w:t>
        </w:r>
        <w:r>
          <w:rPr>
            <w:rFonts w:ascii="Arial" w:hAnsi="Arial" w:cs="Arial"/>
            <w:b/>
            <w:bCs/>
          </w:rPr>
          <w:t>1</w:t>
        </w:r>
        <w:r w:rsidRPr="00CF3DBF">
          <w:rPr>
            <w:rFonts w:ascii="Arial" w:hAnsi="Arial" w:cs="Arial"/>
          </w:rPr>
          <w:t>:</w:t>
        </w:r>
        <w:r>
          <w:rPr>
            <w:rFonts w:ascii="Arial" w:hAnsi="Arial" w:cs="Arial"/>
          </w:rPr>
          <w:t xml:space="preserve"> Distribution of power outage exposure by potential confounders for main analysis of county-level </w:t>
        </w:r>
        <w:r w:rsidRPr="00CF3DBF">
          <w:rPr>
            <w:rFonts w:ascii="Arial" w:hAnsi="Arial" w:cs="Arial"/>
          </w:rPr>
          <w:t xml:space="preserve">8+ hour power outage exposure and CVD and respiratory hospitalizations in US 2018 </w:t>
        </w:r>
        <w:r>
          <w:rPr>
            <w:rFonts w:ascii="Arial" w:hAnsi="Arial" w:cs="Arial"/>
          </w:rPr>
          <w:t>F</w:t>
        </w:r>
        <w:r w:rsidRPr="00CF3DBF">
          <w:rPr>
            <w:rFonts w:ascii="Arial" w:hAnsi="Arial" w:cs="Arial"/>
          </w:rPr>
          <w:t>ee-</w:t>
        </w:r>
        <w:r>
          <w:rPr>
            <w:rFonts w:ascii="Arial" w:hAnsi="Arial" w:cs="Arial"/>
          </w:rPr>
          <w:t>F</w:t>
        </w:r>
        <w:r w:rsidRPr="00CF3DBF">
          <w:rPr>
            <w:rFonts w:ascii="Arial" w:hAnsi="Arial" w:cs="Arial"/>
          </w:rPr>
          <w:t>or-</w:t>
        </w:r>
        <w:r>
          <w:rPr>
            <w:rFonts w:ascii="Arial" w:hAnsi="Arial" w:cs="Arial"/>
          </w:rPr>
          <w:t>S</w:t>
        </w:r>
        <w:r w:rsidRPr="00CF3DBF">
          <w:rPr>
            <w:rFonts w:ascii="Arial" w:hAnsi="Arial" w:cs="Arial"/>
          </w:rPr>
          <w:t>ervice Medicare beneficiaries</w:t>
        </w:r>
        <w:r>
          <w:rPr>
            <w:rFonts w:ascii="Arial" w:hAnsi="Arial" w:cs="Arial"/>
          </w:rPr>
          <w:t>.</w:t>
        </w:r>
      </w:ins>
    </w:p>
    <w:p w14:paraId="71E14E40" w14:textId="77777777" w:rsidR="000E7E2E" w:rsidRDefault="000E7E2E" w:rsidP="00D266CF">
      <w:pPr>
        <w:rPr>
          <w:ins w:id="332" w:author="Heather M" w:date="2025-08-29T15:53:00Z" w16du:dateUtc="2025-08-29T19:53:00Z"/>
          <w:rFonts w:ascii="Arial" w:hAnsi="Arial" w:cs="Arial"/>
          <w:b/>
          <w:bCs/>
          <w:color w:val="000000"/>
          <w:sz w:val="20"/>
          <w:szCs w:val="20"/>
        </w:rPr>
      </w:pPr>
    </w:p>
    <w:p w14:paraId="4B425A56" w14:textId="77777777" w:rsidR="00A81619" w:rsidRDefault="00A81619" w:rsidP="00A81619">
      <w:pPr>
        <w:rPr>
          <w:ins w:id="333" w:author="Heather M" w:date="2025-08-29T15:53:00Z" w16du:dateUtc="2025-08-29T19:53:00Z"/>
          <w:rFonts w:ascii="Arial" w:hAnsi="Arial" w:cs="Arial"/>
        </w:rPr>
      </w:pPr>
      <w:ins w:id="334" w:author="Heather M" w:date="2025-08-29T15:53:00Z" w16du:dateUtc="2025-08-29T19:53:00Z">
        <w:r w:rsidRPr="00CF3DBF">
          <w:rPr>
            <w:rFonts w:ascii="Arial" w:hAnsi="Arial" w:cs="Arial"/>
            <w:b/>
            <w:bCs/>
          </w:rPr>
          <w:t>Supplementa</w:t>
        </w:r>
        <w:r>
          <w:rPr>
            <w:rFonts w:ascii="Arial" w:hAnsi="Arial" w:cs="Arial"/>
            <w:b/>
            <w:bCs/>
          </w:rPr>
          <w:t>l</w:t>
        </w:r>
        <w:r w:rsidRPr="00CF3DBF">
          <w:rPr>
            <w:rFonts w:ascii="Arial" w:hAnsi="Arial" w:cs="Arial"/>
            <w:b/>
            <w:bCs/>
          </w:rPr>
          <w:t xml:space="preserve"> Table </w:t>
        </w:r>
        <w:r>
          <w:rPr>
            <w:rFonts w:ascii="Arial" w:hAnsi="Arial" w:cs="Arial"/>
            <w:b/>
            <w:bCs/>
          </w:rPr>
          <w:t>2</w:t>
        </w:r>
        <w:r w:rsidRPr="00CF3DBF">
          <w:rPr>
            <w:rFonts w:ascii="Arial" w:hAnsi="Arial" w:cs="Arial"/>
          </w:rPr>
          <w:t>:</w:t>
        </w:r>
        <w:r w:rsidRPr="00675B2E">
          <w:rPr>
            <w:rFonts w:ascii="Arial" w:hAnsi="Arial" w:cs="Arial"/>
          </w:rPr>
          <w:t xml:space="preserve"> </w:t>
        </w:r>
        <w:r>
          <w:rPr>
            <w:rFonts w:ascii="Arial" w:hAnsi="Arial" w:cs="Arial"/>
          </w:rPr>
          <w:t>Rate ratios</w:t>
        </w:r>
        <w:r w:rsidRPr="00CF3DBF">
          <w:rPr>
            <w:rFonts w:ascii="Arial" w:hAnsi="Arial" w:cs="Arial"/>
          </w:rPr>
          <w:t xml:space="preserve"> and </w:t>
        </w:r>
        <w:r>
          <w:rPr>
            <w:rFonts w:ascii="Arial" w:hAnsi="Arial" w:cs="Arial"/>
          </w:rPr>
          <w:t>95% confidence intervals</w:t>
        </w:r>
        <w:r w:rsidRPr="00CF3DBF">
          <w:rPr>
            <w:rFonts w:ascii="Arial" w:hAnsi="Arial" w:cs="Arial"/>
          </w:rPr>
          <w:t xml:space="preserve"> </w:t>
        </w:r>
        <w:r>
          <w:rPr>
            <w:rFonts w:ascii="Arial" w:hAnsi="Arial" w:cs="Arial"/>
          </w:rPr>
          <w:t>for</w:t>
        </w:r>
        <w:r w:rsidRPr="00CF3DBF">
          <w:rPr>
            <w:rFonts w:ascii="Arial" w:hAnsi="Arial" w:cs="Arial"/>
          </w:rPr>
          <w:t xml:space="preserve"> the association between </w:t>
        </w:r>
        <w:r>
          <w:rPr>
            <w:rFonts w:ascii="Arial" w:hAnsi="Arial" w:cs="Arial"/>
          </w:rPr>
          <w:t xml:space="preserve">county-level </w:t>
        </w:r>
        <w:r w:rsidRPr="00CF3DBF">
          <w:rPr>
            <w:rFonts w:ascii="Arial" w:hAnsi="Arial" w:cs="Arial"/>
          </w:rPr>
          <w:t xml:space="preserve">8+ hour power outage exposure and CVD and respiratory hospitalizations in US 2018 </w:t>
        </w:r>
        <w:r>
          <w:rPr>
            <w:rFonts w:ascii="Arial" w:hAnsi="Arial" w:cs="Arial"/>
          </w:rPr>
          <w:t>F</w:t>
        </w:r>
        <w:r w:rsidRPr="00CF3DBF">
          <w:rPr>
            <w:rFonts w:ascii="Arial" w:hAnsi="Arial" w:cs="Arial"/>
          </w:rPr>
          <w:t>ee-</w:t>
        </w:r>
        <w:r>
          <w:rPr>
            <w:rFonts w:ascii="Arial" w:hAnsi="Arial" w:cs="Arial"/>
          </w:rPr>
          <w:t>F</w:t>
        </w:r>
        <w:r w:rsidRPr="00CF3DBF">
          <w:rPr>
            <w:rFonts w:ascii="Arial" w:hAnsi="Arial" w:cs="Arial"/>
          </w:rPr>
          <w:t>or-</w:t>
        </w:r>
        <w:r>
          <w:rPr>
            <w:rFonts w:ascii="Arial" w:hAnsi="Arial" w:cs="Arial"/>
          </w:rPr>
          <w:t>S</w:t>
        </w:r>
        <w:r w:rsidRPr="00CF3DBF">
          <w:rPr>
            <w:rFonts w:ascii="Arial" w:hAnsi="Arial" w:cs="Arial"/>
          </w:rPr>
          <w:t xml:space="preserve">ervice Medicare beneficiaries for outages affecting </w:t>
        </w:r>
        <w:r w:rsidRPr="00CF3DBF">
          <w:rPr>
            <w:rFonts w:ascii="Arial" w:eastAsia="Garamond" w:hAnsi="Arial" w:cs="Arial"/>
          </w:rPr>
          <w:t>≥</w:t>
        </w:r>
        <w:r w:rsidRPr="00CF3DBF">
          <w:rPr>
            <w:rFonts w:ascii="Arial" w:hAnsi="Arial" w:cs="Arial"/>
          </w:rPr>
          <w:t xml:space="preserve">1%, </w:t>
        </w:r>
        <w:r w:rsidRPr="00CF3DBF">
          <w:rPr>
            <w:rFonts w:ascii="Arial" w:eastAsia="Garamond" w:hAnsi="Arial" w:cs="Arial"/>
          </w:rPr>
          <w:t>≥</w:t>
        </w:r>
        <w:r w:rsidRPr="00CF3DBF">
          <w:rPr>
            <w:rFonts w:ascii="Arial" w:hAnsi="Arial" w:cs="Arial"/>
          </w:rPr>
          <w:t xml:space="preserve">3%, and </w:t>
        </w:r>
        <w:r w:rsidRPr="00CF3DBF">
          <w:rPr>
            <w:rFonts w:ascii="Arial" w:eastAsia="Garamond" w:hAnsi="Arial" w:cs="Arial"/>
          </w:rPr>
          <w:t>≥</w:t>
        </w:r>
        <w:r w:rsidRPr="00CF3DBF">
          <w:rPr>
            <w:rFonts w:ascii="Arial" w:hAnsi="Arial" w:cs="Arial"/>
          </w:rPr>
          <w:t>5% of county electrical customers.</w:t>
        </w:r>
        <w:r>
          <w:rPr>
            <w:rFonts w:ascii="Arial" w:hAnsi="Arial" w:cs="Arial"/>
          </w:rPr>
          <w:t xml:space="preserve"> Estimates are from conditional Poisson regression models adjusted for daily wind speed, temperature, and precipitation. </w:t>
        </w:r>
      </w:ins>
    </w:p>
    <w:p w14:paraId="4B907EE4" w14:textId="77777777" w:rsidR="00A81619" w:rsidRDefault="00A81619" w:rsidP="00A81619">
      <w:pPr>
        <w:rPr>
          <w:ins w:id="335" w:author="Heather M" w:date="2025-08-29T15:53:00Z" w16du:dateUtc="2025-08-29T19:53:00Z"/>
          <w:rFonts w:ascii="Arial" w:hAnsi="Arial" w:cs="Arial"/>
        </w:rPr>
      </w:pPr>
      <w:ins w:id="336" w:author="Heather M" w:date="2025-08-29T15:53:00Z" w16du:dateUtc="2025-08-29T19:53:00Z">
        <w:r>
          <w:rPr>
            <w:rFonts w:ascii="Arial" w:hAnsi="Arial" w:cs="Arial"/>
          </w:rPr>
          <w:t xml:space="preserve">CVD, cardiovascular disease; Resp, respiratory disease. </w:t>
        </w:r>
      </w:ins>
    </w:p>
    <w:p w14:paraId="4E2CD240" w14:textId="77777777" w:rsidR="00A81619" w:rsidRDefault="00A81619" w:rsidP="00A81619">
      <w:pPr>
        <w:rPr>
          <w:ins w:id="337" w:author="Heather M" w:date="2025-08-29T15:53:00Z" w16du:dateUtc="2025-08-29T19:53:00Z"/>
          <w:rFonts w:ascii="Arial" w:hAnsi="Arial" w:cs="Arial"/>
          <w:b/>
          <w:bCs/>
        </w:rPr>
      </w:pPr>
    </w:p>
    <w:p w14:paraId="3CCC9685" w14:textId="450FF57C" w:rsidR="00A81619" w:rsidRPr="000D4875" w:rsidRDefault="00A81619" w:rsidP="00D266CF">
      <w:pPr>
        <w:rPr>
          <w:ins w:id="338" w:author="Heather M" w:date="2025-08-29T15:53:00Z" w16du:dateUtc="2025-08-29T19:53:00Z"/>
          <w:rFonts w:ascii="Arial" w:hAnsi="Arial" w:cs="Arial"/>
          <w:rPrChange w:id="339" w:author="Heather M" w:date="2025-08-29T15:53:00Z" w16du:dateUtc="2025-08-29T19:53:00Z">
            <w:rPr>
              <w:ins w:id="340" w:author="Heather M" w:date="2025-08-29T15:53:00Z" w16du:dateUtc="2025-08-29T19:53:00Z"/>
              <w:rFonts w:ascii="Arial" w:hAnsi="Arial" w:cs="Arial"/>
              <w:b/>
              <w:bCs/>
              <w:color w:val="000000"/>
              <w:sz w:val="20"/>
              <w:szCs w:val="20"/>
            </w:rPr>
          </w:rPrChange>
        </w:rPr>
      </w:pPr>
      <w:ins w:id="341" w:author="Heather M" w:date="2025-08-29T15:53:00Z" w16du:dateUtc="2025-08-29T19:53:00Z">
        <w:r w:rsidRPr="007E4BAE">
          <w:rPr>
            <w:rFonts w:ascii="Arial" w:hAnsi="Arial" w:cs="Arial"/>
            <w:b/>
            <w:bCs/>
          </w:rPr>
          <w:t>Supplementa</w:t>
        </w:r>
        <w:r>
          <w:rPr>
            <w:rFonts w:ascii="Arial" w:hAnsi="Arial" w:cs="Arial"/>
            <w:b/>
            <w:bCs/>
          </w:rPr>
          <w:t>l</w:t>
        </w:r>
        <w:r w:rsidRPr="007E4BAE">
          <w:rPr>
            <w:rFonts w:ascii="Arial" w:hAnsi="Arial" w:cs="Arial"/>
            <w:b/>
            <w:bCs/>
          </w:rPr>
          <w:t xml:space="preserve"> Figure 1</w:t>
        </w:r>
        <w:r w:rsidRPr="007E4BAE">
          <w:rPr>
            <w:rFonts w:ascii="Arial" w:hAnsi="Arial" w:cs="Arial"/>
          </w:rPr>
          <w:t xml:space="preserve">: </w:t>
        </w:r>
        <w:r>
          <w:rPr>
            <w:rFonts w:ascii="Arial" w:hAnsi="Arial" w:cs="Arial"/>
          </w:rPr>
          <w:t>Rate ratios</w:t>
        </w:r>
        <w:r w:rsidRPr="00CF3DBF">
          <w:rPr>
            <w:rFonts w:ascii="Arial" w:hAnsi="Arial" w:cs="Arial"/>
          </w:rPr>
          <w:t xml:space="preserve"> and </w:t>
        </w:r>
        <w:r>
          <w:rPr>
            <w:rFonts w:ascii="Arial" w:hAnsi="Arial" w:cs="Arial"/>
          </w:rPr>
          <w:t>95% confidence intervals</w:t>
        </w:r>
        <w:r w:rsidRPr="00CF3DBF">
          <w:rPr>
            <w:rFonts w:ascii="Arial" w:hAnsi="Arial" w:cs="Arial"/>
          </w:rPr>
          <w:t xml:space="preserve"> </w:t>
        </w:r>
        <w:r>
          <w:rPr>
            <w:rFonts w:ascii="Arial" w:hAnsi="Arial" w:cs="Arial"/>
          </w:rPr>
          <w:t>for</w:t>
        </w:r>
        <w:r w:rsidRPr="00CF3DBF">
          <w:rPr>
            <w:rFonts w:ascii="Arial" w:hAnsi="Arial" w:cs="Arial"/>
          </w:rPr>
          <w:t xml:space="preserve"> the association between </w:t>
        </w:r>
        <w:r>
          <w:rPr>
            <w:rFonts w:ascii="Arial" w:hAnsi="Arial" w:cs="Arial"/>
          </w:rPr>
          <w:t xml:space="preserve">county-level </w:t>
        </w:r>
        <w:r w:rsidRPr="00CF3DBF">
          <w:rPr>
            <w:rFonts w:ascii="Arial" w:hAnsi="Arial" w:cs="Arial"/>
          </w:rPr>
          <w:t xml:space="preserve">8+ hour power outage exposure and CVD and respiratory hospitalizations in US 2018 </w:t>
        </w:r>
        <w:r>
          <w:rPr>
            <w:rFonts w:ascii="Arial" w:hAnsi="Arial" w:cs="Arial"/>
          </w:rPr>
          <w:t>F</w:t>
        </w:r>
        <w:r w:rsidRPr="00CF3DBF">
          <w:rPr>
            <w:rFonts w:ascii="Arial" w:hAnsi="Arial" w:cs="Arial"/>
          </w:rPr>
          <w:t>ee-</w:t>
        </w:r>
        <w:r>
          <w:rPr>
            <w:rFonts w:ascii="Arial" w:hAnsi="Arial" w:cs="Arial"/>
          </w:rPr>
          <w:t>F</w:t>
        </w:r>
        <w:r w:rsidRPr="00CF3DBF">
          <w:rPr>
            <w:rFonts w:ascii="Arial" w:hAnsi="Arial" w:cs="Arial"/>
          </w:rPr>
          <w:t>or-</w:t>
        </w:r>
        <w:r>
          <w:rPr>
            <w:rFonts w:ascii="Arial" w:hAnsi="Arial" w:cs="Arial"/>
          </w:rPr>
          <w:t>S</w:t>
        </w:r>
        <w:r w:rsidRPr="00CF3DBF">
          <w:rPr>
            <w:rFonts w:ascii="Arial" w:hAnsi="Arial" w:cs="Arial"/>
          </w:rPr>
          <w:t xml:space="preserve">ervice Medicare beneficiaries for </w:t>
        </w:r>
        <w:r>
          <w:rPr>
            <w:rFonts w:ascii="Arial" w:hAnsi="Arial" w:cs="Arial"/>
          </w:rPr>
          <w:t>4+, 8+, and 12+ hour power outages affecting</w:t>
        </w:r>
        <w:r w:rsidRPr="00CF3DBF">
          <w:rPr>
            <w:rFonts w:ascii="Arial" w:hAnsi="Arial" w:cs="Arial"/>
          </w:rPr>
          <w:t xml:space="preserve"> </w:t>
        </w:r>
        <w:r w:rsidRPr="00CF3DBF">
          <w:rPr>
            <w:rFonts w:ascii="Arial" w:eastAsia="Garamond" w:hAnsi="Arial" w:cs="Arial"/>
          </w:rPr>
          <w:t>≥</w:t>
        </w:r>
        <w:r>
          <w:rPr>
            <w:rFonts w:ascii="Arial" w:hAnsi="Arial" w:cs="Arial"/>
          </w:rPr>
          <w:t>1</w:t>
        </w:r>
        <w:r w:rsidRPr="00CF3DBF">
          <w:rPr>
            <w:rFonts w:ascii="Arial" w:hAnsi="Arial" w:cs="Arial"/>
          </w:rPr>
          <w:t>%</w:t>
        </w:r>
        <w:r>
          <w:rPr>
            <w:rFonts w:ascii="Arial" w:hAnsi="Arial" w:cs="Arial"/>
          </w:rPr>
          <w:t xml:space="preserve"> of county customers. Estimates are from conditional Poisson regression models adjusted for daily wind speed, temperature, and precipitation.</w:t>
        </w:r>
      </w:ins>
    </w:p>
    <w:p w14:paraId="79F9A7F3" w14:textId="77777777" w:rsidR="000D4875" w:rsidRDefault="000D4875" w:rsidP="00D266CF">
      <w:pPr>
        <w:rPr>
          <w:ins w:id="342" w:author="Heather M" w:date="2025-08-29T15:53:00Z" w16du:dateUtc="2025-08-29T19:53:00Z"/>
          <w:rFonts w:ascii="Arial" w:hAnsi="Arial" w:cs="Arial"/>
          <w:b/>
          <w:bCs/>
          <w:color w:val="000000"/>
          <w:sz w:val="20"/>
          <w:szCs w:val="20"/>
        </w:rPr>
      </w:pPr>
    </w:p>
    <w:p w14:paraId="4FB4E029" w14:textId="0C40E2CC" w:rsidR="000D4875" w:rsidRPr="00534A08" w:rsidRDefault="000D4875" w:rsidP="00D266CF">
      <w:pPr>
        <w:rPr>
          <w:ins w:id="343" w:author="Heather M" w:date="2025-08-29T15:53:00Z" w16du:dateUtc="2025-08-29T19:53:00Z"/>
          <w:rFonts w:ascii="Arial" w:hAnsi="Arial" w:cs="Arial"/>
          <w:sz w:val="20"/>
          <w:szCs w:val="20"/>
          <w:rPrChange w:id="344" w:author="Heather M" w:date="2025-08-29T15:54:00Z" w16du:dateUtc="2025-08-29T19:54:00Z">
            <w:rPr>
              <w:ins w:id="345" w:author="Heather M" w:date="2025-08-29T15:53:00Z" w16du:dateUtc="2025-08-29T19:53:00Z"/>
              <w:rFonts w:ascii="Arial" w:hAnsi="Arial" w:cs="Arial"/>
              <w:b/>
              <w:bCs/>
              <w:color w:val="000000"/>
              <w:sz w:val="20"/>
              <w:szCs w:val="20"/>
            </w:rPr>
          </w:rPrChange>
        </w:rPr>
      </w:pPr>
      <w:ins w:id="346" w:author="Heather M" w:date="2025-08-29T15:53:00Z" w16du:dateUtc="2025-08-29T19:53:00Z">
        <w:r w:rsidRPr="007E4BAE">
          <w:rPr>
            <w:rFonts w:ascii="Arial" w:hAnsi="Arial" w:cs="Arial"/>
            <w:b/>
            <w:bCs/>
          </w:rPr>
          <w:t>Supplementa</w:t>
        </w:r>
        <w:r>
          <w:rPr>
            <w:rFonts w:ascii="Arial" w:hAnsi="Arial" w:cs="Arial"/>
            <w:b/>
            <w:bCs/>
          </w:rPr>
          <w:t>l</w:t>
        </w:r>
        <w:r w:rsidRPr="007E4BAE">
          <w:rPr>
            <w:rFonts w:ascii="Arial" w:hAnsi="Arial" w:cs="Arial"/>
            <w:b/>
            <w:bCs/>
          </w:rPr>
          <w:t xml:space="preserve"> Figure </w:t>
        </w:r>
        <w:r>
          <w:rPr>
            <w:rFonts w:ascii="Arial" w:hAnsi="Arial" w:cs="Arial"/>
            <w:b/>
            <w:bCs/>
          </w:rPr>
          <w:t>2</w:t>
        </w:r>
        <w:r w:rsidRPr="007E4BAE">
          <w:rPr>
            <w:rFonts w:ascii="Arial" w:hAnsi="Arial" w:cs="Arial"/>
          </w:rPr>
          <w:t xml:space="preserve">: </w:t>
        </w:r>
        <w:r w:rsidRPr="0075771A">
          <w:rPr>
            <w:rFonts w:ascii="Arial" w:hAnsi="Arial" w:cs="Arial"/>
            <w:sz w:val="20"/>
            <w:szCs w:val="20"/>
          </w:rPr>
          <w:t>Rate ratios and 95% confidence intervals for the association between county-level</w:t>
        </w:r>
        <w:r>
          <w:rPr>
            <w:rFonts w:ascii="Arial" w:hAnsi="Arial" w:cs="Arial"/>
            <w:sz w:val="20"/>
            <w:szCs w:val="20"/>
          </w:rPr>
          <w:t xml:space="preserve"> daily number of hours without power and</w:t>
        </w:r>
        <w:r w:rsidRPr="0075771A">
          <w:rPr>
            <w:rFonts w:ascii="Arial" w:hAnsi="Arial" w:cs="Arial"/>
            <w:sz w:val="20"/>
            <w:szCs w:val="20"/>
          </w:rPr>
          <w:t xml:space="preserve"> </w:t>
        </w:r>
        <w:r>
          <w:rPr>
            <w:rFonts w:ascii="Arial" w:hAnsi="Arial" w:cs="Arial"/>
            <w:sz w:val="20"/>
            <w:szCs w:val="20"/>
          </w:rPr>
          <w:t>cardiovascular-</w:t>
        </w:r>
        <w:r w:rsidRPr="0075771A">
          <w:rPr>
            <w:rFonts w:ascii="Arial" w:hAnsi="Arial" w:cs="Arial"/>
            <w:sz w:val="20"/>
            <w:szCs w:val="20"/>
          </w:rPr>
          <w:t xml:space="preserve"> and respiratory</w:t>
        </w:r>
        <w:r>
          <w:rPr>
            <w:rFonts w:ascii="Arial" w:hAnsi="Arial" w:cs="Arial"/>
            <w:sz w:val="20"/>
            <w:szCs w:val="20"/>
          </w:rPr>
          <w:t>-related</w:t>
        </w:r>
        <w:r w:rsidRPr="0075771A">
          <w:rPr>
            <w:rFonts w:ascii="Arial" w:hAnsi="Arial" w:cs="Arial"/>
            <w:sz w:val="20"/>
            <w:szCs w:val="20"/>
          </w:rPr>
          <w:t xml:space="preserve"> hospitalizations in US 2018 Medicare Fee-For-Service beneficiarie</w:t>
        </w:r>
        <w:r>
          <w:rPr>
            <w:rFonts w:ascii="Arial" w:hAnsi="Arial" w:cs="Arial"/>
            <w:sz w:val="20"/>
            <w:szCs w:val="20"/>
          </w:rPr>
          <w:t xml:space="preserve">s. Estimates </w:t>
        </w:r>
        <w:r w:rsidRPr="0075771A">
          <w:rPr>
            <w:rFonts w:ascii="Arial" w:hAnsi="Arial" w:cs="Arial"/>
            <w:sz w:val="20"/>
            <w:szCs w:val="20"/>
          </w:rPr>
          <w:t xml:space="preserve">are from conditional Poisson regression models adjusted for </w:t>
        </w:r>
        <w:r>
          <w:rPr>
            <w:rFonts w:ascii="Arial" w:hAnsi="Arial" w:cs="Arial"/>
            <w:sz w:val="20"/>
            <w:szCs w:val="20"/>
          </w:rPr>
          <w:t xml:space="preserve">daily </w:t>
        </w:r>
        <w:r w:rsidRPr="0075771A">
          <w:rPr>
            <w:rFonts w:ascii="Arial" w:hAnsi="Arial" w:cs="Arial"/>
            <w:sz w:val="20"/>
            <w:szCs w:val="20"/>
          </w:rPr>
          <w:t xml:space="preserve">wind speed, temperature, and precipitation. </w:t>
        </w:r>
        <w:r>
          <w:rPr>
            <w:rFonts w:ascii="Arial" w:hAnsi="Arial" w:cs="Arial"/>
            <w:sz w:val="20"/>
            <w:szCs w:val="20"/>
          </w:rPr>
          <w:t xml:space="preserve">Results are from the best fitting model tested based on qAIC comparison, with a </w:t>
        </w:r>
        <w:r w:rsidRPr="002A2B23">
          <w:rPr>
            <w:rFonts w:ascii="Arial" w:hAnsi="Arial" w:cs="Arial"/>
            <w:sz w:val="20"/>
            <w:szCs w:val="20"/>
          </w:rPr>
          <w:t>linear relationship between number of hours without power and respiratory hospitalizations</w:t>
        </w:r>
        <w:r>
          <w:rPr>
            <w:rFonts w:ascii="Arial" w:hAnsi="Arial" w:cs="Arial"/>
            <w:sz w:val="20"/>
            <w:szCs w:val="20"/>
          </w:rPr>
          <w:t xml:space="preserve"> or CVD hospitalizations</w:t>
        </w:r>
        <w:r w:rsidRPr="002A2B23">
          <w:rPr>
            <w:rFonts w:ascii="Arial" w:hAnsi="Arial" w:cs="Arial"/>
            <w:sz w:val="20"/>
            <w:szCs w:val="20"/>
          </w:rPr>
          <w:t xml:space="preserve">, </w:t>
        </w:r>
        <w:r>
          <w:rPr>
            <w:rFonts w:ascii="Arial" w:hAnsi="Arial" w:cs="Arial"/>
            <w:sz w:val="20"/>
            <w:szCs w:val="20"/>
          </w:rPr>
          <w:t>and</w:t>
        </w:r>
        <w:r w:rsidRPr="002A2B23">
          <w:rPr>
            <w:rFonts w:ascii="Arial" w:hAnsi="Arial" w:cs="Arial"/>
            <w:sz w:val="20"/>
            <w:szCs w:val="20"/>
          </w:rPr>
          <w:t xml:space="preserve"> 4 degrees of freedom on the lag dimension.</w:t>
        </w:r>
      </w:ins>
    </w:p>
    <w:p w14:paraId="0D950B2E" w14:textId="77777777" w:rsidR="00534A08" w:rsidRDefault="00534A08" w:rsidP="00D266CF">
      <w:pPr>
        <w:rPr>
          <w:ins w:id="347" w:author="Heather M" w:date="2025-08-29T15:53:00Z" w16du:dateUtc="2025-08-29T19:53:00Z"/>
          <w:rFonts w:ascii="Arial" w:hAnsi="Arial" w:cs="Arial"/>
          <w:b/>
          <w:bCs/>
          <w:color w:val="000000"/>
          <w:sz w:val="20"/>
          <w:szCs w:val="20"/>
        </w:rPr>
      </w:pPr>
    </w:p>
    <w:p w14:paraId="29DA9BFC" w14:textId="77777777" w:rsidR="00534A08" w:rsidRDefault="00534A08" w:rsidP="00534A08">
      <w:pPr>
        <w:rPr>
          <w:ins w:id="348" w:author="Heather M" w:date="2025-08-29T15:54:00Z" w16du:dateUtc="2025-08-29T19:54:00Z"/>
          <w:rFonts w:ascii="Arial" w:hAnsi="Arial" w:cs="Arial"/>
          <w:color w:val="4F81BD" w:themeColor="accent1"/>
          <w:sz w:val="20"/>
          <w:szCs w:val="20"/>
        </w:rPr>
      </w:pPr>
      <w:ins w:id="349" w:author="Heather M" w:date="2025-08-29T15:53:00Z" w16du:dateUtc="2025-08-29T19:53:00Z">
        <w:r w:rsidRPr="0072562E">
          <w:rPr>
            <w:rFonts w:ascii="Arial" w:hAnsi="Arial" w:cs="Arial"/>
            <w:b/>
            <w:bCs/>
            <w:color w:val="4F81BD" w:themeColor="accent1"/>
            <w:sz w:val="20"/>
            <w:szCs w:val="20"/>
          </w:rPr>
          <w:t>Supplementary Figure 3</w:t>
        </w:r>
        <w:r w:rsidRPr="00C04C11">
          <w:rPr>
            <w:rFonts w:ascii="Arial" w:hAnsi="Arial" w:cs="Arial"/>
            <w:color w:val="4F81BD" w:themeColor="accent1"/>
            <w:sz w:val="20"/>
            <w:szCs w:val="20"/>
          </w:rPr>
          <w:t>:</w:t>
        </w:r>
        <w:r>
          <w:rPr>
            <w:rFonts w:ascii="Arial" w:hAnsi="Arial" w:cs="Arial"/>
            <w:color w:val="4F81BD" w:themeColor="accent1"/>
            <w:sz w:val="20"/>
            <w:szCs w:val="20"/>
          </w:rPr>
          <w:t xml:space="preserve"> </w:t>
        </w:r>
        <w:r w:rsidRPr="004A3544">
          <w:rPr>
            <w:rFonts w:ascii="Arial" w:hAnsi="Arial" w:cs="Arial"/>
            <w:color w:val="4F81BD" w:themeColor="accent1"/>
            <w:sz w:val="20"/>
            <w:szCs w:val="20"/>
          </w:rPr>
          <w:t>R</w:t>
        </w:r>
        <w:r w:rsidRPr="00512C18">
          <w:rPr>
            <w:rFonts w:ascii="Arial" w:hAnsi="Arial" w:cs="Arial"/>
            <w:color w:val="4F81BD" w:themeColor="accent1"/>
            <w:sz w:val="20"/>
            <w:szCs w:val="20"/>
          </w:rPr>
          <w:t xml:space="preserve">ate ratios and 95% confidence intervals for the association between county-level 8+ hour power outage exposure and cardiovascular- and respiratory-related hospitalizations in US 2018 Medicare Fee-For-Service beneficiaries for outages affecting </w:t>
        </w:r>
        <w:r w:rsidRPr="00512C18">
          <w:rPr>
            <w:rFonts w:ascii="Arial" w:eastAsia="Garamond" w:hAnsi="Arial" w:cs="Arial"/>
            <w:color w:val="4F81BD" w:themeColor="accent1"/>
            <w:sz w:val="20"/>
            <w:szCs w:val="20"/>
          </w:rPr>
          <w:t>≥</w:t>
        </w:r>
        <w:r w:rsidRPr="00512C18">
          <w:rPr>
            <w:rFonts w:ascii="Arial" w:hAnsi="Arial" w:cs="Arial"/>
            <w:color w:val="4F81BD" w:themeColor="accent1"/>
            <w:sz w:val="20"/>
            <w:szCs w:val="20"/>
          </w:rPr>
          <w:t xml:space="preserve">1%, </w:t>
        </w:r>
        <w:r w:rsidRPr="00512C18">
          <w:rPr>
            <w:rFonts w:ascii="Arial" w:eastAsia="Garamond" w:hAnsi="Arial" w:cs="Arial"/>
            <w:color w:val="4F81BD" w:themeColor="accent1"/>
            <w:sz w:val="20"/>
            <w:szCs w:val="20"/>
          </w:rPr>
          <w:t>≥</w:t>
        </w:r>
        <w:r w:rsidRPr="00512C18">
          <w:rPr>
            <w:rFonts w:ascii="Arial" w:hAnsi="Arial" w:cs="Arial"/>
            <w:color w:val="4F81BD" w:themeColor="accent1"/>
            <w:sz w:val="20"/>
            <w:szCs w:val="20"/>
          </w:rPr>
          <w:t xml:space="preserve">3%, and </w:t>
        </w:r>
        <w:r w:rsidRPr="00512C18">
          <w:rPr>
            <w:rFonts w:ascii="Arial" w:eastAsia="Garamond" w:hAnsi="Arial" w:cs="Arial"/>
            <w:color w:val="4F81BD" w:themeColor="accent1"/>
            <w:sz w:val="20"/>
            <w:szCs w:val="20"/>
          </w:rPr>
          <w:t>≥</w:t>
        </w:r>
        <w:r w:rsidRPr="00512C18">
          <w:rPr>
            <w:rFonts w:ascii="Arial" w:hAnsi="Arial" w:cs="Arial"/>
            <w:color w:val="4F81BD" w:themeColor="accent1"/>
            <w:sz w:val="20"/>
            <w:szCs w:val="20"/>
          </w:rPr>
          <w:t>5% of county electrical customers</w:t>
        </w:r>
        <w:r>
          <w:rPr>
            <w:rFonts w:ascii="Arial" w:hAnsi="Arial" w:cs="Arial"/>
            <w:color w:val="4F81BD" w:themeColor="accent1"/>
            <w:sz w:val="20"/>
            <w:szCs w:val="20"/>
          </w:rPr>
          <w:t>. In this sensitivity analysis,</w:t>
        </w:r>
        <w:r w:rsidRPr="00512C18">
          <w:rPr>
            <w:rFonts w:ascii="Arial" w:hAnsi="Arial" w:cs="Arial"/>
            <w:color w:val="4F81BD" w:themeColor="accent1"/>
            <w:sz w:val="20"/>
            <w:szCs w:val="20"/>
          </w:rPr>
          <w:t xml:space="preserve"> instead of last observation carried forward, some missing values were replaced with 0. Estimates are from conditional Poisson regression models adjusted for daily wind speed, temperature, and precipitation. </w:t>
        </w:r>
      </w:ins>
    </w:p>
    <w:p w14:paraId="3ADA8BAB" w14:textId="77777777" w:rsidR="008657B8" w:rsidRDefault="008657B8" w:rsidP="00534A08">
      <w:pPr>
        <w:rPr>
          <w:ins w:id="350" w:author="Heather M" w:date="2025-08-29T15:53:00Z" w16du:dateUtc="2025-08-29T19:53:00Z"/>
          <w:rFonts w:ascii="Arial" w:hAnsi="Arial" w:cs="Arial"/>
          <w:color w:val="4F81BD" w:themeColor="accent1"/>
          <w:sz w:val="20"/>
          <w:szCs w:val="20"/>
        </w:rPr>
      </w:pPr>
    </w:p>
    <w:p w14:paraId="1F16C091" w14:textId="77777777" w:rsidR="00534A08" w:rsidRDefault="00463270" w:rsidP="00D266CF">
      <w:pPr>
        <w:rPr>
          <w:ins w:id="351" w:author="Heather M" w:date="2025-08-29T15:54:00Z" w16du:dateUtc="2025-08-29T19:54:00Z"/>
          <w:rFonts w:ascii="Arial" w:hAnsi="Arial" w:cs="Arial"/>
          <w:color w:val="4F81BD" w:themeColor="accent1"/>
          <w:sz w:val="20"/>
          <w:szCs w:val="20"/>
        </w:rPr>
      </w:pPr>
      <w:ins w:id="352" w:author="Heather M" w:date="2025-08-29T15:54:00Z" w16du:dateUtc="2025-08-29T19:54:00Z">
        <w:r w:rsidRPr="009141F4">
          <w:rPr>
            <w:rFonts w:ascii="Arial" w:hAnsi="Arial" w:cs="Arial"/>
            <w:b/>
            <w:bCs/>
            <w:color w:val="4F81BD" w:themeColor="accent1"/>
            <w:sz w:val="20"/>
            <w:szCs w:val="20"/>
          </w:rPr>
          <w:t xml:space="preserve">Supplemental Figure </w:t>
        </w:r>
        <w:r>
          <w:rPr>
            <w:rFonts w:ascii="Arial" w:hAnsi="Arial" w:cs="Arial"/>
            <w:b/>
            <w:bCs/>
            <w:color w:val="4F81BD" w:themeColor="accent1"/>
            <w:sz w:val="20"/>
            <w:szCs w:val="20"/>
          </w:rPr>
          <w:t>4</w:t>
        </w:r>
        <w:r>
          <w:rPr>
            <w:rFonts w:ascii="Arial" w:hAnsi="Arial" w:cs="Arial"/>
            <w:color w:val="4F81BD" w:themeColor="accent1"/>
            <w:sz w:val="20"/>
            <w:szCs w:val="20"/>
          </w:rPr>
          <w:t>: R</w:t>
        </w:r>
        <w:r w:rsidRPr="00512C18">
          <w:rPr>
            <w:rFonts w:ascii="Arial" w:hAnsi="Arial" w:cs="Arial"/>
            <w:color w:val="4F81BD" w:themeColor="accent1"/>
            <w:sz w:val="20"/>
            <w:szCs w:val="20"/>
          </w:rPr>
          <w:t xml:space="preserve">ate ratios and 95% confidence intervals for the association between county-level 8+ hour power outage exposure and cardiovascular- and respiratory-related hospitalizations in US 2018 Medicare Fee-For-Service beneficiaries for outages affecting </w:t>
        </w:r>
        <w:r w:rsidRPr="00512C18">
          <w:rPr>
            <w:rFonts w:ascii="Arial" w:eastAsia="Garamond" w:hAnsi="Arial" w:cs="Arial"/>
            <w:color w:val="4F81BD" w:themeColor="accent1"/>
            <w:sz w:val="20"/>
            <w:szCs w:val="20"/>
          </w:rPr>
          <w:t>≥</w:t>
        </w:r>
        <w:r w:rsidRPr="00512C18">
          <w:rPr>
            <w:rFonts w:ascii="Arial" w:hAnsi="Arial" w:cs="Arial"/>
            <w:color w:val="4F81BD" w:themeColor="accent1"/>
            <w:sz w:val="20"/>
            <w:szCs w:val="20"/>
          </w:rPr>
          <w:t xml:space="preserve">1%, </w:t>
        </w:r>
        <w:r w:rsidRPr="00512C18">
          <w:rPr>
            <w:rFonts w:ascii="Arial" w:eastAsia="Garamond" w:hAnsi="Arial" w:cs="Arial"/>
            <w:color w:val="4F81BD" w:themeColor="accent1"/>
            <w:sz w:val="20"/>
            <w:szCs w:val="20"/>
          </w:rPr>
          <w:t>≥</w:t>
        </w:r>
        <w:r w:rsidRPr="00512C18">
          <w:rPr>
            <w:rFonts w:ascii="Arial" w:hAnsi="Arial" w:cs="Arial"/>
            <w:color w:val="4F81BD" w:themeColor="accent1"/>
            <w:sz w:val="20"/>
            <w:szCs w:val="20"/>
          </w:rPr>
          <w:t xml:space="preserve">3%, and </w:t>
        </w:r>
        <w:r w:rsidRPr="00512C18">
          <w:rPr>
            <w:rFonts w:ascii="Arial" w:eastAsia="Garamond" w:hAnsi="Arial" w:cs="Arial"/>
            <w:color w:val="4F81BD" w:themeColor="accent1"/>
            <w:sz w:val="20"/>
            <w:szCs w:val="20"/>
          </w:rPr>
          <w:t>≥</w:t>
        </w:r>
        <w:r w:rsidRPr="00512C18">
          <w:rPr>
            <w:rFonts w:ascii="Arial" w:hAnsi="Arial" w:cs="Arial"/>
            <w:color w:val="4F81BD" w:themeColor="accent1"/>
            <w:sz w:val="20"/>
            <w:szCs w:val="20"/>
          </w:rPr>
          <w:t xml:space="preserve">5% of county electrical customers, </w:t>
        </w:r>
        <w:r>
          <w:rPr>
            <w:rFonts w:ascii="Arial" w:hAnsi="Arial" w:cs="Arial"/>
            <w:color w:val="4F81BD" w:themeColor="accent1"/>
            <w:sz w:val="20"/>
            <w:szCs w:val="20"/>
          </w:rPr>
          <w:t>in counties with 20% of data missing or less.</w:t>
        </w:r>
        <w:r w:rsidRPr="00512C18">
          <w:rPr>
            <w:rFonts w:ascii="Arial" w:hAnsi="Arial" w:cs="Arial"/>
            <w:color w:val="4F81BD" w:themeColor="accent1"/>
            <w:sz w:val="20"/>
            <w:szCs w:val="20"/>
          </w:rPr>
          <w:t xml:space="preserve"> </w:t>
        </w:r>
        <w:r w:rsidRPr="00512C18">
          <w:rPr>
            <w:rFonts w:ascii="Arial" w:hAnsi="Arial" w:cs="Arial"/>
            <w:color w:val="4F81BD" w:themeColor="accent1"/>
            <w:sz w:val="20"/>
            <w:szCs w:val="20"/>
          </w:rPr>
          <w:lastRenderedPageBreak/>
          <w:t>Estimates are from conditional Poisson regression models adjusted for daily wind speed, temperature, and precipitation.</w:t>
        </w:r>
      </w:ins>
    </w:p>
    <w:p w14:paraId="33025BA2" w14:textId="77777777" w:rsidR="008657B8" w:rsidRDefault="008657B8" w:rsidP="00D266CF">
      <w:pPr>
        <w:rPr>
          <w:ins w:id="353" w:author="Heather M" w:date="2025-08-29T15:54:00Z" w16du:dateUtc="2025-08-29T19:54:00Z"/>
          <w:rFonts w:ascii="Arial" w:hAnsi="Arial" w:cs="Arial"/>
          <w:color w:val="4F81BD" w:themeColor="accent1"/>
          <w:sz w:val="20"/>
          <w:szCs w:val="20"/>
        </w:rPr>
      </w:pPr>
    </w:p>
    <w:p w14:paraId="6624474F" w14:textId="77777777" w:rsidR="008657B8" w:rsidRDefault="008657B8" w:rsidP="008657B8">
      <w:pPr>
        <w:rPr>
          <w:ins w:id="354" w:author="Heather M" w:date="2025-08-29T15:54:00Z" w16du:dateUtc="2025-08-29T19:54:00Z"/>
          <w:rStyle w:val="apple-converted-space"/>
          <w:rFonts w:ascii="Arial" w:hAnsi="Arial" w:cs="Arial"/>
          <w:color w:val="4F81BD" w:themeColor="accent1"/>
        </w:rPr>
      </w:pPr>
      <w:ins w:id="355" w:author="Heather M" w:date="2025-08-29T15:54:00Z" w16du:dateUtc="2025-08-29T19:54:00Z">
        <w:r w:rsidRPr="0072562E">
          <w:rPr>
            <w:rStyle w:val="apple-converted-space"/>
            <w:rFonts w:ascii="Arial" w:hAnsi="Arial" w:cs="Arial"/>
            <w:b/>
            <w:bCs/>
            <w:color w:val="4F81BD" w:themeColor="accent1"/>
          </w:rPr>
          <w:t>Supplemental Figure 5</w:t>
        </w:r>
        <w:r>
          <w:rPr>
            <w:rStyle w:val="apple-converted-space"/>
            <w:rFonts w:ascii="Arial" w:hAnsi="Arial" w:cs="Arial"/>
            <w:color w:val="4F81BD" w:themeColor="accent1"/>
          </w:rPr>
          <w:t xml:space="preserve">: Directed acyclic graph describing hypothesized causal relationships between power outage, hospitalizations among older adults, and potential confounders. </w:t>
        </w:r>
      </w:ins>
    </w:p>
    <w:p w14:paraId="5DC2EA1F" w14:textId="77777777" w:rsidR="00065ABF" w:rsidRDefault="00065ABF" w:rsidP="008657B8">
      <w:pPr>
        <w:rPr>
          <w:ins w:id="356" w:author="Heather M" w:date="2025-08-29T15:54:00Z" w16du:dateUtc="2025-08-29T19:54:00Z"/>
          <w:rStyle w:val="apple-converted-space"/>
          <w:rFonts w:ascii="Arial" w:hAnsi="Arial" w:cs="Arial"/>
          <w:color w:val="4F81BD" w:themeColor="accent1"/>
        </w:rPr>
      </w:pPr>
    </w:p>
    <w:p w14:paraId="2C1F6B9E" w14:textId="77777777" w:rsidR="00065ABF" w:rsidRDefault="00065ABF" w:rsidP="00065ABF">
      <w:pPr>
        <w:rPr>
          <w:ins w:id="357" w:author="Heather M" w:date="2025-08-29T15:54:00Z" w16du:dateUtc="2025-08-29T19:54:00Z"/>
          <w:rStyle w:val="apple-converted-space"/>
          <w:rFonts w:ascii="Arial" w:hAnsi="Arial" w:cs="Arial"/>
          <w:color w:val="4F81BD" w:themeColor="accent1"/>
        </w:rPr>
      </w:pPr>
      <w:ins w:id="358" w:author="Heather M" w:date="2025-08-29T15:54:00Z" w16du:dateUtc="2025-08-29T19:54:00Z">
        <w:r w:rsidRPr="009141F4">
          <w:rPr>
            <w:rFonts w:ascii="Arial" w:hAnsi="Arial" w:cs="Arial"/>
            <w:b/>
            <w:bCs/>
            <w:color w:val="4F81BD" w:themeColor="accent1"/>
            <w:sz w:val="20"/>
            <w:szCs w:val="20"/>
          </w:rPr>
          <w:t xml:space="preserve">Supplemental Figure </w:t>
        </w:r>
        <w:r>
          <w:rPr>
            <w:rFonts w:ascii="Arial" w:hAnsi="Arial" w:cs="Arial"/>
            <w:b/>
            <w:bCs/>
            <w:color w:val="4F81BD" w:themeColor="accent1"/>
            <w:sz w:val="20"/>
            <w:szCs w:val="20"/>
          </w:rPr>
          <w:t>6</w:t>
        </w:r>
        <w:r>
          <w:rPr>
            <w:rFonts w:ascii="Arial" w:hAnsi="Arial" w:cs="Arial"/>
            <w:color w:val="4F81BD" w:themeColor="accent1"/>
            <w:sz w:val="20"/>
            <w:szCs w:val="20"/>
          </w:rPr>
          <w:t>: R</w:t>
        </w:r>
        <w:r w:rsidRPr="00512C18">
          <w:rPr>
            <w:rFonts w:ascii="Arial" w:hAnsi="Arial" w:cs="Arial"/>
            <w:color w:val="4F81BD" w:themeColor="accent1"/>
            <w:sz w:val="20"/>
            <w:szCs w:val="20"/>
          </w:rPr>
          <w:t xml:space="preserve">ate ratios and 95% confidence intervals for the association between county-level 8+ hour power outage exposure and cardiovascular- and respiratory-related hospitalizations in US 2018 Medicare Fee-For-Service beneficiaries for outages affecting </w:t>
        </w:r>
        <w:r w:rsidRPr="00512C18">
          <w:rPr>
            <w:rFonts w:ascii="Arial" w:eastAsia="Garamond" w:hAnsi="Arial" w:cs="Arial"/>
            <w:color w:val="4F81BD" w:themeColor="accent1"/>
            <w:sz w:val="20"/>
            <w:szCs w:val="20"/>
          </w:rPr>
          <w:t>≥</w:t>
        </w:r>
        <w:r w:rsidRPr="00512C18">
          <w:rPr>
            <w:rFonts w:ascii="Arial" w:hAnsi="Arial" w:cs="Arial"/>
            <w:color w:val="4F81BD" w:themeColor="accent1"/>
            <w:sz w:val="20"/>
            <w:szCs w:val="20"/>
          </w:rPr>
          <w:t xml:space="preserve">1%, </w:t>
        </w:r>
        <w:r w:rsidRPr="00512C18">
          <w:rPr>
            <w:rFonts w:ascii="Arial" w:eastAsia="Garamond" w:hAnsi="Arial" w:cs="Arial"/>
            <w:color w:val="4F81BD" w:themeColor="accent1"/>
            <w:sz w:val="20"/>
            <w:szCs w:val="20"/>
          </w:rPr>
          <w:t>≥</w:t>
        </w:r>
        <w:r w:rsidRPr="00512C18">
          <w:rPr>
            <w:rFonts w:ascii="Arial" w:hAnsi="Arial" w:cs="Arial"/>
            <w:color w:val="4F81BD" w:themeColor="accent1"/>
            <w:sz w:val="20"/>
            <w:szCs w:val="20"/>
          </w:rPr>
          <w:t xml:space="preserve">3%, and </w:t>
        </w:r>
        <w:r w:rsidRPr="00512C18">
          <w:rPr>
            <w:rFonts w:ascii="Arial" w:eastAsia="Garamond" w:hAnsi="Arial" w:cs="Arial"/>
            <w:color w:val="4F81BD" w:themeColor="accent1"/>
            <w:sz w:val="20"/>
            <w:szCs w:val="20"/>
          </w:rPr>
          <w:t>≥</w:t>
        </w:r>
        <w:r w:rsidRPr="00512C18">
          <w:rPr>
            <w:rFonts w:ascii="Arial" w:hAnsi="Arial" w:cs="Arial"/>
            <w:color w:val="4F81BD" w:themeColor="accent1"/>
            <w:sz w:val="20"/>
            <w:szCs w:val="20"/>
          </w:rPr>
          <w:t>5% of county electrical customers</w:t>
        </w:r>
        <w:r>
          <w:rPr>
            <w:rFonts w:ascii="Arial" w:hAnsi="Arial" w:cs="Arial"/>
            <w:color w:val="4F81BD" w:themeColor="accent1"/>
            <w:sz w:val="20"/>
            <w:szCs w:val="20"/>
          </w:rPr>
          <w:t>.</w:t>
        </w:r>
        <w:r w:rsidRPr="00512C18">
          <w:rPr>
            <w:rFonts w:ascii="Arial" w:hAnsi="Arial" w:cs="Arial"/>
            <w:color w:val="4F81BD" w:themeColor="accent1"/>
            <w:sz w:val="20"/>
            <w:szCs w:val="20"/>
          </w:rPr>
          <w:t xml:space="preserve"> Estimates are from conditional Poisson regression models adjusted for daily wind speed, temperature, </w:t>
        </w:r>
        <w:r>
          <w:rPr>
            <w:rFonts w:ascii="Arial" w:hAnsi="Arial" w:cs="Arial"/>
            <w:color w:val="4F81BD" w:themeColor="accent1"/>
            <w:sz w:val="20"/>
            <w:szCs w:val="20"/>
          </w:rPr>
          <w:t>precipitation and wildfire PM</w:t>
        </w:r>
        <w:r w:rsidRPr="00E22EC5">
          <w:rPr>
            <w:rFonts w:ascii="Arial" w:hAnsi="Arial" w:cs="Arial"/>
            <w:color w:val="4F81BD" w:themeColor="accent1"/>
            <w:sz w:val="20"/>
            <w:szCs w:val="20"/>
            <w:vertAlign w:val="subscript"/>
          </w:rPr>
          <w:t>2.5</w:t>
        </w:r>
        <w:r>
          <w:rPr>
            <w:rFonts w:ascii="Arial" w:hAnsi="Arial" w:cs="Arial"/>
            <w:color w:val="4F81BD" w:themeColor="accent1"/>
            <w:sz w:val="20"/>
            <w:szCs w:val="20"/>
          </w:rPr>
          <w:t xml:space="preserve">. </w:t>
        </w:r>
      </w:ins>
    </w:p>
    <w:p w14:paraId="6BFEC63B" w14:textId="0E76B8FC" w:rsidR="008657B8" w:rsidRPr="000E7E2E" w:rsidRDefault="008657B8" w:rsidP="00D266CF">
      <w:pPr>
        <w:rPr>
          <w:ins w:id="359" w:author="Heather M" w:date="2025-08-29T15:52:00Z" w16du:dateUtc="2025-08-29T19:52:00Z"/>
          <w:rFonts w:ascii="Arial" w:hAnsi="Arial" w:cs="Arial"/>
          <w:b/>
          <w:bCs/>
          <w:color w:val="000000"/>
          <w:sz w:val="20"/>
          <w:szCs w:val="20"/>
          <w:rPrChange w:id="360" w:author="Heather M" w:date="2025-08-29T15:53:00Z" w16du:dateUtc="2025-08-29T19:53:00Z">
            <w:rPr>
              <w:ins w:id="361" w:author="Heather M" w:date="2025-08-29T15:52:00Z" w16du:dateUtc="2025-08-29T19:52:00Z"/>
              <w:rFonts w:ascii="Arial" w:hAnsi="Arial" w:cs="Arial"/>
              <w:color w:val="000000"/>
              <w:sz w:val="20"/>
              <w:szCs w:val="20"/>
            </w:rPr>
          </w:rPrChange>
        </w:rPr>
        <w:sectPr w:rsidR="008657B8" w:rsidRPr="000E7E2E">
          <w:type w:val="continuous"/>
          <w:pgSz w:w="12240" w:h="15840"/>
          <w:pgMar w:top="1440" w:right="1800" w:bottom="1440" w:left="1800" w:header="720" w:footer="720" w:gutter="0"/>
          <w:cols w:space="720"/>
        </w:sectPr>
      </w:pPr>
    </w:p>
    <w:p w14:paraId="41404AD9" w14:textId="7300F4C3" w:rsidR="00D266CF" w:rsidRPr="00AB7191" w:rsidRDefault="00E6133D" w:rsidP="00D266CF">
      <w:pPr>
        <w:rPr>
          <w:rFonts w:ascii="Arial" w:hAnsi="Arial" w:cs="Arial"/>
          <w:color w:val="000000"/>
          <w:sz w:val="20"/>
          <w:szCs w:val="20"/>
        </w:rPr>
      </w:pPr>
      <w:r w:rsidRPr="000854BD">
        <w:rPr>
          <w:rFonts w:ascii="Arial" w:hAnsi="Arial" w:cs="Arial"/>
          <w:b/>
          <w:color w:val="000000"/>
          <w:sz w:val="20"/>
          <w:szCs w:val="20"/>
        </w:rPr>
        <w:lastRenderedPageBreak/>
        <w:t xml:space="preserve">Table 1. </w:t>
      </w:r>
      <w:r w:rsidR="00D266CF" w:rsidRPr="000854BD">
        <w:rPr>
          <w:rFonts w:ascii="Arial" w:hAnsi="Arial" w:cs="Arial"/>
          <w:sz w:val="20"/>
          <w:szCs w:val="20"/>
        </w:rPr>
        <w:t>Distribution of power outage</w:t>
      </w:r>
      <w:r w:rsidR="00565BF5">
        <w:rPr>
          <w:rFonts w:ascii="Arial" w:hAnsi="Arial" w:cs="Arial"/>
          <w:sz w:val="20"/>
          <w:szCs w:val="20"/>
        </w:rPr>
        <w:t>s</w:t>
      </w:r>
      <w:r w:rsidR="00D266CF" w:rsidRPr="000854BD">
        <w:rPr>
          <w:rFonts w:ascii="Arial" w:hAnsi="Arial" w:cs="Arial"/>
          <w:sz w:val="20"/>
          <w:szCs w:val="20"/>
        </w:rPr>
        <w:t xml:space="preserve"> by 2018 Medicare Fee-For-Service study population sociodemographic characteristics.</w:t>
      </w:r>
      <w:r w:rsidR="00874FD9">
        <w:rPr>
          <w:rFonts w:ascii="Arial" w:hAnsi="Arial" w:cs="Arial"/>
          <w:sz w:val="20"/>
          <w:szCs w:val="20"/>
        </w:rPr>
        <w:t xml:space="preserve"> </w:t>
      </w:r>
    </w:p>
    <w:tbl>
      <w:tblPr>
        <w:tblStyle w:val="TableGrid"/>
        <w:tblW w:w="963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 w:type="dxa"/>
          <w:bottom w:w="11" w:type="dxa"/>
        </w:tblCellMar>
        <w:tblLook w:val="04A0" w:firstRow="1" w:lastRow="0" w:firstColumn="1" w:lastColumn="0" w:noHBand="0" w:noVBand="1"/>
      </w:tblPr>
      <w:tblGrid>
        <w:gridCol w:w="846"/>
        <w:gridCol w:w="1417"/>
        <w:gridCol w:w="2152"/>
        <w:gridCol w:w="5224"/>
      </w:tblGrid>
      <w:tr w:rsidR="002F75DC" w:rsidRPr="001B57DD" w14:paraId="1EED524B" w14:textId="77777777" w:rsidTr="00F56DD5">
        <w:tc>
          <w:tcPr>
            <w:tcW w:w="4415" w:type="dxa"/>
            <w:gridSpan w:val="3"/>
            <w:tcBorders>
              <w:bottom w:val="single" w:sz="4" w:space="0" w:color="auto"/>
            </w:tcBorders>
            <w:vAlign w:val="bottom"/>
          </w:tcPr>
          <w:p w14:paraId="162E817D" w14:textId="77777777" w:rsidR="002F75DC" w:rsidRPr="001B57DD" w:rsidRDefault="002F75DC" w:rsidP="00565BF5">
            <w:pPr>
              <w:rPr>
                <w:rFonts w:ascii="Arial" w:hAnsi="Arial" w:cs="Arial"/>
                <w:b/>
                <w:bCs/>
                <w:sz w:val="20"/>
                <w:szCs w:val="20"/>
              </w:rPr>
            </w:pPr>
            <w:r w:rsidRPr="001B57DD">
              <w:rPr>
                <w:rFonts w:ascii="Arial" w:hAnsi="Arial" w:cs="Arial"/>
                <w:b/>
                <w:bCs/>
                <w:sz w:val="20"/>
                <w:szCs w:val="20"/>
              </w:rPr>
              <w:t>Number of county beneficiaries by category</w:t>
            </w:r>
          </w:p>
        </w:tc>
        <w:tc>
          <w:tcPr>
            <w:tcW w:w="5224" w:type="dxa"/>
            <w:tcBorders>
              <w:bottom w:val="single" w:sz="4" w:space="0" w:color="auto"/>
            </w:tcBorders>
            <w:vAlign w:val="bottom"/>
          </w:tcPr>
          <w:p w14:paraId="112A4D8A" w14:textId="63D8E7DE" w:rsidR="002F75DC" w:rsidRPr="00874FD9" w:rsidRDefault="004E4F73" w:rsidP="00565BF5">
            <w:pPr>
              <w:rPr>
                <w:rFonts w:ascii="Arial" w:hAnsi="Arial" w:cs="Arial"/>
                <w:b/>
                <w:bCs/>
                <w:sz w:val="20"/>
                <w:szCs w:val="20"/>
                <w:vertAlign w:val="superscript"/>
              </w:rPr>
            </w:pPr>
            <w:r>
              <w:rPr>
                <w:rFonts w:ascii="Arial" w:hAnsi="Arial" w:cs="Arial"/>
                <w:b/>
                <w:bCs/>
                <w:sz w:val="20"/>
                <w:szCs w:val="20"/>
              </w:rPr>
              <w:t>Mean p</w:t>
            </w:r>
            <w:r w:rsidR="004A1F1B">
              <w:rPr>
                <w:rFonts w:ascii="Arial" w:hAnsi="Arial" w:cs="Arial"/>
                <w:b/>
                <w:bCs/>
                <w:sz w:val="20"/>
                <w:szCs w:val="20"/>
              </w:rPr>
              <w:t>ercent</w:t>
            </w:r>
            <w:r w:rsidR="002F75DC" w:rsidRPr="001B57DD">
              <w:rPr>
                <w:rFonts w:ascii="Arial" w:hAnsi="Arial" w:cs="Arial"/>
                <w:b/>
                <w:bCs/>
                <w:sz w:val="20"/>
                <w:szCs w:val="20"/>
              </w:rPr>
              <w:t xml:space="preserve"> of county-person-days with 8+ hour outage affecting </w:t>
            </w:r>
            <w:r w:rsidR="002F75DC" w:rsidRPr="001B57DD">
              <w:rPr>
                <w:rFonts w:ascii="Arial" w:eastAsia="Garamond" w:hAnsi="Arial" w:cs="Arial"/>
                <w:b/>
                <w:bCs/>
                <w:sz w:val="20"/>
                <w:szCs w:val="20"/>
              </w:rPr>
              <w:t>≥</w:t>
            </w:r>
            <w:r w:rsidR="002F75DC" w:rsidRPr="001B57DD">
              <w:rPr>
                <w:rFonts w:ascii="Arial" w:hAnsi="Arial" w:cs="Arial"/>
                <w:b/>
                <w:bCs/>
                <w:sz w:val="20"/>
                <w:szCs w:val="20"/>
              </w:rPr>
              <w:t>1% of county customers</w:t>
            </w:r>
            <w:r w:rsidR="00874FD9">
              <w:rPr>
                <w:rFonts w:ascii="Arial" w:hAnsi="Arial" w:cs="Arial"/>
                <w:b/>
                <w:bCs/>
                <w:sz w:val="20"/>
                <w:szCs w:val="20"/>
                <w:vertAlign w:val="superscript"/>
              </w:rPr>
              <w:t>a</w:t>
            </w:r>
          </w:p>
        </w:tc>
      </w:tr>
      <w:tr w:rsidR="002F75DC" w:rsidRPr="001B57DD" w14:paraId="4152AA19" w14:textId="77777777" w:rsidTr="00F56DD5">
        <w:tc>
          <w:tcPr>
            <w:tcW w:w="2263" w:type="dxa"/>
            <w:gridSpan w:val="2"/>
            <w:tcBorders>
              <w:top w:val="single" w:sz="4" w:space="0" w:color="auto"/>
            </w:tcBorders>
          </w:tcPr>
          <w:p w14:paraId="117AD2B4" w14:textId="77777777" w:rsidR="002F75DC" w:rsidRPr="001B57DD" w:rsidRDefault="002F75DC" w:rsidP="00E416E1">
            <w:pPr>
              <w:rPr>
                <w:rFonts w:ascii="Arial" w:hAnsi="Arial" w:cs="Arial"/>
                <w:b/>
                <w:bCs/>
                <w:sz w:val="20"/>
                <w:szCs w:val="20"/>
              </w:rPr>
            </w:pPr>
            <w:r w:rsidRPr="001B57DD">
              <w:rPr>
                <w:rFonts w:ascii="Arial" w:hAnsi="Arial" w:cs="Arial"/>
                <w:b/>
                <w:bCs/>
                <w:sz w:val="20"/>
                <w:szCs w:val="20"/>
              </w:rPr>
              <w:t xml:space="preserve">All </w:t>
            </w:r>
          </w:p>
        </w:tc>
        <w:tc>
          <w:tcPr>
            <w:tcW w:w="2152" w:type="dxa"/>
            <w:tcBorders>
              <w:top w:val="single" w:sz="4" w:space="0" w:color="auto"/>
            </w:tcBorders>
          </w:tcPr>
          <w:p w14:paraId="2FF1F37F" w14:textId="77777777" w:rsidR="002F75DC" w:rsidRPr="001B57DD" w:rsidRDefault="002F75DC" w:rsidP="00E416E1">
            <w:pPr>
              <w:rPr>
                <w:rFonts w:ascii="Arial" w:hAnsi="Arial" w:cs="Arial"/>
                <w:sz w:val="20"/>
                <w:szCs w:val="20"/>
              </w:rPr>
            </w:pPr>
          </w:p>
        </w:tc>
        <w:tc>
          <w:tcPr>
            <w:tcW w:w="5224" w:type="dxa"/>
            <w:tcBorders>
              <w:top w:val="single" w:sz="4" w:space="0" w:color="auto"/>
            </w:tcBorders>
          </w:tcPr>
          <w:p w14:paraId="70171A23" w14:textId="77777777" w:rsidR="002F75DC" w:rsidRPr="001B57DD" w:rsidRDefault="002F75DC" w:rsidP="00E416E1">
            <w:pPr>
              <w:rPr>
                <w:rFonts w:ascii="Arial" w:hAnsi="Arial" w:cs="Arial"/>
                <w:sz w:val="20"/>
                <w:szCs w:val="20"/>
              </w:rPr>
            </w:pPr>
          </w:p>
        </w:tc>
      </w:tr>
      <w:tr w:rsidR="002F75DC" w:rsidRPr="001B57DD" w14:paraId="79B8BCF9" w14:textId="77777777" w:rsidTr="00F56DD5">
        <w:tc>
          <w:tcPr>
            <w:tcW w:w="2263" w:type="dxa"/>
            <w:gridSpan w:val="2"/>
            <w:shd w:val="clear" w:color="auto" w:fill="DBE5F1" w:themeFill="accent1" w:themeFillTint="33"/>
          </w:tcPr>
          <w:p w14:paraId="1B5464D0" w14:textId="77777777" w:rsidR="002F75DC" w:rsidRPr="001B57DD" w:rsidRDefault="002F75DC" w:rsidP="00E416E1">
            <w:pPr>
              <w:rPr>
                <w:rFonts w:ascii="Arial" w:hAnsi="Arial" w:cs="Arial"/>
                <w:sz w:val="20"/>
                <w:szCs w:val="20"/>
              </w:rPr>
            </w:pPr>
          </w:p>
        </w:tc>
        <w:tc>
          <w:tcPr>
            <w:tcW w:w="2152" w:type="dxa"/>
            <w:shd w:val="clear" w:color="auto" w:fill="DBE5F1" w:themeFill="accent1" w:themeFillTint="33"/>
          </w:tcPr>
          <w:p w14:paraId="0FAC5057" w14:textId="7B02C637" w:rsidR="002F75DC" w:rsidRPr="001B57DD" w:rsidRDefault="003E4CA6" w:rsidP="00E416E1">
            <w:pPr>
              <w:rPr>
                <w:rFonts w:ascii="Arial" w:hAnsi="Arial" w:cs="Arial"/>
                <w:sz w:val="20"/>
                <w:szCs w:val="20"/>
              </w:rPr>
            </w:pPr>
            <w:r w:rsidRPr="001B57DD">
              <w:rPr>
                <w:rFonts w:ascii="Arial" w:hAnsi="Arial" w:cs="Arial"/>
                <w:sz w:val="20"/>
                <w:szCs w:val="20"/>
              </w:rPr>
              <w:t>23,645,101</w:t>
            </w:r>
          </w:p>
        </w:tc>
        <w:tc>
          <w:tcPr>
            <w:tcW w:w="5224" w:type="dxa"/>
            <w:shd w:val="clear" w:color="auto" w:fill="DBE5F1" w:themeFill="accent1" w:themeFillTint="33"/>
          </w:tcPr>
          <w:p w14:paraId="6092C5BD" w14:textId="51B5E2B3" w:rsidR="002F75DC" w:rsidRPr="001B57DD" w:rsidRDefault="009E3210" w:rsidP="00850DF8">
            <w:pPr>
              <w:pStyle w:val="HTMLPreformatted"/>
              <w:rPr>
                <w:rFonts w:ascii="Arial" w:hAnsi="Arial" w:cs="Arial"/>
              </w:rPr>
            </w:pPr>
            <w:r>
              <w:rPr>
                <w:rStyle w:val="gnd-iwgdh3b"/>
                <w:rFonts w:ascii="Arial" w:hAnsi="Arial" w:cs="Arial"/>
              </w:rPr>
              <w:t>1.</w:t>
            </w:r>
            <w:r w:rsidR="00850DF8" w:rsidRPr="001B57DD">
              <w:rPr>
                <w:rStyle w:val="gnd-iwgdh3b"/>
                <w:rFonts w:ascii="Arial" w:hAnsi="Arial" w:cs="Arial"/>
              </w:rPr>
              <w:t>3</w:t>
            </w:r>
            <w:r>
              <w:rPr>
                <w:rStyle w:val="gnd-iwgdh3b"/>
                <w:rFonts w:ascii="Arial" w:hAnsi="Arial" w:cs="Arial"/>
              </w:rPr>
              <w:t>%</w:t>
            </w:r>
          </w:p>
        </w:tc>
      </w:tr>
      <w:tr w:rsidR="002F75DC" w:rsidRPr="001B57DD" w14:paraId="24419D8E" w14:textId="77777777" w:rsidTr="00E416E1">
        <w:tc>
          <w:tcPr>
            <w:tcW w:w="9639" w:type="dxa"/>
            <w:gridSpan w:val="4"/>
          </w:tcPr>
          <w:p w14:paraId="3F368A14" w14:textId="77777777" w:rsidR="002F75DC" w:rsidRPr="001B57DD" w:rsidRDefault="002F75DC" w:rsidP="00E416E1">
            <w:pPr>
              <w:rPr>
                <w:rFonts w:ascii="Arial" w:hAnsi="Arial" w:cs="Arial"/>
                <w:sz w:val="20"/>
                <w:szCs w:val="20"/>
              </w:rPr>
            </w:pPr>
          </w:p>
          <w:p w14:paraId="2A5BF137" w14:textId="77777777" w:rsidR="002F75DC" w:rsidRPr="001B57DD" w:rsidRDefault="002F75DC" w:rsidP="00E416E1">
            <w:pPr>
              <w:rPr>
                <w:rFonts w:ascii="Arial" w:hAnsi="Arial" w:cs="Arial"/>
                <w:b/>
                <w:bCs/>
                <w:sz w:val="20"/>
                <w:szCs w:val="20"/>
              </w:rPr>
            </w:pPr>
            <w:r w:rsidRPr="001B57DD">
              <w:rPr>
                <w:rFonts w:ascii="Arial" w:hAnsi="Arial" w:cs="Arial"/>
                <w:b/>
                <w:bCs/>
                <w:sz w:val="20"/>
                <w:szCs w:val="20"/>
              </w:rPr>
              <w:t>Sex</w:t>
            </w:r>
          </w:p>
        </w:tc>
      </w:tr>
      <w:tr w:rsidR="002F75DC" w:rsidRPr="001B57DD" w14:paraId="0D28697F" w14:textId="77777777" w:rsidTr="00F56DD5">
        <w:tc>
          <w:tcPr>
            <w:tcW w:w="846" w:type="dxa"/>
            <w:shd w:val="clear" w:color="auto" w:fill="DBE5F1" w:themeFill="accent1" w:themeFillTint="33"/>
          </w:tcPr>
          <w:p w14:paraId="04460A82" w14:textId="77777777" w:rsidR="002F75DC" w:rsidRPr="001B57DD" w:rsidRDefault="002F75DC" w:rsidP="00E416E1">
            <w:pPr>
              <w:rPr>
                <w:rFonts w:ascii="Arial" w:hAnsi="Arial" w:cs="Arial"/>
                <w:sz w:val="20"/>
                <w:szCs w:val="20"/>
              </w:rPr>
            </w:pPr>
          </w:p>
        </w:tc>
        <w:tc>
          <w:tcPr>
            <w:tcW w:w="1417" w:type="dxa"/>
            <w:shd w:val="clear" w:color="auto" w:fill="DBE5F1" w:themeFill="accent1" w:themeFillTint="33"/>
          </w:tcPr>
          <w:p w14:paraId="0E0DE05E" w14:textId="77777777" w:rsidR="002F75DC" w:rsidRPr="001B57DD" w:rsidRDefault="002F75DC" w:rsidP="00E416E1">
            <w:pPr>
              <w:rPr>
                <w:rFonts w:ascii="Arial" w:hAnsi="Arial" w:cs="Arial"/>
                <w:sz w:val="20"/>
                <w:szCs w:val="20"/>
              </w:rPr>
            </w:pPr>
            <w:r w:rsidRPr="001B57DD">
              <w:rPr>
                <w:rFonts w:ascii="Arial" w:hAnsi="Arial" w:cs="Arial"/>
                <w:sz w:val="20"/>
                <w:szCs w:val="20"/>
              </w:rPr>
              <w:t>Male</w:t>
            </w:r>
          </w:p>
        </w:tc>
        <w:tc>
          <w:tcPr>
            <w:tcW w:w="2152" w:type="dxa"/>
            <w:shd w:val="clear" w:color="auto" w:fill="DBE5F1" w:themeFill="accent1" w:themeFillTint="33"/>
          </w:tcPr>
          <w:p w14:paraId="45652009" w14:textId="75CAE664" w:rsidR="002F75DC" w:rsidRPr="001B57DD" w:rsidRDefault="00B101F8" w:rsidP="00E416E1">
            <w:pPr>
              <w:rPr>
                <w:rFonts w:ascii="Arial" w:hAnsi="Arial" w:cs="Arial"/>
                <w:sz w:val="20"/>
                <w:szCs w:val="20"/>
              </w:rPr>
            </w:pPr>
            <w:r w:rsidRPr="001B57DD">
              <w:rPr>
                <w:rFonts w:ascii="Arial" w:hAnsi="Arial" w:cs="Arial"/>
                <w:sz w:val="20"/>
                <w:szCs w:val="20"/>
              </w:rPr>
              <w:t>10</w:t>
            </w:r>
            <w:r w:rsidR="001B57DD">
              <w:rPr>
                <w:rFonts w:ascii="Arial" w:hAnsi="Arial" w:cs="Arial"/>
                <w:sz w:val="20"/>
                <w:szCs w:val="20"/>
              </w:rPr>
              <w:t>,</w:t>
            </w:r>
            <w:r w:rsidRPr="001B57DD">
              <w:rPr>
                <w:rFonts w:ascii="Arial" w:hAnsi="Arial" w:cs="Arial"/>
                <w:sz w:val="20"/>
                <w:szCs w:val="20"/>
              </w:rPr>
              <w:t>824</w:t>
            </w:r>
            <w:r w:rsidR="001B57DD">
              <w:rPr>
                <w:rFonts w:ascii="Arial" w:hAnsi="Arial" w:cs="Arial"/>
                <w:sz w:val="20"/>
                <w:szCs w:val="20"/>
              </w:rPr>
              <w:t>,</w:t>
            </w:r>
            <w:r w:rsidRPr="001B57DD">
              <w:rPr>
                <w:rFonts w:ascii="Arial" w:hAnsi="Arial" w:cs="Arial"/>
                <w:sz w:val="20"/>
                <w:szCs w:val="20"/>
              </w:rPr>
              <w:t>475</w:t>
            </w:r>
          </w:p>
        </w:tc>
        <w:tc>
          <w:tcPr>
            <w:tcW w:w="5224" w:type="dxa"/>
            <w:shd w:val="clear" w:color="auto" w:fill="DBE5F1" w:themeFill="accent1" w:themeFillTint="33"/>
          </w:tcPr>
          <w:p w14:paraId="538AC15A" w14:textId="1E4597A3" w:rsidR="002F75DC" w:rsidRPr="001B57DD" w:rsidRDefault="009E3210" w:rsidP="00150E27">
            <w:pPr>
              <w:pStyle w:val="HTMLPreformatted"/>
              <w:rPr>
                <w:rFonts w:ascii="Arial" w:hAnsi="Arial" w:cs="Arial"/>
              </w:rPr>
            </w:pPr>
            <w:r>
              <w:rPr>
                <w:rFonts w:ascii="Arial" w:hAnsi="Arial" w:cs="Arial"/>
              </w:rPr>
              <w:t>1.3%</w:t>
            </w:r>
          </w:p>
        </w:tc>
      </w:tr>
      <w:tr w:rsidR="002F75DC" w:rsidRPr="001B57DD" w14:paraId="2B3E8160" w14:textId="77777777" w:rsidTr="00F56DD5">
        <w:tc>
          <w:tcPr>
            <w:tcW w:w="846" w:type="dxa"/>
          </w:tcPr>
          <w:p w14:paraId="6263F1C5" w14:textId="77777777" w:rsidR="002F75DC" w:rsidRPr="001B57DD" w:rsidRDefault="002F75DC" w:rsidP="00E416E1">
            <w:pPr>
              <w:rPr>
                <w:rFonts w:ascii="Arial" w:hAnsi="Arial" w:cs="Arial"/>
                <w:sz w:val="20"/>
                <w:szCs w:val="20"/>
              </w:rPr>
            </w:pPr>
          </w:p>
        </w:tc>
        <w:tc>
          <w:tcPr>
            <w:tcW w:w="1417" w:type="dxa"/>
          </w:tcPr>
          <w:p w14:paraId="2F3EFB18" w14:textId="77777777" w:rsidR="002F75DC" w:rsidRPr="001B57DD" w:rsidRDefault="002F75DC" w:rsidP="00E416E1">
            <w:pPr>
              <w:rPr>
                <w:rFonts w:ascii="Arial" w:hAnsi="Arial" w:cs="Arial"/>
                <w:sz w:val="20"/>
                <w:szCs w:val="20"/>
              </w:rPr>
            </w:pPr>
            <w:r w:rsidRPr="001B57DD">
              <w:rPr>
                <w:rFonts w:ascii="Arial" w:hAnsi="Arial" w:cs="Arial"/>
                <w:sz w:val="20"/>
                <w:szCs w:val="20"/>
              </w:rPr>
              <w:t>Female</w:t>
            </w:r>
          </w:p>
        </w:tc>
        <w:tc>
          <w:tcPr>
            <w:tcW w:w="2152" w:type="dxa"/>
          </w:tcPr>
          <w:p w14:paraId="1E338A1C" w14:textId="7B637116" w:rsidR="002F75DC" w:rsidRPr="001B57DD" w:rsidRDefault="00B101F8" w:rsidP="00E416E1">
            <w:pPr>
              <w:rPr>
                <w:rFonts w:ascii="Arial" w:hAnsi="Arial" w:cs="Arial"/>
                <w:sz w:val="20"/>
                <w:szCs w:val="20"/>
              </w:rPr>
            </w:pPr>
            <w:r w:rsidRPr="001B57DD">
              <w:rPr>
                <w:rFonts w:ascii="Arial" w:hAnsi="Arial" w:cs="Arial"/>
                <w:sz w:val="20"/>
                <w:szCs w:val="20"/>
              </w:rPr>
              <w:t>12</w:t>
            </w:r>
            <w:r w:rsidR="001B57DD">
              <w:rPr>
                <w:rFonts w:ascii="Arial" w:hAnsi="Arial" w:cs="Arial"/>
                <w:sz w:val="20"/>
                <w:szCs w:val="20"/>
              </w:rPr>
              <w:t>,</w:t>
            </w:r>
            <w:r w:rsidRPr="001B57DD">
              <w:rPr>
                <w:rFonts w:ascii="Arial" w:hAnsi="Arial" w:cs="Arial"/>
                <w:sz w:val="20"/>
                <w:szCs w:val="20"/>
              </w:rPr>
              <w:t>820</w:t>
            </w:r>
            <w:r w:rsidR="001B57DD">
              <w:rPr>
                <w:rFonts w:ascii="Arial" w:hAnsi="Arial" w:cs="Arial"/>
                <w:sz w:val="20"/>
                <w:szCs w:val="20"/>
              </w:rPr>
              <w:t>,</w:t>
            </w:r>
            <w:r w:rsidRPr="001B57DD">
              <w:rPr>
                <w:rFonts w:ascii="Arial" w:hAnsi="Arial" w:cs="Arial"/>
                <w:sz w:val="20"/>
                <w:szCs w:val="20"/>
              </w:rPr>
              <w:t>626</w:t>
            </w:r>
          </w:p>
        </w:tc>
        <w:tc>
          <w:tcPr>
            <w:tcW w:w="5224" w:type="dxa"/>
          </w:tcPr>
          <w:p w14:paraId="3A46051A" w14:textId="0EDD1F22" w:rsidR="002F75DC" w:rsidRPr="001B57DD" w:rsidRDefault="009E3210" w:rsidP="00150E27">
            <w:pPr>
              <w:pStyle w:val="HTMLPreformatted"/>
              <w:rPr>
                <w:rFonts w:ascii="Arial" w:hAnsi="Arial" w:cs="Arial"/>
              </w:rPr>
            </w:pPr>
            <w:r>
              <w:rPr>
                <w:rFonts w:ascii="Arial" w:hAnsi="Arial" w:cs="Arial"/>
              </w:rPr>
              <w:t>1.2%</w:t>
            </w:r>
          </w:p>
        </w:tc>
      </w:tr>
      <w:tr w:rsidR="002F75DC" w:rsidRPr="001B57DD" w14:paraId="56F7BCAD" w14:textId="77777777" w:rsidTr="00E416E1">
        <w:tc>
          <w:tcPr>
            <w:tcW w:w="9639" w:type="dxa"/>
            <w:gridSpan w:val="4"/>
          </w:tcPr>
          <w:p w14:paraId="17F60BEE" w14:textId="77777777" w:rsidR="002F75DC" w:rsidRPr="001B57DD" w:rsidRDefault="002F75DC" w:rsidP="00E416E1">
            <w:pPr>
              <w:rPr>
                <w:rFonts w:ascii="Arial" w:hAnsi="Arial" w:cs="Arial"/>
                <w:sz w:val="20"/>
                <w:szCs w:val="20"/>
              </w:rPr>
            </w:pPr>
          </w:p>
          <w:p w14:paraId="55346AF3" w14:textId="77777777" w:rsidR="002F75DC" w:rsidRPr="001B57DD" w:rsidRDefault="002F75DC" w:rsidP="00E416E1">
            <w:pPr>
              <w:rPr>
                <w:rFonts w:ascii="Arial" w:hAnsi="Arial" w:cs="Arial"/>
                <w:b/>
                <w:bCs/>
                <w:sz w:val="20"/>
                <w:szCs w:val="20"/>
              </w:rPr>
            </w:pPr>
            <w:r w:rsidRPr="001B57DD">
              <w:rPr>
                <w:rFonts w:ascii="Arial" w:hAnsi="Arial" w:cs="Arial"/>
                <w:b/>
                <w:bCs/>
                <w:sz w:val="20"/>
                <w:szCs w:val="20"/>
              </w:rPr>
              <w:t>Age, years</w:t>
            </w:r>
          </w:p>
        </w:tc>
      </w:tr>
      <w:tr w:rsidR="002F75DC" w:rsidRPr="001B57DD" w14:paraId="6891E274" w14:textId="77777777" w:rsidTr="00F56DD5">
        <w:tc>
          <w:tcPr>
            <w:tcW w:w="846" w:type="dxa"/>
            <w:shd w:val="clear" w:color="auto" w:fill="DBE5F1" w:themeFill="accent1" w:themeFillTint="33"/>
          </w:tcPr>
          <w:p w14:paraId="790E0EDD" w14:textId="77777777" w:rsidR="002F75DC" w:rsidRPr="001B57DD" w:rsidRDefault="002F75DC" w:rsidP="00E416E1">
            <w:pPr>
              <w:rPr>
                <w:rFonts w:ascii="Arial" w:hAnsi="Arial" w:cs="Arial"/>
                <w:sz w:val="20"/>
                <w:szCs w:val="20"/>
              </w:rPr>
            </w:pPr>
          </w:p>
        </w:tc>
        <w:tc>
          <w:tcPr>
            <w:tcW w:w="1417" w:type="dxa"/>
            <w:shd w:val="clear" w:color="auto" w:fill="DBE5F1" w:themeFill="accent1" w:themeFillTint="33"/>
          </w:tcPr>
          <w:p w14:paraId="2B5D2235" w14:textId="77777777" w:rsidR="002F75DC" w:rsidRPr="001B57DD" w:rsidRDefault="002F75DC" w:rsidP="00E416E1">
            <w:pPr>
              <w:rPr>
                <w:rFonts w:ascii="Arial" w:hAnsi="Arial" w:cs="Arial"/>
                <w:sz w:val="20"/>
                <w:szCs w:val="20"/>
              </w:rPr>
            </w:pPr>
            <w:r w:rsidRPr="001B57DD">
              <w:rPr>
                <w:rFonts w:ascii="Arial" w:hAnsi="Arial" w:cs="Arial"/>
                <w:sz w:val="20"/>
                <w:szCs w:val="20"/>
              </w:rPr>
              <w:t xml:space="preserve">75 or older </w:t>
            </w:r>
          </w:p>
        </w:tc>
        <w:tc>
          <w:tcPr>
            <w:tcW w:w="2152" w:type="dxa"/>
            <w:shd w:val="clear" w:color="auto" w:fill="DBE5F1" w:themeFill="accent1" w:themeFillTint="33"/>
          </w:tcPr>
          <w:p w14:paraId="2EF610B7" w14:textId="722DEE59" w:rsidR="002F75DC" w:rsidRPr="001B57DD" w:rsidRDefault="00B101F8" w:rsidP="00E416E1">
            <w:pPr>
              <w:rPr>
                <w:rFonts w:ascii="Arial" w:hAnsi="Arial" w:cs="Arial"/>
                <w:sz w:val="20"/>
                <w:szCs w:val="20"/>
              </w:rPr>
            </w:pPr>
            <w:r w:rsidRPr="001B57DD">
              <w:rPr>
                <w:rFonts w:ascii="Arial" w:hAnsi="Arial" w:cs="Arial"/>
                <w:sz w:val="20"/>
                <w:szCs w:val="20"/>
              </w:rPr>
              <w:t>9</w:t>
            </w:r>
            <w:r w:rsidR="001B57DD">
              <w:rPr>
                <w:rFonts w:ascii="Arial" w:hAnsi="Arial" w:cs="Arial"/>
                <w:sz w:val="20"/>
                <w:szCs w:val="20"/>
              </w:rPr>
              <w:t>,</w:t>
            </w:r>
            <w:r w:rsidRPr="001B57DD">
              <w:rPr>
                <w:rFonts w:ascii="Arial" w:hAnsi="Arial" w:cs="Arial"/>
                <w:sz w:val="20"/>
                <w:szCs w:val="20"/>
              </w:rPr>
              <w:t>794</w:t>
            </w:r>
            <w:r w:rsidR="001B57DD">
              <w:rPr>
                <w:rFonts w:ascii="Arial" w:hAnsi="Arial" w:cs="Arial"/>
                <w:sz w:val="20"/>
                <w:szCs w:val="20"/>
              </w:rPr>
              <w:t>,</w:t>
            </w:r>
            <w:r w:rsidRPr="001B57DD">
              <w:rPr>
                <w:rFonts w:ascii="Arial" w:hAnsi="Arial" w:cs="Arial"/>
                <w:sz w:val="20"/>
                <w:szCs w:val="20"/>
              </w:rPr>
              <w:t>477</w:t>
            </w:r>
          </w:p>
        </w:tc>
        <w:tc>
          <w:tcPr>
            <w:tcW w:w="5224" w:type="dxa"/>
            <w:shd w:val="clear" w:color="auto" w:fill="DBE5F1" w:themeFill="accent1" w:themeFillTint="33"/>
          </w:tcPr>
          <w:p w14:paraId="30EBFE92" w14:textId="5C56E662" w:rsidR="002F75DC" w:rsidRPr="001B57DD" w:rsidRDefault="009E3210" w:rsidP="00E416E1">
            <w:pPr>
              <w:rPr>
                <w:rFonts w:ascii="Arial" w:hAnsi="Arial" w:cs="Arial"/>
                <w:sz w:val="20"/>
                <w:szCs w:val="20"/>
              </w:rPr>
            </w:pPr>
            <w:r>
              <w:rPr>
                <w:rFonts w:ascii="Arial" w:hAnsi="Arial" w:cs="Arial"/>
                <w:sz w:val="20"/>
                <w:szCs w:val="20"/>
              </w:rPr>
              <w:t>1.3%</w:t>
            </w:r>
          </w:p>
        </w:tc>
      </w:tr>
      <w:tr w:rsidR="002F75DC" w:rsidRPr="001B57DD" w14:paraId="4CEBE55D" w14:textId="77777777" w:rsidTr="00F56DD5">
        <w:tc>
          <w:tcPr>
            <w:tcW w:w="846" w:type="dxa"/>
          </w:tcPr>
          <w:p w14:paraId="3FA97DEB" w14:textId="77777777" w:rsidR="002F75DC" w:rsidRPr="001B57DD" w:rsidRDefault="002F75DC" w:rsidP="00E416E1">
            <w:pPr>
              <w:rPr>
                <w:rFonts w:ascii="Arial" w:hAnsi="Arial" w:cs="Arial"/>
                <w:sz w:val="20"/>
                <w:szCs w:val="20"/>
              </w:rPr>
            </w:pPr>
          </w:p>
        </w:tc>
        <w:tc>
          <w:tcPr>
            <w:tcW w:w="1417" w:type="dxa"/>
          </w:tcPr>
          <w:p w14:paraId="64506AEC" w14:textId="77777777" w:rsidR="002F75DC" w:rsidRPr="001B57DD" w:rsidRDefault="002F75DC" w:rsidP="00E416E1">
            <w:pPr>
              <w:rPr>
                <w:rFonts w:ascii="Arial" w:hAnsi="Arial" w:cs="Arial"/>
                <w:sz w:val="20"/>
                <w:szCs w:val="20"/>
              </w:rPr>
            </w:pPr>
            <w:r w:rsidRPr="001B57DD">
              <w:rPr>
                <w:rFonts w:ascii="Arial" w:hAnsi="Arial" w:cs="Arial"/>
                <w:sz w:val="20"/>
                <w:szCs w:val="20"/>
              </w:rPr>
              <w:t>65 - 75</w:t>
            </w:r>
          </w:p>
        </w:tc>
        <w:tc>
          <w:tcPr>
            <w:tcW w:w="2152" w:type="dxa"/>
          </w:tcPr>
          <w:p w14:paraId="7C22D5AB" w14:textId="7A31787C" w:rsidR="002F75DC" w:rsidRPr="001B57DD" w:rsidRDefault="00B101F8" w:rsidP="00E416E1">
            <w:pPr>
              <w:rPr>
                <w:rFonts w:ascii="Arial" w:hAnsi="Arial" w:cs="Arial"/>
                <w:sz w:val="20"/>
                <w:szCs w:val="20"/>
              </w:rPr>
            </w:pPr>
            <w:r w:rsidRPr="001B57DD">
              <w:rPr>
                <w:rFonts w:ascii="Arial" w:hAnsi="Arial" w:cs="Arial"/>
                <w:sz w:val="20"/>
                <w:szCs w:val="20"/>
              </w:rPr>
              <w:t>13</w:t>
            </w:r>
            <w:r w:rsidR="001B57DD">
              <w:rPr>
                <w:rFonts w:ascii="Arial" w:hAnsi="Arial" w:cs="Arial"/>
                <w:sz w:val="20"/>
                <w:szCs w:val="20"/>
              </w:rPr>
              <w:t>,</w:t>
            </w:r>
            <w:r w:rsidRPr="001B57DD">
              <w:rPr>
                <w:rFonts w:ascii="Arial" w:hAnsi="Arial" w:cs="Arial"/>
                <w:sz w:val="20"/>
                <w:szCs w:val="20"/>
              </w:rPr>
              <w:t>850</w:t>
            </w:r>
            <w:r w:rsidR="001B57DD">
              <w:rPr>
                <w:rFonts w:ascii="Arial" w:hAnsi="Arial" w:cs="Arial"/>
                <w:sz w:val="20"/>
                <w:szCs w:val="20"/>
              </w:rPr>
              <w:t>,</w:t>
            </w:r>
            <w:r w:rsidRPr="001B57DD">
              <w:rPr>
                <w:rFonts w:ascii="Arial" w:hAnsi="Arial" w:cs="Arial"/>
                <w:sz w:val="20"/>
                <w:szCs w:val="20"/>
              </w:rPr>
              <w:t>624</w:t>
            </w:r>
          </w:p>
        </w:tc>
        <w:tc>
          <w:tcPr>
            <w:tcW w:w="5224" w:type="dxa"/>
          </w:tcPr>
          <w:p w14:paraId="5F6BFD93" w14:textId="0250BBF0" w:rsidR="002F75DC" w:rsidRPr="001B57DD" w:rsidRDefault="009E3210" w:rsidP="00BC5E5E">
            <w:pPr>
              <w:pStyle w:val="HTMLPreformatted"/>
              <w:rPr>
                <w:rFonts w:ascii="Arial" w:hAnsi="Arial" w:cs="Arial"/>
              </w:rPr>
            </w:pPr>
            <w:r>
              <w:rPr>
                <w:rFonts w:ascii="Arial" w:hAnsi="Arial" w:cs="Arial"/>
              </w:rPr>
              <w:t>1.2%</w:t>
            </w:r>
          </w:p>
        </w:tc>
      </w:tr>
      <w:tr w:rsidR="00B101F8" w:rsidRPr="001B57DD" w14:paraId="0FBBB3A8" w14:textId="77777777" w:rsidTr="00396D5A">
        <w:tc>
          <w:tcPr>
            <w:tcW w:w="9639" w:type="dxa"/>
            <w:gridSpan w:val="4"/>
          </w:tcPr>
          <w:p w14:paraId="1667307C" w14:textId="1ADAD27F" w:rsidR="00B101F8" w:rsidRPr="001B57DD" w:rsidRDefault="00B101F8" w:rsidP="00396D5A">
            <w:pPr>
              <w:rPr>
                <w:rFonts w:ascii="Arial" w:hAnsi="Arial" w:cs="Arial"/>
                <w:b/>
                <w:bCs/>
                <w:sz w:val="20"/>
                <w:szCs w:val="20"/>
              </w:rPr>
            </w:pPr>
            <w:r w:rsidRPr="001B57DD">
              <w:rPr>
                <w:rFonts w:ascii="Arial" w:hAnsi="Arial" w:cs="Arial"/>
                <w:b/>
                <w:bCs/>
                <w:sz w:val="20"/>
                <w:szCs w:val="20"/>
              </w:rPr>
              <w:t>Medicaid eligibility</w:t>
            </w:r>
          </w:p>
        </w:tc>
      </w:tr>
      <w:tr w:rsidR="00B101F8" w:rsidRPr="001B57DD" w14:paraId="58C53424" w14:textId="77777777" w:rsidTr="00F56DD5">
        <w:tc>
          <w:tcPr>
            <w:tcW w:w="846" w:type="dxa"/>
            <w:shd w:val="clear" w:color="auto" w:fill="DBE5F1" w:themeFill="accent1" w:themeFillTint="33"/>
          </w:tcPr>
          <w:p w14:paraId="2EE7E6C2" w14:textId="77777777" w:rsidR="00B101F8" w:rsidRPr="001B57DD" w:rsidRDefault="00B101F8" w:rsidP="00396D5A">
            <w:pPr>
              <w:rPr>
                <w:rFonts w:ascii="Arial" w:hAnsi="Arial" w:cs="Arial"/>
                <w:sz w:val="20"/>
                <w:szCs w:val="20"/>
              </w:rPr>
            </w:pPr>
          </w:p>
        </w:tc>
        <w:tc>
          <w:tcPr>
            <w:tcW w:w="1417" w:type="dxa"/>
            <w:shd w:val="clear" w:color="auto" w:fill="DBE5F1" w:themeFill="accent1" w:themeFillTint="33"/>
          </w:tcPr>
          <w:p w14:paraId="118C7932" w14:textId="78DF8886" w:rsidR="00B101F8" w:rsidRPr="001B57DD" w:rsidRDefault="004B7E8D" w:rsidP="00396D5A">
            <w:pPr>
              <w:rPr>
                <w:rFonts w:ascii="Arial" w:hAnsi="Arial" w:cs="Arial"/>
                <w:sz w:val="20"/>
                <w:szCs w:val="20"/>
              </w:rPr>
            </w:pPr>
            <w:r w:rsidRPr="001B57DD">
              <w:rPr>
                <w:rFonts w:ascii="Arial" w:hAnsi="Arial" w:cs="Arial"/>
                <w:sz w:val="20"/>
                <w:szCs w:val="20"/>
              </w:rPr>
              <w:t>Eligible</w:t>
            </w:r>
          </w:p>
        </w:tc>
        <w:tc>
          <w:tcPr>
            <w:tcW w:w="2152" w:type="dxa"/>
            <w:shd w:val="clear" w:color="auto" w:fill="DBE5F1" w:themeFill="accent1" w:themeFillTint="33"/>
          </w:tcPr>
          <w:p w14:paraId="55122909" w14:textId="24AF5B54" w:rsidR="00B101F8" w:rsidRPr="001B57DD" w:rsidRDefault="004B7E8D" w:rsidP="00396D5A">
            <w:pPr>
              <w:rPr>
                <w:rFonts w:ascii="Arial" w:hAnsi="Arial" w:cs="Arial"/>
                <w:sz w:val="20"/>
                <w:szCs w:val="20"/>
              </w:rPr>
            </w:pPr>
            <w:r w:rsidRPr="001B57DD">
              <w:rPr>
                <w:rFonts w:ascii="Arial" w:hAnsi="Arial" w:cs="Arial"/>
                <w:sz w:val="20"/>
                <w:szCs w:val="20"/>
              </w:rPr>
              <w:t>2</w:t>
            </w:r>
            <w:r w:rsidR="001B57DD">
              <w:rPr>
                <w:rFonts w:ascii="Arial" w:hAnsi="Arial" w:cs="Arial"/>
                <w:sz w:val="20"/>
                <w:szCs w:val="20"/>
              </w:rPr>
              <w:t>,</w:t>
            </w:r>
            <w:r w:rsidRPr="001B57DD">
              <w:rPr>
                <w:rFonts w:ascii="Arial" w:hAnsi="Arial" w:cs="Arial"/>
                <w:sz w:val="20"/>
                <w:szCs w:val="20"/>
              </w:rPr>
              <w:t>620</w:t>
            </w:r>
            <w:r w:rsidR="001B57DD">
              <w:rPr>
                <w:rFonts w:ascii="Arial" w:hAnsi="Arial" w:cs="Arial"/>
                <w:sz w:val="20"/>
                <w:szCs w:val="20"/>
              </w:rPr>
              <w:t>,</w:t>
            </w:r>
            <w:r w:rsidRPr="001B57DD">
              <w:rPr>
                <w:rFonts w:ascii="Arial" w:hAnsi="Arial" w:cs="Arial"/>
                <w:sz w:val="20"/>
                <w:szCs w:val="20"/>
              </w:rPr>
              <w:t>107</w:t>
            </w:r>
          </w:p>
        </w:tc>
        <w:tc>
          <w:tcPr>
            <w:tcW w:w="5224" w:type="dxa"/>
            <w:shd w:val="clear" w:color="auto" w:fill="DBE5F1" w:themeFill="accent1" w:themeFillTint="33"/>
          </w:tcPr>
          <w:p w14:paraId="34BD2F1D" w14:textId="3F419227" w:rsidR="00B101F8" w:rsidRPr="001B57DD" w:rsidRDefault="009E3210" w:rsidP="00396D5A">
            <w:pPr>
              <w:rPr>
                <w:rFonts w:ascii="Arial" w:hAnsi="Arial" w:cs="Arial"/>
                <w:sz w:val="20"/>
                <w:szCs w:val="20"/>
              </w:rPr>
            </w:pPr>
            <w:r>
              <w:rPr>
                <w:rFonts w:ascii="Arial" w:hAnsi="Arial" w:cs="Arial"/>
                <w:sz w:val="20"/>
                <w:szCs w:val="20"/>
              </w:rPr>
              <w:t>0.8%</w:t>
            </w:r>
          </w:p>
        </w:tc>
      </w:tr>
      <w:tr w:rsidR="00B101F8" w:rsidRPr="001B57DD" w14:paraId="664F9265" w14:textId="77777777" w:rsidTr="00F56DD5">
        <w:tc>
          <w:tcPr>
            <w:tcW w:w="846" w:type="dxa"/>
          </w:tcPr>
          <w:p w14:paraId="206E234B" w14:textId="77777777" w:rsidR="00B101F8" w:rsidRPr="001B57DD" w:rsidRDefault="00B101F8" w:rsidP="00396D5A">
            <w:pPr>
              <w:rPr>
                <w:rFonts w:ascii="Arial" w:hAnsi="Arial" w:cs="Arial"/>
                <w:sz w:val="20"/>
                <w:szCs w:val="20"/>
              </w:rPr>
            </w:pPr>
          </w:p>
        </w:tc>
        <w:tc>
          <w:tcPr>
            <w:tcW w:w="1417" w:type="dxa"/>
          </w:tcPr>
          <w:p w14:paraId="3C4CC266" w14:textId="45675412" w:rsidR="00B101F8" w:rsidRPr="001B57DD" w:rsidRDefault="004B7E8D" w:rsidP="00396D5A">
            <w:pPr>
              <w:rPr>
                <w:rFonts w:ascii="Arial" w:hAnsi="Arial" w:cs="Arial"/>
                <w:sz w:val="20"/>
                <w:szCs w:val="20"/>
              </w:rPr>
            </w:pPr>
            <w:r w:rsidRPr="001B57DD">
              <w:rPr>
                <w:rFonts w:ascii="Arial" w:hAnsi="Arial" w:cs="Arial"/>
                <w:sz w:val="20"/>
                <w:szCs w:val="20"/>
              </w:rPr>
              <w:t>Not eligible</w:t>
            </w:r>
          </w:p>
        </w:tc>
        <w:tc>
          <w:tcPr>
            <w:tcW w:w="2152" w:type="dxa"/>
          </w:tcPr>
          <w:p w14:paraId="67CA87D6" w14:textId="416B0D5B" w:rsidR="00B101F8" w:rsidRPr="001B57DD" w:rsidRDefault="004B7E8D" w:rsidP="00396D5A">
            <w:pPr>
              <w:rPr>
                <w:rFonts w:ascii="Arial" w:hAnsi="Arial" w:cs="Arial"/>
                <w:sz w:val="20"/>
                <w:szCs w:val="20"/>
              </w:rPr>
            </w:pPr>
            <w:r w:rsidRPr="001B57DD">
              <w:rPr>
                <w:rFonts w:ascii="Arial" w:hAnsi="Arial" w:cs="Arial"/>
                <w:sz w:val="20"/>
                <w:szCs w:val="20"/>
              </w:rPr>
              <w:t>21</w:t>
            </w:r>
            <w:r w:rsidR="001B57DD">
              <w:rPr>
                <w:rFonts w:ascii="Arial" w:hAnsi="Arial" w:cs="Arial"/>
                <w:sz w:val="20"/>
                <w:szCs w:val="20"/>
              </w:rPr>
              <w:t>,</w:t>
            </w:r>
            <w:r w:rsidRPr="001B57DD">
              <w:rPr>
                <w:rFonts w:ascii="Arial" w:hAnsi="Arial" w:cs="Arial"/>
                <w:sz w:val="20"/>
                <w:szCs w:val="20"/>
              </w:rPr>
              <w:t>024</w:t>
            </w:r>
            <w:r w:rsidR="001B57DD">
              <w:rPr>
                <w:rFonts w:ascii="Arial" w:hAnsi="Arial" w:cs="Arial"/>
                <w:sz w:val="20"/>
                <w:szCs w:val="20"/>
              </w:rPr>
              <w:t>,</w:t>
            </w:r>
            <w:r w:rsidRPr="001B57DD">
              <w:rPr>
                <w:rFonts w:ascii="Arial" w:hAnsi="Arial" w:cs="Arial"/>
                <w:sz w:val="20"/>
                <w:szCs w:val="20"/>
              </w:rPr>
              <w:t>994</w:t>
            </w:r>
          </w:p>
        </w:tc>
        <w:tc>
          <w:tcPr>
            <w:tcW w:w="5224" w:type="dxa"/>
          </w:tcPr>
          <w:p w14:paraId="5FCA1334" w14:textId="35C4510C" w:rsidR="00B101F8" w:rsidRPr="001B57DD" w:rsidRDefault="009E3210" w:rsidP="00396D5A">
            <w:pPr>
              <w:rPr>
                <w:rFonts w:ascii="Arial" w:hAnsi="Arial" w:cs="Arial"/>
                <w:sz w:val="20"/>
                <w:szCs w:val="20"/>
              </w:rPr>
            </w:pPr>
            <w:r>
              <w:rPr>
                <w:rFonts w:ascii="Arial" w:hAnsi="Arial" w:cs="Arial"/>
                <w:sz w:val="20"/>
                <w:szCs w:val="20"/>
              </w:rPr>
              <w:t>1.7%</w:t>
            </w:r>
          </w:p>
        </w:tc>
      </w:tr>
      <w:tr w:rsidR="006F7DCF" w:rsidRPr="001B57DD" w14:paraId="65A6F91B" w14:textId="77777777" w:rsidTr="00396D5A">
        <w:tc>
          <w:tcPr>
            <w:tcW w:w="9639" w:type="dxa"/>
            <w:gridSpan w:val="4"/>
          </w:tcPr>
          <w:p w14:paraId="259B2CA3" w14:textId="77777777" w:rsidR="006F7DCF" w:rsidRPr="001B57DD" w:rsidRDefault="006F7DCF" w:rsidP="00396D5A">
            <w:pPr>
              <w:rPr>
                <w:rFonts w:ascii="Arial" w:hAnsi="Arial" w:cs="Arial"/>
                <w:b/>
                <w:bCs/>
                <w:sz w:val="20"/>
                <w:szCs w:val="20"/>
              </w:rPr>
            </w:pPr>
          </w:p>
          <w:p w14:paraId="4D0C22FC" w14:textId="3048FE7F" w:rsidR="006F7DCF" w:rsidRPr="001B57DD" w:rsidRDefault="006F7DCF" w:rsidP="00396D5A">
            <w:pPr>
              <w:rPr>
                <w:rFonts w:ascii="Arial" w:hAnsi="Arial" w:cs="Arial"/>
                <w:b/>
                <w:bCs/>
                <w:sz w:val="20"/>
                <w:szCs w:val="20"/>
              </w:rPr>
            </w:pPr>
            <w:r w:rsidRPr="001B57DD">
              <w:rPr>
                <w:rFonts w:ascii="Arial" w:hAnsi="Arial" w:cs="Arial"/>
                <w:b/>
                <w:bCs/>
                <w:sz w:val="20"/>
                <w:szCs w:val="20"/>
              </w:rPr>
              <w:t>County</w:t>
            </w:r>
            <w:r w:rsidR="00565BF5">
              <w:rPr>
                <w:rFonts w:ascii="Arial" w:hAnsi="Arial" w:cs="Arial"/>
                <w:b/>
                <w:bCs/>
                <w:sz w:val="20"/>
                <w:szCs w:val="20"/>
              </w:rPr>
              <w:t>-level</w:t>
            </w:r>
            <w:r w:rsidRPr="001B57DD">
              <w:rPr>
                <w:rFonts w:ascii="Arial" w:hAnsi="Arial" w:cs="Arial"/>
                <w:b/>
                <w:bCs/>
                <w:sz w:val="20"/>
                <w:szCs w:val="20"/>
              </w:rPr>
              <w:t xml:space="preserve"> Medicare beneficiaries using durable medical equipment </w:t>
            </w:r>
          </w:p>
        </w:tc>
      </w:tr>
      <w:tr w:rsidR="006F7DCF" w:rsidRPr="001B57DD" w14:paraId="6015B281" w14:textId="77777777" w:rsidTr="00F56DD5">
        <w:tc>
          <w:tcPr>
            <w:tcW w:w="846" w:type="dxa"/>
            <w:shd w:val="clear" w:color="auto" w:fill="DBE5F1" w:themeFill="accent1" w:themeFillTint="33"/>
          </w:tcPr>
          <w:p w14:paraId="51AF7FA9" w14:textId="77777777" w:rsidR="006F7DCF" w:rsidRPr="001B57DD" w:rsidRDefault="006F7DCF" w:rsidP="00396D5A">
            <w:pPr>
              <w:rPr>
                <w:rFonts w:ascii="Arial" w:hAnsi="Arial" w:cs="Arial"/>
                <w:sz w:val="20"/>
                <w:szCs w:val="20"/>
              </w:rPr>
            </w:pPr>
          </w:p>
        </w:tc>
        <w:tc>
          <w:tcPr>
            <w:tcW w:w="1417" w:type="dxa"/>
            <w:shd w:val="clear" w:color="auto" w:fill="DBE5F1" w:themeFill="accent1" w:themeFillTint="33"/>
          </w:tcPr>
          <w:p w14:paraId="54C16417" w14:textId="77777777" w:rsidR="006F7DCF" w:rsidRPr="001B57DD" w:rsidRDefault="006F7DCF" w:rsidP="00396D5A">
            <w:pPr>
              <w:rPr>
                <w:rFonts w:ascii="Arial" w:hAnsi="Arial" w:cs="Arial"/>
                <w:sz w:val="20"/>
                <w:szCs w:val="20"/>
              </w:rPr>
            </w:pPr>
            <w:r w:rsidRPr="001B57DD">
              <w:rPr>
                <w:rFonts w:ascii="Arial" w:hAnsi="Arial" w:cs="Arial"/>
                <w:sz w:val="20"/>
                <w:szCs w:val="20"/>
              </w:rPr>
              <w:t>Quartile 1</w:t>
            </w:r>
          </w:p>
        </w:tc>
        <w:tc>
          <w:tcPr>
            <w:tcW w:w="2152" w:type="dxa"/>
            <w:shd w:val="clear" w:color="auto" w:fill="DBE5F1" w:themeFill="accent1" w:themeFillTint="33"/>
          </w:tcPr>
          <w:p w14:paraId="1A299D33" w14:textId="785E66EF" w:rsidR="006F7DCF" w:rsidRPr="001B57DD" w:rsidRDefault="006F7DCF" w:rsidP="00396D5A">
            <w:pPr>
              <w:rPr>
                <w:rFonts w:ascii="Arial" w:hAnsi="Arial" w:cs="Arial"/>
                <w:sz w:val="20"/>
                <w:szCs w:val="20"/>
              </w:rPr>
            </w:pPr>
            <w:r w:rsidRPr="001B57DD">
              <w:rPr>
                <w:rFonts w:ascii="Arial" w:hAnsi="Arial" w:cs="Arial"/>
                <w:sz w:val="20"/>
                <w:szCs w:val="20"/>
              </w:rPr>
              <w:t>14</w:t>
            </w:r>
            <w:r w:rsidR="001B57DD">
              <w:rPr>
                <w:rFonts w:ascii="Arial" w:hAnsi="Arial" w:cs="Arial"/>
                <w:sz w:val="20"/>
                <w:szCs w:val="20"/>
              </w:rPr>
              <w:t>,</w:t>
            </w:r>
            <w:r w:rsidRPr="001B57DD">
              <w:rPr>
                <w:rFonts w:ascii="Arial" w:hAnsi="Arial" w:cs="Arial"/>
                <w:sz w:val="20"/>
                <w:szCs w:val="20"/>
              </w:rPr>
              <w:t>204</w:t>
            </w:r>
            <w:r w:rsidR="001B57DD">
              <w:rPr>
                <w:rFonts w:ascii="Arial" w:hAnsi="Arial" w:cs="Arial"/>
                <w:sz w:val="20"/>
                <w:szCs w:val="20"/>
              </w:rPr>
              <w:t>,</w:t>
            </w:r>
            <w:r w:rsidRPr="001B57DD">
              <w:rPr>
                <w:rFonts w:ascii="Arial" w:hAnsi="Arial" w:cs="Arial"/>
                <w:sz w:val="20"/>
                <w:szCs w:val="20"/>
              </w:rPr>
              <w:t>467</w:t>
            </w:r>
          </w:p>
        </w:tc>
        <w:tc>
          <w:tcPr>
            <w:tcW w:w="5224" w:type="dxa"/>
            <w:shd w:val="clear" w:color="auto" w:fill="DBE5F1" w:themeFill="accent1" w:themeFillTint="33"/>
          </w:tcPr>
          <w:p w14:paraId="49807502" w14:textId="6E18909C" w:rsidR="006F7DCF" w:rsidRPr="001B57DD" w:rsidRDefault="009E3210" w:rsidP="00396D5A">
            <w:pPr>
              <w:rPr>
                <w:rFonts w:ascii="Arial" w:hAnsi="Arial" w:cs="Arial"/>
                <w:sz w:val="20"/>
                <w:szCs w:val="20"/>
              </w:rPr>
            </w:pPr>
            <w:r>
              <w:rPr>
                <w:rFonts w:ascii="Arial" w:hAnsi="Arial" w:cs="Arial"/>
                <w:sz w:val="20"/>
                <w:szCs w:val="20"/>
              </w:rPr>
              <w:t>0.8%</w:t>
            </w:r>
          </w:p>
        </w:tc>
      </w:tr>
      <w:tr w:rsidR="006F7DCF" w:rsidRPr="001B57DD" w14:paraId="3856D196" w14:textId="77777777" w:rsidTr="00F56DD5">
        <w:tc>
          <w:tcPr>
            <w:tcW w:w="846" w:type="dxa"/>
          </w:tcPr>
          <w:p w14:paraId="3B6DE477" w14:textId="77777777" w:rsidR="006F7DCF" w:rsidRPr="001B57DD" w:rsidRDefault="006F7DCF" w:rsidP="00396D5A">
            <w:pPr>
              <w:rPr>
                <w:rFonts w:ascii="Arial" w:hAnsi="Arial" w:cs="Arial"/>
                <w:sz w:val="20"/>
                <w:szCs w:val="20"/>
              </w:rPr>
            </w:pPr>
          </w:p>
        </w:tc>
        <w:tc>
          <w:tcPr>
            <w:tcW w:w="1417" w:type="dxa"/>
          </w:tcPr>
          <w:p w14:paraId="01E28EC3" w14:textId="77777777" w:rsidR="006F7DCF" w:rsidRPr="001B57DD" w:rsidRDefault="006F7DCF" w:rsidP="00396D5A">
            <w:pPr>
              <w:rPr>
                <w:rFonts w:ascii="Arial" w:hAnsi="Arial" w:cs="Arial"/>
                <w:sz w:val="20"/>
                <w:szCs w:val="20"/>
              </w:rPr>
            </w:pPr>
            <w:r w:rsidRPr="001B57DD">
              <w:rPr>
                <w:rFonts w:ascii="Arial" w:hAnsi="Arial" w:cs="Arial"/>
                <w:sz w:val="20"/>
                <w:szCs w:val="20"/>
              </w:rPr>
              <w:t>Quartile 2</w:t>
            </w:r>
          </w:p>
        </w:tc>
        <w:tc>
          <w:tcPr>
            <w:tcW w:w="2152" w:type="dxa"/>
          </w:tcPr>
          <w:p w14:paraId="6B8B8709" w14:textId="778B2798" w:rsidR="006F7DCF" w:rsidRPr="001B57DD" w:rsidRDefault="006F7DCF" w:rsidP="00396D5A">
            <w:pPr>
              <w:rPr>
                <w:rFonts w:ascii="Arial" w:hAnsi="Arial" w:cs="Arial"/>
                <w:sz w:val="20"/>
                <w:szCs w:val="20"/>
              </w:rPr>
            </w:pPr>
            <w:r w:rsidRPr="001B57DD">
              <w:rPr>
                <w:rFonts w:ascii="Arial" w:hAnsi="Arial" w:cs="Arial"/>
                <w:sz w:val="20"/>
                <w:szCs w:val="20"/>
              </w:rPr>
              <w:t>5</w:t>
            </w:r>
            <w:r w:rsidR="001B57DD">
              <w:rPr>
                <w:rFonts w:ascii="Arial" w:hAnsi="Arial" w:cs="Arial"/>
                <w:sz w:val="20"/>
                <w:szCs w:val="20"/>
              </w:rPr>
              <w:t>,</w:t>
            </w:r>
            <w:r w:rsidRPr="001B57DD">
              <w:rPr>
                <w:rFonts w:ascii="Arial" w:hAnsi="Arial" w:cs="Arial"/>
                <w:sz w:val="20"/>
                <w:szCs w:val="20"/>
              </w:rPr>
              <w:t>347</w:t>
            </w:r>
            <w:r w:rsidR="001B57DD">
              <w:rPr>
                <w:rFonts w:ascii="Arial" w:hAnsi="Arial" w:cs="Arial"/>
                <w:sz w:val="20"/>
                <w:szCs w:val="20"/>
              </w:rPr>
              <w:t>,</w:t>
            </w:r>
            <w:r w:rsidRPr="001B57DD">
              <w:rPr>
                <w:rFonts w:ascii="Arial" w:hAnsi="Arial" w:cs="Arial"/>
                <w:sz w:val="20"/>
                <w:szCs w:val="20"/>
              </w:rPr>
              <w:t>182</w:t>
            </w:r>
          </w:p>
        </w:tc>
        <w:tc>
          <w:tcPr>
            <w:tcW w:w="5224" w:type="dxa"/>
          </w:tcPr>
          <w:p w14:paraId="62C846F3" w14:textId="3109DD4E" w:rsidR="006F7DCF" w:rsidRPr="001B57DD" w:rsidRDefault="009E3210" w:rsidP="00396D5A">
            <w:pPr>
              <w:rPr>
                <w:rFonts w:ascii="Arial" w:hAnsi="Arial" w:cs="Arial"/>
                <w:sz w:val="20"/>
                <w:szCs w:val="20"/>
              </w:rPr>
            </w:pPr>
            <w:r>
              <w:rPr>
                <w:rFonts w:ascii="Arial" w:hAnsi="Arial" w:cs="Arial"/>
                <w:sz w:val="20"/>
                <w:szCs w:val="20"/>
              </w:rPr>
              <w:t>1.7%</w:t>
            </w:r>
          </w:p>
        </w:tc>
      </w:tr>
      <w:tr w:rsidR="006F7DCF" w:rsidRPr="001B57DD" w14:paraId="14DFF13F" w14:textId="77777777" w:rsidTr="00F56DD5">
        <w:tc>
          <w:tcPr>
            <w:tcW w:w="846" w:type="dxa"/>
            <w:shd w:val="clear" w:color="auto" w:fill="DBE5F1" w:themeFill="accent1" w:themeFillTint="33"/>
          </w:tcPr>
          <w:p w14:paraId="75B34440" w14:textId="77777777" w:rsidR="006F7DCF" w:rsidRPr="001B57DD" w:rsidRDefault="006F7DCF" w:rsidP="00396D5A">
            <w:pPr>
              <w:rPr>
                <w:rFonts w:ascii="Arial" w:hAnsi="Arial" w:cs="Arial"/>
                <w:sz w:val="20"/>
                <w:szCs w:val="20"/>
              </w:rPr>
            </w:pPr>
          </w:p>
        </w:tc>
        <w:tc>
          <w:tcPr>
            <w:tcW w:w="1417" w:type="dxa"/>
            <w:shd w:val="clear" w:color="auto" w:fill="DBE5F1" w:themeFill="accent1" w:themeFillTint="33"/>
          </w:tcPr>
          <w:p w14:paraId="794E4681" w14:textId="77777777" w:rsidR="006F7DCF" w:rsidRPr="001B57DD" w:rsidRDefault="006F7DCF" w:rsidP="00396D5A">
            <w:pPr>
              <w:rPr>
                <w:rFonts w:ascii="Arial" w:hAnsi="Arial" w:cs="Arial"/>
                <w:sz w:val="20"/>
                <w:szCs w:val="20"/>
              </w:rPr>
            </w:pPr>
            <w:r w:rsidRPr="001B57DD">
              <w:rPr>
                <w:rFonts w:ascii="Arial" w:hAnsi="Arial" w:cs="Arial"/>
                <w:sz w:val="20"/>
                <w:szCs w:val="20"/>
              </w:rPr>
              <w:t>Quartile 3</w:t>
            </w:r>
          </w:p>
        </w:tc>
        <w:tc>
          <w:tcPr>
            <w:tcW w:w="2152" w:type="dxa"/>
            <w:shd w:val="clear" w:color="auto" w:fill="DBE5F1" w:themeFill="accent1" w:themeFillTint="33"/>
          </w:tcPr>
          <w:p w14:paraId="4AF3BB6C" w14:textId="3990CEB8" w:rsidR="006F7DCF" w:rsidRPr="001B57DD" w:rsidRDefault="006F7DCF" w:rsidP="00396D5A">
            <w:pPr>
              <w:rPr>
                <w:rFonts w:ascii="Arial" w:hAnsi="Arial" w:cs="Arial"/>
                <w:sz w:val="20"/>
                <w:szCs w:val="20"/>
              </w:rPr>
            </w:pPr>
            <w:r w:rsidRPr="001B57DD">
              <w:rPr>
                <w:rFonts w:ascii="Arial" w:hAnsi="Arial" w:cs="Arial"/>
                <w:sz w:val="20"/>
                <w:szCs w:val="20"/>
              </w:rPr>
              <w:t>2</w:t>
            </w:r>
            <w:r w:rsidR="001B57DD">
              <w:rPr>
                <w:rFonts w:ascii="Arial" w:hAnsi="Arial" w:cs="Arial"/>
                <w:sz w:val="20"/>
                <w:szCs w:val="20"/>
              </w:rPr>
              <w:t>,</w:t>
            </w:r>
            <w:r w:rsidRPr="001B57DD">
              <w:rPr>
                <w:rFonts w:ascii="Arial" w:hAnsi="Arial" w:cs="Arial"/>
                <w:sz w:val="20"/>
                <w:szCs w:val="20"/>
              </w:rPr>
              <w:t>670</w:t>
            </w:r>
            <w:r w:rsidR="001B57DD">
              <w:rPr>
                <w:rFonts w:ascii="Arial" w:hAnsi="Arial" w:cs="Arial"/>
                <w:sz w:val="20"/>
                <w:szCs w:val="20"/>
              </w:rPr>
              <w:t>,</w:t>
            </w:r>
            <w:r w:rsidRPr="001B57DD">
              <w:rPr>
                <w:rFonts w:ascii="Arial" w:hAnsi="Arial" w:cs="Arial"/>
                <w:sz w:val="20"/>
                <w:szCs w:val="20"/>
              </w:rPr>
              <w:t>518</w:t>
            </w:r>
          </w:p>
        </w:tc>
        <w:tc>
          <w:tcPr>
            <w:tcW w:w="5224" w:type="dxa"/>
            <w:shd w:val="clear" w:color="auto" w:fill="DBE5F1" w:themeFill="accent1" w:themeFillTint="33"/>
          </w:tcPr>
          <w:p w14:paraId="036A021E" w14:textId="0D12060A" w:rsidR="006F7DCF" w:rsidRPr="001B57DD" w:rsidRDefault="009E3210" w:rsidP="00396D5A">
            <w:pPr>
              <w:rPr>
                <w:rFonts w:ascii="Arial" w:hAnsi="Arial" w:cs="Arial"/>
                <w:sz w:val="20"/>
                <w:szCs w:val="20"/>
              </w:rPr>
            </w:pPr>
            <w:r>
              <w:rPr>
                <w:rFonts w:ascii="Arial" w:hAnsi="Arial" w:cs="Arial"/>
                <w:sz w:val="20"/>
                <w:szCs w:val="20"/>
              </w:rPr>
              <w:t>2.0%</w:t>
            </w:r>
          </w:p>
        </w:tc>
      </w:tr>
      <w:tr w:rsidR="006F7DCF" w:rsidRPr="001B57DD" w14:paraId="0D7746CD" w14:textId="77777777" w:rsidTr="00F56DD5">
        <w:tc>
          <w:tcPr>
            <w:tcW w:w="846" w:type="dxa"/>
          </w:tcPr>
          <w:p w14:paraId="6E36C823" w14:textId="77777777" w:rsidR="006F7DCF" w:rsidRPr="001B57DD" w:rsidRDefault="006F7DCF" w:rsidP="00396D5A">
            <w:pPr>
              <w:rPr>
                <w:rFonts w:ascii="Arial" w:hAnsi="Arial" w:cs="Arial"/>
                <w:sz w:val="20"/>
                <w:szCs w:val="20"/>
              </w:rPr>
            </w:pPr>
          </w:p>
        </w:tc>
        <w:tc>
          <w:tcPr>
            <w:tcW w:w="1417" w:type="dxa"/>
          </w:tcPr>
          <w:p w14:paraId="46A8E724" w14:textId="77777777" w:rsidR="006F7DCF" w:rsidRPr="001B57DD" w:rsidRDefault="006F7DCF" w:rsidP="00396D5A">
            <w:pPr>
              <w:rPr>
                <w:rFonts w:ascii="Arial" w:hAnsi="Arial" w:cs="Arial"/>
                <w:sz w:val="20"/>
                <w:szCs w:val="20"/>
              </w:rPr>
            </w:pPr>
            <w:r w:rsidRPr="001B57DD">
              <w:rPr>
                <w:rFonts w:ascii="Arial" w:hAnsi="Arial" w:cs="Arial"/>
                <w:sz w:val="20"/>
                <w:szCs w:val="20"/>
              </w:rPr>
              <w:t>Quartile 4</w:t>
            </w:r>
          </w:p>
        </w:tc>
        <w:tc>
          <w:tcPr>
            <w:tcW w:w="2152" w:type="dxa"/>
          </w:tcPr>
          <w:p w14:paraId="58B836A7" w14:textId="4489720D" w:rsidR="006F7DCF" w:rsidRPr="001B57DD" w:rsidRDefault="006F7DCF" w:rsidP="00396D5A">
            <w:pPr>
              <w:rPr>
                <w:rFonts w:ascii="Arial" w:hAnsi="Arial" w:cs="Arial"/>
                <w:sz w:val="20"/>
                <w:szCs w:val="20"/>
              </w:rPr>
            </w:pPr>
            <w:r w:rsidRPr="001B57DD">
              <w:rPr>
                <w:rFonts w:ascii="Arial" w:hAnsi="Arial" w:cs="Arial"/>
                <w:sz w:val="20"/>
                <w:szCs w:val="20"/>
              </w:rPr>
              <w:t>1</w:t>
            </w:r>
            <w:r w:rsidR="001B57DD">
              <w:rPr>
                <w:rFonts w:ascii="Arial" w:hAnsi="Arial" w:cs="Arial"/>
                <w:sz w:val="20"/>
                <w:szCs w:val="20"/>
              </w:rPr>
              <w:t>,</w:t>
            </w:r>
            <w:r w:rsidRPr="001B57DD">
              <w:rPr>
                <w:rFonts w:ascii="Arial" w:hAnsi="Arial" w:cs="Arial"/>
                <w:sz w:val="20"/>
                <w:szCs w:val="20"/>
              </w:rPr>
              <w:t>422</w:t>
            </w:r>
            <w:r w:rsidR="001B57DD">
              <w:rPr>
                <w:rFonts w:ascii="Arial" w:hAnsi="Arial" w:cs="Arial"/>
                <w:sz w:val="20"/>
                <w:szCs w:val="20"/>
              </w:rPr>
              <w:t>,</w:t>
            </w:r>
            <w:r w:rsidRPr="001B57DD">
              <w:rPr>
                <w:rFonts w:ascii="Arial" w:hAnsi="Arial" w:cs="Arial"/>
                <w:sz w:val="20"/>
                <w:szCs w:val="20"/>
              </w:rPr>
              <w:t>934</w:t>
            </w:r>
          </w:p>
        </w:tc>
        <w:tc>
          <w:tcPr>
            <w:tcW w:w="5224" w:type="dxa"/>
          </w:tcPr>
          <w:p w14:paraId="3B5E4D9D" w14:textId="450121E8" w:rsidR="00FE4B5A" w:rsidRPr="001B57DD" w:rsidRDefault="009E3210" w:rsidP="00FE4B5A">
            <w:pPr>
              <w:rPr>
                <w:rFonts w:ascii="Arial" w:hAnsi="Arial" w:cs="Arial"/>
                <w:sz w:val="20"/>
                <w:szCs w:val="20"/>
              </w:rPr>
            </w:pPr>
            <w:r>
              <w:rPr>
                <w:rFonts w:ascii="Arial" w:hAnsi="Arial" w:cs="Arial"/>
                <w:sz w:val="20"/>
                <w:szCs w:val="20"/>
              </w:rPr>
              <w:t>2.0%</w:t>
            </w:r>
          </w:p>
          <w:p w14:paraId="2E15980F" w14:textId="27E29AED" w:rsidR="006F7DCF" w:rsidRPr="001B57DD" w:rsidRDefault="006F7DCF" w:rsidP="00396D5A">
            <w:pPr>
              <w:rPr>
                <w:rFonts w:ascii="Arial" w:hAnsi="Arial" w:cs="Arial"/>
                <w:sz w:val="20"/>
                <w:szCs w:val="20"/>
              </w:rPr>
            </w:pPr>
          </w:p>
        </w:tc>
      </w:tr>
    </w:tbl>
    <w:p w14:paraId="12B4542E" w14:textId="7CFA9589" w:rsidR="00D060D2" w:rsidRDefault="00874FD9" w:rsidP="00E6133D">
      <w:pPr>
        <w:pBdr>
          <w:top w:val="nil"/>
          <w:left w:val="nil"/>
          <w:bottom w:val="nil"/>
          <w:right w:val="nil"/>
          <w:between w:val="nil"/>
        </w:pBdr>
        <w:contextualSpacing/>
        <w:rPr>
          <w:rFonts w:ascii="Arial" w:hAnsi="Arial" w:cs="Arial"/>
          <w:color w:val="000000"/>
          <w:sz w:val="20"/>
          <w:szCs w:val="20"/>
        </w:rPr>
      </w:pPr>
      <w:r w:rsidRPr="00874FD9">
        <w:rPr>
          <w:rFonts w:ascii="Arial" w:hAnsi="Arial" w:cs="Arial"/>
          <w:color w:val="000000"/>
          <w:sz w:val="20"/>
          <w:szCs w:val="20"/>
          <w:vertAlign w:val="superscript"/>
        </w:rPr>
        <w:t>a</w:t>
      </w:r>
      <w:r>
        <w:rPr>
          <w:rFonts w:ascii="Arial" w:hAnsi="Arial" w:cs="Arial"/>
          <w:color w:val="000000"/>
          <w:sz w:val="20"/>
          <w:szCs w:val="20"/>
          <w:vertAlign w:val="superscript"/>
        </w:rPr>
        <w:t xml:space="preserve"> </w:t>
      </w:r>
      <w:r w:rsidR="000B304C">
        <w:rPr>
          <w:rFonts w:ascii="Arial" w:hAnsi="Arial" w:cs="Arial"/>
          <w:color w:val="000000"/>
          <w:sz w:val="20"/>
          <w:szCs w:val="20"/>
        </w:rPr>
        <w:t>mean</w:t>
      </w:r>
      <w:r w:rsidR="001F2A02">
        <w:rPr>
          <w:rFonts w:ascii="Arial" w:hAnsi="Arial" w:cs="Arial"/>
          <w:color w:val="000000"/>
          <w:sz w:val="20"/>
          <w:szCs w:val="20"/>
        </w:rPr>
        <w:t>{</w:t>
      </w:r>
      <w:r w:rsidR="000B304C">
        <w:rPr>
          <w:rFonts w:ascii="Arial" w:hAnsi="Arial" w:cs="Arial"/>
          <w:color w:val="000000"/>
          <w:sz w:val="20"/>
          <w:szCs w:val="20"/>
        </w:rPr>
        <w:t>total person-days exposed in each county / total person-days in study period in each county</w:t>
      </w:r>
      <w:r w:rsidR="001F2A02">
        <w:rPr>
          <w:rFonts w:ascii="Arial" w:hAnsi="Arial" w:cs="Arial"/>
          <w:color w:val="000000"/>
          <w:sz w:val="20"/>
          <w:szCs w:val="20"/>
        </w:rPr>
        <w:t>}</w:t>
      </w:r>
      <w:r w:rsidR="000B304C">
        <w:rPr>
          <w:rFonts w:ascii="Arial" w:hAnsi="Arial" w:cs="Arial"/>
          <w:color w:val="000000"/>
          <w:sz w:val="20"/>
          <w:szCs w:val="20"/>
        </w:rPr>
        <w:t xml:space="preserve"> for each category </w:t>
      </w:r>
      <w:r w:rsidR="000A68CE">
        <w:rPr>
          <w:rFonts w:ascii="Arial" w:hAnsi="Arial" w:cs="Arial"/>
          <w:color w:val="000000"/>
          <w:sz w:val="20"/>
          <w:szCs w:val="20"/>
        </w:rPr>
        <w:t>(male/female, 65-75, etc.)</w:t>
      </w:r>
    </w:p>
    <w:p w14:paraId="573F7067" w14:textId="77777777" w:rsidR="00D060D2" w:rsidRDefault="00D060D2" w:rsidP="00E6133D">
      <w:pPr>
        <w:pBdr>
          <w:top w:val="nil"/>
          <w:left w:val="nil"/>
          <w:bottom w:val="nil"/>
          <w:right w:val="nil"/>
          <w:between w:val="nil"/>
        </w:pBdr>
        <w:contextualSpacing/>
        <w:rPr>
          <w:rFonts w:ascii="Arial" w:hAnsi="Arial" w:cs="Arial"/>
          <w:color w:val="000000"/>
          <w:sz w:val="20"/>
          <w:szCs w:val="20"/>
        </w:rPr>
      </w:pPr>
    </w:p>
    <w:p w14:paraId="6CB8D602" w14:textId="77777777" w:rsidR="00D060D2" w:rsidRDefault="00D060D2" w:rsidP="00E6133D">
      <w:pPr>
        <w:pBdr>
          <w:top w:val="nil"/>
          <w:left w:val="nil"/>
          <w:bottom w:val="nil"/>
          <w:right w:val="nil"/>
          <w:between w:val="nil"/>
        </w:pBdr>
        <w:contextualSpacing/>
        <w:rPr>
          <w:rFonts w:ascii="Arial" w:hAnsi="Arial" w:cs="Arial"/>
          <w:color w:val="000000"/>
          <w:sz w:val="20"/>
          <w:szCs w:val="20"/>
        </w:rPr>
      </w:pPr>
    </w:p>
    <w:p w14:paraId="6251C1E6" w14:textId="77777777" w:rsidR="00D060D2" w:rsidRPr="00874FD9" w:rsidRDefault="00D060D2" w:rsidP="00E6133D">
      <w:pPr>
        <w:pBdr>
          <w:top w:val="nil"/>
          <w:left w:val="nil"/>
          <w:bottom w:val="nil"/>
          <w:right w:val="nil"/>
          <w:between w:val="nil"/>
        </w:pBdr>
        <w:contextualSpacing/>
        <w:rPr>
          <w:rFonts w:ascii="Arial" w:hAnsi="Arial" w:cs="Arial"/>
          <w:color w:val="000000"/>
          <w:sz w:val="20"/>
          <w:szCs w:val="20"/>
        </w:rPr>
      </w:pPr>
    </w:p>
    <w:p w14:paraId="615D8097" w14:textId="77777777" w:rsidR="00980C22" w:rsidRPr="00980C22" w:rsidRDefault="00980C22" w:rsidP="00E6133D">
      <w:pPr>
        <w:pBdr>
          <w:top w:val="nil"/>
          <w:left w:val="nil"/>
          <w:bottom w:val="nil"/>
          <w:right w:val="nil"/>
          <w:between w:val="nil"/>
        </w:pBdr>
        <w:contextualSpacing/>
        <w:rPr>
          <w:rFonts w:ascii="Arial" w:hAnsi="Arial" w:cs="Arial"/>
          <w:color w:val="000000"/>
          <w:sz w:val="20"/>
          <w:szCs w:val="20"/>
        </w:rPr>
      </w:pPr>
    </w:p>
    <w:p w14:paraId="5B1B15F8" w14:textId="77777777" w:rsidR="00E6133D" w:rsidRPr="00F649EE" w:rsidRDefault="00E6133D" w:rsidP="00E6133D">
      <w:pPr>
        <w:pBdr>
          <w:top w:val="nil"/>
          <w:left w:val="nil"/>
          <w:bottom w:val="nil"/>
          <w:right w:val="nil"/>
          <w:between w:val="nil"/>
        </w:pBdr>
        <w:contextualSpacing/>
        <w:rPr>
          <w:rFonts w:ascii="Arial" w:hAnsi="Arial" w:cs="Arial"/>
          <w:color w:val="000000"/>
          <w:sz w:val="20"/>
          <w:szCs w:val="20"/>
        </w:rPr>
      </w:pPr>
    </w:p>
    <w:p w14:paraId="1A055CD6" w14:textId="77777777" w:rsidR="00980C22" w:rsidRPr="00F649EE" w:rsidRDefault="00980C22" w:rsidP="00980C22">
      <w:pPr>
        <w:keepNext/>
        <w:pBdr>
          <w:top w:val="nil"/>
          <w:left w:val="nil"/>
          <w:bottom w:val="nil"/>
          <w:right w:val="nil"/>
          <w:between w:val="nil"/>
        </w:pBdr>
        <w:spacing w:before="240" w:after="60"/>
        <w:contextualSpacing/>
        <w:rPr>
          <w:rFonts w:ascii="Arial" w:hAnsi="Arial" w:cs="Arial"/>
          <w:color w:val="000000"/>
          <w:sz w:val="20"/>
          <w:szCs w:val="20"/>
        </w:rPr>
      </w:pPr>
    </w:p>
    <w:p w14:paraId="421FC490" w14:textId="77777777" w:rsidR="00270945" w:rsidRPr="00980C22" w:rsidRDefault="00270945">
      <w:pPr>
        <w:rPr>
          <w:rFonts w:ascii="Arial" w:hAnsi="Arial" w:cs="Arial"/>
          <w:sz w:val="20"/>
          <w:szCs w:val="20"/>
        </w:rPr>
      </w:pPr>
    </w:p>
    <w:sectPr w:rsidR="00270945" w:rsidRPr="00980C22" w:rsidSect="000E7E2E">
      <w:pgSz w:w="12240" w:h="15840"/>
      <w:pgMar w:top="1440" w:right="1800" w:bottom="1440" w:left="180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1" w:author="Joan Casey" w:date="2025-08-29T16:17:00Z" w:initials="JAC">
    <w:p w14:paraId="227F148C" w14:textId="73D3030A" w:rsidR="00581690" w:rsidRDefault="00581690" w:rsidP="00581690">
      <w:r>
        <w:rPr>
          <w:rStyle w:val="CommentReference"/>
        </w:rPr>
        <w:annotationRef/>
      </w:r>
      <w:r>
        <w:rPr>
          <w:rFonts w:ascii="Times New Roman" w:eastAsia="Times New Roman" w:hAnsi="Times New Roman" w:cs="Times New Roman"/>
          <w:sz w:val="20"/>
          <w:szCs w:val="20"/>
        </w:rPr>
        <w:t>need to cite actual paper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7F148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FFAF5B" w16cex:dateUtc="2025-08-29T23: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7F148C" w16cid:durableId="5FFFAF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FE026" w14:textId="77777777" w:rsidR="008C697A" w:rsidRDefault="008C697A">
      <w:pPr>
        <w:spacing w:after="0"/>
      </w:pPr>
      <w:r>
        <w:separator/>
      </w:r>
    </w:p>
  </w:endnote>
  <w:endnote w:type="continuationSeparator" w:id="0">
    <w:p w14:paraId="6648BD08" w14:textId="77777777" w:rsidR="008C697A" w:rsidRDefault="008C697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444FA" w14:textId="1FB46D1A" w:rsidR="00E6133D" w:rsidRDefault="00E6133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7527BE">
      <w:rPr>
        <w:noProof/>
        <w:color w:val="000000"/>
      </w:rPr>
      <w:t>2</w:t>
    </w:r>
    <w:r>
      <w:rPr>
        <w:color w:val="000000"/>
      </w:rPr>
      <w:fldChar w:fldCharType="end"/>
    </w:r>
  </w:p>
  <w:p w14:paraId="5346F214" w14:textId="77777777" w:rsidR="00E6133D" w:rsidRDefault="00E6133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66CA7" w14:textId="77777777" w:rsidR="008C697A" w:rsidRDefault="008C697A">
      <w:pPr>
        <w:spacing w:after="0"/>
      </w:pPr>
      <w:r>
        <w:separator/>
      </w:r>
    </w:p>
  </w:footnote>
  <w:footnote w:type="continuationSeparator" w:id="0">
    <w:p w14:paraId="7A9C9F3B" w14:textId="77777777" w:rsidR="008C697A" w:rsidRDefault="008C697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04CCF" w14:textId="77777777" w:rsidR="00E6133D" w:rsidRDefault="00E6133D">
    <w:pPr>
      <w:jc w:val="right"/>
      <w:rPr>
        <w:sz w:val="20"/>
        <w:szCs w:val="20"/>
      </w:rPr>
    </w:pPr>
  </w:p>
  <w:p w14:paraId="186F9857" w14:textId="77777777" w:rsidR="00E6133D" w:rsidRDefault="00E613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23CAE"/>
    <w:multiLevelType w:val="hybridMultilevel"/>
    <w:tmpl w:val="223A6DE0"/>
    <w:lvl w:ilvl="0" w:tplc="7712876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926213"/>
    <w:multiLevelType w:val="hybridMultilevel"/>
    <w:tmpl w:val="711EEFDE"/>
    <w:lvl w:ilvl="0" w:tplc="70FABEAC">
      <w:start w:val="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37415138">
    <w:abstractNumId w:val="1"/>
  </w:num>
  <w:num w:numId="2" w16cid:durableId="45564909">
    <w:abstractNumId w:val="2"/>
  </w:num>
  <w:num w:numId="3" w16cid:durableId="1602685456">
    <w:abstractNumId w:val="0"/>
  </w:num>
  <w:num w:numId="4" w16cid:durableId="201904144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ather M">
    <w15:presenceInfo w15:providerId="None" w15:userId="Heather M"/>
  </w15:person>
  <w15:person w15:author="Joan Casey">
    <w15:presenceInfo w15:providerId="None" w15:userId="Joan Case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3D"/>
    <w:rsid w:val="000018B2"/>
    <w:rsid w:val="00003B51"/>
    <w:rsid w:val="00004F10"/>
    <w:rsid w:val="0000643C"/>
    <w:rsid w:val="00006805"/>
    <w:rsid w:val="00006CD1"/>
    <w:rsid w:val="0001019F"/>
    <w:rsid w:val="00011432"/>
    <w:rsid w:val="00011FF0"/>
    <w:rsid w:val="00023DDF"/>
    <w:rsid w:val="000251BB"/>
    <w:rsid w:val="000259E8"/>
    <w:rsid w:val="0003119E"/>
    <w:rsid w:val="0003167B"/>
    <w:rsid w:val="00034354"/>
    <w:rsid w:val="00040132"/>
    <w:rsid w:val="00041830"/>
    <w:rsid w:val="000425DB"/>
    <w:rsid w:val="00043E88"/>
    <w:rsid w:val="00053992"/>
    <w:rsid w:val="0005484B"/>
    <w:rsid w:val="000571EA"/>
    <w:rsid w:val="00057DF3"/>
    <w:rsid w:val="00060705"/>
    <w:rsid w:val="00060D37"/>
    <w:rsid w:val="00060DD7"/>
    <w:rsid w:val="00061740"/>
    <w:rsid w:val="00062751"/>
    <w:rsid w:val="00065ABF"/>
    <w:rsid w:val="000811D4"/>
    <w:rsid w:val="000854BD"/>
    <w:rsid w:val="00091B96"/>
    <w:rsid w:val="00093C1D"/>
    <w:rsid w:val="00094C1E"/>
    <w:rsid w:val="00095C90"/>
    <w:rsid w:val="000966BA"/>
    <w:rsid w:val="00097C6F"/>
    <w:rsid w:val="000A03BD"/>
    <w:rsid w:val="000A68CE"/>
    <w:rsid w:val="000B2A05"/>
    <w:rsid w:val="000B304C"/>
    <w:rsid w:val="000B5194"/>
    <w:rsid w:val="000B7263"/>
    <w:rsid w:val="000C05CB"/>
    <w:rsid w:val="000C0C18"/>
    <w:rsid w:val="000C3044"/>
    <w:rsid w:val="000C3651"/>
    <w:rsid w:val="000D04C5"/>
    <w:rsid w:val="000D0A4F"/>
    <w:rsid w:val="000D0EA9"/>
    <w:rsid w:val="000D1BDB"/>
    <w:rsid w:val="000D1EC3"/>
    <w:rsid w:val="000D2BE7"/>
    <w:rsid w:val="000D3A37"/>
    <w:rsid w:val="000D3C09"/>
    <w:rsid w:val="000D4875"/>
    <w:rsid w:val="000D4D05"/>
    <w:rsid w:val="000D6C47"/>
    <w:rsid w:val="000D76A3"/>
    <w:rsid w:val="000E0EBB"/>
    <w:rsid w:val="000E3957"/>
    <w:rsid w:val="000E4671"/>
    <w:rsid w:val="000E7E2E"/>
    <w:rsid w:val="000F3001"/>
    <w:rsid w:val="00100F0C"/>
    <w:rsid w:val="0010122B"/>
    <w:rsid w:val="00101D2A"/>
    <w:rsid w:val="001027BE"/>
    <w:rsid w:val="00102CBB"/>
    <w:rsid w:val="00107197"/>
    <w:rsid w:val="001073D8"/>
    <w:rsid w:val="00113BCE"/>
    <w:rsid w:val="001143C9"/>
    <w:rsid w:val="00120156"/>
    <w:rsid w:val="0012256E"/>
    <w:rsid w:val="00123CCC"/>
    <w:rsid w:val="00124C2C"/>
    <w:rsid w:val="001330F9"/>
    <w:rsid w:val="00135F56"/>
    <w:rsid w:val="00136C75"/>
    <w:rsid w:val="0014065A"/>
    <w:rsid w:val="00141C8E"/>
    <w:rsid w:val="00144071"/>
    <w:rsid w:val="00150E27"/>
    <w:rsid w:val="00151266"/>
    <w:rsid w:val="00155642"/>
    <w:rsid w:val="00156C48"/>
    <w:rsid w:val="00163C9E"/>
    <w:rsid w:val="00163FAD"/>
    <w:rsid w:val="001653B1"/>
    <w:rsid w:val="00166985"/>
    <w:rsid w:val="00170DEB"/>
    <w:rsid w:val="0017121C"/>
    <w:rsid w:val="00172B0B"/>
    <w:rsid w:val="0017366A"/>
    <w:rsid w:val="00173B05"/>
    <w:rsid w:val="00173D30"/>
    <w:rsid w:val="00176D6B"/>
    <w:rsid w:val="00183824"/>
    <w:rsid w:val="001900D5"/>
    <w:rsid w:val="00192E6D"/>
    <w:rsid w:val="00195066"/>
    <w:rsid w:val="0019765C"/>
    <w:rsid w:val="001A0019"/>
    <w:rsid w:val="001A4A46"/>
    <w:rsid w:val="001A54E9"/>
    <w:rsid w:val="001A60C2"/>
    <w:rsid w:val="001B0D67"/>
    <w:rsid w:val="001B2F81"/>
    <w:rsid w:val="001B57DD"/>
    <w:rsid w:val="001B6015"/>
    <w:rsid w:val="001C40E6"/>
    <w:rsid w:val="001C48BC"/>
    <w:rsid w:val="001C65F0"/>
    <w:rsid w:val="001C6BC5"/>
    <w:rsid w:val="001C7125"/>
    <w:rsid w:val="001D12DB"/>
    <w:rsid w:val="001D2537"/>
    <w:rsid w:val="001E0A16"/>
    <w:rsid w:val="001E104C"/>
    <w:rsid w:val="001F0326"/>
    <w:rsid w:val="001F0687"/>
    <w:rsid w:val="001F2A02"/>
    <w:rsid w:val="001F5244"/>
    <w:rsid w:val="002010AE"/>
    <w:rsid w:val="00201705"/>
    <w:rsid w:val="00201D9B"/>
    <w:rsid w:val="00206631"/>
    <w:rsid w:val="00206F00"/>
    <w:rsid w:val="00207747"/>
    <w:rsid w:val="00214C6A"/>
    <w:rsid w:val="00214FE0"/>
    <w:rsid w:val="00217209"/>
    <w:rsid w:val="00220DAB"/>
    <w:rsid w:val="00221BB0"/>
    <w:rsid w:val="002226BE"/>
    <w:rsid w:val="0022746D"/>
    <w:rsid w:val="002329D1"/>
    <w:rsid w:val="00236EC6"/>
    <w:rsid w:val="00253FC0"/>
    <w:rsid w:val="0025468E"/>
    <w:rsid w:val="00256155"/>
    <w:rsid w:val="00260CCB"/>
    <w:rsid w:val="00260F43"/>
    <w:rsid w:val="00261C01"/>
    <w:rsid w:val="00263617"/>
    <w:rsid w:val="002647B4"/>
    <w:rsid w:val="00266FCF"/>
    <w:rsid w:val="00267979"/>
    <w:rsid w:val="00270945"/>
    <w:rsid w:val="00271A65"/>
    <w:rsid w:val="00271E08"/>
    <w:rsid w:val="0027283A"/>
    <w:rsid w:val="0027350A"/>
    <w:rsid w:val="00274A5C"/>
    <w:rsid w:val="0027738F"/>
    <w:rsid w:val="002776BB"/>
    <w:rsid w:val="00282C86"/>
    <w:rsid w:val="002850F3"/>
    <w:rsid w:val="002912B7"/>
    <w:rsid w:val="002913CB"/>
    <w:rsid w:val="0029538F"/>
    <w:rsid w:val="00295F9D"/>
    <w:rsid w:val="00296B1A"/>
    <w:rsid w:val="002A2130"/>
    <w:rsid w:val="002A2B23"/>
    <w:rsid w:val="002A7053"/>
    <w:rsid w:val="002A7E79"/>
    <w:rsid w:val="002B2848"/>
    <w:rsid w:val="002B3652"/>
    <w:rsid w:val="002B75C6"/>
    <w:rsid w:val="002C22EE"/>
    <w:rsid w:val="002C378B"/>
    <w:rsid w:val="002C3E98"/>
    <w:rsid w:val="002C6591"/>
    <w:rsid w:val="002D0087"/>
    <w:rsid w:val="002D2709"/>
    <w:rsid w:val="002D3ACE"/>
    <w:rsid w:val="002D3B31"/>
    <w:rsid w:val="002E02D8"/>
    <w:rsid w:val="002E26FF"/>
    <w:rsid w:val="002E62F2"/>
    <w:rsid w:val="002F0786"/>
    <w:rsid w:val="002F237F"/>
    <w:rsid w:val="002F5789"/>
    <w:rsid w:val="002F75DC"/>
    <w:rsid w:val="002F7A8E"/>
    <w:rsid w:val="002F7FB8"/>
    <w:rsid w:val="00300C44"/>
    <w:rsid w:val="003047AE"/>
    <w:rsid w:val="003054B9"/>
    <w:rsid w:val="003069AF"/>
    <w:rsid w:val="00307299"/>
    <w:rsid w:val="00314AC5"/>
    <w:rsid w:val="003223D0"/>
    <w:rsid w:val="00324CEA"/>
    <w:rsid w:val="00325CC6"/>
    <w:rsid w:val="003266B7"/>
    <w:rsid w:val="003330AD"/>
    <w:rsid w:val="00333F4D"/>
    <w:rsid w:val="00334570"/>
    <w:rsid w:val="00335E56"/>
    <w:rsid w:val="003420CF"/>
    <w:rsid w:val="003439B9"/>
    <w:rsid w:val="00345BF0"/>
    <w:rsid w:val="003470D5"/>
    <w:rsid w:val="00351B82"/>
    <w:rsid w:val="003612F9"/>
    <w:rsid w:val="00363D86"/>
    <w:rsid w:val="0036469A"/>
    <w:rsid w:val="00373DC7"/>
    <w:rsid w:val="0037600A"/>
    <w:rsid w:val="00377260"/>
    <w:rsid w:val="0038292B"/>
    <w:rsid w:val="003830A5"/>
    <w:rsid w:val="00386764"/>
    <w:rsid w:val="00390564"/>
    <w:rsid w:val="00397425"/>
    <w:rsid w:val="003A0D23"/>
    <w:rsid w:val="003A31A2"/>
    <w:rsid w:val="003B18ED"/>
    <w:rsid w:val="003B3A70"/>
    <w:rsid w:val="003B4B1D"/>
    <w:rsid w:val="003B6B66"/>
    <w:rsid w:val="003C01E1"/>
    <w:rsid w:val="003C5498"/>
    <w:rsid w:val="003D0FE0"/>
    <w:rsid w:val="003D2050"/>
    <w:rsid w:val="003D277A"/>
    <w:rsid w:val="003D2F4F"/>
    <w:rsid w:val="003D5274"/>
    <w:rsid w:val="003E36DD"/>
    <w:rsid w:val="003E4CA6"/>
    <w:rsid w:val="003F2210"/>
    <w:rsid w:val="003F492F"/>
    <w:rsid w:val="003F5C2D"/>
    <w:rsid w:val="003F681B"/>
    <w:rsid w:val="003F77FC"/>
    <w:rsid w:val="00400F4E"/>
    <w:rsid w:val="00402579"/>
    <w:rsid w:val="0040626A"/>
    <w:rsid w:val="0041195D"/>
    <w:rsid w:val="00417F46"/>
    <w:rsid w:val="00423E66"/>
    <w:rsid w:val="00424A98"/>
    <w:rsid w:val="0042742C"/>
    <w:rsid w:val="00432812"/>
    <w:rsid w:val="0043347E"/>
    <w:rsid w:val="00440433"/>
    <w:rsid w:val="00441F8F"/>
    <w:rsid w:val="00443E2B"/>
    <w:rsid w:val="004475D9"/>
    <w:rsid w:val="004479DF"/>
    <w:rsid w:val="00447C15"/>
    <w:rsid w:val="0045483B"/>
    <w:rsid w:val="00456241"/>
    <w:rsid w:val="0045647A"/>
    <w:rsid w:val="00461AA4"/>
    <w:rsid w:val="00463270"/>
    <w:rsid w:val="0046494C"/>
    <w:rsid w:val="004666C9"/>
    <w:rsid w:val="00474D11"/>
    <w:rsid w:val="004768C8"/>
    <w:rsid w:val="00476EFE"/>
    <w:rsid w:val="00477B5E"/>
    <w:rsid w:val="00477C0E"/>
    <w:rsid w:val="00483D1D"/>
    <w:rsid w:val="00486C8C"/>
    <w:rsid w:val="00490951"/>
    <w:rsid w:val="004934FA"/>
    <w:rsid w:val="00495A66"/>
    <w:rsid w:val="00495DEA"/>
    <w:rsid w:val="00495E4A"/>
    <w:rsid w:val="0049796C"/>
    <w:rsid w:val="004A1F1B"/>
    <w:rsid w:val="004A4E21"/>
    <w:rsid w:val="004A6208"/>
    <w:rsid w:val="004A6F22"/>
    <w:rsid w:val="004B135C"/>
    <w:rsid w:val="004B31F5"/>
    <w:rsid w:val="004B433E"/>
    <w:rsid w:val="004B6C86"/>
    <w:rsid w:val="004B7743"/>
    <w:rsid w:val="004B7E8D"/>
    <w:rsid w:val="004C354A"/>
    <w:rsid w:val="004C463E"/>
    <w:rsid w:val="004C627C"/>
    <w:rsid w:val="004C7591"/>
    <w:rsid w:val="004C76CC"/>
    <w:rsid w:val="004D4776"/>
    <w:rsid w:val="004D4F27"/>
    <w:rsid w:val="004E1259"/>
    <w:rsid w:val="004E4F73"/>
    <w:rsid w:val="004F41CF"/>
    <w:rsid w:val="004F4F71"/>
    <w:rsid w:val="004F66AF"/>
    <w:rsid w:val="004F68A7"/>
    <w:rsid w:val="004F6CD0"/>
    <w:rsid w:val="004F7EDC"/>
    <w:rsid w:val="00510D19"/>
    <w:rsid w:val="0051768E"/>
    <w:rsid w:val="00517B1F"/>
    <w:rsid w:val="00522B0D"/>
    <w:rsid w:val="00526BAC"/>
    <w:rsid w:val="00527798"/>
    <w:rsid w:val="005332DD"/>
    <w:rsid w:val="00533D60"/>
    <w:rsid w:val="0053447A"/>
    <w:rsid w:val="00534A08"/>
    <w:rsid w:val="00534A33"/>
    <w:rsid w:val="005371B3"/>
    <w:rsid w:val="00541ADA"/>
    <w:rsid w:val="00543E95"/>
    <w:rsid w:val="005441E1"/>
    <w:rsid w:val="005448C1"/>
    <w:rsid w:val="00554FAC"/>
    <w:rsid w:val="00556328"/>
    <w:rsid w:val="0056061D"/>
    <w:rsid w:val="005640C8"/>
    <w:rsid w:val="005643BF"/>
    <w:rsid w:val="00564E1A"/>
    <w:rsid w:val="00565BF5"/>
    <w:rsid w:val="00570182"/>
    <w:rsid w:val="00570198"/>
    <w:rsid w:val="00571A54"/>
    <w:rsid w:val="00581690"/>
    <w:rsid w:val="00581EA8"/>
    <w:rsid w:val="00583D62"/>
    <w:rsid w:val="0058448E"/>
    <w:rsid w:val="00585CE8"/>
    <w:rsid w:val="005870A8"/>
    <w:rsid w:val="005913B5"/>
    <w:rsid w:val="0059537E"/>
    <w:rsid w:val="00596744"/>
    <w:rsid w:val="005A755F"/>
    <w:rsid w:val="005A78D5"/>
    <w:rsid w:val="005B1ED0"/>
    <w:rsid w:val="005B3F01"/>
    <w:rsid w:val="005B4BF9"/>
    <w:rsid w:val="005C42AD"/>
    <w:rsid w:val="005C5388"/>
    <w:rsid w:val="005C5CF3"/>
    <w:rsid w:val="005C6E81"/>
    <w:rsid w:val="005C6F5A"/>
    <w:rsid w:val="005C7D63"/>
    <w:rsid w:val="005C7DD7"/>
    <w:rsid w:val="005D07C4"/>
    <w:rsid w:val="005D132F"/>
    <w:rsid w:val="005D2312"/>
    <w:rsid w:val="005D337F"/>
    <w:rsid w:val="005D5997"/>
    <w:rsid w:val="005D7704"/>
    <w:rsid w:val="005E5FC7"/>
    <w:rsid w:val="005E683C"/>
    <w:rsid w:val="005E6B90"/>
    <w:rsid w:val="005F1712"/>
    <w:rsid w:val="005F23F7"/>
    <w:rsid w:val="005F3EBB"/>
    <w:rsid w:val="005F56C6"/>
    <w:rsid w:val="00604E60"/>
    <w:rsid w:val="0061133F"/>
    <w:rsid w:val="00613F0E"/>
    <w:rsid w:val="00614275"/>
    <w:rsid w:val="006161F3"/>
    <w:rsid w:val="00623869"/>
    <w:rsid w:val="00624C8B"/>
    <w:rsid w:val="0063270B"/>
    <w:rsid w:val="00634C14"/>
    <w:rsid w:val="006357CD"/>
    <w:rsid w:val="00636AEA"/>
    <w:rsid w:val="00637271"/>
    <w:rsid w:val="00637380"/>
    <w:rsid w:val="00637DFE"/>
    <w:rsid w:val="00645162"/>
    <w:rsid w:val="00646A8A"/>
    <w:rsid w:val="00647365"/>
    <w:rsid w:val="00647902"/>
    <w:rsid w:val="00651F1F"/>
    <w:rsid w:val="00654114"/>
    <w:rsid w:val="006552FF"/>
    <w:rsid w:val="00655C0C"/>
    <w:rsid w:val="00655FD6"/>
    <w:rsid w:val="00657426"/>
    <w:rsid w:val="00660EA0"/>
    <w:rsid w:val="00664624"/>
    <w:rsid w:val="006655FD"/>
    <w:rsid w:val="006661E9"/>
    <w:rsid w:val="00667B50"/>
    <w:rsid w:val="00674A83"/>
    <w:rsid w:val="00674E36"/>
    <w:rsid w:val="00675819"/>
    <w:rsid w:val="00676D32"/>
    <w:rsid w:val="006817AA"/>
    <w:rsid w:val="00682445"/>
    <w:rsid w:val="00690B8B"/>
    <w:rsid w:val="0069147C"/>
    <w:rsid w:val="006929F4"/>
    <w:rsid w:val="006956AD"/>
    <w:rsid w:val="0069669B"/>
    <w:rsid w:val="006A126F"/>
    <w:rsid w:val="006A1EA6"/>
    <w:rsid w:val="006A39DB"/>
    <w:rsid w:val="006A44B7"/>
    <w:rsid w:val="006A4679"/>
    <w:rsid w:val="006A53ED"/>
    <w:rsid w:val="006B11E5"/>
    <w:rsid w:val="006B5D26"/>
    <w:rsid w:val="006C23F8"/>
    <w:rsid w:val="006C4361"/>
    <w:rsid w:val="006C6F59"/>
    <w:rsid w:val="006D3287"/>
    <w:rsid w:val="006D4E95"/>
    <w:rsid w:val="006D564F"/>
    <w:rsid w:val="006D7243"/>
    <w:rsid w:val="006E122E"/>
    <w:rsid w:val="006E7344"/>
    <w:rsid w:val="006F415B"/>
    <w:rsid w:val="006F7DCF"/>
    <w:rsid w:val="0070290C"/>
    <w:rsid w:val="007040F4"/>
    <w:rsid w:val="0070423B"/>
    <w:rsid w:val="007054C0"/>
    <w:rsid w:val="00707666"/>
    <w:rsid w:val="00707F39"/>
    <w:rsid w:val="00710B90"/>
    <w:rsid w:val="00720938"/>
    <w:rsid w:val="0072107B"/>
    <w:rsid w:val="00723AE1"/>
    <w:rsid w:val="00727740"/>
    <w:rsid w:val="0072788C"/>
    <w:rsid w:val="00733B81"/>
    <w:rsid w:val="00734BB5"/>
    <w:rsid w:val="0073550B"/>
    <w:rsid w:val="00735741"/>
    <w:rsid w:val="00736F9A"/>
    <w:rsid w:val="007400E3"/>
    <w:rsid w:val="0074057D"/>
    <w:rsid w:val="007416D4"/>
    <w:rsid w:val="00747389"/>
    <w:rsid w:val="007527BE"/>
    <w:rsid w:val="0075484D"/>
    <w:rsid w:val="007559E5"/>
    <w:rsid w:val="0075771A"/>
    <w:rsid w:val="00760F5F"/>
    <w:rsid w:val="00763AE5"/>
    <w:rsid w:val="007718DB"/>
    <w:rsid w:val="00771F21"/>
    <w:rsid w:val="00774E1B"/>
    <w:rsid w:val="007755CE"/>
    <w:rsid w:val="00781324"/>
    <w:rsid w:val="0078709A"/>
    <w:rsid w:val="007876D9"/>
    <w:rsid w:val="00791295"/>
    <w:rsid w:val="00794E79"/>
    <w:rsid w:val="00795691"/>
    <w:rsid w:val="0079686E"/>
    <w:rsid w:val="00796F05"/>
    <w:rsid w:val="00797F19"/>
    <w:rsid w:val="007A17A9"/>
    <w:rsid w:val="007A2CED"/>
    <w:rsid w:val="007A3D5B"/>
    <w:rsid w:val="007A48FE"/>
    <w:rsid w:val="007B2753"/>
    <w:rsid w:val="007B6A60"/>
    <w:rsid w:val="007C10A8"/>
    <w:rsid w:val="007C2709"/>
    <w:rsid w:val="007C43E3"/>
    <w:rsid w:val="007D017F"/>
    <w:rsid w:val="007D64C4"/>
    <w:rsid w:val="007E2759"/>
    <w:rsid w:val="007E29DE"/>
    <w:rsid w:val="007E4BEE"/>
    <w:rsid w:val="007E5E5E"/>
    <w:rsid w:val="007E6ECC"/>
    <w:rsid w:val="007E7800"/>
    <w:rsid w:val="007F0E67"/>
    <w:rsid w:val="007F2499"/>
    <w:rsid w:val="007F3E70"/>
    <w:rsid w:val="007F3F57"/>
    <w:rsid w:val="007F70A1"/>
    <w:rsid w:val="008006BF"/>
    <w:rsid w:val="00801779"/>
    <w:rsid w:val="00801DA5"/>
    <w:rsid w:val="008023DB"/>
    <w:rsid w:val="008028BF"/>
    <w:rsid w:val="00802F8C"/>
    <w:rsid w:val="00807733"/>
    <w:rsid w:val="00807B8D"/>
    <w:rsid w:val="00812AE5"/>
    <w:rsid w:val="008131D0"/>
    <w:rsid w:val="00816DC3"/>
    <w:rsid w:val="00820525"/>
    <w:rsid w:val="00821BE9"/>
    <w:rsid w:val="00822302"/>
    <w:rsid w:val="008232C9"/>
    <w:rsid w:val="00823535"/>
    <w:rsid w:val="00825BA6"/>
    <w:rsid w:val="008311C2"/>
    <w:rsid w:val="00832AC8"/>
    <w:rsid w:val="00834502"/>
    <w:rsid w:val="00835A51"/>
    <w:rsid w:val="008469B7"/>
    <w:rsid w:val="00846E62"/>
    <w:rsid w:val="00850DF8"/>
    <w:rsid w:val="008564E7"/>
    <w:rsid w:val="00857AAD"/>
    <w:rsid w:val="00861C8E"/>
    <w:rsid w:val="008623C8"/>
    <w:rsid w:val="0086423B"/>
    <w:rsid w:val="00864C81"/>
    <w:rsid w:val="00865058"/>
    <w:rsid w:val="008657B8"/>
    <w:rsid w:val="00866ED7"/>
    <w:rsid w:val="00870418"/>
    <w:rsid w:val="00872892"/>
    <w:rsid w:val="00874FD9"/>
    <w:rsid w:val="00877534"/>
    <w:rsid w:val="00880459"/>
    <w:rsid w:val="008A00BB"/>
    <w:rsid w:val="008A0297"/>
    <w:rsid w:val="008A2655"/>
    <w:rsid w:val="008A2D75"/>
    <w:rsid w:val="008A63FA"/>
    <w:rsid w:val="008B0B37"/>
    <w:rsid w:val="008B184D"/>
    <w:rsid w:val="008B19AC"/>
    <w:rsid w:val="008B20BD"/>
    <w:rsid w:val="008B5B12"/>
    <w:rsid w:val="008B6669"/>
    <w:rsid w:val="008B7502"/>
    <w:rsid w:val="008B7832"/>
    <w:rsid w:val="008B7E9A"/>
    <w:rsid w:val="008C191C"/>
    <w:rsid w:val="008C4438"/>
    <w:rsid w:val="008C697A"/>
    <w:rsid w:val="008D06EF"/>
    <w:rsid w:val="008D2F96"/>
    <w:rsid w:val="008D41B9"/>
    <w:rsid w:val="008D502C"/>
    <w:rsid w:val="008D6EDB"/>
    <w:rsid w:val="008E2CFD"/>
    <w:rsid w:val="008E2D18"/>
    <w:rsid w:val="008E3140"/>
    <w:rsid w:val="008E3BD7"/>
    <w:rsid w:val="008E6DB8"/>
    <w:rsid w:val="008F46DA"/>
    <w:rsid w:val="008F6F7C"/>
    <w:rsid w:val="0090008F"/>
    <w:rsid w:val="00904FBD"/>
    <w:rsid w:val="0091040F"/>
    <w:rsid w:val="00912290"/>
    <w:rsid w:val="009127A8"/>
    <w:rsid w:val="0091409E"/>
    <w:rsid w:val="00914BA8"/>
    <w:rsid w:val="00920B5C"/>
    <w:rsid w:val="00921F22"/>
    <w:rsid w:val="009249D1"/>
    <w:rsid w:val="00924D75"/>
    <w:rsid w:val="009306F4"/>
    <w:rsid w:val="00931874"/>
    <w:rsid w:val="00940E85"/>
    <w:rsid w:val="00950BE4"/>
    <w:rsid w:val="00950EDA"/>
    <w:rsid w:val="00951F01"/>
    <w:rsid w:val="00956278"/>
    <w:rsid w:val="00957012"/>
    <w:rsid w:val="0096214E"/>
    <w:rsid w:val="00962B6C"/>
    <w:rsid w:val="00966F54"/>
    <w:rsid w:val="00974BFB"/>
    <w:rsid w:val="0097584B"/>
    <w:rsid w:val="0097738D"/>
    <w:rsid w:val="0097778A"/>
    <w:rsid w:val="00977B24"/>
    <w:rsid w:val="00977BC7"/>
    <w:rsid w:val="00980655"/>
    <w:rsid w:val="00980C22"/>
    <w:rsid w:val="00980EB4"/>
    <w:rsid w:val="00983597"/>
    <w:rsid w:val="0098735D"/>
    <w:rsid w:val="0098736F"/>
    <w:rsid w:val="00992287"/>
    <w:rsid w:val="009924A4"/>
    <w:rsid w:val="0099402F"/>
    <w:rsid w:val="009951EA"/>
    <w:rsid w:val="00997971"/>
    <w:rsid w:val="00997CBF"/>
    <w:rsid w:val="00997ED4"/>
    <w:rsid w:val="009A0460"/>
    <w:rsid w:val="009A2996"/>
    <w:rsid w:val="009A29E1"/>
    <w:rsid w:val="009A4106"/>
    <w:rsid w:val="009A46AD"/>
    <w:rsid w:val="009A79F2"/>
    <w:rsid w:val="009B0125"/>
    <w:rsid w:val="009B079D"/>
    <w:rsid w:val="009B099C"/>
    <w:rsid w:val="009B204A"/>
    <w:rsid w:val="009B2088"/>
    <w:rsid w:val="009B597E"/>
    <w:rsid w:val="009B77F0"/>
    <w:rsid w:val="009C0403"/>
    <w:rsid w:val="009C1064"/>
    <w:rsid w:val="009C17B2"/>
    <w:rsid w:val="009C3129"/>
    <w:rsid w:val="009C3387"/>
    <w:rsid w:val="009C4CD0"/>
    <w:rsid w:val="009C64F8"/>
    <w:rsid w:val="009D2E43"/>
    <w:rsid w:val="009D3CE4"/>
    <w:rsid w:val="009D5578"/>
    <w:rsid w:val="009D56B6"/>
    <w:rsid w:val="009D75BD"/>
    <w:rsid w:val="009E067E"/>
    <w:rsid w:val="009E1189"/>
    <w:rsid w:val="009E1905"/>
    <w:rsid w:val="009E3210"/>
    <w:rsid w:val="009E3560"/>
    <w:rsid w:val="009E60BF"/>
    <w:rsid w:val="009F516D"/>
    <w:rsid w:val="009F57AF"/>
    <w:rsid w:val="009F5C6C"/>
    <w:rsid w:val="009F66BE"/>
    <w:rsid w:val="00A03A1C"/>
    <w:rsid w:val="00A040E2"/>
    <w:rsid w:val="00A073F0"/>
    <w:rsid w:val="00A10D82"/>
    <w:rsid w:val="00A10F2D"/>
    <w:rsid w:val="00A1401C"/>
    <w:rsid w:val="00A21704"/>
    <w:rsid w:val="00A24291"/>
    <w:rsid w:val="00A26591"/>
    <w:rsid w:val="00A26B57"/>
    <w:rsid w:val="00A307E1"/>
    <w:rsid w:val="00A30C2B"/>
    <w:rsid w:val="00A31DDD"/>
    <w:rsid w:val="00A33F4E"/>
    <w:rsid w:val="00A343FF"/>
    <w:rsid w:val="00A42396"/>
    <w:rsid w:val="00A52863"/>
    <w:rsid w:val="00A531FF"/>
    <w:rsid w:val="00A53343"/>
    <w:rsid w:val="00A55237"/>
    <w:rsid w:val="00A57B3F"/>
    <w:rsid w:val="00A61760"/>
    <w:rsid w:val="00A62075"/>
    <w:rsid w:val="00A635A9"/>
    <w:rsid w:val="00A64D68"/>
    <w:rsid w:val="00A702C7"/>
    <w:rsid w:val="00A76CC5"/>
    <w:rsid w:val="00A800A9"/>
    <w:rsid w:val="00A811E3"/>
    <w:rsid w:val="00A81619"/>
    <w:rsid w:val="00A825EC"/>
    <w:rsid w:val="00A82689"/>
    <w:rsid w:val="00A85CC3"/>
    <w:rsid w:val="00A90379"/>
    <w:rsid w:val="00A94398"/>
    <w:rsid w:val="00A95B69"/>
    <w:rsid w:val="00A9714F"/>
    <w:rsid w:val="00A9766E"/>
    <w:rsid w:val="00AA6C52"/>
    <w:rsid w:val="00AA74A9"/>
    <w:rsid w:val="00AB0C92"/>
    <w:rsid w:val="00AB59E8"/>
    <w:rsid w:val="00AB6FA3"/>
    <w:rsid w:val="00AB7191"/>
    <w:rsid w:val="00AB76A8"/>
    <w:rsid w:val="00AC0EF1"/>
    <w:rsid w:val="00AC1F73"/>
    <w:rsid w:val="00AC3453"/>
    <w:rsid w:val="00AC7854"/>
    <w:rsid w:val="00AD1D49"/>
    <w:rsid w:val="00AD5BC7"/>
    <w:rsid w:val="00AD68A7"/>
    <w:rsid w:val="00AE107E"/>
    <w:rsid w:val="00AE476E"/>
    <w:rsid w:val="00AE60EF"/>
    <w:rsid w:val="00AF3F89"/>
    <w:rsid w:val="00AF550B"/>
    <w:rsid w:val="00AF75B5"/>
    <w:rsid w:val="00AF7A24"/>
    <w:rsid w:val="00AF7ED9"/>
    <w:rsid w:val="00B040AD"/>
    <w:rsid w:val="00B049B2"/>
    <w:rsid w:val="00B056A3"/>
    <w:rsid w:val="00B07525"/>
    <w:rsid w:val="00B101F8"/>
    <w:rsid w:val="00B15ED2"/>
    <w:rsid w:val="00B16729"/>
    <w:rsid w:val="00B21742"/>
    <w:rsid w:val="00B220D7"/>
    <w:rsid w:val="00B24AEA"/>
    <w:rsid w:val="00B25E2A"/>
    <w:rsid w:val="00B30924"/>
    <w:rsid w:val="00B30D6F"/>
    <w:rsid w:val="00B31CBB"/>
    <w:rsid w:val="00B32B0D"/>
    <w:rsid w:val="00B32FEA"/>
    <w:rsid w:val="00B33953"/>
    <w:rsid w:val="00B34160"/>
    <w:rsid w:val="00B3427D"/>
    <w:rsid w:val="00B3553D"/>
    <w:rsid w:val="00B357EE"/>
    <w:rsid w:val="00B3731B"/>
    <w:rsid w:val="00B3749A"/>
    <w:rsid w:val="00B4169B"/>
    <w:rsid w:val="00B42C2E"/>
    <w:rsid w:val="00B50B90"/>
    <w:rsid w:val="00B521BF"/>
    <w:rsid w:val="00B52D31"/>
    <w:rsid w:val="00B53629"/>
    <w:rsid w:val="00B57156"/>
    <w:rsid w:val="00B57A02"/>
    <w:rsid w:val="00B64C6A"/>
    <w:rsid w:val="00B671B6"/>
    <w:rsid w:val="00B7081F"/>
    <w:rsid w:val="00B721CE"/>
    <w:rsid w:val="00B72F14"/>
    <w:rsid w:val="00B73650"/>
    <w:rsid w:val="00B740E3"/>
    <w:rsid w:val="00B81ED5"/>
    <w:rsid w:val="00B830C2"/>
    <w:rsid w:val="00B878F0"/>
    <w:rsid w:val="00B9147E"/>
    <w:rsid w:val="00B9758F"/>
    <w:rsid w:val="00B97D25"/>
    <w:rsid w:val="00BA7B7E"/>
    <w:rsid w:val="00BB074B"/>
    <w:rsid w:val="00BB315D"/>
    <w:rsid w:val="00BC05D8"/>
    <w:rsid w:val="00BC1C55"/>
    <w:rsid w:val="00BC4156"/>
    <w:rsid w:val="00BC4C73"/>
    <w:rsid w:val="00BC581A"/>
    <w:rsid w:val="00BC5E5E"/>
    <w:rsid w:val="00BC716C"/>
    <w:rsid w:val="00BC732C"/>
    <w:rsid w:val="00BC7C81"/>
    <w:rsid w:val="00BD0A34"/>
    <w:rsid w:val="00BD1EC8"/>
    <w:rsid w:val="00BD251F"/>
    <w:rsid w:val="00BD40EC"/>
    <w:rsid w:val="00BE0269"/>
    <w:rsid w:val="00BE2C19"/>
    <w:rsid w:val="00BE76BD"/>
    <w:rsid w:val="00BF0040"/>
    <w:rsid w:val="00BF063F"/>
    <w:rsid w:val="00BF4744"/>
    <w:rsid w:val="00C0054F"/>
    <w:rsid w:val="00C01470"/>
    <w:rsid w:val="00C01E66"/>
    <w:rsid w:val="00C02E27"/>
    <w:rsid w:val="00C042EE"/>
    <w:rsid w:val="00C10251"/>
    <w:rsid w:val="00C12CCB"/>
    <w:rsid w:val="00C13222"/>
    <w:rsid w:val="00C169F7"/>
    <w:rsid w:val="00C17C05"/>
    <w:rsid w:val="00C20329"/>
    <w:rsid w:val="00C22D96"/>
    <w:rsid w:val="00C26EED"/>
    <w:rsid w:val="00C27DA1"/>
    <w:rsid w:val="00C30C49"/>
    <w:rsid w:val="00C30DCC"/>
    <w:rsid w:val="00C354BE"/>
    <w:rsid w:val="00C429E1"/>
    <w:rsid w:val="00C503EA"/>
    <w:rsid w:val="00C50A8A"/>
    <w:rsid w:val="00C52E01"/>
    <w:rsid w:val="00C56357"/>
    <w:rsid w:val="00C56C56"/>
    <w:rsid w:val="00C60213"/>
    <w:rsid w:val="00C6069B"/>
    <w:rsid w:val="00C6129A"/>
    <w:rsid w:val="00C61C09"/>
    <w:rsid w:val="00C63BDE"/>
    <w:rsid w:val="00C640EA"/>
    <w:rsid w:val="00C65E78"/>
    <w:rsid w:val="00C6799E"/>
    <w:rsid w:val="00C7384A"/>
    <w:rsid w:val="00C73EE3"/>
    <w:rsid w:val="00C74F74"/>
    <w:rsid w:val="00C778C4"/>
    <w:rsid w:val="00C82169"/>
    <w:rsid w:val="00C87225"/>
    <w:rsid w:val="00C91B0D"/>
    <w:rsid w:val="00C96CBB"/>
    <w:rsid w:val="00C97A1F"/>
    <w:rsid w:val="00C97AF8"/>
    <w:rsid w:val="00CA03B7"/>
    <w:rsid w:val="00CA4103"/>
    <w:rsid w:val="00CA4173"/>
    <w:rsid w:val="00CA6AD1"/>
    <w:rsid w:val="00CB3A87"/>
    <w:rsid w:val="00CB5259"/>
    <w:rsid w:val="00CB58CF"/>
    <w:rsid w:val="00CB5B28"/>
    <w:rsid w:val="00CC13AC"/>
    <w:rsid w:val="00CC59F6"/>
    <w:rsid w:val="00CC6FD2"/>
    <w:rsid w:val="00CC7432"/>
    <w:rsid w:val="00CC770B"/>
    <w:rsid w:val="00CC786A"/>
    <w:rsid w:val="00CD0B26"/>
    <w:rsid w:val="00CD2E53"/>
    <w:rsid w:val="00CE0007"/>
    <w:rsid w:val="00CE1ABD"/>
    <w:rsid w:val="00CE3598"/>
    <w:rsid w:val="00CE3E3C"/>
    <w:rsid w:val="00CE5045"/>
    <w:rsid w:val="00CE5AC4"/>
    <w:rsid w:val="00CF1FC1"/>
    <w:rsid w:val="00CF310F"/>
    <w:rsid w:val="00CF42D8"/>
    <w:rsid w:val="00CF51CB"/>
    <w:rsid w:val="00D00C5C"/>
    <w:rsid w:val="00D01034"/>
    <w:rsid w:val="00D060D2"/>
    <w:rsid w:val="00D128D8"/>
    <w:rsid w:val="00D16792"/>
    <w:rsid w:val="00D21930"/>
    <w:rsid w:val="00D24790"/>
    <w:rsid w:val="00D2550A"/>
    <w:rsid w:val="00D266CF"/>
    <w:rsid w:val="00D27C3F"/>
    <w:rsid w:val="00D300B0"/>
    <w:rsid w:val="00D30EC1"/>
    <w:rsid w:val="00D3271C"/>
    <w:rsid w:val="00D37F39"/>
    <w:rsid w:val="00D435E4"/>
    <w:rsid w:val="00D509A4"/>
    <w:rsid w:val="00D54511"/>
    <w:rsid w:val="00D55E14"/>
    <w:rsid w:val="00D56843"/>
    <w:rsid w:val="00D6051D"/>
    <w:rsid w:val="00D62A2C"/>
    <w:rsid w:val="00D65E1E"/>
    <w:rsid w:val="00D704B4"/>
    <w:rsid w:val="00D744CF"/>
    <w:rsid w:val="00D84777"/>
    <w:rsid w:val="00D84A45"/>
    <w:rsid w:val="00D8595A"/>
    <w:rsid w:val="00D95A3E"/>
    <w:rsid w:val="00DA01A2"/>
    <w:rsid w:val="00DA54DA"/>
    <w:rsid w:val="00DA6B91"/>
    <w:rsid w:val="00DB2CC5"/>
    <w:rsid w:val="00DB4C14"/>
    <w:rsid w:val="00DC1331"/>
    <w:rsid w:val="00DC237C"/>
    <w:rsid w:val="00DC3FB5"/>
    <w:rsid w:val="00DD0F4D"/>
    <w:rsid w:val="00DD3935"/>
    <w:rsid w:val="00DD59FF"/>
    <w:rsid w:val="00DE12A0"/>
    <w:rsid w:val="00DE412B"/>
    <w:rsid w:val="00DF1224"/>
    <w:rsid w:val="00DF48AE"/>
    <w:rsid w:val="00DF4999"/>
    <w:rsid w:val="00DF6123"/>
    <w:rsid w:val="00E00979"/>
    <w:rsid w:val="00E01914"/>
    <w:rsid w:val="00E01958"/>
    <w:rsid w:val="00E030C1"/>
    <w:rsid w:val="00E07200"/>
    <w:rsid w:val="00E13AA6"/>
    <w:rsid w:val="00E20DE6"/>
    <w:rsid w:val="00E21368"/>
    <w:rsid w:val="00E22E54"/>
    <w:rsid w:val="00E23217"/>
    <w:rsid w:val="00E2362A"/>
    <w:rsid w:val="00E256D8"/>
    <w:rsid w:val="00E27868"/>
    <w:rsid w:val="00E3278F"/>
    <w:rsid w:val="00E3418F"/>
    <w:rsid w:val="00E3564D"/>
    <w:rsid w:val="00E363B8"/>
    <w:rsid w:val="00E367CC"/>
    <w:rsid w:val="00E37A1D"/>
    <w:rsid w:val="00E46468"/>
    <w:rsid w:val="00E4674D"/>
    <w:rsid w:val="00E47A56"/>
    <w:rsid w:val="00E50A59"/>
    <w:rsid w:val="00E54821"/>
    <w:rsid w:val="00E55685"/>
    <w:rsid w:val="00E57D8B"/>
    <w:rsid w:val="00E6023B"/>
    <w:rsid w:val="00E60511"/>
    <w:rsid w:val="00E60737"/>
    <w:rsid w:val="00E6133D"/>
    <w:rsid w:val="00E62856"/>
    <w:rsid w:val="00E75B28"/>
    <w:rsid w:val="00E8195A"/>
    <w:rsid w:val="00E8446A"/>
    <w:rsid w:val="00E86C4B"/>
    <w:rsid w:val="00E944C2"/>
    <w:rsid w:val="00E96A7D"/>
    <w:rsid w:val="00E96D45"/>
    <w:rsid w:val="00E96D5B"/>
    <w:rsid w:val="00EA0AB5"/>
    <w:rsid w:val="00EA10AF"/>
    <w:rsid w:val="00EA1B02"/>
    <w:rsid w:val="00EA4C5D"/>
    <w:rsid w:val="00EB7584"/>
    <w:rsid w:val="00EC448E"/>
    <w:rsid w:val="00EC7135"/>
    <w:rsid w:val="00EC787D"/>
    <w:rsid w:val="00ED087C"/>
    <w:rsid w:val="00ED2D28"/>
    <w:rsid w:val="00ED3615"/>
    <w:rsid w:val="00ED5A90"/>
    <w:rsid w:val="00ED5EF9"/>
    <w:rsid w:val="00ED7F7F"/>
    <w:rsid w:val="00EE112E"/>
    <w:rsid w:val="00EE195C"/>
    <w:rsid w:val="00EE4137"/>
    <w:rsid w:val="00EE498F"/>
    <w:rsid w:val="00EE641F"/>
    <w:rsid w:val="00EE6F30"/>
    <w:rsid w:val="00EE77C1"/>
    <w:rsid w:val="00EF0FDF"/>
    <w:rsid w:val="00EF36C7"/>
    <w:rsid w:val="00EF6FE8"/>
    <w:rsid w:val="00F0133A"/>
    <w:rsid w:val="00F014F6"/>
    <w:rsid w:val="00F0253E"/>
    <w:rsid w:val="00F055DC"/>
    <w:rsid w:val="00F05895"/>
    <w:rsid w:val="00F05EE2"/>
    <w:rsid w:val="00F12C01"/>
    <w:rsid w:val="00F139DD"/>
    <w:rsid w:val="00F15AB8"/>
    <w:rsid w:val="00F171E0"/>
    <w:rsid w:val="00F232FC"/>
    <w:rsid w:val="00F25795"/>
    <w:rsid w:val="00F26975"/>
    <w:rsid w:val="00F30DC0"/>
    <w:rsid w:val="00F3263A"/>
    <w:rsid w:val="00F328D7"/>
    <w:rsid w:val="00F3493B"/>
    <w:rsid w:val="00F34BF7"/>
    <w:rsid w:val="00F36413"/>
    <w:rsid w:val="00F36F8D"/>
    <w:rsid w:val="00F512A7"/>
    <w:rsid w:val="00F52361"/>
    <w:rsid w:val="00F53A64"/>
    <w:rsid w:val="00F53CEC"/>
    <w:rsid w:val="00F558A4"/>
    <w:rsid w:val="00F55DE4"/>
    <w:rsid w:val="00F566FF"/>
    <w:rsid w:val="00F56DD5"/>
    <w:rsid w:val="00F60287"/>
    <w:rsid w:val="00F61FCE"/>
    <w:rsid w:val="00F649EE"/>
    <w:rsid w:val="00F67E19"/>
    <w:rsid w:val="00F70012"/>
    <w:rsid w:val="00F77B87"/>
    <w:rsid w:val="00F77BD9"/>
    <w:rsid w:val="00F8160E"/>
    <w:rsid w:val="00F839A7"/>
    <w:rsid w:val="00F84E37"/>
    <w:rsid w:val="00F93D5D"/>
    <w:rsid w:val="00F97705"/>
    <w:rsid w:val="00FA276B"/>
    <w:rsid w:val="00FA3B4E"/>
    <w:rsid w:val="00FB2781"/>
    <w:rsid w:val="00FB2B36"/>
    <w:rsid w:val="00FC0686"/>
    <w:rsid w:val="00FC2882"/>
    <w:rsid w:val="00FC4946"/>
    <w:rsid w:val="00FC704C"/>
    <w:rsid w:val="00FC78FB"/>
    <w:rsid w:val="00FD2837"/>
    <w:rsid w:val="00FD5B73"/>
    <w:rsid w:val="00FE115D"/>
    <w:rsid w:val="00FE4B5A"/>
    <w:rsid w:val="00FE571E"/>
    <w:rsid w:val="00FF0287"/>
    <w:rsid w:val="00FF40C4"/>
    <w:rsid w:val="00FF557E"/>
    <w:rsid w:val="00FF6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semiHidden/>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rsid w:val="00483D1D"/>
    <w:pPr>
      <w:spacing w:after="0"/>
    </w:pPr>
    <w:rPr>
      <w:rFonts w:ascii="Times New Roman" w:eastAsia="Times New Roman" w:hAnsi="Times New Roman" w:cs="Times New Roman"/>
      <w:sz w:val="24"/>
      <w:szCs w:val="24"/>
    </w:rPr>
  </w:style>
  <w:style w:type="character" w:customStyle="1" w:styleId="hgkelc">
    <w:name w:val="hgkelc"/>
    <w:basedOn w:val="DefaultParagraphFont"/>
    <w:rsid w:val="00F05EE2"/>
  </w:style>
  <w:style w:type="paragraph" w:styleId="Bibliography">
    <w:name w:val="Bibliography"/>
    <w:basedOn w:val="Normal"/>
    <w:next w:val="Normal"/>
    <w:uiPriority w:val="37"/>
    <w:unhideWhenUsed/>
    <w:rsid w:val="00176D6B"/>
    <w:pPr>
      <w:tabs>
        <w:tab w:val="left" w:pos="500"/>
      </w:tabs>
      <w:spacing w:after="240"/>
      <w:ind w:left="504" w:hanging="504"/>
    </w:pPr>
  </w:style>
  <w:style w:type="table" w:styleId="TableGrid">
    <w:name w:val="Table Grid"/>
    <w:basedOn w:val="TableNormal"/>
    <w:uiPriority w:val="39"/>
    <w:rsid w:val="00D266CF"/>
    <w:pPr>
      <w:spacing w:after="0"/>
    </w:pPr>
    <w:rPr>
      <w:kern w:val="2"/>
      <w:sz w:val="24"/>
      <w:szCs w:val="24"/>
      <w:lang w:val="en-C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EE77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en-CA"/>
    </w:rPr>
  </w:style>
  <w:style w:type="character" w:customStyle="1" w:styleId="HTMLPreformattedChar">
    <w:name w:val="HTML Preformatted Char"/>
    <w:basedOn w:val="DefaultParagraphFont"/>
    <w:link w:val="HTMLPreformatted"/>
    <w:uiPriority w:val="99"/>
    <w:rsid w:val="00EE77C1"/>
    <w:rPr>
      <w:rFonts w:ascii="Courier New" w:eastAsia="Times New Roman" w:hAnsi="Courier New" w:cs="Courier New"/>
      <w:sz w:val="20"/>
      <w:szCs w:val="20"/>
      <w:lang w:val="en-CA"/>
    </w:rPr>
  </w:style>
  <w:style w:type="character" w:customStyle="1" w:styleId="gnd-iwgdh3b">
    <w:name w:val="gnd-iwgdh3b"/>
    <w:basedOn w:val="DefaultParagraphFont"/>
    <w:rsid w:val="00261C01"/>
  </w:style>
  <w:style w:type="paragraph" w:styleId="Revision">
    <w:name w:val="Revision"/>
    <w:hidden/>
    <w:uiPriority w:val="99"/>
    <w:semiHidden/>
    <w:rsid w:val="00A82689"/>
    <w:pPr>
      <w:spacing w:after="0"/>
    </w:pPr>
  </w:style>
  <w:style w:type="paragraph" w:styleId="ListParagraph">
    <w:name w:val="List Paragraph"/>
    <w:basedOn w:val="Normal"/>
    <w:uiPriority w:val="34"/>
    <w:qFormat/>
    <w:rsid w:val="006B11E5"/>
    <w:pPr>
      <w:ind w:left="720"/>
      <w:contextualSpacing/>
    </w:pPr>
  </w:style>
  <w:style w:type="character" w:styleId="UnresolvedMention">
    <w:name w:val="Unresolved Mention"/>
    <w:basedOn w:val="DefaultParagraphFont"/>
    <w:uiPriority w:val="99"/>
    <w:semiHidden/>
    <w:unhideWhenUsed/>
    <w:rsid w:val="00655FD6"/>
    <w:rPr>
      <w:color w:val="605E5C"/>
      <w:shd w:val="clear" w:color="auto" w:fill="E1DFDD"/>
    </w:rPr>
  </w:style>
  <w:style w:type="character" w:customStyle="1" w:styleId="apple-converted-space">
    <w:name w:val="apple-converted-space"/>
    <w:basedOn w:val="DefaultParagraphFont"/>
    <w:rsid w:val="008657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44739">
      <w:bodyDiv w:val="1"/>
      <w:marLeft w:val="0"/>
      <w:marRight w:val="0"/>
      <w:marTop w:val="0"/>
      <w:marBottom w:val="0"/>
      <w:divBdr>
        <w:top w:val="none" w:sz="0" w:space="0" w:color="auto"/>
        <w:left w:val="none" w:sz="0" w:space="0" w:color="auto"/>
        <w:bottom w:val="none" w:sz="0" w:space="0" w:color="auto"/>
        <w:right w:val="none" w:sz="0" w:space="0" w:color="auto"/>
      </w:divBdr>
    </w:div>
    <w:div w:id="122356624">
      <w:bodyDiv w:val="1"/>
      <w:marLeft w:val="0"/>
      <w:marRight w:val="0"/>
      <w:marTop w:val="0"/>
      <w:marBottom w:val="0"/>
      <w:divBdr>
        <w:top w:val="none" w:sz="0" w:space="0" w:color="auto"/>
        <w:left w:val="none" w:sz="0" w:space="0" w:color="auto"/>
        <w:bottom w:val="none" w:sz="0" w:space="0" w:color="auto"/>
        <w:right w:val="none" w:sz="0" w:space="0" w:color="auto"/>
      </w:divBdr>
      <w:divsChild>
        <w:div w:id="147946261">
          <w:marLeft w:val="0"/>
          <w:marRight w:val="0"/>
          <w:marTop w:val="0"/>
          <w:marBottom w:val="0"/>
          <w:divBdr>
            <w:top w:val="none" w:sz="0" w:space="0" w:color="auto"/>
            <w:left w:val="none" w:sz="0" w:space="0" w:color="auto"/>
            <w:bottom w:val="none" w:sz="0" w:space="0" w:color="auto"/>
            <w:right w:val="none" w:sz="0" w:space="0" w:color="auto"/>
          </w:divBdr>
        </w:div>
      </w:divsChild>
    </w:div>
    <w:div w:id="180434189">
      <w:bodyDiv w:val="1"/>
      <w:marLeft w:val="0"/>
      <w:marRight w:val="0"/>
      <w:marTop w:val="0"/>
      <w:marBottom w:val="0"/>
      <w:divBdr>
        <w:top w:val="none" w:sz="0" w:space="0" w:color="auto"/>
        <w:left w:val="none" w:sz="0" w:space="0" w:color="auto"/>
        <w:bottom w:val="none" w:sz="0" w:space="0" w:color="auto"/>
        <w:right w:val="none" w:sz="0" w:space="0" w:color="auto"/>
      </w:divBdr>
    </w:div>
    <w:div w:id="240457251">
      <w:bodyDiv w:val="1"/>
      <w:marLeft w:val="0"/>
      <w:marRight w:val="0"/>
      <w:marTop w:val="0"/>
      <w:marBottom w:val="0"/>
      <w:divBdr>
        <w:top w:val="none" w:sz="0" w:space="0" w:color="auto"/>
        <w:left w:val="none" w:sz="0" w:space="0" w:color="auto"/>
        <w:bottom w:val="none" w:sz="0" w:space="0" w:color="auto"/>
        <w:right w:val="none" w:sz="0" w:space="0" w:color="auto"/>
      </w:divBdr>
      <w:divsChild>
        <w:div w:id="911694935">
          <w:marLeft w:val="0"/>
          <w:marRight w:val="0"/>
          <w:marTop w:val="0"/>
          <w:marBottom w:val="0"/>
          <w:divBdr>
            <w:top w:val="none" w:sz="0" w:space="0" w:color="auto"/>
            <w:left w:val="none" w:sz="0" w:space="0" w:color="auto"/>
            <w:bottom w:val="none" w:sz="0" w:space="0" w:color="auto"/>
            <w:right w:val="none" w:sz="0" w:space="0" w:color="auto"/>
          </w:divBdr>
        </w:div>
      </w:divsChild>
    </w:div>
    <w:div w:id="465970947">
      <w:bodyDiv w:val="1"/>
      <w:marLeft w:val="0"/>
      <w:marRight w:val="0"/>
      <w:marTop w:val="0"/>
      <w:marBottom w:val="0"/>
      <w:divBdr>
        <w:top w:val="none" w:sz="0" w:space="0" w:color="auto"/>
        <w:left w:val="none" w:sz="0" w:space="0" w:color="auto"/>
        <w:bottom w:val="none" w:sz="0" w:space="0" w:color="auto"/>
        <w:right w:val="none" w:sz="0" w:space="0" w:color="auto"/>
      </w:divBdr>
    </w:div>
    <w:div w:id="617764523">
      <w:bodyDiv w:val="1"/>
      <w:marLeft w:val="0"/>
      <w:marRight w:val="0"/>
      <w:marTop w:val="0"/>
      <w:marBottom w:val="0"/>
      <w:divBdr>
        <w:top w:val="none" w:sz="0" w:space="0" w:color="auto"/>
        <w:left w:val="none" w:sz="0" w:space="0" w:color="auto"/>
        <w:bottom w:val="none" w:sz="0" w:space="0" w:color="auto"/>
        <w:right w:val="none" w:sz="0" w:space="0" w:color="auto"/>
      </w:divBdr>
    </w:div>
    <w:div w:id="1029529363">
      <w:bodyDiv w:val="1"/>
      <w:marLeft w:val="0"/>
      <w:marRight w:val="0"/>
      <w:marTop w:val="0"/>
      <w:marBottom w:val="0"/>
      <w:divBdr>
        <w:top w:val="none" w:sz="0" w:space="0" w:color="auto"/>
        <w:left w:val="none" w:sz="0" w:space="0" w:color="auto"/>
        <w:bottom w:val="none" w:sz="0" w:space="0" w:color="auto"/>
        <w:right w:val="none" w:sz="0" w:space="0" w:color="auto"/>
      </w:divBdr>
      <w:divsChild>
        <w:div w:id="1687631317">
          <w:marLeft w:val="0"/>
          <w:marRight w:val="0"/>
          <w:marTop w:val="0"/>
          <w:marBottom w:val="0"/>
          <w:divBdr>
            <w:top w:val="none" w:sz="0" w:space="0" w:color="auto"/>
            <w:left w:val="none" w:sz="0" w:space="0" w:color="auto"/>
            <w:bottom w:val="none" w:sz="0" w:space="0" w:color="auto"/>
            <w:right w:val="none" w:sz="0" w:space="0" w:color="auto"/>
          </w:divBdr>
        </w:div>
      </w:divsChild>
    </w:div>
    <w:div w:id="1134912681">
      <w:bodyDiv w:val="1"/>
      <w:marLeft w:val="0"/>
      <w:marRight w:val="0"/>
      <w:marTop w:val="0"/>
      <w:marBottom w:val="0"/>
      <w:divBdr>
        <w:top w:val="none" w:sz="0" w:space="0" w:color="auto"/>
        <w:left w:val="none" w:sz="0" w:space="0" w:color="auto"/>
        <w:bottom w:val="none" w:sz="0" w:space="0" w:color="auto"/>
        <w:right w:val="none" w:sz="0" w:space="0" w:color="auto"/>
      </w:divBdr>
      <w:divsChild>
        <w:div w:id="742679661">
          <w:marLeft w:val="0"/>
          <w:marRight w:val="0"/>
          <w:marTop w:val="0"/>
          <w:marBottom w:val="0"/>
          <w:divBdr>
            <w:top w:val="none" w:sz="0" w:space="0" w:color="auto"/>
            <w:left w:val="none" w:sz="0" w:space="0" w:color="auto"/>
            <w:bottom w:val="none" w:sz="0" w:space="0" w:color="auto"/>
            <w:right w:val="none" w:sz="0" w:space="0" w:color="auto"/>
          </w:divBdr>
        </w:div>
      </w:divsChild>
    </w:div>
    <w:div w:id="1405106636">
      <w:bodyDiv w:val="1"/>
      <w:marLeft w:val="0"/>
      <w:marRight w:val="0"/>
      <w:marTop w:val="0"/>
      <w:marBottom w:val="0"/>
      <w:divBdr>
        <w:top w:val="none" w:sz="0" w:space="0" w:color="auto"/>
        <w:left w:val="none" w:sz="0" w:space="0" w:color="auto"/>
        <w:bottom w:val="none" w:sz="0" w:space="0" w:color="auto"/>
        <w:right w:val="none" w:sz="0" w:space="0" w:color="auto"/>
      </w:divBdr>
    </w:div>
    <w:div w:id="1469594781">
      <w:bodyDiv w:val="1"/>
      <w:marLeft w:val="0"/>
      <w:marRight w:val="0"/>
      <w:marTop w:val="0"/>
      <w:marBottom w:val="0"/>
      <w:divBdr>
        <w:top w:val="none" w:sz="0" w:space="0" w:color="auto"/>
        <w:left w:val="none" w:sz="0" w:space="0" w:color="auto"/>
        <w:bottom w:val="none" w:sz="0" w:space="0" w:color="auto"/>
        <w:right w:val="none" w:sz="0" w:space="0" w:color="auto"/>
      </w:divBdr>
    </w:div>
    <w:div w:id="1720668753">
      <w:bodyDiv w:val="1"/>
      <w:marLeft w:val="0"/>
      <w:marRight w:val="0"/>
      <w:marTop w:val="0"/>
      <w:marBottom w:val="0"/>
      <w:divBdr>
        <w:top w:val="none" w:sz="0" w:space="0" w:color="auto"/>
        <w:left w:val="none" w:sz="0" w:space="0" w:color="auto"/>
        <w:bottom w:val="none" w:sz="0" w:space="0" w:color="auto"/>
        <w:right w:val="none" w:sz="0" w:space="0" w:color="auto"/>
      </w:divBdr>
    </w:div>
    <w:div w:id="1989245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6/09/relationships/commentsIds" Target="commentsIds.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hyperlink" Target="https://github.com/NSAPH-Projects/power_outage_national_cvd_hosp" TargetMode="External"/><Relationship Id="rId10" Type="http://schemas.openxmlformats.org/officeDocument/2006/relationships/hyperlink" Target="mailto:hm2913@cumc.columbia.edu"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60275-232B-4382-BF98-8D28A500D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31980</Words>
  <Characters>182292</Characters>
  <Application>Microsoft Office Word</Application>
  <DocSecurity>0</DocSecurity>
  <Lines>1519</Lines>
  <Paragraphs>427</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213845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Heather M</cp:lastModifiedBy>
  <cp:revision>28</cp:revision>
  <dcterms:created xsi:type="dcterms:W3CDTF">2025-09-02T19:27:00Z</dcterms:created>
  <dcterms:modified xsi:type="dcterms:W3CDTF">2025-09-04T18:07:00Z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id="V3uMZYVY"/&gt;&lt;style id="http://www.zotero.org/styles/pnas" hasBibliography="1" bibliographyStyleHasBeenSet="1"/&gt;&lt;prefs&gt;&lt;pref name="fieldType" value="Field"/&gt;&lt;/prefs&gt;&lt;/data&gt;</vt:lpwstr>
  </property>
</Properties>
</file>