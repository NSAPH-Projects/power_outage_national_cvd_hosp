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DE50" w14:textId="089D8652" w:rsidR="00E6133D" w:rsidRDefault="00E6133D" w:rsidP="00E6133D">
      <w:pPr>
        <w:widowControl w:val="0"/>
        <w:pBdr>
          <w:top w:val="nil"/>
          <w:left w:val="nil"/>
          <w:bottom w:val="nil"/>
          <w:right w:val="nil"/>
          <w:between w:val="nil"/>
        </w:pBdr>
        <w:spacing w:line="276" w:lineRule="auto"/>
        <w:rPr>
          <w:sz w:val="36"/>
          <w:szCs w:val="36"/>
        </w:rPr>
        <w:sectPr w:rsidR="00E6133D">
          <w:headerReference w:type="default" r:id="rId8"/>
          <w:footerReference w:type="default" r:id="rId9"/>
          <w:pgSz w:w="12240" w:h="15840"/>
          <w:pgMar w:top="1440" w:right="1800" w:bottom="1440" w:left="1800" w:header="720" w:footer="720" w:gutter="0"/>
          <w:pgNumType w:start="1"/>
          <w:cols w:space="720"/>
        </w:sectPr>
      </w:pPr>
    </w:p>
    <w:p w14:paraId="1E1B249E" w14:textId="5702CDAA" w:rsidR="00E6133D" w:rsidRDefault="00E6133D" w:rsidP="00E6133D">
      <w:pPr>
        <w:rPr>
          <w:rFonts w:ascii="Arial" w:hAnsi="Arial" w:cs="Arial"/>
          <w:b/>
          <w:sz w:val="28"/>
          <w:szCs w:val="28"/>
        </w:rPr>
      </w:pPr>
      <w:r w:rsidRPr="00F649EE">
        <w:rPr>
          <w:rFonts w:ascii="Arial" w:hAnsi="Arial" w:cs="Arial"/>
          <w:b/>
          <w:sz w:val="28"/>
          <w:szCs w:val="28"/>
        </w:rPr>
        <w:t>Main Manuscript for</w:t>
      </w:r>
    </w:p>
    <w:p w14:paraId="7FC5460A" w14:textId="734D2EA7" w:rsidR="006552FF" w:rsidRPr="006552FF" w:rsidRDefault="006552FF" w:rsidP="00E6133D">
      <w:pPr>
        <w:rPr>
          <w:rFonts w:ascii="Arial" w:hAnsi="Arial" w:cs="Arial"/>
          <w:b/>
          <w:sz w:val="28"/>
          <w:szCs w:val="28"/>
        </w:rPr>
      </w:pPr>
      <w:r w:rsidRPr="006552FF">
        <w:rPr>
          <w:rFonts w:ascii="Arial" w:hAnsi="Arial" w:cs="Arial"/>
          <w:b/>
          <w:sz w:val="28"/>
          <w:szCs w:val="28"/>
        </w:rPr>
        <w:t xml:space="preserve">Power outages </w:t>
      </w:r>
      <w:r w:rsidR="00A82689">
        <w:rPr>
          <w:rFonts w:ascii="Arial" w:hAnsi="Arial" w:cs="Arial"/>
          <w:b/>
          <w:sz w:val="28"/>
          <w:szCs w:val="28"/>
        </w:rPr>
        <w:t>and</w:t>
      </w:r>
      <w:r w:rsidR="00A82689" w:rsidRPr="006552FF">
        <w:rPr>
          <w:rFonts w:ascii="Arial" w:hAnsi="Arial" w:cs="Arial"/>
          <w:b/>
          <w:sz w:val="28"/>
          <w:szCs w:val="28"/>
        </w:rPr>
        <w:t xml:space="preserve"> </w:t>
      </w:r>
      <w:r w:rsidRPr="006552FF">
        <w:rPr>
          <w:rFonts w:ascii="Arial" w:hAnsi="Arial" w:cs="Arial"/>
          <w:b/>
          <w:sz w:val="28"/>
          <w:szCs w:val="28"/>
        </w:rPr>
        <w:t>cardiovascular and respiratory hospitalizations among US older adults</w:t>
      </w:r>
    </w:p>
    <w:p w14:paraId="12588F07" w14:textId="77777777" w:rsidR="00E6133D" w:rsidRPr="00E6133D" w:rsidRDefault="00E6133D" w:rsidP="00E6133D">
      <w:pPr>
        <w:rPr>
          <w:rFonts w:ascii="Arial" w:hAnsi="Arial" w:cs="Arial"/>
          <w:sz w:val="20"/>
          <w:szCs w:val="20"/>
        </w:rPr>
      </w:pPr>
    </w:p>
    <w:p w14:paraId="18792596" w14:textId="77777777" w:rsidR="0025468E" w:rsidRPr="0025468E" w:rsidRDefault="0025468E" w:rsidP="0025468E">
      <w:pPr>
        <w:rPr>
          <w:rFonts w:ascii="Arial" w:hAnsi="Arial" w:cs="Arial"/>
          <w:b/>
          <w:bCs/>
          <w:sz w:val="21"/>
          <w:szCs w:val="21"/>
        </w:rPr>
      </w:pPr>
      <w:r w:rsidRPr="0025468E">
        <w:rPr>
          <w:rFonts w:ascii="Arial" w:hAnsi="Arial" w:cs="Arial"/>
          <w:b/>
          <w:bCs/>
          <w:sz w:val="21"/>
          <w:szCs w:val="21"/>
        </w:rPr>
        <w:t>Heather McBrien</w:t>
      </w:r>
      <w:r w:rsidRPr="0025468E">
        <w:rPr>
          <w:rFonts w:ascii="Arial" w:hAnsi="Arial" w:cs="Arial"/>
          <w:b/>
          <w:bCs/>
          <w:sz w:val="21"/>
          <w:szCs w:val="21"/>
          <w:vertAlign w:val="superscript"/>
        </w:rPr>
        <w:t>1*</w:t>
      </w:r>
      <w:r w:rsidRPr="0025468E">
        <w:rPr>
          <w:rFonts w:ascii="Arial" w:hAnsi="Arial" w:cs="Arial"/>
          <w:b/>
          <w:bCs/>
          <w:sz w:val="21"/>
          <w:szCs w:val="21"/>
        </w:rPr>
        <w:t>, Daniel Mork</w:t>
      </w:r>
      <w:r w:rsidRPr="0025468E">
        <w:rPr>
          <w:rFonts w:ascii="Arial" w:hAnsi="Arial" w:cs="Arial"/>
          <w:b/>
          <w:bCs/>
          <w:sz w:val="21"/>
          <w:szCs w:val="21"/>
          <w:vertAlign w:val="superscript"/>
        </w:rPr>
        <w:t>2</w:t>
      </w:r>
      <w:r w:rsidRPr="0025468E">
        <w:rPr>
          <w:rFonts w:ascii="Arial" w:hAnsi="Arial" w:cs="Arial"/>
          <w:b/>
          <w:bCs/>
          <w:sz w:val="21"/>
          <w:szCs w:val="21"/>
        </w:rPr>
        <w:t>, Vivian Do</w:t>
      </w:r>
      <w:r w:rsidRPr="0025468E">
        <w:rPr>
          <w:rFonts w:ascii="Arial" w:hAnsi="Arial" w:cs="Arial"/>
          <w:b/>
          <w:bCs/>
          <w:sz w:val="21"/>
          <w:szCs w:val="21"/>
          <w:vertAlign w:val="superscript"/>
        </w:rPr>
        <w:t>1</w:t>
      </w:r>
      <w:r w:rsidRPr="0025468E">
        <w:rPr>
          <w:rFonts w:ascii="Arial" w:hAnsi="Arial" w:cs="Arial"/>
          <w:b/>
          <w:bCs/>
          <w:sz w:val="21"/>
          <w:szCs w:val="21"/>
        </w:rPr>
        <w:t>, Marianthi-Anna Kioumourtzoglou</w:t>
      </w:r>
      <w:r w:rsidRPr="0025468E">
        <w:rPr>
          <w:rFonts w:ascii="Arial" w:hAnsi="Arial" w:cs="Arial"/>
          <w:b/>
          <w:bCs/>
          <w:sz w:val="21"/>
          <w:szCs w:val="21"/>
          <w:vertAlign w:val="superscript"/>
        </w:rPr>
        <w:t>1</w:t>
      </w:r>
      <w:r w:rsidRPr="0025468E">
        <w:rPr>
          <w:rFonts w:ascii="Arial" w:hAnsi="Arial" w:cs="Arial"/>
          <w:b/>
          <w:bCs/>
          <w:sz w:val="21"/>
          <w:szCs w:val="21"/>
        </w:rPr>
        <w:t>, Joan A. Casey</w:t>
      </w:r>
      <w:r w:rsidRPr="0025468E">
        <w:rPr>
          <w:rFonts w:ascii="Arial" w:hAnsi="Arial" w:cs="Arial"/>
          <w:b/>
          <w:bCs/>
          <w:sz w:val="21"/>
          <w:szCs w:val="21"/>
          <w:vertAlign w:val="superscript"/>
        </w:rPr>
        <w:t>3,4</w:t>
      </w:r>
      <w:r w:rsidRPr="0025468E">
        <w:rPr>
          <w:rFonts w:ascii="Arial" w:hAnsi="Arial" w:cs="Arial"/>
          <w:b/>
          <w:bCs/>
          <w:sz w:val="21"/>
          <w:szCs w:val="21"/>
        </w:rPr>
        <w:t xml:space="preserve"> </w:t>
      </w:r>
    </w:p>
    <w:p w14:paraId="7AA39DB1" w14:textId="77777777" w:rsidR="0025468E" w:rsidRPr="00634C14" w:rsidRDefault="0025468E" w:rsidP="0025468E">
      <w:pPr>
        <w:rPr>
          <w:rFonts w:ascii="Arial" w:hAnsi="Arial" w:cs="Arial"/>
          <w:sz w:val="18"/>
          <w:szCs w:val="18"/>
        </w:rPr>
      </w:pPr>
    </w:p>
    <w:p w14:paraId="71E583F6"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 xml:space="preserve">1 </w:t>
      </w:r>
      <w:r w:rsidRPr="00634C14">
        <w:rPr>
          <w:rFonts w:ascii="Arial" w:hAnsi="Arial" w:cs="Arial"/>
          <w:b/>
          <w:bCs/>
          <w:sz w:val="18"/>
          <w:szCs w:val="18"/>
        </w:rPr>
        <w:t xml:space="preserve">Columbia Mailman School of Public Health, Department of Environmental Health Sciences </w:t>
      </w:r>
    </w:p>
    <w:p w14:paraId="0D046D8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2</w:t>
      </w:r>
      <w:r w:rsidRPr="00634C14">
        <w:rPr>
          <w:rFonts w:ascii="Arial" w:hAnsi="Arial" w:cs="Arial"/>
          <w:b/>
          <w:bCs/>
          <w:sz w:val="18"/>
          <w:szCs w:val="18"/>
        </w:rPr>
        <w:t xml:space="preserve"> Harvard T. H. Chan School of Public Health, Department of Biostatistics </w:t>
      </w:r>
    </w:p>
    <w:p w14:paraId="7DEAA2F0"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3</w:t>
      </w:r>
      <w:r w:rsidRPr="00634C14">
        <w:rPr>
          <w:rFonts w:ascii="Arial" w:hAnsi="Arial" w:cs="Arial"/>
          <w:b/>
          <w:bCs/>
          <w:sz w:val="18"/>
          <w:szCs w:val="18"/>
        </w:rPr>
        <w:t xml:space="preserve"> University of Washington Department of Environmental and Occupational Health Sciences</w:t>
      </w:r>
    </w:p>
    <w:p w14:paraId="2D79DBA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4</w:t>
      </w:r>
      <w:r w:rsidRPr="00634C14">
        <w:rPr>
          <w:rFonts w:ascii="Arial" w:hAnsi="Arial" w:cs="Arial"/>
          <w:b/>
          <w:bCs/>
          <w:sz w:val="18"/>
          <w:szCs w:val="18"/>
        </w:rPr>
        <w:t xml:space="preserve"> University of Washington Department of Epidemiology</w:t>
      </w:r>
    </w:p>
    <w:p w14:paraId="36EC8948" w14:textId="77777777" w:rsidR="0025468E" w:rsidRPr="0025468E" w:rsidRDefault="0025468E" w:rsidP="0025468E">
      <w:pPr>
        <w:rPr>
          <w:rFonts w:ascii="Arial" w:hAnsi="Arial" w:cs="Arial"/>
          <w:b/>
          <w:bCs/>
          <w:sz w:val="21"/>
          <w:szCs w:val="21"/>
        </w:rPr>
      </w:pPr>
    </w:p>
    <w:p w14:paraId="2B5B7369" w14:textId="60851B80" w:rsidR="0025468E" w:rsidRPr="0025468E" w:rsidRDefault="0025468E" w:rsidP="0025468E">
      <w:pPr>
        <w:rPr>
          <w:rFonts w:ascii="Arial" w:hAnsi="Arial" w:cs="Arial"/>
          <w:b/>
          <w:bCs/>
          <w:sz w:val="21"/>
          <w:szCs w:val="21"/>
        </w:rPr>
      </w:pPr>
      <w:r w:rsidRPr="0025468E">
        <w:rPr>
          <w:rFonts w:ascii="Arial" w:hAnsi="Arial" w:cs="Arial"/>
          <w:b/>
          <w:bCs/>
          <w:sz w:val="21"/>
          <w:szCs w:val="21"/>
        </w:rPr>
        <w:t>* Corresponding author</w:t>
      </w:r>
      <w:r>
        <w:rPr>
          <w:rFonts w:ascii="Arial" w:hAnsi="Arial" w:cs="Arial"/>
          <w:b/>
          <w:bCs/>
          <w:sz w:val="21"/>
          <w:szCs w:val="21"/>
        </w:rPr>
        <w:t xml:space="preserve"> email</w:t>
      </w:r>
      <w:r w:rsidRPr="0025468E">
        <w:rPr>
          <w:rFonts w:ascii="Arial" w:hAnsi="Arial" w:cs="Arial"/>
          <w:b/>
          <w:bCs/>
          <w:sz w:val="21"/>
          <w:szCs w:val="21"/>
        </w:rPr>
        <w:t xml:space="preserve">: </w:t>
      </w:r>
      <w:hyperlink r:id="rId10" w:history="1">
        <w:r w:rsidRPr="0025468E">
          <w:rPr>
            <w:rStyle w:val="Hyperlink"/>
            <w:rFonts w:ascii="Arial" w:hAnsi="Arial" w:cs="Arial"/>
            <w:b/>
            <w:bCs/>
            <w:sz w:val="21"/>
            <w:szCs w:val="21"/>
          </w:rPr>
          <w:t>hm2913@cumc.columbia.edu</w:t>
        </w:r>
      </w:hyperlink>
      <w:r w:rsidRPr="0025468E">
        <w:rPr>
          <w:rFonts w:ascii="Arial" w:hAnsi="Arial" w:cs="Arial"/>
          <w:b/>
          <w:bCs/>
          <w:sz w:val="21"/>
          <w:szCs w:val="21"/>
        </w:rPr>
        <w:t xml:space="preserve"> </w:t>
      </w:r>
    </w:p>
    <w:p w14:paraId="3A5183BA" w14:textId="2C772E07" w:rsidR="002A7053" w:rsidRPr="002A7053" w:rsidRDefault="002A7053" w:rsidP="002A7053">
      <w:pPr>
        <w:rPr>
          <w:rFonts w:ascii="Arial" w:hAnsi="Arial" w:cs="Arial"/>
          <w:sz w:val="20"/>
          <w:szCs w:val="20"/>
        </w:rPr>
      </w:pPr>
    </w:p>
    <w:p w14:paraId="7A5DDA98" w14:textId="7742767B" w:rsidR="00623869" w:rsidRPr="00BB6B27" w:rsidRDefault="00623869" w:rsidP="00623869">
      <w:pPr>
        <w:rPr>
          <w:rFonts w:ascii="Arial" w:hAnsi="Arial" w:cs="Arial"/>
          <w:sz w:val="20"/>
          <w:szCs w:val="20"/>
        </w:rPr>
      </w:pPr>
      <w:r>
        <w:rPr>
          <w:rFonts w:ascii="Arial" w:hAnsi="Arial" w:cs="Arial"/>
          <w:b/>
          <w:sz w:val="20"/>
          <w:szCs w:val="20"/>
        </w:rPr>
        <w:t>Competing Interest Statement</w:t>
      </w:r>
      <w:r w:rsidR="0097778A">
        <w:rPr>
          <w:rFonts w:ascii="Arial" w:hAnsi="Arial" w:cs="Arial"/>
          <w:b/>
          <w:sz w:val="20"/>
          <w:szCs w:val="20"/>
        </w:rPr>
        <w:t xml:space="preserve">: </w:t>
      </w:r>
      <w:r w:rsidR="0097778A">
        <w:rPr>
          <w:rFonts w:ascii="Arial" w:hAnsi="Arial" w:cs="Arial"/>
          <w:bCs/>
          <w:sz w:val="20"/>
          <w:szCs w:val="20"/>
        </w:rPr>
        <w:t>The authors declare no competing interes</w:t>
      </w:r>
      <w:r w:rsidR="001653B1">
        <w:rPr>
          <w:rFonts w:ascii="Arial" w:hAnsi="Arial" w:cs="Arial"/>
          <w:bCs/>
          <w:sz w:val="20"/>
          <w:szCs w:val="20"/>
        </w:rPr>
        <w:t>ts</w:t>
      </w:r>
      <w:r>
        <w:rPr>
          <w:rFonts w:ascii="Arial" w:hAnsi="Arial" w:cs="Arial"/>
          <w:sz w:val="20"/>
          <w:szCs w:val="20"/>
        </w:rPr>
        <w:t xml:space="preserve">. </w:t>
      </w:r>
    </w:p>
    <w:p w14:paraId="18812061" w14:textId="40D03458"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w:t>
      </w:r>
      <w:r w:rsidR="00CA4103" w:rsidRPr="00CA4103">
        <w:rPr>
          <w:rFonts w:ascii="Arial" w:hAnsi="Arial" w:cs="Arial"/>
          <w:sz w:val="20"/>
          <w:szCs w:val="20"/>
        </w:rPr>
        <w:t xml:space="preserve"> </w:t>
      </w:r>
      <w:r w:rsidR="00CA4103">
        <w:rPr>
          <w:rFonts w:ascii="Arial" w:hAnsi="Arial" w:cs="Arial"/>
          <w:sz w:val="20"/>
          <w:szCs w:val="20"/>
        </w:rPr>
        <w:t xml:space="preserve">power outage, </w:t>
      </w:r>
      <w:r w:rsidR="00E030C1">
        <w:rPr>
          <w:rFonts w:ascii="Arial" w:hAnsi="Arial" w:cs="Arial"/>
          <w:sz w:val="20"/>
          <w:szCs w:val="20"/>
        </w:rPr>
        <w:t>cardiovascular disease</w:t>
      </w:r>
      <w:r w:rsidR="00CA4103">
        <w:rPr>
          <w:rFonts w:ascii="Arial" w:hAnsi="Arial" w:cs="Arial"/>
          <w:sz w:val="20"/>
          <w:szCs w:val="20"/>
        </w:rPr>
        <w:t>,</w:t>
      </w:r>
      <w:r w:rsidR="00E030C1">
        <w:rPr>
          <w:rFonts w:ascii="Arial" w:hAnsi="Arial" w:cs="Arial"/>
          <w:sz w:val="20"/>
          <w:szCs w:val="20"/>
        </w:rPr>
        <w:t xml:space="preserve"> respiratory disease,</w:t>
      </w:r>
      <w:r w:rsidR="00CA4103">
        <w:rPr>
          <w:rFonts w:ascii="Arial" w:hAnsi="Arial" w:cs="Arial"/>
          <w:sz w:val="20"/>
          <w:szCs w:val="20"/>
        </w:rPr>
        <w:t xml:space="preserve"> climate</w:t>
      </w:r>
      <w:r w:rsidR="00E030C1">
        <w:rPr>
          <w:rFonts w:ascii="Arial" w:hAnsi="Arial" w:cs="Arial"/>
          <w:sz w:val="20"/>
          <w:szCs w:val="20"/>
        </w:rPr>
        <w:t xml:space="preserve"> change, hospitalization</w:t>
      </w:r>
    </w:p>
    <w:p w14:paraId="1265A261" w14:textId="77777777" w:rsidR="00623869" w:rsidRDefault="00623869" w:rsidP="00E6133D">
      <w:pPr>
        <w:rPr>
          <w:rFonts w:ascii="Arial" w:hAnsi="Arial" w:cs="Arial"/>
          <w:b/>
          <w:sz w:val="20"/>
          <w:szCs w:val="20"/>
        </w:rPr>
      </w:pPr>
    </w:p>
    <w:p w14:paraId="4AB6ACD6" w14:textId="77777777" w:rsidR="00F25795" w:rsidRDefault="00F25795" w:rsidP="009F5C6C">
      <w:pPr>
        <w:rPr>
          <w:rFonts w:ascii="Arial" w:hAnsi="Arial" w:cs="Arial"/>
          <w:b/>
          <w:color w:val="000000"/>
          <w:sz w:val="20"/>
          <w:szCs w:val="20"/>
        </w:rPr>
      </w:pPr>
      <w:bookmarkStart w:id="0" w:name="30j0zll" w:colFirst="0" w:colLast="0"/>
      <w:bookmarkStart w:id="1" w:name="1fob9te" w:colFirst="0" w:colLast="0"/>
      <w:bookmarkEnd w:id="0"/>
      <w:bookmarkEnd w:id="1"/>
    </w:p>
    <w:p w14:paraId="0EB157BC" w14:textId="77777777" w:rsidR="00B50B90" w:rsidRDefault="00B50B90" w:rsidP="009F5C6C">
      <w:pPr>
        <w:rPr>
          <w:rFonts w:ascii="Arial" w:hAnsi="Arial" w:cs="Arial"/>
          <w:b/>
          <w:bCs/>
          <w:sz w:val="20"/>
          <w:szCs w:val="20"/>
        </w:rPr>
      </w:pPr>
    </w:p>
    <w:p w14:paraId="656E9006" w14:textId="77777777" w:rsidR="00797F19" w:rsidRDefault="00797F19" w:rsidP="009F5C6C">
      <w:pPr>
        <w:rPr>
          <w:rFonts w:ascii="Arial" w:hAnsi="Arial" w:cs="Arial"/>
          <w:b/>
          <w:bCs/>
          <w:sz w:val="20"/>
          <w:szCs w:val="20"/>
        </w:rPr>
      </w:pPr>
    </w:p>
    <w:p w14:paraId="2EE1D386" w14:textId="77777777" w:rsidR="00797F19" w:rsidRDefault="00797F19" w:rsidP="009F5C6C">
      <w:pPr>
        <w:rPr>
          <w:rFonts w:ascii="Arial" w:hAnsi="Arial" w:cs="Arial"/>
          <w:b/>
          <w:bCs/>
          <w:sz w:val="20"/>
          <w:szCs w:val="20"/>
        </w:rPr>
      </w:pPr>
    </w:p>
    <w:p w14:paraId="7131582E" w14:textId="77777777" w:rsidR="000D76A3" w:rsidRDefault="000D76A3" w:rsidP="009F5C6C">
      <w:pPr>
        <w:rPr>
          <w:rFonts w:ascii="Arial" w:hAnsi="Arial" w:cs="Arial"/>
          <w:b/>
          <w:bCs/>
          <w:sz w:val="20"/>
          <w:szCs w:val="20"/>
        </w:rPr>
      </w:pPr>
    </w:p>
    <w:p w14:paraId="58B048EE" w14:textId="77777777" w:rsidR="000D76A3" w:rsidRDefault="000D76A3" w:rsidP="009F5C6C">
      <w:pPr>
        <w:rPr>
          <w:rFonts w:ascii="Arial" w:hAnsi="Arial" w:cs="Arial"/>
          <w:b/>
          <w:bCs/>
          <w:sz w:val="20"/>
          <w:szCs w:val="20"/>
        </w:rPr>
      </w:pPr>
    </w:p>
    <w:p w14:paraId="4AFA4999" w14:textId="77777777" w:rsidR="00797F19" w:rsidRDefault="00797F19" w:rsidP="009F5C6C">
      <w:pPr>
        <w:rPr>
          <w:rFonts w:ascii="Arial" w:hAnsi="Arial" w:cs="Arial"/>
          <w:b/>
          <w:bCs/>
          <w:sz w:val="20"/>
          <w:szCs w:val="20"/>
        </w:rPr>
      </w:pPr>
    </w:p>
    <w:p w14:paraId="6270AF87" w14:textId="77777777" w:rsidR="00797F19" w:rsidRDefault="00797F19" w:rsidP="009F5C6C">
      <w:pPr>
        <w:rPr>
          <w:rFonts w:ascii="Arial" w:hAnsi="Arial" w:cs="Arial"/>
          <w:b/>
          <w:bCs/>
          <w:sz w:val="20"/>
          <w:szCs w:val="20"/>
        </w:rPr>
      </w:pPr>
    </w:p>
    <w:p w14:paraId="6E77FC82" w14:textId="77777777" w:rsidR="00797F19" w:rsidRDefault="00797F19" w:rsidP="009F5C6C">
      <w:pPr>
        <w:rPr>
          <w:rFonts w:ascii="Arial" w:hAnsi="Arial" w:cs="Arial"/>
          <w:b/>
          <w:bCs/>
          <w:sz w:val="20"/>
          <w:szCs w:val="20"/>
        </w:rPr>
      </w:pPr>
    </w:p>
    <w:p w14:paraId="1C92628A" w14:textId="77777777" w:rsidR="00797F19" w:rsidRDefault="00797F19" w:rsidP="009F5C6C">
      <w:pPr>
        <w:rPr>
          <w:rFonts w:ascii="Arial" w:hAnsi="Arial" w:cs="Arial"/>
          <w:b/>
          <w:bCs/>
          <w:sz w:val="20"/>
          <w:szCs w:val="20"/>
        </w:rPr>
      </w:pPr>
    </w:p>
    <w:p w14:paraId="1DAD3554" w14:textId="47A34AEB" w:rsidR="009F5C6C" w:rsidRPr="00F25795" w:rsidRDefault="009F5C6C" w:rsidP="009F5C6C">
      <w:pPr>
        <w:rPr>
          <w:rFonts w:ascii="Arial" w:hAnsi="Arial" w:cs="Arial"/>
          <w:b/>
          <w:bCs/>
          <w:sz w:val="20"/>
          <w:szCs w:val="20"/>
        </w:rPr>
      </w:pPr>
      <w:r w:rsidRPr="00F25795">
        <w:rPr>
          <w:rFonts w:ascii="Arial" w:hAnsi="Arial" w:cs="Arial"/>
          <w:b/>
          <w:bCs/>
          <w:sz w:val="20"/>
          <w:szCs w:val="20"/>
        </w:rPr>
        <w:lastRenderedPageBreak/>
        <w:t>Abstract</w:t>
      </w:r>
      <w:r w:rsidR="006A4679">
        <w:rPr>
          <w:rFonts w:ascii="Arial" w:hAnsi="Arial" w:cs="Arial"/>
          <w:b/>
          <w:bCs/>
          <w:sz w:val="20"/>
          <w:szCs w:val="20"/>
        </w:rPr>
        <w:t>:</w:t>
      </w:r>
    </w:p>
    <w:p w14:paraId="6D047C2F" w14:textId="6AE7501B" w:rsidR="009F5C6C" w:rsidRPr="00F25795" w:rsidRDefault="009F5C6C" w:rsidP="009F5C6C">
      <w:pPr>
        <w:rPr>
          <w:rFonts w:ascii="Arial" w:hAnsi="Arial" w:cs="Arial"/>
          <w:sz w:val="20"/>
          <w:szCs w:val="20"/>
        </w:rPr>
      </w:pPr>
      <w:r w:rsidRPr="00F25795">
        <w:rPr>
          <w:rFonts w:ascii="Arial" w:hAnsi="Arial" w:cs="Arial"/>
          <w:b/>
          <w:bCs/>
          <w:sz w:val="20"/>
          <w:szCs w:val="20"/>
        </w:rPr>
        <w:t>Background</w:t>
      </w:r>
      <w:r w:rsidRPr="00F25795">
        <w:rPr>
          <w:rFonts w:ascii="Arial" w:hAnsi="Arial" w:cs="Arial"/>
          <w:sz w:val="20"/>
          <w:szCs w:val="20"/>
        </w:rPr>
        <w:t>: In the United States, already</w:t>
      </w:r>
      <w:r w:rsidR="00A82689">
        <w:rPr>
          <w:rFonts w:ascii="Arial" w:hAnsi="Arial" w:cs="Arial"/>
          <w:sz w:val="20"/>
          <w:szCs w:val="20"/>
        </w:rPr>
        <w:t>-</w:t>
      </w:r>
      <w:r w:rsidRPr="00F25795">
        <w:rPr>
          <w:rFonts w:ascii="Arial" w:hAnsi="Arial" w:cs="Arial"/>
          <w:sz w:val="20"/>
          <w:szCs w:val="20"/>
        </w:rPr>
        <w:t>prevalent power outages are increasing in frequency and duration with climate change. Studies from New York State show that power outages may increase hospitalizations for cardiovascular (CVD) and respiratory disease in vulnerable populations such as older adults, but exposure data limitations have constrained nationwide studies of power outage</w:t>
      </w:r>
      <w:r w:rsidR="00A82689">
        <w:rPr>
          <w:rFonts w:ascii="Arial" w:hAnsi="Arial" w:cs="Arial"/>
          <w:sz w:val="20"/>
          <w:szCs w:val="20"/>
        </w:rPr>
        <w:t>s</w:t>
      </w:r>
      <w:r w:rsidRPr="00F25795">
        <w:rPr>
          <w:rFonts w:ascii="Arial" w:hAnsi="Arial" w:cs="Arial"/>
          <w:sz w:val="20"/>
          <w:szCs w:val="20"/>
        </w:rPr>
        <w:t xml:space="preserve"> and health. </w:t>
      </w:r>
    </w:p>
    <w:p w14:paraId="54722ECD" w14:textId="223FCCFE" w:rsidR="009F5C6C" w:rsidRPr="00F25795" w:rsidRDefault="009F5C6C" w:rsidP="009F5C6C">
      <w:pPr>
        <w:rPr>
          <w:rFonts w:ascii="Arial" w:hAnsi="Arial" w:cs="Arial"/>
          <w:sz w:val="20"/>
          <w:szCs w:val="20"/>
        </w:rPr>
      </w:pPr>
      <w:r w:rsidRPr="00F25795">
        <w:rPr>
          <w:rFonts w:ascii="Arial" w:hAnsi="Arial" w:cs="Arial"/>
          <w:b/>
          <w:bCs/>
          <w:sz w:val="20"/>
          <w:szCs w:val="20"/>
        </w:rPr>
        <w:t>Question</w:t>
      </w:r>
      <w:r w:rsidRPr="00F25795">
        <w:rPr>
          <w:rFonts w:ascii="Arial" w:hAnsi="Arial" w:cs="Arial"/>
          <w:sz w:val="20"/>
          <w:szCs w:val="20"/>
        </w:rPr>
        <w:t>: Are power outages associated with emergency CVD and respiratory disease-related hospitalizations among older adults in the United States?</w:t>
      </w:r>
    </w:p>
    <w:p w14:paraId="5EF8426E" w14:textId="6E7F1863" w:rsidR="009F5C6C" w:rsidRPr="00F25795" w:rsidRDefault="009F5C6C" w:rsidP="009F5C6C">
      <w:pPr>
        <w:rPr>
          <w:rFonts w:ascii="Arial" w:hAnsi="Arial" w:cs="Arial"/>
          <w:sz w:val="20"/>
          <w:szCs w:val="20"/>
        </w:rPr>
      </w:pPr>
      <w:r w:rsidRPr="00F25795">
        <w:rPr>
          <w:rFonts w:ascii="Arial" w:hAnsi="Arial" w:cs="Arial"/>
          <w:b/>
          <w:bCs/>
          <w:sz w:val="20"/>
          <w:szCs w:val="20"/>
        </w:rPr>
        <w:t>Methods</w:t>
      </w:r>
      <w:r w:rsidRPr="00F25795">
        <w:rPr>
          <w:rFonts w:ascii="Arial" w:hAnsi="Arial" w:cs="Arial"/>
          <w:sz w:val="20"/>
          <w:szCs w:val="20"/>
        </w:rPr>
        <w:t xml:space="preserve">: </w:t>
      </w:r>
      <w:r w:rsidR="00C50A8A" w:rsidRPr="00F25795">
        <w:rPr>
          <w:rFonts w:ascii="Arial" w:hAnsi="Arial" w:cs="Arial"/>
          <w:sz w:val="20"/>
          <w:szCs w:val="20"/>
        </w:rPr>
        <w:t xml:space="preserve">We developed a national dataset of power outage exposure and identified county-days </w:t>
      </w:r>
      <w:r w:rsidR="00C50A8A">
        <w:rPr>
          <w:rFonts w:ascii="Arial" w:hAnsi="Arial" w:cs="Arial"/>
          <w:sz w:val="20"/>
          <w:szCs w:val="20"/>
        </w:rPr>
        <w:t>with</w:t>
      </w:r>
      <w:r w:rsidR="00C50A8A" w:rsidRPr="00F25795">
        <w:rPr>
          <w:rFonts w:ascii="Arial" w:hAnsi="Arial" w:cs="Arial"/>
          <w:sz w:val="20"/>
          <w:szCs w:val="20"/>
        </w:rPr>
        <w:t xml:space="preserve"> </w:t>
      </w:r>
      <w:r w:rsidR="00C50A8A" w:rsidRPr="00F25795">
        <w:rPr>
          <w:rFonts w:ascii="Arial" w:eastAsia="Garamond" w:hAnsi="Arial" w:cs="Arial"/>
          <w:sz w:val="20"/>
          <w:szCs w:val="20"/>
        </w:rPr>
        <w:t>≥</w:t>
      </w:r>
      <w:r w:rsidR="00C50A8A" w:rsidRPr="00F25795">
        <w:rPr>
          <w:rFonts w:ascii="Arial" w:hAnsi="Arial" w:cs="Arial"/>
          <w:sz w:val="20"/>
          <w:szCs w:val="20"/>
        </w:rPr>
        <w:t xml:space="preserve">1% of customers exposed to 8+ hour power outages in 2018. </w:t>
      </w:r>
      <w:r w:rsidRPr="00F25795">
        <w:rPr>
          <w:rFonts w:ascii="Arial" w:hAnsi="Arial" w:cs="Arial"/>
          <w:sz w:val="20"/>
          <w:szCs w:val="20"/>
        </w:rPr>
        <w:t xml:space="preserve">We leveraged data on 23 million Medicare Fee-For-Service beneficiaries aged 65+ to estimate daily county-level rates of emergency CVD- and respiratory-related hospitalizations. We applied a case-crossover design with a conditional Poisson model to estimate the lagged association (up to 1 week) between daily county-level power outage exposure and cause-specific hospitalization rates. Models controlled for daily temperature, precipitation, and wind speed.  </w:t>
      </w:r>
    </w:p>
    <w:p w14:paraId="67CC54FF" w14:textId="22329AFA" w:rsidR="009F5C6C" w:rsidRPr="00F25795" w:rsidRDefault="009F5C6C" w:rsidP="009F5C6C">
      <w:pPr>
        <w:rPr>
          <w:rFonts w:ascii="Arial" w:hAnsi="Arial" w:cs="Arial"/>
          <w:color w:val="000000"/>
          <w:sz w:val="20"/>
          <w:szCs w:val="20"/>
        </w:rPr>
      </w:pPr>
      <w:r w:rsidRPr="00DC1331">
        <w:rPr>
          <w:rFonts w:ascii="Arial" w:hAnsi="Arial" w:cs="Arial"/>
          <w:b/>
          <w:bCs/>
          <w:sz w:val="20"/>
          <w:szCs w:val="20"/>
        </w:rPr>
        <w:t>Results</w:t>
      </w:r>
      <w:r w:rsidRPr="00DC1331">
        <w:rPr>
          <w:rFonts w:ascii="Arial" w:hAnsi="Arial" w:cs="Arial"/>
          <w:sz w:val="20"/>
          <w:szCs w:val="20"/>
        </w:rPr>
        <w:t xml:space="preserve">: Power outages </w:t>
      </w:r>
      <w:r w:rsidR="00A82689" w:rsidRPr="00DC1331">
        <w:rPr>
          <w:rFonts w:ascii="Arial" w:hAnsi="Arial" w:cs="Arial"/>
          <w:sz w:val="20"/>
          <w:szCs w:val="20"/>
        </w:rPr>
        <w:t xml:space="preserve">were associated with </w:t>
      </w:r>
      <w:r w:rsidRPr="00DC1331">
        <w:rPr>
          <w:rFonts w:ascii="Arial" w:hAnsi="Arial" w:cs="Arial"/>
          <w:sz w:val="20"/>
          <w:szCs w:val="20"/>
        </w:rPr>
        <w:t xml:space="preserve">increased emergency CVD and respiratory hospitalizations. </w:t>
      </w:r>
      <w:r w:rsidR="00A82689" w:rsidRPr="00DC1331">
        <w:rPr>
          <w:rFonts w:ascii="Arial" w:hAnsi="Arial" w:cs="Arial"/>
          <w:sz w:val="20"/>
          <w:szCs w:val="20"/>
        </w:rPr>
        <w:t>T</w:t>
      </w:r>
      <w:r w:rsidRPr="00DC1331">
        <w:rPr>
          <w:rFonts w:ascii="Arial" w:hAnsi="Arial" w:cs="Arial"/>
          <w:sz w:val="20"/>
          <w:szCs w:val="20"/>
        </w:rPr>
        <w:t xml:space="preserve">he </w:t>
      </w:r>
      <w:r w:rsidR="00062751" w:rsidRPr="00DC1331">
        <w:rPr>
          <w:rFonts w:ascii="Arial" w:hAnsi="Arial" w:cs="Arial"/>
          <w:sz w:val="20"/>
          <w:szCs w:val="20"/>
        </w:rPr>
        <w:t xml:space="preserve">association between power outage and CVD hospitalizations was strongest the </w:t>
      </w:r>
      <w:r w:rsidRPr="00DC1331">
        <w:rPr>
          <w:rFonts w:ascii="Arial" w:hAnsi="Arial" w:cs="Arial"/>
          <w:sz w:val="20"/>
          <w:szCs w:val="20"/>
        </w:rPr>
        <w:t>day after power outage exposure</w:t>
      </w:r>
      <w:r w:rsidR="00A82689" w:rsidRPr="00DC1331">
        <w:rPr>
          <w:rFonts w:ascii="Arial" w:hAnsi="Arial" w:cs="Arial"/>
          <w:sz w:val="20"/>
          <w:szCs w:val="20"/>
        </w:rPr>
        <w:t xml:space="preserve"> </w:t>
      </w:r>
      <w:r w:rsidRPr="00DC1331">
        <w:rPr>
          <w:rFonts w:ascii="Arial" w:hAnsi="Arial" w:cs="Arial"/>
          <w:sz w:val="20"/>
          <w:szCs w:val="20"/>
        </w:rPr>
        <w:t>(rate ratio [RR]=</w:t>
      </w:r>
      <w:r w:rsidRPr="00DC1331">
        <w:rPr>
          <w:rFonts w:ascii="Arial" w:hAnsi="Arial" w:cs="Arial"/>
          <w:color w:val="000000"/>
          <w:sz w:val="20"/>
          <w:szCs w:val="20"/>
        </w:rPr>
        <w:t>1.02, 95% CI: 1.01, 1.03</w:t>
      </w:r>
      <w:r w:rsidR="00A82689" w:rsidRPr="00DC1331">
        <w:rPr>
          <w:rFonts w:ascii="Arial" w:hAnsi="Arial" w:cs="Arial"/>
          <w:sz w:val="20"/>
          <w:szCs w:val="20"/>
        </w:rPr>
        <w:t xml:space="preserve">), </w:t>
      </w:r>
      <w:r w:rsidR="00BF063F" w:rsidRPr="00DC1331">
        <w:rPr>
          <w:rFonts w:ascii="Arial" w:hAnsi="Arial" w:cs="Arial"/>
          <w:sz w:val="20"/>
          <w:szCs w:val="20"/>
        </w:rPr>
        <w:t>while the association between outage and respiratory disease was strongest the day of power outage exposure</w:t>
      </w:r>
      <w:r w:rsidRPr="00DC1331">
        <w:rPr>
          <w:rFonts w:ascii="Arial" w:hAnsi="Arial" w:cs="Arial"/>
          <w:sz w:val="20"/>
          <w:szCs w:val="20"/>
        </w:rPr>
        <w:t xml:space="preserve"> (RR=</w:t>
      </w:r>
      <w:r w:rsidRPr="00DC1331">
        <w:rPr>
          <w:rFonts w:ascii="Arial" w:hAnsi="Arial" w:cs="Arial"/>
          <w:color w:val="000000"/>
          <w:sz w:val="20"/>
          <w:szCs w:val="20"/>
        </w:rPr>
        <w:t>1.03, 95% CI: 1.01, 1.04)</w:t>
      </w:r>
      <w:r w:rsidRPr="00DC1331">
        <w:rPr>
          <w:rFonts w:ascii="Arial" w:hAnsi="Arial" w:cs="Arial"/>
          <w:sz w:val="20"/>
          <w:szCs w:val="20"/>
        </w:rPr>
        <w:t>.</w:t>
      </w:r>
    </w:p>
    <w:p w14:paraId="24E59D05" w14:textId="3B09B7C4" w:rsidR="009F5C6C" w:rsidRPr="00F25795" w:rsidRDefault="009F5C6C" w:rsidP="009F5C6C">
      <w:pPr>
        <w:rPr>
          <w:rFonts w:ascii="Arial" w:hAnsi="Arial" w:cs="Arial"/>
          <w:sz w:val="20"/>
          <w:szCs w:val="20"/>
        </w:rPr>
      </w:pPr>
      <w:r w:rsidRPr="00F25795">
        <w:rPr>
          <w:rFonts w:ascii="Arial" w:hAnsi="Arial" w:cs="Arial"/>
          <w:b/>
          <w:bCs/>
          <w:sz w:val="20"/>
          <w:szCs w:val="20"/>
        </w:rPr>
        <w:t>Conclusion</w:t>
      </w:r>
      <w:r w:rsidRPr="00F25795">
        <w:rPr>
          <w:rFonts w:ascii="Arial" w:hAnsi="Arial" w:cs="Arial"/>
          <w:sz w:val="20"/>
          <w:szCs w:val="20"/>
        </w:rPr>
        <w:t xml:space="preserve">: Power outages </w:t>
      </w:r>
      <w:r w:rsidR="00A82689">
        <w:rPr>
          <w:rFonts w:ascii="Arial" w:hAnsi="Arial" w:cs="Arial"/>
          <w:sz w:val="20"/>
          <w:szCs w:val="20"/>
        </w:rPr>
        <w:t>increase risk of</w:t>
      </w:r>
      <w:r w:rsidRPr="00F25795">
        <w:rPr>
          <w:rFonts w:ascii="Arial" w:hAnsi="Arial" w:cs="Arial"/>
          <w:sz w:val="20"/>
          <w:szCs w:val="20"/>
        </w:rPr>
        <w:t xml:space="preserve"> CVD and respiratory hospitalizations among US older adults. Improving electricity reliability could support community health and protect older adults from CVD and respiratory disease exacerbations.</w:t>
      </w:r>
    </w:p>
    <w:p w14:paraId="0D96CD2E" w14:textId="77777777" w:rsidR="0046494C" w:rsidRPr="00F25795" w:rsidRDefault="0046494C" w:rsidP="008B0B37">
      <w:pPr>
        <w:rPr>
          <w:rFonts w:ascii="Arial" w:hAnsi="Arial" w:cs="Arial"/>
          <w:b/>
          <w:color w:val="000000"/>
          <w:sz w:val="20"/>
          <w:szCs w:val="20"/>
        </w:rPr>
      </w:pPr>
    </w:p>
    <w:p w14:paraId="56461E07" w14:textId="45BE728C" w:rsidR="003223D0" w:rsidRPr="00F25795" w:rsidRDefault="00E6133D" w:rsidP="003223D0">
      <w:pPr>
        <w:rPr>
          <w:rFonts w:ascii="Arial" w:hAnsi="Arial" w:cs="Arial"/>
          <w:sz w:val="20"/>
          <w:szCs w:val="20"/>
        </w:rPr>
      </w:pPr>
      <w:r w:rsidRPr="00F25795">
        <w:rPr>
          <w:rFonts w:ascii="Arial" w:hAnsi="Arial" w:cs="Arial"/>
          <w:b/>
          <w:color w:val="000000"/>
          <w:sz w:val="20"/>
          <w:szCs w:val="20"/>
        </w:rPr>
        <w:t>Significance Statement</w:t>
      </w:r>
      <w:r w:rsidR="008B0B37" w:rsidRPr="00F25795">
        <w:rPr>
          <w:rFonts w:ascii="Arial" w:hAnsi="Arial" w:cs="Arial"/>
          <w:b/>
          <w:color w:val="000000"/>
          <w:sz w:val="20"/>
          <w:szCs w:val="20"/>
        </w:rPr>
        <w:t>:</w:t>
      </w:r>
      <w:r w:rsidR="008B0B37" w:rsidRPr="00F25795">
        <w:rPr>
          <w:rFonts w:ascii="Arial" w:hAnsi="Arial" w:cs="Arial"/>
          <w:sz w:val="20"/>
          <w:szCs w:val="20"/>
        </w:rPr>
        <w:t xml:space="preserve"> </w:t>
      </w:r>
      <w:r w:rsidR="00060D37" w:rsidRPr="00F25795">
        <w:rPr>
          <w:rFonts w:ascii="Arial" w:hAnsi="Arial" w:cs="Arial"/>
          <w:sz w:val="20"/>
          <w:szCs w:val="20"/>
        </w:rPr>
        <w:t>Power outage</w:t>
      </w:r>
      <w:r w:rsidR="009951EA" w:rsidRPr="00F25795">
        <w:rPr>
          <w:rFonts w:ascii="Arial" w:hAnsi="Arial" w:cs="Arial"/>
          <w:sz w:val="20"/>
          <w:szCs w:val="20"/>
        </w:rPr>
        <w:t xml:space="preserve"> frequency is increasing</w:t>
      </w:r>
      <w:r w:rsidR="00D8595A" w:rsidRPr="00F25795">
        <w:rPr>
          <w:rFonts w:ascii="Arial" w:hAnsi="Arial" w:cs="Arial"/>
          <w:sz w:val="20"/>
          <w:szCs w:val="20"/>
        </w:rPr>
        <w:t xml:space="preserve"> with</w:t>
      </w:r>
      <w:r w:rsidR="00060D37" w:rsidRPr="00F25795">
        <w:rPr>
          <w:rFonts w:ascii="Arial" w:hAnsi="Arial" w:cs="Arial"/>
          <w:sz w:val="20"/>
          <w:szCs w:val="20"/>
        </w:rPr>
        <w:t xml:space="preserve"> climate change</w:t>
      </w:r>
      <w:r w:rsidR="00386764">
        <w:rPr>
          <w:rFonts w:ascii="Arial" w:hAnsi="Arial" w:cs="Arial"/>
          <w:sz w:val="20"/>
          <w:szCs w:val="20"/>
        </w:rPr>
        <w:t xml:space="preserve"> because of extreme temperatures, extreme weather, and wildfire-related power shutoffs</w:t>
      </w:r>
      <w:r w:rsidR="00F12C01" w:rsidRPr="00F25795">
        <w:rPr>
          <w:rFonts w:ascii="Arial" w:hAnsi="Arial" w:cs="Arial"/>
          <w:sz w:val="20"/>
          <w:szCs w:val="20"/>
        </w:rPr>
        <w:t>.</w:t>
      </w:r>
      <w:r w:rsidR="00D95A3E" w:rsidRPr="00F25795">
        <w:rPr>
          <w:rFonts w:ascii="Arial" w:hAnsi="Arial" w:cs="Arial"/>
          <w:sz w:val="20"/>
          <w:szCs w:val="20"/>
        </w:rPr>
        <w:t xml:space="preserve"> </w:t>
      </w:r>
      <w:r w:rsidR="008B6669" w:rsidRPr="00F25795">
        <w:rPr>
          <w:rFonts w:ascii="Arial" w:hAnsi="Arial" w:cs="Arial"/>
          <w:sz w:val="20"/>
          <w:szCs w:val="20"/>
        </w:rPr>
        <w:t>Outages</w:t>
      </w:r>
      <w:r w:rsidR="00807B8D">
        <w:rPr>
          <w:rFonts w:ascii="Arial" w:hAnsi="Arial" w:cs="Arial"/>
          <w:sz w:val="20"/>
          <w:szCs w:val="20"/>
        </w:rPr>
        <w:t xml:space="preserve"> pose</w:t>
      </w:r>
      <w:r w:rsidR="00060D37" w:rsidRPr="00F25795">
        <w:rPr>
          <w:rFonts w:ascii="Arial" w:hAnsi="Arial" w:cs="Arial"/>
          <w:sz w:val="20"/>
          <w:szCs w:val="20"/>
        </w:rPr>
        <w:t xml:space="preserve"> </w:t>
      </w:r>
      <w:r w:rsidR="00F12C01" w:rsidRPr="00F25795">
        <w:rPr>
          <w:rFonts w:ascii="Arial" w:hAnsi="Arial" w:cs="Arial"/>
          <w:sz w:val="20"/>
          <w:szCs w:val="20"/>
        </w:rPr>
        <w:t xml:space="preserve">serious </w:t>
      </w:r>
      <w:r w:rsidR="00060D37" w:rsidRPr="00F25795">
        <w:rPr>
          <w:rFonts w:ascii="Arial" w:hAnsi="Arial" w:cs="Arial"/>
          <w:sz w:val="20"/>
          <w:szCs w:val="20"/>
        </w:rPr>
        <w:t>risks to older adults’ health</w:t>
      </w:r>
      <w:r w:rsidR="001E0A16" w:rsidRPr="00F25795">
        <w:rPr>
          <w:rFonts w:ascii="Arial" w:hAnsi="Arial" w:cs="Arial"/>
          <w:sz w:val="20"/>
          <w:szCs w:val="20"/>
        </w:rPr>
        <w:t>: h</w:t>
      </w:r>
      <w:r w:rsidR="00D54511" w:rsidRPr="00F25795">
        <w:rPr>
          <w:rFonts w:ascii="Arial" w:hAnsi="Arial" w:cs="Arial"/>
          <w:sz w:val="20"/>
          <w:szCs w:val="20"/>
        </w:rPr>
        <w:t>eat</w:t>
      </w:r>
      <w:r w:rsidR="002C6591" w:rsidRPr="00F25795">
        <w:rPr>
          <w:rFonts w:ascii="Arial" w:hAnsi="Arial" w:cs="Arial"/>
          <w:sz w:val="20"/>
          <w:szCs w:val="20"/>
        </w:rPr>
        <w:t xml:space="preserve"> and</w:t>
      </w:r>
      <w:r w:rsidR="00D54511" w:rsidRPr="00F25795">
        <w:rPr>
          <w:rFonts w:ascii="Arial" w:hAnsi="Arial" w:cs="Arial"/>
          <w:sz w:val="20"/>
          <w:szCs w:val="20"/>
        </w:rPr>
        <w:t xml:space="preserve"> cold</w:t>
      </w:r>
      <w:r w:rsidR="002C6591" w:rsidRPr="00F25795">
        <w:rPr>
          <w:rFonts w:ascii="Arial" w:hAnsi="Arial" w:cs="Arial"/>
          <w:sz w:val="20"/>
          <w:szCs w:val="20"/>
        </w:rPr>
        <w:t xml:space="preserve"> exposure</w:t>
      </w:r>
      <w:r w:rsidR="00D54511" w:rsidRPr="00F25795">
        <w:rPr>
          <w:rFonts w:ascii="Arial" w:hAnsi="Arial" w:cs="Arial"/>
          <w:sz w:val="20"/>
          <w:szCs w:val="20"/>
        </w:rPr>
        <w:t xml:space="preserve"> and loss of power to</w:t>
      </w:r>
      <w:r w:rsidR="00E37A1D" w:rsidRPr="00F25795">
        <w:rPr>
          <w:rFonts w:ascii="Arial" w:hAnsi="Arial" w:cs="Arial"/>
          <w:sz w:val="20"/>
          <w:szCs w:val="20"/>
        </w:rPr>
        <w:t xml:space="preserve"> medical and mobility</w:t>
      </w:r>
      <w:r w:rsidR="00D54511" w:rsidRPr="00F25795">
        <w:rPr>
          <w:rFonts w:ascii="Arial" w:hAnsi="Arial" w:cs="Arial"/>
          <w:sz w:val="20"/>
          <w:szCs w:val="20"/>
        </w:rPr>
        <w:t xml:space="preserve"> devices </w:t>
      </w:r>
      <w:r w:rsidR="00801779" w:rsidRPr="00F25795">
        <w:rPr>
          <w:rFonts w:ascii="Arial" w:hAnsi="Arial" w:cs="Arial"/>
          <w:sz w:val="20"/>
          <w:szCs w:val="20"/>
        </w:rPr>
        <w:t>following outage</w:t>
      </w:r>
      <w:r w:rsidR="009C3129" w:rsidRPr="00F25795">
        <w:rPr>
          <w:rFonts w:ascii="Arial" w:hAnsi="Arial" w:cs="Arial"/>
          <w:sz w:val="20"/>
          <w:szCs w:val="20"/>
        </w:rPr>
        <w:t>s</w:t>
      </w:r>
      <w:r w:rsidR="00801779" w:rsidRPr="00F25795">
        <w:rPr>
          <w:rFonts w:ascii="Arial" w:hAnsi="Arial" w:cs="Arial"/>
          <w:sz w:val="20"/>
          <w:szCs w:val="20"/>
        </w:rPr>
        <w:t xml:space="preserve"> </w:t>
      </w:r>
      <w:r w:rsidR="00D54511" w:rsidRPr="00F25795">
        <w:rPr>
          <w:rFonts w:ascii="Arial" w:hAnsi="Arial" w:cs="Arial"/>
          <w:sz w:val="20"/>
          <w:szCs w:val="20"/>
        </w:rPr>
        <w:t>can cause hospitaliz</w:t>
      </w:r>
      <w:r w:rsidR="00AB76A8" w:rsidRPr="00F25795">
        <w:rPr>
          <w:rFonts w:ascii="Arial" w:hAnsi="Arial" w:cs="Arial"/>
          <w:sz w:val="20"/>
          <w:szCs w:val="20"/>
        </w:rPr>
        <w:t>ation</w:t>
      </w:r>
      <w:r w:rsidR="00A82689">
        <w:rPr>
          <w:rFonts w:ascii="Arial" w:hAnsi="Arial" w:cs="Arial"/>
          <w:sz w:val="20"/>
          <w:szCs w:val="20"/>
        </w:rPr>
        <w:t>s</w:t>
      </w:r>
      <w:r w:rsidR="00D54511" w:rsidRPr="00F25795">
        <w:rPr>
          <w:rFonts w:ascii="Arial" w:hAnsi="Arial" w:cs="Arial"/>
          <w:sz w:val="20"/>
          <w:szCs w:val="20"/>
        </w:rPr>
        <w:t>.</w:t>
      </w:r>
      <w:r w:rsidR="007A17A9" w:rsidRPr="00F25795">
        <w:rPr>
          <w:rFonts w:ascii="Arial" w:hAnsi="Arial" w:cs="Arial"/>
          <w:sz w:val="20"/>
          <w:szCs w:val="20"/>
        </w:rPr>
        <w:t xml:space="preserve"> </w:t>
      </w:r>
      <w:r w:rsidR="00B30D6F" w:rsidRPr="00F25795">
        <w:rPr>
          <w:rFonts w:ascii="Arial" w:hAnsi="Arial" w:cs="Arial"/>
          <w:sz w:val="20"/>
          <w:szCs w:val="20"/>
        </w:rPr>
        <w:t>To study the health impacts of outage</w:t>
      </w:r>
      <w:r w:rsidR="00A82689">
        <w:rPr>
          <w:rFonts w:ascii="Arial" w:hAnsi="Arial" w:cs="Arial"/>
          <w:sz w:val="20"/>
          <w:szCs w:val="20"/>
        </w:rPr>
        <w:t>s</w:t>
      </w:r>
      <w:r w:rsidR="00B30D6F" w:rsidRPr="00F25795">
        <w:rPr>
          <w:rFonts w:ascii="Arial" w:hAnsi="Arial" w:cs="Arial"/>
          <w:sz w:val="20"/>
          <w:szCs w:val="20"/>
        </w:rPr>
        <w:t>, w</w:t>
      </w:r>
      <w:r w:rsidR="00060D37" w:rsidRPr="00F25795">
        <w:rPr>
          <w:rFonts w:ascii="Arial" w:hAnsi="Arial" w:cs="Arial"/>
          <w:sz w:val="20"/>
          <w:szCs w:val="20"/>
        </w:rPr>
        <w:t xml:space="preserve">e developed </w:t>
      </w:r>
      <w:r w:rsidR="005F56C6" w:rsidRPr="00F25795">
        <w:rPr>
          <w:rFonts w:ascii="Arial" w:hAnsi="Arial" w:cs="Arial"/>
          <w:sz w:val="20"/>
          <w:szCs w:val="20"/>
        </w:rPr>
        <w:t>a</w:t>
      </w:r>
      <w:r w:rsidR="000C3651" w:rsidRPr="00F25795">
        <w:rPr>
          <w:rFonts w:ascii="Arial" w:hAnsi="Arial" w:cs="Arial"/>
          <w:sz w:val="20"/>
          <w:szCs w:val="20"/>
        </w:rPr>
        <w:t xml:space="preserve"> </w:t>
      </w:r>
      <w:r w:rsidR="00060D37" w:rsidRPr="00F25795">
        <w:rPr>
          <w:rFonts w:ascii="Arial" w:hAnsi="Arial" w:cs="Arial"/>
          <w:sz w:val="20"/>
          <w:szCs w:val="20"/>
        </w:rPr>
        <w:t>national dataset of power outage exposure</w:t>
      </w:r>
      <w:r w:rsidR="00100F0C" w:rsidRPr="00F25795">
        <w:rPr>
          <w:rFonts w:ascii="Arial" w:hAnsi="Arial" w:cs="Arial"/>
          <w:sz w:val="20"/>
          <w:szCs w:val="20"/>
        </w:rPr>
        <w:t>.</w:t>
      </w:r>
      <w:r w:rsidR="00CA4173" w:rsidRPr="00F25795">
        <w:rPr>
          <w:rFonts w:ascii="Arial" w:hAnsi="Arial" w:cs="Arial"/>
          <w:sz w:val="20"/>
          <w:szCs w:val="20"/>
        </w:rPr>
        <w:t xml:space="preserve"> </w:t>
      </w:r>
      <w:r w:rsidR="00253FC0">
        <w:rPr>
          <w:rFonts w:ascii="Arial" w:hAnsi="Arial" w:cs="Arial"/>
          <w:sz w:val="20"/>
          <w:szCs w:val="20"/>
        </w:rPr>
        <w:t>Wi</w:t>
      </w:r>
      <w:r w:rsidR="00155642">
        <w:rPr>
          <w:rFonts w:ascii="Arial" w:hAnsi="Arial" w:cs="Arial"/>
          <w:sz w:val="20"/>
          <w:szCs w:val="20"/>
        </w:rPr>
        <w:t>th</w:t>
      </w:r>
      <w:r w:rsidR="003F5C2D" w:rsidRPr="00F25795">
        <w:rPr>
          <w:rFonts w:ascii="Arial" w:hAnsi="Arial" w:cs="Arial"/>
          <w:sz w:val="20"/>
          <w:szCs w:val="20"/>
        </w:rPr>
        <w:t xml:space="preserve"> </w:t>
      </w:r>
      <w:r w:rsidR="00EC7135" w:rsidRPr="00F25795">
        <w:rPr>
          <w:rFonts w:ascii="Arial" w:hAnsi="Arial" w:cs="Arial"/>
          <w:sz w:val="20"/>
          <w:szCs w:val="20"/>
        </w:rPr>
        <w:t>claims data from</w:t>
      </w:r>
      <w:r w:rsidR="00120156" w:rsidRPr="00F25795">
        <w:rPr>
          <w:rFonts w:ascii="Arial" w:hAnsi="Arial" w:cs="Arial"/>
          <w:sz w:val="20"/>
          <w:szCs w:val="20"/>
        </w:rPr>
        <w:t xml:space="preserve"> 23 million Medicare Fee-For-Service beneficiaries age 65+</w:t>
      </w:r>
      <w:r w:rsidR="00CA4173" w:rsidRPr="00F25795">
        <w:rPr>
          <w:rFonts w:ascii="Arial" w:hAnsi="Arial" w:cs="Arial"/>
          <w:sz w:val="20"/>
          <w:szCs w:val="20"/>
        </w:rPr>
        <w:t>,</w:t>
      </w:r>
      <w:r w:rsidR="00D95A3E" w:rsidRPr="00F25795">
        <w:rPr>
          <w:rFonts w:ascii="Arial" w:hAnsi="Arial" w:cs="Arial"/>
          <w:sz w:val="20"/>
          <w:szCs w:val="20"/>
        </w:rPr>
        <w:t xml:space="preserve"> </w:t>
      </w:r>
      <w:r w:rsidR="00CA4173" w:rsidRPr="00F25795">
        <w:rPr>
          <w:rFonts w:ascii="Arial" w:hAnsi="Arial" w:cs="Arial"/>
          <w:sz w:val="20"/>
          <w:szCs w:val="20"/>
        </w:rPr>
        <w:t>w</w:t>
      </w:r>
      <w:r w:rsidR="009E3560" w:rsidRPr="00F25795">
        <w:rPr>
          <w:rFonts w:ascii="Arial" w:hAnsi="Arial" w:cs="Arial"/>
          <w:sz w:val="20"/>
          <w:szCs w:val="20"/>
        </w:rPr>
        <w:t>e</w:t>
      </w:r>
      <w:r w:rsidR="001C48BC">
        <w:rPr>
          <w:rFonts w:ascii="Arial" w:hAnsi="Arial" w:cs="Arial"/>
          <w:sz w:val="20"/>
          <w:szCs w:val="20"/>
        </w:rPr>
        <w:t xml:space="preserve"> </w:t>
      </w:r>
      <w:r w:rsidR="008B5B12" w:rsidRPr="00F25795">
        <w:rPr>
          <w:rFonts w:ascii="Arial" w:hAnsi="Arial" w:cs="Arial"/>
          <w:sz w:val="20"/>
          <w:szCs w:val="20"/>
        </w:rPr>
        <w:t>conduct</w:t>
      </w:r>
      <w:r w:rsidR="00B21742">
        <w:rPr>
          <w:rFonts w:ascii="Arial" w:hAnsi="Arial" w:cs="Arial"/>
          <w:sz w:val="20"/>
          <w:szCs w:val="20"/>
        </w:rPr>
        <w:t>ed</w:t>
      </w:r>
      <w:r w:rsidR="008B5B12" w:rsidRPr="00F25795">
        <w:rPr>
          <w:rFonts w:ascii="Arial" w:hAnsi="Arial" w:cs="Arial"/>
          <w:sz w:val="20"/>
          <w:szCs w:val="20"/>
        </w:rPr>
        <w:t xml:space="preserve"> a case-</w:t>
      </w:r>
      <w:r w:rsidR="00192E6D" w:rsidRPr="00F25795">
        <w:rPr>
          <w:rFonts w:ascii="Arial" w:hAnsi="Arial" w:cs="Arial"/>
          <w:sz w:val="20"/>
          <w:szCs w:val="20"/>
        </w:rPr>
        <w:t>crossover</w:t>
      </w:r>
      <w:r w:rsidR="008B5B12" w:rsidRPr="00F25795">
        <w:rPr>
          <w:rFonts w:ascii="Arial" w:hAnsi="Arial" w:cs="Arial"/>
          <w:sz w:val="20"/>
          <w:szCs w:val="20"/>
        </w:rPr>
        <w:t xml:space="preserve"> study of</w:t>
      </w:r>
      <w:r w:rsidR="00771F21" w:rsidRPr="00F25795">
        <w:rPr>
          <w:rFonts w:ascii="Arial" w:hAnsi="Arial" w:cs="Arial"/>
          <w:sz w:val="20"/>
          <w:szCs w:val="20"/>
        </w:rPr>
        <w:t xml:space="preserve"> </w:t>
      </w:r>
      <w:r w:rsidR="00E20DE6" w:rsidRPr="00F25795">
        <w:rPr>
          <w:rFonts w:ascii="Arial" w:hAnsi="Arial" w:cs="Arial"/>
          <w:sz w:val="20"/>
          <w:szCs w:val="20"/>
        </w:rPr>
        <w:t xml:space="preserve">daily </w:t>
      </w:r>
      <w:r w:rsidR="00771F21" w:rsidRPr="00F25795">
        <w:rPr>
          <w:rFonts w:ascii="Arial" w:hAnsi="Arial" w:cs="Arial"/>
          <w:sz w:val="20"/>
          <w:szCs w:val="20"/>
        </w:rPr>
        <w:t>county-level</w:t>
      </w:r>
      <w:r w:rsidR="00166985" w:rsidRPr="00F25795">
        <w:rPr>
          <w:rFonts w:ascii="Arial" w:hAnsi="Arial" w:cs="Arial"/>
          <w:sz w:val="20"/>
          <w:szCs w:val="20"/>
        </w:rPr>
        <w:t xml:space="preserve"> power outage exposure and </w:t>
      </w:r>
      <w:r w:rsidR="009A29E1" w:rsidRPr="00F25795">
        <w:rPr>
          <w:rFonts w:ascii="Arial" w:hAnsi="Arial" w:cs="Arial"/>
          <w:sz w:val="20"/>
          <w:szCs w:val="20"/>
        </w:rPr>
        <w:t xml:space="preserve">cardiovascular and respiratory </w:t>
      </w:r>
      <w:r w:rsidR="00166985" w:rsidRPr="00F25795">
        <w:rPr>
          <w:rFonts w:ascii="Arial" w:hAnsi="Arial" w:cs="Arial"/>
          <w:sz w:val="20"/>
          <w:szCs w:val="20"/>
        </w:rPr>
        <w:t>hospitalization rates</w:t>
      </w:r>
      <w:r w:rsidR="00D3271C" w:rsidRPr="00F25795">
        <w:rPr>
          <w:rFonts w:ascii="Arial" w:hAnsi="Arial" w:cs="Arial"/>
          <w:sz w:val="20"/>
          <w:szCs w:val="20"/>
        </w:rPr>
        <w:t>.</w:t>
      </w:r>
      <w:r w:rsidR="008B5B12" w:rsidRPr="00F25795">
        <w:rPr>
          <w:rFonts w:ascii="Arial" w:hAnsi="Arial" w:cs="Arial"/>
          <w:sz w:val="20"/>
          <w:szCs w:val="20"/>
        </w:rPr>
        <w:t xml:space="preserve"> </w:t>
      </w:r>
      <w:r w:rsidR="00156C48" w:rsidRPr="00F25795">
        <w:rPr>
          <w:rFonts w:ascii="Arial" w:hAnsi="Arial" w:cs="Arial"/>
          <w:sz w:val="20"/>
          <w:szCs w:val="20"/>
        </w:rPr>
        <w:t>We found that power outage exposure was associated with increased</w:t>
      </w:r>
      <w:r w:rsidR="00386764">
        <w:rPr>
          <w:rFonts w:ascii="Arial" w:hAnsi="Arial" w:cs="Arial"/>
          <w:sz w:val="20"/>
          <w:szCs w:val="20"/>
        </w:rPr>
        <w:t xml:space="preserve"> </w:t>
      </w:r>
      <w:r w:rsidR="00156C48" w:rsidRPr="00F25795">
        <w:rPr>
          <w:rFonts w:ascii="Arial" w:hAnsi="Arial" w:cs="Arial"/>
          <w:sz w:val="20"/>
          <w:szCs w:val="20"/>
        </w:rPr>
        <w:t xml:space="preserve">hospitalizations for cardiovascular </w:t>
      </w:r>
      <w:r w:rsidR="00386764">
        <w:rPr>
          <w:rFonts w:ascii="Arial" w:hAnsi="Arial" w:cs="Arial"/>
          <w:sz w:val="20"/>
          <w:szCs w:val="20"/>
        </w:rPr>
        <w:t>and</w:t>
      </w:r>
      <w:r w:rsidR="00156C48" w:rsidRPr="00F25795">
        <w:rPr>
          <w:rFonts w:ascii="Arial" w:hAnsi="Arial" w:cs="Arial"/>
          <w:sz w:val="20"/>
          <w:szCs w:val="20"/>
        </w:rPr>
        <w:t xml:space="preserve"> respiratory disease</w:t>
      </w:r>
      <w:r w:rsidR="00914BA8" w:rsidRPr="00F25795">
        <w:rPr>
          <w:rFonts w:ascii="Arial" w:hAnsi="Arial" w:cs="Arial"/>
          <w:sz w:val="20"/>
          <w:szCs w:val="20"/>
        </w:rPr>
        <w:t xml:space="preserve">. </w:t>
      </w:r>
      <w:r w:rsidR="00747389" w:rsidRPr="00F25795">
        <w:rPr>
          <w:rFonts w:ascii="Arial" w:hAnsi="Arial" w:cs="Arial"/>
          <w:sz w:val="20"/>
          <w:szCs w:val="20"/>
        </w:rPr>
        <w:t xml:space="preserve">Our results suggest that </w:t>
      </w:r>
      <w:r w:rsidR="00170DEB" w:rsidRPr="00F25795">
        <w:rPr>
          <w:rFonts w:ascii="Arial" w:hAnsi="Arial" w:cs="Arial"/>
          <w:sz w:val="20"/>
          <w:szCs w:val="20"/>
        </w:rPr>
        <w:t xml:space="preserve">improving electricity reliability could protect older adults from outage-related cardiorespiratory </w:t>
      </w:r>
      <w:r w:rsidR="00CE0007" w:rsidRPr="00F25795">
        <w:rPr>
          <w:rFonts w:ascii="Arial" w:hAnsi="Arial" w:cs="Arial"/>
          <w:sz w:val="20"/>
          <w:szCs w:val="20"/>
        </w:rPr>
        <w:t>hospitalizations</w:t>
      </w:r>
      <w:r w:rsidR="00170DEB" w:rsidRPr="00F25795">
        <w:rPr>
          <w:rFonts w:ascii="Arial" w:hAnsi="Arial" w:cs="Arial"/>
          <w:sz w:val="20"/>
          <w:szCs w:val="20"/>
        </w:rPr>
        <w:t xml:space="preserve">. </w:t>
      </w:r>
      <w:r w:rsidR="00156C48" w:rsidRPr="00F25795">
        <w:rPr>
          <w:rFonts w:ascii="Arial" w:hAnsi="Arial" w:cs="Arial"/>
          <w:sz w:val="20"/>
          <w:szCs w:val="20"/>
        </w:rPr>
        <w:t xml:space="preserve"> </w:t>
      </w:r>
    </w:p>
    <w:p w14:paraId="65E3B637" w14:textId="77777777" w:rsidR="003223D0" w:rsidRDefault="003223D0" w:rsidP="003223D0">
      <w:pPr>
        <w:rPr>
          <w:rFonts w:ascii="Arial" w:hAnsi="Arial" w:cs="Arial"/>
          <w:sz w:val="20"/>
          <w:szCs w:val="20"/>
        </w:rPr>
      </w:pPr>
    </w:p>
    <w:p w14:paraId="46BC915B" w14:textId="77777777" w:rsidR="003223D0" w:rsidRDefault="003223D0" w:rsidP="003223D0">
      <w:pPr>
        <w:rPr>
          <w:rFonts w:ascii="Arial" w:hAnsi="Arial" w:cs="Arial"/>
          <w:sz w:val="20"/>
          <w:szCs w:val="20"/>
        </w:rPr>
      </w:pPr>
    </w:p>
    <w:p w14:paraId="5301B407" w14:textId="77777777" w:rsidR="00F25795" w:rsidRDefault="00F25795" w:rsidP="003223D0">
      <w:pPr>
        <w:rPr>
          <w:rFonts w:ascii="Arial" w:hAnsi="Arial" w:cs="Arial"/>
          <w:sz w:val="20"/>
          <w:szCs w:val="20"/>
        </w:rPr>
      </w:pPr>
    </w:p>
    <w:p w14:paraId="64A09610" w14:textId="77777777" w:rsidR="00733B81" w:rsidRDefault="00733B81" w:rsidP="00733B81">
      <w:pPr>
        <w:rPr>
          <w:rFonts w:ascii="Arial" w:hAnsi="Arial" w:cs="Arial"/>
          <w:b/>
          <w:color w:val="000000"/>
          <w:sz w:val="20"/>
          <w:szCs w:val="20"/>
        </w:rPr>
      </w:pPr>
    </w:p>
    <w:p w14:paraId="787CCD36" w14:textId="77777777" w:rsidR="00AC1F73" w:rsidRDefault="00AC1F73" w:rsidP="00733B81">
      <w:pPr>
        <w:rPr>
          <w:rFonts w:ascii="Arial" w:hAnsi="Arial" w:cs="Arial"/>
          <w:b/>
          <w:color w:val="000000"/>
          <w:sz w:val="20"/>
          <w:szCs w:val="20"/>
        </w:rPr>
      </w:pPr>
    </w:p>
    <w:p w14:paraId="2EA0F88C" w14:textId="77777777" w:rsidR="00733B81" w:rsidRDefault="00733B81" w:rsidP="00733B81">
      <w:pPr>
        <w:rPr>
          <w:rFonts w:ascii="Arial" w:hAnsi="Arial" w:cs="Arial"/>
          <w:b/>
          <w:color w:val="000000"/>
          <w:sz w:val="20"/>
          <w:szCs w:val="20"/>
        </w:rPr>
      </w:pPr>
    </w:p>
    <w:p w14:paraId="7225B0C7" w14:textId="77777777" w:rsidR="00A073F0" w:rsidRDefault="00A073F0" w:rsidP="004D4F27">
      <w:pPr>
        <w:spacing w:after="0" w:line="480" w:lineRule="auto"/>
        <w:rPr>
          <w:rFonts w:ascii="Arial" w:hAnsi="Arial" w:cs="Arial"/>
          <w:b/>
          <w:color w:val="000000"/>
          <w:sz w:val="20"/>
          <w:szCs w:val="20"/>
        </w:rPr>
      </w:pPr>
    </w:p>
    <w:p w14:paraId="34979CC8" w14:textId="0ED73C01" w:rsidR="001F0326" w:rsidRPr="004D4F27" w:rsidRDefault="00E6133D" w:rsidP="004D4F27">
      <w:pPr>
        <w:spacing w:after="0" w:line="480" w:lineRule="auto"/>
        <w:rPr>
          <w:rFonts w:ascii="Arial" w:hAnsi="Arial" w:cs="Arial"/>
          <w:b/>
          <w:color w:val="000000"/>
          <w:sz w:val="20"/>
          <w:szCs w:val="20"/>
        </w:rPr>
      </w:pPr>
      <w:r w:rsidRPr="002A2B23">
        <w:rPr>
          <w:rFonts w:ascii="Arial" w:hAnsi="Arial" w:cs="Arial"/>
          <w:b/>
          <w:color w:val="000000"/>
          <w:sz w:val="20"/>
          <w:szCs w:val="20"/>
        </w:rPr>
        <w:lastRenderedPageBreak/>
        <w:t>Main Text</w:t>
      </w:r>
    </w:p>
    <w:p w14:paraId="0218FC91" w14:textId="37666CAA" w:rsidR="002A2B23" w:rsidRDefault="00733B81" w:rsidP="004D4F27">
      <w:pPr>
        <w:spacing w:after="0" w:line="480" w:lineRule="auto"/>
        <w:rPr>
          <w:rFonts w:ascii="Arial" w:hAnsi="Arial" w:cs="Arial"/>
          <w:b/>
          <w:bCs/>
          <w:sz w:val="20"/>
          <w:szCs w:val="20"/>
        </w:rPr>
      </w:pPr>
      <w:r w:rsidRPr="002A2B23">
        <w:rPr>
          <w:rFonts w:ascii="Arial" w:hAnsi="Arial" w:cs="Arial"/>
          <w:b/>
          <w:bCs/>
          <w:sz w:val="20"/>
          <w:szCs w:val="20"/>
        </w:rPr>
        <w:t>Introduction</w:t>
      </w:r>
    </w:p>
    <w:p w14:paraId="40E75EE7" w14:textId="77777777" w:rsidR="00B671B6" w:rsidRPr="002A2B23" w:rsidRDefault="00B671B6" w:rsidP="004D4F27">
      <w:pPr>
        <w:spacing w:after="0" w:line="480" w:lineRule="auto"/>
        <w:rPr>
          <w:rFonts w:ascii="Arial" w:hAnsi="Arial" w:cs="Arial"/>
          <w:b/>
          <w:bCs/>
          <w:sz w:val="20"/>
          <w:szCs w:val="20"/>
        </w:rPr>
      </w:pPr>
    </w:p>
    <w:p w14:paraId="2868B5C0" w14:textId="4228C0EE" w:rsidR="00733B81" w:rsidRPr="002A2B23" w:rsidRDefault="00733B81" w:rsidP="004D4F27">
      <w:pPr>
        <w:spacing w:after="0" w:line="480" w:lineRule="auto"/>
        <w:ind w:firstLine="360"/>
        <w:rPr>
          <w:rFonts w:ascii="Arial" w:eastAsia="Times New Roman" w:hAnsi="Arial" w:cs="Arial"/>
          <w:sz w:val="20"/>
          <w:szCs w:val="20"/>
        </w:rPr>
      </w:pPr>
      <w:r w:rsidRPr="002A2B23">
        <w:rPr>
          <w:rFonts w:ascii="Arial" w:eastAsia="Times New Roman" w:hAnsi="Arial" w:cs="Arial"/>
          <w:sz w:val="20"/>
          <w:szCs w:val="20"/>
        </w:rPr>
        <w:t xml:space="preserve">As the climate warms, the incidence and duration of power outages across the US </w:t>
      </w:r>
      <w:r w:rsidR="00992287">
        <w:rPr>
          <w:rFonts w:ascii="Arial" w:eastAsia="Times New Roman" w:hAnsi="Arial" w:cs="Arial"/>
          <w:sz w:val="20"/>
          <w:szCs w:val="20"/>
        </w:rPr>
        <w:t>are i</w:t>
      </w:r>
      <w:r w:rsidRPr="002A2B23">
        <w:rPr>
          <w:rFonts w:ascii="Arial" w:eastAsia="Times New Roman" w:hAnsi="Arial" w:cs="Arial"/>
          <w:sz w:val="20"/>
          <w:szCs w:val="20"/>
        </w:rPr>
        <w:t xml:space="preserve">ncreasing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{"citationID":"e1Knd3EL","properties":{"formattedCitation":"(1)","plainCitation":"(1)","noteIndex":0},"citationItems":[{"id":170,"uris":["http://zotero.org/users/local/hHKggCUl/items/3L6M3PTC"],"itemData":{"id":170,"type":"webpage","title":"Weather-related Power Outages Rising","URL":"https://www.climatecentral.org/climate-matters/weather-related-power-outages-rising","author":[{"family":"","given":"Climate Central"}],"accessed":{"date-parts":[["2024",12,5]]},"issued":{"date-parts":[["2024",4,24]]}}}],"schema":"https://github.com/citation-style-language/schema/raw/master/csl-citation.json"}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(1)</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US electrical customers experienced an average of 8 hours without power in 2020—the longest duration on record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{"citationID":"URTRQLU8","properties":{"formattedCitation":"(2)","plainCitation":"(2)","noteIndex":0},"citationItems":[{"id":171,"uris":["http://zotero.org/users/local/hHKggCUl/items/E9UPLV69"],"itemData":{"id":171,"type":"webpage","title":"U.S. electricity customers experienced eight hours of power interruptions in 2020","URL":"https://www.eia.gov/todayinenergy/detail.php?id=50316#","author":[{"family":"","given":"U.S. Energy Information Administration"}],"accessed":{"date-parts":[["2024",12,5]]},"issued":{"date-parts":[["2021",11,10]]}}}],"schema":"https://github.com/citation-style-language/schema/raw/master/csl-citation.json"}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(2)</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Aging electrical grid components, already at risk of failure, were not built to withstand previously rare extreme weather events now common with climate change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{"citationID":"UJcYhvCl","properties":{"formattedCitation":"(3, 4)","plainCitation":"(3, 4)","noteIndex":0},"citationItems":[{"id":180,"uris":["http://zotero.org/users/local/hHKggCUl/items/QGLVIH6M"],"itemData":{"id":180,"type":"article-journal","abstract":"Purpose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V."}],"issued":{"date-parts":[["2020",12]]}}},{"id":181,"uris":["http://zotero.org/users/local/hHKggCUl/items/42AH2Z83"],"itemData":{"id":181,"type":"webpage","title":"The US has more power outages than any other developed country. Here’s why.","URL":"https://www.popsci.com/story/environment/why-us-lose-power-storms/","accessed":{"date-parts":[["2024",12,5]]},"issued":{"date-parts":[["2020",8,18]]}}}],"schema":"https://github.com/citation-style-language/schema/raw/master/csl-citation.json"}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(3, 4)</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40-60% of major outages are now caused by severe weather events </w:t>
      </w:r>
      <w:r w:rsidRPr="002A2B23">
        <w:rPr>
          <w:rFonts w:ascii="Arial" w:eastAsia="Times New Roman" w:hAnsi="Arial" w:cs="Arial"/>
          <w:sz w:val="20"/>
          <w:szCs w:val="20"/>
        </w:rPr>
        <w:fldChar w:fldCharType="begin"/>
      </w:r>
      <w:r w:rsidRPr="002A2B23">
        <w:rPr>
          <w:rFonts w:ascii="Arial" w:eastAsia="Times New Roman" w:hAnsi="Arial" w:cs="Arial"/>
          <w:sz w:val="20"/>
          <w:szCs w:val="20"/>
        </w:rPr>
        <w:instrText xml:space="preserve"> ADDIN ZOTERO_ITEM CSL_CITATION {"citationID":"cMFP9oBm","properties":{"formattedCitation":"(5)","plainCitation":"(5)","noteIndex":0},"citationItems":[{"id":176,"uris":["http://zotero.org/users/local/hHKggCUl/items/5MSNWAQ5"],"itemData":{"id":176,"type":"article-journal","abstract":"Abstract\n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(5)</w:t>
      </w:r>
      <w:r w:rsidRPr="002A2B23">
        <w:rPr>
          <w:rFonts w:ascii="Arial" w:eastAsia="Times New Roman" w:hAnsi="Arial" w:cs="Arial"/>
          <w:sz w:val="20"/>
          <w:szCs w:val="20"/>
        </w:rPr>
        <w:fldChar w:fldCharType="end"/>
      </w:r>
      <w:r w:rsidRPr="002A2B23">
        <w:rPr>
          <w:rFonts w:ascii="Arial" w:eastAsia="Times New Roman" w:hAnsi="Arial" w:cs="Arial"/>
          <w:sz w:val="20"/>
          <w:szCs w:val="20"/>
        </w:rPr>
        <w:t>. Additionally, extreme heat and cold events will continue to increase electricity use</w:t>
      </w:r>
      <w:r w:rsidR="00AC1F73">
        <w:rPr>
          <w:rFonts w:ascii="Arial" w:eastAsia="Times New Roman" w:hAnsi="Arial" w:cs="Arial"/>
          <w:sz w:val="20"/>
          <w:szCs w:val="20"/>
        </w:rPr>
        <w:t xml:space="preserve"> to maintain indoor temperatures</w:t>
      </w:r>
      <w:r w:rsidRPr="002A2B23">
        <w:rPr>
          <w:rFonts w:ascii="Arial" w:eastAsia="Times New Roman" w:hAnsi="Arial" w:cs="Arial"/>
          <w:sz w:val="20"/>
          <w:szCs w:val="20"/>
        </w:rPr>
        <w:t xml:space="preserve">, outstripping supply and causing outages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{"citationID":"YxpchR1M","properties":{"formattedCitation":"(6, 7)","plainCitation":"(6, 7)","noteIndex":0},"citationItems":[{"id":182,"uris":["http://zotero.org/users/local/hHKggCUl/items/IN7CHDCZ"],"itemData":{"id":182,"type":"webpage","title":"Climate Change Impacts on Energy","URL":"https://www.epa.gov/climateimpacts/climate-change-impacts-energy","author":[{"family":"United States Environmental Protection Agency","given":""}]}},{"id":183,"uris":["http://zotero.org/users/local/hHKggCUl/items/BNZ7Z4CV"],"itemData":{"id":183,"type":"webpage","title":"Nation at risk of winter blackouts as power grid remains under strain","URL":"https://www.washingtonpost.com/business/2023/11/08/power-grid-blackouts-texas/","author":[{"family":"Washington Post","given":""}]}}],"schema":"https://github.com/citation-style-language/schema/raw/master/csl-citation.json"}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(6, 7)</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w:t>
      </w:r>
    </w:p>
    <w:p w14:paraId="5411502E" w14:textId="37CB0969"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Power outages threaten the health of vulnerable populations such as older adults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{"citationID":"RYCjB8x9","properties":{"formattedCitation":"(3, 8)","plainCitation":"(3, 8)","noteIndex":0},"citationItems":[{"id":180,"uris":["http://zotero.org/users/local/hHKggCUl/items/QGLVIH6M"],"itemData":{"id":180,"type":"article-journal","abstract":"Purpose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V."}],"issued":{"date-parts":[["2020",12]]}}},{"id":185,"uris":["http://zotero.org/users/local/hHKggCUl/items/5I62BFPK"],"itemData":{"id":185,"type":"article-journal","abstract":"Climate-related power outages have increasingly compromised the lives and well-being of medically vulnerable populations. For the millions reliant on electricity for home medical equipment, even short-term power outages can lead to a potentially life-threatening situation. Society’s most vulnerable populations— elders, the ill, and the poor—face the greatest risks. Yet, technologies that provide backup energy in the face of power outages are limited and existing resources are often inaccessible outside of healthcare settings and mostly do not directly reach low-income populations. With the increasing prevalence of climate-related events that induce power outages such as hurricanes, wildfires and windstorms, there is an imminent need to in­ crease access to backup power, for both residences and critical community facilities. This paper sheds light on the increasingly relevant problem of power outages and offers a view toward a socio-technically-based solution to protect vulnerable populations and improve health outcomes in the event of an outage. It provides a comprehensive overview of the impacts of power outages on electricity-dependent populations by highlighting existing research on affected populations, describing the gaps in the field, and featuring two case studies in Puerto Rico and California that provide preliminary evidence for the potential uses of resilient power resources. Resilient power systems– battery storage ideally paired with solar photovoltaics– can provide clean, reliable emergency backup power by storing electricity for use when grid power is unavailable. Backup power can mitigate the adverse health impacts of power outages on electricity-dependent pop­ ulations, many of whom are medically and socioeconomically vulnerable. We describe a future of energy that is resilient and just, by presenting the possibility for access to clean energy tech­ nologies that can support healthcare that is home-based and features multiple co-benefits in light of climate change. With additional evidence, policies, incentives, and market designs in place, resilient power technologies can serve all populations in need of reliable and resilient access to electricity in the near future.","container-title":"Futures","DOI":"10.1016/j.futures.2021.102707","ISSN":"00163287","journalAbbreviation":"Futures","language":"en","page":"102707","source":"DOI.org (Crossref)","title":"Resilient Power: A home-based electricity generation and storage solution for the medically vulnerable during climate-induced power outages","title-short":"Resilient Power","volume":"128","author":[{"family":"Mango","given":"Marriele"},{"family":"Casey","given":"Joan A."},{"family":"Hernández","given":"Diana"}],"issued":{"date-parts":[["2021",4]]}}}],"schema":"https://github.com/citation-style-language/schema/raw/master/csl-citation.json"}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(3, 8)</w:t>
      </w:r>
      <w:r w:rsidRPr="002A2B23">
        <w:rPr>
          <w:rFonts w:ascii="Arial" w:hAnsi="Arial" w:cs="Arial"/>
          <w:sz w:val="20"/>
          <w:szCs w:val="20"/>
        </w:rPr>
        <w:fldChar w:fldCharType="end"/>
      </w:r>
      <w:r w:rsidRPr="002A2B23">
        <w:rPr>
          <w:rFonts w:ascii="Arial" w:hAnsi="Arial" w:cs="Arial"/>
          <w:sz w:val="20"/>
          <w:szCs w:val="20"/>
        </w:rPr>
        <w:t xml:space="preserve">. Outages disable air conditioners and heaters and expose those affected to extreme temperatures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{"citationID":"ARcMHLoi","properties":{"formattedCitation":"(9)","plainCitation":"(9)","noteIndex":0},"citationItems":[{"id":203,"uris":["http://zotero.org/users/local/hHKggCUl/items/7JUMA7XM"],"itemData":{"id":203,"type":"article-journal","abstract":"The potential for critical infrastructure failures during extreme weather events is rising. Major electrical grid failure or “blackout” events in the United States, those with a duration of at least 1 h and impacting 50,000 or more utility customers, increased by more than 60% over the most recent 5 year reporting period. When such blackout events coincide in time with heat wave conditions, population exposures to extreme heat both outside and within buildings can reach dangerously high levels as mechanical air conditioning systems become inoperable. Here, we combine the Weather Research and Forecasting regional climate model with an advanced building energy model to simulate building-interior temperatures in response to concurrent heat wave and blackout conditions for more than 2.8 million residents across Atlanta, Georgia; Detroit, Michigan; and Phoenix, Arizona. Study results ﬁnd simulated compound heat wave and grid failure events of recent intensity and duration to expose between 68 and 100% of the urban population to an elevated risk of heat exhaustion and/or heat stroke.","container-title":"Environmental Science &amp; Technology","DOI":"10.1021/acs.est.1c00024","ISSN":"0013-936X, 1520-5851","issue":"10","journalAbbreviation":"Environ. Sci. Technol.","language":"en","license":"https://doi.org/10.15223/policy-029","page":"6957-6964","source":"DOI.org (Crossref)","title":"Compound Climate and Infrastructure Events: How Electrical Grid Failure Alters Heat Wave Risk","title-short":"Compound Climate and Infrastructure Events","volume":"55","author":[{"family":"Stone","given":"Brian"},{"family":"Mallen","given":"Evan"},{"family":"Rajput","given":"Mayuri"},{"family":"Gronlund","given":"Carina J."},{"family":"Broadbent","given":"Ashley M."},{"family":"Krayenhoff","given":"E. Scott"},{"family":"Augenbroe","given":"Godfried"},{"family":"O’Neill","given":"Marie S."},{"family":"Georgescu","given":"Matei"}],"issued":{"date-parts":[["2021",5,18]]}}}],"schema":"https://github.com/citation-style-language/schema/raw/master/csl-citation.json"}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(9)</w:t>
      </w:r>
      <w:r w:rsidRPr="002A2B23">
        <w:rPr>
          <w:rFonts w:ascii="Arial" w:hAnsi="Arial" w:cs="Arial"/>
          <w:sz w:val="20"/>
          <w:szCs w:val="20"/>
        </w:rPr>
        <w:fldChar w:fldCharType="end"/>
      </w:r>
      <w:r w:rsidRPr="002A2B23">
        <w:rPr>
          <w:rFonts w:ascii="Arial" w:hAnsi="Arial" w:cs="Arial"/>
          <w:sz w:val="20"/>
          <w:szCs w:val="20"/>
        </w:rPr>
        <w:t xml:space="preserve">. This heat and cold exposure may cause or exacerbate cardiovascular (CVD) and respiratory illness. </w:t>
      </w:r>
      <w:r w:rsidR="00E55685" w:rsidRPr="002A2B23">
        <w:rPr>
          <w:rFonts w:ascii="Arial" w:hAnsi="Arial" w:cs="Arial"/>
          <w:sz w:val="20"/>
          <w:szCs w:val="20"/>
        </w:rPr>
        <w:t xml:space="preserve">Older adults are more likely to suffer health consequences from heat and cold exposure due to aging-related thermoregulation changes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anw7DrL5","properties":{"formattedCitation":"(10\\uc0\\u8211{}12)","plainCitation":"(10–12)","noteIndex":0},"citationItems":[{"id":221,"uris":["http://zotero.org/users/local/hHKggCUl/items/Z7E6GC2N"],"itemData":{"id":221,"type":"article-journal","abstract":"Extreme temperatures pose signiﬁcant risks to human health and wellbeing. Older adults are particularly at risk and their susceptibility is a function of vulnerability to general daily life circumstances and to speciﬁed events or threats. For the ﬁrst time, this paper develops a combined general and speciﬁed approach to understand the determinants of vulnerability. The ﬁndings show that most participants exhibit high levels of heat-related vulnerability, followed by cold-related vulnerability and lastly, general vulnerability. General vulnerability was shown to be primarily shaped by ﬁnancial, physical and social assets. Whilst, speciﬁed vulnerability was found to be mainly shaped by human, physical and placed based assets. Such ﬁndings present opportunities to focus on the types of assets that contribute to reducing vulnerability. These ﬁndings also suggest that the role assets play in shaping vulnerability must be attended to if we are to fully understand and e</w:instrText>
      </w:r>
      <w:r w:rsidR="00E55685">
        <w:rPr>
          <w:rFonts w:ascii="Cambria Math" w:hAnsi="Cambria Math" w:cs="Cambria Math"/>
          <w:sz w:val="20"/>
          <w:szCs w:val="20"/>
        </w:rPr>
        <w:instrText>ﬀ</w:instrText>
      </w:r>
      <w:r w:rsidR="00E55685">
        <w:rPr>
          <w:rFonts w:ascii="Arial" w:hAnsi="Arial" w:cs="Arial"/>
          <w:sz w:val="20"/>
          <w:szCs w:val="20"/>
        </w:rPr>
        <w:instrText xml:space="preserve">ectively implement strategies to reduce vulnerability.","container-title":"International Journal of Environmental Health Research","DOI":"10.1080/09603123.2019.1609655","ISSN":"0960-3123, 1369-1619","issue":"5","journalAbbreviation":"International Journal of Environmental Health Research","language":"en","page":"515-532","source":"DOI.org (Crossref)","title":"General and specified vulnerability to extreme temperatures among older adults","volume":"30","author":[{"family":"Nunes","given":"Ana Raquel"}],"issued":{"date-parts":[["2020",9,2]]}}},{"id":274,"uris":["http://zotero.org/users/local/hHKggCUl/items/2YJ68DVA"],"itemData":{"id":274,"type":"article-journal","abstract":"Background: Addressing vulnerability to heat-related mortality is a necessary step in the development of policies dictated by heat action plans. We aimed to provide a systematic assessment of the epidemiologic evidence regarding vulnerability to heat-related mortality.\nMethods: Studies assessing the association between high ambient temperature or heat waves and mortality among different subgroups and published between January 1980 and August 2014 were selected. Estimates of association for all the included subgroups were extracted. We assessed the presence of heterogeneous effects between subgroups conducting Cochran Q tests. We conducted random effect meta-analyses of ratios of relative risks (RRR) for high ambient temperature studies. We performed random effects meta-regression analyses to investigate factors associated with the magnitude of the RRR.\nResults: Sixty-one studies were included. Using the Cochran Q test, we consistently found evidence of vulnerability for the elderly ages &gt;85 years. We found a pooled RRR of 0.99 (95% confidence interval [CI] = 0.97, 1.01) for male sex, 1.02 (95% CI = 1.01, 1.03) for age &gt;65 years, 1.04 (95% CI = 1.02, 1.07) for ages &gt;75 years, 1.03 (95% CI = 1.01, 1.05) for low individual socioeconomic status (SES), and 1.01 (95% CI = 0.99, 1.02) for low ecologic SES.\nConclusions: We found strongest evidence of heat-related vulnerability for the elderly ages &gt;65 and &gt;75 years and low SES groups (at the individual level). Studies are needed to clarify if other subgroups (e.g., children, people living alone) are also vulnerable to heat to inform public health programs.","container-title":"Epidemiology","DOI":"10.1097/EDE.0000000000000375","ISSN":"1044-3983","issue":"6","journalAbbreviation":"Epidemiology","language":"en","page":"781-793","source":"DOI.org (Crossref)","title":"Review Article: Vulnerability to Heat-related Mortality","title-short":"Review Article","volume":"26","author":[{"family":"Benmarhnia","given":"Tarik"},{"family":"Deguen","given":"Séverine"},{"family":"Kaufman","given":"Jay S."},{"family":"Smargiassi","given":"Audrey"}],"issued":{"date-parts":[["2015",11]]}}},{"id":273,"uris":["http://zotero.org/users/local/hHKggCUl/items/ZF4A8MGS"],"itemData":{"id":273,"type":"article-journal","abstract":"More frequent and intense periods of extreme heat (heatwaves) represent the most direct challenge to human health posed by climate change. Older adults are particularly vulnerable, especially those with common ageassociated chronic health conditions (e.g., cardiovascular disease, hypertension, obesity, type 2 diabetes, chronic kidney disease). In parallel, the global population is aging and age-associated disease rates are on the rise. Impairments in the physiological responses tasked with maintaining homeostasis during heat exposure have long been thought to contribute to increased risk of health disorders in older adults during heatwaves. As such, a comprehensive overview of the provisional links between age-related physiological dysfunction and elevated risk of heat-related injury in older adults would be of great value to healthcare officials and policy makers concerned with protecting heat-vulnerable sectors of the population from the adverse health impacts of heat­ waves. In this narrative review, we therefore summarize our current understanding of the physiological me­ chanisms by which aging impairs the regulation of body temperature, hemodynamic stability and hydration status. We then examine how these impairments may contribute to acute pathophysiological events common during heatwaves (e.g., heatstroke, major adverse cardiovascular events, acute kidney injury) and discuss how age-associated chronic health conditions may exacerbate those impairments. Finally, we briefly consider the importance of physiological research in the development of climate-health programs aimed at protecting heatvulnerable individuals.","container-title":"Environment International","DOI":"10.1016/j.envint.2020.105909","ISSN":"01604120","journalAbbreviation":"Environment International","language":"en","page":"105909","source":"DOI.org (Crossref)","title":"Physiological factors characterizing heat-vulnerable older adults: A narrative review","title-short":"Physiological factors characterizing heat-vulnerable older adults","volume":"144","author":[{"family":"Meade","given":"Robert D."},{"family":"Akerman","given":"Ashley P."},{"family":"Notley","given":"Sean R."},{"family":"McGinn","given":"Ryan"},{"family":"Poirier","given":"Paul"},{"family":"Gosselin","given":"Pierre"},{"family":"Kenny","given":"Glen P."}],"issued":{"date-parts":[["2020",11]]}}}],"schema":"https://github.com/citation-style-language/schema/raw/master/csl-citation.json"} </w:instrText>
      </w:r>
      <w:r w:rsidR="00E55685" w:rsidRPr="002A2B23">
        <w:rPr>
          <w:rFonts w:ascii="Arial" w:hAnsi="Arial" w:cs="Arial"/>
          <w:sz w:val="20"/>
          <w:szCs w:val="20"/>
        </w:rPr>
        <w:fldChar w:fldCharType="separate"/>
      </w:r>
      <w:r w:rsidR="00E55685" w:rsidRPr="00256155">
        <w:rPr>
          <w:rFonts w:ascii="Arial" w:hAnsi="Arial" w:cs="Arial"/>
          <w:sz w:val="20"/>
        </w:rPr>
        <w:t>(10–12)</w:t>
      </w:r>
      <w:r w:rsidR="00E55685" w:rsidRPr="002A2B23">
        <w:rPr>
          <w:rFonts w:ascii="Arial" w:hAnsi="Arial" w:cs="Arial"/>
          <w:sz w:val="20"/>
          <w:szCs w:val="20"/>
        </w:rPr>
        <w:fldChar w:fldCharType="end"/>
      </w:r>
      <w:r w:rsidR="00E55685" w:rsidRPr="002A2B23">
        <w:rPr>
          <w:rFonts w:ascii="Arial" w:hAnsi="Arial" w:cs="Arial"/>
          <w:sz w:val="20"/>
          <w:szCs w:val="20"/>
        </w:rPr>
        <w:t xml:space="preserve"> and preexisting CVD or respiratory disease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{"citationID":"mQYzfQhQ","properties":{"formattedCitation":"(13, 14)","plainCitation":"(13, 14)","noteIndex":0},"citationItems":[{"id":225,"uris":["http://zotero.org/users/local/hHKggCUl/items/SQXLWE9T"],"itemData":{"id":225,"type":"article-journal","abstract":"Frailty is a common condition in older people. The epidemiological data available, however, are mainly based on the physical frailty phenotype. An extensive literature has suggested that frailty should be identified using a multidimensional approach. Based on these recommendations, we estimated the prevalence of frailty and prefrailty in the older population, using the multidimensional prognostic index (MPI), a common tool for defining multidimensional frailty. We searched several databases until 10th May 2021 for studies reporting the prevalence of frailty according to MPI values. MPI was categorized, where possible, in &lt; 0.33 (robustness), 0.33–0.66 (pre-frailty) and &gt; 0.66 (frailty) or using a RECursive Partition and AMalgamation approach. A metaanalysis of the prevalence, with the correspondent 95% confidence intervals (CIs) of pre-frailty and frailty was performed stratified by setting (population-based, ambulatory, nursing home, and hospital). Among 177 papers initially screened, we included 57 studies for a total of 56,407 older people. The mean age was 78.6 years, with a slight prevalence of women (58%). The overall prevalence of multidimensional frailty (MPI-3) was 26.8% (95% CI: 22.1–31.5), being higher in nursing home setting (51.5%) and lower in population-based studies (13.3%). The prevalence of pre-frailty (MPI-2) was 36.4% (95%CI: 33.1–39.7), being higher in hospital setting (39.3%) and lower in nursing home (20%). In conclusion, frailty and pre-frailty, according to a multidimensional definition, are common in older people affecting, respectively, one person over four and one over three. Our work further strengths the importance of screening frailty in older people using a multidimensional approach.","container-title":"Ageing Research Reviews","DOI":"10.1016/j.arr.2021.101498","ISSN":"15681637","journalAbbreviation":"Ageing Research Reviews","language":"en","page":"101498","source":"DOI.org (Crossref)","title":"Prevalence of multidimensional frailty and pre-frailty in older people in different settings: A systematic review and meta-analysis","title-short":"Prevalence of multidimensional frailty and pre-frailty in older people in different settings","volume":"72","author":[{"family":"Veronese","given":"Nicola"},{"family":"Custodero","given":"Carlo"},{"family":"Cella","given":"Alberto"},{"family":"Demurtas","given":"Jacopo"},{"family":"Zora","given":"Sabrina"},{"family":"Maggi","given":"Stefania"},{"family":"Barbagallo","given":"Mario"},{"family":"Sabbà","given":"Carlo"},{"family":"Ferrucci","given":"Luigi"},{"family":"Pilotto","given":"Alberto"}],"issued":{"date-parts":[["2021",12]]}}},{"id":224,"uris":["http://zotero.org/users/local/hHKggCUl/items/VZ6B3TII"],"itemData":{"id":224,"type":"article-journal","container-title":"JAMA","DOI":"10.1001/jama.298.10.1160-b","ISSN":"0098-7484","issue":"10","journalAbbreviation":"JAMA","language":"en","page":"1158","source":"DOI.org (Crossref)","title":"Patterns of Prevalent Major Chronic Disease Among Older Adults in the United States","volume":"298","author":[{"family":"Weiss","given":"Carlos O."},{"family":"Boyd","given":"Cynthia M."},{"family":"Yu","given":"Qilu"},{"family":"Wolff","given":"Jennifer L."},{"family":"Leff","given":"Bruce"}],"issued":{"date-parts":[["2007",9,12]]}}}],"schema":"https://github.com/citation-style-language/schema/raw/master/csl-citation.json"}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(13, 14)</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005D07C4">
        <w:rPr>
          <w:rFonts w:ascii="Arial" w:hAnsi="Arial" w:cs="Arial"/>
          <w:sz w:val="20"/>
          <w:szCs w:val="20"/>
        </w:rPr>
        <w:t>More</w:t>
      </w:r>
      <w:r w:rsidR="005D07C4" w:rsidRPr="002A2B23">
        <w:rPr>
          <w:rFonts w:ascii="Arial" w:hAnsi="Arial" w:cs="Arial"/>
          <w:sz w:val="20"/>
          <w:szCs w:val="20"/>
        </w:rPr>
        <w:t xml:space="preserve"> </w:t>
      </w:r>
      <w:r w:rsidR="00E55685" w:rsidRPr="002A2B23">
        <w:rPr>
          <w:rFonts w:ascii="Arial" w:hAnsi="Arial" w:cs="Arial"/>
          <w:sz w:val="20"/>
          <w:szCs w:val="20"/>
        </w:rPr>
        <w:t xml:space="preserve">than 70% of older adults live with CVD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{"citationID":"BVWFzXt8","properties":{"formattedCitation":"(15)","plainCitation":"(15)","noteIndex":0},"citationItems":[{"id":218,"uris":["http://zotero.org/users/local/hHKggCUl/items/PJTD65AJ"],"itemData":{"id":218,"type":"article-journal","container-title":"Clinics in Geriatric Medicine","DOI":"10.1016/j.cger.2009.07.007","ISSN":"07490690","issue":"4","journalAbbreviation":"Clinics in Geriatric Medicine","language":"en","license":"https://www.elsevier.com/tdm/userlicense/1.0/","page":"563-577","source":"DOI.org (Crossref)","title":"The Burden of Cardiovascular Disease in the Elderly: Morbidity, Mortality, and Costs","title-short":"The Burden of Cardiovascular Disease in the Elderly","volume":"25","author":[{"family":"Yazdanyar","given":"Ali"},{"family":"Newman","given":"Anne B."}],"issued":{"date-parts":[["2009",11]]}}}],"schema":"https://github.com/citation-style-language/schema/raw/master/csl-citation.json"}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(15)</w:t>
      </w:r>
      <w:r w:rsidR="00E55685" w:rsidRPr="002A2B23">
        <w:rPr>
          <w:rFonts w:ascii="Arial" w:hAnsi="Arial" w:cs="Arial"/>
          <w:sz w:val="20"/>
          <w:szCs w:val="20"/>
        </w:rPr>
        <w:fldChar w:fldCharType="end"/>
      </w:r>
      <w:r w:rsidR="00E55685" w:rsidRPr="002A2B23">
        <w:rPr>
          <w:rFonts w:ascii="Arial" w:hAnsi="Arial" w:cs="Arial"/>
          <w:sz w:val="20"/>
          <w:szCs w:val="20"/>
        </w:rPr>
        <w:t xml:space="preserve">. Additionally, over 3% of older adults use electricity-dependent medical equipment such as ventilators and oxygen tanks at home to treat conditions like chronic obstructive pulmonary disease </w:t>
      </w:r>
      <w:r w:rsidR="00E55685" w:rsidRPr="002A2B23">
        <w:rPr>
          <w:rFonts w:ascii="Arial" w:hAnsi="Arial" w:cs="Arial"/>
          <w:sz w:val="20"/>
          <w:szCs w:val="20"/>
        </w:rPr>
        <w:fldChar w:fldCharType="begin"/>
      </w:r>
      <w:r w:rsidR="00E55685" w:rsidRPr="002A2B23">
        <w:rPr>
          <w:rFonts w:ascii="Arial" w:hAnsi="Arial" w:cs="Arial"/>
          <w:sz w:val="20"/>
          <w:szCs w:val="20"/>
        </w:rPr>
        <w:instrText xml:space="preserve"> ADDIN ZOTERO_ITEM CSL_CITATION {"citationID":"rLROxycY","properties":{"formattedCitation":"(3)","plainCitation":"(3)","noteIndex":0},"citationItems":[{"id":180,"uris":["http://zotero.org/users/local/hHKggCUl/items/QGLVIH6M"],"itemData":{"id":180,"type":"article-journal","abstract":"Purpose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V."}],"issued":{"date-parts":[["2020",12]]}}}],"schema":"https://github.com/citation-style-language/schema/raw/master/csl-citation.json"} </w:instrText>
      </w:r>
      <w:r w:rsidR="00E55685" w:rsidRPr="002A2B23">
        <w:rPr>
          <w:rFonts w:ascii="Arial" w:hAnsi="Arial" w:cs="Arial"/>
          <w:sz w:val="20"/>
          <w:szCs w:val="20"/>
        </w:rPr>
        <w:fldChar w:fldCharType="separate"/>
      </w:r>
      <w:r w:rsidR="00E55685" w:rsidRPr="002A2B23">
        <w:rPr>
          <w:rFonts w:ascii="Arial" w:hAnsi="Arial" w:cs="Arial"/>
          <w:noProof/>
          <w:sz w:val="20"/>
          <w:szCs w:val="20"/>
        </w:rPr>
        <w:t>(3)</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Pr="002A2B23">
        <w:rPr>
          <w:rFonts w:ascii="Arial" w:hAnsi="Arial" w:cs="Arial"/>
          <w:sz w:val="20"/>
          <w:szCs w:val="20"/>
        </w:rPr>
        <w:t xml:space="preserve">For these individuals, loss of electricity can be directly life-threatening. Finally, prolonged loss of electricity to refrigerators, elevators, wheelchairs, and water </w:t>
      </w:r>
      <w:r w:rsidR="00AC1F73">
        <w:rPr>
          <w:rFonts w:ascii="Arial" w:hAnsi="Arial" w:cs="Arial"/>
          <w:sz w:val="20"/>
          <w:szCs w:val="20"/>
        </w:rPr>
        <w:t>supply or communication systems</w:t>
      </w:r>
      <w:r w:rsidR="00AC1F73" w:rsidRPr="002A2B23">
        <w:rPr>
          <w:rFonts w:ascii="Arial" w:hAnsi="Arial" w:cs="Arial"/>
          <w:sz w:val="20"/>
          <w:szCs w:val="20"/>
        </w:rPr>
        <w:t xml:space="preserve"> </w:t>
      </w:r>
      <w:r w:rsidRPr="002A2B23">
        <w:rPr>
          <w:rFonts w:ascii="Arial" w:hAnsi="Arial" w:cs="Arial"/>
          <w:sz w:val="20"/>
          <w:szCs w:val="20"/>
        </w:rPr>
        <w:t>can result in stress,</w:t>
      </w:r>
      <w:r w:rsidR="00AC1F73">
        <w:rPr>
          <w:rFonts w:ascii="Arial" w:hAnsi="Arial" w:cs="Arial"/>
          <w:sz w:val="20"/>
          <w:szCs w:val="20"/>
        </w:rPr>
        <w:t xml:space="preserve"> injury,</w:t>
      </w:r>
      <w:r w:rsidRPr="002A2B23">
        <w:rPr>
          <w:rFonts w:ascii="Arial" w:hAnsi="Arial" w:cs="Arial"/>
          <w:sz w:val="20"/>
          <w:szCs w:val="20"/>
        </w:rPr>
        <w:t xml:space="preserve"> dehydration</w:t>
      </w:r>
      <w:r w:rsidR="00AC1F73">
        <w:rPr>
          <w:rFonts w:ascii="Arial" w:hAnsi="Arial" w:cs="Arial"/>
          <w:sz w:val="20"/>
          <w:szCs w:val="20"/>
        </w:rPr>
        <w:t xml:space="preserve">, or </w:t>
      </w:r>
      <w:r w:rsidR="00AC1F73" w:rsidRPr="002A2B23">
        <w:rPr>
          <w:rFonts w:ascii="Arial" w:hAnsi="Arial" w:cs="Arial"/>
          <w:sz w:val="20"/>
          <w:szCs w:val="20"/>
        </w:rPr>
        <w:t>isolation</w:t>
      </w:r>
      <w:r w:rsidRPr="002A2B23">
        <w:rPr>
          <w:rFonts w:ascii="Arial" w:hAnsi="Arial" w:cs="Arial"/>
          <w:sz w:val="20"/>
          <w:szCs w:val="20"/>
        </w:rPr>
        <w:t xml:space="preserve">. Older adults’ increased reliance on mobility devices, elevators, and increased social isolation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cPB5Hov9","properties":{"formattedCitation":"(16\\uc0\\u8211{}18)","plainCitation":"(16–18)","noteIndex":0},"citationItems":[{"id":229,"uris":["http://zotero.org/users/local/hHKggCUl/items/CZD8GSGU"],"itemData":{"id":229,"type":"article-journal","abstract":"Objectives: To effectively reduce loneliness in older adults, interventions should be based on firm evidence regarding risk factors for loneliness in that population. This systematic review aimed to identify, appraise and synthesise longitudinal studies of risk factors for loneliness in older adults.\nMethods: Searches were performed in June 2018 in PsycINFO, Scopus, Sociology Collection and Web of Science. Inclusion criteria were: population of older adults (M ¼ 60þ years at outcome); longitudinal design; study conducted in an OECD country; article published in English in a peer-review journal. Article relevance and quality assessments were made by at least two independent reviewers.\nResults: The search found 967 unique articles, of which 34 met relevance and quality criteria. The Netherlands and the United States together contributed 19 articles; 17 analysed national samples while 7 studies provided the data for 19 articles. One of two validated scales was used to measure loneliness in 24 articles, although 10 used a single item. A total of 120 unique risk factors for loneliness were examined. Risk factors with relatively consistent associations with loneliness were: not being married/partnered and partner loss; a limited social network; a low level of social activity; poor self-perceived health; and depression/depressed mood and an increase in depression.\nConclusion: Despite the range of factors examined in the reviewed articles, strong evidence for a longitudinal association with loneliness was found for relatively few, while there were surprising omissions from the factors investigated. Future research should explore longitudinal risk factors for emotional and social loneliness.","container-title":"Aging &amp; Mental Health","DOI":"10.1080/13607863.2021.1876638","ISSN":"1360-7863, 1364-6915","issue":"2","journalAbbreviation":"Aging &amp; Mental Health","language":"en","page":"225-249","source":"DOI.org (Crossref)","title":"A systematic review of longitudinal risk factors for loneliness in older adults","volume":"26","author":[{"family":"Dahlberg","given":"Lena"},{"family":"McKee","given":"Kevin J."},{"family":"Frank","given":"Amanda"},{"family":"Naseer","given":"Mahwish"}],"issued":{"date-parts":[["2022",2,1]]}}},{"id":227,"uris":["http://zotero.org/users/local/hHKggCUl/items/K6JWXEBQ"],"itemData":{"id":227,"type":"article-journal","abstract":"OBJECTIVE To evaluate interventions, targeting older adults, associated with a reduction in loneliness and social isolation. DATA SOURCES OVID, CINAHL, CENTRAL, Embase, PsychINFO, Web of Science, and Scopus were searched from inception to March 2020. STUDY SELECTION Peer-reviewed randomized clinical trials measuring loneliness and social isolation or support in adults aged 65 years or older. Only English language articles were included. DATA EXTRACTION AND SYNTHESIS Two independent reviewers screened studies, extracted data, and assessed risk of bias. Random-effects models were performed to pool the overall effect size by intervention. Statistical heterogeneity was evaluated with the I2 statistic and by estimating prediction intervals. Data were analyzed from November 2021 to September 2022. MAIN OUTCOMES AND MEASURES Quantitative measures of loneliness, social isolation, or social support based on an effect size of standardized mean differences.\nRESULTS Seventy studies were included in the systematic review (8259 participants); 44 studies were included in the loneliness meta-analysis (33 in the community with 3535 participants; 11 in longterm care with 1057 participants), with participants’ ages ranging from 55 to 100 years. Study sizes ranged from 8 to 741 participants. Interventions included animal therapy, psychotherapy or cognitive behavioral therapy, multicomponent, counseling, exercise, music therapy, occupational therapy, reminiscence therapy, social interventions, and technological interventions. Most interventions had a small effect size. Animal therapy in long-term care, when accounting for studies with no active controls, had the largest effect size on loneliness reduction (−1.86; 95% CI, −3.14 to −0.59; I2 = 86%) followed by technological interventions (videoconferencing) in long-term care (−1.40; 95% CI, −2.37 to −0.44; I2 = 70%).\nCONCLUSIONS AND RELEVANCE In this study, animal therapy and technology in long-term care had large effect sizes, but also high heterogeneity, so the effect size’s magnitude should be interpreted with caution. The small number of studies per intervention limits conclusions on sources of heterogeneity. Overall quality of evidence was very low. Future studies should consider measures","container-title":"JAMA Network Open","DOI":"10.1001/jamanetworkopen.2022.36676","ISSN":"2574-3805","issue":"10","journalAbbreviation":"JAMA Netw Open","language":"en","page":"e2236676","source":"DOI.org (Crossref)","title":"Interventions Associated With Reduced Loneliness and Social Isolation in Older Adults: A Systematic Review and Meta-analysis","title-short":"Interventions Associated With Reduced Loneliness and Social Isolation in Older Adults","volume":"5","author":[{"family":"Hoang","given":"Peter"},{"family":"King","given":"James A."},{"family":"Moore","given":"Sarah"},{"family":"Moore","given":"Kim"},{"family":"Reich","given":"Krista"},{"family":"Sidhu","given":"Harman"},{"family":"Tan","given":"Chin Vern"},{"family":"Whaley","given":"Colin"},{"family":"McMillan","given":"Jacqueline"}],"issued":{"date-parts":[["2022",10,17]]}}},{"id":264,"uris":["http://zotero.org/users/local/hHKggCUl/items/8S6W2APB"],"itemData":{"id":264,"type":"article-journal","abstract":"Objectives—Natural and man-made disasters can result in power outages that can affect certain vulnerable populations dependent on electrically powered durable medical equipment. This study estimated the size and prevalence of that electricity-dependent population residing at home in the United States.\nMethods—We used the Truven Health MarketScan* 2012 database to estimate the number of employer-sponsored privately insured enrollees by geography, age group, and sex who resided at home and were dependent upon electrically powered durable medical equipment to sustain life. We estimated nationally representative prevalence and used US Census population estimates to extrapolate the national population and produce maps visualizing prevalence and distribution of electricity-dependent populations residing at home.\nResults—As of 2012, among the 175 million persons covered by employer-sponsored private insurance, the estimated number of electricity-dependent persons residing at home was 366 619 (95% confidence interval: 365 700-367 537), with a national prevalence of 218.2 per 100 000 covered lives (95% confidence interval: 217.7-218.8). Prevalence varied significantly by age group (χ2 = 264 289 95, P &lt; .0001) and region (χ2 = 12 286 30, P &lt; .0001), with highest prevalence in those 65 years of age or older and in the South and the West. Across all insurance types in the United States, approximately 685 000 electricity-dependent persons resided at home.\nConclusions—These results may assist public health jurisdictions addressing unique needs and necessary resources for this particularly vulnerable population. Results can verify and enhance the development of functional needs registries, which are needed to help first responders target efforts to those most vulnerable during disasters affecting the power supply.","container-title":"Journal of Public Health Management and Practice","DOI":"10.1097/PHH.0000000000000345","ISSN":"1078-4659","issue":"2","language":"en","page":"152-159","source":"DOI.org (Crossref)","title":"Who's at Risk When the Power Goes Out? The At-home Electricity-Dependent Population in the United States, 2012","title-short":"Who's at Risk When the Power Goes Out?","volume":"23","author":[{"family":"Molinari","given":"Noelle Angelique M."},{"family":"Chen","given":"Bei"},{"family":"Krishna","given":"Nevin"},{"family":"Morris","given":"Thomas"}],"issued":{"date-parts":[["2017",3]]}}}],"schema":"https://github.com/citation-style-language/schema/raw/master/csl-citation.json"}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(16–18)</w:t>
      </w:r>
      <w:r w:rsidRPr="002A2B23">
        <w:rPr>
          <w:rFonts w:ascii="Arial" w:hAnsi="Arial" w:cs="Arial"/>
          <w:sz w:val="20"/>
          <w:szCs w:val="20"/>
        </w:rPr>
        <w:fldChar w:fldCharType="end"/>
      </w:r>
      <w:r w:rsidRPr="002A2B23">
        <w:rPr>
          <w:rFonts w:ascii="Arial" w:hAnsi="Arial" w:cs="Arial"/>
          <w:sz w:val="20"/>
          <w:szCs w:val="20"/>
        </w:rPr>
        <w:t xml:space="preserve"> may put them at higher risk</w:t>
      </w:r>
      <w:r w:rsidR="00AC1F73">
        <w:rPr>
          <w:rFonts w:ascii="Arial" w:hAnsi="Arial" w:cs="Arial"/>
          <w:sz w:val="20"/>
          <w:szCs w:val="20"/>
        </w:rPr>
        <w:t xml:space="preserve"> than others</w:t>
      </w:r>
      <w:r w:rsidRPr="002A2B23">
        <w:rPr>
          <w:rFonts w:ascii="Arial" w:hAnsi="Arial" w:cs="Arial"/>
          <w:sz w:val="20"/>
          <w:szCs w:val="20"/>
        </w:rPr>
        <w:t xml:space="preserve"> for outage-related cardiovascular and respiratory illness. </w:t>
      </w:r>
    </w:p>
    <w:p w14:paraId="373DCEDA" w14:textId="1D65D13F"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Prior epidemiologic studies in New York State found elevated cardiovascular and respiratory emergency department visits up to one week after power outage exposure for all adults, as well as increased cardiovascular and respiratory hospitalizations and mortality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NnNOXsPe","properties":{"formattedCitation":"(19\\uc0\\u8211{}22)","plainCitation":"(19–22)","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256155">
        <w:rPr>
          <w:rFonts w:ascii="Cambria Math" w:hAnsi="Cambria Math" w:cs="Cambria Math"/>
          <w:sz w:val="20"/>
          <w:szCs w:val="20"/>
        </w:rPr>
        <w:instrText>ﬀ</w:instrText>
      </w:r>
      <w:r w:rsidR="00256155">
        <w:rPr>
          <w:rFonts w:ascii="Arial" w:hAnsi="Arial" w:cs="Arial"/>
          <w:sz w:val="20"/>
          <w:szCs w:val="20"/>
        </w:rPr>
        <w:instrText>ects. We aimed to investigate the individual and joint e</w:instrText>
      </w:r>
      <w:r w:rsidR="00256155">
        <w:rPr>
          <w:rFonts w:ascii="Cambria Math" w:hAnsi="Cambria Math" w:cs="Cambria Math"/>
          <w:sz w:val="20"/>
          <w:szCs w:val="20"/>
        </w:rPr>
        <w:instrText>ﬀ</w:instrText>
      </w:r>
      <w:r w:rsidR="00256155">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256155">
        <w:rPr>
          <w:rFonts w:ascii="Cambria Math" w:hAnsi="Cambria Math" w:cs="Cambria Math"/>
          <w:sz w:val="20"/>
          <w:szCs w:val="20"/>
        </w:rPr>
        <w:instrText>ﬀ</w:instrText>
      </w:r>
      <w:r w:rsidR="00256155">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256155">
        <w:rPr>
          <w:rFonts w:ascii="Cambria Math" w:hAnsi="Cambria Math" w:cs="Cambria Math"/>
          <w:sz w:val="20"/>
          <w:szCs w:val="20"/>
        </w:rPr>
        <w:instrText>ﬀ</w:instrText>
      </w:r>
      <w:r w:rsidR="00256155">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 on both multiplicative and additive scales. Over 35% of the thunderstorm e</w:instrText>
      </w:r>
      <w:r w:rsidR="00256155">
        <w:rPr>
          <w:rFonts w:ascii="Cambria Math" w:hAnsi="Cambria Math" w:cs="Cambria Math"/>
          <w:sz w:val="20"/>
          <w:szCs w:val="20"/>
        </w:rPr>
        <w:instrText>ﬀ</w:instrText>
      </w:r>
      <w:r w:rsidR="00256155">
        <w:rPr>
          <w:rFonts w:ascii="Arial" w:hAnsi="Arial" w:cs="Arial"/>
          <w:sz w:val="20"/>
          <w:szCs w:val="20"/>
        </w:rPr>
        <w:instrText>ects were mediated by PM2:5 and RH.\nCONCLUSION: Thunderstorms accompanied by POs showed the strongest respiratory e</w:instrText>
      </w:r>
      <w:r w:rsidR="00256155">
        <w:rPr>
          <w:rFonts w:ascii="Cambria Math" w:hAnsi="Cambria Math" w:cs="Cambria Math"/>
          <w:sz w:val="20"/>
          <w:szCs w:val="20"/>
        </w:rPr>
        <w:instrText>ﬀ</w:instrText>
      </w:r>
      <w:r w:rsidR="00256155">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256155">
        <w:rPr>
          <w:rFonts w:ascii="Cambria Math" w:hAnsi="Cambria Math" w:cs="Cambria Math"/>
          <w:sz w:val="20"/>
          <w:szCs w:val="20"/>
        </w:rPr>
        <w:instrText>ﬀ</w:instrText>
      </w:r>
      <w:r w:rsidR="00256155">
        <w:rPr>
          <w:rFonts w:ascii="Arial" w:hAnsi="Arial" w:cs="Arial"/>
          <w:sz w:val="20"/>
          <w:szCs w:val="20"/>
        </w:rPr>
        <w:instrText>ects of large-scale power outages, including the massive power failure that a</w:instrText>
      </w:r>
      <w:r w:rsidR="00256155">
        <w:rPr>
          <w:rFonts w:ascii="Cambria Math" w:hAnsi="Cambria Math" w:cs="Cambria Math"/>
          <w:sz w:val="20"/>
          <w:szCs w:val="20"/>
        </w:rPr>
        <w:instrText>ﬀ</w:instrText>
      </w:r>
      <w:r w:rsidR="00256155">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256155">
        <w:rPr>
          <w:rFonts w:ascii="Cambria Math" w:hAnsi="Cambria Math" w:cs="Cambria Math"/>
          <w:sz w:val="20"/>
          <w:szCs w:val="20"/>
        </w:rPr>
        <w:instrText>ﬀ</w:instrText>
      </w:r>
      <w:r w:rsidR="00256155">
        <w:rPr>
          <w:rFonts w:ascii="Arial" w:hAnsi="Arial" w:cs="Arial"/>
          <w:sz w:val="20"/>
          <w:szCs w:val="20"/>
        </w:rPr>
        <w:instrText>ect health. This information can inform preparedness e</w:instrText>
      </w:r>
      <w:r w:rsidR="00256155">
        <w:rPr>
          <w:rFonts w:ascii="Cambria Math" w:hAnsi="Cambria Math" w:cs="Cambria Math"/>
          <w:sz w:val="20"/>
          <w:szCs w:val="20"/>
        </w:rPr>
        <w:instrText>ﬀ</w:instrText>
      </w:r>
      <w:r w:rsidR="00256155">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192,"uris":["http://zotero.org/users/local/hHKggCUl/items/ZQWPNWWS"],"itemData":{"id":192,"type":"article-journal","abstract":"Background—Little is known about how power outages affect health. We investigated mortality effects of the largest US blackout to date, August 14–15, 2003 in New York, NY.","container-title":"Epidemiology","DOI":"10.1097/EDE.0b013e318245c61c","ISSN":"1044-3983","issue":"2","language":"en","page":"189-193","source":"DOI.org (Crossref)","title":"Lights Out: Impact of the August 2003 Power Outage on Mortality in New York, NY","title-short":"Lights Out","volume":"23","author":[{"family":"Anderson","given":"G. Brooke"},{"family":"Bell","given":"Michelle L."}],"issued":{"date-parts":[["2012",3]]}}}],"schema":"https://github.com/citation-style-language/schema/raw/master/csl-citation.json"}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(19–22)</w:t>
      </w:r>
      <w:r w:rsidRPr="002A2B23">
        <w:rPr>
          <w:rFonts w:ascii="Arial" w:hAnsi="Arial" w:cs="Arial"/>
          <w:sz w:val="20"/>
          <w:szCs w:val="20"/>
        </w:rPr>
        <w:fldChar w:fldCharType="end"/>
      </w:r>
      <w:r w:rsidRPr="002A2B23">
        <w:rPr>
          <w:rFonts w:ascii="Arial" w:hAnsi="Arial" w:cs="Arial"/>
          <w:sz w:val="20"/>
          <w:szCs w:val="20"/>
        </w:rPr>
        <w:t>.</w:t>
      </w:r>
      <w:r w:rsidRPr="002A2B23">
        <w:rPr>
          <w:rFonts w:ascii="Arial" w:hAnsi="Arial" w:cs="Arial"/>
          <w:sz w:val="20"/>
          <w:szCs w:val="20"/>
          <w:vertAlign w:val="superscript"/>
        </w:rPr>
        <w:t xml:space="preserve"> </w:t>
      </w:r>
      <w:r w:rsidRPr="002A2B23">
        <w:rPr>
          <w:rFonts w:ascii="Arial" w:hAnsi="Arial" w:cs="Arial"/>
          <w:sz w:val="20"/>
          <w:szCs w:val="20"/>
        </w:rPr>
        <w:t>Associations may be stronger among older adults</w:t>
      </w:r>
      <w:r w:rsidR="00060DD7">
        <w:rPr>
          <w:rFonts w:ascii="Arial" w:hAnsi="Arial" w:cs="Arial"/>
          <w:sz w:val="20"/>
          <w:szCs w:val="20"/>
        </w:rPr>
        <w:t xml:space="preserve"> compared to younger adults</w:t>
      </w:r>
      <w:r w:rsidRPr="002A2B23">
        <w:rPr>
          <w:rFonts w:ascii="Arial" w:hAnsi="Arial" w:cs="Arial"/>
          <w:sz w:val="20"/>
          <w:szCs w:val="20"/>
        </w:rPr>
        <w:t xml:space="preserve"> </w:t>
      </w:r>
      <w:r w:rsidRPr="002A2B23">
        <w:rPr>
          <w:rFonts w:ascii="Arial" w:hAnsi="Arial" w:cs="Arial"/>
          <w:sz w:val="20"/>
          <w:szCs w:val="20"/>
        </w:rPr>
        <w:fldChar w:fldCharType="begin"/>
      </w:r>
      <w:r w:rsidRPr="002A2B23">
        <w:rPr>
          <w:rFonts w:ascii="Arial" w:hAnsi="Arial" w:cs="Arial"/>
          <w:sz w:val="20"/>
          <w:szCs w:val="20"/>
        </w:rPr>
        <w:instrText xml:space="preserve"> ADDIN ZOTERO_ITEM CSL_CITATION {"citationID":"NoBYIZ0s","properties":{"formattedCitation":"(20)","plainCitation":"(20)","noteIndex":0},"citationItems":[{"id":194,"uris":["http://zotero.org/users/local/hHKggCUl/items/8L9T2PQA"],"itemData":{"id":194,"type":"article-journal","abstract":"BACKGROUND: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Pr="002A2B23">
        <w:rPr>
          <w:rFonts w:ascii="Cambria Math" w:hAnsi="Cambria Math" w:cs="Cambria Math"/>
          <w:sz w:val="20"/>
          <w:szCs w:val="20"/>
        </w:rPr>
        <w:instrText>ﬀ</w:instrText>
      </w:r>
      <w:r w:rsidRPr="002A2B23">
        <w:rPr>
          <w:rFonts w:ascii="Arial" w:hAnsi="Arial" w:cs="Arial"/>
          <w:sz w:val="20"/>
          <w:szCs w:val="20"/>
        </w:rPr>
        <w:instrText>ects. We aimed to investigate the individual and joint e</w:instrText>
      </w:r>
      <w:r w:rsidRPr="002A2B23">
        <w:rPr>
          <w:rFonts w:ascii="Cambria Math" w:hAnsi="Cambria Math" w:cs="Cambria Math"/>
          <w:sz w:val="20"/>
          <w:szCs w:val="20"/>
        </w:rPr>
        <w:instrText>ﬀ</w:instrText>
      </w:r>
      <w:r w:rsidRPr="002A2B2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Pr="002A2B23">
        <w:rPr>
          <w:rFonts w:ascii="Cambria Math" w:hAnsi="Cambria Math" w:cs="Cambria Math"/>
          <w:sz w:val="20"/>
          <w:szCs w:val="20"/>
        </w:rPr>
        <w:instrText>ﬀ</w:instrText>
      </w:r>
      <w:r w:rsidRPr="002A2B2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Pr="002A2B23">
        <w:rPr>
          <w:rFonts w:ascii="Cambria Math" w:hAnsi="Cambria Math" w:cs="Cambria Math"/>
          <w:sz w:val="20"/>
          <w:szCs w:val="20"/>
        </w:rPr>
        <w:instrText>ﬀ</w:instrText>
      </w:r>
      <w:r w:rsidRPr="002A2B2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ect on both multiplicative and additive scales. Over 35% of the thunderstorm e</w:instrText>
      </w:r>
      <w:r w:rsidRPr="002A2B23">
        <w:rPr>
          <w:rFonts w:ascii="Cambria Math" w:hAnsi="Cambria Math" w:cs="Cambria Math"/>
          <w:sz w:val="20"/>
          <w:szCs w:val="20"/>
        </w:rPr>
        <w:instrText>ﬀ</w:instrText>
      </w:r>
      <w:r w:rsidRPr="002A2B23">
        <w:rPr>
          <w:rFonts w:ascii="Arial" w:hAnsi="Arial" w:cs="Arial"/>
          <w:sz w:val="20"/>
          <w:szCs w:val="20"/>
        </w:rPr>
        <w:instrText>ects were mediated by PM2:5 and RH.\nCONCLUSION: Thunderstorms accompanied by POs showed the strongest respiratory e</w:instrText>
      </w:r>
      <w:r w:rsidRPr="002A2B23">
        <w:rPr>
          <w:rFonts w:ascii="Cambria Math" w:hAnsi="Cambria Math" w:cs="Cambria Math"/>
          <w:sz w:val="20"/>
          <w:szCs w:val="20"/>
        </w:rPr>
        <w:instrText>ﬀ</w:instrText>
      </w:r>
      <w:r w:rsidRPr="002A2B2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P."}],"issued":{"date-parts":[["2024",6]]}}}],"schema":"https://github.com/citation-style-language/schema/raw/master/csl-citation.json"} </w:instrText>
      </w:r>
      <w:r w:rsidRPr="002A2B23">
        <w:rPr>
          <w:rFonts w:ascii="Arial" w:hAnsi="Arial" w:cs="Arial"/>
          <w:sz w:val="20"/>
          <w:szCs w:val="20"/>
        </w:rPr>
        <w:fldChar w:fldCharType="separate"/>
      </w:r>
      <w:r w:rsidRPr="002A2B23">
        <w:rPr>
          <w:rFonts w:ascii="Arial" w:hAnsi="Arial" w:cs="Arial"/>
          <w:noProof/>
          <w:sz w:val="20"/>
          <w:szCs w:val="20"/>
        </w:rPr>
        <w:t>(20)</w:t>
      </w:r>
      <w:r w:rsidRPr="002A2B23">
        <w:rPr>
          <w:rFonts w:ascii="Arial" w:hAnsi="Arial" w:cs="Arial"/>
          <w:sz w:val="20"/>
          <w:szCs w:val="20"/>
        </w:rPr>
        <w:fldChar w:fldCharType="end"/>
      </w:r>
      <w:r w:rsidRPr="002A2B23">
        <w:rPr>
          <w:rFonts w:ascii="Arial" w:hAnsi="Arial" w:cs="Arial"/>
          <w:sz w:val="20"/>
          <w:szCs w:val="20"/>
        </w:rPr>
        <w:t xml:space="preserve">. </w:t>
      </w:r>
      <w:r w:rsidR="00866ED7" w:rsidRPr="002A2B23">
        <w:rPr>
          <w:rFonts w:ascii="Arial" w:hAnsi="Arial" w:cs="Arial"/>
          <w:sz w:val="20"/>
          <w:szCs w:val="20"/>
        </w:rPr>
        <w:t xml:space="preserve">Population-level datasets </w:t>
      </w:r>
      <w:r w:rsidR="00866ED7" w:rsidRPr="002A2B23">
        <w:rPr>
          <w:rFonts w:ascii="Arial" w:hAnsi="Arial" w:cs="Arial"/>
          <w:sz w:val="20"/>
          <w:szCs w:val="20"/>
        </w:rPr>
        <w:lastRenderedPageBreak/>
        <w:t>of power outage exposure beyond New York State have only become available since 2020, limiting</w:t>
      </w:r>
      <w:r w:rsidR="00866ED7">
        <w:rPr>
          <w:rFonts w:ascii="Arial" w:hAnsi="Arial" w:cs="Arial"/>
          <w:sz w:val="20"/>
          <w:szCs w:val="20"/>
        </w:rPr>
        <w:t xml:space="preserve"> prior</w:t>
      </w:r>
      <w:r w:rsidR="00866ED7" w:rsidRPr="002A2B23">
        <w:rPr>
          <w:rFonts w:ascii="Arial" w:hAnsi="Arial" w:cs="Arial"/>
          <w:sz w:val="20"/>
          <w:szCs w:val="20"/>
        </w:rPr>
        <w:t xml:space="preserve"> national-scale studies of power outage and health </w:t>
      </w:r>
      <w:r w:rsidR="00866ED7" w:rsidRPr="002A2B23">
        <w:rPr>
          <w:rFonts w:ascii="Arial" w:hAnsi="Arial" w:cs="Arial"/>
          <w:sz w:val="20"/>
          <w:szCs w:val="20"/>
        </w:rPr>
        <w:fldChar w:fldCharType="begin"/>
      </w:r>
      <w:r w:rsidR="00866ED7">
        <w:rPr>
          <w:rFonts w:ascii="Arial" w:hAnsi="Arial" w:cs="Arial"/>
          <w:sz w:val="20"/>
          <w:szCs w:val="20"/>
        </w:rPr>
        <w:instrText xml:space="preserve"> ADDIN ZOTERO_ITEM CSL_CITATION {"citationID":"WXbJWHds","properties":{"formattedCitation":"(3, 5, 23)","plainCitation":"(3, 5, 23)","noteIndex":0},"citationItems":[{"id":176,"uris":["http://zotero.org/users/local/hHKggCUl/items/5MSNWAQ5"],"itemData":{"id":176,"type":"article-journal","abstract":"Abstract\n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V."}],"issued":{"date-parts":[["2020",12]]}}},{"id":230,"uris":["http://zotero.org/users/local/hHKggCUl/items/4TZTQRK2"],"itemData":{"id":230,"type":"webpage","title":"Oak Ridge National Laboratory, EAGLE-I Outage Data 2014-2022","URL":"https://smc-datachallenge.ornl.gov/eagle/","author":[{"family":"","given":"Oak Ridge National Laboratory"}],"accessed":{"date-parts":[["2025",1,3]]}}}],"schema":"https://github.com/citation-style-language/schema/raw/master/csl-citation.json"} </w:instrText>
      </w:r>
      <w:r w:rsidR="00866ED7" w:rsidRPr="002A2B23">
        <w:rPr>
          <w:rFonts w:ascii="Arial" w:hAnsi="Arial" w:cs="Arial"/>
          <w:sz w:val="20"/>
          <w:szCs w:val="20"/>
        </w:rPr>
        <w:fldChar w:fldCharType="separate"/>
      </w:r>
      <w:r w:rsidR="00866ED7">
        <w:rPr>
          <w:rFonts w:ascii="Arial" w:hAnsi="Arial" w:cs="Arial"/>
          <w:noProof/>
          <w:sz w:val="20"/>
          <w:szCs w:val="20"/>
        </w:rPr>
        <w:t>(3, 5, 23)</w:t>
      </w:r>
      <w:r w:rsidR="00866ED7" w:rsidRPr="002A2B23">
        <w:rPr>
          <w:rFonts w:ascii="Arial" w:hAnsi="Arial" w:cs="Arial"/>
          <w:sz w:val="20"/>
          <w:szCs w:val="20"/>
        </w:rPr>
        <w:fldChar w:fldCharType="end"/>
      </w:r>
      <w:r w:rsidR="00866ED7" w:rsidRPr="002A2B23">
        <w:rPr>
          <w:rFonts w:ascii="Arial" w:hAnsi="Arial" w:cs="Arial"/>
          <w:sz w:val="20"/>
          <w:szCs w:val="20"/>
        </w:rPr>
        <w:t xml:space="preserve">. </w:t>
      </w:r>
      <w:r w:rsidRPr="002A2B23">
        <w:rPr>
          <w:rFonts w:ascii="Arial" w:hAnsi="Arial" w:cs="Arial"/>
          <w:sz w:val="20"/>
          <w:szCs w:val="20"/>
        </w:rPr>
        <w:t xml:space="preserve"> </w:t>
      </w:r>
    </w:p>
    <w:p w14:paraId="63EC0DA7" w14:textId="36C3BD62" w:rsidR="0080773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We previously assembled the first nationwide dataset of hourly county-level power outage exposure from 2018-2020 based on data from PowerOutage.us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{"citationID":"6GUqmEqE","properties":{"formattedCitation":"(5, 24)","plainCitation":"(5, 24)","noteIndex":0},"citationItems":[{"id":176,"uris":["http://zotero.org/users/local/hHKggCUl/items/5MSNWAQ5"],"itemData":{"id":176,"type":"article-journal","abstract":"Abstract\n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236,"uris":["http://zotero.org/users/local/hHKggCUl/items/U3RCDAY7"],"itemData":{"id":236,"type":"webpage","title":"PowerOutage.us","URL":"https://poweroutage.us/"}}],"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(5, 24)</w:t>
      </w:r>
      <w:r w:rsidRPr="002A2B23">
        <w:rPr>
          <w:rFonts w:ascii="Arial" w:hAnsi="Arial" w:cs="Arial"/>
          <w:sz w:val="20"/>
          <w:szCs w:val="20"/>
        </w:rPr>
        <w:fldChar w:fldCharType="end"/>
      </w:r>
      <w:r w:rsidRPr="002A2B23">
        <w:rPr>
          <w:rFonts w:ascii="Arial" w:hAnsi="Arial" w:cs="Arial"/>
          <w:sz w:val="20"/>
          <w:szCs w:val="20"/>
        </w:rPr>
        <w:t xml:space="preserve">. Here, we leveraged these data together with 2018 older adult Medicare Fee-For-Service hospitalization claims to estimate the relationship between daily county-level power outage exposure and cardiovascular and respiratory hospitalization rates in the United States in a case-crossover study. We evaluated the impacts of moderate and large-scale power outages and conducted secondary analyses examining effect measure modification by age, sex, </w:t>
      </w:r>
      <w:r w:rsidR="005C6F5A">
        <w:rPr>
          <w:rFonts w:ascii="Arial" w:hAnsi="Arial" w:cs="Arial"/>
          <w:sz w:val="20"/>
          <w:szCs w:val="20"/>
        </w:rPr>
        <w:t>Medicaid</w:t>
      </w:r>
      <w:r w:rsidR="00AC1F73">
        <w:rPr>
          <w:rFonts w:ascii="Arial" w:hAnsi="Arial" w:cs="Arial"/>
          <w:sz w:val="20"/>
          <w:szCs w:val="20"/>
        </w:rPr>
        <w:t xml:space="preserve"> </w:t>
      </w:r>
      <w:r w:rsidR="0091409E">
        <w:rPr>
          <w:rFonts w:ascii="Arial" w:hAnsi="Arial" w:cs="Arial"/>
          <w:sz w:val="20"/>
          <w:szCs w:val="20"/>
        </w:rPr>
        <w:t>eligibility</w:t>
      </w:r>
      <w:r w:rsidRPr="002A2B23">
        <w:rPr>
          <w:rFonts w:ascii="Arial" w:hAnsi="Arial" w:cs="Arial"/>
          <w:sz w:val="20"/>
          <w:szCs w:val="20"/>
        </w:rPr>
        <w:t xml:space="preserve">, and electricity-dependent durable medical equipment (DME) use. </w:t>
      </w:r>
      <w:ins w:id="2" w:author="Heather M" w:date="2025-10-21T15:31:00Z" w16du:dateUtc="2025-10-21T19:31:00Z">
        <w:r w:rsidR="00A80C7C">
          <w:rPr>
            <w:rFonts w:ascii="Arial" w:hAnsi="Arial" w:cs="Arial"/>
            <w:sz w:val="20"/>
            <w:szCs w:val="20"/>
          </w:rPr>
          <w:t xml:space="preserve">We hypothesized power outages </w:t>
        </w:r>
      </w:ins>
      <w:ins w:id="3" w:author="Heather M" w:date="2025-10-21T15:32:00Z" w16du:dateUtc="2025-10-21T19:32:00Z">
        <w:r w:rsidR="00A80C7C">
          <w:rPr>
            <w:rFonts w:ascii="Arial" w:hAnsi="Arial" w:cs="Arial"/>
            <w:sz w:val="20"/>
            <w:szCs w:val="20"/>
          </w:rPr>
          <w:t>would cause cardiorespiratory hospitalizations among older adults, and risks would be higher among oldest a</w:t>
        </w:r>
      </w:ins>
      <w:ins w:id="4" w:author="Heather M" w:date="2025-10-21T15:33:00Z" w16du:dateUtc="2025-10-21T19:33:00Z">
        <w:r w:rsidR="00A80C7C">
          <w:rPr>
            <w:rFonts w:ascii="Arial" w:hAnsi="Arial" w:cs="Arial"/>
            <w:sz w:val="20"/>
            <w:szCs w:val="20"/>
          </w:rPr>
          <w:t>nd Medicaid-eligible adults</w:t>
        </w:r>
      </w:ins>
      <w:ins w:id="5" w:author="Heather M" w:date="2025-10-21T15:32:00Z" w16du:dateUtc="2025-10-21T19:32:00Z">
        <w:r w:rsidR="00A80C7C">
          <w:rPr>
            <w:rFonts w:ascii="Arial" w:hAnsi="Arial" w:cs="Arial"/>
            <w:sz w:val="20"/>
            <w:szCs w:val="20"/>
          </w:rPr>
          <w:t>,</w:t>
        </w:r>
      </w:ins>
      <w:ins w:id="6" w:author="Heather M" w:date="2025-10-21T15:33:00Z" w16du:dateUtc="2025-10-21T19:33:00Z">
        <w:r w:rsidR="00A80C7C">
          <w:rPr>
            <w:rFonts w:ascii="Arial" w:hAnsi="Arial" w:cs="Arial"/>
            <w:sz w:val="20"/>
            <w:szCs w:val="20"/>
          </w:rPr>
          <w:t xml:space="preserve"> and in counties with higher DME use. </w:t>
        </w:r>
      </w:ins>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25D20351"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4F755D42" w14:textId="7026CEEF" w:rsidR="001C6BC5" w:rsidRP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Study population</w:t>
      </w:r>
    </w:p>
    <w:p w14:paraId="2609FF3F" w14:textId="3495BB0C" w:rsidR="00B52D31" w:rsidRDefault="00B52D31" w:rsidP="00B52D31">
      <w:pPr>
        <w:spacing w:after="0" w:line="480" w:lineRule="auto"/>
        <w:ind w:firstLine="720"/>
        <w:rPr>
          <w:rFonts w:ascii="Arial" w:hAnsi="Arial" w:cs="Arial"/>
          <w:sz w:val="20"/>
          <w:szCs w:val="20"/>
        </w:rPr>
      </w:pPr>
      <w:r w:rsidRPr="00B52D31">
        <w:rPr>
          <w:rFonts w:ascii="Arial" w:hAnsi="Arial" w:cs="Arial"/>
          <w:sz w:val="20"/>
          <w:szCs w:val="20"/>
        </w:rPr>
        <w:t>Our study population included Medicare Fee-For-Service beneficiaries aged 65+ and enrolled for at least one month between January 1, 2018, and December 31, 2018. From the Medicare Beneficiary Summary File (MB</w:t>
      </w:r>
      <w:r w:rsidR="00BC7C81">
        <w:rPr>
          <w:rFonts w:ascii="Arial" w:hAnsi="Arial" w:cs="Arial"/>
          <w:sz w:val="20"/>
          <w:szCs w:val="20"/>
        </w:rPr>
        <w:t>S</w:t>
      </w:r>
      <w:r w:rsidRPr="00B52D31">
        <w:rPr>
          <w:rFonts w:ascii="Arial" w:hAnsi="Arial" w:cs="Arial"/>
          <w:sz w:val="20"/>
          <w:szCs w:val="20"/>
        </w:rPr>
        <w:t xml:space="preserve">F), we obtained age, sex, Medicaid-eligibility status, and county of residence for all beneficiaries. Medicare Fee-For-Service beneficiaries </w:t>
      </w:r>
      <w:r w:rsidR="00BC7C81">
        <w:rPr>
          <w:rFonts w:ascii="Arial" w:hAnsi="Arial" w:cs="Arial"/>
          <w:sz w:val="20"/>
          <w:szCs w:val="20"/>
        </w:rPr>
        <w:t>comprise</w:t>
      </w:r>
      <w:r w:rsidRPr="00B52D31">
        <w:rPr>
          <w:rFonts w:ascii="Arial" w:hAnsi="Arial" w:cs="Arial"/>
          <w:sz w:val="20"/>
          <w:szCs w:val="20"/>
        </w:rPr>
        <w:t xml:space="preserve"> </w:t>
      </w:r>
      <w:r w:rsidR="00BC7C81">
        <w:rPr>
          <w:rFonts w:ascii="Arial" w:hAnsi="Arial" w:cs="Arial"/>
          <w:sz w:val="20"/>
          <w:szCs w:val="20"/>
        </w:rPr>
        <w:t>approximately</w:t>
      </w:r>
      <w:r w:rsidRPr="00B52D31">
        <w:rPr>
          <w:rFonts w:ascii="Arial" w:hAnsi="Arial" w:cs="Arial"/>
          <w:sz w:val="20"/>
          <w:szCs w:val="20"/>
        </w:rPr>
        <w:t xml:space="preserve"> 50% of the US population aged 65+. This population may have fewer chronic health conditions, more education and income, and less healthcare utilization compared to Medicare Advantage beneficiaries</w:t>
      </w:r>
      <w:r w:rsidR="00950BE4">
        <w:rPr>
          <w:rFonts w:ascii="Arial" w:hAnsi="Arial" w:cs="Arial"/>
          <w:sz w:val="20"/>
          <w:szCs w:val="20"/>
        </w:rPr>
        <w:t xml:space="preserve"> </w:t>
      </w:r>
      <w:r w:rsidR="00950BE4">
        <w:rPr>
          <w:rFonts w:ascii="Arial" w:hAnsi="Arial" w:cs="Arial"/>
          <w:sz w:val="20"/>
          <w:szCs w:val="20"/>
        </w:rPr>
        <w:fldChar w:fldCharType="begin"/>
      </w:r>
      <w:r w:rsidR="00950BE4">
        <w:rPr>
          <w:rFonts w:ascii="Arial" w:hAnsi="Arial" w:cs="Arial"/>
          <w:sz w:val="20"/>
          <w:szCs w:val="20"/>
        </w:rPr>
        <w:instrText xml:space="preserve"> ADDIN ZOTERO_ITEM CSL_CITATION {"citationID":"yBKoRLii","properties":{"formattedCitation":"(25, 26)","plainCitation":"(25, 26)","noteIndex":0},"citationItems":[{"id":517,"uris":["http://zotero.org/users/local/hHKggCUl/items/7VMMXL83"],"itemData":{"id":517,"type":"webpage","title":"Medicare Advantage vs. Traditional Fee-for-Service Medicare: Different Populations, Different Outcomes","URL":"https://www.inovalon.com/resource/ma-vs-traditional-ffs-medicare-different-populations-different-outcomes/","author":[{"family":"Invalon","given":""}]}},{"id":518,"uris":["http://zotero.org/users/local/hHKggCUl/items/ZLAMYPUB"],"itemData":{"id":518,"type":"webpage","title":"Medicare Advantage vs. Traditional Medicare: How Do Beneficiaries’ Characteristics and Experiences Differ?","author":[{"family":"The Commonwealth Fund","given":""}]}}],"schema":"https://github.com/citation-style-language/schema/raw/master/csl-citation.json"} </w:instrText>
      </w:r>
      <w:r w:rsidR="00950BE4">
        <w:rPr>
          <w:rFonts w:ascii="Arial" w:hAnsi="Arial" w:cs="Arial"/>
          <w:sz w:val="20"/>
          <w:szCs w:val="20"/>
        </w:rPr>
        <w:fldChar w:fldCharType="separate"/>
      </w:r>
      <w:r w:rsidR="00950BE4">
        <w:rPr>
          <w:rFonts w:ascii="Arial" w:hAnsi="Arial" w:cs="Arial"/>
          <w:noProof/>
          <w:sz w:val="20"/>
          <w:szCs w:val="20"/>
        </w:rPr>
        <w:t>(25, 26)</w:t>
      </w:r>
      <w:r w:rsidR="00950BE4">
        <w:rPr>
          <w:rFonts w:ascii="Arial" w:hAnsi="Arial" w:cs="Arial"/>
          <w:sz w:val="20"/>
          <w:szCs w:val="20"/>
        </w:rPr>
        <w:fldChar w:fldCharType="end"/>
      </w:r>
      <w:r w:rsidRPr="00B52D31">
        <w:rPr>
          <w:rFonts w:ascii="Arial" w:hAnsi="Arial" w:cs="Arial"/>
          <w:sz w:val="20"/>
          <w:szCs w:val="20"/>
        </w:rPr>
        <w:t>.</w:t>
      </w:r>
      <w:r w:rsidR="001C6BC5" w:rsidRPr="001C6BC5">
        <w:rPr>
          <w:rFonts w:ascii="Arial" w:hAnsi="Arial" w:cs="Arial"/>
          <w:sz w:val="20"/>
          <w:szCs w:val="20"/>
        </w:rPr>
        <w:tab/>
      </w:r>
    </w:p>
    <w:p w14:paraId="3D9C797D" w14:textId="78F33A21" w:rsidR="001C6BC5" w:rsidRPr="001C6BC5" w:rsidRDefault="001C6BC5" w:rsidP="0062332F">
      <w:pPr>
        <w:spacing w:after="0" w:line="480" w:lineRule="auto"/>
        <w:ind w:firstLine="720"/>
        <w:rPr>
          <w:rFonts w:ascii="Arial" w:hAnsi="Arial" w:cs="Arial"/>
          <w:sz w:val="20"/>
          <w:szCs w:val="20"/>
        </w:rPr>
      </w:pPr>
      <w:r w:rsidRPr="001C6BC5">
        <w:rPr>
          <w:rFonts w:ascii="Arial" w:hAnsi="Arial" w:cs="Arial"/>
          <w:sz w:val="20"/>
          <w:szCs w:val="20"/>
        </w:rPr>
        <w:t xml:space="preserve">We used the Medicare Provider Analysis and Review (MEDPAR) file to access inpatient claims data on all hospitalizations in our study population in 2018, obtained from the Centers for Medicare and Medicaid Services (CMS). We accessed the date of hospitalization, type of hospitalization (emergency, urgent, or planned), and cause of hospitalization via </w:t>
      </w:r>
      <w:r w:rsidRPr="001C6BC5">
        <w:rPr>
          <w:rFonts w:ascii="Arial" w:hAnsi="Arial" w:cs="Arial"/>
          <w:i/>
          <w:iCs/>
          <w:sz w:val="20"/>
          <w:szCs w:val="20"/>
        </w:rPr>
        <w:t>International Classification of Diseases</w:t>
      </w:r>
      <w:r w:rsidRPr="001C6BC5">
        <w:rPr>
          <w:rFonts w:ascii="Arial" w:hAnsi="Arial" w:cs="Arial"/>
          <w:sz w:val="20"/>
          <w:szCs w:val="20"/>
        </w:rPr>
        <w:t>, Tenth Revision (</w:t>
      </w:r>
      <w:r w:rsidRPr="001C6BC5">
        <w:rPr>
          <w:rFonts w:ascii="Arial" w:hAnsi="Arial" w:cs="Arial"/>
          <w:i/>
          <w:iCs/>
          <w:sz w:val="20"/>
          <w:szCs w:val="20"/>
        </w:rPr>
        <w:t>ICD</w:t>
      </w:r>
      <w:r w:rsidRPr="001C6BC5">
        <w:rPr>
          <w:rFonts w:ascii="Arial" w:hAnsi="Arial" w:cs="Arial"/>
          <w:sz w:val="20"/>
          <w:szCs w:val="20"/>
        </w:rPr>
        <w:t>-10) diagnostic codes.</w:t>
      </w:r>
    </w:p>
    <w:p w14:paraId="4F3A0950" w14:textId="62541DB7" w:rsidR="001C6BC5" w:rsidRDefault="001C6BC5" w:rsidP="001C6BC5">
      <w:pPr>
        <w:spacing w:after="0" w:line="480" w:lineRule="auto"/>
        <w:ind w:firstLine="720"/>
        <w:rPr>
          <w:rFonts w:ascii="Arial" w:hAnsi="Arial" w:cs="Arial"/>
          <w:sz w:val="20"/>
          <w:szCs w:val="20"/>
        </w:rPr>
      </w:pPr>
      <w:r w:rsidRPr="001C6BC5">
        <w:rPr>
          <w:rFonts w:ascii="Arial" w:hAnsi="Arial" w:cs="Arial"/>
          <w:sz w:val="20"/>
          <w:szCs w:val="20"/>
        </w:rPr>
        <w:lastRenderedPageBreak/>
        <w:t xml:space="preserve">This study was approved by the Institutional Review Boards at </w:t>
      </w:r>
      <w:r w:rsidR="00997971">
        <w:rPr>
          <w:rFonts w:ascii="Arial" w:hAnsi="Arial" w:cs="Arial"/>
          <w:sz w:val="20"/>
          <w:szCs w:val="20"/>
        </w:rPr>
        <w:t>WCG</w:t>
      </w:r>
      <w:r w:rsidR="00997971" w:rsidRPr="001C6BC5">
        <w:rPr>
          <w:rFonts w:ascii="Arial" w:hAnsi="Arial" w:cs="Arial"/>
          <w:sz w:val="20"/>
          <w:szCs w:val="20"/>
        </w:rPr>
        <w:t xml:space="preserve"> </w:t>
      </w:r>
      <w:r w:rsidRPr="001C6BC5">
        <w:rPr>
          <w:rFonts w:ascii="Arial" w:hAnsi="Arial" w:cs="Arial"/>
          <w:sz w:val="20"/>
          <w:szCs w:val="20"/>
        </w:rPr>
        <w:t>(single IRB for multi-site project), the Harvard T.H. Chan School of Public Health, and the Columbia University Mailman School of Public Health.</w:t>
      </w:r>
    </w:p>
    <w:p w14:paraId="0BF50821" w14:textId="77777777" w:rsidR="001C6BC5" w:rsidRPr="001C6BC5" w:rsidRDefault="001C6BC5" w:rsidP="001C6BC5">
      <w:pPr>
        <w:spacing w:after="0" w:line="480" w:lineRule="auto"/>
        <w:ind w:firstLine="720"/>
        <w:rPr>
          <w:rFonts w:ascii="Arial" w:hAnsi="Arial" w:cs="Arial"/>
          <w:sz w:val="20"/>
          <w:szCs w:val="20"/>
        </w:rPr>
      </w:pPr>
    </w:p>
    <w:p w14:paraId="68854F33" w14:textId="5A2717CF" w:rsid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Outcome assessment</w:t>
      </w:r>
    </w:p>
    <w:p w14:paraId="4ABEA390" w14:textId="77777777" w:rsidR="001C6BC5" w:rsidRPr="001C6BC5" w:rsidRDefault="001C6BC5" w:rsidP="001C6BC5">
      <w:pPr>
        <w:spacing w:after="0" w:line="480" w:lineRule="auto"/>
        <w:rPr>
          <w:rFonts w:ascii="Arial" w:hAnsi="Arial" w:cs="Arial"/>
          <w:sz w:val="20"/>
          <w:szCs w:val="20"/>
          <w:u w:val="single"/>
        </w:rPr>
      </w:pPr>
    </w:p>
    <w:p w14:paraId="5D3C393C" w14:textId="77777777" w:rsidR="001C6BC5" w:rsidRPr="001C6BC5" w:rsidRDefault="001C6BC5" w:rsidP="001C6BC5">
      <w:pPr>
        <w:spacing w:after="0" w:line="480" w:lineRule="auto"/>
        <w:rPr>
          <w:rFonts w:ascii="Arial" w:hAnsi="Arial" w:cs="Arial"/>
          <w:sz w:val="20"/>
          <w:szCs w:val="20"/>
        </w:rPr>
      </w:pPr>
      <w:r w:rsidRPr="001C6BC5">
        <w:rPr>
          <w:rFonts w:ascii="Arial" w:hAnsi="Arial" w:cs="Arial"/>
          <w:sz w:val="20"/>
          <w:szCs w:val="20"/>
        </w:rPr>
        <w:tab/>
        <w:t xml:space="preserve">Using beneficiaries’ county of residence, we tabulated the number of Medicare Fee-for-Service beneficiaries for all US counties. We also tabulated daily, county-level counts of urgent and emergency hospitalizations for cardiovascular or respiratory causes based on the hospitalized beneficiary’s county of residence. We identified CVD (I00-I99) and respiratory (J00-J99) hospitalizations based on the first five </w:t>
      </w:r>
      <w:r w:rsidRPr="001C6BC5">
        <w:rPr>
          <w:rFonts w:ascii="Arial" w:hAnsi="Arial" w:cs="Arial"/>
          <w:i/>
          <w:iCs/>
          <w:sz w:val="20"/>
          <w:szCs w:val="20"/>
        </w:rPr>
        <w:t>ICD</w:t>
      </w:r>
      <w:r w:rsidRPr="001C6BC5">
        <w:rPr>
          <w:rFonts w:ascii="Arial" w:hAnsi="Arial" w:cs="Arial"/>
          <w:sz w:val="20"/>
          <w:szCs w:val="20"/>
        </w:rPr>
        <w:t xml:space="preserve">-10 diagnostic codes on the record. We included only urgent and emergency hospitalizations (henceforth referred to as ‘emergency hospitalizations’) since we hypothesized that power outages would increase emergency and urgent hospitalization rates, but not scheduled hospitalizations, due to short-term heat, cold, and electricity-dependent medical device disruption. </w:t>
      </w:r>
    </w:p>
    <w:p w14:paraId="6A6C92B4" w14:textId="77777777" w:rsidR="001C6BC5" w:rsidRPr="001C6BC5" w:rsidRDefault="001C6BC5" w:rsidP="001C6BC5">
      <w:pPr>
        <w:spacing w:after="0" w:line="480" w:lineRule="auto"/>
        <w:rPr>
          <w:rFonts w:ascii="Arial" w:hAnsi="Arial" w:cs="Arial"/>
          <w:sz w:val="20"/>
          <w:szCs w:val="20"/>
        </w:rPr>
      </w:pPr>
    </w:p>
    <w:p w14:paraId="6244F069" w14:textId="30C05B40" w:rsidR="001C6BC5" w:rsidRPr="00AD1D49" w:rsidRDefault="001C6BC5" w:rsidP="001C6BC5">
      <w:pPr>
        <w:spacing w:after="0" w:line="480" w:lineRule="auto"/>
        <w:rPr>
          <w:rFonts w:ascii="Arial" w:hAnsi="Arial" w:cs="Arial"/>
          <w:sz w:val="20"/>
          <w:szCs w:val="20"/>
          <w:u w:val="single"/>
        </w:rPr>
      </w:pPr>
      <w:r w:rsidRPr="00AD1D49">
        <w:rPr>
          <w:rFonts w:ascii="Arial" w:hAnsi="Arial" w:cs="Arial"/>
          <w:sz w:val="20"/>
          <w:szCs w:val="20"/>
          <w:u w:val="single"/>
        </w:rPr>
        <w:t>Exposure assessment</w:t>
      </w:r>
    </w:p>
    <w:p w14:paraId="09C7D100" w14:textId="77777777" w:rsidR="001C6BC5" w:rsidRPr="001C6BC5" w:rsidRDefault="001C6BC5" w:rsidP="001C6BC5">
      <w:pPr>
        <w:spacing w:after="0" w:line="480" w:lineRule="auto"/>
        <w:rPr>
          <w:rFonts w:ascii="Arial" w:hAnsi="Arial" w:cs="Arial"/>
          <w:sz w:val="20"/>
          <w:szCs w:val="20"/>
        </w:rPr>
      </w:pPr>
    </w:p>
    <w:p w14:paraId="2F54F93E" w14:textId="664C128F" w:rsidR="005870A8"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To assess power outage exposure for 2018, we used PowerOutage.us (POUS) </w:t>
      </w:r>
      <w:r w:rsidRPr="001C6BC5">
        <w:rPr>
          <w:rFonts w:ascii="Arial" w:hAnsi="Arial" w:cs="Arial"/>
          <w:sz w:val="20"/>
          <w:szCs w:val="20"/>
        </w:rPr>
        <w:fldChar w:fldCharType="begin"/>
      </w:r>
      <w:r w:rsidRPr="001C6BC5">
        <w:rPr>
          <w:rFonts w:ascii="Arial" w:hAnsi="Arial" w:cs="Arial"/>
          <w:sz w:val="20"/>
          <w:szCs w:val="20"/>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1C6BC5">
        <w:rPr>
          <w:rFonts w:ascii="Arial" w:hAnsi="Arial" w:cs="Arial"/>
          <w:sz w:val="20"/>
          <w:szCs w:val="20"/>
        </w:rPr>
        <w:fldChar w:fldCharType="separate"/>
      </w:r>
      <w:r w:rsidRPr="001C6BC5">
        <w:rPr>
          <w:rFonts w:ascii="Arial" w:hAnsi="Arial" w:cs="Arial"/>
          <w:noProof/>
          <w:sz w:val="20"/>
          <w:szCs w:val="20"/>
        </w:rPr>
        <w:t>(24)</w:t>
      </w:r>
      <w:r w:rsidRPr="001C6BC5">
        <w:rPr>
          <w:rFonts w:ascii="Arial" w:hAnsi="Arial" w:cs="Arial"/>
          <w:sz w:val="20"/>
          <w:szCs w:val="20"/>
        </w:rPr>
        <w:fldChar w:fldCharType="end"/>
      </w:r>
      <w:r w:rsidRPr="001C6BC5">
        <w:rPr>
          <w:rFonts w:ascii="Arial" w:hAnsi="Arial" w:cs="Arial"/>
          <w:sz w:val="20"/>
          <w:szCs w:val="20"/>
        </w:rPr>
        <w:t xml:space="preserve"> nationwide county-level data. These data included the number of customers without power every hour by county. ‘Customers’ referred to residential consumers, such as households or families, and non-residential consumers, such as businesses. </w:t>
      </w:r>
      <w:r w:rsidR="00BC7C81">
        <w:rPr>
          <w:rFonts w:ascii="Arial" w:hAnsi="Arial" w:cs="Arial"/>
          <w:sz w:val="20"/>
          <w:szCs w:val="20"/>
        </w:rPr>
        <w:t>Utilities rarely provide total c</w:t>
      </w:r>
      <w:r w:rsidR="005870A8" w:rsidRPr="005870A8">
        <w:rPr>
          <w:rFonts w:ascii="Arial" w:hAnsi="Arial" w:cs="Arial"/>
          <w:sz w:val="20"/>
          <w:szCs w:val="20"/>
        </w:rPr>
        <w:t>ounts of customers served</w:t>
      </w:r>
      <w:r w:rsidR="00BC7C81">
        <w:rPr>
          <w:rFonts w:ascii="Arial" w:hAnsi="Arial" w:cs="Arial"/>
          <w:sz w:val="20"/>
          <w:szCs w:val="20"/>
        </w:rPr>
        <w:t>, and thus,</w:t>
      </w:r>
      <w:r w:rsidR="005870A8" w:rsidRPr="005870A8">
        <w:rPr>
          <w:rFonts w:ascii="Arial" w:hAnsi="Arial" w:cs="Arial"/>
          <w:sz w:val="20"/>
          <w:szCs w:val="20"/>
        </w:rPr>
        <w:t xml:space="preserve"> </w:t>
      </w:r>
      <w:r w:rsidR="00BC7C81">
        <w:rPr>
          <w:rFonts w:ascii="Arial" w:hAnsi="Arial" w:cs="Arial"/>
          <w:sz w:val="20"/>
          <w:szCs w:val="20"/>
        </w:rPr>
        <w:t xml:space="preserve">these data </w:t>
      </w:r>
      <w:r w:rsidR="005870A8" w:rsidRPr="005870A8">
        <w:rPr>
          <w:rFonts w:ascii="Arial" w:hAnsi="Arial" w:cs="Arial"/>
          <w:sz w:val="20"/>
          <w:szCs w:val="20"/>
        </w:rPr>
        <w:t>are often unreliable</w:t>
      </w:r>
      <w:r w:rsidR="00BC7C81">
        <w:rPr>
          <w:rFonts w:ascii="Arial" w:hAnsi="Arial" w:cs="Arial"/>
          <w:sz w:val="20"/>
          <w:szCs w:val="20"/>
        </w:rPr>
        <w:t xml:space="preserve"> from POUS</w:t>
      </w:r>
      <w:r w:rsidR="005870A8" w:rsidRPr="005870A8">
        <w:rPr>
          <w:rFonts w:ascii="Arial" w:hAnsi="Arial" w:cs="Arial"/>
          <w:sz w:val="20"/>
          <w:szCs w:val="20"/>
        </w:rPr>
        <w:t>. POUS captures counts of customers served when available but inconsistencies and gaps mean estimates provided by POUS often differ by orders of magnitude across months and years. Instead of relying on these unstable estimate</w:t>
      </w:r>
      <w:r w:rsidR="00BC7C81">
        <w:rPr>
          <w:rFonts w:ascii="Arial" w:hAnsi="Arial" w:cs="Arial"/>
          <w:sz w:val="20"/>
          <w:szCs w:val="20"/>
        </w:rPr>
        <w:t>s, we</w:t>
      </w:r>
      <w:r w:rsidR="005870A8" w:rsidRPr="005870A8">
        <w:rPr>
          <w:rFonts w:ascii="Arial" w:hAnsi="Arial" w:cs="Arial"/>
          <w:sz w:val="20"/>
          <w:szCs w:val="20"/>
        </w:rPr>
        <w:t xml:space="preserve"> 2013-2018 American Community Survey estimates of the number of households and establishments by county to estimate the proportion of state customers in each </w:t>
      </w:r>
      <w:r w:rsidR="005870A8" w:rsidRPr="005870A8">
        <w:rPr>
          <w:rFonts w:ascii="Arial" w:hAnsi="Arial" w:cs="Arial"/>
          <w:sz w:val="20"/>
          <w:szCs w:val="20"/>
        </w:rPr>
        <w:lastRenderedPageBreak/>
        <w:t>county. We then multiplied the proportion of customers in each county by the</w:t>
      </w:r>
      <w:r w:rsidR="00BC7C81">
        <w:rPr>
          <w:rFonts w:ascii="Arial" w:hAnsi="Arial" w:cs="Arial"/>
          <w:sz w:val="20"/>
          <w:szCs w:val="20"/>
        </w:rPr>
        <w:t xml:space="preserve"> estimated </w:t>
      </w:r>
      <w:r w:rsidR="005870A8" w:rsidRPr="005870A8">
        <w:rPr>
          <w:rFonts w:ascii="Arial" w:hAnsi="Arial" w:cs="Arial"/>
          <w:sz w:val="20"/>
          <w:szCs w:val="20"/>
        </w:rPr>
        <w:t>total number of customers</w:t>
      </w:r>
      <w:r w:rsidR="00BC7C81">
        <w:rPr>
          <w:rFonts w:ascii="Arial" w:hAnsi="Arial" w:cs="Arial"/>
          <w:sz w:val="20"/>
          <w:szCs w:val="20"/>
        </w:rPr>
        <w:t xml:space="preserve"> served in each state from the</w:t>
      </w:r>
      <w:r w:rsidR="005870A8" w:rsidRPr="005870A8">
        <w:rPr>
          <w:rFonts w:ascii="Arial" w:hAnsi="Arial" w:cs="Arial"/>
          <w:sz w:val="20"/>
          <w:szCs w:val="20"/>
        </w:rPr>
        <w:t xml:space="preserve"> </w:t>
      </w:r>
      <w:r w:rsidR="00BC7C81" w:rsidRPr="005870A8">
        <w:rPr>
          <w:rFonts w:ascii="Arial" w:hAnsi="Arial" w:cs="Arial"/>
          <w:sz w:val="20"/>
          <w:szCs w:val="20"/>
        </w:rPr>
        <w:t xml:space="preserve">Energy Information Administration </w:t>
      </w:r>
      <w:r w:rsidR="00BC7C81" w:rsidRPr="001C6BC5">
        <w:rPr>
          <w:rFonts w:ascii="Arial" w:hAnsi="Arial" w:cs="Arial"/>
          <w:sz w:val="20"/>
          <w:szCs w:val="20"/>
        </w:rPr>
        <w:fldChar w:fldCharType="begin"/>
      </w:r>
      <w:r w:rsidR="00BC7C81">
        <w:rPr>
          <w:rFonts w:ascii="Arial" w:hAnsi="Arial" w:cs="Arial"/>
          <w:sz w:val="20"/>
          <w:szCs w:val="20"/>
        </w:rPr>
        <w:instrText xml:space="preserve"> ADDIN ZOTERO_ITEM CSL_CITATION {"citationID":"2tRo5iq8","properties":{"formattedCitation":"(27)","plainCitation":"(27)","noteIndex":0},"citationItems":[{"id":239,"uris":["http://zotero.org/users/local/hHKggCUl/items/Y7V7WTH3"],"itemData":{"id":239,"type":"webpage","container-title":"U.S.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BC7C81" w:rsidRPr="001C6BC5">
        <w:rPr>
          <w:rFonts w:ascii="Arial" w:hAnsi="Arial" w:cs="Arial"/>
          <w:sz w:val="20"/>
          <w:szCs w:val="20"/>
        </w:rPr>
        <w:fldChar w:fldCharType="separate"/>
      </w:r>
      <w:r w:rsidR="00BC7C81">
        <w:rPr>
          <w:rFonts w:ascii="Arial" w:hAnsi="Arial" w:cs="Arial"/>
          <w:noProof/>
          <w:sz w:val="20"/>
          <w:szCs w:val="20"/>
        </w:rPr>
        <w:t>(27)</w:t>
      </w:r>
      <w:r w:rsidR="00BC7C81" w:rsidRPr="001C6BC5">
        <w:rPr>
          <w:rFonts w:ascii="Arial" w:hAnsi="Arial" w:cs="Arial"/>
          <w:sz w:val="20"/>
          <w:szCs w:val="20"/>
        </w:rPr>
        <w:fldChar w:fldCharType="end"/>
      </w:r>
      <w:r w:rsidR="00BC7C81" w:rsidRPr="001C6BC5">
        <w:rPr>
          <w:rFonts w:ascii="Arial" w:hAnsi="Arial" w:cs="Arial"/>
          <w:sz w:val="20"/>
          <w:szCs w:val="20"/>
        </w:rPr>
        <w:t xml:space="preserve"> </w:t>
      </w:r>
      <w:r w:rsidR="005870A8" w:rsidRPr="005870A8">
        <w:rPr>
          <w:rFonts w:ascii="Arial" w:hAnsi="Arial" w:cs="Arial"/>
          <w:sz w:val="20"/>
          <w:szCs w:val="20"/>
        </w:rPr>
        <w:t>to estimate the number of county customers.</w:t>
      </w:r>
    </w:p>
    <w:p w14:paraId="0091CF66" w14:textId="5859E686" w:rsidR="005D337F" w:rsidRDefault="001C6BC5" w:rsidP="00EA10AF">
      <w:pPr>
        <w:spacing w:after="0" w:line="480" w:lineRule="auto"/>
        <w:ind w:firstLine="360"/>
        <w:rPr>
          <w:rFonts w:ascii="Arial" w:hAnsi="Arial" w:cs="Arial"/>
          <w:sz w:val="20"/>
          <w:szCs w:val="20"/>
        </w:rPr>
      </w:pPr>
      <w:r w:rsidRPr="00654114">
        <w:rPr>
          <w:rFonts w:ascii="Arial" w:hAnsi="Arial" w:cs="Arial"/>
          <w:sz w:val="20"/>
          <w:szCs w:val="20"/>
        </w:rPr>
        <w:t>Substantial exposure data were missing from the POUS dataset. The POUS dataset was created using web scraping, and some utilities d</w:t>
      </w:r>
      <w:r w:rsidR="00201705">
        <w:rPr>
          <w:rFonts w:ascii="Arial" w:hAnsi="Arial" w:cs="Arial"/>
          <w:sz w:val="20"/>
          <w:szCs w:val="20"/>
        </w:rPr>
        <w:t>id</w:t>
      </w:r>
      <w:r w:rsidRPr="00654114">
        <w:rPr>
          <w:rFonts w:ascii="Arial" w:hAnsi="Arial" w:cs="Arial"/>
          <w:sz w:val="20"/>
          <w:szCs w:val="20"/>
        </w:rPr>
        <w:t xml:space="preserve"> not have websites</w:t>
      </w:r>
      <w:r w:rsidR="00997971">
        <w:rPr>
          <w:rFonts w:ascii="Arial" w:hAnsi="Arial" w:cs="Arial"/>
          <w:sz w:val="20"/>
          <w:szCs w:val="20"/>
        </w:rPr>
        <w:t>,</w:t>
      </w:r>
      <w:r w:rsidRPr="00654114">
        <w:rPr>
          <w:rFonts w:ascii="Arial" w:hAnsi="Arial" w:cs="Arial"/>
          <w:sz w:val="20"/>
          <w:szCs w:val="20"/>
        </w:rPr>
        <w:t xml:space="preserve"> or their websites were offline during part or all of the study period. Previously, we conducted a simulation study </w:t>
      </w:r>
      <w:r w:rsidR="00760F5F">
        <w:rPr>
          <w:rFonts w:ascii="Arial" w:hAnsi="Arial" w:cs="Arial"/>
          <w:sz w:val="20"/>
          <w:szCs w:val="20"/>
        </w:rPr>
        <w:t xml:space="preserve">where we treated missing data </w:t>
      </w:r>
      <w:r w:rsidR="00655C0C">
        <w:rPr>
          <w:rFonts w:ascii="Arial" w:hAnsi="Arial" w:cs="Arial"/>
          <w:sz w:val="20"/>
          <w:szCs w:val="20"/>
        </w:rPr>
        <w:t>as no power outage exposure, because no exposure was the median value</w:t>
      </w:r>
      <w:r w:rsidR="00094C1E">
        <w:rPr>
          <w:rFonts w:ascii="Arial" w:hAnsi="Arial" w:cs="Arial"/>
          <w:sz w:val="20"/>
          <w:szCs w:val="20"/>
        </w:rPr>
        <w:t xml:space="preserve"> in th</w:t>
      </w:r>
      <w:r w:rsidR="0022746D">
        <w:rPr>
          <w:rFonts w:ascii="Arial" w:hAnsi="Arial" w:cs="Arial"/>
          <w:sz w:val="20"/>
          <w:szCs w:val="20"/>
        </w:rPr>
        <w:t>e</w:t>
      </w:r>
      <w:r w:rsidR="00094C1E">
        <w:rPr>
          <w:rFonts w:ascii="Arial" w:hAnsi="Arial" w:cs="Arial"/>
          <w:sz w:val="20"/>
          <w:szCs w:val="20"/>
        </w:rPr>
        <w:t xml:space="preserve"> dataset</w:t>
      </w:r>
      <w:r w:rsidR="00664624">
        <w:rPr>
          <w:rFonts w:ascii="Arial" w:hAnsi="Arial" w:cs="Arial"/>
          <w:sz w:val="20"/>
          <w:szCs w:val="20"/>
        </w:rPr>
        <w:t xml:space="preserve"> </w:t>
      </w:r>
      <w:r w:rsidR="00664624" w:rsidRPr="00654114">
        <w:rPr>
          <w:rFonts w:ascii="Arial" w:hAnsi="Arial" w:cs="Arial"/>
          <w:sz w:val="20"/>
          <w:szCs w:val="20"/>
        </w:rPr>
        <w:fldChar w:fldCharType="begin"/>
      </w:r>
      <w:r w:rsidR="00950BE4">
        <w:rPr>
          <w:rFonts w:ascii="Arial" w:hAnsi="Arial" w:cs="Arial"/>
          <w:sz w:val="20"/>
          <w:szCs w:val="20"/>
        </w:rPr>
        <w:instrText xml:space="preserve"> ADDIN ZOTERO_ITEM CSL_CITATION {"citationID":"sIcsWTtZ","properties":{"formattedCitation":"(28)","plainCitation":"(28)","noteIndex":0},"citationItems":[{"id":214,"uris":["http://zotero.org/users/local/hHKggCUl/items/N5A3SZJH"],"itemData":{"id":214,"type":"article-journal","container-title":"Under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664624" w:rsidRPr="00654114">
        <w:rPr>
          <w:rFonts w:ascii="Arial" w:hAnsi="Arial" w:cs="Arial"/>
          <w:sz w:val="20"/>
          <w:szCs w:val="20"/>
        </w:rPr>
        <w:fldChar w:fldCharType="separate"/>
      </w:r>
      <w:r w:rsidR="00950BE4">
        <w:rPr>
          <w:rFonts w:ascii="Arial" w:hAnsi="Arial" w:cs="Arial"/>
          <w:noProof/>
          <w:sz w:val="20"/>
          <w:szCs w:val="20"/>
        </w:rPr>
        <w:t>(28)</w:t>
      </w:r>
      <w:r w:rsidR="00664624" w:rsidRPr="00654114">
        <w:rPr>
          <w:rFonts w:ascii="Arial" w:hAnsi="Arial" w:cs="Arial"/>
          <w:sz w:val="20"/>
          <w:szCs w:val="20"/>
        </w:rPr>
        <w:fldChar w:fldCharType="end"/>
      </w:r>
      <w:r w:rsidR="00094C1E">
        <w:rPr>
          <w:rFonts w:ascii="Arial" w:hAnsi="Arial" w:cs="Arial"/>
          <w:sz w:val="20"/>
          <w:szCs w:val="20"/>
        </w:rPr>
        <w:t>.</w:t>
      </w:r>
      <w:r w:rsidR="00664624">
        <w:rPr>
          <w:rFonts w:ascii="Arial" w:hAnsi="Arial" w:cs="Arial"/>
          <w:sz w:val="20"/>
          <w:szCs w:val="20"/>
        </w:rPr>
        <w:t xml:space="preserve"> </w:t>
      </w:r>
      <w:r w:rsidR="00AD5BC7" w:rsidRPr="00AD5BC7">
        <w:rPr>
          <w:rFonts w:ascii="Arial" w:hAnsi="Arial" w:cs="Arial"/>
          <w:sz w:val="20"/>
          <w:szCs w:val="20"/>
        </w:rPr>
        <w:t xml:space="preserve">When doing so in simulations, missing data biased the results of a study like ours towards the null. When a small percentage (approximately &lt;15%) of hours within each county (county-hours) were missing exposure data, the bias was minimal </w:t>
      </w:r>
      <w:r w:rsidR="00173B05">
        <w:rPr>
          <w:rFonts w:ascii="Arial" w:hAnsi="Arial" w:cs="Arial"/>
          <w:sz w:val="20"/>
          <w:szCs w:val="20"/>
        </w:rPr>
        <w:t>(37)</w:t>
      </w:r>
      <w:r w:rsidR="00173B05" w:rsidRPr="00173B05">
        <w:rPr>
          <w:rFonts w:ascii="Arial" w:hAnsi="Arial" w:cs="Arial"/>
          <w:sz w:val="20"/>
          <w:szCs w:val="20"/>
        </w:rPr>
        <w:t>.</w:t>
      </w:r>
      <w:r w:rsidR="00D84777">
        <w:rPr>
          <w:rFonts w:ascii="Arial" w:hAnsi="Arial" w:cs="Arial"/>
          <w:sz w:val="20"/>
          <w:szCs w:val="20"/>
        </w:rPr>
        <w:t xml:space="preserve"> </w:t>
      </w:r>
      <w:r w:rsidR="005D337F" w:rsidRPr="005D337F">
        <w:rPr>
          <w:rFonts w:ascii="Arial" w:hAnsi="Arial" w:cs="Arial"/>
          <w:sz w:val="20"/>
          <w:szCs w:val="20"/>
        </w:rPr>
        <w:t>When larger amounts (approximately &gt;50%) were missing, the bias was substantial. To balance generalizability and bias in the present study, we excluded counties with &gt;50% of county-hours missing in the POUS data (n=907 counties). On average, the remaining counties were missing data for 7% of county-hours. When we included counties were missing 4 or fewer hours of consecutive exposure data, we carried forward the last observation to impute those hours. Our final analytic dataset included counties in 48 states (all counties in HI and AK were excluded) and 2,161 counties, covering 71.1% of 2018</w:t>
      </w:r>
      <w:r w:rsidR="00581690">
        <w:rPr>
          <w:rFonts w:ascii="Arial" w:hAnsi="Arial" w:cs="Arial"/>
          <w:sz w:val="20"/>
          <w:szCs w:val="20"/>
        </w:rPr>
        <w:t xml:space="preserve"> </w:t>
      </w:r>
      <w:r w:rsidR="00581690" w:rsidRPr="00F26975">
        <w:rPr>
          <w:rFonts w:ascii="Arial" w:hAnsi="Arial" w:cs="Arial"/>
          <w:sz w:val="20"/>
          <w:szCs w:val="20"/>
        </w:rPr>
        <w:t>Fee-For-Service</w:t>
      </w:r>
      <w:r w:rsidR="005D337F" w:rsidRPr="005D337F">
        <w:rPr>
          <w:rFonts w:ascii="Arial" w:hAnsi="Arial" w:cs="Arial"/>
          <w:sz w:val="20"/>
          <w:szCs w:val="20"/>
        </w:rPr>
        <w:t xml:space="preserve"> Medicare beneficiaries (N = 23,622,770)</w:t>
      </w:r>
      <w:r w:rsidR="005D337F">
        <w:rPr>
          <w:rFonts w:ascii="Arial" w:hAnsi="Arial" w:cs="Arial"/>
          <w:sz w:val="20"/>
          <w:szCs w:val="20"/>
        </w:rPr>
        <w:t>.</w:t>
      </w:r>
    </w:p>
    <w:p w14:paraId="7D470753" w14:textId="028DD0FE" w:rsidR="001C6BC5" w:rsidRPr="001C6BC5" w:rsidRDefault="001C6BC5" w:rsidP="00BC4C73">
      <w:pPr>
        <w:spacing w:after="0" w:line="480" w:lineRule="auto"/>
        <w:ind w:firstLine="360"/>
        <w:rPr>
          <w:rFonts w:ascii="Arial" w:hAnsi="Arial" w:cs="Arial"/>
          <w:sz w:val="20"/>
          <w:szCs w:val="20"/>
        </w:rPr>
      </w:pPr>
      <w:r w:rsidRPr="001C6BC5">
        <w:rPr>
          <w:rFonts w:ascii="Arial" w:hAnsi="Arial" w:cs="Arial"/>
          <w:sz w:val="20"/>
          <w:szCs w:val="20"/>
        </w:rPr>
        <w:t xml:space="preserve">We were interested in understanding the health impacts of prevalent moderate to large-scale power outages, not only large outages caused by </w:t>
      </w:r>
      <w:r w:rsidR="00997971">
        <w:rPr>
          <w:rFonts w:ascii="Arial" w:hAnsi="Arial" w:cs="Arial"/>
          <w:sz w:val="20"/>
          <w:szCs w:val="20"/>
        </w:rPr>
        <w:t>extreme weather events</w:t>
      </w:r>
      <w:r w:rsidRPr="001C6BC5">
        <w:rPr>
          <w:rFonts w:ascii="Arial" w:hAnsi="Arial" w:cs="Arial"/>
          <w:sz w:val="20"/>
          <w:szCs w:val="20"/>
        </w:rPr>
        <w:t xml:space="preserve">. Therefore, </w:t>
      </w:r>
      <w:r w:rsidR="0001019F">
        <w:rPr>
          <w:rFonts w:ascii="Arial" w:hAnsi="Arial" w:cs="Arial"/>
          <w:sz w:val="20"/>
          <w:szCs w:val="20"/>
        </w:rPr>
        <w:t>in</w:t>
      </w:r>
      <w:r w:rsidR="0001019F" w:rsidRPr="0001019F">
        <w:rPr>
          <w:rFonts w:ascii="Arial" w:hAnsi="Arial" w:cs="Arial"/>
          <w:sz w:val="20"/>
          <w:szCs w:val="20"/>
        </w:rPr>
        <w:t xml:space="preserve"> our primary analysis, we considered a county-day exposed to power outage if ≥1% of county customers were without power for 8+ consecutive hours, a definition that may have substantial exposure misclassification (i.e., up to 99% of customers may be unexposed). To address this, we conducted a secondary analysis for which we assessed power outage exposure based on higher cut points of customers without power (≥3%, ≥5%), scenarios with less exposure misclassification</w:t>
      </w:r>
      <w:r w:rsidR="0001019F">
        <w:rPr>
          <w:rFonts w:ascii="Arial" w:hAnsi="Arial" w:cs="Arial"/>
          <w:sz w:val="20"/>
          <w:szCs w:val="20"/>
        </w:rPr>
        <w:t>.</w:t>
      </w:r>
    </w:p>
    <w:p w14:paraId="28F100C0" w14:textId="523E4694"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lastRenderedPageBreak/>
        <w:t xml:space="preserve">We analyzed 8+ hour power outages because we hypothesized that indoor temperatures would change substantially over this time, exposing older adults to heat and cold. Further, </w:t>
      </w:r>
      <w:r w:rsidR="00997971">
        <w:rPr>
          <w:rFonts w:ascii="Arial" w:hAnsi="Arial" w:cs="Arial"/>
          <w:sz w:val="20"/>
          <w:szCs w:val="20"/>
        </w:rPr>
        <w:t xml:space="preserve">many </w:t>
      </w:r>
      <w:r w:rsidRPr="001C6BC5">
        <w:rPr>
          <w:rFonts w:ascii="Arial" w:hAnsi="Arial" w:cs="Arial"/>
          <w:sz w:val="20"/>
          <w:szCs w:val="20"/>
        </w:rPr>
        <w:t>batteries for electricity-dependent medical equipment last 8 hours. During a</w:t>
      </w:r>
      <w:r w:rsidR="00997971">
        <w:rPr>
          <w:rFonts w:ascii="Arial" w:hAnsi="Arial" w:cs="Arial"/>
          <w:sz w:val="20"/>
          <w:szCs w:val="20"/>
        </w:rPr>
        <w:t>n</w:t>
      </w:r>
      <w:r w:rsidRPr="001C6BC5">
        <w:rPr>
          <w:rFonts w:ascii="Arial" w:hAnsi="Arial" w:cs="Arial"/>
          <w:sz w:val="20"/>
          <w:szCs w:val="20"/>
        </w:rPr>
        <w:t xml:space="preserve"> 8+ hour power outage, electricity-dependent medical device users could experience adverse health effects without their equipment. We also chose this definition since prior studies have evaluated the health impacts of </w:t>
      </w:r>
      <w:r w:rsidR="00997971" w:rsidRPr="001C6BC5">
        <w:rPr>
          <w:rFonts w:ascii="Arial" w:hAnsi="Arial" w:cs="Arial"/>
          <w:sz w:val="20"/>
          <w:szCs w:val="20"/>
        </w:rPr>
        <w:t>similar</w:t>
      </w:r>
      <w:r w:rsidR="00997971">
        <w:rPr>
          <w:rFonts w:ascii="Arial" w:hAnsi="Arial" w:cs="Arial"/>
          <w:sz w:val="20"/>
          <w:szCs w:val="20"/>
        </w:rPr>
        <w:t>-</w:t>
      </w:r>
      <w:r w:rsidRPr="001C6BC5">
        <w:rPr>
          <w:rFonts w:ascii="Arial" w:hAnsi="Arial" w:cs="Arial"/>
          <w:sz w:val="20"/>
          <w:szCs w:val="20"/>
        </w:rPr>
        <w:t xml:space="preserve">size outages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{"citationID":"Rm7RHSFC","properties":{"formattedCitation":"(19\\uc0\\u8211{}21, 29)","plainCitation":"(19–21, 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(19–21, 29)</w:t>
      </w:r>
      <w:r w:rsidRPr="001C6BC5">
        <w:rPr>
          <w:rFonts w:ascii="Arial" w:hAnsi="Arial" w:cs="Arial"/>
          <w:sz w:val="20"/>
          <w:szCs w:val="20"/>
        </w:rPr>
        <w:fldChar w:fldCharType="end"/>
      </w:r>
      <w:r w:rsidRPr="001C6BC5">
        <w:rPr>
          <w:rFonts w:ascii="Arial" w:hAnsi="Arial" w:cs="Arial"/>
          <w:sz w:val="20"/>
          <w:szCs w:val="20"/>
        </w:rPr>
        <w:t>.</w:t>
      </w:r>
    </w:p>
    <w:p w14:paraId="749D78AB" w14:textId="1597557A" w:rsidR="00B25E2A"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Because there is no literature on the health-relevant duration of power outage beyond epidemiologic studies </w:t>
      </w:r>
      <w:r w:rsidR="00997971">
        <w:rPr>
          <w:rFonts w:ascii="Arial" w:hAnsi="Arial" w:cs="Arial"/>
          <w:sz w:val="20"/>
          <w:szCs w:val="20"/>
        </w:rPr>
        <w:t>identifying</w:t>
      </w:r>
      <w:r w:rsidR="00997971" w:rsidRPr="001C6BC5">
        <w:rPr>
          <w:rFonts w:ascii="Arial" w:hAnsi="Arial" w:cs="Arial"/>
          <w:sz w:val="20"/>
          <w:szCs w:val="20"/>
        </w:rPr>
        <w:t xml:space="preserve"> </w:t>
      </w:r>
      <w:r w:rsidRPr="001C6BC5">
        <w:rPr>
          <w:rFonts w:ascii="Arial" w:hAnsi="Arial" w:cs="Arial"/>
          <w:sz w:val="20"/>
          <w:szCs w:val="20"/>
        </w:rPr>
        <w:t xml:space="preserve">health impacts </w:t>
      </w:r>
      <w:r w:rsidR="00997971">
        <w:rPr>
          <w:rFonts w:ascii="Arial" w:hAnsi="Arial" w:cs="Arial"/>
          <w:sz w:val="20"/>
          <w:szCs w:val="20"/>
        </w:rPr>
        <w:t>following</w:t>
      </w:r>
      <w:r w:rsidR="00997971" w:rsidRPr="001C6BC5">
        <w:rPr>
          <w:rFonts w:ascii="Arial" w:hAnsi="Arial" w:cs="Arial"/>
          <w:sz w:val="20"/>
          <w:szCs w:val="20"/>
        </w:rPr>
        <w:t xml:space="preserve"> </w:t>
      </w:r>
      <w:r w:rsidRPr="001C6BC5">
        <w:rPr>
          <w:rFonts w:ascii="Arial" w:hAnsi="Arial" w:cs="Arial"/>
          <w:sz w:val="20"/>
          <w:szCs w:val="20"/>
        </w:rPr>
        <w:t xml:space="preserve">outages of certain lengths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{"citationID":"lqKdItdQ","properties":{"formattedCitation":"(19\\uc0\\u8211{}21, 29\\uc0\\u8211{}31)","plainCitation":"(19–21, 29–31)","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234,"uris":["http://zotero.org/users/local/hHKggCUl/items/SKMRVJ53"],"itemData":{"id":234,"type":"article-journal","abstract":"Background: Large-scale power outages (PO) are increasing in the context of climate change. Although some research has been conducted into the adverse health impacts of POs, signiﬁcant gaps remain regarding whether POs would affect the health of pregnant women. We investigated the association between ED visits due to pregnancy complications and the occurence, intensity, and duration of large-scale POs in eight Sandy-affected counties in New York State (NYS).","container-title":"Science of The Total Environment","DOI":"10.1016/j.scitotenv.2021.145359","ISSN":"00489697","journalAbbreviation":"Science of The Total Environment","language":"en","page":"145359","source":"DOI.org (Crossref)","title":"Increased risk of multiple pregnancy complications following large-scale power outages during Hurricane Sandy in New York State","volume":"770","author":[{"family":"Xiao","given":"Jianpeng"},{"family":"Zhang","given":"Wangjian"},{"family":"Huang","given":"Miaoling"},{"family":"Lu","given":"Yi"},{"family":"Lawrence","given":"Wayne R."},{"family":"Lin","given":"Ziqiang"},{"family":"Primeau","given":"Michael"},{"family":"Dong","given":"Guanghui"},{"family":"Liu","given":"Tao"},{"family":"Tan","given":"Weihong"},{"family":"Ma","given":"Wenjun"},{"family":"Meng","given":"Xiaojing"},{"family":"Lin","given":"Shao"}],"issued":{"date-parts":[["2021",5]]}}},{"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(19–21, 29–31)</w:t>
      </w:r>
      <w:r w:rsidRPr="001C6BC5">
        <w:rPr>
          <w:rFonts w:ascii="Arial" w:hAnsi="Arial" w:cs="Arial"/>
          <w:sz w:val="20"/>
          <w:szCs w:val="20"/>
        </w:rPr>
        <w:fldChar w:fldCharType="end"/>
      </w:r>
      <w:r w:rsidRPr="001C6BC5">
        <w:rPr>
          <w:rFonts w:ascii="Arial" w:hAnsi="Arial" w:cs="Arial"/>
          <w:sz w:val="20"/>
          <w:szCs w:val="20"/>
        </w:rPr>
        <w:t xml:space="preserve">, we conducted a sensitivity analysis on the power outage duration. We evaluated the effects of 4+ hour outages and 12+ hour outages on CVD and respiratory hospitalization rates. We also conducted a sensitivity analysis using a continuous metric of “daily number of hours without power” (hours where </w:t>
      </w:r>
      <w:r w:rsidRPr="001C6BC5">
        <w:rPr>
          <w:rFonts w:ascii="Arial" w:eastAsia="Garamond" w:hAnsi="Arial" w:cs="Arial"/>
          <w:sz w:val="20"/>
          <w:szCs w:val="20"/>
        </w:rPr>
        <w:t>≥</w:t>
      </w:r>
      <w:r w:rsidRPr="001C6BC5">
        <w:rPr>
          <w:rFonts w:ascii="Arial" w:hAnsi="Arial" w:cs="Arial"/>
          <w:sz w:val="20"/>
          <w:szCs w:val="20"/>
        </w:rPr>
        <w:t xml:space="preserve">1% of the population was without power) to test for a threshold effect (where only outages longer than a certain duration caused health effects). </w:t>
      </w:r>
    </w:p>
    <w:p w14:paraId="32FF34DE" w14:textId="69B6DB73" w:rsidR="001C6BC5" w:rsidRPr="00AD1D49" w:rsidRDefault="001C6BC5" w:rsidP="0062332F">
      <w:pPr>
        <w:spacing w:after="0" w:line="480" w:lineRule="auto"/>
        <w:ind w:firstLine="360"/>
        <w:rPr>
          <w:rFonts w:ascii="Arial" w:hAnsi="Arial" w:cs="Arial"/>
          <w:sz w:val="20"/>
          <w:szCs w:val="20"/>
          <w:u w:val="single"/>
        </w:rPr>
      </w:pPr>
    </w:p>
    <w:p w14:paraId="039C03C4" w14:textId="641C7E1F" w:rsidR="001C6BC5" w:rsidRPr="001C6BC5" w:rsidRDefault="00345BF0" w:rsidP="0062332F">
      <w:pPr>
        <w:spacing w:after="0" w:line="480" w:lineRule="auto"/>
        <w:rPr>
          <w:rFonts w:ascii="Arial" w:hAnsi="Arial" w:cs="Arial"/>
          <w:sz w:val="20"/>
          <w:szCs w:val="20"/>
        </w:rPr>
      </w:pPr>
      <w:r>
        <w:rPr>
          <w:rFonts w:ascii="Arial" w:hAnsi="Arial" w:cs="Arial"/>
          <w:sz w:val="20"/>
          <w:szCs w:val="20"/>
        </w:rPr>
        <w:t>Study design</w:t>
      </w:r>
    </w:p>
    <w:p w14:paraId="516549AE" w14:textId="033D11AB" w:rsidR="00997CBF" w:rsidRDefault="001C6BC5" w:rsidP="00997CBF">
      <w:pPr>
        <w:spacing w:after="0" w:line="480" w:lineRule="auto"/>
        <w:rPr>
          <w:rFonts w:ascii="Arial" w:hAnsi="Arial" w:cs="Arial"/>
          <w:sz w:val="20"/>
          <w:szCs w:val="20"/>
        </w:rPr>
      </w:pPr>
      <w:r w:rsidRPr="001C6BC5">
        <w:rPr>
          <w:rFonts w:ascii="Arial" w:hAnsi="Arial" w:cs="Arial"/>
          <w:sz w:val="20"/>
          <w:szCs w:val="20"/>
        </w:rPr>
        <w:t xml:space="preserve">We used a time-stratified case-crossover design with a conditional Poisson model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{"citationID":"7opQ6oZg","properties":{"formattedCitation":"(32)","plainCitation":"(32)","noteIndex":0},"citationItems":[{"id":216,"uris":["http://zotero.org/users/local/hHKggCUl/items/AG3LS9AB"],"itemData":{"id":216,"type":"article-journal","abstract":"Background: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(32)</w:t>
      </w:r>
      <w:r w:rsidRPr="001C6BC5">
        <w:rPr>
          <w:rFonts w:ascii="Arial" w:hAnsi="Arial" w:cs="Arial"/>
          <w:sz w:val="20"/>
          <w:szCs w:val="20"/>
        </w:rPr>
        <w:fldChar w:fldCharType="end"/>
      </w:r>
      <w:r w:rsidRPr="001C6BC5">
        <w:rPr>
          <w:rFonts w:ascii="Arial" w:hAnsi="Arial" w:cs="Arial"/>
          <w:sz w:val="20"/>
          <w:szCs w:val="20"/>
        </w:rPr>
        <w:t xml:space="preserve"> to analyze the association between daily county-level power outage exposure and CVD or respiratory hospitalization rates. We modeled CVD and respiratory hospitalizations separately because heat, cold, loss of power to medical devices, and dehydration </w:t>
      </w:r>
      <w:r w:rsidR="00997971">
        <w:rPr>
          <w:rFonts w:ascii="Arial" w:hAnsi="Arial" w:cs="Arial"/>
          <w:sz w:val="20"/>
          <w:szCs w:val="20"/>
        </w:rPr>
        <w:t xml:space="preserve">may </w:t>
      </w:r>
      <w:r w:rsidRPr="001C6BC5">
        <w:rPr>
          <w:rFonts w:ascii="Arial" w:hAnsi="Arial" w:cs="Arial"/>
          <w:sz w:val="20"/>
          <w:szCs w:val="20"/>
        </w:rPr>
        <w:t xml:space="preserve">affect these outcomes differently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{"citationID":"5LvlVl64","properties":{"formattedCitation":"(33\\uc0\\u8211{}35)","plainCitation":"(33–35)","noteIndex":0},"citationItems":[{"id":245,"uris":["http://zotero.org/users/local/hHKggCUl/items/7MGSB3BY"],"itemData":{"id":245,"type":"article-journal","abstract":"Cold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(33–35)</w:t>
      </w:r>
      <w:r w:rsidRPr="001C6BC5">
        <w:rPr>
          <w:rFonts w:ascii="Arial" w:hAnsi="Arial" w:cs="Arial"/>
          <w:sz w:val="20"/>
          <w:szCs w:val="20"/>
        </w:rPr>
        <w:fldChar w:fldCharType="end"/>
      </w:r>
      <w:r w:rsidRPr="001C6BC5">
        <w:rPr>
          <w:rFonts w:ascii="Arial" w:hAnsi="Arial" w:cs="Arial"/>
          <w:sz w:val="20"/>
          <w:szCs w:val="20"/>
        </w:rPr>
        <w:t xml:space="preserve">. </w:t>
      </w:r>
      <w:r w:rsidR="00EE641F" w:rsidRPr="00EE641F">
        <w:rPr>
          <w:rFonts w:ascii="Arial" w:hAnsi="Arial" w:cs="Arial"/>
          <w:sz w:val="20"/>
          <w:szCs w:val="20"/>
        </w:rPr>
        <w:t>For each case day (i.e., a county-day with a non-zero hospitalization count), we selected control days from the same county in the month and on the same day of the week. Since our study included only days from 2018, control days were also matched on year. This matching controlled for time-invariant confounders such as county-level 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r w:rsidR="00271A65">
        <w:rPr>
          <w:rFonts w:ascii="Arial" w:hAnsi="Arial" w:cs="Arial"/>
          <w:sz w:val="20"/>
          <w:szCs w:val="20"/>
        </w:rPr>
        <w:t>.</w:t>
      </w:r>
    </w:p>
    <w:p w14:paraId="0611ACD6" w14:textId="77777777" w:rsidR="006161F3" w:rsidRDefault="006161F3">
      <w:pPr>
        <w:spacing w:after="0" w:line="480" w:lineRule="auto"/>
        <w:rPr>
          <w:rFonts w:ascii="Arial" w:hAnsi="Arial" w:cs="Arial"/>
          <w:sz w:val="20"/>
          <w:szCs w:val="20"/>
        </w:rPr>
      </w:pPr>
    </w:p>
    <w:p w14:paraId="27DB05B6" w14:textId="58DB84F1" w:rsidR="00EE641F" w:rsidRDefault="00997CBF" w:rsidP="0062332F">
      <w:pPr>
        <w:spacing w:after="0" w:line="480" w:lineRule="auto"/>
        <w:rPr>
          <w:rFonts w:ascii="Arial" w:hAnsi="Arial" w:cs="Arial"/>
          <w:sz w:val="20"/>
          <w:szCs w:val="20"/>
        </w:rPr>
      </w:pPr>
      <w:r>
        <w:rPr>
          <w:rFonts w:ascii="Arial" w:hAnsi="Arial" w:cs="Arial"/>
          <w:sz w:val="20"/>
          <w:szCs w:val="20"/>
        </w:rPr>
        <w:lastRenderedPageBreak/>
        <w:t>Statistical analysis</w:t>
      </w:r>
    </w:p>
    <w:p w14:paraId="7818D228" w14:textId="66E3D613" w:rsidR="001C6BC5" w:rsidRPr="001C6BC5" w:rsidRDefault="001C6BC5" w:rsidP="00260F43">
      <w:pPr>
        <w:spacing w:after="0" w:line="480" w:lineRule="auto"/>
        <w:ind w:firstLine="360"/>
        <w:rPr>
          <w:rFonts w:ascii="Arial" w:hAnsi="Arial" w:cs="Arial"/>
          <w:sz w:val="20"/>
          <w:szCs w:val="20"/>
        </w:rPr>
      </w:pPr>
      <w:r w:rsidRPr="001C6BC5">
        <w:rPr>
          <w:rFonts w:ascii="Arial" w:hAnsi="Arial" w:cs="Arial"/>
          <w:sz w:val="20"/>
          <w:szCs w:val="20"/>
        </w:rPr>
        <w:t>We controlled for meteorological confounders such as temperature, precipitation, and wind speed (</w:t>
      </w:r>
      <w:r w:rsidR="003439B9">
        <w:rPr>
          <w:rFonts w:ascii="Arial" w:hAnsi="Arial" w:cs="Arial"/>
          <w:sz w:val="20"/>
          <w:szCs w:val="20"/>
        </w:rPr>
        <w:t xml:space="preserve">as </w:t>
      </w:r>
      <w:r w:rsidRPr="001C6BC5">
        <w:rPr>
          <w:rFonts w:ascii="Arial" w:hAnsi="Arial" w:cs="Arial"/>
          <w:sz w:val="20"/>
          <w:szCs w:val="20"/>
        </w:rPr>
        <w:t xml:space="preserve">a proxy for cyclones, tornadoes, and other storms). These factors influence both power outage and hospitalization rates. We used daily county-level maximal temperature, average wind speed, and total precipitation measures from gridMET, a dataset of daily high-spatial resolution surface meteorological data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{"citationID":"anMHlWK4","properties":{"formattedCitation":"(36)","plainCitation":"(36)","noteIndex":0},"citationItems":[{"id":257,"uris":["http://zotero.org/users/local/hHKggCUl/items/P8C49KHT"],"itemData":{"id":257,"type":"article-journal","abstract":"Abstract\n            Landscape</w:instrText>
      </w:r>
      <w:r w:rsidR="00950BE4">
        <w:rPr>
          <w:rFonts w:ascii="Cambria Math" w:hAnsi="Cambria Math" w:cs="Cambria Math"/>
          <w:sz w:val="20"/>
          <w:szCs w:val="20"/>
        </w:rPr>
        <w:instrText>‐</w:instrText>
      </w:r>
      <w:r w:rsidR="00950BE4">
        <w:rPr>
          <w:rFonts w:ascii="Arial" w:hAnsi="Arial" w:cs="Arial"/>
          <w:sz w:val="20"/>
          <w:szCs w:val="20"/>
        </w:rPr>
        <w:instrText>scale ecological modelling has been hindered by suitable high</w:instrText>
      </w:r>
      <w:r w:rsidR="00950BE4">
        <w:rPr>
          <w:rFonts w:ascii="Cambria Math" w:hAnsi="Cambria Math" w:cs="Cambria Math"/>
          <w:sz w:val="20"/>
          <w:szCs w:val="20"/>
        </w:rPr>
        <w:instrText>‐</w:instrText>
      </w:r>
      <w:r w:rsidR="00950BE4">
        <w:rPr>
          <w:rFonts w:ascii="Arial" w:hAnsi="Arial" w:cs="Arial"/>
          <w:sz w:val="20"/>
          <w:szCs w:val="20"/>
        </w:rPr>
        <w:instrText>resolution surface meteorological datasets. To overcome these limitations, desirable spatial attributes of gridded climate data are combined with desirable temporal attributes of regional</w:instrText>
      </w:r>
      <w:r w:rsidR="00950BE4">
        <w:rPr>
          <w:rFonts w:ascii="Cambria Math" w:hAnsi="Cambria Math" w:cs="Cambria Math"/>
          <w:sz w:val="20"/>
          <w:szCs w:val="20"/>
        </w:rPr>
        <w:instrText>‐</w:instrText>
      </w:r>
      <w:r w:rsidR="00950BE4">
        <w:rPr>
          <w:rFonts w:ascii="Arial" w:hAnsi="Arial" w:cs="Arial"/>
          <w:sz w:val="20"/>
          <w:szCs w:val="20"/>
        </w:rPr>
        <w:instrText>scale reanalysis and daily gauge</w:instrText>
      </w:r>
      <w:r w:rsidR="00950BE4">
        <w:rPr>
          <w:rFonts w:ascii="Cambria Math" w:hAnsi="Cambria Math" w:cs="Cambria Math"/>
          <w:sz w:val="20"/>
          <w:szCs w:val="20"/>
        </w:rPr>
        <w:instrText>‐</w:instrText>
      </w:r>
      <w:r w:rsidR="00950BE4">
        <w:rPr>
          <w:rFonts w:ascii="Arial" w:hAnsi="Arial" w:cs="Arial"/>
          <w:sz w:val="20"/>
          <w:szCs w:val="20"/>
        </w:rPr>
        <w:instrText>based precipitation to derive a spatially and temporally complete, high</w:instrText>
      </w:r>
      <w:r w:rsidR="00950BE4">
        <w:rPr>
          <w:rFonts w:ascii="Cambria Math" w:hAnsi="Cambria Math" w:cs="Cambria Math"/>
          <w:sz w:val="20"/>
          <w:szCs w:val="20"/>
        </w:rPr>
        <w:instrText>‐</w:instrText>
      </w:r>
      <w:r w:rsidR="00950BE4">
        <w:rPr>
          <w:rFonts w:ascii="Arial" w:hAnsi="Arial" w:cs="Arial"/>
          <w:sz w:val="20"/>
          <w:szCs w:val="20"/>
        </w:rPr>
        <w:instrText>resolution (4</w:instrText>
      </w:r>
      <w:r w:rsidR="00950BE4">
        <w:rPr>
          <w:rFonts w:ascii="Cambria Math" w:hAnsi="Cambria Math" w:cs="Cambria Math"/>
          <w:sz w:val="20"/>
          <w:szCs w:val="20"/>
        </w:rPr>
        <w:instrText>‐</w:instrText>
      </w:r>
      <w:r w:rsidR="00950BE4">
        <w:rPr>
          <w:rFonts w:ascii="Arial" w:hAnsi="Arial" w:cs="Arial"/>
          <w:sz w:val="20"/>
          <w:szCs w:val="20"/>
        </w:rPr>
        <w:instrText>km) gridded dataset of surface meteorological variables required in ecological modelling for the contiguous United States from 1979 to 2010. Validation of the resulting gridded surface meteorological data, using an extensive network of automated weather stations across the western United States, showed skill comparable to that derived from interpolation using station observations, suggesting it can serve as suitable surrogate for landscape</w:instrText>
      </w:r>
      <w:r w:rsidR="00950BE4">
        <w:rPr>
          <w:rFonts w:ascii="Cambria Math" w:hAnsi="Cambria Math" w:cs="Cambria Math"/>
          <w:sz w:val="20"/>
          <w:szCs w:val="20"/>
        </w:rPr>
        <w:instrText>‐</w:instrText>
      </w:r>
      <w:r w:rsidR="00950BE4">
        <w:rPr>
          <w:rFonts w:ascii="Arial" w:hAnsi="Arial" w:cs="Arial"/>
          <w:sz w:val="20"/>
          <w:szCs w:val="20"/>
        </w:rPr>
        <w:instrText xml:space="preserve">scale ecological modelling across vast unmonitored areas of the United States. Copyright © 2011 Royal Meteorological Society","container-title":"International Journal of Climatology","DOI":"10.1002/joc.3413","ISSN":"0899-8418, 1097-0088","issue":"1","journalAbbreviation":"Intl Journal of Climatology","language":"en","page":"121-131","source":"DOI.org (Crossref)","title":"Development of gridded surface meteorological data for ecological applications and modelling","volume":"33","author":[{"family":"Abatzoglou","given":"John T."}],"issued":{"date-parts":[["2013",1]]}}}],"schema":"https://github.com/citation-style-language/schema/raw/master/csl-citation.json"}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(36)</w:t>
      </w:r>
      <w:r w:rsidRPr="001C6BC5">
        <w:rPr>
          <w:rFonts w:ascii="Arial" w:hAnsi="Arial" w:cs="Arial"/>
          <w:sz w:val="20"/>
          <w:szCs w:val="20"/>
        </w:rPr>
        <w:fldChar w:fldCharType="end"/>
      </w:r>
      <w:r w:rsidRPr="001C6BC5">
        <w:rPr>
          <w:rFonts w:ascii="Arial" w:hAnsi="Arial" w:cs="Arial"/>
          <w:sz w:val="20"/>
          <w:szCs w:val="20"/>
        </w:rPr>
        <w:t>. We included maximal temperature flexibly in our models as a natural spline with 3 degrees of freedom based on the known non-linear relationship between temperature and hospitalizations</w:t>
      </w:r>
      <w:r w:rsidR="00E4674D">
        <w:rPr>
          <w:rFonts w:ascii="Arial" w:hAnsi="Arial" w:cs="Arial"/>
          <w:sz w:val="20"/>
          <w:szCs w:val="20"/>
        </w:rPr>
        <w:t>, and controlled for lagged effects of temperature up to 1 week after exposure</w:t>
      </w:r>
      <w:r w:rsidRPr="001C6BC5">
        <w:rPr>
          <w:rFonts w:ascii="Arial" w:hAnsi="Arial" w:cs="Arial"/>
          <w:sz w:val="20"/>
          <w:szCs w:val="20"/>
        </w:rPr>
        <w:t xml:space="preserve">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{"citationID":"rL987GAw","properties":{"formattedCitation":"(37)","plainCitation":"(37)","noteIndex":0},"citationItems":[{"id":211,"uris":["http://zotero.org/users/local/hHKggCUl/items/7S2KHWLC"],"itemData":{"id":211,"type":"article-journal","abstract":"Objectives: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(37)</w:t>
      </w:r>
      <w:r w:rsidRPr="001C6BC5">
        <w:rPr>
          <w:rFonts w:ascii="Arial" w:hAnsi="Arial" w:cs="Arial"/>
          <w:sz w:val="20"/>
          <w:szCs w:val="20"/>
        </w:rPr>
        <w:fldChar w:fldCharType="end"/>
      </w:r>
      <w:r w:rsidRPr="001C6BC5">
        <w:rPr>
          <w:rFonts w:ascii="Arial" w:hAnsi="Arial" w:cs="Arial"/>
          <w:sz w:val="20"/>
          <w:szCs w:val="20"/>
        </w:rPr>
        <w:t xml:space="preserve">. To determine how flexibly to control for wind speed and precipitation, we examined the relationships between </w:t>
      </w:r>
      <w:r w:rsidR="00BF0040">
        <w:rPr>
          <w:rFonts w:ascii="Arial" w:hAnsi="Arial" w:cs="Arial"/>
          <w:sz w:val="20"/>
          <w:szCs w:val="20"/>
        </w:rPr>
        <w:t>these two meteorologic factors</w:t>
      </w:r>
      <w:r w:rsidRPr="001C6BC5">
        <w:rPr>
          <w:rFonts w:ascii="Arial" w:hAnsi="Arial" w:cs="Arial"/>
          <w:sz w:val="20"/>
          <w:szCs w:val="20"/>
        </w:rPr>
        <w:t xml:space="preserve"> and CVD and respiratory hospitalization rates separately. We ran several test models with splines on precipitation and wind speed with varying degrees of flexibility (linear and 2-4 degrees of freedom) and tested model fit using the quasi-Akaike Information Criterion (qAIC). We controlled for these confounders in our analytic power outage models with the qAIC-determined degree of flexibility. In respiratory hospitalization models, we controlled for </w:t>
      </w:r>
      <w:r w:rsidR="00F77BD9">
        <w:rPr>
          <w:rFonts w:ascii="Arial" w:hAnsi="Arial" w:cs="Arial"/>
          <w:sz w:val="20"/>
          <w:szCs w:val="20"/>
        </w:rPr>
        <w:t xml:space="preserve">same-day </w:t>
      </w:r>
      <w:r w:rsidRPr="001C6BC5">
        <w:rPr>
          <w:rFonts w:ascii="Arial" w:hAnsi="Arial" w:cs="Arial"/>
          <w:sz w:val="20"/>
          <w:szCs w:val="20"/>
        </w:rPr>
        <w:t xml:space="preserve">precipitation linearly, and in CVD models, with 2 degrees of freedom. We modelled </w:t>
      </w:r>
      <w:r w:rsidR="0073550B">
        <w:rPr>
          <w:rFonts w:ascii="Arial" w:hAnsi="Arial" w:cs="Arial"/>
          <w:sz w:val="20"/>
          <w:szCs w:val="20"/>
        </w:rPr>
        <w:t xml:space="preserve">same-day </w:t>
      </w:r>
      <w:r w:rsidRPr="001C6BC5">
        <w:rPr>
          <w:rFonts w:ascii="Arial" w:hAnsi="Arial" w:cs="Arial"/>
          <w:sz w:val="20"/>
          <w:szCs w:val="20"/>
        </w:rPr>
        <w:t xml:space="preserve">wind speed </w:t>
      </w:r>
      <w:r w:rsidR="0069147C">
        <w:rPr>
          <w:rFonts w:ascii="Arial" w:hAnsi="Arial" w:cs="Arial"/>
          <w:sz w:val="20"/>
          <w:szCs w:val="20"/>
        </w:rPr>
        <w:t xml:space="preserve">exposure </w:t>
      </w:r>
      <w:r w:rsidRPr="001C6BC5">
        <w:rPr>
          <w:rFonts w:ascii="Arial" w:hAnsi="Arial" w:cs="Arial"/>
          <w:sz w:val="20"/>
          <w:szCs w:val="20"/>
        </w:rPr>
        <w:t xml:space="preserve">with 3 degrees of freedom </w:t>
      </w:r>
      <w:r w:rsidR="000018B2">
        <w:rPr>
          <w:rFonts w:ascii="Arial" w:hAnsi="Arial" w:cs="Arial"/>
          <w:sz w:val="20"/>
          <w:szCs w:val="20"/>
        </w:rPr>
        <w:t>for</w:t>
      </w:r>
      <w:r w:rsidR="000018B2" w:rsidRPr="001C6BC5">
        <w:rPr>
          <w:rFonts w:ascii="Arial" w:hAnsi="Arial" w:cs="Arial"/>
          <w:sz w:val="20"/>
          <w:szCs w:val="20"/>
        </w:rPr>
        <w:t xml:space="preserve"> </w:t>
      </w:r>
      <w:r w:rsidRPr="001C6BC5">
        <w:rPr>
          <w:rFonts w:ascii="Arial" w:hAnsi="Arial" w:cs="Arial"/>
          <w:sz w:val="20"/>
          <w:szCs w:val="20"/>
        </w:rPr>
        <w:t xml:space="preserve">both outcomes. </w:t>
      </w:r>
    </w:p>
    <w:p w14:paraId="6B43437C" w14:textId="34BF47F4"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hypothesized that there would be lagged effects of power outage on CVD and respiratory hospitalizations. Power outage exposure </w:t>
      </w:r>
      <w:r w:rsidR="00C503EA">
        <w:rPr>
          <w:rFonts w:ascii="Arial" w:hAnsi="Arial" w:cs="Arial"/>
          <w:sz w:val="20"/>
          <w:szCs w:val="20"/>
        </w:rPr>
        <w:t xml:space="preserve">had </w:t>
      </w:r>
      <w:r w:rsidR="00C503EA">
        <w:rPr>
          <w:rFonts w:ascii="Arial" w:hAnsi="Arial" w:cs="Arial"/>
          <w:sz w:val="20"/>
          <w:szCs w:val="20"/>
          <w:lang w:val="el-GR"/>
        </w:rPr>
        <w:t>ρ</w:t>
      </w:r>
      <w:r w:rsidR="00C503EA">
        <w:rPr>
          <w:rFonts w:ascii="Arial" w:hAnsi="Arial" w:cs="Arial"/>
          <w:sz w:val="20"/>
          <w:szCs w:val="20"/>
        </w:rPr>
        <w:t xml:space="preserve"> </w:t>
      </w:r>
      <w:r w:rsidR="00C503EA" w:rsidRPr="001C6BC5">
        <w:rPr>
          <w:rFonts w:ascii="Arial" w:hAnsi="Arial" w:cs="Arial"/>
          <w:sz w:val="20"/>
          <w:szCs w:val="20"/>
        </w:rPr>
        <w:t>= 0.2</w:t>
      </w:r>
      <w:r w:rsidR="00C503EA">
        <w:rPr>
          <w:rFonts w:ascii="Arial" w:hAnsi="Arial" w:cs="Arial"/>
          <w:sz w:val="20"/>
          <w:szCs w:val="20"/>
        </w:rPr>
        <w:t xml:space="preserve"> </w:t>
      </w:r>
      <w:r w:rsidRPr="001C6BC5">
        <w:rPr>
          <w:rFonts w:ascii="Arial" w:hAnsi="Arial" w:cs="Arial"/>
          <w:sz w:val="20"/>
          <w:szCs w:val="20"/>
        </w:rPr>
        <w:t>autocorrelat</w:t>
      </w:r>
      <w:r w:rsidR="00C503EA">
        <w:rPr>
          <w:rFonts w:ascii="Arial" w:hAnsi="Arial" w:cs="Arial"/>
          <w:sz w:val="20"/>
          <w:szCs w:val="20"/>
        </w:rPr>
        <w:t>ion</w:t>
      </w:r>
      <w:r w:rsidRPr="001C6BC5">
        <w:rPr>
          <w:rFonts w:ascii="Arial" w:hAnsi="Arial" w:cs="Arial"/>
          <w:sz w:val="20"/>
          <w:szCs w:val="20"/>
        </w:rPr>
        <w:t xml:space="preserve">. We included distributed lag terms up to 6 days after power outage exposure and constrained these terms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{"citationID":"AyNmwG13","properties":{"formattedCitation":"(38)","plainCitation":"(38)","noteIndex":0},"citationItems":[{"id":259,"uris":["http://zotero.org/users/local/hHKggCUl/items/TT6S5RCD"],"itemData":{"id":259,"type":"article-journal","abstract":"Abstract\n            \n              Environmental stressors often show effects that are delayed in time, requiring the use of statistical models that are flexible enough to describe the additional time dimension of the exposure–response relationship. Here we develop the family of distributed lag non</w:instrText>
      </w:r>
      <w:r w:rsidR="00950BE4">
        <w:rPr>
          <w:rFonts w:ascii="Cambria Math" w:hAnsi="Cambria Math" w:cs="Cambria Math"/>
          <w:sz w:val="20"/>
          <w:szCs w:val="20"/>
        </w:rPr>
        <w:instrText>‐</w:instrText>
      </w:r>
      <w:r w:rsidR="00950BE4">
        <w:rPr>
          <w:rFonts w:ascii="Arial" w:hAnsi="Arial" w:cs="Arial"/>
          <w:sz w:val="20"/>
          <w:szCs w:val="20"/>
        </w:rPr>
        <w:instrText>linear models (DLNM), a modelling framework that can simultaneously represent non</w:instrText>
      </w:r>
      <w:r w:rsidR="00950BE4">
        <w:rPr>
          <w:rFonts w:ascii="Cambria Math" w:hAnsi="Cambria Math" w:cs="Cambria Math"/>
          <w:sz w:val="20"/>
          <w:szCs w:val="20"/>
        </w:rPr>
        <w:instrText>‐</w:instrText>
      </w:r>
      <w:r w:rsidR="00950BE4">
        <w:rPr>
          <w:rFonts w:ascii="Arial" w:hAnsi="Arial" w:cs="Arial"/>
          <w:sz w:val="20"/>
          <w:szCs w:val="20"/>
        </w:rPr>
        <w:instrText>linear exposure–response dependencies and delayed effects. This methodology is based on the definition of a ‘cross</w:instrText>
      </w:r>
      <w:r w:rsidR="00950BE4">
        <w:rPr>
          <w:rFonts w:ascii="Cambria Math" w:hAnsi="Cambria Math" w:cs="Cambria Math"/>
          <w:sz w:val="20"/>
          <w:szCs w:val="20"/>
        </w:rPr>
        <w:instrText>‐</w:instrText>
      </w:r>
      <w:r w:rsidR="00950BE4">
        <w:rPr>
          <w:rFonts w:ascii="Arial" w:hAnsi="Arial" w:cs="Arial"/>
          <w:sz w:val="20"/>
          <w:szCs w:val="20"/>
        </w:rPr>
        <w:instrText>basis’, a bi</w:instrText>
      </w:r>
      <w:r w:rsidR="00950BE4">
        <w:rPr>
          <w:rFonts w:ascii="Cambria Math" w:hAnsi="Cambria Math" w:cs="Cambria Math"/>
          <w:sz w:val="20"/>
          <w:szCs w:val="20"/>
        </w:rPr>
        <w:instrText>‐</w:instrText>
      </w:r>
      <w:r w:rsidR="00950BE4">
        <w:rPr>
          <w:rFonts w:ascii="Arial" w:hAnsi="Arial" w:cs="Arial"/>
          <w:sz w:val="20"/>
          <w:szCs w:val="20"/>
        </w:rPr>
        <w:instrText>dimensional space of functions that describes simultaneously the shape of the relationship along both the space of the predictor and the lag dimension of its occurrence. In this way the approach provides a unified framework for a range of models that have previously been used in this setting, and new more flexible variants. This family of models is implemented in the package\n              dlnm\n              within the statistical environment R. To illustrate the methodology we use examples of DLNMs to represent the relationship between temperature and mortality, using data from the National Morbidity, Mortality, and Air Pollution Study (NMMAPS) for New York during the period 1987–2000. Copyright © 2010 John Wiley &amp; Sons, Ltd.","container-title":"Statistics in Medicine","DOI":"10.1002/sim.3940","ISSN":"0277-6715, 1097-0258","issue":"21","journalAbbreviation":"Statistics in Medicine","language":"en","license":"http://onlinelibrary.wiley.com/termsAndConditions#vor","page":"2224-2234","source":"DOI.org (Crossref)","title":"Distributed lag non</w:instrText>
      </w:r>
      <w:r w:rsidR="00950BE4">
        <w:rPr>
          <w:rFonts w:ascii="Cambria Math" w:hAnsi="Cambria Math" w:cs="Cambria Math"/>
          <w:sz w:val="20"/>
          <w:szCs w:val="20"/>
        </w:rPr>
        <w:instrText>‐</w:instrText>
      </w:r>
      <w:r w:rsidR="00950BE4">
        <w:rPr>
          <w:rFonts w:ascii="Arial" w:hAnsi="Arial" w:cs="Arial"/>
          <w:sz w:val="20"/>
          <w:szCs w:val="20"/>
        </w:rPr>
        <w:instrText xml:space="preserve">linear models","volume":"29","author":[{"family":"Gasparrini","given":"A."},{"family":"Armstrong","given":"B."},{"family":"Kenward","given":"M. G."}],"issued":{"date-parts":[["2010",9,20]]}}}],"schema":"https://github.com/citation-style-language/schema/raw/master/csl-citation.json"}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(38)</w:t>
      </w:r>
      <w:r w:rsidRPr="001C6BC5">
        <w:rPr>
          <w:rFonts w:ascii="Arial" w:hAnsi="Arial" w:cs="Arial"/>
          <w:sz w:val="20"/>
          <w:szCs w:val="20"/>
        </w:rPr>
        <w:fldChar w:fldCharType="end"/>
      </w:r>
      <w:r w:rsidRPr="001C6BC5">
        <w:rPr>
          <w:rFonts w:ascii="Arial" w:hAnsi="Arial" w:cs="Arial"/>
          <w:sz w:val="20"/>
          <w:szCs w:val="20"/>
        </w:rPr>
        <w:t>. We tested 3-5 degrees of freedom on the lag dimension (1-3 knots), and we compared model fit using qAICs. We found that for CVD outcomes, 5 degrees of freedom across the lag dimension produced the best model fit, and for respiratory hospitalizations, 3 degrees of freedom resulted in the best model fit.</w:t>
      </w:r>
    </w:p>
    <w:p w14:paraId="0E80EF1A" w14:textId="77777777"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secondary analyses for power outages affecting </w:t>
      </w:r>
      <w:r w:rsidRPr="001C6BC5">
        <w:rPr>
          <w:rFonts w:ascii="Arial" w:eastAsia="Garamond" w:hAnsi="Arial" w:cs="Arial"/>
          <w:sz w:val="20"/>
          <w:szCs w:val="20"/>
        </w:rPr>
        <w:t>≥</w:t>
      </w:r>
      <w:r w:rsidRPr="001C6BC5">
        <w:rPr>
          <w:rFonts w:ascii="Arial" w:hAnsi="Arial" w:cs="Arial"/>
          <w:sz w:val="20"/>
          <w:szCs w:val="20"/>
        </w:rPr>
        <w:t xml:space="preserve">3% or </w:t>
      </w:r>
      <w:r w:rsidRPr="001C6BC5">
        <w:rPr>
          <w:rFonts w:ascii="Arial" w:eastAsia="Garamond" w:hAnsi="Arial" w:cs="Arial"/>
          <w:sz w:val="20"/>
          <w:szCs w:val="20"/>
        </w:rPr>
        <w:t>≥</w:t>
      </w:r>
      <w:r w:rsidRPr="001C6BC5">
        <w:rPr>
          <w:rFonts w:ascii="Arial" w:hAnsi="Arial" w:cs="Arial"/>
          <w:sz w:val="20"/>
          <w:szCs w:val="20"/>
        </w:rPr>
        <w:t xml:space="preserve">5% of county customers, rather than </w:t>
      </w:r>
      <w:r w:rsidRPr="001C6BC5">
        <w:rPr>
          <w:rFonts w:ascii="Arial" w:eastAsia="Garamond" w:hAnsi="Arial" w:cs="Arial"/>
          <w:sz w:val="20"/>
          <w:szCs w:val="20"/>
        </w:rPr>
        <w:t>≥</w:t>
      </w:r>
      <w:r w:rsidRPr="001C6BC5">
        <w:rPr>
          <w:rFonts w:ascii="Arial" w:hAnsi="Arial" w:cs="Arial"/>
          <w:sz w:val="20"/>
          <w:szCs w:val="20"/>
        </w:rPr>
        <w:t xml:space="preserve">1%. </w:t>
      </w:r>
    </w:p>
    <w:p w14:paraId="03616016" w14:textId="6706F8B7"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lastRenderedPageBreak/>
        <w:t>In an additional secondary analysis, we tested the relationship between continuous daily county-level number of hours without power and hospitalizations rates to test for possible threshold effects. We used constrained non-linear lag terms for power outage exposure in a conditional Poisson</w:t>
      </w:r>
      <w:r w:rsidR="00BB074B">
        <w:rPr>
          <w:rFonts w:ascii="Arial" w:hAnsi="Arial" w:cs="Arial"/>
          <w:sz w:val="20"/>
          <w:szCs w:val="20"/>
        </w:rPr>
        <w:t xml:space="preserve"> model as</w:t>
      </w:r>
      <w:r w:rsidRPr="001C6BC5">
        <w:rPr>
          <w:rFonts w:ascii="Arial" w:hAnsi="Arial" w:cs="Arial"/>
          <w:sz w:val="20"/>
          <w:szCs w:val="20"/>
        </w:rPr>
        <w:t xml:space="preserve"> described above. To test for threshold effects, we compared models with a linear exposure-response function to those with a natural spline exposure-response function with 3 degrees of freedom. We also tested models with 3-6 degrees of freedom on the lag </w:t>
      </w:r>
      <w:r w:rsidR="00BB074B" w:rsidRPr="001C6BC5">
        <w:rPr>
          <w:rFonts w:ascii="Arial" w:hAnsi="Arial" w:cs="Arial"/>
          <w:sz w:val="20"/>
          <w:szCs w:val="20"/>
        </w:rPr>
        <w:t>dimension and</w:t>
      </w:r>
      <w:r w:rsidRPr="001C6BC5">
        <w:rPr>
          <w:rFonts w:ascii="Arial" w:hAnsi="Arial" w:cs="Arial"/>
          <w:sz w:val="20"/>
          <w:szCs w:val="20"/>
        </w:rPr>
        <w:t xml:space="preserve"> used qAICs to find the best-fitting model among these eight model options.</w:t>
      </w:r>
    </w:p>
    <w:p w14:paraId="0825BD14" w14:textId="4DFE0BE0" w:rsidR="00F26975" w:rsidRDefault="00F26975" w:rsidP="001C6BC5">
      <w:pPr>
        <w:spacing w:after="0" w:line="480" w:lineRule="auto"/>
        <w:ind w:firstLine="360"/>
        <w:rPr>
          <w:rFonts w:ascii="Arial" w:hAnsi="Arial" w:cs="Arial"/>
          <w:sz w:val="20"/>
          <w:szCs w:val="20"/>
        </w:rPr>
      </w:pPr>
      <w:r>
        <w:rPr>
          <w:rFonts w:ascii="Arial" w:hAnsi="Arial" w:cs="Arial"/>
          <w:sz w:val="20"/>
          <w:szCs w:val="20"/>
        </w:rPr>
        <w:t xml:space="preserve">Finally, to express our main analysis results in absolute terms, </w:t>
      </w:r>
      <w:r w:rsidRPr="00F26975">
        <w:rPr>
          <w:rFonts w:ascii="Arial" w:hAnsi="Arial" w:cs="Arial"/>
          <w:sz w:val="20"/>
          <w:szCs w:val="20"/>
        </w:rPr>
        <w:t xml:space="preserve">we calculated the population attributable fraction </w:t>
      </w:r>
      <w:r w:rsidR="000D3C09">
        <w:rPr>
          <w:rFonts w:ascii="Arial" w:hAnsi="Arial" w:cs="Arial"/>
          <w:sz w:val="20"/>
          <w:szCs w:val="20"/>
        </w:rPr>
        <w:t xml:space="preserve">of </w:t>
      </w:r>
      <w:r w:rsidR="00BD1EC8">
        <w:rPr>
          <w:rFonts w:ascii="Arial" w:hAnsi="Arial" w:cs="Arial"/>
          <w:sz w:val="20"/>
          <w:szCs w:val="20"/>
        </w:rPr>
        <w:t>cardiovascular</w:t>
      </w:r>
      <w:r w:rsidR="00BD1EC8" w:rsidRPr="00F26975">
        <w:rPr>
          <w:rFonts w:ascii="Arial" w:hAnsi="Arial" w:cs="Arial"/>
          <w:sz w:val="20"/>
          <w:szCs w:val="20"/>
        </w:rPr>
        <w:t xml:space="preserve"> </w:t>
      </w:r>
      <w:r w:rsidR="00AF7A24">
        <w:rPr>
          <w:rFonts w:ascii="Arial" w:hAnsi="Arial" w:cs="Arial"/>
          <w:sz w:val="20"/>
          <w:szCs w:val="20"/>
        </w:rPr>
        <w:t>and respiratory hospitalizations</w:t>
      </w:r>
      <w:r w:rsidR="000D3C09">
        <w:rPr>
          <w:rFonts w:ascii="Arial" w:hAnsi="Arial" w:cs="Arial"/>
          <w:sz w:val="20"/>
          <w:szCs w:val="20"/>
        </w:rPr>
        <w:t xml:space="preserve"> due to power outage </w:t>
      </w:r>
      <w:r w:rsidRPr="00F26975">
        <w:rPr>
          <w:rFonts w:ascii="Arial" w:hAnsi="Arial" w:cs="Arial"/>
          <w:sz w:val="20"/>
          <w:szCs w:val="20"/>
        </w:rPr>
        <w:t xml:space="preserve">and used it to estimate the excess </w:t>
      </w:r>
      <w:r w:rsidR="00BD1EC8">
        <w:rPr>
          <w:rFonts w:ascii="Arial" w:hAnsi="Arial" w:cs="Arial"/>
          <w:sz w:val="20"/>
          <w:szCs w:val="20"/>
        </w:rPr>
        <w:t>cardiovascular</w:t>
      </w:r>
      <w:r w:rsidRPr="00F26975">
        <w:rPr>
          <w:rFonts w:ascii="Arial" w:hAnsi="Arial" w:cs="Arial"/>
          <w:sz w:val="20"/>
          <w:szCs w:val="20"/>
        </w:rPr>
        <w:t xml:space="preserve"> and respiratory hospitalizations associated with power outages in the Medicare Fee-For-Service population</w:t>
      </w:r>
      <w:r w:rsidR="00581690">
        <w:rPr>
          <w:rFonts w:ascii="Arial" w:hAnsi="Arial" w:cs="Arial"/>
          <w:sz w:val="20"/>
          <w:szCs w:val="20"/>
        </w:rPr>
        <w:t xml:space="preserve"> in 2018</w:t>
      </w:r>
      <w:r w:rsidRPr="00F26975">
        <w:rPr>
          <w:rFonts w:ascii="Arial" w:hAnsi="Arial" w:cs="Arial"/>
          <w:sz w:val="20"/>
          <w:szCs w:val="20"/>
        </w:rPr>
        <w:t>.</w:t>
      </w:r>
    </w:p>
    <w:p w14:paraId="6A43FB78" w14:textId="77777777" w:rsidR="00390564" w:rsidRDefault="00390564" w:rsidP="00390564">
      <w:pPr>
        <w:spacing w:after="0" w:line="480" w:lineRule="auto"/>
        <w:rPr>
          <w:rFonts w:ascii="Arial" w:hAnsi="Arial" w:cs="Arial"/>
          <w:sz w:val="20"/>
          <w:szCs w:val="20"/>
        </w:rPr>
      </w:pPr>
    </w:p>
    <w:p w14:paraId="0FFECD9B" w14:textId="57ED2813" w:rsidR="00390564" w:rsidRDefault="00390564" w:rsidP="0062332F">
      <w:pPr>
        <w:spacing w:after="0" w:line="480" w:lineRule="auto"/>
        <w:rPr>
          <w:rFonts w:ascii="Arial" w:hAnsi="Arial" w:cs="Arial"/>
          <w:sz w:val="20"/>
          <w:szCs w:val="20"/>
        </w:rPr>
      </w:pPr>
      <w:r>
        <w:rPr>
          <w:rFonts w:ascii="Arial" w:hAnsi="Arial" w:cs="Arial"/>
          <w:sz w:val="20"/>
          <w:szCs w:val="20"/>
        </w:rPr>
        <w:t>Sensitivity analyses:</w:t>
      </w:r>
    </w:p>
    <w:p w14:paraId="1CFEB1DE" w14:textId="77777777" w:rsidR="008623C8" w:rsidRDefault="002F237F" w:rsidP="001C6BC5">
      <w:pPr>
        <w:spacing w:after="0" w:line="480" w:lineRule="auto"/>
        <w:ind w:firstLine="360"/>
        <w:rPr>
          <w:rFonts w:ascii="Arial" w:hAnsi="Arial" w:cs="Arial"/>
          <w:sz w:val="20"/>
          <w:szCs w:val="20"/>
        </w:rPr>
      </w:pPr>
      <w:r>
        <w:rPr>
          <w:rFonts w:ascii="Arial" w:hAnsi="Arial" w:cs="Arial"/>
          <w:sz w:val="20"/>
          <w:szCs w:val="20"/>
        </w:rPr>
        <w:t xml:space="preserve">We ran a sensitivity analysis testing if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affected our results</w:t>
      </w:r>
      <w:r w:rsidRPr="006D564F">
        <w:rPr>
          <w:rFonts w:ascii="Arial" w:hAnsi="Arial" w:cs="Arial"/>
          <w:sz w:val="20"/>
          <w:szCs w:val="20"/>
        </w:rPr>
        <w:t>.</w:t>
      </w:r>
      <w:r w:rsidR="006655FD">
        <w:rPr>
          <w:rFonts w:ascii="Arial" w:hAnsi="Arial" w:cs="Arial"/>
          <w:sz w:val="20"/>
          <w:szCs w:val="20"/>
        </w:rPr>
        <w:t xml:space="preserve"> </w:t>
      </w:r>
    </w:p>
    <w:p w14:paraId="159B3099" w14:textId="13388EAB" w:rsidR="002F237F" w:rsidRDefault="008623C8" w:rsidP="001C6BC5">
      <w:pPr>
        <w:spacing w:after="0" w:line="480" w:lineRule="auto"/>
        <w:ind w:firstLine="360"/>
        <w:rPr>
          <w:rFonts w:ascii="Arial" w:hAnsi="Arial" w:cs="Arial"/>
          <w:sz w:val="20"/>
          <w:szCs w:val="20"/>
        </w:rPr>
      </w:pPr>
      <w:r>
        <w:rPr>
          <w:rFonts w:ascii="Arial" w:hAnsi="Arial" w:cs="Arial"/>
          <w:sz w:val="20"/>
          <w:szCs w:val="20"/>
        </w:rPr>
        <w:t>B</w:t>
      </w:r>
      <w:r w:rsidR="006655FD" w:rsidRPr="006655FD">
        <w:rPr>
          <w:rFonts w:ascii="Arial" w:hAnsi="Arial" w:cs="Arial"/>
          <w:sz w:val="20"/>
          <w:szCs w:val="20"/>
        </w:rPr>
        <w:t xml:space="preserve">ecause of the large proportion of missing data in the POUS dataset, we </w:t>
      </w:r>
      <w:r w:rsidR="00C22D96">
        <w:rPr>
          <w:rFonts w:ascii="Arial" w:hAnsi="Arial" w:cs="Arial"/>
          <w:sz w:val="20"/>
          <w:szCs w:val="20"/>
        </w:rPr>
        <w:t xml:space="preserve">also </w:t>
      </w:r>
      <w:r w:rsidR="006655FD" w:rsidRPr="006655FD">
        <w:rPr>
          <w:rFonts w:ascii="Arial" w:hAnsi="Arial" w:cs="Arial"/>
          <w:sz w:val="20"/>
          <w:szCs w:val="20"/>
        </w:rPr>
        <w:t>conducted a sensitivity analysis</w:t>
      </w:r>
      <w:r w:rsidR="00581690">
        <w:rPr>
          <w:rFonts w:ascii="Arial" w:hAnsi="Arial" w:cs="Arial"/>
          <w:sz w:val="20"/>
          <w:szCs w:val="20"/>
        </w:rPr>
        <w:t>,</w:t>
      </w:r>
      <w:r w:rsidR="006655FD" w:rsidRPr="006655FD">
        <w:rPr>
          <w:rFonts w:ascii="Arial" w:hAnsi="Arial" w:cs="Arial"/>
          <w:sz w:val="20"/>
          <w:szCs w:val="20"/>
        </w:rPr>
        <w:t xml:space="preserve"> limiting our analysis to counties with 20% of data missing or less</w:t>
      </w:r>
      <w:r w:rsidR="00E50A59">
        <w:rPr>
          <w:rFonts w:ascii="Arial" w:hAnsi="Arial" w:cs="Arial"/>
          <w:sz w:val="20"/>
          <w:szCs w:val="20"/>
        </w:rPr>
        <w:t>.</w:t>
      </w:r>
    </w:p>
    <w:p w14:paraId="538F87DE" w14:textId="59B7F100" w:rsidR="003F681B" w:rsidRPr="001C6BC5" w:rsidRDefault="00CC786A" w:rsidP="001C6BC5">
      <w:pPr>
        <w:spacing w:after="0" w:line="480" w:lineRule="auto"/>
        <w:ind w:firstLine="360"/>
        <w:rPr>
          <w:rFonts w:ascii="Arial" w:hAnsi="Arial" w:cs="Arial"/>
          <w:sz w:val="20"/>
          <w:szCs w:val="20"/>
        </w:rPr>
      </w:pPr>
      <w:r>
        <w:rPr>
          <w:rFonts w:ascii="Arial" w:hAnsi="Arial" w:cs="Arial"/>
          <w:sz w:val="20"/>
          <w:szCs w:val="20"/>
        </w:rPr>
        <w:t>Finally, b</w:t>
      </w:r>
      <w:r w:rsidRPr="00CC786A">
        <w:rPr>
          <w:rFonts w:ascii="Arial" w:hAnsi="Arial" w:cs="Arial"/>
          <w:sz w:val="20"/>
          <w:szCs w:val="20"/>
        </w:rPr>
        <w:t>ecause of wildfire-related power shutoffs, wildfire smoke could be a confounder. We conducted a sensitivity analysis using estimates of wildfire PM</w:t>
      </w:r>
      <w:r w:rsidRPr="0062332F">
        <w:rPr>
          <w:rFonts w:ascii="Arial" w:hAnsi="Arial" w:cs="Arial"/>
          <w:sz w:val="20"/>
          <w:szCs w:val="20"/>
          <w:vertAlign w:val="subscript"/>
        </w:rPr>
        <w:t>2.5</w:t>
      </w:r>
      <w:r w:rsidRPr="00CC786A">
        <w:rPr>
          <w:rFonts w:ascii="Arial" w:hAnsi="Arial" w:cs="Arial"/>
          <w:sz w:val="20"/>
          <w:szCs w:val="20"/>
        </w:rPr>
        <w:t xml:space="preserve"> from Childs et al. 202</w:t>
      </w:r>
      <w:r w:rsidR="003C5498">
        <w:rPr>
          <w:rFonts w:ascii="Arial" w:hAnsi="Arial" w:cs="Arial"/>
          <w:sz w:val="20"/>
          <w:szCs w:val="20"/>
        </w:rPr>
        <w:t xml:space="preserve">2 </w:t>
      </w:r>
      <w:r w:rsidR="003C5498">
        <w:rPr>
          <w:rFonts w:ascii="Arial" w:hAnsi="Arial" w:cs="Arial"/>
          <w:sz w:val="20"/>
          <w:szCs w:val="20"/>
        </w:rPr>
        <w:fldChar w:fldCharType="begin"/>
      </w:r>
      <w:r w:rsidR="003C5498">
        <w:rPr>
          <w:rFonts w:ascii="Arial" w:hAnsi="Arial" w:cs="Arial"/>
          <w:sz w:val="20"/>
          <w:szCs w:val="20"/>
        </w:rPr>
        <w:instrText xml:space="preserve"> ADDIN ZOTERO_ITEM CSL_CITATION {"citationID":"4HxuQJhi","properties":{"formattedCitation":"(39)","plainCitation":"(39)","noteIndex":0},"citationItems":[{"id":352,"uris":["http://zotero.org/users/local/hHKggCUl/items/VCVFALIX"],"itemData":{"id":352,"type":"article-journal","abstract":"Smoke from wildfires is a growing health risk across the US. Understanding the spatial and temporal patterns of such exposure and its population health impacts requires separating smoke-driven pollutants from non-smoke pollutants and a long time series to quantify patterns and measure health impacts. We develop a parsimonious and accurate machine learning model of daily wildfire-driven PM2.5 concentrations using a combination of ground, satellite, and reanalysis data sources that are easy to update. We apply our model across the contiguous US from 2006 to 2020, generating daily estimates of smoke PM2.5 over a 10 km-by-10 km grid and use these data to characterize levels and trends in smoke PM2.5. Smoke contributions to daily PM2.5 concentrations have increased by up to 5 μg/m3 in the Western US over the last decade, reversing decades of policy-driven improvements in overall air quality, with concentrations growing fastest for higher income populations and predominantly Hispanic populations. The number of people in locations with at least 1 day of smoke PM2.5 above 100 μg/m3 per year has increased 27-fold over the last decade, including nearly 25 million people in 2020 alone. Our data set can bolster efforts to comprehensively understand the drivers and societal impacts of trends and extremes in wildfire smoke.","container-title":"Environmental Science &amp; Technology","DOI":"10.1021/acs.est.2c02934","ISSN":"0013-936X, 1520-5851","issue":"19","journalAbbreviation":"Environ. Sci. Technol.","language":"en","license":"https://doi.org/10.15223/policy-029","page":"13607-13621","source":"DOI.org (Crossref)","title":"Daily Local-Level Estimates of Ambient Wildfire Smoke PM&lt;sub&gt;2.5&lt;/sub&gt; for the Contiguous US","volume":"56","author":[{"family":"Childs","given":"Marissa L."},{"family":"Li","given":"Jessica"},{"family":"Wen","given":"Jeffrey"},{"family":"Heft-Neal","given":"Sam"},{"family":"Driscoll","given":"Anne"},{"family":"Wang","given":"Sherrie"},{"family":"Gould","given":"Carlos F."},{"family":"Qiu","given":"Minghao"},{"family":"Burney","given":"Jennifer"},{"family":"Burke","given":"Marshall"}],"issued":{"date-parts":[["2022",10,4]]}}}],"schema":"https://github.com/citation-style-language/schema/raw/master/csl-citation.json"} </w:instrText>
      </w:r>
      <w:r w:rsidR="003C5498">
        <w:rPr>
          <w:rFonts w:ascii="Arial" w:hAnsi="Arial" w:cs="Arial"/>
          <w:sz w:val="20"/>
          <w:szCs w:val="20"/>
        </w:rPr>
        <w:fldChar w:fldCharType="separate"/>
      </w:r>
      <w:r w:rsidR="003C5498">
        <w:rPr>
          <w:rFonts w:ascii="Arial" w:hAnsi="Arial" w:cs="Arial"/>
          <w:noProof/>
          <w:sz w:val="20"/>
          <w:szCs w:val="20"/>
        </w:rPr>
        <w:t>(39)</w:t>
      </w:r>
      <w:r w:rsidR="003C5498">
        <w:rPr>
          <w:rFonts w:ascii="Arial" w:hAnsi="Arial" w:cs="Arial"/>
          <w:sz w:val="20"/>
          <w:szCs w:val="20"/>
        </w:rPr>
        <w:fldChar w:fldCharType="end"/>
      </w:r>
      <w:r w:rsidRPr="00CC786A">
        <w:rPr>
          <w:rFonts w:ascii="Arial" w:hAnsi="Arial" w:cs="Arial"/>
          <w:sz w:val="20"/>
          <w:szCs w:val="20"/>
        </w:rPr>
        <w:t xml:space="preserve"> to categorize county-days as exposed or unexposed to wildfire smoke. We considered a county-day exposed if the concentration of wildfire smoke was &gt; 0 µg/m³ and adjusted for this binary ‘smoke-day’ variable in our analysis</w:t>
      </w:r>
      <w:r w:rsidR="00E6023B">
        <w:rPr>
          <w:rFonts w:ascii="Arial" w:hAnsi="Arial" w:cs="Arial"/>
          <w:sz w:val="20"/>
          <w:szCs w:val="20"/>
        </w:rPr>
        <w:t>.</w:t>
      </w:r>
    </w:p>
    <w:p w14:paraId="49AFE2D7" w14:textId="77777777" w:rsidR="001C6BC5" w:rsidRPr="001C6BC5" w:rsidRDefault="001C6BC5" w:rsidP="001C6BC5">
      <w:pPr>
        <w:spacing w:after="0" w:line="480" w:lineRule="auto"/>
        <w:ind w:firstLine="360"/>
        <w:rPr>
          <w:rFonts w:ascii="Arial" w:hAnsi="Arial" w:cs="Arial"/>
          <w:sz w:val="20"/>
          <w:szCs w:val="20"/>
        </w:rPr>
      </w:pPr>
    </w:p>
    <w:p w14:paraId="7B9E2A71" w14:textId="77777777" w:rsidR="001C6BC5" w:rsidRPr="00ED5EF9" w:rsidRDefault="001C6BC5" w:rsidP="001C6BC5">
      <w:pPr>
        <w:spacing w:after="0" w:line="480" w:lineRule="auto"/>
        <w:rPr>
          <w:rFonts w:ascii="Arial" w:hAnsi="Arial" w:cs="Arial"/>
          <w:sz w:val="20"/>
          <w:szCs w:val="20"/>
          <w:u w:val="single"/>
        </w:rPr>
      </w:pPr>
      <w:r w:rsidRPr="00ED5EF9">
        <w:rPr>
          <w:rFonts w:ascii="Arial" w:hAnsi="Arial" w:cs="Arial"/>
          <w:sz w:val="20"/>
          <w:szCs w:val="20"/>
          <w:u w:val="single"/>
        </w:rPr>
        <w:t>Testing for effect modification</w:t>
      </w:r>
    </w:p>
    <w:p w14:paraId="7DCF372B" w14:textId="77777777" w:rsidR="001C6BC5" w:rsidRPr="001C6BC5" w:rsidRDefault="001C6BC5" w:rsidP="001C6BC5">
      <w:pPr>
        <w:spacing w:after="0" w:line="480" w:lineRule="auto"/>
        <w:rPr>
          <w:rFonts w:ascii="Arial" w:hAnsi="Arial" w:cs="Arial"/>
          <w:sz w:val="20"/>
          <w:szCs w:val="20"/>
        </w:rPr>
      </w:pPr>
    </w:p>
    <w:p w14:paraId="11847212" w14:textId="4E5053BD"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lastRenderedPageBreak/>
        <w:t>We tested for effect modification in the association of power outage exposure on CVD and respiratory outcomes by individual age</w:t>
      </w:r>
      <w:r w:rsidR="00645162">
        <w:rPr>
          <w:rFonts w:ascii="Arial" w:hAnsi="Arial" w:cs="Arial"/>
          <w:sz w:val="20"/>
          <w:szCs w:val="20"/>
        </w:rPr>
        <w:t>,</w:t>
      </w:r>
      <w:r w:rsidRPr="001C6BC5">
        <w:rPr>
          <w:rFonts w:ascii="Arial" w:hAnsi="Arial" w:cs="Arial"/>
          <w:sz w:val="20"/>
          <w:szCs w:val="20"/>
        </w:rPr>
        <w:t xml:space="preserve"> sex</w:t>
      </w:r>
      <w:r w:rsidR="00645162">
        <w:rPr>
          <w:rFonts w:ascii="Arial" w:hAnsi="Arial" w:cs="Arial"/>
          <w:sz w:val="20"/>
          <w:szCs w:val="20"/>
        </w:rPr>
        <w:t>, and poverty status</w:t>
      </w:r>
      <w:r w:rsidRPr="001C6BC5">
        <w:rPr>
          <w:rFonts w:ascii="Arial" w:hAnsi="Arial" w:cs="Arial"/>
          <w:sz w:val="20"/>
          <w:szCs w:val="20"/>
        </w:rPr>
        <w:t>. We stratified analyses by age (65-75 and 75+)</w:t>
      </w:r>
      <w:r w:rsidR="0070290C">
        <w:rPr>
          <w:rFonts w:ascii="Arial" w:hAnsi="Arial" w:cs="Arial"/>
          <w:sz w:val="20"/>
          <w:szCs w:val="20"/>
        </w:rPr>
        <w:t xml:space="preserve">, </w:t>
      </w:r>
      <w:r w:rsidRPr="001C6BC5">
        <w:rPr>
          <w:rFonts w:ascii="Arial" w:hAnsi="Arial" w:cs="Arial"/>
          <w:sz w:val="20"/>
          <w:szCs w:val="20"/>
        </w:rPr>
        <w:t>sex (male and femal</w:t>
      </w:r>
      <w:r w:rsidR="00E86C4B">
        <w:rPr>
          <w:rFonts w:ascii="Arial" w:hAnsi="Arial" w:cs="Arial"/>
          <w:sz w:val="20"/>
          <w:szCs w:val="20"/>
        </w:rPr>
        <w:t>e)</w:t>
      </w:r>
      <w:r w:rsidR="000018B2">
        <w:rPr>
          <w:rFonts w:ascii="Arial" w:hAnsi="Arial" w:cs="Arial"/>
          <w:sz w:val="20"/>
          <w:szCs w:val="20"/>
        </w:rPr>
        <w:t>,</w:t>
      </w:r>
      <w:r w:rsidR="00E86C4B">
        <w:rPr>
          <w:rFonts w:ascii="Arial" w:hAnsi="Arial" w:cs="Arial"/>
          <w:sz w:val="20"/>
          <w:szCs w:val="20"/>
        </w:rPr>
        <w:t xml:space="preserve"> </w:t>
      </w:r>
      <w:r w:rsidR="0070290C">
        <w:rPr>
          <w:rFonts w:ascii="Arial" w:hAnsi="Arial" w:cs="Arial"/>
          <w:sz w:val="20"/>
          <w:szCs w:val="20"/>
        </w:rPr>
        <w:t>and dual eligibility for Medicaid and Medicare as a proxy for poverty status.</w:t>
      </w:r>
      <w:r w:rsidRPr="001C6BC5">
        <w:rPr>
          <w:rFonts w:ascii="Arial" w:hAnsi="Arial" w:cs="Arial"/>
          <w:sz w:val="20"/>
          <w:szCs w:val="20"/>
        </w:rPr>
        <w:t xml:space="preserve"> </w:t>
      </w:r>
      <w:r w:rsidR="001C40E6">
        <w:rPr>
          <w:rFonts w:ascii="Arial" w:hAnsi="Arial" w:cs="Arial"/>
          <w:sz w:val="20"/>
          <w:szCs w:val="20"/>
        </w:rPr>
        <w:t xml:space="preserve">We also </w:t>
      </w:r>
      <w:r w:rsidRPr="001C6BC5">
        <w:rPr>
          <w:rFonts w:ascii="Arial" w:hAnsi="Arial" w:cs="Arial"/>
          <w:sz w:val="20"/>
          <w:szCs w:val="20"/>
        </w:rPr>
        <w:t>tested for effect modification by the percentage of total Medicare beneficiaries using DME by county. We calculated the percentage of DME users by county</w:t>
      </w:r>
      <w:r w:rsidR="00BB074B">
        <w:rPr>
          <w:rFonts w:ascii="Arial" w:hAnsi="Arial" w:cs="Arial"/>
          <w:sz w:val="20"/>
          <w:szCs w:val="20"/>
        </w:rPr>
        <w:t>,</w:t>
      </w:r>
      <w:r w:rsidRPr="001C6BC5">
        <w:rPr>
          <w:rFonts w:ascii="Arial" w:hAnsi="Arial" w:cs="Arial"/>
          <w:sz w:val="20"/>
          <w:szCs w:val="20"/>
        </w:rPr>
        <w:t xml:space="preserve"> stratified analyses by quartile</w:t>
      </w:r>
      <w:r w:rsidR="00BB074B">
        <w:rPr>
          <w:rFonts w:ascii="Arial" w:hAnsi="Arial" w:cs="Arial"/>
          <w:sz w:val="20"/>
          <w:szCs w:val="20"/>
        </w:rPr>
        <w:t>,</w:t>
      </w:r>
      <w:r w:rsidRPr="001C6BC5">
        <w:rPr>
          <w:rFonts w:ascii="Arial" w:hAnsi="Arial" w:cs="Arial"/>
          <w:sz w:val="20"/>
          <w:szCs w:val="20"/>
        </w:rPr>
        <w:t xml:space="preserve"> and compared effects between the 1</w:t>
      </w:r>
      <w:r w:rsidRPr="001C6BC5">
        <w:rPr>
          <w:rFonts w:ascii="Arial" w:hAnsi="Arial" w:cs="Arial"/>
          <w:sz w:val="20"/>
          <w:szCs w:val="20"/>
          <w:vertAlign w:val="superscript"/>
        </w:rPr>
        <w:t>st</w:t>
      </w:r>
      <w:r w:rsidRPr="001C6BC5">
        <w:rPr>
          <w:rFonts w:ascii="Arial" w:hAnsi="Arial" w:cs="Arial"/>
          <w:sz w:val="20"/>
          <w:szCs w:val="20"/>
        </w:rPr>
        <w:t xml:space="preserve"> and 4</w:t>
      </w:r>
      <w:r w:rsidR="00AA6C52" w:rsidRPr="001C6BC5">
        <w:rPr>
          <w:rFonts w:ascii="Arial" w:hAnsi="Arial" w:cs="Arial"/>
          <w:sz w:val="20"/>
          <w:szCs w:val="20"/>
          <w:vertAlign w:val="superscript"/>
        </w:rPr>
        <w:t>th</w:t>
      </w:r>
      <w:r w:rsidR="00AA6C52" w:rsidRPr="001C6BC5">
        <w:rPr>
          <w:rFonts w:ascii="Arial" w:hAnsi="Arial" w:cs="Arial"/>
          <w:sz w:val="20"/>
          <w:szCs w:val="20"/>
        </w:rPr>
        <w:t xml:space="preserve"> quartiles</w:t>
      </w:r>
      <w:r w:rsidRPr="001C6BC5">
        <w:rPr>
          <w:rFonts w:ascii="Arial" w:hAnsi="Arial" w:cs="Arial"/>
          <w:sz w:val="20"/>
          <w:szCs w:val="20"/>
        </w:rPr>
        <w:t xml:space="preserve">. We estimated DME use with emPOWER data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{"citationID":"U0aBvAdH","properties":{"formattedCitation":"(40)","plainCitation":"(40)","noteIndex":0},"citationItems":[{"id":260,"uris":["http://zotero.org/users/local/hHKggCUl/items/DEGGDVC8"],"itemData":{"id":260,"type":"webpage","title":"HHS emPOWER program platform","URL":"https://empowerprogram.hhs.gov/","accessed":{"date-parts":[["2024",1,3]]}}}],"schema":"https://github.com/citation-style-language/schema/raw/master/csl-citation.json"}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(40)</w:t>
      </w:r>
      <w:r w:rsidRPr="001C6BC5">
        <w:rPr>
          <w:rFonts w:ascii="Arial" w:hAnsi="Arial" w:cs="Arial"/>
          <w:sz w:val="20"/>
          <w:szCs w:val="20"/>
        </w:rPr>
        <w:fldChar w:fldCharType="end"/>
      </w:r>
      <w:r w:rsidRPr="001C6BC5">
        <w:rPr>
          <w:rFonts w:ascii="Arial" w:hAnsi="Arial" w:cs="Arial"/>
          <w:sz w:val="20"/>
          <w:szCs w:val="20"/>
        </w:rPr>
        <w:t>, which provide the number of</w:t>
      </w:r>
      <w:r w:rsidR="00BB074B">
        <w:rPr>
          <w:rFonts w:ascii="Arial" w:hAnsi="Arial" w:cs="Arial"/>
          <w:sz w:val="20"/>
          <w:szCs w:val="20"/>
        </w:rPr>
        <w:t xml:space="preserve"> DME users among</w:t>
      </w:r>
      <w:r w:rsidRPr="001C6BC5">
        <w:rPr>
          <w:rFonts w:ascii="Arial" w:hAnsi="Arial" w:cs="Arial"/>
          <w:sz w:val="20"/>
          <w:szCs w:val="20"/>
        </w:rPr>
        <w:t xml:space="preserve"> Medicare beneficiaries (all, including Fee-For-Service, Medicare Advantage, and those &lt;65) and the total number of beneficiaries by county. </w:t>
      </w:r>
    </w:p>
    <w:p w14:paraId="63A083C4" w14:textId="77777777" w:rsidR="00FF557E" w:rsidRPr="00FF557E" w:rsidRDefault="00FF557E" w:rsidP="00FF557E">
      <w:pPr>
        <w:spacing w:after="0" w:line="480" w:lineRule="auto"/>
        <w:ind w:firstLine="360"/>
        <w:rPr>
          <w:rFonts w:ascii="Arial" w:hAnsi="Arial" w:cs="Arial"/>
          <w:sz w:val="20"/>
          <w:szCs w:val="20"/>
        </w:rPr>
      </w:pPr>
      <w:r w:rsidRPr="00FF557E">
        <w:rPr>
          <w:rFonts w:ascii="Arial" w:hAnsi="Arial" w:cs="Arial"/>
          <w:sz w:val="20"/>
          <w:szCs w:val="20"/>
        </w:rPr>
        <w:t xml:space="preserve">Because power outage may affect health by exposing people to extreme indoor temperatures, we also aimed to test if the effect of power outage on CVD and respiratory hospitalizations changed further on anomalously hot and anomalously cold days. Because we are not aware of existing methods for distributed lags for interactions, we modeled the association between a single lag of power outage exposure and hospitalizations for these effect modification analyses. We selected lags that corresponded to the day with the highest effect estimate for each of our two outcomes. We used the same conditional Poisson model and case-crossover as in the main analysis. </w:t>
      </w:r>
    </w:p>
    <w:p w14:paraId="1FEBD7E9" w14:textId="77777777" w:rsidR="00FF557E" w:rsidRPr="00FF557E" w:rsidRDefault="00FF557E" w:rsidP="00FF557E">
      <w:pPr>
        <w:spacing w:after="0" w:line="480" w:lineRule="auto"/>
        <w:ind w:firstLine="360"/>
        <w:rPr>
          <w:rFonts w:ascii="Arial" w:hAnsi="Arial" w:cs="Arial"/>
          <w:sz w:val="20"/>
          <w:szCs w:val="20"/>
        </w:rPr>
      </w:pPr>
      <w:r w:rsidRPr="00FF557E">
        <w:rPr>
          <w:rFonts w:ascii="Arial" w:hAnsi="Arial" w:cs="Arial"/>
          <w:sz w:val="20"/>
          <w:szCs w:val="20"/>
        </w:rPr>
        <w:t>For CVD hospitalizations, we modelled the effect of 8+ hour power outage lagged by two days and same-day anomalously hot temperatures. To test for effect modification on hot days, we included a binary term for anomalously hot days and an interaction term between anomalously hot days and power outage. We conducted a separate analysis to assess for effect modification by cold, including a binary term for same-day anomalously cold days and an interaction term between anomalously cold days and lagged power outage. For respiratory hospitalizations, we took the same approach, but used same-day power outage rather than lagged exposure.</w:t>
      </w:r>
    </w:p>
    <w:p w14:paraId="02DC3E1D" w14:textId="41E332EC" w:rsidR="00D435E4" w:rsidRPr="001C6BC5" w:rsidRDefault="00FF557E" w:rsidP="00FF557E">
      <w:pPr>
        <w:spacing w:after="0" w:line="480" w:lineRule="auto"/>
        <w:ind w:firstLine="360"/>
        <w:rPr>
          <w:rFonts w:ascii="Arial" w:hAnsi="Arial" w:cs="Arial"/>
          <w:sz w:val="20"/>
          <w:szCs w:val="20"/>
        </w:rPr>
      </w:pPr>
      <w:r w:rsidRPr="00FF557E">
        <w:rPr>
          <w:rFonts w:ascii="Arial" w:hAnsi="Arial" w:cs="Arial"/>
          <w:sz w:val="20"/>
          <w:szCs w:val="20"/>
        </w:rPr>
        <w:t xml:space="preserve">To conduct these analyses, first, we identified anomalously hot and cold days using both a threshold and an absolute cutoff. The temperature on hot days had to fall above both the percentile-based threshold and absolute cutoff and below both for cold days. Using data from </w:t>
      </w:r>
      <w:r w:rsidRPr="00FF557E">
        <w:rPr>
          <w:rFonts w:ascii="Arial" w:hAnsi="Arial" w:cs="Arial"/>
          <w:sz w:val="20"/>
          <w:szCs w:val="20"/>
        </w:rPr>
        <w:lastRenderedPageBreak/>
        <w:t>1970-2010, we identified the 15th and 85th percentile temperatures for each county. We then categorized days in our study period (2018) as anomalously hot or cold if they were above the 85th or below the 15th percentile temperatures, and hotter than 24oC or colder than 0oC (absolute cutoffs), respectively</w:t>
      </w:r>
      <w:r>
        <w:rPr>
          <w:rFonts w:ascii="Arial" w:hAnsi="Arial" w:cs="Arial"/>
          <w:sz w:val="20"/>
          <w:szCs w:val="20"/>
        </w:rPr>
        <w:t>.</w:t>
      </w:r>
    </w:p>
    <w:p w14:paraId="2118E359" w14:textId="77777777" w:rsidR="001C6BC5" w:rsidRPr="001C6BC5" w:rsidRDefault="001C6BC5" w:rsidP="001C6BC5">
      <w:pPr>
        <w:spacing w:after="0" w:line="480" w:lineRule="auto"/>
        <w:ind w:firstLine="360"/>
        <w:rPr>
          <w:rFonts w:ascii="Arial" w:hAnsi="Arial" w:cs="Arial"/>
          <w:sz w:val="20"/>
          <w:szCs w:val="20"/>
        </w:rPr>
      </w:pPr>
    </w:p>
    <w:p w14:paraId="52D699C2" w14:textId="0FA58FC3"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analyses in R 4.4.1, using R packages </w:t>
      </w:r>
      <w:r w:rsidRPr="00D56843">
        <w:rPr>
          <w:rFonts w:ascii="Arial" w:hAnsi="Arial" w:cs="Arial"/>
          <w:i/>
          <w:iCs/>
          <w:sz w:val="20"/>
          <w:szCs w:val="20"/>
        </w:rPr>
        <w:t>gnm</w:t>
      </w:r>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{"citationID":"WRuETQSQ","properties":{"formattedCitation":"(41)","plainCitation":"(41)","noteIndex":0},"citationItems":[{"id":284,"uris":["http://zotero.org/users/local/hHKggCUl/items/2E4WRPEG"],"itemData":{"id":284,"type":"dataset","abstract":"Functions to specify and fit generalized nonlinear models, including models with multiplicative interaction terms such as the UNIDIFF model from sociology and the AMMI model from crop science, and many others.  Over-parameterized representations of models are used throughout; functions are provided for inference on estimable parameter combinations, as well as standard methods for diagnostics etc.","DOI":"10.32614/CRAN.package.gnm","language":"en","note":"Institution: Comprehensive R Archive Network\npage: 1.1-5","source":"DOI.org (Crossref)","title":"gnm: Generalized Nonlinear Models","title-short":"gnm","URL":"https://CRAN.R-project.org/package=gnm","author":[{"family":"Turner","given":"Heather"},{"family":"Firth","given":"David"}],"accessed":{"date-parts":[["2025",1,25]]},"issued":{"date-parts":[["2005",6,29]]}}}],"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(41)</w:t>
      </w:r>
      <w:r w:rsidRPr="001C6BC5">
        <w:rPr>
          <w:rFonts w:ascii="Arial" w:hAnsi="Arial" w:cs="Arial"/>
          <w:sz w:val="20"/>
          <w:szCs w:val="20"/>
        </w:rPr>
        <w:fldChar w:fldCharType="end"/>
      </w:r>
      <w:r w:rsidRPr="001C6BC5">
        <w:rPr>
          <w:rFonts w:ascii="Arial" w:hAnsi="Arial" w:cs="Arial"/>
          <w:sz w:val="20"/>
          <w:szCs w:val="20"/>
        </w:rPr>
        <w:t xml:space="preserve">, </w:t>
      </w:r>
      <w:r w:rsidRPr="00D56843">
        <w:rPr>
          <w:rFonts w:ascii="Arial" w:hAnsi="Arial" w:cs="Arial"/>
          <w:i/>
          <w:iCs/>
          <w:sz w:val="20"/>
          <w:szCs w:val="20"/>
        </w:rPr>
        <w:t>splines</w:t>
      </w:r>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{"citationID":"hpvKRVfB","properties":{"formattedCitation":"(42)","plainCitation":"(42)","noteIndex":0},"citationItems":[{"id":282,"uris":["http://zotero.org/users/local/hHKggCUl/items/Z3RI6IXZ"],"itemData":{"id":282,"type":"article-journal","abstract":"Splines are important tools for the ﬂexible modeling of curves and surfaces in regression analyses. Functions for constructing spline basis functions are available in R through the base package splines. When the curves to be modeled have known characteristics in monotonicity or curvature, more e</w:instrText>
      </w:r>
      <w:r w:rsidR="003C5498">
        <w:rPr>
          <w:rFonts w:ascii="Cambria Math" w:hAnsi="Cambria Math" w:cs="Cambria Math"/>
          <w:sz w:val="20"/>
          <w:szCs w:val="20"/>
        </w:rPr>
        <w:instrText>ﬃ</w:instrText>
      </w:r>
      <w:r w:rsidR="003C5498">
        <w:rPr>
          <w:rFonts w:ascii="Arial" w:hAnsi="Arial" w:cs="Arial"/>
          <w:sz w:val="20"/>
          <w:szCs w:val="20"/>
        </w:rPr>
        <w:instrText xml:space="preserve">cient statistical inferences are possible with shape-restricted splines. Such splines, however, are not available in the R package splines. The package splines2 provides easy-to-use shape-restricted spline basis functions, along with their derivatives and integrals which are important tools in many inference scenarios. It also provides additional splines and features that are not available in the splines package, such as periodic splines and generalized Bernstein polynomials. The usages of the functions are illustrated with shape-restricted regression, recurrent event data analysis, and extreme-value copulas.","container-title":"Journal of Data Science","DOI":"10.6339/21-JDS1020","ISSN":"1680-743X, 1683-8602","language":"en","page":"498-517","source":"DOI.org (Crossref)","title":"Shape-Restricted Regression Splines with R Package splines2","author":[{"family":"Wang","given":"Wenjie"},{"family":"Yan","given":"Jun"}],"issued":{"date-parts":[["2021"]]}}}],"schema":"https://github.com/citation-style-language/schema/raw/master/csl-citation.json"}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(42)</w:t>
      </w:r>
      <w:r w:rsidRPr="001C6BC5">
        <w:rPr>
          <w:rFonts w:ascii="Arial" w:hAnsi="Arial" w:cs="Arial"/>
          <w:sz w:val="20"/>
          <w:szCs w:val="20"/>
        </w:rPr>
        <w:fldChar w:fldCharType="end"/>
      </w:r>
      <w:r w:rsidRPr="001C6BC5">
        <w:rPr>
          <w:rFonts w:ascii="Arial" w:hAnsi="Arial" w:cs="Arial"/>
          <w:sz w:val="20"/>
          <w:szCs w:val="20"/>
        </w:rPr>
        <w:t xml:space="preserve">, and </w:t>
      </w:r>
      <w:r w:rsidRPr="00D56843">
        <w:rPr>
          <w:rFonts w:ascii="Arial" w:hAnsi="Arial" w:cs="Arial"/>
          <w:i/>
          <w:iCs/>
          <w:sz w:val="20"/>
          <w:szCs w:val="20"/>
        </w:rPr>
        <w:t>dlnm</w:t>
      </w:r>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{"citationID":"kexcwpZU","properties":{"formattedCitation":"(43)","plainCitation":"(43)","noteIndex":0},"citationItems":[{"id":280,"uris":["http://zotero.org/users/local/hHKggCUl/items/PCT3ARIL"],"itemData":{"id":280,"type":"article-journal","abstract":"Distributed lag non-linear models (DLNMs) represent a modeling framework to ﬂexibly describe associations showing potentially non-linear and delayed e</w:instrText>
      </w:r>
      <w:r w:rsidR="003C5498">
        <w:rPr>
          <w:rFonts w:ascii="Cambria Math" w:hAnsi="Cambria Math" w:cs="Cambria Math"/>
          <w:sz w:val="20"/>
          <w:szCs w:val="20"/>
        </w:rPr>
        <w:instrText>ﬀ</w:instrText>
      </w:r>
      <w:r w:rsidR="003C5498">
        <w:rPr>
          <w:rFonts w:ascii="Arial" w:hAnsi="Arial" w:cs="Arial"/>
          <w:sz w:val="20"/>
          <w:szCs w:val="20"/>
        </w:rPr>
        <w:instrText>ects in time series data. This methodology rests on the deﬁnition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w:instrText>
      </w:r>
      <w:r w:rsidR="003C5498">
        <w:rPr>
          <w:rFonts w:ascii="Cambria Math" w:hAnsi="Cambria Math" w:cs="Cambria Math"/>
          <w:sz w:val="20"/>
          <w:szCs w:val="20"/>
        </w:rPr>
        <w:instrText>ﬀ</w:instrText>
      </w:r>
      <w:r w:rsidR="003C5498">
        <w:rPr>
          <w:rFonts w:ascii="Arial" w:hAnsi="Arial" w:cs="Arial"/>
          <w:sz w:val="20"/>
          <w:szCs w:val="20"/>
        </w:rPr>
        <w:instrText xml:space="preserve">ers an overview of the capabilities of the package, describing the conceptual and practical steps to specify and interpret DLNMs with an example of application to real data.","container-title":"Journal of Statistical Software","DOI":"10.18637/jss.v043.i08","ISSN":"1548-7660","issue":"8","journalAbbreviation":"J. Stat. Soft.","language":"en","source":"DOI.org (Crossref)","title":"Distributed Lag Linear and Non-Linear Models in &lt;i&gt;R&lt;/i&gt; : The Package &lt;b&gt;dlnm&lt;/b&gt;","title-short":"Distributed Lag Linear and Non-Linear Models in &lt;i&gt;R&lt;/i&gt;","URL":"http://www.jstatsoft.org/v43/i08/","volume":"43","author":[{"family":"Gasparrini","given":"Antonio"}],"accessed":{"date-parts":[["2025",1,25]]},"issued":{"date-parts":[["2011"]]}}}],"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(43)</w:t>
      </w:r>
      <w:r w:rsidRPr="001C6BC5">
        <w:rPr>
          <w:rFonts w:ascii="Arial" w:hAnsi="Arial" w:cs="Arial"/>
          <w:sz w:val="20"/>
          <w:szCs w:val="20"/>
        </w:rPr>
        <w:fldChar w:fldCharType="end"/>
      </w:r>
      <w:r w:rsidRPr="001C6BC5">
        <w:rPr>
          <w:rFonts w:ascii="Arial" w:hAnsi="Arial" w:cs="Arial"/>
          <w:sz w:val="20"/>
          <w:szCs w:val="20"/>
        </w:rPr>
        <w:t>.</w:t>
      </w:r>
      <w:r w:rsidR="00FC704C">
        <w:rPr>
          <w:rFonts w:ascii="Arial" w:hAnsi="Arial" w:cs="Arial"/>
          <w:sz w:val="20"/>
          <w:szCs w:val="20"/>
        </w:rPr>
        <w:t xml:space="preserve"> Our </w:t>
      </w:r>
      <w:r w:rsidR="00D56843">
        <w:rPr>
          <w:rFonts w:ascii="Arial" w:hAnsi="Arial" w:cs="Arial"/>
          <w:sz w:val="20"/>
          <w:szCs w:val="20"/>
        </w:rPr>
        <w:t>analysis code</w:t>
      </w:r>
      <w:r w:rsidR="00FC704C">
        <w:rPr>
          <w:rFonts w:ascii="Arial" w:hAnsi="Arial" w:cs="Arial"/>
          <w:sz w:val="20"/>
          <w:szCs w:val="20"/>
        </w:rPr>
        <w:t xml:space="preserve"> is available at </w:t>
      </w:r>
      <w:hyperlink r:id="rId11" w:history="1">
        <w:r w:rsidR="00655FD6" w:rsidRPr="00F47698">
          <w:rPr>
            <w:rStyle w:val="Hyperlink"/>
            <w:rFonts w:ascii="Arial" w:hAnsi="Arial" w:cs="Arial"/>
            <w:sz w:val="20"/>
            <w:szCs w:val="20"/>
          </w:rPr>
          <w:t>https://github.com/NSAPH-Projects/power_outage_national_cvd_hosp</w:t>
        </w:r>
      </w:hyperlink>
      <w:r w:rsidR="00EC448E">
        <w:rPr>
          <w:rFonts w:ascii="Arial" w:hAnsi="Arial" w:cs="Arial"/>
          <w:sz w:val="20"/>
          <w:szCs w:val="20"/>
        </w:rPr>
        <w:t>.</w:t>
      </w:r>
    </w:p>
    <w:p w14:paraId="22DD1180" w14:textId="77777777" w:rsidR="00655FD6" w:rsidRDefault="00655FD6" w:rsidP="001C6BC5">
      <w:pPr>
        <w:spacing w:after="0" w:line="480" w:lineRule="auto"/>
        <w:ind w:firstLine="360"/>
        <w:rPr>
          <w:rFonts w:ascii="Arial" w:hAnsi="Arial" w:cs="Arial"/>
          <w:sz w:val="20"/>
          <w:szCs w:val="20"/>
        </w:rPr>
      </w:pPr>
    </w:p>
    <w:p w14:paraId="5FFD4AF9" w14:textId="77777777" w:rsidR="00655FD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r w:rsidRPr="002A2B23">
        <w:rPr>
          <w:rFonts w:ascii="Arial" w:hAnsi="Arial" w:cs="Arial"/>
          <w:b/>
          <w:color w:val="000000"/>
          <w:sz w:val="20"/>
          <w:szCs w:val="20"/>
        </w:rPr>
        <w:t>Results</w:t>
      </w:r>
    </w:p>
    <w:p w14:paraId="13322660" w14:textId="77777777" w:rsidR="00655FD6" w:rsidRPr="00CC59F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p>
    <w:p w14:paraId="05F6E448"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 xml:space="preserve">In this 2018 county-level case-crossover analysis, we used daily county-level counts of total urgent and emergency CVD and respiratory related hospitalizations and power outage exposure in a conditional Poisson model to estimate the association between power outage exposure and hospitalization rates up to 1 week later. We considered a county-day exposed to power outage if </w:t>
      </w:r>
      <w:r w:rsidRPr="0003119E">
        <w:rPr>
          <w:rFonts w:ascii="Arial" w:eastAsia="Garamond" w:hAnsi="Arial" w:cs="Arial"/>
          <w:sz w:val="20"/>
          <w:szCs w:val="20"/>
        </w:rPr>
        <w:t>≥</w:t>
      </w:r>
      <w:r w:rsidRPr="0003119E">
        <w:rPr>
          <w:rFonts w:ascii="Arial" w:hAnsi="Arial" w:cs="Arial"/>
          <w:sz w:val="20"/>
          <w:szCs w:val="20"/>
        </w:rPr>
        <w:t>1%</w:t>
      </w:r>
      <w:r>
        <w:rPr>
          <w:rFonts w:ascii="Arial" w:hAnsi="Arial" w:cs="Arial"/>
          <w:sz w:val="20"/>
          <w:szCs w:val="20"/>
        </w:rPr>
        <w:t xml:space="preserve"> of county customers were without power for 8 or more consecutive hours. </w:t>
      </w:r>
    </w:p>
    <w:p w14:paraId="6BA0427E" w14:textId="6EDBCF00" w:rsidR="00655FD6" w:rsidRPr="002A2B23" w:rsidRDefault="0075484D" w:rsidP="00655FD6">
      <w:pPr>
        <w:spacing w:after="0" w:line="480" w:lineRule="auto"/>
        <w:ind w:firstLine="720"/>
        <w:rPr>
          <w:rFonts w:ascii="Arial" w:hAnsi="Arial" w:cs="Arial"/>
          <w:sz w:val="20"/>
          <w:szCs w:val="20"/>
        </w:rPr>
      </w:pPr>
      <w:r w:rsidRPr="0075484D">
        <w:rPr>
          <w:rFonts w:ascii="Arial" w:hAnsi="Arial" w:cs="Arial"/>
          <w:sz w:val="20"/>
          <w:szCs w:val="20"/>
        </w:rPr>
        <w:t>We included 2,161 US counties, covering 71.1% of older adult Medicare Fee-For-Service beneficiaries age</w:t>
      </w:r>
      <w:r w:rsidR="001073D8">
        <w:rPr>
          <w:rFonts w:ascii="Arial" w:hAnsi="Arial" w:cs="Arial"/>
          <w:sz w:val="20"/>
          <w:szCs w:val="20"/>
        </w:rPr>
        <w:t>d</w:t>
      </w:r>
      <w:r w:rsidRPr="0075484D">
        <w:rPr>
          <w:rFonts w:ascii="Arial" w:hAnsi="Arial" w:cs="Arial"/>
          <w:sz w:val="20"/>
          <w:szCs w:val="20"/>
        </w:rPr>
        <w:t xml:space="preserve"> 65+ (N = 23,645,101). These counties experienced a median of 2 (IQR = 4; 5th percentile = 0; 95th percentile = 15) 8+ hour power outages affecting ≥1% of customers in 2018 (Figure 1).</w:t>
      </w:r>
      <w:r>
        <w:rPr>
          <w:rFonts w:ascii="Arial" w:hAnsi="Arial" w:cs="Arial"/>
          <w:sz w:val="20"/>
          <w:szCs w:val="20"/>
        </w:rPr>
        <w:t xml:space="preserve"> </w:t>
      </w:r>
      <w:r w:rsidR="00655FD6" w:rsidRPr="0003119E">
        <w:rPr>
          <w:rFonts w:ascii="Arial" w:hAnsi="Arial" w:cs="Arial"/>
          <w:sz w:val="20"/>
          <w:szCs w:val="20"/>
        </w:rPr>
        <w:t>The number of</w:t>
      </w:r>
      <w:r w:rsidR="00655FD6" w:rsidRPr="002A2B23">
        <w:rPr>
          <w:rFonts w:ascii="Arial" w:hAnsi="Arial" w:cs="Arial"/>
          <w:sz w:val="20"/>
          <w:szCs w:val="20"/>
        </w:rPr>
        <w:t xml:space="preserve"> Medicare Fee-For-Service beneficiaries per county ranged from </w:t>
      </w:r>
      <w:r w:rsidR="00655FD6" w:rsidRPr="004B433E">
        <w:rPr>
          <w:rFonts w:ascii="Arial" w:hAnsi="Arial" w:cs="Arial"/>
          <w:sz w:val="20"/>
          <w:szCs w:val="20"/>
        </w:rPr>
        <w:t>8 to 252,004</w:t>
      </w:r>
      <w:r w:rsidR="00655FD6">
        <w:rPr>
          <w:rFonts w:ascii="Arial" w:hAnsi="Arial" w:cs="Arial"/>
          <w:sz w:val="20"/>
          <w:szCs w:val="20"/>
        </w:rPr>
        <w:t>, and o</w:t>
      </w:r>
      <w:r w:rsidR="00655FD6" w:rsidRPr="002A2B23">
        <w:rPr>
          <w:rFonts w:ascii="Arial" w:hAnsi="Arial" w:cs="Arial"/>
          <w:sz w:val="20"/>
          <w:szCs w:val="20"/>
        </w:rPr>
        <w:t xml:space="preserve">utages affecting </w:t>
      </w:r>
      <w:r w:rsidR="00655FD6" w:rsidRPr="002A2B23">
        <w:rPr>
          <w:rFonts w:ascii="Arial" w:eastAsia="Garamond" w:hAnsi="Arial" w:cs="Arial"/>
          <w:sz w:val="20"/>
          <w:szCs w:val="20"/>
        </w:rPr>
        <w:t>≥1% of county customers on average</w:t>
      </w:r>
      <w:r w:rsidR="00655FD6">
        <w:rPr>
          <w:rFonts w:ascii="Arial" w:eastAsia="Garamond" w:hAnsi="Arial" w:cs="Arial"/>
          <w:sz w:val="20"/>
          <w:szCs w:val="20"/>
        </w:rPr>
        <w:t xml:space="preserve"> impacted</w:t>
      </w:r>
      <w:r w:rsidR="00655FD6" w:rsidRPr="002A2B23">
        <w:rPr>
          <w:rFonts w:ascii="Arial" w:hAnsi="Arial" w:cs="Arial"/>
          <w:sz w:val="20"/>
          <w:szCs w:val="20"/>
        </w:rPr>
        <w:t xml:space="preserve"> </w:t>
      </w:r>
      <w:r w:rsidR="00655FD6" w:rsidRPr="00526BAC">
        <w:rPr>
          <w:rFonts w:ascii="Arial" w:eastAsia="Garamond" w:hAnsi="Arial" w:cs="Arial"/>
          <w:sz w:val="20"/>
          <w:szCs w:val="20"/>
        </w:rPr>
        <w:t>≥</w:t>
      </w:r>
      <w:r w:rsidR="00655FD6" w:rsidRPr="00526BAC">
        <w:rPr>
          <w:rFonts w:ascii="Arial" w:hAnsi="Arial" w:cs="Arial"/>
          <w:sz w:val="20"/>
          <w:szCs w:val="20"/>
        </w:rPr>
        <w:t>106</w:t>
      </w:r>
      <w:r w:rsidR="00655FD6" w:rsidRPr="002A2B23">
        <w:rPr>
          <w:rFonts w:ascii="Arial" w:hAnsi="Arial" w:cs="Arial"/>
          <w:sz w:val="20"/>
          <w:szCs w:val="20"/>
        </w:rPr>
        <w:t xml:space="preserve"> beneficiaries. </w:t>
      </w:r>
      <w:r w:rsidR="00655FD6">
        <w:rPr>
          <w:rFonts w:ascii="Arial" w:hAnsi="Arial" w:cs="Arial"/>
          <w:sz w:val="20"/>
          <w:szCs w:val="20"/>
        </w:rPr>
        <w:t>1.3%</w:t>
      </w:r>
      <w:r w:rsidR="00655FD6" w:rsidRPr="002A2B23">
        <w:rPr>
          <w:rFonts w:ascii="Arial" w:hAnsi="Arial" w:cs="Arial"/>
          <w:sz w:val="20"/>
          <w:szCs w:val="20"/>
        </w:rPr>
        <w:t xml:space="preserve"> of county-</w:t>
      </w:r>
      <w:r w:rsidR="00655FD6">
        <w:rPr>
          <w:rFonts w:ascii="Arial" w:hAnsi="Arial" w:cs="Arial"/>
          <w:sz w:val="20"/>
          <w:szCs w:val="20"/>
        </w:rPr>
        <w:t>person-</w:t>
      </w:r>
      <w:r w:rsidR="00655FD6" w:rsidRPr="002A2B23">
        <w:rPr>
          <w:rFonts w:ascii="Arial" w:hAnsi="Arial" w:cs="Arial"/>
          <w:sz w:val="20"/>
          <w:szCs w:val="20"/>
        </w:rPr>
        <w:t xml:space="preserve">days </w:t>
      </w:r>
      <w:r w:rsidR="00655FD6">
        <w:rPr>
          <w:rFonts w:ascii="Arial" w:hAnsi="Arial" w:cs="Arial"/>
          <w:sz w:val="20"/>
          <w:szCs w:val="20"/>
        </w:rPr>
        <w:t>had</w:t>
      </w:r>
      <w:r w:rsidR="00655FD6" w:rsidRPr="002A2B23">
        <w:rPr>
          <w:rFonts w:ascii="Arial" w:hAnsi="Arial" w:cs="Arial"/>
          <w:sz w:val="20"/>
          <w:szCs w:val="20"/>
        </w:rPr>
        <w:t xml:space="preserve"> a power </w:t>
      </w:r>
      <w:r w:rsidR="00655FD6" w:rsidRPr="00B34160">
        <w:rPr>
          <w:rFonts w:ascii="Arial" w:hAnsi="Arial" w:cs="Arial"/>
          <w:sz w:val="20"/>
          <w:szCs w:val="20"/>
        </w:rPr>
        <w:t>outage (n=</w:t>
      </w:r>
      <w:r w:rsidR="00655FD6">
        <w:rPr>
          <w:rFonts w:ascii="Arial" w:hAnsi="Arial" w:cs="Arial"/>
          <w:sz w:val="20"/>
          <w:szCs w:val="20"/>
        </w:rPr>
        <w:t>23</w:t>
      </w:r>
      <w:r w:rsidR="00655FD6" w:rsidRPr="00B34160">
        <w:rPr>
          <w:rFonts w:ascii="Arial" w:hAnsi="Arial" w:cs="Arial"/>
          <w:sz w:val="20"/>
          <w:szCs w:val="20"/>
        </w:rPr>
        <w:t>,</w:t>
      </w:r>
      <w:r w:rsidR="00655FD6">
        <w:rPr>
          <w:rFonts w:ascii="Arial" w:hAnsi="Arial" w:cs="Arial"/>
          <w:sz w:val="20"/>
          <w:szCs w:val="20"/>
        </w:rPr>
        <w:t>645,101</w:t>
      </w:r>
      <w:r w:rsidR="00655FD6" w:rsidRPr="00B34160">
        <w:rPr>
          <w:rFonts w:ascii="Arial" w:hAnsi="Arial" w:cs="Arial"/>
          <w:sz w:val="20"/>
          <w:szCs w:val="20"/>
        </w:rPr>
        <w:t xml:space="preserve"> county-</w:t>
      </w:r>
      <w:r w:rsidR="00655FD6">
        <w:rPr>
          <w:rFonts w:ascii="Arial" w:hAnsi="Arial" w:cs="Arial"/>
          <w:sz w:val="20"/>
          <w:szCs w:val="20"/>
        </w:rPr>
        <w:t>person-</w:t>
      </w:r>
      <w:r w:rsidR="00655FD6" w:rsidRPr="00B34160">
        <w:rPr>
          <w:rFonts w:ascii="Arial" w:hAnsi="Arial" w:cs="Arial"/>
          <w:sz w:val="20"/>
          <w:szCs w:val="20"/>
        </w:rPr>
        <w:t>days) (</w:t>
      </w:r>
      <w:r w:rsidR="00655FD6" w:rsidRPr="00B34160">
        <w:rPr>
          <w:rFonts w:ascii="Arial" w:hAnsi="Arial" w:cs="Arial"/>
          <w:b/>
          <w:bCs/>
          <w:sz w:val="20"/>
          <w:szCs w:val="20"/>
        </w:rPr>
        <w:t>Table</w:t>
      </w:r>
      <w:r w:rsidR="00655FD6" w:rsidRPr="002A2B23">
        <w:rPr>
          <w:rFonts w:ascii="Arial" w:hAnsi="Arial" w:cs="Arial"/>
          <w:b/>
          <w:bCs/>
          <w:sz w:val="20"/>
          <w:szCs w:val="20"/>
        </w:rPr>
        <w:t xml:space="preserve"> 1</w:t>
      </w:r>
      <w:r w:rsidR="00655FD6" w:rsidRPr="002A2B23">
        <w:rPr>
          <w:rFonts w:ascii="Arial" w:hAnsi="Arial" w:cs="Arial"/>
          <w:sz w:val="20"/>
          <w:szCs w:val="20"/>
        </w:rPr>
        <w:t>). On average, more outages</w:t>
      </w:r>
      <w:r w:rsidR="00655FD6">
        <w:rPr>
          <w:rFonts w:ascii="Arial" w:hAnsi="Arial" w:cs="Arial"/>
          <w:sz w:val="20"/>
          <w:szCs w:val="20"/>
        </w:rPr>
        <w:t xml:space="preserve"> occurred on colder and windier days</w:t>
      </w:r>
      <w:r w:rsidR="00655FD6" w:rsidRPr="002A2B23">
        <w:rPr>
          <w:rFonts w:ascii="Arial" w:hAnsi="Arial" w:cs="Arial"/>
          <w:sz w:val="20"/>
          <w:szCs w:val="20"/>
        </w:rPr>
        <w:t xml:space="preserve"> (</w:t>
      </w:r>
      <w:r w:rsidR="00655FD6" w:rsidRPr="002A2B23">
        <w:rPr>
          <w:rFonts w:ascii="Arial" w:hAnsi="Arial" w:cs="Arial"/>
          <w:b/>
          <w:bCs/>
          <w:sz w:val="20"/>
          <w:szCs w:val="20"/>
        </w:rPr>
        <w:t>Supplemental Table 1)</w:t>
      </w:r>
      <w:r w:rsidR="00655FD6" w:rsidRPr="002A2B23">
        <w:rPr>
          <w:rFonts w:ascii="Arial" w:hAnsi="Arial" w:cs="Arial"/>
          <w:sz w:val="20"/>
          <w:szCs w:val="20"/>
        </w:rPr>
        <w:t>.</w:t>
      </w:r>
    </w:p>
    <w:p w14:paraId="7E23DFA5" w14:textId="77777777" w:rsidR="00655FD6" w:rsidRPr="002A2B23" w:rsidRDefault="00655FD6" w:rsidP="00655FD6">
      <w:pPr>
        <w:spacing w:after="0" w:line="480" w:lineRule="auto"/>
        <w:ind w:firstLine="720"/>
        <w:rPr>
          <w:rFonts w:ascii="Arial" w:hAnsi="Arial" w:cs="Arial"/>
          <w:sz w:val="20"/>
          <w:szCs w:val="20"/>
        </w:rPr>
      </w:pPr>
      <w:r>
        <w:rPr>
          <w:rFonts w:ascii="Arial" w:hAnsi="Arial" w:cs="Arial"/>
          <w:sz w:val="20"/>
          <w:szCs w:val="20"/>
        </w:rPr>
        <w:t>The 2018 mean annual CVD hospitalization rate was 1,351 per 10,000 beneficiaries, and the respiratory rate was 805 per 10,000 beneficiaries</w:t>
      </w:r>
      <w:r w:rsidRPr="002A2B23" w:rsidDel="00565BF5">
        <w:rPr>
          <w:rFonts w:ascii="Arial" w:hAnsi="Arial" w:cs="Arial"/>
          <w:sz w:val="20"/>
          <w:szCs w:val="20"/>
        </w:rPr>
        <w:t xml:space="preserve"> </w:t>
      </w:r>
      <w:r w:rsidRPr="002A2B23">
        <w:rPr>
          <w:rFonts w:ascii="Arial" w:hAnsi="Arial" w:cs="Arial"/>
          <w:sz w:val="20"/>
          <w:szCs w:val="20"/>
        </w:rPr>
        <w:t>(</w:t>
      </w:r>
      <w:r w:rsidRPr="002A2B23">
        <w:rPr>
          <w:rFonts w:ascii="Arial" w:hAnsi="Arial" w:cs="Arial"/>
          <w:b/>
          <w:bCs/>
          <w:sz w:val="20"/>
          <w:szCs w:val="20"/>
        </w:rPr>
        <w:t>Figure 1</w:t>
      </w:r>
      <w:r w:rsidRPr="002A2B23">
        <w:rPr>
          <w:rFonts w:ascii="Arial" w:hAnsi="Arial" w:cs="Arial"/>
          <w:sz w:val="20"/>
          <w:szCs w:val="20"/>
        </w:rPr>
        <w:t xml:space="preserve">). The most common causes of emergency CVD hospitalization were primary hypertension (I10), hypertensive heart and chronic </w:t>
      </w:r>
      <w:r w:rsidRPr="002A2B23">
        <w:rPr>
          <w:rFonts w:ascii="Arial" w:hAnsi="Arial" w:cs="Arial"/>
          <w:sz w:val="20"/>
          <w:szCs w:val="20"/>
        </w:rPr>
        <w:lastRenderedPageBreak/>
        <w:t>kidney disease with heart failure (I30), and hypertensive heart disease with heart failure (I110).</w:t>
      </w:r>
      <w:r w:rsidRPr="002A2B23">
        <w:rPr>
          <w:rStyle w:val="hgkelc"/>
          <w:rFonts w:ascii="Arial" w:hAnsi="Arial" w:cs="Arial"/>
          <w:sz w:val="20"/>
          <w:szCs w:val="20"/>
          <w:lang w:val="en"/>
        </w:rPr>
        <w:t xml:space="preserve"> </w:t>
      </w:r>
      <w:r w:rsidRPr="002A2B23">
        <w:rPr>
          <w:rFonts w:ascii="Arial" w:hAnsi="Arial" w:cs="Arial"/>
          <w:sz w:val="20"/>
          <w:szCs w:val="20"/>
        </w:rPr>
        <w:t xml:space="preserve">The most common causes of emergency respiratory hospitalization were acute respiratory failure with hypoxia (J96.01), acute COPD exacerbation (J44.1), and unspecified COPD (J44.9). </w:t>
      </w:r>
    </w:p>
    <w:p w14:paraId="4147B128" w14:textId="77777777" w:rsidR="00655FD6" w:rsidRDefault="00655FD6" w:rsidP="00655FD6">
      <w:pPr>
        <w:spacing w:after="0" w:line="480" w:lineRule="auto"/>
        <w:rPr>
          <w:rFonts w:ascii="Arial" w:hAnsi="Arial" w:cs="Arial"/>
          <w:b/>
          <w:bCs/>
          <w:sz w:val="20"/>
          <w:szCs w:val="20"/>
        </w:rPr>
      </w:pPr>
    </w:p>
    <w:p w14:paraId="76641AE1" w14:textId="77777777" w:rsidR="00655FD6" w:rsidRPr="004C627C" w:rsidRDefault="00655FD6" w:rsidP="00655FD6">
      <w:pPr>
        <w:spacing w:after="0" w:line="480" w:lineRule="auto"/>
        <w:rPr>
          <w:rFonts w:ascii="Arial" w:hAnsi="Arial" w:cs="Arial"/>
          <w:sz w:val="20"/>
          <w:szCs w:val="20"/>
          <w:u w:val="single"/>
        </w:rPr>
      </w:pPr>
      <w:r w:rsidRPr="004C627C">
        <w:rPr>
          <w:rFonts w:ascii="Arial" w:hAnsi="Arial" w:cs="Arial"/>
          <w:sz w:val="20"/>
          <w:szCs w:val="20"/>
          <w:u w:val="single"/>
        </w:rPr>
        <w:t>CVD hospitalizations</w:t>
      </w:r>
    </w:p>
    <w:p w14:paraId="7968114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286C1EC6" w14:textId="77777777" w:rsidR="00655FD6" w:rsidRDefault="00655FD6" w:rsidP="00655FD6">
      <w:pPr>
        <w:spacing w:after="0" w:line="480" w:lineRule="auto"/>
        <w:rPr>
          <w:rFonts w:ascii="Arial" w:hAnsi="Arial" w:cs="Arial"/>
          <w:sz w:val="20"/>
          <w:szCs w:val="20"/>
        </w:rPr>
      </w:pPr>
    </w:p>
    <w:p w14:paraId="56E55224" w14:textId="01A12CEA" w:rsidR="00655FD6" w:rsidRPr="002F0786" w:rsidRDefault="00655FD6" w:rsidP="00655FD6">
      <w:pPr>
        <w:spacing w:after="0" w:line="480" w:lineRule="auto"/>
        <w:rPr>
          <w:rFonts w:ascii="Arial" w:hAnsi="Arial" w:cs="Arial"/>
          <w:sz w:val="20"/>
          <w:szCs w:val="20"/>
        </w:rPr>
      </w:pPr>
      <w:r w:rsidRPr="002A2B23">
        <w:rPr>
          <w:rFonts w:ascii="Arial" w:hAnsi="Arial" w:cs="Arial"/>
          <w:sz w:val="20"/>
          <w:szCs w:val="20"/>
        </w:rPr>
        <w:tab/>
        <w:t>In our main analysis</w:t>
      </w:r>
      <w:r w:rsidR="007876D9">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we used a case-crossover design with a conditional Poisson</w:t>
      </w:r>
      <w:r w:rsidRPr="002A2B23">
        <w:rPr>
          <w:rFonts w:ascii="Arial" w:hAnsi="Arial" w:cs="Arial"/>
          <w:sz w:val="20"/>
          <w:szCs w:val="20"/>
        </w:rPr>
        <w:t xml:space="preserve"> </w:t>
      </w:r>
      <w:r>
        <w:rPr>
          <w:rFonts w:ascii="Arial" w:hAnsi="Arial" w:cs="Arial"/>
          <w:sz w:val="20"/>
          <w:szCs w:val="20"/>
        </w:rPr>
        <w:t xml:space="preserve">model to test </w:t>
      </w:r>
      <w:r w:rsidRPr="002A2B23">
        <w:rPr>
          <w:rFonts w:ascii="Arial" w:hAnsi="Arial" w:cs="Arial"/>
          <w:sz w:val="20"/>
          <w:szCs w:val="20"/>
        </w:rPr>
        <w:t xml:space="preserve">the </w:t>
      </w:r>
      <w:r>
        <w:rPr>
          <w:rFonts w:ascii="Arial" w:hAnsi="Arial" w:cs="Arial"/>
          <w:sz w:val="20"/>
          <w:szCs w:val="20"/>
        </w:rPr>
        <w:t>association between</w:t>
      </w:r>
      <w:r w:rsidRPr="002A2B23">
        <w:rPr>
          <w:rFonts w:ascii="Arial" w:hAnsi="Arial" w:cs="Arial"/>
          <w:sz w:val="20"/>
          <w:szCs w:val="20"/>
        </w:rPr>
        <w:t xml:space="preserve"> 8+ hour power outage </w:t>
      </w:r>
      <w:r>
        <w:rPr>
          <w:rFonts w:ascii="Arial" w:hAnsi="Arial" w:cs="Arial"/>
          <w:sz w:val="20"/>
          <w:szCs w:val="20"/>
        </w:rPr>
        <w:t>and</w:t>
      </w:r>
      <w:r w:rsidRPr="002A2B23">
        <w:rPr>
          <w:rFonts w:ascii="Arial" w:hAnsi="Arial" w:cs="Arial"/>
          <w:sz w:val="20"/>
          <w:szCs w:val="20"/>
        </w:rPr>
        <w:t xml:space="preserve"> emergency CVD hospitalization rates up to 1 week after power outage exposure</w:t>
      </w:r>
      <w:r>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w:t>
      </w:r>
      <w:r w:rsidRPr="002A2B23">
        <w:rPr>
          <w:rFonts w:ascii="Arial" w:hAnsi="Arial" w:cs="Arial"/>
          <w:sz w:val="20"/>
          <w:szCs w:val="20"/>
        </w:rPr>
        <w:t xml:space="preserve">e found increases in CVD-related hospitalizations 1-3 </w:t>
      </w:r>
      <w:r w:rsidR="00F36F8D">
        <w:rPr>
          <w:rFonts w:ascii="Arial" w:hAnsi="Arial" w:cs="Arial"/>
          <w:sz w:val="20"/>
          <w:szCs w:val="20"/>
        </w:rPr>
        <w:t>days</w:t>
      </w:r>
      <w:r w:rsidRPr="002A2B23">
        <w:rPr>
          <w:rFonts w:ascii="Arial" w:hAnsi="Arial" w:cs="Arial"/>
          <w:sz w:val="20"/>
          <w:szCs w:val="20"/>
        </w:rPr>
        <w:t xml:space="preserve"> after power outage </w:t>
      </w:r>
      <w:r w:rsidRPr="002F0786">
        <w:rPr>
          <w:rFonts w:ascii="Arial" w:hAnsi="Arial" w:cs="Arial"/>
          <w:sz w:val="20"/>
          <w:szCs w:val="20"/>
        </w:rPr>
        <w:t>exposure (</w:t>
      </w:r>
      <w:r w:rsidRPr="002F0786">
        <w:rPr>
          <w:rFonts w:ascii="Arial" w:hAnsi="Arial" w:cs="Arial"/>
          <w:b/>
          <w:bCs/>
          <w:sz w:val="20"/>
          <w:szCs w:val="20"/>
        </w:rPr>
        <w:t>Figure 2</w:t>
      </w:r>
      <w:r w:rsidRPr="002F0786">
        <w:rPr>
          <w:rFonts w:ascii="Arial" w:hAnsi="Arial" w:cs="Arial"/>
          <w:sz w:val="20"/>
          <w:szCs w:val="20"/>
        </w:rPr>
        <w:t xml:space="preserve">). Outage exposure was not associated with increased hospitalizations on other lag days. One day following power outage exposure, the CVD hospitalization rate was, on average, 2.0% (95% CI: </w:t>
      </w:r>
      <w:r w:rsidRPr="002F0786">
        <w:rPr>
          <w:rFonts w:ascii="Arial" w:hAnsi="Arial" w:cs="Arial"/>
          <w:color w:val="000000"/>
          <w:sz w:val="20"/>
          <w:szCs w:val="20"/>
        </w:rPr>
        <w:t>1.3%, 2.6%)</w:t>
      </w:r>
      <w:r w:rsidRPr="002F0786">
        <w:rPr>
          <w:rFonts w:ascii="Arial" w:hAnsi="Arial" w:cs="Arial"/>
          <w:sz w:val="20"/>
          <w:szCs w:val="20"/>
        </w:rPr>
        <w:t xml:space="preserve"> higher compared to days after no exposure (</w:t>
      </w:r>
      <w:r w:rsidRPr="002F0786">
        <w:rPr>
          <w:rFonts w:ascii="Arial" w:hAnsi="Arial" w:cs="Arial"/>
          <w:b/>
          <w:bCs/>
          <w:sz w:val="20"/>
          <w:szCs w:val="20"/>
        </w:rPr>
        <w:t>Supplemental Table 1</w:t>
      </w:r>
      <w:r w:rsidRPr="002F0786">
        <w:rPr>
          <w:rFonts w:ascii="Arial" w:hAnsi="Arial" w:cs="Arial"/>
          <w:sz w:val="20"/>
          <w:szCs w:val="20"/>
        </w:rPr>
        <w:t xml:space="preserve">).  </w:t>
      </w:r>
    </w:p>
    <w:p w14:paraId="03415112" w14:textId="0F67639F" w:rsidR="00C96CBB" w:rsidRPr="002A2B23" w:rsidRDefault="00C96CBB" w:rsidP="00655FD6">
      <w:pPr>
        <w:spacing w:after="0" w:line="480" w:lineRule="auto"/>
        <w:rPr>
          <w:rFonts w:ascii="Arial" w:hAnsi="Arial" w:cs="Arial"/>
          <w:sz w:val="20"/>
          <w:szCs w:val="20"/>
        </w:rPr>
      </w:pPr>
      <w:r w:rsidRPr="00C96CBB">
        <w:rPr>
          <w:rFonts w:ascii="Arial" w:hAnsi="Arial" w:cs="Arial"/>
          <w:sz w:val="20"/>
          <w:szCs w:val="20"/>
        </w:rPr>
        <w:tab/>
        <w:t xml:space="preserve">We also analyzed larger outages affecting ≥3% or ≥5% of county customers. Outages affecting ≥3% of county customers </w:t>
      </w:r>
      <w:r w:rsidR="001073D8">
        <w:rPr>
          <w:rFonts w:ascii="Arial" w:hAnsi="Arial" w:cs="Arial"/>
          <w:sz w:val="20"/>
          <w:szCs w:val="20"/>
        </w:rPr>
        <w:t>had a stronger association with</w:t>
      </w:r>
      <w:r w:rsidRPr="00C96CBB">
        <w:rPr>
          <w:rFonts w:ascii="Arial" w:hAnsi="Arial" w:cs="Arial"/>
          <w:sz w:val="20"/>
          <w:szCs w:val="20"/>
        </w:rPr>
        <w:t xml:space="preserve"> next-day CVD hospitalization rates than outages affecting ≥1% of county customers (Figure 2). Outages affecting ≥5% of customers were associated with even higher next-day hospitalization rates compared to outages affecting ≥3% or ≥1% of county customers, though the confidence intervals for all of these point estimates overlapped. For outages affecting ≥3% of county customers, the day after outage CVD rates were 2.7% (95% CI: 1.8%, 3.6%) higher than on days after no exposure. For outages affecting ≥5% of the population, rates were 3.1% (95% CI: 2.1%, 4.2%) higher than on days after no exposure.</w:t>
      </w:r>
    </w:p>
    <w:p w14:paraId="5F7024F1" w14:textId="77777777" w:rsidR="00655FD6" w:rsidRDefault="00655FD6" w:rsidP="00655FD6">
      <w:pPr>
        <w:spacing w:after="0" w:line="480" w:lineRule="auto"/>
        <w:rPr>
          <w:rFonts w:ascii="Arial" w:hAnsi="Arial" w:cs="Arial"/>
          <w:sz w:val="20"/>
          <w:szCs w:val="20"/>
        </w:rPr>
      </w:pPr>
    </w:p>
    <w:p w14:paraId="6C46191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analyses</w:t>
      </w:r>
    </w:p>
    <w:p w14:paraId="583DD555" w14:textId="77777777" w:rsidR="00655FD6" w:rsidRPr="00BA7B7E" w:rsidRDefault="00655FD6" w:rsidP="00655FD6">
      <w:pPr>
        <w:spacing w:after="0" w:line="480" w:lineRule="auto"/>
        <w:rPr>
          <w:rFonts w:ascii="Arial" w:hAnsi="Arial" w:cs="Arial"/>
          <w:sz w:val="20"/>
          <w:szCs w:val="20"/>
          <w:u w:val="single"/>
        </w:rPr>
      </w:pPr>
    </w:p>
    <w:p w14:paraId="572E0474"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lastRenderedPageBreak/>
        <w:t>Because there is no information on the health-relevant duration of power outage</w:t>
      </w:r>
      <w:r>
        <w:rPr>
          <w:rFonts w:ascii="Arial" w:hAnsi="Arial" w:cs="Arial"/>
          <w:sz w:val="20"/>
          <w:szCs w:val="20"/>
        </w:rPr>
        <w:t>s</w:t>
      </w:r>
      <w:r w:rsidRPr="002A2B23">
        <w:rPr>
          <w:rFonts w:ascii="Arial" w:hAnsi="Arial" w:cs="Arial"/>
          <w:sz w:val="20"/>
          <w:szCs w:val="20"/>
        </w:rPr>
        <w:t>, we conducted sensitivity analyses evaluating the impact of 4+ and 12+ hour outages on CVD</w:t>
      </w:r>
      <w:r>
        <w:rPr>
          <w:rFonts w:ascii="Arial" w:hAnsi="Arial" w:cs="Arial"/>
          <w:sz w:val="20"/>
          <w:szCs w:val="20"/>
        </w:rPr>
        <w:t xml:space="preserve"> and respiratory</w:t>
      </w:r>
      <w:r w:rsidRPr="002A2B23">
        <w:rPr>
          <w:rFonts w:ascii="Arial" w:hAnsi="Arial" w:cs="Arial"/>
          <w:sz w:val="20"/>
          <w:szCs w:val="20"/>
        </w:rPr>
        <w:t xml:space="preserve"> hospitalization rates. For 4+ hour and 12+ hour outages, we observed similar results to 8+ hour outages. Hospitalizations were elevated on lag days 1-3 and 6. The effect estimates for 12+ hour outages on CVD hospitalizations were larger than for 8+ hour outages, and 8+ hour outage estimates were larger than 4+ hour outage effects (</w:t>
      </w:r>
      <w:r w:rsidRPr="002A2B23">
        <w:rPr>
          <w:rFonts w:ascii="Arial" w:hAnsi="Arial" w:cs="Arial"/>
          <w:b/>
          <w:bCs/>
          <w:sz w:val="20"/>
          <w:szCs w:val="20"/>
        </w:rPr>
        <w:t>Supplemental Figure 1</w:t>
      </w:r>
      <w:r w:rsidRPr="002A2B23">
        <w:rPr>
          <w:rFonts w:ascii="Arial" w:hAnsi="Arial" w:cs="Arial"/>
          <w:sz w:val="20"/>
          <w:szCs w:val="20"/>
        </w:rPr>
        <w:t>).</w:t>
      </w:r>
    </w:p>
    <w:p w14:paraId="1B6DC988"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also modeled the relationship between </w:t>
      </w:r>
      <w:r>
        <w:rPr>
          <w:rFonts w:ascii="Arial" w:hAnsi="Arial" w:cs="Arial"/>
          <w:sz w:val="20"/>
          <w:szCs w:val="20"/>
        </w:rPr>
        <w:t xml:space="preserve">the </w:t>
      </w:r>
      <w:r w:rsidRPr="002A2B23">
        <w:rPr>
          <w:rFonts w:ascii="Arial" w:hAnsi="Arial" w:cs="Arial"/>
          <w:sz w:val="20"/>
          <w:szCs w:val="20"/>
        </w:rPr>
        <w:t>continuous daily county-level number of hours without power and CVD hospitalization rates to test for a possible threshold effect where outages</w:t>
      </w:r>
      <w:r>
        <w:rPr>
          <w:rFonts w:ascii="Arial" w:hAnsi="Arial" w:cs="Arial"/>
          <w:sz w:val="20"/>
          <w:szCs w:val="20"/>
        </w:rPr>
        <w:t xml:space="preserve"> needed to last </w:t>
      </w:r>
      <w:r w:rsidRPr="002A2B23">
        <w:rPr>
          <w:rFonts w:ascii="Arial" w:hAnsi="Arial" w:cs="Arial"/>
          <w:sz w:val="20"/>
          <w:szCs w:val="20"/>
        </w:rPr>
        <w:t xml:space="preserve">a certain duration </w:t>
      </w:r>
      <w:r>
        <w:rPr>
          <w:rFonts w:ascii="Arial" w:hAnsi="Arial" w:cs="Arial"/>
          <w:sz w:val="20"/>
          <w:szCs w:val="20"/>
        </w:rPr>
        <w:t xml:space="preserve">to </w:t>
      </w:r>
      <w:r w:rsidRPr="002A2B23">
        <w:rPr>
          <w:rFonts w:ascii="Arial" w:hAnsi="Arial" w:cs="Arial"/>
          <w:sz w:val="20"/>
          <w:szCs w:val="20"/>
        </w:rPr>
        <w:t xml:space="preserve">cause </w:t>
      </w:r>
      <w:r>
        <w:rPr>
          <w:rFonts w:ascii="Arial" w:hAnsi="Arial" w:cs="Arial"/>
          <w:sz w:val="20"/>
          <w:szCs w:val="20"/>
        </w:rPr>
        <w:t>hospitalizations</w:t>
      </w:r>
      <w:r w:rsidRPr="002A2B23">
        <w:rPr>
          <w:rFonts w:ascii="Arial" w:hAnsi="Arial" w:cs="Arial"/>
          <w:sz w:val="20"/>
          <w:szCs w:val="20"/>
        </w:rPr>
        <w:t xml:space="preserve">. </w:t>
      </w:r>
      <w:r>
        <w:rPr>
          <w:rFonts w:ascii="Arial" w:hAnsi="Arial" w:cs="Arial"/>
          <w:sz w:val="20"/>
          <w:szCs w:val="20"/>
        </w:rPr>
        <w:t>We did not identify a threshold; t</w:t>
      </w:r>
      <w:r w:rsidRPr="002A2B23">
        <w:rPr>
          <w:rFonts w:ascii="Arial" w:hAnsi="Arial" w:cs="Arial"/>
          <w:sz w:val="20"/>
          <w:szCs w:val="20"/>
        </w:rPr>
        <w:t>he best-fitting model was linear for the association between number of hours without power and CVD hospitalizations</w:t>
      </w:r>
      <w:r w:rsidRPr="003470D5">
        <w:rPr>
          <w:rFonts w:ascii="Arial" w:hAnsi="Arial" w:cs="Arial"/>
          <w:sz w:val="20"/>
          <w:szCs w:val="20"/>
        </w:rPr>
        <w:t>. For every additional hour without power, the next-day CVD hospitalization rate increased by 0.1% and, therefore, by 2.4% for 24 hours without power (</w:t>
      </w:r>
      <w:r w:rsidRPr="003470D5">
        <w:rPr>
          <w:rFonts w:ascii="Arial" w:hAnsi="Arial" w:cs="Arial"/>
          <w:b/>
          <w:bCs/>
          <w:sz w:val="20"/>
          <w:szCs w:val="20"/>
        </w:rPr>
        <w:t>Supplemental Figure 2</w:t>
      </w:r>
      <w:r w:rsidRPr="003470D5">
        <w:rPr>
          <w:rFonts w:ascii="Arial" w:hAnsi="Arial" w:cs="Arial"/>
          <w:sz w:val="20"/>
          <w:szCs w:val="20"/>
        </w:rPr>
        <w:t xml:space="preserve">). </w:t>
      </w:r>
    </w:p>
    <w:p w14:paraId="5454BA53" w14:textId="6EDD6BF0" w:rsidR="002C378B" w:rsidRDefault="002C378B" w:rsidP="002C378B">
      <w:pPr>
        <w:spacing w:after="0" w:line="480" w:lineRule="auto"/>
        <w:ind w:firstLine="360"/>
        <w:rPr>
          <w:rFonts w:ascii="Arial" w:hAnsi="Arial" w:cs="Arial"/>
          <w:sz w:val="20"/>
          <w:szCs w:val="20"/>
        </w:rPr>
      </w:pPr>
      <w:r>
        <w:rPr>
          <w:rFonts w:ascii="Arial" w:hAnsi="Arial" w:cs="Arial"/>
          <w:sz w:val="20"/>
          <w:szCs w:val="20"/>
        </w:rPr>
        <w:t xml:space="preserve">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made no difference to our results (</w:t>
      </w:r>
      <w:r w:rsidRPr="0062332F">
        <w:rPr>
          <w:rFonts w:ascii="Arial" w:hAnsi="Arial" w:cs="Arial"/>
          <w:b/>
          <w:bCs/>
          <w:sz w:val="20"/>
          <w:szCs w:val="20"/>
        </w:rPr>
        <w:t>Supplemental Figure 3</w:t>
      </w:r>
      <w:r>
        <w:rPr>
          <w:rFonts w:ascii="Arial" w:hAnsi="Arial" w:cs="Arial"/>
          <w:sz w:val="20"/>
          <w:szCs w:val="20"/>
        </w:rPr>
        <w:t>)</w:t>
      </w:r>
      <w:r w:rsidRPr="006D564F">
        <w:rPr>
          <w:rFonts w:ascii="Arial" w:hAnsi="Arial" w:cs="Arial"/>
          <w:sz w:val="20"/>
          <w:szCs w:val="20"/>
        </w:rPr>
        <w:t>.</w:t>
      </w:r>
    </w:p>
    <w:p w14:paraId="7E90FA6D" w14:textId="523AD018" w:rsidR="0010122B" w:rsidRDefault="008D502C" w:rsidP="002C378B">
      <w:pPr>
        <w:spacing w:after="0" w:line="480" w:lineRule="auto"/>
        <w:ind w:firstLine="360"/>
        <w:rPr>
          <w:rFonts w:ascii="Arial" w:hAnsi="Arial" w:cs="Arial"/>
          <w:sz w:val="20"/>
          <w:szCs w:val="20"/>
        </w:rPr>
      </w:pPr>
      <w:r w:rsidRPr="008D502C">
        <w:rPr>
          <w:rFonts w:ascii="Arial" w:hAnsi="Arial" w:cs="Arial"/>
          <w:sz w:val="20"/>
          <w:szCs w:val="20"/>
        </w:rPr>
        <w:t>Restricting to counties with 80% or higher coverage (compared to 50% or higher in our main analyses) did not change our results (</w:t>
      </w:r>
      <w:r w:rsidRPr="0062332F">
        <w:rPr>
          <w:rFonts w:ascii="Arial" w:hAnsi="Arial" w:cs="Arial"/>
          <w:b/>
          <w:bCs/>
          <w:sz w:val="20"/>
          <w:szCs w:val="20"/>
        </w:rPr>
        <w:t>Supplemental Figure 4</w:t>
      </w:r>
      <w:r w:rsidRPr="008D502C">
        <w:rPr>
          <w:rFonts w:ascii="Arial" w:hAnsi="Arial" w:cs="Arial"/>
          <w:sz w:val="20"/>
          <w:szCs w:val="20"/>
        </w:rPr>
        <w:t>)</w:t>
      </w:r>
      <w:r>
        <w:rPr>
          <w:rFonts w:ascii="Arial" w:hAnsi="Arial" w:cs="Arial"/>
          <w:sz w:val="20"/>
          <w:szCs w:val="20"/>
        </w:rPr>
        <w:t>.</w:t>
      </w:r>
    </w:p>
    <w:p w14:paraId="0522DE0C" w14:textId="2BD12588" w:rsidR="008B7502" w:rsidRPr="001C6BC5" w:rsidRDefault="008B7502" w:rsidP="002C378B">
      <w:pPr>
        <w:spacing w:after="0" w:line="480" w:lineRule="auto"/>
        <w:ind w:firstLine="360"/>
        <w:rPr>
          <w:rFonts w:ascii="Arial" w:hAnsi="Arial" w:cs="Arial"/>
          <w:sz w:val="20"/>
          <w:szCs w:val="20"/>
        </w:rPr>
      </w:pPr>
      <w:r w:rsidRPr="008B7502">
        <w:rPr>
          <w:rFonts w:ascii="Arial" w:hAnsi="Arial" w:cs="Arial"/>
          <w:sz w:val="20"/>
          <w:szCs w:val="20"/>
        </w:rPr>
        <w:t xml:space="preserve">Our results </w:t>
      </w:r>
      <w:r w:rsidR="001073D8">
        <w:rPr>
          <w:rFonts w:ascii="Arial" w:hAnsi="Arial" w:cs="Arial"/>
          <w:sz w:val="20"/>
          <w:szCs w:val="20"/>
        </w:rPr>
        <w:t>remained</w:t>
      </w:r>
      <w:r w:rsidRPr="008B7502">
        <w:rPr>
          <w:rFonts w:ascii="Arial" w:hAnsi="Arial" w:cs="Arial"/>
          <w:sz w:val="20"/>
          <w:szCs w:val="20"/>
        </w:rPr>
        <w:t xml:space="preserve"> </w:t>
      </w:r>
      <w:r w:rsidR="001073D8">
        <w:rPr>
          <w:rFonts w:ascii="Arial" w:hAnsi="Arial" w:cs="Arial"/>
          <w:sz w:val="20"/>
          <w:szCs w:val="20"/>
        </w:rPr>
        <w:t>unchanged</w:t>
      </w:r>
      <w:r w:rsidRPr="008B7502">
        <w:rPr>
          <w:rFonts w:ascii="Arial" w:hAnsi="Arial" w:cs="Arial"/>
          <w:sz w:val="20"/>
          <w:szCs w:val="20"/>
        </w:rPr>
        <w:t xml:space="preserve"> when we adjusted for wildfire smoke days (</w:t>
      </w:r>
      <w:r w:rsidRPr="0062332F">
        <w:rPr>
          <w:rFonts w:ascii="Arial" w:hAnsi="Arial" w:cs="Arial"/>
          <w:b/>
          <w:bCs/>
          <w:sz w:val="20"/>
          <w:szCs w:val="20"/>
        </w:rPr>
        <w:t>Supplemental Figure 6</w:t>
      </w:r>
      <w:r w:rsidRPr="008B7502">
        <w:rPr>
          <w:rFonts w:ascii="Arial" w:hAnsi="Arial" w:cs="Arial"/>
          <w:sz w:val="20"/>
          <w:szCs w:val="20"/>
        </w:rPr>
        <w:t>)</w:t>
      </w:r>
      <w:r>
        <w:rPr>
          <w:rFonts w:ascii="Arial" w:hAnsi="Arial" w:cs="Arial"/>
          <w:sz w:val="20"/>
          <w:szCs w:val="20"/>
        </w:rPr>
        <w:t>.</w:t>
      </w:r>
    </w:p>
    <w:p w14:paraId="1E46809A" w14:textId="08626669" w:rsidR="002F237F" w:rsidRPr="002A2B23" w:rsidRDefault="002F237F" w:rsidP="00655FD6">
      <w:pPr>
        <w:spacing w:after="0" w:line="480" w:lineRule="auto"/>
        <w:ind w:firstLine="720"/>
        <w:rPr>
          <w:rFonts w:ascii="Arial" w:hAnsi="Arial" w:cs="Arial"/>
          <w:sz w:val="20"/>
          <w:szCs w:val="20"/>
        </w:rPr>
      </w:pPr>
    </w:p>
    <w:p w14:paraId="5DD935C1" w14:textId="77777777" w:rsidR="00655FD6" w:rsidRPr="00E3278F" w:rsidRDefault="00655FD6" w:rsidP="00655FD6">
      <w:pPr>
        <w:spacing w:after="0" w:line="480" w:lineRule="auto"/>
        <w:rPr>
          <w:rFonts w:ascii="Arial" w:hAnsi="Arial" w:cs="Arial"/>
          <w:sz w:val="20"/>
          <w:szCs w:val="20"/>
          <w:u w:val="single"/>
        </w:rPr>
      </w:pPr>
    </w:p>
    <w:p w14:paraId="70F014A9" w14:textId="77777777" w:rsidR="00655FD6" w:rsidRPr="00E3278F" w:rsidRDefault="00655FD6" w:rsidP="00655FD6">
      <w:pPr>
        <w:spacing w:after="0" w:line="480" w:lineRule="auto"/>
        <w:rPr>
          <w:rFonts w:ascii="Arial" w:hAnsi="Arial" w:cs="Arial"/>
          <w:sz w:val="20"/>
          <w:szCs w:val="20"/>
          <w:u w:val="single"/>
        </w:rPr>
      </w:pPr>
      <w:r w:rsidRPr="00E3278F">
        <w:rPr>
          <w:rFonts w:ascii="Arial" w:hAnsi="Arial" w:cs="Arial"/>
          <w:sz w:val="20"/>
          <w:szCs w:val="20"/>
          <w:u w:val="single"/>
        </w:rPr>
        <w:t>Respiratory hospitalizations</w:t>
      </w:r>
    </w:p>
    <w:p w14:paraId="455598A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7FCDD884" w14:textId="77777777" w:rsidR="00655FD6" w:rsidRDefault="00655FD6" w:rsidP="00655FD6">
      <w:pPr>
        <w:spacing w:after="0" w:line="480" w:lineRule="auto"/>
        <w:ind w:firstLine="720"/>
        <w:rPr>
          <w:rFonts w:ascii="Arial" w:hAnsi="Arial" w:cs="Arial"/>
          <w:sz w:val="20"/>
          <w:szCs w:val="20"/>
        </w:rPr>
      </w:pPr>
    </w:p>
    <w:p w14:paraId="16F83358" w14:textId="7DA39975" w:rsidR="00655FD6" w:rsidRPr="00C97A1F"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In our main analysis testing the effect of 8+ hour power outage exposure on emergency respiratory hospitalization rates, we found same-day increases in respiratory-related </w:t>
      </w:r>
      <w:r w:rsidRPr="002A2B23">
        <w:rPr>
          <w:rFonts w:ascii="Arial" w:hAnsi="Arial" w:cs="Arial"/>
          <w:sz w:val="20"/>
          <w:szCs w:val="20"/>
        </w:rPr>
        <w:lastRenderedPageBreak/>
        <w:t>hospitalizations, as well as increases on lag days 1 and 2</w:t>
      </w:r>
      <w:r w:rsidR="00857AAD">
        <w:rPr>
          <w:rFonts w:ascii="Arial" w:hAnsi="Arial" w:cs="Arial"/>
          <w:sz w:val="20"/>
          <w:szCs w:val="20"/>
        </w:rPr>
        <w:t xml:space="preserve"> (</w:t>
      </w:r>
      <w:r w:rsidR="00857AAD" w:rsidRPr="0062332F">
        <w:rPr>
          <w:rFonts w:ascii="Arial" w:hAnsi="Arial" w:cs="Arial"/>
          <w:b/>
          <w:bCs/>
          <w:sz w:val="20"/>
          <w:szCs w:val="20"/>
        </w:rPr>
        <w:t>Figure 2</w:t>
      </w:r>
      <w:r w:rsidR="00857AAD">
        <w:rPr>
          <w:rFonts w:ascii="Arial" w:hAnsi="Arial" w:cs="Arial"/>
          <w:sz w:val="20"/>
          <w:szCs w:val="20"/>
        </w:rPr>
        <w:t>)</w:t>
      </w:r>
      <w:r w:rsidRPr="002A2B23">
        <w:rPr>
          <w:rFonts w:ascii="Arial" w:hAnsi="Arial" w:cs="Arial"/>
          <w:sz w:val="20"/>
          <w:szCs w:val="20"/>
        </w:rPr>
        <w:t xml:space="preserve">. In contrast to CVD hospitalizations, </w:t>
      </w:r>
      <w:r>
        <w:rPr>
          <w:rFonts w:ascii="Arial" w:hAnsi="Arial" w:cs="Arial"/>
          <w:sz w:val="20"/>
          <w:szCs w:val="20"/>
        </w:rPr>
        <w:t>for respiratory-related hospitalizations</w:t>
      </w:r>
      <w:r w:rsidRPr="00C97A1F">
        <w:rPr>
          <w:rFonts w:ascii="Arial" w:hAnsi="Arial" w:cs="Arial"/>
          <w:sz w:val="20"/>
          <w:szCs w:val="20"/>
        </w:rPr>
        <w:t>, we observed the strongest association on the same day as the power outage rather than the day after. On the same day of power outage exposure, the respiratory hospitalization rate was 2.5% (95 % CI: 1.2%, 3.8%) higher than on unexposed days.</w:t>
      </w:r>
    </w:p>
    <w:p w14:paraId="4AD68651" w14:textId="77777777" w:rsidR="00655FD6" w:rsidRPr="002A2B23" w:rsidRDefault="00655FD6" w:rsidP="00655FD6">
      <w:pPr>
        <w:spacing w:after="0" w:line="480" w:lineRule="auto"/>
        <w:ind w:firstLine="720"/>
        <w:rPr>
          <w:rFonts w:ascii="Arial" w:hAnsi="Arial" w:cs="Arial"/>
          <w:sz w:val="20"/>
          <w:szCs w:val="20"/>
        </w:rPr>
      </w:pPr>
      <w:r w:rsidRPr="00C97A1F">
        <w:rPr>
          <w:rFonts w:ascii="Arial" w:hAnsi="Arial" w:cs="Arial"/>
          <w:sz w:val="20"/>
          <w:szCs w:val="20"/>
        </w:rPr>
        <w:t xml:space="preserve">Outages affecting </w:t>
      </w:r>
      <w:r w:rsidRPr="00C97A1F">
        <w:rPr>
          <w:rFonts w:ascii="Arial" w:eastAsia="Garamond" w:hAnsi="Arial" w:cs="Arial"/>
          <w:sz w:val="20"/>
          <w:szCs w:val="20"/>
        </w:rPr>
        <w:t>≥</w:t>
      </w:r>
      <w:r w:rsidRPr="00C97A1F">
        <w:rPr>
          <w:rFonts w:ascii="Arial" w:hAnsi="Arial" w:cs="Arial"/>
          <w:sz w:val="20"/>
          <w:szCs w:val="20"/>
        </w:rPr>
        <w:t xml:space="preserve">3% of county customers resulted in stronger associations with same-day respiratory hospitalization rates than outages affecting </w:t>
      </w:r>
      <w:r w:rsidRPr="00C97A1F">
        <w:rPr>
          <w:rFonts w:ascii="Arial" w:eastAsia="Garamond" w:hAnsi="Arial" w:cs="Arial"/>
          <w:sz w:val="20"/>
          <w:szCs w:val="20"/>
        </w:rPr>
        <w:t>≥</w:t>
      </w:r>
      <w:r w:rsidRPr="00C97A1F">
        <w:rPr>
          <w:rFonts w:ascii="Arial" w:hAnsi="Arial" w:cs="Arial"/>
          <w:sz w:val="20"/>
          <w:szCs w:val="20"/>
        </w:rPr>
        <w:t>1% of county customers (</w:t>
      </w:r>
      <w:r w:rsidRPr="00C97A1F">
        <w:rPr>
          <w:rFonts w:ascii="Arial" w:hAnsi="Arial" w:cs="Arial"/>
          <w:b/>
          <w:bCs/>
          <w:sz w:val="20"/>
          <w:szCs w:val="20"/>
        </w:rPr>
        <w:t>Figure 2</w:t>
      </w:r>
      <w:r w:rsidRPr="00C97A1F">
        <w:rPr>
          <w:rFonts w:ascii="Arial" w:hAnsi="Arial" w:cs="Arial"/>
          <w:sz w:val="20"/>
          <w:szCs w:val="20"/>
        </w:rPr>
        <w:t xml:space="preserve">). Outages affecting </w:t>
      </w:r>
      <w:r w:rsidRPr="00C97A1F">
        <w:rPr>
          <w:rFonts w:ascii="Arial" w:eastAsia="Garamond" w:hAnsi="Arial" w:cs="Arial"/>
          <w:sz w:val="20"/>
          <w:szCs w:val="20"/>
        </w:rPr>
        <w:t>≥</w:t>
      </w:r>
      <w:r w:rsidRPr="00C97A1F">
        <w:rPr>
          <w:rFonts w:ascii="Arial" w:hAnsi="Arial" w:cs="Arial"/>
          <w:sz w:val="20"/>
          <w:szCs w:val="20"/>
        </w:rPr>
        <w:t xml:space="preserve">5% of customers were associated with even higher same-day respiratory hospitalization rates compared to outages affecting </w:t>
      </w:r>
      <w:r w:rsidRPr="00C97A1F">
        <w:rPr>
          <w:rFonts w:ascii="Arial" w:eastAsia="Garamond" w:hAnsi="Arial" w:cs="Arial"/>
          <w:sz w:val="20"/>
          <w:szCs w:val="20"/>
        </w:rPr>
        <w:t>≥</w:t>
      </w:r>
      <w:r w:rsidRPr="00C97A1F">
        <w:rPr>
          <w:rFonts w:ascii="Arial" w:hAnsi="Arial" w:cs="Arial"/>
          <w:sz w:val="20"/>
          <w:szCs w:val="20"/>
        </w:rPr>
        <w:t xml:space="preserve">3% or </w:t>
      </w:r>
      <w:r w:rsidRPr="00C97A1F">
        <w:rPr>
          <w:rFonts w:ascii="Arial" w:eastAsia="Garamond" w:hAnsi="Arial" w:cs="Arial"/>
          <w:sz w:val="20"/>
          <w:szCs w:val="20"/>
        </w:rPr>
        <w:t>≥1% of county customers</w:t>
      </w:r>
      <w:r w:rsidRPr="00C97A1F">
        <w:rPr>
          <w:rFonts w:ascii="Arial" w:hAnsi="Arial" w:cs="Arial"/>
          <w:sz w:val="20"/>
          <w:szCs w:val="20"/>
        </w:rPr>
        <w:t xml:space="preserve">. For outages affecting </w:t>
      </w:r>
      <w:r w:rsidRPr="00C97A1F">
        <w:rPr>
          <w:rFonts w:ascii="Arial" w:eastAsia="Garamond" w:hAnsi="Arial" w:cs="Arial"/>
          <w:sz w:val="20"/>
          <w:szCs w:val="20"/>
        </w:rPr>
        <w:t>≥</w:t>
      </w:r>
      <w:r w:rsidRPr="00C97A1F">
        <w:rPr>
          <w:rFonts w:ascii="Arial" w:hAnsi="Arial" w:cs="Arial"/>
          <w:sz w:val="20"/>
          <w:szCs w:val="20"/>
        </w:rPr>
        <w:t xml:space="preserve">3% and </w:t>
      </w:r>
      <w:r w:rsidRPr="00C97A1F">
        <w:rPr>
          <w:rFonts w:ascii="Arial" w:eastAsia="Garamond" w:hAnsi="Arial" w:cs="Arial"/>
          <w:sz w:val="20"/>
          <w:szCs w:val="20"/>
        </w:rPr>
        <w:t>≥</w:t>
      </w:r>
      <w:r w:rsidRPr="00C97A1F">
        <w:rPr>
          <w:rFonts w:ascii="Arial" w:hAnsi="Arial" w:cs="Arial"/>
          <w:sz w:val="20"/>
          <w:szCs w:val="20"/>
        </w:rPr>
        <w:t>5% of county customers, same-day respiratory hospitalization rates were 5.2% (95% CI: 3.4%, 7.1%) and 6.7% (95% CI: 4.6%, 8.9%) higher, respectively</w:t>
      </w:r>
      <w:r>
        <w:rPr>
          <w:rFonts w:ascii="Arial" w:hAnsi="Arial" w:cs="Arial"/>
          <w:sz w:val="20"/>
          <w:szCs w:val="20"/>
        </w:rPr>
        <w:t>,</w:t>
      </w:r>
      <w:r w:rsidRPr="002A2B23">
        <w:rPr>
          <w:rFonts w:ascii="Arial" w:hAnsi="Arial" w:cs="Arial"/>
          <w:sz w:val="20"/>
          <w:szCs w:val="20"/>
        </w:rPr>
        <w:t xml:space="preserve"> compared to rates on unexposed days. </w:t>
      </w:r>
    </w:p>
    <w:p w14:paraId="22EBB8FB" w14:textId="77777777" w:rsidR="00655FD6" w:rsidRPr="002A2B23" w:rsidRDefault="00655FD6" w:rsidP="00655FD6">
      <w:pPr>
        <w:spacing w:after="0" w:line="480" w:lineRule="auto"/>
        <w:rPr>
          <w:rFonts w:ascii="Arial" w:hAnsi="Arial" w:cs="Arial"/>
          <w:b/>
          <w:bCs/>
          <w:sz w:val="20"/>
          <w:szCs w:val="20"/>
        </w:rPr>
      </w:pPr>
    </w:p>
    <w:p w14:paraId="482429B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analysis</w:t>
      </w:r>
    </w:p>
    <w:p w14:paraId="2E60EB42" w14:textId="77777777" w:rsidR="00655FD6" w:rsidRPr="00C778C4" w:rsidRDefault="00655FD6" w:rsidP="00655FD6">
      <w:pPr>
        <w:spacing w:after="0" w:line="480" w:lineRule="auto"/>
        <w:rPr>
          <w:rFonts w:ascii="Arial" w:hAnsi="Arial" w:cs="Arial"/>
          <w:sz w:val="20"/>
          <w:szCs w:val="20"/>
          <w:u w:val="single"/>
        </w:rPr>
      </w:pPr>
    </w:p>
    <w:p w14:paraId="13535C63" w14:textId="3F43BE5C" w:rsidR="00977B24" w:rsidRPr="002A2B23" w:rsidRDefault="00655FD6" w:rsidP="00977B24">
      <w:pPr>
        <w:spacing w:after="0" w:line="480" w:lineRule="auto"/>
        <w:ind w:firstLine="720"/>
        <w:rPr>
          <w:rFonts w:ascii="Arial" w:hAnsi="Arial" w:cs="Arial"/>
          <w:sz w:val="20"/>
          <w:szCs w:val="20"/>
        </w:rPr>
      </w:pPr>
      <w:r w:rsidRPr="002A2B23">
        <w:rPr>
          <w:rFonts w:ascii="Arial" w:hAnsi="Arial" w:cs="Arial"/>
          <w:sz w:val="20"/>
          <w:szCs w:val="20"/>
        </w:rPr>
        <w:t xml:space="preserve">For sensitivity analyses evaluating the impact of 4+ and 12+ hour outages on respiratory hospitalizations, we found the </w:t>
      </w:r>
      <w:r w:rsidRPr="00093C1D">
        <w:rPr>
          <w:rFonts w:ascii="Arial" w:hAnsi="Arial" w:cs="Arial"/>
          <w:sz w:val="20"/>
          <w:szCs w:val="20"/>
        </w:rPr>
        <w:t>strongest association for respiratory hospitalizations following 12+ hour outage exposure. Effect size increased from 4+ to 8+ to 12+ hour outage durations. Respiratory hospitalization rates were 1.2% higher (95% CI: 0.2%, 2.2%) the day of 4+ hour power outage exposure, 2.5% higher (95% CI: 1.2%, 3.8%) higher the day of 8+ hour outage exposure, and 3.2 times higher (95% CI: 1.7%, 4.6%) the day of 12+ hour outage exposure compared to unexposed days.</w:t>
      </w:r>
      <w:r w:rsidRPr="002A2B23">
        <w:rPr>
          <w:rFonts w:ascii="Arial" w:hAnsi="Arial" w:cs="Arial"/>
          <w:sz w:val="20"/>
          <w:szCs w:val="20"/>
        </w:rPr>
        <w:t xml:space="preserve"> </w:t>
      </w:r>
    </w:p>
    <w:p w14:paraId="1C1D71BE" w14:textId="1199ADF9" w:rsidR="00655FD6" w:rsidRDefault="00977B24" w:rsidP="00655FD6">
      <w:pPr>
        <w:spacing w:after="0" w:line="480" w:lineRule="auto"/>
        <w:ind w:firstLine="720"/>
        <w:rPr>
          <w:rFonts w:ascii="Arial" w:hAnsi="Arial" w:cs="Arial"/>
          <w:sz w:val="20"/>
          <w:szCs w:val="20"/>
        </w:rPr>
      </w:pPr>
      <w:r>
        <w:rPr>
          <w:rFonts w:ascii="Arial" w:hAnsi="Arial" w:cs="Arial"/>
          <w:sz w:val="20"/>
          <w:szCs w:val="20"/>
        </w:rPr>
        <w:t xml:space="preserve">We also </w:t>
      </w:r>
      <w:r w:rsidR="00655FD6" w:rsidRPr="002A2B23">
        <w:rPr>
          <w:rFonts w:ascii="Arial" w:hAnsi="Arial" w:cs="Arial"/>
          <w:sz w:val="20"/>
          <w:szCs w:val="20"/>
        </w:rPr>
        <w:t xml:space="preserve">modelled the relationship between continuous number of hours without power and respiratory hospitalization rates. </w:t>
      </w:r>
      <w:r w:rsidR="00655FD6">
        <w:rPr>
          <w:rFonts w:ascii="Arial" w:hAnsi="Arial" w:cs="Arial"/>
          <w:sz w:val="20"/>
          <w:szCs w:val="20"/>
        </w:rPr>
        <w:t>Like CVD, t</w:t>
      </w:r>
      <w:r w:rsidR="00655FD6" w:rsidRPr="002A2B23">
        <w:rPr>
          <w:rFonts w:ascii="Arial" w:hAnsi="Arial" w:cs="Arial"/>
          <w:sz w:val="20"/>
          <w:szCs w:val="20"/>
        </w:rPr>
        <w:t>he best-fitting model indicated a linear relationship between number of hours without power and respiratory hospitalizations. For every additional hour without power, the next-day respiratory hospitalization rate increased by 0.11% or 2.6% following 24 hours of power outage (</w:t>
      </w:r>
      <w:r w:rsidR="00655FD6" w:rsidRPr="002A2B23">
        <w:rPr>
          <w:rFonts w:ascii="Arial" w:hAnsi="Arial" w:cs="Arial"/>
          <w:b/>
          <w:bCs/>
          <w:sz w:val="20"/>
          <w:szCs w:val="20"/>
        </w:rPr>
        <w:t>Supplemental Figure 2</w:t>
      </w:r>
      <w:r w:rsidR="00655FD6" w:rsidRPr="002A2B23">
        <w:rPr>
          <w:rFonts w:ascii="Arial" w:hAnsi="Arial" w:cs="Arial"/>
          <w:sz w:val="20"/>
          <w:szCs w:val="20"/>
        </w:rPr>
        <w:t xml:space="preserve">). </w:t>
      </w:r>
    </w:p>
    <w:p w14:paraId="3D463798" w14:textId="4D76BC30" w:rsidR="00B3731B" w:rsidRPr="001C6BC5" w:rsidRDefault="00B3731B" w:rsidP="00FF6BD6">
      <w:pPr>
        <w:spacing w:after="0" w:line="480" w:lineRule="auto"/>
        <w:ind w:firstLine="360"/>
        <w:rPr>
          <w:rFonts w:ascii="Arial" w:hAnsi="Arial" w:cs="Arial"/>
          <w:sz w:val="20"/>
          <w:szCs w:val="20"/>
        </w:rPr>
      </w:pPr>
      <w:r>
        <w:rPr>
          <w:rFonts w:ascii="Arial" w:hAnsi="Arial" w:cs="Arial"/>
          <w:sz w:val="20"/>
          <w:szCs w:val="20"/>
        </w:rPr>
        <w:lastRenderedPageBreak/>
        <w:t xml:space="preserve">As with CVD hospitalizations,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w:t>
      </w:r>
      <w:r w:rsidR="003E36DD">
        <w:rPr>
          <w:rFonts w:ascii="Arial" w:hAnsi="Arial" w:cs="Arial"/>
          <w:sz w:val="20"/>
          <w:szCs w:val="20"/>
        </w:rPr>
        <w:t xml:space="preserve"> </w:t>
      </w:r>
      <w:r>
        <w:rPr>
          <w:rFonts w:ascii="Arial" w:hAnsi="Arial" w:cs="Arial"/>
          <w:sz w:val="20"/>
          <w:szCs w:val="20"/>
        </w:rPr>
        <w:t>made no difference to our results (</w:t>
      </w:r>
      <w:r w:rsidRPr="00B26766">
        <w:rPr>
          <w:rFonts w:ascii="Arial" w:hAnsi="Arial" w:cs="Arial"/>
          <w:b/>
          <w:bCs/>
          <w:sz w:val="20"/>
          <w:szCs w:val="20"/>
        </w:rPr>
        <w:t>Supplemental Figure 3</w:t>
      </w:r>
      <w:r>
        <w:rPr>
          <w:rFonts w:ascii="Arial" w:hAnsi="Arial" w:cs="Arial"/>
          <w:sz w:val="20"/>
          <w:szCs w:val="20"/>
        </w:rPr>
        <w:t>)</w:t>
      </w:r>
      <w:r w:rsidR="00B73650">
        <w:rPr>
          <w:rFonts w:ascii="Arial" w:hAnsi="Arial" w:cs="Arial"/>
          <w:sz w:val="20"/>
          <w:szCs w:val="20"/>
        </w:rPr>
        <w:t>, r</w:t>
      </w:r>
      <w:r w:rsidRPr="008D502C">
        <w:rPr>
          <w:rFonts w:ascii="Arial" w:hAnsi="Arial" w:cs="Arial"/>
          <w:sz w:val="20"/>
          <w:szCs w:val="20"/>
        </w:rPr>
        <w:t>estricting to counties with 80% or higher coverage (compared to 50% or higher in our main analyses) did not change our results (</w:t>
      </w:r>
      <w:r w:rsidRPr="00B26766">
        <w:rPr>
          <w:rFonts w:ascii="Arial" w:hAnsi="Arial" w:cs="Arial"/>
          <w:b/>
          <w:bCs/>
          <w:sz w:val="20"/>
          <w:szCs w:val="20"/>
        </w:rPr>
        <w:t>Supplemental Figure 4</w:t>
      </w:r>
      <w:r w:rsidRPr="008D502C">
        <w:rPr>
          <w:rFonts w:ascii="Arial" w:hAnsi="Arial" w:cs="Arial"/>
          <w:sz w:val="20"/>
          <w:szCs w:val="20"/>
        </w:rPr>
        <w:t>)</w:t>
      </w:r>
      <w:r w:rsidR="00F05895">
        <w:rPr>
          <w:rFonts w:ascii="Arial" w:hAnsi="Arial" w:cs="Arial"/>
          <w:sz w:val="20"/>
          <w:szCs w:val="20"/>
        </w:rPr>
        <w:t>, and adjusting for wildfire smoke days did not change our results</w:t>
      </w:r>
      <w:r w:rsidRPr="008B7502">
        <w:rPr>
          <w:rFonts w:ascii="Arial" w:hAnsi="Arial" w:cs="Arial"/>
          <w:sz w:val="20"/>
          <w:szCs w:val="20"/>
        </w:rPr>
        <w:t xml:space="preserve"> (</w:t>
      </w:r>
      <w:r w:rsidRPr="00B26766">
        <w:rPr>
          <w:rFonts w:ascii="Arial" w:hAnsi="Arial" w:cs="Arial"/>
          <w:b/>
          <w:bCs/>
          <w:sz w:val="20"/>
          <w:szCs w:val="20"/>
        </w:rPr>
        <w:t>Supplemental Figure 6</w:t>
      </w:r>
      <w:r w:rsidRPr="008B7502">
        <w:rPr>
          <w:rFonts w:ascii="Arial" w:hAnsi="Arial" w:cs="Arial"/>
          <w:sz w:val="20"/>
          <w:szCs w:val="20"/>
        </w:rPr>
        <w:t>)</w:t>
      </w:r>
      <w:r>
        <w:rPr>
          <w:rFonts w:ascii="Arial" w:hAnsi="Arial" w:cs="Arial"/>
          <w:sz w:val="20"/>
          <w:szCs w:val="20"/>
        </w:rPr>
        <w:t>.</w:t>
      </w:r>
    </w:p>
    <w:p w14:paraId="220C54DA" w14:textId="77777777" w:rsidR="00B3731B" w:rsidRPr="002A2B23" w:rsidRDefault="00B3731B" w:rsidP="00655FD6">
      <w:pPr>
        <w:spacing w:after="0" w:line="480" w:lineRule="auto"/>
        <w:ind w:firstLine="720"/>
        <w:rPr>
          <w:rFonts w:ascii="Arial" w:hAnsi="Arial" w:cs="Arial"/>
          <w:sz w:val="20"/>
          <w:szCs w:val="20"/>
        </w:rPr>
      </w:pPr>
    </w:p>
    <w:p w14:paraId="30A146D6" w14:textId="77777777" w:rsidR="00655FD6" w:rsidRPr="002A2B23" w:rsidRDefault="00655FD6" w:rsidP="00655FD6">
      <w:pPr>
        <w:spacing w:after="0" w:line="480" w:lineRule="auto"/>
        <w:rPr>
          <w:rFonts w:ascii="Arial" w:hAnsi="Arial" w:cs="Arial"/>
          <w:b/>
          <w:bCs/>
          <w:sz w:val="20"/>
          <w:szCs w:val="20"/>
        </w:rPr>
      </w:pPr>
    </w:p>
    <w:p w14:paraId="36275E27" w14:textId="77777777" w:rsidR="00655FD6" w:rsidRPr="00FF40C4" w:rsidRDefault="00655FD6" w:rsidP="00655FD6">
      <w:pPr>
        <w:spacing w:after="0" w:line="480" w:lineRule="auto"/>
        <w:rPr>
          <w:rFonts w:ascii="Arial" w:hAnsi="Arial" w:cs="Arial"/>
          <w:sz w:val="20"/>
          <w:szCs w:val="20"/>
          <w:u w:val="single"/>
        </w:rPr>
      </w:pPr>
      <w:r w:rsidRPr="00FF40C4">
        <w:rPr>
          <w:rFonts w:ascii="Arial" w:hAnsi="Arial" w:cs="Arial"/>
          <w:sz w:val="20"/>
          <w:szCs w:val="20"/>
          <w:u w:val="single"/>
        </w:rPr>
        <w:t xml:space="preserve">Effect modification </w:t>
      </w:r>
    </w:p>
    <w:p w14:paraId="1F53D2EA" w14:textId="77777777" w:rsidR="00655FD6" w:rsidRDefault="00655FD6" w:rsidP="00655FD6">
      <w:pPr>
        <w:spacing w:after="0" w:line="480" w:lineRule="auto"/>
        <w:ind w:firstLine="720"/>
        <w:rPr>
          <w:rFonts w:ascii="Arial" w:hAnsi="Arial" w:cs="Arial"/>
          <w:sz w:val="20"/>
          <w:szCs w:val="20"/>
        </w:rPr>
      </w:pPr>
    </w:p>
    <w:p w14:paraId="6DCF1F31"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tested for effect modification of the relationship between power outage and CVD and respiratory hospitalizations by age, sex, </w:t>
      </w:r>
      <w:r>
        <w:rPr>
          <w:rFonts w:ascii="Arial" w:hAnsi="Arial" w:cs="Arial"/>
          <w:sz w:val="20"/>
          <w:szCs w:val="20"/>
        </w:rPr>
        <w:t>dual-Medicaid eligibility</w:t>
      </w:r>
      <w:r w:rsidRPr="002A2B23">
        <w:rPr>
          <w:rFonts w:ascii="Arial" w:hAnsi="Arial" w:cs="Arial"/>
          <w:sz w:val="20"/>
          <w:szCs w:val="20"/>
        </w:rPr>
        <w:t>, and percentage of county Medicare beneficiaries using DME.</w:t>
      </w:r>
      <w:r>
        <w:rPr>
          <w:rFonts w:ascii="Arial" w:hAnsi="Arial" w:cs="Arial"/>
          <w:sz w:val="20"/>
          <w:szCs w:val="20"/>
        </w:rPr>
        <w:t xml:space="preserve"> We used Medicaid eligibility as a proxy for poverty.</w:t>
      </w:r>
      <w:r w:rsidRPr="002A2B23">
        <w:rPr>
          <w:rFonts w:ascii="Arial" w:hAnsi="Arial" w:cs="Arial"/>
          <w:sz w:val="20"/>
          <w:szCs w:val="20"/>
        </w:rPr>
        <w:t xml:space="preserve"> </w:t>
      </w:r>
      <w:r>
        <w:rPr>
          <w:rFonts w:ascii="Arial" w:hAnsi="Arial" w:cs="Arial"/>
          <w:sz w:val="20"/>
          <w:szCs w:val="20"/>
        </w:rPr>
        <w:t>Power outage exposure was distributed similarly across potential effect modifiers (</w:t>
      </w:r>
      <w:r w:rsidRPr="00774E1B">
        <w:rPr>
          <w:rFonts w:ascii="Arial" w:hAnsi="Arial" w:cs="Arial"/>
          <w:b/>
          <w:bCs/>
          <w:sz w:val="20"/>
          <w:szCs w:val="20"/>
        </w:rPr>
        <w:t>Table 1</w:t>
      </w:r>
      <w:r>
        <w:rPr>
          <w:rFonts w:ascii="Arial" w:hAnsi="Arial" w:cs="Arial"/>
          <w:sz w:val="20"/>
          <w:szCs w:val="20"/>
        </w:rPr>
        <w:t xml:space="preserve">). </w:t>
      </w:r>
      <w:r w:rsidRPr="002A2B23">
        <w:rPr>
          <w:rFonts w:ascii="Arial" w:hAnsi="Arial" w:cs="Arial"/>
          <w:sz w:val="20"/>
          <w:szCs w:val="20"/>
        </w:rPr>
        <w:t>Overall, we did not observe effect modification by age</w:t>
      </w:r>
      <w:r>
        <w:rPr>
          <w:rFonts w:ascii="Arial" w:hAnsi="Arial" w:cs="Arial"/>
          <w:sz w:val="20"/>
          <w:szCs w:val="20"/>
        </w:rPr>
        <w:t xml:space="preserve">, </w:t>
      </w:r>
      <w:r w:rsidRPr="002A2B23">
        <w:rPr>
          <w:rFonts w:ascii="Arial" w:hAnsi="Arial" w:cs="Arial"/>
          <w:sz w:val="20"/>
          <w:szCs w:val="20"/>
        </w:rPr>
        <w:t>sex</w:t>
      </w:r>
      <w:r>
        <w:rPr>
          <w:rFonts w:ascii="Arial" w:hAnsi="Arial" w:cs="Arial"/>
          <w:sz w:val="20"/>
          <w:szCs w:val="20"/>
        </w:rPr>
        <w:t>, or Medicaid eligibility.</w:t>
      </w:r>
      <w:r w:rsidRPr="002A2B23">
        <w:rPr>
          <w:rFonts w:ascii="Arial" w:hAnsi="Arial" w:cs="Arial"/>
          <w:sz w:val="20"/>
          <w:szCs w:val="20"/>
        </w:rPr>
        <w:t xml:space="preserve"> </w:t>
      </w:r>
    </w:p>
    <w:p w14:paraId="3DEC7FE1" w14:textId="4FB3DB95" w:rsidR="00655FD6" w:rsidRDefault="00655FD6" w:rsidP="00655FD6">
      <w:pPr>
        <w:spacing w:after="0" w:line="480" w:lineRule="auto"/>
        <w:ind w:firstLine="720"/>
        <w:rPr>
          <w:rFonts w:ascii="Arial" w:hAnsi="Arial" w:cs="Arial"/>
          <w:sz w:val="20"/>
          <w:szCs w:val="20"/>
        </w:rPr>
      </w:pPr>
      <w:r>
        <w:rPr>
          <w:rFonts w:ascii="Arial" w:hAnsi="Arial" w:cs="Arial"/>
          <w:sz w:val="20"/>
          <w:szCs w:val="20"/>
        </w:rPr>
        <w:t>For DME use, th</w:t>
      </w:r>
      <w:r w:rsidRPr="002A2B23">
        <w:rPr>
          <w:rFonts w:ascii="Arial" w:hAnsi="Arial" w:cs="Arial"/>
          <w:sz w:val="20"/>
          <w:szCs w:val="20"/>
        </w:rPr>
        <w:t>e association between power outage</w:t>
      </w:r>
      <w:r>
        <w:rPr>
          <w:rFonts w:ascii="Arial" w:hAnsi="Arial" w:cs="Arial"/>
          <w:sz w:val="20"/>
          <w:szCs w:val="20"/>
        </w:rPr>
        <w:t>s</w:t>
      </w:r>
      <w:r w:rsidRPr="002A2B23">
        <w:rPr>
          <w:rFonts w:ascii="Arial" w:hAnsi="Arial" w:cs="Arial"/>
          <w:sz w:val="20"/>
          <w:szCs w:val="20"/>
        </w:rPr>
        <w:t xml:space="preserve">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Pr="002A2B23">
        <w:rPr>
          <w:rFonts w:ascii="Arial" w:hAnsi="Arial" w:cs="Arial"/>
          <w:b/>
          <w:bCs/>
          <w:sz w:val="20"/>
          <w:szCs w:val="20"/>
        </w:rPr>
        <w:t>Figure 3</w:t>
      </w:r>
      <w:r w:rsidRPr="002A2B23">
        <w:rPr>
          <w:rFonts w:ascii="Arial" w:hAnsi="Arial" w:cs="Arial"/>
          <w:sz w:val="20"/>
          <w:szCs w:val="20"/>
        </w:rPr>
        <w:t>).</w:t>
      </w:r>
      <w:r w:rsidR="00E60737">
        <w:rPr>
          <w:rFonts w:ascii="Arial" w:hAnsi="Arial" w:cs="Arial"/>
          <w:sz w:val="20"/>
          <w:szCs w:val="20"/>
        </w:rPr>
        <w:t xml:space="preserve"> </w:t>
      </w:r>
      <w:r w:rsidR="00E60737" w:rsidRPr="00E60737">
        <w:rPr>
          <w:rFonts w:ascii="Arial" w:hAnsi="Arial" w:cs="Arial"/>
          <w:sz w:val="20"/>
          <w:szCs w:val="20"/>
        </w:rPr>
        <w:t xml:space="preserve">The effect of power outage on CVD hospitalizations was not modified by </w:t>
      </w:r>
      <w:r w:rsidR="001073D8">
        <w:rPr>
          <w:rFonts w:ascii="Arial" w:hAnsi="Arial" w:cs="Arial"/>
          <w:sz w:val="20"/>
          <w:szCs w:val="20"/>
        </w:rPr>
        <w:t xml:space="preserve">county-level </w:t>
      </w:r>
      <w:r w:rsidR="00E60737" w:rsidRPr="00E60737">
        <w:rPr>
          <w:rFonts w:ascii="Arial" w:hAnsi="Arial" w:cs="Arial"/>
          <w:sz w:val="20"/>
          <w:szCs w:val="20"/>
        </w:rPr>
        <w:t>DME use</w:t>
      </w:r>
      <w:r w:rsidR="00E60737">
        <w:rPr>
          <w:rFonts w:ascii="Arial" w:hAnsi="Arial" w:cs="Arial"/>
          <w:sz w:val="20"/>
          <w:szCs w:val="20"/>
        </w:rPr>
        <w:t>.</w:t>
      </w:r>
    </w:p>
    <w:p w14:paraId="6A2B9B56" w14:textId="48C4B86D" w:rsidR="00795691" w:rsidRDefault="00E75B28" w:rsidP="00655FD6">
      <w:pPr>
        <w:spacing w:after="0" w:line="480" w:lineRule="auto"/>
        <w:ind w:firstLine="720"/>
        <w:rPr>
          <w:rFonts w:ascii="Arial" w:hAnsi="Arial" w:cs="Arial"/>
          <w:sz w:val="20"/>
          <w:szCs w:val="20"/>
        </w:rPr>
      </w:pPr>
      <w:r w:rsidRPr="00E75B28">
        <w:rPr>
          <w:rFonts w:ascii="Arial" w:hAnsi="Arial" w:cs="Arial"/>
          <w:sz w:val="20"/>
          <w:szCs w:val="20"/>
        </w:rPr>
        <w:t xml:space="preserve">When we tested if the effect of power outage on CVD hospitalizations differed on anomalously hot days, we observed a larger power outage-associated increase in CVD hospitalizations on hot days compared to non-hot days (Supplementary Table 3). On cold days, there was no additional effect of power outage on CVD hospitalizations. We found no additional effect of power outage on respiratory hospitalization on hot days. The effect of power outage on </w:t>
      </w:r>
      <w:r w:rsidRPr="00E75B28">
        <w:rPr>
          <w:rFonts w:ascii="Arial" w:hAnsi="Arial" w:cs="Arial"/>
          <w:sz w:val="20"/>
          <w:szCs w:val="20"/>
        </w:rPr>
        <w:lastRenderedPageBreak/>
        <w:t>respiratory hospitalizations was attenuated slightly on anomalously cold days (</w:t>
      </w:r>
      <w:r w:rsidRPr="0062332F">
        <w:rPr>
          <w:rFonts w:ascii="Arial" w:hAnsi="Arial" w:cs="Arial"/>
          <w:b/>
          <w:bCs/>
          <w:sz w:val="20"/>
          <w:szCs w:val="20"/>
        </w:rPr>
        <w:t>Supplementary Table 3</w:t>
      </w:r>
      <w:r w:rsidRPr="00E75B28">
        <w:rPr>
          <w:rFonts w:ascii="Arial" w:hAnsi="Arial" w:cs="Arial"/>
          <w:sz w:val="20"/>
          <w:szCs w:val="20"/>
        </w:rPr>
        <w:t>).</w:t>
      </w:r>
    </w:p>
    <w:p w14:paraId="34F2B5ED" w14:textId="77777777" w:rsidR="00655FD6" w:rsidRDefault="00655FD6" w:rsidP="00834502">
      <w:pPr>
        <w:spacing w:after="0" w:line="480" w:lineRule="auto"/>
        <w:rPr>
          <w:rFonts w:ascii="Arial" w:hAnsi="Arial" w:cs="Arial"/>
          <w:sz w:val="20"/>
          <w:szCs w:val="20"/>
        </w:rPr>
      </w:pPr>
    </w:p>
    <w:p w14:paraId="7FFD6EBA" w14:textId="2670B81A" w:rsidR="00834502" w:rsidRDefault="00834502" w:rsidP="00834502">
      <w:pPr>
        <w:spacing w:after="0" w:line="480" w:lineRule="auto"/>
        <w:rPr>
          <w:rFonts w:ascii="Arial" w:hAnsi="Arial" w:cs="Arial"/>
          <w:sz w:val="20"/>
          <w:szCs w:val="20"/>
        </w:rPr>
      </w:pPr>
      <w:r>
        <w:rPr>
          <w:rFonts w:ascii="Arial" w:hAnsi="Arial" w:cs="Arial"/>
          <w:sz w:val="20"/>
          <w:szCs w:val="20"/>
        </w:rPr>
        <w:t>Excess hospitalizations</w:t>
      </w:r>
    </w:p>
    <w:p w14:paraId="6EC4F846" w14:textId="7AEAA09D" w:rsidR="00834502" w:rsidRDefault="00C65E78" w:rsidP="00C65E78">
      <w:pPr>
        <w:spacing w:after="0" w:line="480" w:lineRule="auto"/>
        <w:ind w:firstLine="720"/>
        <w:rPr>
          <w:rFonts w:ascii="Arial" w:hAnsi="Arial" w:cs="Arial"/>
          <w:sz w:val="20"/>
          <w:szCs w:val="20"/>
        </w:rPr>
      </w:pPr>
      <w:r w:rsidRPr="00C65E78">
        <w:rPr>
          <w:rFonts w:ascii="Arial" w:hAnsi="Arial" w:cs="Arial"/>
          <w:sz w:val="20"/>
          <w:szCs w:val="20"/>
        </w:rPr>
        <w:t xml:space="preserve">With an average of seven 8+ hour power outages per year, a 1.04 RR (95% CI: 1.02, 1.06) increase in CVD-related hospitalizations in the seven-day period following an outage would result in </w:t>
      </w:r>
      <w:r w:rsidR="001073D8">
        <w:rPr>
          <w:rFonts w:ascii="Arial" w:hAnsi="Arial" w:cs="Arial"/>
          <w:sz w:val="20"/>
          <w:szCs w:val="20"/>
        </w:rPr>
        <w:t>approximately</w:t>
      </w:r>
      <w:r w:rsidRPr="00C65E78">
        <w:rPr>
          <w:rFonts w:ascii="Arial" w:hAnsi="Arial" w:cs="Arial"/>
          <w:sz w:val="20"/>
          <w:szCs w:val="20"/>
        </w:rPr>
        <w:t xml:space="preserve"> 2408 (95% CI: 1105, 3735) CVD-related hospitalizations due to power outage per year in the Fee-for-Service Medicare population, in the absence of other sources of bias. Similarly, across all lags, a 1.05 RR (1.02, 1.08) increase in respiratory-related hospitalizations with power outage would result in </w:t>
      </w:r>
      <w:r w:rsidR="001073D8">
        <w:rPr>
          <w:rFonts w:ascii="Arial" w:hAnsi="Arial" w:cs="Arial"/>
          <w:sz w:val="20"/>
          <w:szCs w:val="20"/>
        </w:rPr>
        <w:t>approximately</w:t>
      </w:r>
      <w:r w:rsidRPr="00C65E78">
        <w:rPr>
          <w:rFonts w:ascii="Arial" w:hAnsi="Arial" w:cs="Arial"/>
          <w:sz w:val="20"/>
          <w:szCs w:val="20"/>
        </w:rPr>
        <w:t xml:space="preserve"> 1838 (95% CI: 819, 2884) </w:t>
      </w:r>
      <w:r w:rsidR="001073D8">
        <w:rPr>
          <w:rFonts w:ascii="Arial" w:hAnsi="Arial" w:cs="Arial"/>
          <w:sz w:val="20"/>
          <w:szCs w:val="20"/>
        </w:rPr>
        <w:t>power outage-attributable</w:t>
      </w:r>
      <w:r w:rsidRPr="00C65E78">
        <w:rPr>
          <w:rFonts w:ascii="Arial" w:hAnsi="Arial" w:cs="Arial"/>
          <w:sz w:val="20"/>
          <w:szCs w:val="20"/>
        </w:rPr>
        <w:t xml:space="preserve"> respiratory hospitalizations per year in this population.</w:t>
      </w:r>
    </w:p>
    <w:p w14:paraId="249745DB" w14:textId="77777777" w:rsidR="00707F39" w:rsidRPr="00DD0F4D" w:rsidRDefault="00707F39" w:rsidP="00C65E78">
      <w:pPr>
        <w:spacing w:after="0" w:line="480" w:lineRule="auto"/>
        <w:ind w:firstLine="720"/>
        <w:rPr>
          <w:rFonts w:ascii="Arial" w:hAnsi="Arial" w:cs="Arial"/>
          <w:sz w:val="20"/>
          <w:szCs w:val="20"/>
        </w:rPr>
      </w:pPr>
    </w:p>
    <w:p w14:paraId="5E3A211C" w14:textId="77777777" w:rsidR="00655FD6" w:rsidRPr="0097584B" w:rsidRDefault="00655FD6" w:rsidP="00655FD6">
      <w:pPr>
        <w:pBdr>
          <w:top w:val="nil"/>
          <w:left w:val="nil"/>
          <w:bottom w:val="nil"/>
          <w:right w:val="nil"/>
          <w:between w:val="nil"/>
        </w:pBdr>
        <w:spacing w:after="0" w:line="480" w:lineRule="auto"/>
        <w:contextualSpacing/>
        <w:rPr>
          <w:rFonts w:ascii="Arial" w:hAnsi="Arial" w:cs="Arial"/>
          <w:color w:val="000000"/>
          <w:sz w:val="20"/>
          <w:szCs w:val="20"/>
        </w:rPr>
      </w:pPr>
      <w:r w:rsidRPr="0097584B">
        <w:rPr>
          <w:rFonts w:ascii="Arial" w:hAnsi="Arial" w:cs="Arial"/>
          <w:b/>
          <w:color w:val="000000"/>
          <w:sz w:val="20"/>
          <w:szCs w:val="20"/>
        </w:rPr>
        <w:t xml:space="preserve">Discussion </w:t>
      </w:r>
    </w:p>
    <w:p w14:paraId="77150B1B" w14:textId="77777777" w:rsidR="00655FD6" w:rsidRPr="0097584B" w:rsidRDefault="00655FD6" w:rsidP="00655FD6">
      <w:pPr>
        <w:spacing w:after="0" w:line="480" w:lineRule="auto"/>
        <w:rPr>
          <w:rFonts w:ascii="Arial" w:hAnsi="Arial" w:cs="Arial"/>
          <w:b/>
          <w:bCs/>
          <w:sz w:val="20"/>
          <w:szCs w:val="20"/>
        </w:rPr>
      </w:pPr>
    </w:p>
    <w:p w14:paraId="7D580623" w14:textId="77777777" w:rsidR="00655FD6" w:rsidRPr="0097584B" w:rsidRDefault="00655FD6" w:rsidP="00655FD6">
      <w:pPr>
        <w:spacing w:after="0" w:line="480" w:lineRule="auto"/>
        <w:rPr>
          <w:rFonts w:ascii="Arial" w:hAnsi="Arial" w:cs="Arial"/>
          <w:sz w:val="20"/>
          <w:szCs w:val="20"/>
        </w:rPr>
      </w:pPr>
      <w:r w:rsidRPr="0097584B">
        <w:rPr>
          <w:rFonts w:ascii="Arial" w:hAnsi="Arial" w:cs="Arial"/>
          <w:b/>
          <w:bCs/>
          <w:sz w:val="20"/>
          <w:szCs w:val="20"/>
        </w:rPr>
        <w:tab/>
      </w:r>
      <w:r w:rsidRPr="0097584B">
        <w:rPr>
          <w:rFonts w:ascii="Arial" w:hAnsi="Arial" w:cs="Arial"/>
          <w:sz w:val="20"/>
          <w:szCs w:val="20"/>
        </w:rPr>
        <w:t xml:space="preserve"> In this 2018 case-crossover study of over 23 million </w:t>
      </w:r>
      <w:r>
        <w:rPr>
          <w:rFonts w:ascii="Arial" w:hAnsi="Arial" w:cs="Arial"/>
          <w:sz w:val="20"/>
          <w:szCs w:val="20"/>
        </w:rPr>
        <w:t xml:space="preserve">Fee-For-Service </w:t>
      </w:r>
      <w:r w:rsidRPr="0097584B">
        <w:rPr>
          <w:rFonts w:ascii="Arial" w:hAnsi="Arial" w:cs="Arial"/>
          <w:sz w:val="20"/>
          <w:szCs w:val="20"/>
        </w:rPr>
        <w:t xml:space="preserve">Medicare beneficiaries aged 65+, we found that power outages were associated with increased acute emergency CVD and respiratory hospitalizations. </w:t>
      </w:r>
      <w:r>
        <w:rPr>
          <w:rFonts w:ascii="Arial" w:hAnsi="Arial" w:cs="Arial"/>
          <w:sz w:val="20"/>
          <w:szCs w:val="20"/>
        </w:rPr>
        <w:t xml:space="preserve">This association was strongest for CVD hospitalizations the day following the power outage, while for respiratory hospitalizations, the same-day association was strongest. </w:t>
      </w:r>
      <w:r w:rsidRPr="0097584B">
        <w:rPr>
          <w:rFonts w:ascii="Arial" w:hAnsi="Arial" w:cs="Arial"/>
          <w:sz w:val="20"/>
          <w:szCs w:val="20"/>
        </w:rPr>
        <w:t xml:space="preserve">As expected, larger outages affecting </w:t>
      </w:r>
      <w:r w:rsidRPr="0097584B">
        <w:rPr>
          <w:rFonts w:ascii="Arial" w:eastAsia="Garamond" w:hAnsi="Arial" w:cs="Arial"/>
          <w:sz w:val="20"/>
          <w:szCs w:val="20"/>
        </w:rPr>
        <w:t>≥</w:t>
      </w:r>
      <w:r w:rsidRPr="0097584B">
        <w:rPr>
          <w:rFonts w:ascii="Arial" w:hAnsi="Arial" w:cs="Arial"/>
          <w:sz w:val="20"/>
          <w:szCs w:val="20"/>
        </w:rPr>
        <w:t xml:space="preserve">3% or </w:t>
      </w:r>
      <w:r w:rsidRPr="0097584B">
        <w:rPr>
          <w:rFonts w:ascii="Arial" w:eastAsia="Garamond" w:hAnsi="Arial" w:cs="Arial"/>
          <w:sz w:val="20"/>
          <w:szCs w:val="20"/>
        </w:rPr>
        <w:t>≥</w:t>
      </w:r>
      <w:r w:rsidRPr="0097584B">
        <w:rPr>
          <w:rFonts w:ascii="Arial" w:hAnsi="Arial" w:cs="Arial"/>
          <w:sz w:val="20"/>
          <w:szCs w:val="20"/>
        </w:rPr>
        <w:t xml:space="preserve">5% versus </w:t>
      </w:r>
      <w:r w:rsidRPr="0097584B">
        <w:rPr>
          <w:rFonts w:ascii="Arial" w:eastAsia="Garamond" w:hAnsi="Arial" w:cs="Arial"/>
          <w:sz w:val="20"/>
          <w:szCs w:val="20"/>
        </w:rPr>
        <w:t>≥</w:t>
      </w:r>
      <w:r w:rsidRPr="0097584B">
        <w:rPr>
          <w:rFonts w:ascii="Arial" w:hAnsi="Arial" w:cs="Arial"/>
          <w:sz w:val="20"/>
          <w:szCs w:val="20"/>
        </w:rPr>
        <w:t xml:space="preserve">1% of county customers had </w:t>
      </w:r>
      <w:r>
        <w:rPr>
          <w:rFonts w:ascii="Arial" w:hAnsi="Arial" w:cs="Arial"/>
          <w:sz w:val="20"/>
          <w:szCs w:val="20"/>
        </w:rPr>
        <w:t>stronger associations with</w:t>
      </w:r>
      <w:r w:rsidRPr="0097584B">
        <w:rPr>
          <w:rFonts w:ascii="Arial" w:hAnsi="Arial" w:cs="Arial"/>
          <w:sz w:val="20"/>
          <w:szCs w:val="20"/>
        </w:rPr>
        <w:t xml:space="preserve"> hospitalization rates. Furthermore, power outages were prevalent. US counties experienced an average of seven 8+ hour outages affecting </w:t>
      </w:r>
      <w:r w:rsidRPr="0097584B">
        <w:rPr>
          <w:rFonts w:ascii="Arial" w:eastAsia="Garamond" w:hAnsi="Arial" w:cs="Arial"/>
          <w:sz w:val="20"/>
          <w:szCs w:val="20"/>
        </w:rPr>
        <w:t>≥</w:t>
      </w:r>
      <w:r w:rsidRPr="0097584B">
        <w:rPr>
          <w:rFonts w:ascii="Arial" w:hAnsi="Arial" w:cs="Arial"/>
          <w:sz w:val="20"/>
          <w:szCs w:val="20"/>
        </w:rPr>
        <w:t xml:space="preserve">1% of customers in 2018, and shorter outages were even more common. With outage frequency and duration increasing due to climate change, these outages </w:t>
      </w:r>
      <w:r>
        <w:rPr>
          <w:rFonts w:ascii="Arial" w:hAnsi="Arial" w:cs="Arial"/>
          <w:sz w:val="20"/>
          <w:szCs w:val="20"/>
        </w:rPr>
        <w:t xml:space="preserve">may </w:t>
      </w:r>
      <w:r w:rsidRPr="0097584B">
        <w:rPr>
          <w:rFonts w:ascii="Arial" w:hAnsi="Arial" w:cs="Arial"/>
          <w:sz w:val="20"/>
          <w:szCs w:val="20"/>
        </w:rPr>
        <w:t xml:space="preserve">pose a growing threat to the cardiovascular and respiratory health of older adults. </w:t>
      </w:r>
    </w:p>
    <w:p w14:paraId="34F06C2B" w14:textId="4A8B4F49" w:rsidR="00655FD6" w:rsidRPr="0097584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Several New York State-based studies have reported associations between power outage exposure and increased CVD and respiratory acute care visits, with larger effects for older versus younger adults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{"citationID":"bIWu9xCB","properties":{"formattedCitation":"(19\\uc0\\u8211{}21, 29)","plainCitation":"(19–21, 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950BE4" w:rsidRPr="00950BE4">
        <w:rPr>
          <w:rFonts w:ascii="Arial" w:hAnsi="Arial" w:cs="Arial"/>
          <w:sz w:val="20"/>
        </w:rPr>
        <w:t>(19–21, 29)</w:t>
      </w:r>
      <w:r w:rsidRPr="0097584B">
        <w:rPr>
          <w:rFonts w:ascii="Arial" w:hAnsi="Arial" w:cs="Arial"/>
          <w:sz w:val="20"/>
          <w:szCs w:val="20"/>
        </w:rPr>
        <w:fldChar w:fldCharType="end"/>
      </w:r>
      <w:r w:rsidRPr="0097584B">
        <w:rPr>
          <w:rFonts w:ascii="Arial" w:hAnsi="Arial" w:cs="Arial"/>
          <w:sz w:val="20"/>
          <w:szCs w:val="20"/>
        </w:rPr>
        <w:t xml:space="preserve">. </w:t>
      </w:r>
      <w:r>
        <w:rPr>
          <w:rFonts w:ascii="Arial" w:hAnsi="Arial" w:cs="Arial"/>
          <w:sz w:val="20"/>
          <w:szCs w:val="20"/>
        </w:rPr>
        <w:t xml:space="preserve">As in our study, </w:t>
      </w:r>
      <w:r w:rsidRPr="0097584B">
        <w:rPr>
          <w:rFonts w:ascii="Arial" w:hAnsi="Arial" w:cs="Arial"/>
          <w:sz w:val="20"/>
          <w:szCs w:val="20"/>
        </w:rPr>
        <w:t xml:space="preserve">Deng et al. found the largest increases in </w:t>
      </w:r>
      <w:r w:rsidRPr="0097584B">
        <w:rPr>
          <w:rFonts w:ascii="Arial" w:hAnsi="Arial" w:cs="Arial"/>
          <w:sz w:val="20"/>
          <w:szCs w:val="20"/>
        </w:rPr>
        <w:lastRenderedPageBreak/>
        <w:t>CVD emergency department visits the day after exposure, while respiratory visits increased most on the day of exposure</w:t>
      </w:r>
      <w:r>
        <w:rPr>
          <w:rFonts w:ascii="Arial" w:hAnsi="Arial" w:cs="Arial"/>
          <w:sz w:val="20"/>
          <w:szCs w:val="20"/>
        </w:rPr>
        <w:t xml:space="preserve">. </w:t>
      </w:r>
      <w:r w:rsidR="00A03A1C" w:rsidRPr="00A03A1C">
        <w:rPr>
          <w:rFonts w:ascii="Arial" w:hAnsi="Arial" w:cs="Arial"/>
          <w:sz w:val="20"/>
          <w:szCs w:val="20"/>
        </w:rPr>
        <w:t>We observed a protective effect on hospitalizations 4–5 days after a power outage</w:t>
      </w:r>
      <w:r w:rsidR="001073D8">
        <w:rPr>
          <w:rFonts w:ascii="Arial" w:hAnsi="Arial" w:cs="Arial"/>
          <w:sz w:val="20"/>
          <w:szCs w:val="20"/>
        </w:rPr>
        <w:t>, which</w:t>
      </w:r>
      <w:r w:rsidR="00A03A1C" w:rsidRPr="00A03A1C">
        <w:rPr>
          <w:rFonts w:ascii="Arial" w:hAnsi="Arial" w:cs="Arial"/>
          <w:sz w:val="20"/>
          <w:szCs w:val="20"/>
        </w:rPr>
        <w:t xml:space="preserve"> may be a harvesting effect or an artifact </w:t>
      </w:r>
      <w:r w:rsidR="001073D8">
        <w:rPr>
          <w:rFonts w:ascii="Arial" w:hAnsi="Arial" w:cs="Arial"/>
          <w:sz w:val="20"/>
          <w:szCs w:val="20"/>
        </w:rPr>
        <w:t>resulting</w:t>
      </w:r>
      <w:r w:rsidR="00A03A1C" w:rsidRPr="00A03A1C">
        <w:rPr>
          <w:rFonts w:ascii="Arial" w:hAnsi="Arial" w:cs="Arial"/>
          <w:sz w:val="20"/>
          <w:szCs w:val="20"/>
        </w:rPr>
        <w:t xml:space="preserve"> </w:t>
      </w:r>
      <w:r w:rsidR="001073D8">
        <w:rPr>
          <w:rFonts w:ascii="Arial" w:hAnsi="Arial" w:cs="Arial"/>
          <w:sz w:val="20"/>
          <w:szCs w:val="20"/>
        </w:rPr>
        <w:t>from</w:t>
      </w:r>
      <w:r w:rsidR="00A03A1C" w:rsidRPr="00A03A1C">
        <w:rPr>
          <w:rFonts w:ascii="Arial" w:hAnsi="Arial" w:cs="Arial"/>
          <w:sz w:val="20"/>
          <w:szCs w:val="20"/>
        </w:rPr>
        <w:t xml:space="preserve"> </w:t>
      </w:r>
      <w:r w:rsidR="001073D8">
        <w:rPr>
          <w:rFonts w:ascii="Arial" w:hAnsi="Arial" w:cs="Arial"/>
          <w:sz w:val="20"/>
          <w:szCs w:val="20"/>
        </w:rPr>
        <w:t>the use of</w:t>
      </w:r>
      <w:r w:rsidR="00A03A1C" w:rsidRPr="00A03A1C">
        <w:rPr>
          <w:rFonts w:ascii="Arial" w:hAnsi="Arial" w:cs="Arial"/>
          <w:sz w:val="20"/>
          <w:szCs w:val="20"/>
        </w:rPr>
        <w:t xml:space="preserve"> a natural spline-based model. For larger outages, there </w:t>
      </w:r>
      <w:r w:rsidR="001073D8">
        <w:rPr>
          <w:rFonts w:ascii="Arial" w:hAnsi="Arial" w:cs="Arial"/>
          <w:sz w:val="20"/>
          <w:szCs w:val="20"/>
        </w:rPr>
        <w:t>was</w:t>
      </w:r>
      <w:r w:rsidR="00A03A1C" w:rsidRPr="00A03A1C">
        <w:rPr>
          <w:rFonts w:ascii="Arial" w:hAnsi="Arial" w:cs="Arial"/>
          <w:sz w:val="20"/>
          <w:szCs w:val="20"/>
        </w:rPr>
        <w:t xml:space="preserve"> no protective effect on hospitalizations 4-5 days after exposure, making it unclear whether any true protective effect exists</w:t>
      </w:r>
      <w:r w:rsidR="00D65E1E">
        <w:rPr>
          <w:rFonts w:ascii="Arial" w:hAnsi="Arial" w:cs="Arial"/>
          <w:sz w:val="20"/>
          <w:szCs w:val="20"/>
        </w:rPr>
        <w:t>.</w:t>
      </w:r>
      <w:r w:rsidR="00A03A1C" w:rsidRPr="00A03A1C">
        <w:rPr>
          <w:rFonts w:ascii="Arial" w:hAnsi="Arial" w:cs="Arial"/>
          <w:sz w:val="20"/>
          <w:szCs w:val="20"/>
        </w:rPr>
        <w:t xml:space="preserve"> </w:t>
      </w:r>
      <w:r w:rsidRPr="0097584B">
        <w:rPr>
          <w:rFonts w:ascii="Arial" w:hAnsi="Arial" w:cs="Arial"/>
          <w:sz w:val="20"/>
          <w:szCs w:val="20"/>
        </w:rPr>
        <w:t xml:space="preserve">Do et al. estimated the association of power outage with CVD hospitalizations in Medicare beneficiaries 65+ in New York State from 2017-2018, which overlaps our study period and population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{"citationID":"LGZTKj7L","properties":{"formattedCitation":"(29)","plainCitation":"(29)","noteIndex":0},"citationItems":[{"id":240,"uris":["http://zotero.org/users/local/hHKggCUl/items/534RADTL"],"itemData":{"id":240,"type":"article-journal","container-title":"Under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950BE4">
        <w:rPr>
          <w:rFonts w:ascii="Arial" w:hAnsi="Arial" w:cs="Arial"/>
          <w:noProof/>
          <w:sz w:val="20"/>
          <w:szCs w:val="20"/>
        </w:rPr>
        <w:t>(29)</w:t>
      </w:r>
      <w:r w:rsidRPr="0097584B">
        <w:rPr>
          <w:rFonts w:ascii="Arial" w:hAnsi="Arial" w:cs="Arial"/>
          <w:sz w:val="20"/>
          <w:szCs w:val="20"/>
        </w:rPr>
        <w:fldChar w:fldCharType="end"/>
      </w:r>
      <w:r w:rsidRPr="0097584B">
        <w:rPr>
          <w:rFonts w:ascii="Arial" w:hAnsi="Arial" w:cs="Arial"/>
          <w:sz w:val="20"/>
          <w:szCs w:val="20"/>
        </w:rPr>
        <w:t xml:space="preserve">. They found elevated emergency CVD hospitalizations one day after power outage exposure, though confidence intervals contained the null. We estimated similar effects with more precision because of our larger study population. </w:t>
      </w:r>
    </w:p>
    <w:p w14:paraId="0672866A" w14:textId="4DD09430" w:rsidR="00655FD6"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hypothesized that power outages</w:t>
      </w:r>
      <w:r>
        <w:rPr>
          <w:rFonts w:ascii="Arial" w:hAnsi="Arial" w:cs="Arial"/>
          <w:sz w:val="20"/>
          <w:szCs w:val="20"/>
        </w:rPr>
        <w:t xml:space="preserve"> may</w:t>
      </w:r>
      <w:r w:rsidRPr="0097584B">
        <w:rPr>
          <w:rFonts w:ascii="Arial" w:hAnsi="Arial" w:cs="Arial"/>
          <w:sz w:val="20"/>
          <w:szCs w:val="20"/>
        </w:rPr>
        <w:t xml:space="preserve"> lead to CVD and respiratory hospitalizations in older adults </w:t>
      </w:r>
      <w:r>
        <w:rPr>
          <w:rFonts w:ascii="Arial" w:hAnsi="Arial" w:cs="Arial"/>
          <w:sz w:val="20"/>
          <w:szCs w:val="20"/>
        </w:rPr>
        <w:t>due to increased</w:t>
      </w:r>
      <w:r w:rsidRPr="0097584B">
        <w:rPr>
          <w:rFonts w:ascii="Arial" w:hAnsi="Arial" w:cs="Arial"/>
          <w:sz w:val="20"/>
          <w:szCs w:val="20"/>
        </w:rPr>
        <w:t xml:space="preserve"> heat exposure, cold exposure, stress, and loss of electricity to life-sustaining medical devices and mobility aids. Power outages may also cause changes in indoor air quality when dehumidifiers, air purifiers, and ventilation systems lose power. </w:t>
      </w:r>
      <w:r w:rsidR="000D3A37" w:rsidRPr="000D3A37">
        <w:rPr>
          <w:rFonts w:ascii="Arial" w:hAnsi="Arial" w:cs="Arial"/>
          <w:sz w:val="20"/>
          <w:szCs w:val="20"/>
        </w:rPr>
        <w:t xml:space="preserve">The lagged effects of CVD and respiratory hospitalizations due to power outage likely differ, since the lagged effects of high or low temperature and air pollution </w:t>
      </w:r>
      <w:r w:rsidR="001073D8">
        <w:rPr>
          <w:rFonts w:ascii="Arial" w:hAnsi="Arial" w:cs="Arial"/>
          <w:sz w:val="20"/>
          <w:szCs w:val="20"/>
        </w:rPr>
        <w:t xml:space="preserve">appear to </w:t>
      </w:r>
      <w:r w:rsidR="000D3A37" w:rsidRPr="000D3A37">
        <w:rPr>
          <w:rFonts w:ascii="Arial" w:hAnsi="Arial" w:cs="Arial"/>
          <w:sz w:val="20"/>
          <w:szCs w:val="20"/>
        </w:rPr>
        <w:t xml:space="preserve">differ for CVD </w:t>
      </w:r>
      <w:r w:rsidR="001073D8">
        <w:rPr>
          <w:rFonts w:ascii="Arial" w:hAnsi="Arial" w:cs="Arial"/>
          <w:sz w:val="20"/>
          <w:szCs w:val="20"/>
        </w:rPr>
        <w:t>and</w:t>
      </w:r>
      <w:r w:rsidR="000D3A37" w:rsidRPr="000D3A37">
        <w:rPr>
          <w:rFonts w:ascii="Arial" w:hAnsi="Arial" w:cs="Arial"/>
          <w:sz w:val="20"/>
          <w:szCs w:val="20"/>
        </w:rPr>
        <w:t xml:space="preserve"> respiratory disease</w:t>
      </w:r>
      <w:r w:rsidR="000D3A37">
        <w:rPr>
          <w:rFonts w:ascii="Arial" w:hAnsi="Arial" w:cs="Arial"/>
          <w:sz w:val="20"/>
          <w:szCs w:val="20"/>
        </w:rPr>
        <w:t xml:space="preserve"> </w:t>
      </w:r>
      <w:r>
        <w:rPr>
          <w:rFonts w:ascii="Arial" w:hAnsi="Arial" w:cs="Arial"/>
          <w:sz w:val="20"/>
          <w:szCs w:val="20"/>
        </w:rPr>
        <w:fldChar w:fldCharType="begin"/>
      </w:r>
      <w:r w:rsidR="003C5498">
        <w:rPr>
          <w:rFonts w:ascii="Arial" w:hAnsi="Arial" w:cs="Arial"/>
          <w:sz w:val="20"/>
          <w:szCs w:val="20"/>
        </w:rPr>
        <w:instrText xml:space="preserve"> ADDIN ZOTERO_ITEM CSL_CITATION {"citationID":"0ZzO5udH","properties":{"formattedCitation":"(37, 44, 45)","plainCitation":"(37, 44, 45)","noteIndex":0},"citationItems":[{"id":211,"uris":["http://zotero.org/users/local/hHKggCUl/items/7S2KHWLC"],"itemData":{"id":211,"type":"article-journal","abstract":"Objectives: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Pr>
          <w:rFonts w:ascii="Arial" w:hAnsi="Arial" w:cs="Arial"/>
          <w:sz w:val="20"/>
          <w:szCs w:val="20"/>
        </w:rPr>
        <w:fldChar w:fldCharType="separate"/>
      </w:r>
      <w:r w:rsidR="003C5498">
        <w:rPr>
          <w:rFonts w:ascii="Arial" w:hAnsi="Arial" w:cs="Arial"/>
          <w:sz w:val="20"/>
        </w:rPr>
        <w:t>(37, 44, 45)</w:t>
      </w:r>
      <w:r>
        <w:rPr>
          <w:rFonts w:ascii="Arial" w:hAnsi="Arial" w:cs="Arial"/>
          <w:sz w:val="20"/>
          <w:szCs w:val="20"/>
        </w:rPr>
        <w:fldChar w:fldCharType="end"/>
      </w:r>
      <w:r>
        <w:rPr>
          <w:rFonts w:ascii="Arial" w:hAnsi="Arial" w:cs="Arial"/>
          <w:sz w:val="20"/>
          <w:szCs w:val="20"/>
        </w:rPr>
        <w:t xml:space="preserve">. </w:t>
      </w:r>
    </w:p>
    <w:p w14:paraId="729B4D59" w14:textId="24D5CD67" w:rsidR="00655FD6" w:rsidRPr="006F415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Further, many power outages are caused by climate-related severe weather like heat waves, winter storms, hurricanes, wildfires, and floods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{"citationID":"n3LNDwDY","properties":{"formattedCitation":"(3, 46, 47)","plainCitation":"(3, 46, 47)","noteIndex":0},"citationItems":[{"id":180,"uris":["http://zotero.org/users/local/hHKggCUl/items/QGLVIH6M"],"itemData":{"id":180,"type":"article-journal","abstract":"Purpose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V."}],"issued":{"date-parts":[["2020",12]]}}},{"id":238,"uris":["http://zotero.org/users/local/hHKggCUl/items/5LBTMXE2"],"itemData":{"id":238,"type":"article","abstract":"Abstract\n          In the United States, severe weather events increasingly drive power outages, likely with health consequences. Studies typically examined individual severe weather events (e.g., heatwaves), focused on large power outages, and considered small geographic areas (e.g., a city). Here, we described the geographic and temporal patterns of all 8+ hour outages co-occurring with individual (e.g., cyclone alone) and multiple simultaneous severe weather events (e.g., cyclone + anomalous heat) nationally. We used hourly county-level PowerOutage.us data from 2018–2020 to define 8+ hour outages as whenever the proportion of customers without power was ≥0.1% for ≥8 continuous hours. We identified county-level daily severe weather events, including anomalous cold, anomalous heat, tropical cyclones, anomalous precipitation, wildfire, and snowfall. Of 1,657 counties with reliable power outage data, 1,229 (74.2%) experienced an 8+ hour power outage co-occurring with an individual severe weather event, and 880 (53.1%) faced co-occurrence with multiple simultaneous severe weather events. Outages co-occurring with anomalous precipitation events were the most common, affecting 1,158 (69.9%) counties, and concentrated along the Gulf Coast, Northeast, Michigan, and counties with data in Southern California. Co-occurrence with anomalous heat occurred the second most frequently, affecting 742 (44.8%) counties, mostly in Southeastern states. Cyclones – though rarer – affected the Eastern Seaboard and co-occurred with an 8+ hour power 24% of the time. On the West Coast, outages co-occurring with wildfires became increasingly common. Among multiple simultaneous weather events, 8+ hour power outages co-occurred with simultaneous anomalous precipitation-anomalous heat on 1,003 county-days in 39 states, anomalous precipitation-cyclone on 695 county-days in 24 states, and anomalous cold-snowfall on 252 county-days in 27 states. Understanding the spatiotemporal distribution of co-occurring weather-outages can guide efforts to strengthen and weatherize the electricity grid, prepare communities for multi-hazard events, and allocate resources for resilience and recovery.","DOI":"10.21203/rs.3.rs-4752336/v1","language":"en","license":"https://creativecommons.org/licenses/by/4.0/","source":"In Review","title":"Spatiotemporal patterns of power outages co-occurring with individual and multiple severe weather events in the United States, 2018-2020","URL":"https://www.researchsquare.com/article/rs-4752336/v1","author":[{"family":"Do","given":"Vivian"},{"family":"Wilner","given":"Lauren B."},{"family":"Flores","given":"Nina M."},{"family":"McBrien","given":"Heather"},{"family":"Northrop","given":"Alexander J."},{"family":"Casey","given":"Joan A."}],"accessed":{"date-parts":[["2025",1,4]]},"issued":{"date-parts":[["2024",7,18]]}}},{"id":252,"uris":["http://zotero.org/users/local/hHKggCUl/items/4S4TQMHB"],"itemData":{"id":252,"type":"article-journal","abstract":"For power plant networks in developing countries like Iraq, balancing electricity demand and generation continues to be a major challenge. Energy management (EM) in either demand-side (DS) or generation-side (GS) strategies, which is frequently utilized in Iraq due to a lack of adequate power generation, has a small impact on the power balancing mechanism. Most previous studies in similar countries discussed only the application of DS strategies. The purpose of this paper is to contrast and review various energy management methodologies being used in developing nations facing power outages, to be able to recommend suitable ones according to the country’s situation. To assess potential EM-based solutions to improve the total energy efﬁciency of the Iraqi electrical community, a thorough and methodical analysis was carried out. The main objective of this review paper is to discuss the causes of power outages and the energy management strategies addressed here as methods to mitigate or avoid power outages. Unlike existing reviews that concentrated on demandside energy management, this study speciﬁcally focuses on power outage causes in developing countries like Iraq rather than all management strategies. It also introduces the consequences of power outages including analysis of distribution power losses, ﬁnancial loss from power blackouts, and power blackouts in ﬁrms in a typical month. Therefore, it presents readers with state-of-the-art strategies and recommends a generation-based EM strategy to mitigate such issues.","container-title":"Sustainability","DOI":"10.3390/su152015001","ISSN":"2071-1050","issue":"20","journalAbbreviation":"Sustainability","language":"en","license":"https://creativecommons.org/licenses/by/4.0/","page":"15001","source":"DOI.org (Crossref)","title":"Review on Causes of Power Outages and Their Occurrence: Mitigation Strategies","title-short":"Review on Causes of Power Outages and Their Occurrence","volume":"15","author":[{"family":"Salman","given":"Hasan M."},{"family":"Pasupuleti","given":"Jagadeesh"},{"family":"Sabry","given":"Ahmad H."}],"issued":{"date-parts":[["2023",10,18]]}}}],"schema":"https://github.com/citation-style-language/schema/raw/master/csl-citation.json"}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(3, 46, 47)</w:t>
      </w:r>
      <w:r w:rsidRPr="0097584B">
        <w:rPr>
          <w:rFonts w:ascii="Arial" w:hAnsi="Arial" w:cs="Arial"/>
          <w:sz w:val="20"/>
          <w:szCs w:val="20"/>
        </w:rPr>
        <w:fldChar w:fldCharType="end"/>
      </w:r>
      <w:r w:rsidRPr="0097584B">
        <w:rPr>
          <w:rFonts w:ascii="Arial" w:hAnsi="Arial" w:cs="Arial"/>
          <w:sz w:val="20"/>
          <w:szCs w:val="20"/>
        </w:rPr>
        <w:t xml:space="preserve">, which likely amplifies health risks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{"citationID":"EbWJFV3l","properties":{"formattedCitation":"(20, 48, 49)","plainCitation":"(20, 48, 49)","noteIndex":0},"citationItems":[{"id":194,"uris":["http://zotero.org/users/local/hHKggCUl/items/8L9T2PQA"],"itemData":{"id":194,"type":"article-journal","abstract":"BACKGROUND: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003C5498">
        <w:rPr>
          <w:rFonts w:ascii="Cambria Math" w:hAnsi="Cambria Math" w:cs="Cambria Math"/>
          <w:sz w:val="20"/>
          <w:szCs w:val="20"/>
        </w:rPr>
        <w:instrText>ﬀ</w:instrText>
      </w:r>
      <w:r w:rsidR="003C5498">
        <w:rPr>
          <w:rFonts w:ascii="Arial" w:hAnsi="Arial" w:cs="Arial"/>
          <w:sz w:val="20"/>
          <w:szCs w:val="20"/>
        </w:rPr>
        <w:instrText>ects. We aimed to investigate the individual and joint e</w:instrText>
      </w:r>
      <w:r w:rsidR="003C5498">
        <w:rPr>
          <w:rFonts w:ascii="Cambria Math" w:hAnsi="Cambria Math" w:cs="Cambria Math"/>
          <w:sz w:val="20"/>
          <w:szCs w:val="20"/>
        </w:rPr>
        <w:instrText>ﬀ</w:instrText>
      </w:r>
      <w:r w:rsidR="003C5498">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3C5498">
        <w:rPr>
          <w:rFonts w:ascii="Cambria Math" w:hAnsi="Cambria Math" w:cs="Cambria Math"/>
          <w:sz w:val="20"/>
          <w:szCs w:val="20"/>
        </w:rPr>
        <w:instrText>ﬀ</w:instrText>
      </w:r>
      <w:r w:rsidR="003C5498">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3C5498">
        <w:rPr>
          <w:rFonts w:ascii="Cambria Math" w:hAnsi="Cambria Math" w:cs="Cambria Math"/>
          <w:sz w:val="20"/>
          <w:szCs w:val="20"/>
        </w:rPr>
        <w:instrText>ﬀ</w:instrText>
      </w:r>
      <w:r w:rsidR="003C5498">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3C5498">
        <w:rPr>
          <w:rFonts w:ascii="Cambria Math" w:hAnsi="Cambria Math" w:cs="Cambria Math"/>
          <w:sz w:val="20"/>
          <w:szCs w:val="20"/>
        </w:rPr>
        <w:instrText>ﬀ</w:instrText>
      </w:r>
      <w:r w:rsidR="003C5498">
        <w:rPr>
          <w:rFonts w:ascii="Arial" w:hAnsi="Arial" w:cs="Arial"/>
          <w:sz w:val="20"/>
          <w:szCs w:val="20"/>
        </w:rPr>
        <w:instrText>ect on both multiplicative and additive scales. Over 35% of the thunderstorm e</w:instrText>
      </w:r>
      <w:r w:rsidR="003C5498">
        <w:rPr>
          <w:rFonts w:ascii="Cambria Math" w:hAnsi="Cambria Math" w:cs="Cambria Math"/>
          <w:sz w:val="20"/>
          <w:szCs w:val="20"/>
        </w:rPr>
        <w:instrText>ﬀ</w:instrText>
      </w:r>
      <w:r w:rsidR="003C5498">
        <w:rPr>
          <w:rFonts w:ascii="Arial" w:hAnsi="Arial" w:cs="Arial"/>
          <w:sz w:val="20"/>
          <w:szCs w:val="20"/>
        </w:rPr>
        <w:instrText>ects were mediated by PM2:5 and RH.\nCONCLUSION: Thunderstorms accompanied by POs showed the strongest respiratory e</w:instrText>
      </w:r>
      <w:r w:rsidR="003C5498">
        <w:rPr>
          <w:rFonts w:ascii="Cambria Math" w:hAnsi="Cambria Math" w:cs="Cambria Math"/>
          <w:sz w:val="20"/>
          <w:szCs w:val="20"/>
        </w:rPr>
        <w:instrText>ﬀ</w:instrText>
      </w:r>
      <w:r w:rsidR="003C5498">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3C5498">
        <w:rPr>
          <w:rFonts w:ascii="Cambria Math" w:hAnsi="Cambria Math" w:cs="Cambria Math"/>
          <w:sz w:val="20"/>
          <w:szCs w:val="20"/>
        </w:rPr>
        <w:instrText>ﬀ</w:instrText>
      </w:r>
      <w:r w:rsidR="003C5498">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P."}],"issued":{"date-parts":[["2024",6]]}}},{"id":254,"uris":["http://zotero.org/users/local/hHKggCUl/items/VQ4F66NY"],"itemData":{"id":254,"type":"article-journal","abstract":"Highly destructive disasters such as ﬂoods and power outages (PO) are becoming more commonplace in the U.S. Few studies examine the effects of ﬂoods and PO on health, and no studies examine the synergistic effects of PO and ﬂoods, which are increasingly co-occurring events. We examined the independent and synergistic impacts of PO and ﬂoods on cardiovascular diseases, chronic respiratory diseases, respiratory infections, and food-/water-borne diseases (FWBD) in New York State (NYS) from 2002 to 2018. We obtained hospitalization data from the NYS discharge database, PO data from the NYS Department of Public Service, and ﬂoods events from NOAA. Distributed lag nonlinear models were used to evaluate the PO/ﬂoods-health association while controlling for time-varying confounders. We identiﬁed signiﬁcant increased health risks associated with both the independent effects from PO and ﬂoods, and their synergistic effects. Generally, the Rate Ratios (RRs) for the co-occurrence of PO and ﬂoods were the highest, followed by PO alone, and then ﬂoods alone, especially when PO coverage is &gt;75th percentile of its distribution (1.72% PO coverage). For PO and ﬂoods combined, immediate effects (lag 0) were observed for chronic respiratory diseases (RR:1.58, 95% CI: 1.24, 2.00) and FWBD (RR:3.02, 95%CI: 1.60, 5.69), but delayed effects were found for cardiovascular diseases (lag 3, RR:1.13, 95%CI: 1.03, 1.24) and respiratory infections (lag 6, RR:1.85, 95%CI: 1.35, 2.53). The risk association was slightly stronger among females, whites, older adults, and uninsured people but not statistically signiﬁcant. Improving power system resiliency could be a very effective way to alleviate the burden on hospitals during co-occurring ﬂoods.","container-title":"Science of The Total Environment","DOI":"10.1016/j.scitotenv.2022.154305","ISSN":"00489697","journalAbbreviation":"Science of The Total Environment","language":"en","page":"154305","source":"DOI.org (Crossref)","title":"The independent and synergistic impacts of power outages and floods on hospital admissions for multiple diseases","volume":"828","author":[{"family":"Deng","given":"Xinlei"},{"family":"Friedman","given":"Samantha"},{"family":"Ryan","given":"Ian"},{"family":"Zhang","given":"Wangjian"},{"family":"Dong","given":"Guanghui"},{"family":"Rodriguez","given":"Havidan"},{"family":"Yu","given":"Fangqun"},{"family":"Huang","given":"Wenzhong"},{"family":"Nair","given":"Arshad"},{"family":"Luo","given":"Gan"},{"family":"Lin","given":"Shao"}],"issued":{"date-parts":[["2022",7]]}}},{"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(20, 48, 49)</w:t>
      </w:r>
      <w:r w:rsidRPr="0097584B">
        <w:rPr>
          <w:rFonts w:ascii="Arial" w:hAnsi="Arial" w:cs="Arial"/>
          <w:sz w:val="20"/>
          <w:szCs w:val="20"/>
        </w:rPr>
        <w:fldChar w:fldCharType="end"/>
      </w:r>
      <w:r w:rsidRPr="0097584B">
        <w:rPr>
          <w:rFonts w:ascii="Arial" w:hAnsi="Arial" w:cs="Arial"/>
          <w:sz w:val="20"/>
          <w:szCs w:val="20"/>
        </w:rPr>
        <w:t>. While we did not directly assess co-exposure to extreme weather</w:t>
      </w:r>
      <w:r>
        <w:rPr>
          <w:rFonts w:ascii="Arial" w:hAnsi="Arial" w:cs="Arial"/>
          <w:sz w:val="20"/>
          <w:szCs w:val="20"/>
        </w:rPr>
        <w:t xml:space="preserve"> in this study</w:t>
      </w:r>
      <w:r w:rsidRPr="0097584B">
        <w:rPr>
          <w:rFonts w:ascii="Arial" w:hAnsi="Arial" w:cs="Arial"/>
          <w:sz w:val="20"/>
          <w:szCs w:val="20"/>
        </w:rPr>
        <w:t xml:space="preserve">, we controlled for temperature, wind, and precipitation as </w:t>
      </w:r>
      <w:r>
        <w:rPr>
          <w:rFonts w:ascii="Arial" w:hAnsi="Arial" w:cs="Arial"/>
          <w:sz w:val="20"/>
          <w:szCs w:val="20"/>
        </w:rPr>
        <w:t xml:space="preserve">time-varying </w:t>
      </w:r>
      <w:r w:rsidRPr="0097584B">
        <w:rPr>
          <w:rFonts w:ascii="Arial" w:hAnsi="Arial" w:cs="Arial"/>
          <w:sz w:val="20"/>
          <w:szCs w:val="20"/>
        </w:rPr>
        <w:t>confounders</w:t>
      </w:r>
      <w:r w:rsidR="00163C9E">
        <w:rPr>
          <w:rFonts w:ascii="Arial" w:hAnsi="Arial" w:cs="Arial"/>
          <w:sz w:val="20"/>
          <w:szCs w:val="20"/>
        </w:rPr>
        <w:t xml:space="preserve"> in our main analysis</w:t>
      </w:r>
      <w:r w:rsidRPr="0097584B">
        <w:rPr>
          <w:rFonts w:ascii="Arial" w:hAnsi="Arial" w:cs="Arial"/>
          <w:sz w:val="20"/>
          <w:szCs w:val="20"/>
        </w:rPr>
        <w:t>.</w:t>
      </w:r>
      <w:r w:rsidR="009E1905">
        <w:rPr>
          <w:rFonts w:ascii="Arial" w:hAnsi="Arial" w:cs="Arial"/>
          <w:sz w:val="20"/>
          <w:szCs w:val="20"/>
        </w:rPr>
        <w:t xml:space="preserve"> </w:t>
      </w:r>
      <w:r w:rsidR="009E1905" w:rsidRPr="009E1905">
        <w:rPr>
          <w:rFonts w:ascii="Arial" w:hAnsi="Arial" w:cs="Arial"/>
          <w:sz w:val="20"/>
          <w:szCs w:val="20"/>
        </w:rPr>
        <w:t xml:space="preserve">We </w:t>
      </w:r>
      <w:r w:rsidR="002647B4">
        <w:rPr>
          <w:rFonts w:ascii="Arial" w:hAnsi="Arial" w:cs="Arial"/>
          <w:sz w:val="20"/>
          <w:szCs w:val="20"/>
        </w:rPr>
        <w:t>also conducted a</w:t>
      </w:r>
      <w:r w:rsidR="009E1905" w:rsidRPr="009E1905">
        <w:rPr>
          <w:rFonts w:ascii="Arial" w:hAnsi="Arial" w:cs="Arial"/>
          <w:sz w:val="20"/>
          <w:szCs w:val="20"/>
        </w:rPr>
        <w:t xml:space="preserve"> secondary analysis where we tested for modification of the effect of power outage on cardiovascular and respiratory hospitalizations by temperature. We analyzed power outages that occurred on anomalously hot or anomalously cold days and found larger effects of power outage on cardiovascular-related hospitalizations on hot days, attenuated effects of power outage on respiratory-related hospitalizations on cold days, and no changes on other days. </w:t>
      </w:r>
      <w:r w:rsidR="0043347E" w:rsidRPr="0097584B">
        <w:rPr>
          <w:rFonts w:ascii="Arial" w:hAnsi="Arial" w:cs="Arial"/>
          <w:sz w:val="20"/>
          <w:szCs w:val="20"/>
        </w:rPr>
        <w:t xml:space="preserve">Enabled by new national datasets of power outage exposure </w:t>
      </w:r>
      <w:r w:rsidR="0043347E" w:rsidRPr="0097584B">
        <w:rPr>
          <w:rFonts w:ascii="Arial" w:hAnsi="Arial" w:cs="Arial"/>
          <w:sz w:val="20"/>
          <w:szCs w:val="20"/>
        </w:rPr>
        <w:fldChar w:fldCharType="begin"/>
      </w:r>
      <w:r w:rsidR="0043347E">
        <w:rPr>
          <w:rFonts w:ascii="Arial" w:hAnsi="Arial" w:cs="Arial"/>
          <w:sz w:val="20"/>
          <w:szCs w:val="20"/>
        </w:rPr>
        <w:instrText xml:space="preserve"> ADDIN ZOTERO_ITEM CSL_CITATION {"citationID":"640JPRSX","properties":{"formattedCitation":"(23, 24)","plainCitation":"(23, 24)","noteIndex":0},"citationItems":[{"id":230,"uris":["http://zotero.org/users/local/hHKggCUl/items/4TZTQRK2"],"itemData":{"id":230,"type":"webpage","title":"Oak Ridge National Laboratory, EAGLE-I Outage Data 2014-2022","URL":"https://smc-datachallenge.ornl.gov/eagle/","author":[{"family":"","given":"Oak Ridge National Laboratory"}],"accessed":{"date-parts":[["2025",1,3]]}}},{"id":236,"uris":["http://zotero.org/users/local/hHKggCUl/items/U3RCDAY7"],"itemData":{"id":236,"type":"webpage","title":"PowerOutage.us","URL":"https://poweroutage.us/"}}],"schema":"https://github.com/citation-style-language/schema/raw/master/csl-citation.json"} </w:instrText>
      </w:r>
      <w:r w:rsidR="0043347E" w:rsidRPr="0097584B">
        <w:rPr>
          <w:rFonts w:ascii="Arial" w:hAnsi="Arial" w:cs="Arial"/>
          <w:sz w:val="20"/>
          <w:szCs w:val="20"/>
        </w:rPr>
        <w:fldChar w:fldCharType="separate"/>
      </w:r>
      <w:r w:rsidR="0043347E">
        <w:rPr>
          <w:rFonts w:ascii="Arial" w:hAnsi="Arial" w:cs="Arial"/>
          <w:noProof/>
          <w:sz w:val="20"/>
          <w:szCs w:val="20"/>
        </w:rPr>
        <w:t>(23, 24)</w:t>
      </w:r>
      <w:r w:rsidR="0043347E" w:rsidRPr="0097584B">
        <w:rPr>
          <w:rFonts w:ascii="Arial" w:hAnsi="Arial" w:cs="Arial"/>
          <w:sz w:val="20"/>
          <w:szCs w:val="20"/>
        </w:rPr>
        <w:fldChar w:fldCharType="end"/>
      </w:r>
      <w:r w:rsidR="0043347E" w:rsidRPr="0097584B">
        <w:rPr>
          <w:rFonts w:ascii="Arial" w:hAnsi="Arial" w:cs="Arial"/>
          <w:sz w:val="20"/>
          <w:szCs w:val="20"/>
        </w:rPr>
        <w:t xml:space="preserve">, </w:t>
      </w:r>
      <w:r w:rsidR="0043347E">
        <w:rPr>
          <w:rFonts w:ascii="Arial" w:hAnsi="Arial" w:cs="Arial"/>
          <w:sz w:val="20"/>
          <w:szCs w:val="20"/>
        </w:rPr>
        <w:t>f</w:t>
      </w:r>
      <w:r w:rsidR="009E1905" w:rsidRPr="009E1905">
        <w:rPr>
          <w:rFonts w:ascii="Arial" w:hAnsi="Arial" w:cs="Arial"/>
          <w:sz w:val="20"/>
          <w:szCs w:val="20"/>
        </w:rPr>
        <w:t xml:space="preserve">urther research </w:t>
      </w:r>
      <w:r w:rsidR="0043347E">
        <w:rPr>
          <w:rFonts w:ascii="Arial" w:hAnsi="Arial" w:cs="Arial"/>
          <w:sz w:val="20"/>
          <w:szCs w:val="20"/>
        </w:rPr>
        <w:lastRenderedPageBreak/>
        <w:t>could better</w:t>
      </w:r>
      <w:r w:rsidR="0038292B">
        <w:rPr>
          <w:rFonts w:ascii="Arial" w:hAnsi="Arial" w:cs="Arial"/>
          <w:sz w:val="20"/>
          <w:szCs w:val="20"/>
        </w:rPr>
        <w:t xml:space="preserve"> describ</w:t>
      </w:r>
      <w:r w:rsidR="0043347E">
        <w:rPr>
          <w:rFonts w:ascii="Arial" w:hAnsi="Arial" w:cs="Arial"/>
          <w:sz w:val="20"/>
          <w:szCs w:val="20"/>
        </w:rPr>
        <w:t>e</w:t>
      </w:r>
      <w:r w:rsidR="00CE3E3C">
        <w:rPr>
          <w:rFonts w:ascii="Arial" w:hAnsi="Arial" w:cs="Arial"/>
          <w:sz w:val="20"/>
          <w:szCs w:val="20"/>
        </w:rPr>
        <w:t xml:space="preserve"> the lagged effects of co-exposure to power outage and extreme temperatures</w:t>
      </w:r>
      <w:r w:rsidR="002C22EE">
        <w:rPr>
          <w:rFonts w:ascii="Arial" w:hAnsi="Arial" w:cs="Arial"/>
          <w:sz w:val="20"/>
          <w:szCs w:val="20"/>
        </w:rPr>
        <w:t>, and could investigate i</w:t>
      </w:r>
      <w:r w:rsidR="004D4776">
        <w:rPr>
          <w:rFonts w:ascii="Arial" w:hAnsi="Arial" w:cs="Arial"/>
          <w:sz w:val="20"/>
          <w:szCs w:val="20"/>
        </w:rPr>
        <w:t>f k</w:t>
      </w:r>
      <w:r w:rsidR="009E1905" w:rsidRPr="009E1905">
        <w:rPr>
          <w:rFonts w:ascii="Arial" w:hAnsi="Arial" w:cs="Arial"/>
          <w:sz w:val="20"/>
          <w:szCs w:val="20"/>
        </w:rPr>
        <w:t>eeping indoor temperatures stable could prevent some of the adverse health effects of power outages on CVD.</w:t>
      </w:r>
      <w:r w:rsidRPr="0097584B">
        <w:rPr>
          <w:rFonts w:ascii="Arial" w:hAnsi="Arial" w:cs="Arial"/>
          <w:sz w:val="20"/>
          <w:szCs w:val="20"/>
        </w:rPr>
        <w:t xml:space="preserve"> </w:t>
      </w:r>
      <w:r w:rsidR="008A2655">
        <w:rPr>
          <w:rFonts w:ascii="Arial" w:hAnsi="Arial" w:cs="Arial"/>
          <w:sz w:val="20"/>
          <w:szCs w:val="20"/>
        </w:rPr>
        <w:t>F</w:t>
      </w:r>
      <w:r w:rsidRPr="0097584B">
        <w:rPr>
          <w:rFonts w:ascii="Arial" w:hAnsi="Arial" w:cs="Arial"/>
          <w:sz w:val="20"/>
          <w:szCs w:val="20"/>
        </w:rPr>
        <w:t xml:space="preserve">uture studies should </w:t>
      </w:r>
      <w:r w:rsidR="00207747">
        <w:rPr>
          <w:rFonts w:ascii="Arial" w:hAnsi="Arial" w:cs="Arial"/>
          <w:sz w:val="20"/>
          <w:szCs w:val="20"/>
        </w:rPr>
        <w:t xml:space="preserve">also </w:t>
      </w:r>
      <w:r w:rsidRPr="0097584B">
        <w:rPr>
          <w:rFonts w:ascii="Arial" w:hAnsi="Arial" w:cs="Arial"/>
          <w:sz w:val="20"/>
          <w:szCs w:val="20"/>
        </w:rPr>
        <w:t>examine the joint health effects of outages and severe weather</w:t>
      </w:r>
      <w:r w:rsidR="00034354">
        <w:rPr>
          <w:rFonts w:ascii="Arial" w:hAnsi="Arial" w:cs="Arial"/>
          <w:sz w:val="20"/>
          <w:szCs w:val="20"/>
        </w:rPr>
        <w:t>.</w:t>
      </w:r>
    </w:p>
    <w:p w14:paraId="4AF33C0D" w14:textId="4E875DFC" w:rsidR="00655FD6" w:rsidRDefault="00655FD6" w:rsidP="00655FD6">
      <w:pPr>
        <w:spacing w:after="0" w:line="480" w:lineRule="auto"/>
        <w:ind w:firstLine="720"/>
        <w:rPr>
          <w:rFonts w:ascii="Arial" w:hAnsi="Arial" w:cs="Arial"/>
          <w:sz w:val="20"/>
          <w:szCs w:val="20"/>
        </w:rPr>
      </w:pPr>
      <w:r w:rsidRPr="006F415B">
        <w:rPr>
          <w:rFonts w:ascii="Arial" w:hAnsi="Arial" w:cs="Arial"/>
          <w:sz w:val="20"/>
          <w:szCs w:val="20"/>
        </w:rPr>
        <w:t xml:space="preserve">In this study, larger outages affecting </w:t>
      </w:r>
      <w:r w:rsidRPr="006F415B">
        <w:rPr>
          <w:rFonts w:ascii="Arial" w:eastAsia="Garamond" w:hAnsi="Arial" w:cs="Arial"/>
          <w:sz w:val="20"/>
          <w:szCs w:val="20"/>
        </w:rPr>
        <w:t>≥</w:t>
      </w:r>
      <w:r w:rsidRPr="006F415B">
        <w:rPr>
          <w:rFonts w:ascii="Arial" w:hAnsi="Arial" w:cs="Arial"/>
          <w:sz w:val="20"/>
          <w:szCs w:val="20"/>
        </w:rPr>
        <w:t xml:space="preserve">3% or </w:t>
      </w:r>
      <w:r w:rsidRPr="006F415B">
        <w:rPr>
          <w:rFonts w:ascii="Arial" w:eastAsia="Garamond" w:hAnsi="Arial" w:cs="Arial"/>
          <w:sz w:val="20"/>
          <w:szCs w:val="20"/>
        </w:rPr>
        <w:t>≥</w:t>
      </w:r>
      <w:r w:rsidRPr="006F415B">
        <w:rPr>
          <w:rFonts w:ascii="Arial" w:hAnsi="Arial" w:cs="Arial"/>
          <w:sz w:val="20"/>
          <w:szCs w:val="20"/>
        </w:rPr>
        <w:t xml:space="preserve">5% versus </w:t>
      </w:r>
      <w:r w:rsidRPr="006F415B">
        <w:rPr>
          <w:rFonts w:ascii="Arial" w:eastAsia="Garamond" w:hAnsi="Arial" w:cs="Arial"/>
          <w:sz w:val="20"/>
          <w:szCs w:val="20"/>
        </w:rPr>
        <w:t>≥</w:t>
      </w:r>
      <w:r w:rsidRPr="006F415B">
        <w:rPr>
          <w:rFonts w:ascii="Arial" w:hAnsi="Arial" w:cs="Arial"/>
          <w:sz w:val="20"/>
          <w:szCs w:val="20"/>
        </w:rPr>
        <w:t xml:space="preserve">1% of county customers were associated with higher hospitalization rates. The reason may be two-fold. First, the effects of larger outages on hospitalization rates may appear stronger because the exposure is measured more accurately. We expect less exposure misclassification when </w:t>
      </w:r>
      <w:r w:rsidRPr="006F415B">
        <w:rPr>
          <w:rFonts w:ascii="Arial" w:eastAsia="Garamond" w:hAnsi="Arial" w:cs="Arial"/>
          <w:sz w:val="20"/>
          <w:szCs w:val="20"/>
        </w:rPr>
        <w:t>≥</w:t>
      </w:r>
      <w:r w:rsidRPr="006F415B">
        <w:rPr>
          <w:rFonts w:ascii="Arial" w:hAnsi="Arial" w:cs="Arial"/>
          <w:sz w:val="20"/>
          <w:szCs w:val="20"/>
        </w:rPr>
        <w:t xml:space="preserve">5% of county customers are without power compared to </w:t>
      </w:r>
      <w:r w:rsidRPr="006F415B">
        <w:rPr>
          <w:rFonts w:ascii="Arial" w:eastAsia="Garamond" w:hAnsi="Arial" w:cs="Arial"/>
          <w:sz w:val="20"/>
          <w:szCs w:val="20"/>
        </w:rPr>
        <w:t>≥</w:t>
      </w:r>
      <w:r w:rsidRPr="006F415B">
        <w:rPr>
          <w:rFonts w:ascii="Arial" w:hAnsi="Arial" w:cs="Arial"/>
          <w:sz w:val="20"/>
          <w:szCs w:val="20"/>
        </w:rPr>
        <w:t xml:space="preserve">1% of customers. </w:t>
      </w:r>
      <w:r w:rsidRPr="006F415B">
        <w:rPr>
          <w:rFonts w:ascii="Arial" w:eastAsia="Times New Roman" w:hAnsi="Arial" w:cs="Arial"/>
          <w:sz w:val="20"/>
          <w:szCs w:val="20"/>
        </w:rPr>
        <w:t xml:space="preserve">Although the magnitude of bias is unknown, there is no reason to expect that exposure misclassification would be differential with respect to CVD and respiratory hospitalization rates. Any resulting bias, therefore, would be towards the null </w:t>
      </w:r>
      <w:r w:rsidRPr="006F415B">
        <w:rPr>
          <w:rFonts w:ascii="Arial" w:hAnsi="Arial" w:cs="Arial"/>
          <w:sz w:val="20"/>
          <w:szCs w:val="20"/>
        </w:rPr>
        <w:fldChar w:fldCharType="begin"/>
      </w:r>
      <w:r w:rsidR="003C5498">
        <w:rPr>
          <w:rFonts w:ascii="Arial" w:hAnsi="Arial" w:cs="Arial"/>
          <w:sz w:val="20"/>
          <w:szCs w:val="20"/>
        </w:rPr>
        <w:instrText xml:space="preserve"> ADDIN ZOTERO_ITEM CSL_CITATION {"citationID":"SkhN0Del","properties":{"formattedCitation":"(50)","plainCitation":"(50)","noteIndex":0},"citationItems":[{"id":276,"uris":["http://zotero.org/users/local/hHKggCUl/items/DPHZD52G"],"itemData":{"id":276,"type":"book","language":"en","source":"Zotero","title":"Measurement Error in Nonlinear Models","author":[{"family":"Carroll","given":"Raymond J"},{"family":"Ruppert","given":"David"},{"family":"Stefanski","given":"Leonard A"},{"family":"Crainiceanu","given":"Ciprian M"}]}}],"schema":"https://github.com/citation-style-language/schema/raw/master/csl-citation.json"} </w:instrText>
      </w:r>
      <w:r w:rsidRPr="006F415B">
        <w:rPr>
          <w:rFonts w:ascii="Arial" w:hAnsi="Arial" w:cs="Arial"/>
          <w:sz w:val="20"/>
          <w:szCs w:val="20"/>
        </w:rPr>
        <w:fldChar w:fldCharType="separate"/>
      </w:r>
      <w:r w:rsidR="003C5498">
        <w:rPr>
          <w:rFonts w:ascii="Arial" w:hAnsi="Arial" w:cs="Arial"/>
          <w:noProof/>
          <w:sz w:val="20"/>
          <w:szCs w:val="20"/>
        </w:rPr>
        <w:t>(50)</w:t>
      </w:r>
      <w:r w:rsidRPr="006F415B">
        <w:rPr>
          <w:rFonts w:ascii="Arial" w:hAnsi="Arial" w:cs="Arial"/>
          <w:sz w:val="20"/>
          <w:szCs w:val="20"/>
        </w:rPr>
        <w:fldChar w:fldCharType="end"/>
      </w:r>
      <w:r w:rsidRPr="006F415B">
        <w:rPr>
          <w:rFonts w:ascii="Arial" w:hAnsi="Arial" w:cs="Arial"/>
          <w:sz w:val="20"/>
          <w:szCs w:val="20"/>
        </w:rPr>
        <w:t xml:space="preserve">. Second, larger outages may also cause more hospitalizations because they are community-wide events </w:t>
      </w:r>
      <w:r w:rsidRPr="006F415B">
        <w:rPr>
          <w:rFonts w:ascii="Arial" w:hAnsi="Arial" w:cs="Arial"/>
          <w:sz w:val="20"/>
          <w:szCs w:val="20"/>
        </w:rPr>
        <w:fldChar w:fldCharType="begin"/>
      </w:r>
      <w:r w:rsidR="003C5498">
        <w:rPr>
          <w:rFonts w:ascii="Arial" w:hAnsi="Arial" w:cs="Arial"/>
          <w:sz w:val="20"/>
          <w:szCs w:val="20"/>
        </w:rPr>
        <w:instrText xml:space="preserve"> ADDIN ZOTERO_ITEM CSL_CITATION {"citationID":"B86byoVJ","properties":{"formattedCitation":"(3, 49)","plainCitation":"(3, 49)","noteIndex":0},"citationItems":[{"id":180,"uris":["http://zotero.org/users/local/hHKggCUl/items/QGLVIH6M"],"itemData":{"id":180,"type":"article-journal","abstract":"Purpose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6F415B">
        <w:rPr>
          <w:rFonts w:ascii="Arial" w:hAnsi="Arial" w:cs="Arial"/>
          <w:sz w:val="20"/>
          <w:szCs w:val="20"/>
        </w:rPr>
        <w:fldChar w:fldCharType="separate"/>
      </w:r>
      <w:r w:rsidR="003C5498">
        <w:rPr>
          <w:rFonts w:ascii="Arial" w:hAnsi="Arial" w:cs="Arial"/>
          <w:noProof/>
          <w:sz w:val="20"/>
          <w:szCs w:val="20"/>
        </w:rPr>
        <w:t>(3, 49)</w:t>
      </w:r>
      <w:r w:rsidRPr="006F415B">
        <w:rPr>
          <w:rFonts w:ascii="Arial" w:hAnsi="Arial" w:cs="Arial"/>
          <w:sz w:val="20"/>
          <w:szCs w:val="20"/>
        </w:rPr>
        <w:fldChar w:fldCharType="end"/>
      </w:r>
      <w:r w:rsidRPr="006F415B">
        <w:rPr>
          <w:rFonts w:ascii="Arial" w:hAnsi="Arial" w:cs="Arial"/>
          <w:sz w:val="20"/>
          <w:szCs w:val="20"/>
        </w:rPr>
        <w:t>. During a small power outage, older adults may be able to rely on neighbors or other nearby community resources for social support, electricity, heat, or air conditioning. During a larger outage, fewer places have power, and fewer people can help. Therefore, more individuals may</w:t>
      </w:r>
      <w:r w:rsidRPr="0097584B">
        <w:rPr>
          <w:rFonts w:ascii="Arial" w:hAnsi="Arial" w:cs="Arial"/>
          <w:sz w:val="20"/>
          <w:szCs w:val="20"/>
        </w:rPr>
        <w:t xml:space="preserve"> be exposed to the midstream effects of power outage such as heat and cold during these larger outages, potentially increasing hospitalizations. </w:t>
      </w:r>
    </w:p>
    <w:p w14:paraId="7053AE23" w14:textId="77777777" w:rsidR="00655FD6" w:rsidRDefault="00655FD6" w:rsidP="00655FD6">
      <w:pPr>
        <w:spacing w:after="0" w:line="480" w:lineRule="auto"/>
        <w:ind w:firstLine="720"/>
        <w:rPr>
          <w:rFonts w:ascii="Arial" w:hAnsi="Arial" w:cs="Arial"/>
          <w:sz w:val="20"/>
          <w:szCs w:val="20"/>
        </w:rPr>
      </w:pPr>
      <w:r w:rsidRPr="00AE476E">
        <w:rPr>
          <w:rFonts w:ascii="Arial" w:hAnsi="Arial" w:cs="Arial"/>
          <w:sz w:val="20"/>
          <w:szCs w:val="20"/>
        </w:rPr>
        <w:t xml:space="preserve">Though some prior studies have described the health </w:t>
      </w:r>
      <w:r>
        <w:rPr>
          <w:rFonts w:ascii="Arial" w:hAnsi="Arial" w:cs="Arial"/>
          <w:sz w:val="20"/>
          <w:szCs w:val="20"/>
        </w:rPr>
        <w:t>consequences</w:t>
      </w:r>
      <w:r w:rsidRPr="00AE476E">
        <w:rPr>
          <w:rFonts w:ascii="Arial" w:hAnsi="Arial" w:cs="Arial"/>
          <w:sz w:val="20"/>
          <w:szCs w:val="20"/>
        </w:rPr>
        <w:t xml:space="preserve"> of power outages, the duration of power outage that impacts health remains unknow</w:t>
      </w:r>
      <w:r>
        <w:rPr>
          <w:rFonts w:ascii="Arial" w:hAnsi="Arial" w:cs="Arial"/>
          <w:sz w:val="20"/>
          <w:szCs w:val="20"/>
        </w:rPr>
        <w:t xml:space="preserve">n. In our main analysis, we assessed exposure to 8+ hour power outages, and we conducted sensitivity analyses evaluating 4+ and 12+ hour outages, finding that longer outage durations were associated with higher hospitalization rates. We also modelled the relationship between the county-level number of hours without power and hospitalization rates, and tested for non-linearity that would indicate a threshold effect, i.e. an inflection point where outages longer than a certain duration started impacting hospitalization risk. We did not find evidence for a threshold. We found that even one-hour outages were associated with increased cardiovascular and respiratory hospitalizations, </w:t>
      </w:r>
      <w:r>
        <w:rPr>
          <w:rFonts w:ascii="Arial" w:hAnsi="Arial" w:cs="Arial"/>
          <w:sz w:val="20"/>
          <w:szCs w:val="20"/>
        </w:rPr>
        <w:lastRenderedPageBreak/>
        <w:t xml:space="preserve">suggesting that even short outages can have substantial population health impacts, especially since shorter outages are much more prevalent. </w:t>
      </w:r>
    </w:p>
    <w:p w14:paraId="554C78BD"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Finally, w</w:t>
      </w:r>
      <w:r w:rsidRPr="0097584B">
        <w:rPr>
          <w:rFonts w:ascii="Arial" w:hAnsi="Arial" w:cs="Arial"/>
          <w:sz w:val="20"/>
          <w:szCs w:val="20"/>
        </w:rPr>
        <w:t xml:space="preserve">e </w:t>
      </w:r>
      <w:r>
        <w:rPr>
          <w:rFonts w:ascii="Arial" w:hAnsi="Arial" w:cs="Arial"/>
          <w:sz w:val="20"/>
          <w:szCs w:val="20"/>
        </w:rPr>
        <w:t xml:space="preserve">hypothesized that certain subgroups might have worse responses to power outage exposure and </w:t>
      </w:r>
      <w:r w:rsidRPr="0097584B">
        <w:rPr>
          <w:rFonts w:ascii="Arial" w:hAnsi="Arial" w:cs="Arial"/>
          <w:sz w:val="20"/>
          <w:szCs w:val="20"/>
        </w:rPr>
        <w:t xml:space="preserve">tested for effect modification by sex, age, </w:t>
      </w:r>
      <w:r>
        <w:rPr>
          <w:rFonts w:ascii="Arial" w:hAnsi="Arial" w:cs="Arial"/>
          <w:sz w:val="20"/>
          <w:szCs w:val="20"/>
        </w:rPr>
        <w:t>Medicaid eligibility,</w:t>
      </w:r>
      <w:r w:rsidRPr="0097584B">
        <w:rPr>
          <w:rFonts w:ascii="Arial" w:hAnsi="Arial" w:cs="Arial"/>
          <w:sz w:val="20"/>
          <w:szCs w:val="20"/>
        </w:rPr>
        <w:t xml:space="preserve"> and DME use. Contrary to our hypotheses, we did not observe effect modification by </w:t>
      </w:r>
      <w:r>
        <w:rPr>
          <w:rFonts w:ascii="Arial" w:hAnsi="Arial" w:cs="Arial"/>
          <w:sz w:val="20"/>
          <w:szCs w:val="20"/>
        </w:rPr>
        <w:t xml:space="preserve">age, sex, or Medicaid eligibility. </w:t>
      </w:r>
    </w:p>
    <w:p w14:paraId="71C0C672" w14:textId="61B8B685" w:rsidR="00655FD6" w:rsidRPr="007040F4"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did observe effect modification by DME use quartile. Counties with higher prevalence of DME use (4</w:t>
      </w:r>
      <w:r w:rsidRPr="0097584B">
        <w:rPr>
          <w:rFonts w:ascii="Arial" w:hAnsi="Arial" w:cs="Arial"/>
          <w:sz w:val="20"/>
          <w:szCs w:val="20"/>
          <w:vertAlign w:val="superscript"/>
        </w:rPr>
        <w:t>th</w:t>
      </w:r>
      <w:r w:rsidRPr="0097584B">
        <w:rPr>
          <w:rFonts w:ascii="Arial" w:hAnsi="Arial" w:cs="Arial"/>
          <w:sz w:val="20"/>
          <w:szCs w:val="20"/>
        </w:rPr>
        <w:t xml:space="preserve"> quartile DME use</w:t>
      </w:r>
      <w:r>
        <w:rPr>
          <w:rFonts w:ascii="Arial" w:hAnsi="Arial" w:cs="Arial"/>
          <w:sz w:val="20"/>
          <w:szCs w:val="20"/>
        </w:rPr>
        <w:t xml:space="preserve">) </w:t>
      </w:r>
      <w:r w:rsidRPr="0097584B">
        <w:rPr>
          <w:rFonts w:ascii="Arial" w:hAnsi="Arial" w:cs="Arial"/>
          <w:sz w:val="20"/>
          <w:szCs w:val="20"/>
        </w:rPr>
        <w:t>had lower hospitalization rates after power outage exposure than counties with lower DME use (1</w:t>
      </w:r>
      <w:r w:rsidRPr="0097584B">
        <w:rPr>
          <w:rFonts w:ascii="Arial" w:hAnsi="Arial" w:cs="Arial"/>
          <w:sz w:val="20"/>
          <w:szCs w:val="20"/>
          <w:vertAlign w:val="superscript"/>
        </w:rPr>
        <w:t>st</w:t>
      </w:r>
      <w:r w:rsidRPr="0097584B">
        <w:rPr>
          <w:rFonts w:ascii="Arial" w:hAnsi="Arial" w:cs="Arial"/>
          <w:sz w:val="20"/>
          <w:szCs w:val="20"/>
        </w:rPr>
        <w:t xml:space="preserve"> quartile). We hypothesized the opposite: that </w:t>
      </w:r>
      <w:r w:rsidR="001073D8">
        <w:rPr>
          <w:rFonts w:ascii="Arial" w:hAnsi="Arial" w:cs="Arial"/>
          <w:sz w:val="20"/>
          <w:szCs w:val="20"/>
        </w:rPr>
        <w:t xml:space="preserve">counties with a higher proportion of </w:t>
      </w:r>
      <w:r w:rsidRPr="0097584B">
        <w:rPr>
          <w:rFonts w:ascii="Arial" w:hAnsi="Arial" w:cs="Arial"/>
          <w:sz w:val="20"/>
          <w:szCs w:val="20"/>
        </w:rPr>
        <w:t xml:space="preserve">DME versus non-DME users would be more vulnerable to health effects from power outage. Several factors may explain these unexpected findings. First, power outages could cause more mortality among DME versus non-DME users, so mortality could act differentially as a competing risk for hospitalization in the DME user group. </w:t>
      </w:r>
      <w:r>
        <w:rPr>
          <w:rFonts w:ascii="Arial" w:hAnsi="Arial" w:cs="Arial"/>
          <w:sz w:val="20"/>
          <w:szCs w:val="20"/>
        </w:rPr>
        <w:t xml:space="preserve">We are unable to test this directly as we do not have access to individual-level DME use data. </w:t>
      </w:r>
      <w:r w:rsidRPr="0097584B">
        <w:rPr>
          <w:rFonts w:ascii="Arial" w:hAnsi="Arial" w:cs="Arial"/>
          <w:sz w:val="20"/>
          <w:szCs w:val="20"/>
        </w:rPr>
        <w:t xml:space="preserve">Second, DME users may be more prepared for outages compared to non-DME users, with greater access to generators or backup batteries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{"citationID":"c9aLjRL1","properties":{"formattedCitation":"(51)","plainCitation":"(51)","noteIndex":0},"citationItems":[{"id":266,"uris":["http://zotero.org/users/local/hHKggCUl/items/YGDBPCNH"],"itemData":{"id":266,"type":"article-journal","container-title":"Journal of Urban Health","DOI":"10.1007/s11524-018-0296-9","ISSN":"1099-3460, 1468-2869","issue":"5","journalAbbreviation":"J Urban Health","language":"en","page":"716-726","source":"DOI.org (Crossref)","title":"Power Outage Preparedness and Concern among Vulnerable New York City Residents","volume":"95","author":[{"family":"Dominianni","given":"Christine"},{"family":"Ahmed","given":"Munerah"},{"family":"Johnson","given":"Sarah"},{"family":"Blum","given":"Micheline"},{"family":"Ito","given":"Kazuhiko"},{"family":"Lane","given":"Kathryn"}],"issued":{"date-parts":[["2018",10]]}}}],"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(51)</w:t>
      </w:r>
      <w:r w:rsidRPr="0097584B">
        <w:rPr>
          <w:rFonts w:ascii="Arial" w:hAnsi="Arial" w:cs="Arial"/>
          <w:sz w:val="20"/>
          <w:szCs w:val="20"/>
        </w:rPr>
        <w:fldChar w:fldCharType="end"/>
      </w:r>
      <w:r w:rsidRPr="0097584B">
        <w:rPr>
          <w:rFonts w:ascii="Arial" w:hAnsi="Arial" w:cs="Arial"/>
          <w:sz w:val="20"/>
          <w:szCs w:val="20"/>
        </w:rPr>
        <w:t xml:space="preserve">, though reports describing preparedness among vulnerable groups are mixed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{"citationID":"TmDdgmmZ","properties":{"formattedCitation":"(52)","plainCitation":"(52)","noteIndex":0},"citationItems":[{"id":262,"uris":["http://zotero.org/users/local/hHKggCUl/items/4A2EF26X"],"itemData":{"id":262,"type":"article-journal","abstract":"Objectives. We sought to determine natural disaster preparedness levels among older US adults and assess factors that may adversely affect health and safety during such incidents.\nMethods. We sampled adults aged 50 years or older (n = 1304) from the 2010 interview survey of the Health and Retirement Study. The survey gathered data on general demographic characteristics, disability status or functional limitations, and preparedness-related factors and behaviors. We calculated a general disaster preparedness score by using individual indicators to assess overall preparedness.\nResults. Participant (n = 1304) mean age was 70 years (SD = 9.3). Only 34.3% reported participating in an educational program or reading materials about disaster preparation. Nearly 15% reported using electrically powered medical devices that might be at risk in a power outage. The preparedness score indicated that increasing age, physical disability, and lower educational attainment and income were independently and signiﬁcantly associated with worse overall preparedness.\nConclusions. Despite both greater vulnerability to disasters and continuous growth in the number of older US adults, many of the substantial problems discovered are remediable and require attention in the clinical, public health, and emergency management sectors of society. (Am J Public Health. 2014;104: 506–511. doi:10.2105/AJPH.2013.301559)","container-title":"American Journal of Public Health","DOI":"10.2105/AJPH.2013.301559","ISSN":"0090-0036, 1541-0048","issue":"3","journalAbbreviation":"Am J Public Health","language":"en","page":"506-511","source":"DOI.org (Crossref)","title":"Preparedness for Natural Disasters Among Older US Adults: A Nationwide Survey","title-short":"Preparedness for Natural Disasters Among Older US Adults","volume":"104","author":[{"family":"Al-rousan","given":"Tala M."},{"family":"Rubenstein","given":"Linda M."},{"family":"Wallace","given":"Robert B."}],"issued":{"date-parts":[["2014",3]]}}}],"schema":"https://github.com/citation-style-language/schema/raw/master/csl-citation.json"}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(52)</w:t>
      </w:r>
      <w:r w:rsidRPr="0097584B">
        <w:rPr>
          <w:rFonts w:ascii="Arial" w:hAnsi="Arial" w:cs="Arial"/>
          <w:sz w:val="20"/>
          <w:szCs w:val="20"/>
        </w:rPr>
        <w:fldChar w:fldCharType="end"/>
      </w:r>
      <w:r w:rsidRPr="0097584B">
        <w:rPr>
          <w:rFonts w:ascii="Arial" w:hAnsi="Arial" w:cs="Arial"/>
          <w:sz w:val="20"/>
          <w:szCs w:val="20"/>
        </w:rPr>
        <w:t xml:space="preserve">. Third, </w:t>
      </w:r>
      <w:r>
        <w:rPr>
          <w:rFonts w:ascii="Arial" w:hAnsi="Arial" w:cs="Arial"/>
          <w:sz w:val="20"/>
          <w:szCs w:val="20"/>
        </w:rPr>
        <w:t>w</w:t>
      </w:r>
      <w:r w:rsidRPr="0097584B">
        <w:rPr>
          <w:rFonts w:ascii="Arial" w:hAnsi="Arial" w:cs="Arial"/>
          <w:sz w:val="20"/>
          <w:szCs w:val="20"/>
        </w:rPr>
        <w:t xml:space="preserve">e measured county DME use based on how many Medicare beneficiaries used any type of DME, including wheelchairs, beds, oxygen equipment, ventilators, augmentative and alternative communication devices, and more. </w:t>
      </w:r>
      <w:r>
        <w:rPr>
          <w:rFonts w:ascii="Arial" w:hAnsi="Arial" w:cs="Arial"/>
          <w:sz w:val="20"/>
          <w:szCs w:val="20"/>
        </w:rPr>
        <w:t>These users are not equally vulnerable during power outages; c</w:t>
      </w:r>
      <w:r w:rsidRPr="0097584B">
        <w:rPr>
          <w:rFonts w:ascii="Arial" w:hAnsi="Arial" w:cs="Arial"/>
          <w:sz w:val="20"/>
          <w:szCs w:val="20"/>
        </w:rPr>
        <w:t>ertain types of DME use could indicate better access to healthcare, higher adaptive capacity</w:t>
      </w:r>
      <w:r>
        <w:rPr>
          <w:rFonts w:ascii="Arial" w:hAnsi="Arial" w:cs="Arial"/>
          <w:sz w:val="20"/>
          <w:szCs w:val="20"/>
        </w:rPr>
        <w:t xml:space="preserve">, or a higher likelihood of residence in skilled nursing facilities with backup power. </w:t>
      </w:r>
      <w:r w:rsidRPr="007040F4">
        <w:rPr>
          <w:rFonts w:ascii="Arial" w:hAnsi="Arial" w:cs="Arial"/>
          <w:sz w:val="20"/>
          <w:szCs w:val="20"/>
        </w:rPr>
        <w:t xml:space="preserve">Finally, </w:t>
      </w:r>
      <w:r>
        <w:rPr>
          <w:rFonts w:ascii="Arial" w:hAnsi="Arial" w:cs="Arial"/>
          <w:sz w:val="20"/>
          <w:szCs w:val="20"/>
        </w:rPr>
        <w:t xml:space="preserve">due to data limitations, </w:t>
      </w:r>
      <w:r w:rsidRPr="007040F4">
        <w:rPr>
          <w:rFonts w:ascii="Arial" w:hAnsi="Arial" w:cs="Arial"/>
          <w:sz w:val="20"/>
          <w:szCs w:val="20"/>
        </w:rPr>
        <w:t xml:space="preserve">the counts used to generate our DME use quartiles are based on the full Medicare population, while only Medicare Fee-For-Service beneficiaries comprise our study population. </w:t>
      </w:r>
    </w:p>
    <w:p w14:paraId="0B89F0D0" w14:textId="77777777" w:rsidR="00655FD6" w:rsidRDefault="00655FD6" w:rsidP="00655FD6">
      <w:pPr>
        <w:spacing w:after="0" w:line="480" w:lineRule="auto"/>
        <w:rPr>
          <w:rFonts w:ascii="Arial" w:hAnsi="Arial" w:cs="Arial"/>
          <w:b/>
          <w:bCs/>
          <w:sz w:val="20"/>
          <w:szCs w:val="20"/>
        </w:rPr>
      </w:pPr>
    </w:p>
    <w:p w14:paraId="45E81688" w14:textId="77777777" w:rsidR="00655FD6" w:rsidRPr="00DD0F4D" w:rsidRDefault="00655FD6" w:rsidP="00655FD6">
      <w:pPr>
        <w:spacing w:after="0" w:line="480" w:lineRule="auto"/>
        <w:rPr>
          <w:rFonts w:ascii="Arial" w:hAnsi="Arial" w:cs="Arial"/>
          <w:sz w:val="20"/>
          <w:szCs w:val="20"/>
          <w:u w:val="single"/>
        </w:rPr>
      </w:pPr>
      <w:r w:rsidRPr="00DD0F4D">
        <w:rPr>
          <w:rFonts w:ascii="Arial" w:hAnsi="Arial" w:cs="Arial"/>
          <w:sz w:val="20"/>
          <w:szCs w:val="20"/>
          <w:u w:val="single"/>
        </w:rPr>
        <w:t>Study limitations</w:t>
      </w:r>
    </w:p>
    <w:p w14:paraId="73B5375F" w14:textId="77777777" w:rsidR="00655FD6" w:rsidRPr="007040F4" w:rsidRDefault="00655FD6" w:rsidP="00655FD6">
      <w:pPr>
        <w:spacing w:after="0" w:line="480" w:lineRule="auto"/>
        <w:rPr>
          <w:rFonts w:ascii="Arial" w:hAnsi="Arial" w:cs="Arial"/>
          <w:b/>
          <w:bCs/>
          <w:sz w:val="20"/>
          <w:szCs w:val="20"/>
        </w:rPr>
      </w:pPr>
    </w:p>
    <w:p w14:paraId="212A9CA3" w14:textId="6268FE2E" w:rsidR="00053992" w:rsidRPr="0062332F" w:rsidRDefault="00053992" w:rsidP="00053992">
      <w:pPr>
        <w:spacing w:after="0" w:line="480" w:lineRule="auto"/>
        <w:ind w:firstLine="720"/>
        <w:rPr>
          <w:rFonts w:ascii="Arial" w:hAnsi="Arial" w:cs="Arial"/>
          <w:color w:val="000000" w:themeColor="text1"/>
          <w:sz w:val="20"/>
          <w:szCs w:val="20"/>
        </w:rPr>
      </w:pPr>
      <w:r w:rsidRPr="003069AF">
        <w:rPr>
          <w:rFonts w:ascii="Arial" w:hAnsi="Arial" w:cs="Arial"/>
          <w:color w:val="000000" w:themeColor="text1"/>
          <w:sz w:val="20"/>
          <w:szCs w:val="20"/>
        </w:rPr>
        <w:lastRenderedPageBreak/>
        <w:t>In this study, we assessed county-level power outage exposure</w:t>
      </w:r>
      <w:r w:rsidR="003F492F">
        <w:rPr>
          <w:rFonts w:ascii="Arial" w:hAnsi="Arial" w:cs="Arial"/>
          <w:color w:val="000000" w:themeColor="text1"/>
          <w:sz w:val="20"/>
          <w:szCs w:val="20"/>
        </w:rPr>
        <w:t>,</w:t>
      </w:r>
      <w:r w:rsidRPr="003069AF">
        <w:rPr>
          <w:rFonts w:ascii="Arial" w:hAnsi="Arial" w:cs="Arial"/>
          <w:color w:val="000000" w:themeColor="text1"/>
          <w:sz w:val="20"/>
          <w:szCs w:val="20"/>
        </w:rPr>
        <w:t xml:space="preserve"> since no national finer-resolution power outage exposure data are available. We also aggregated ZCTA-level counts of hospitalizations to the county level. Our ecological study was subject to the ecological fallacy and potential time-varying confounding bias, meaning that the relationship between power outage and hospitalizations observed at the county level may not hold at the individual level, despite its theoretical plausibility and community concerns about power outage and adverse health outcomes</w:t>
      </w:r>
      <w:r w:rsidR="003069AF">
        <w:rPr>
          <w:rFonts w:ascii="Arial" w:hAnsi="Arial" w:cs="Arial"/>
          <w:color w:val="000000" w:themeColor="text1"/>
          <w:sz w:val="20"/>
          <w:szCs w:val="20"/>
        </w:rPr>
        <w:t xml:space="preserve"> </w:t>
      </w:r>
      <w:r w:rsidR="003069AF">
        <w:rPr>
          <w:rFonts w:ascii="Arial" w:hAnsi="Arial" w:cs="Arial"/>
          <w:color w:val="000000" w:themeColor="text1"/>
          <w:sz w:val="20"/>
          <w:szCs w:val="20"/>
        </w:rPr>
        <w:fldChar w:fldCharType="begin"/>
      </w:r>
      <w:r w:rsidR="003C5498">
        <w:rPr>
          <w:rFonts w:ascii="Arial" w:hAnsi="Arial" w:cs="Arial"/>
          <w:color w:val="000000" w:themeColor="text1"/>
          <w:sz w:val="20"/>
          <w:szCs w:val="20"/>
        </w:rPr>
        <w:instrText xml:space="preserve"> ADDIN ZOTERO_ITEM CSL_CITATION {"citationID":"a9i3BhLL","properties":{"formattedCitation":"(53\\uc0\\u8211{}55)","plainCitation":"(53–55)","noteIndex":0},"citationItems":[{"id":515,"uris":["http://zotero.org/users/local/hHKggCUl/items/CYN5SG7Y"],"itemData":{"id":515,"type":"webpage","title":"Too many blackouts: How underserved communities are making utilities listen","URL":"https://vitalsigns.edf.org/story/too-many-blackouts-how-underserved-communities-are-making-utilities-listen","author":[{"family":"Environmental Defense Fund","given":""}]}},{"id":514,"uris":["http://zotero.org/users/local/hHKggCUl/items/GC45RA3B"],"itemData":{"id":514,"type":"webpage","title":"Community Support Essential, Especially For Seniors And Caregivers, As Ontario Ice Storm Disrupts Lives","URL":"https://muskoka411.com/community-support-essential-especially-for-seniors-and-caregivers-as-ontario-ice-storm-disrupts-lives/","author":[{"family":"Muskoka 411","given":""}],"issued":{"date-parts":[["2025",4,2]]}}},{"id":516,"uris":["http://zotero.org/users/local/hHKggCUl/items/PDY7UHMY"],"itemData":{"id":516,"type":"webpage","title":"Take Steps Now to Help Seniors Prepare for Power Outages","URL":"https://www.careworkshealthservices.com/help-seniors-prepare-for-power-outages/","author":[{"family":"Careworks Health Services","given":""}]}}],"schema":"https://github.com/citation-style-language/schema/raw/master/csl-citation.json"} </w:instrText>
      </w:r>
      <w:r w:rsidR="003069AF">
        <w:rPr>
          <w:rFonts w:ascii="Arial" w:hAnsi="Arial" w:cs="Arial"/>
          <w:color w:val="000000" w:themeColor="text1"/>
          <w:sz w:val="20"/>
          <w:szCs w:val="20"/>
        </w:rPr>
        <w:fldChar w:fldCharType="separate"/>
      </w:r>
      <w:r w:rsidR="003C5498" w:rsidRPr="003C5498">
        <w:rPr>
          <w:rFonts w:ascii="Arial" w:hAnsi="Arial" w:cs="Arial"/>
          <w:color w:val="000000"/>
          <w:sz w:val="20"/>
        </w:rPr>
        <w:t>(53–55)</w:t>
      </w:r>
      <w:r w:rsidR="003069AF">
        <w:rPr>
          <w:rFonts w:ascii="Arial" w:hAnsi="Arial" w:cs="Arial"/>
          <w:color w:val="000000" w:themeColor="text1"/>
          <w:sz w:val="20"/>
          <w:szCs w:val="20"/>
        </w:rPr>
        <w:fldChar w:fldCharType="end"/>
      </w:r>
      <w:r w:rsidRPr="003069AF">
        <w:rPr>
          <w:rFonts w:ascii="Arial" w:hAnsi="Arial" w:cs="Arial"/>
          <w:color w:val="000000" w:themeColor="text1"/>
          <w:sz w:val="20"/>
          <w:szCs w:val="20"/>
        </w:rPr>
        <w:t xml:space="preserve">. At this time, no individual-level </w:t>
      </w:r>
      <w:r w:rsidR="003F492F">
        <w:rPr>
          <w:rFonts w:ascii="Arial" w:hAnsi="Arial" w:cs="Arial"/>
          <w:color w:val="000000" w:themeColor="text1"/>
          <w:sz w:val="20"/>
          <w:szCs w:val="20"/>
        </w:rPr>
        <w:t xml:space="preserve">nationwide </w:t>
      </w:r>
      <w:r w:rsidRPr="003069AF">
        <w:rPr>
          <w:rFonts w:ascii="Arial" w:hAnsi="Arial" w:cs="Arial"/>
          <w:color w:val="000000" w:themeColor="text1"/>
          <w:sz w:val="20"/>
          <w:szCs w:val="20"/>
        </w:rPr>
        <w:t>power outage data are available.</w:t>
      </w:r>
    </w:p>
    <w:p w14:paraId="0A1A1ACC" w14:textId="4724E935" w:rsidR="00655FD6" w:rsidRDefault="00655FD6" w:rsidP="00655FD6">
      <w:pPr>
        <w:spacing w:after="0" w:line="480" w:lineRule="auto"/>
        <w:ind w:firstLine="720"/>
        <w:rPr>
          <w:rFonts w:ascii="Arial" w:hAnsi="Arial" w:cs="Arial"/>
          <w:sz w:val="20"/>
          <w:szCs w:val="20"/>
        </w:rPr>
      </w:pPr>
      <w:r>
        <w:rPr>
          <w:rFonts w:ascii="Arial" w:hAnsi="Arial" w:cs="Arial"/>
          <w:sz w:val="20"/>
          <w:szCs w:val="20"/>
        </w:rPr>
        <w:t>In our main analysis, we</w:t>
      </w:r>
      <w:r w:rsidRPr="007040F4">
        <w:rPr>
          <w:rFonts w:ascii="Arial" w:hAnsi="Arial" w:cs="Arial"/>
          <w:sz w:val="20"/>
          <w:szCs w:val="20"/>
        </w:rPr>
        <w:t xml:space="preserve"> considered a county-day exposed to power outage if </w:t>
      </w:r>
      <w:r w:rsidRPr="007040F4">
        <w:rPr>
          <w:rFonts w:ascii="Arial" w:eastAsia="Garamond" w:hAnsi="Arial" w:cs="Arial"/>
          <w:sz w:val="20"/>
          <w:szCs w:val="20"/>
        </w:rPr>
        <w:t>≥</w:t>
      </w:r>
      <w:r w:rsidRPr="007040F4">
        <w:rPr>
          <w:rFonts w:ascii="Arial" w:hAnsi="Arial" w:cs="Arial"/>
          <w:sz w:val="20"/>
          <w:szCs w:val="20"/>
        </w:rPr>
        <w:t>1% of county customers were without power for 8+ consecutive hours, a definition that may have substantial exposure misclassification (up to 99% of customers may be unexposed)</w:t>
      </w:r>
      <w:r>
        <w:rPr>
          <w:rFonts w:ascii="Arial" w:hAnsi="Arial" w:cs="Arial"/>
          <w:sz w:val="20"/>
          <w:szCs w:val="20"/>
        </w:rPr>
        <w:t>.</w:t>
      </w:r>
      <w:r w:rsidRPr="007040F4">
        <w:rPr>
          <w:rFonts w:ascii="Arial" w:hAnsi="Arial" w:cs="Arial"/>
          <w:sz w:val="20"/>
          <w:szCs w:val="20"/>
        </w:rPr>
        <w:t xml:space="preserve"> This misclassification likely biased study results</w:t>
      </w:r>
      <w:r>
        <w:rPr>
          <w:rFonts w:ascii="Arial" w:hAnsi="Arial" w:cs="Arial"/>
          <w:sz w:val="20"/>
          <w:szCs w:val="20"/>
        </w:rPr>
        <w:t xml:space="preserve"> towards the null, but</w:t>
      </w:r>
      <w:r w:rsidRPr="007040F4">
        <w:rPr>
          <w:rFonts w:ascii="Arial" w:hAnsi="Arial" w:cs="Arial"/>
          <w:sz w:val="20"/>
          <w:szCs w:val="20"/>
        </w:rPr>
        <w:t xml:space="preserve"> the magnitude of bias remains unknown. </w:t>
      </w:r>
      <w:r w:rsidR="004F68A7" w:rsidRPr="004F68A7">
        <w:rPr>
          <w:rFonts w:ascii="Arial" w:hAnsi="Arial" w:cs="Arial"/>
          <w:sz w:val="20"/>
          <w:szCs w:val="20"/>
        </w:rPr>
        <w:t xml:space="preserve">When we assessed power outage exposure based on higher cut points of customers without power (≥3%, ≥5%), scenarios with less exposure misclassification, the observed effect estimates were </w:t>
      </w:r>
      <w:r w:rsidR="003F492F">
        <w:rPr>
          <w:rFonts w:ascii="Arial" w:hAnsi="Arial" w:cs="Arial"/>
          <w:sz w:val="20"/>
          <w:szCs w:val="20"/>
        </w:rPr>
        <w:t>stronger</w:t>
      </w:r>
      <w:r w:rsidR="004F68A7" w:rsidRPr="004F68A7">
        <w:rPr>
          <w:rFonts w:ascii="Arial" w:hAnsi="Arial" w:cs="Arial"/>
          <w:sz w:val="20"/>
          <w:szCs w:val="20"/>
        </w:rPr>
        <w:t xml:space="preserve">. </w:t>
      </w:r>
      <w:r w:rsidRPr="007040F4">
        <w:rPr>
          <w:rFonts w:ascii="Arial" w:hAnsi="Arial" w:cs="Arial"/>
          <w:sz w:val="20"/>
          <w:szCs w:val="20"/>
        </w:rPr>
        <w:t>Future studies could collaborate with utilities to obtain finer-resolution power outage data</w:t>
      </w:r>
      <w:r>
        <w:rPr>
          <w:rFonts w:ascii="Arial" w:hAnsi="Arial" w:cs="Arial"/>
          <w:sz w:val="20"/>
          <w:szCs w:val="20"/>
        </w:rPr>
        <w:t xml:space="preserve"> </w:t>
      </w:r>
      <w:r w:rsidRPr="007040F4">
        <w:rPr>
          <w:rFonts w:ascii="Arial" w:hAnsi="Arial" w:cs="Arial"/>
          <w:sz w:val="20"/>
          <w:szCs w:val="20"/>
        </w:rPr>
        <w:t xml:space="preserve">or use satellite imagery to identify exact outage boundaries of long-duration outages </w:t>
      </w:r>
      <w:r>
        <w:rPr>
          <w:rFonts w:ascii="Arial" w:hAnsi="Arial" w:cs="Arial"/>
          <w:sz w:val="20"/>
          <w:szCs w:val="20"/>
        </w:rPr>
        <w:t xml:space="preserve">lasting into the night </w:t>
      </w:r>
      <w:r w:rsidRPr="007040F4">
        <w:rPr>
          <w:rFonts w:ascii="Arial" w:hAnsi="Arial" w:cs="Arial"/>
          <w:sz w:val="20"/>
          <w:szCs w:val="20"/>
        </w:rPr>
        <w:fldChar w:fldCharType="begin"/>
      </w:r>
      <w:r w:rsidR="003C5498">
        <w:rPr>
          <w:rFonts w:ascii="Arial" w:hAnsi="Arial" w:cs="Arial"/>
          <w:sz w:val="20"/>
          <w:szCs w:val="20"/>
        </w:rPr>
        <w:instrText xml:space="preserve"> ADDIN ZOTERO_ITEM CSL_CITATION {"citationID":"nVeNQGKE","properties":{"formattedCitation":"(56, 57)","plainCitation":"(56, 57)","noteIndex":0},"citationItems":[{"id":270,"uris":["http://zotero.org/users/local/hHKggCUl/items/49K4KLNV"],"itemData":{"id":270,"type":"article-journal","abstract":"The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3C5498">
        <w:rPr>
          <w:rFonts w:ascii="Cambria Math" w:hAnsi="Cambria Math" w:cs="Cambria Math"/>
          <w:sz w:val="20"/>
          <w:szCs w:val="20"/>
        </w:rPr>
        <w:instrText>ﬀ</w:instrText>
      </w:r>
      <w:r w:rsidR="003C5498">
        <w:rPr>
          <w:rFonts w:ascii="Arial" w:hAnsi="Arial" w:cs="Arial"/>
          <w:sz w:val="20"/>
          <w:szCs w:val="20"/>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3C5498">
        <w:rPr>
          <w:rFonts w:ascii="Cambria Math" w:hAnsi="Cambria Math" w:cs="Cambria Math"/>
          <w:sz w:val="20"/>
          <w:szCs w:val="20"/>
        </w:rPr>
        <w:instrText>ﬀ</w:instrText>
      </w:r>
      <w:r w:rsidR="003C5498">
        <w:rPr>
          <w:rFonts w:ascii="Arial" w:hAnsi="Arial" w:cs="Arial"/>
          <w:sz w:val="20"/>
          <w:szCs w:val="20"/>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3C5498">
        <w:rPr>
          <w:rFonts w:ascii="Cambria Math" w:hAnsi="Cambria Math" w:cs="Cambria Math"/>
          <w:sz w:val="20"/>
          <w:szCs w:val="20"/>
        </w:rPr>
        <w:instrText>ﬀ</w:instrText>
      </w:r>
      <w:r w:rsidR="003C5498">
        <w:rPr>
          <w:rFonts w:ascii="Arial" w:hAnsi="Arial" w:cs="Arial"/>
          <w:sz w:val="20"/>
          <w:szCs w:val="20"/>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Pr="007040F4">
        <w:rPr>
          <w:rFonts w:ascii="Arial" w:hAnsi="Arial" w:cs="Arial"/>
          <w:sz w:val="20"/>
          <w:szCs w:val="20"/>
        </w:rPr>
        <w:fldChar w:fldCharType="separate"/>
      </w:r>
      <w:r w:rsidR="003C5498">
        <w:rPr>
          <w:rFonts w:ascii="Arial" w:hAnsi="Arial" w:cs="Arial"/>
          <w:noProof/>
          <w:sz w:val="20"/>
          <w:szCs w:val="20"/>
        </w:rPr>
        <w:t>(56, 57)</w:t>
      </w:r>
      <w:r w:rsidRPr="007040F4">
        <w:rPr>
          <w:rFonts w:ascii="Arial" w:hAnsi="Arial" w:cs="Arial"/>
          <w:sz w:val="20"/>
          <w:szCs w:val="20"/>
        </w:rPr>
        <w:fldChar w:fldCharType="end"/>
      </w:r>
      <w:r>
        <w:rPr>
          <w:rFonts w:ascii="Arial" w:hAnsi="Arial" w:cs="Arial"/>
          <w:sz w:val="20"/>
          <w:szCs w:val="20"/>
        </w:rPr>
        <w:t xml:space="preserve"> to </w:t>
      </w:r>
      <w:r w:rsidR="009E1189">
        <w:rPr>
          <w:rFonts w:ascii="Arial" w:hAnsi="Arial" w:cs="Arial"/>
          <w:sz w:val="20"/>
          <w:szCs w:val="20"/>
        </w:rPr>
        <w:t>improve exposure assessment.</w:t>
      </w:r>
    </w:p>
    <w:p w14:paraId="1E18B5DA" w14:textId="622D5B96" w:rsidR="00AA74A9" w:rsidRDefault="00AA74A9" w:rsidP="00655FD6">
      <w:pPr>
        <w:spacing w:after="0" w:line="480" w:lineRule="auto"/>
        <w:ind w:firstLine="720"/>
        <w:rPr>
          <w:rFonts w:ascii="Arial" w:hAnsi="Arial" w:cs="Arial"/>
          <w:sz w:val="20"/>
          <w:szCs w:val="20"/>
        </w:rPr>
      </w:pPr>
      <w:r w:rsidRPr="00AA74A9">
        <w:rPr>
          <w:rFonts w:ascii="Arial" w:hAnsi="Arial" w:cs="Arial"/>
          <w:sz w:val="20"/>
          <w:szCs w:val="20"/>
        </w:rPr>
        <w:t xml:space="preserve">Because </w:t>
      </w:r>
      <w:r w:rsidR="003F492F">
        <w:rPr>
          <w:rFonts w:ascii="Arial" w:hAnsi="Arial" w:cs="Arial"/>
          <w:sz w:val="20"/>
          <w:szCs w:val="20"/>
        </w:rPr>
        <w:t>POUS</w:t>
      </w:r>
      <w:r w:rsidRPr="00AA74A9">
        <w:rPr>
          <w:rFonts w:ascii="Arial" w:hAnsi="Arial" w:cs="Arial"/>
          <w:sz w:val="20"/>
          <w:szCs w:val="20"/>
        </w:rPr>
        <w:t xml:space="preserve"> did not supply reliable counts of electrical customers by county, we estimate</w:t>
      </w:r>
      <w:r w:rsidR="003F492F">
        <w:rPr>
          <w:rFonts w:ascii="Arial" w:hAnsi="Arial" w:cs="Arial"/>
          <w:sz w:val="20"/>
          <w:szCs w:val="20"/>
        </w:rPr>
        <w:t>d</w:t>
      </w:r>
      <w:r w:rsidRPr="00AA74A9">
        <w:rPr>
          <w:rFonts w:ascii="Arial" w:hAnsi="Arial" w:cs="Arial"/>
          <w:sz w:val="20"/>
          <w:szCs w:val="20"/>
        </w:rPr>
        <w:t xml:space="preserve"> the number of electrical customers using American Community Survey and Energy Information Administration data. We do not know how accurate these estimates are, and</w:t>
      </w:r>
      <w:r w:rsidR="003F492F">
        <w:rPr>
          <w:rFonts w:ascii="Arial" w:hAnsi="Arial" w:cs="Arial"/>
          <w:sz w:val="20"/>
          <w:szCs w:val="20"/>
        </w:rPr>
        <w:t xml:space="preserve">, to our knowledge, no </w:t>
      </w:r>
      <w:r w:rsidRPr="00AA74A9">
        <w:rPr>
          <w:rFonts w:ascii="Arial" w:hAnsi="Arial" w:cs="Arial"/>
          <w:sz w:val="20"/>
          <w:szCs w:val="20"/>
        </w:rPr>
        <w:t>better data exist. If these estimates were not accurate, this may have introduced bias (likely non-differential) into our effect estimates.</w:t>
      </w:r>
    </w:p>
    <w:p w14:paraId="18F38EA1" w14:textId="0BA150EA" w:rsidR="00950BE4" w:rsidRDefault="00950BE4" w:rsidP="00655FD6">
      <w:pPr>
        <w:spacing w:after="0" w:line="480" w:lineRule="auto"/>
        <w:ind w:firstLine="720"/>
        <w:rPr>
          <w:rFonts w:ascii="Arial" w:hAnsi="Arial" w:cs="Arial"/>
          <w:sz w:val="20"/>
          <w:szCs w:val="20"/>
        </w:rPr>
      </w:pPr>
      <w:r w:rsidRPr="00950BE4">
        <w:rPr>
          <w:rFonts w:ascii="Arial" w:hAnsi="Arial" w:cs="Arial"/>
          <w:sz w:val="20"/>
          <w:szCs w:val="20"/>
        </w:rPr>
        <w:t xml:space="preserve">Next, power outages may be more common in high social vulnerability communities (5). High social vulnerability counties may have been overrepresented in the exposed group in our study, and the health effects of power outages may be stronger in these places. This means that our effect estimates may not be generalizable to counties with lower social vulnerability, and we may have overestimated the effect of power outage on hospitalization. At the same time, our study population was comprised of Medicare Fee-For-Service beneficiaries, who may be less </w:t>
      </w:r>
      <w:r w:rsidRPr="00950BE4">
        <w:rPr>
          <w:rFonts w:ascii="Arial" w:hAnsi="Arial" w:cs="Arial"/>
          <w:sz w:val="20"/>
          <w:szCs w:val="20"/>
        </w:rPr>
        <w:lastRenderedPageBreak/>
        <w:t xml:space="preserve">vulnerable to health effects from power outages due to higher individual-level SES and fewer chronic health conditions compared to Medicare Advantage beneficiaries, which may have led to underestimation of the population-level effect. </w:t>
      </w:r>
    </w:p>
    <w:p w14:paraId="7941C5CB" w14:textId="5603F29D" w:rsidR="00655FD6" w:rsidRPr="007040F4" w:rsidRDefault="00655FD6" w:rsidP="00AF3F89">
      <w:pPr>
        <w:spacing w:after="0" w:line="480" w:lineRule="auto"/>
        <w:ind w:firstLine="720"/>
        <w:rPr>
          <w:rFonts w:ascii="Arial" w:hAnsi="Arial" w:cs="Arial"/>
          <w:sz w:val="20"/>
          <w:szCs w:val="20"/>
        </w:rPr>
      </w:pPr>
      <w:r>
        <w:rPr>
          <w:rFonts w:ascii="Arial" w:hAnsi="Arial" w:cs="Arial"/>
          <w:sz w:val="20"/>
          <w:szCs w:val="20"/>
        </w:rPr>
        <w:t>Additionally, w</w:t>
      </w:r>
      <w:r w:rsidRPr="007040F4">
        <w:rPr>
          <w:rFonts w:ascii="Arial" w:hAnsi="Arial" w:cs="Arial"/>
          <w:sz w:val="20"/>
          <w:szCs w:val="20"/>
        </w:rPr>
        <w:t xml:space="preserve">e assessed DME use as </w:t>
      </w:r>
      <w:r>
        <w:rPr>
          <w:rFonts w:ascii="Arial" w:hAnsi="Arial" w:cs="Arial"/>
          <w:sz w:val="20"/>
          <w:szCs w:val="20"/>
        </w:rPr>
        <w:t xml:space="preserve">a </w:t>
      </w:r>
      <w:r w:rsidRPr="007040F4">
        <w:rPr>
          <w:rFonts w:ascii="Arial" w:hAnsi="Arial" w:cs="Arial"/>
          <w:sz w:val="20"/>
          <w:szCs w:val="20"/>
        </w:rPr>
        <w:t xml:space="preserve">potential </w:t>
      </w:r>
      <w:r>
        <w:rPr>
          <w:rFonts w:ascii="Arial" w:hAnsi="Arial" w:cs="Arial"/>
          <w:sz w:val="20"/>
          <w:szCs w:val="20"/>
        </w:rPr>
        <w:t xml:space="preserve">effect modifier </w:t>
      </w:r>
      <w:r w:rsidRPr="007040F4">
        <w:rPr>
          <w:rFonts w:ascii="Arial" w:hAnsi="Arial" w:cs="Arial"/>
          <w:sz w:val="20"/>
          <w:szCs w:val="20"/>
        </w:rPr>
        <w:t>at the county level. Because counties are large and diverse, this likely impacted our ability to detect effect modification</w:t>
      </w:r>
      <w:r>
        <w:rPr>
          <w:rFonts w:ascii="Arial" w:hAnsi="Arial" w:cs="Arial"/>
          <w:sz w:val="20"/>
          <w:szCs w:val="20"/>
        </w:rPr>
        <w:t>.</w:t>
      </w:r>
      <w:r w:rsidR="005C42AD">
        <w:rPr>
          <w:rFonts w:ascii="Arial" w:hAnsi="Arial" w:cs="Arial"/>
          <w:sz w:val="20"/>
          <w:szCs w:val="20"/>
        </w:rPr>
        <w:t xml:space="preserve"> </w:t>
      </w:r>
      <w:r w:rsidR="005C42AD" w:rsidRPr="005C42AD">
        <w:rPr>
          <w:rFonts w:ascii="Arial" w:hAnsi="Arial" w:cs="Arial"/>
          <w:sz w:val="20"/>
          <w:szCs w:val="20"/>
        </w:rPr>
        <w:t>This was a</w:t>
      </w:r>
      <w:r w:rsidR="004A6208">
        <w:rPr>
          <w:rFonts w:ascii="Arial" w:hAnsi="Arial" w:cs="Arial"/>
          <w:sz w:val="20"/>
          <w:szCs w:val="20"/>
        </w:rPr>
        <w:t>lso</w:t>
      </w:r>
      <w:r w:rsidR="005C42AD" w:rsidRPr="005C42AD">
        <w:rPr>
          <w:rFonts w:ascii="Arial" w:hAnsi="Arial" w:cs="Arial"/>
          <w:sz w:val="20"/>
          <w:szCs w:val="20"/>
        </w:rPr>
        <w:t xml:space="preserve"> US-based study. Electrical grid infrastructure, social cohesion, and healthcare access vary </w:t>
      </w:r>
      <w:r w:rsidR="003F492F">
        <w:rPr>
          <w:rFonts w:ascii="Arial" w:hAnsi="Arial" w:cs="Arial"/>
          <w:sz w:val="20"/>
          <w:szCs w:val="20"/>
        </w:rPr>
        <w:t>significan</w:t>
      </w:r>
      <w:r w:rsidR="005C42AD" w:rsidRPr="005C42AD">
        <w:rPr>
          <w:rFonts w:ascii="Arial" w:hAnsi="Arial" w:cs="Arial"/>
          <w:sz w:val="20"/>
          <w:szCs w:val="20"/>
        </w:rPr>
        <w:t xml:space="preserve">tly by country, and it is </w:t>
      </w:r>
      <w:r w:rsidR="003F492F">
        <w:rPr>
          <w:rFonts w:ascii="Arial" w:hAnsi="Arial" w:cs="Arial"/>
          <w:sz w:val="20"/>
          <w:szCs w:val="20"/>
        </w:rPr>
        <w:t>un</w:t>
      </w:r>
      <w:r w:rsidR="005C42AD" w:rsidRPr="005C42AD">
        <w:rPr>
          <w:rFonts w:ascii="Arial" w:hAnsi="Arial" w:cs="Arial"/>
          <w:sz w:val="20"/>
          <w:szCs w:val="20"/>
        </w:rPr>
        <w:t xml:space="preserve">clear </w:t>
      </w:r>
      <w:r w:rsidR="003F492F">
        <w:rPr>
          <w:rFonts w:ascii="Arial" w:hAnsi="Arial" w:cs="Arial"/>
          <w:sz w:val="20"/>
          <w:szCs w:val="20"/>
        </w:rPr>
        <w:t>whether</w:t>
      </w:r>
      <w:r w:rsidR="005C42AD" w:rsidRPr="005C42AD">
        <w:rPr>
          <w:rFonts w:ascii="Arial" w:hAnsi="Arial" w:cs="Arial"/>
          <w:sz w:val="20"/>
          <w:szCs w:val="20"/>
        </w:rPr>
        <w:t xml:space="preserve"> our results generalize outside the United States. Other studies are needed to evaluate the health impacts of power outages internationally.</w:t>
      </w:r>
      <w:r w:rsidR="00AF3F89">
        <w:rPr>
          <w:rFonts w:ascii="Arial" w:hAnsi="Arial" w:cs="Arial"/>
          <w:sz w:val="20"/>
          <w:szCs w:val="20"/>
        </w:rPr>
        <w:t xml:space="preserve"> </w:t>
      </w:r>
      <w:r>
        <w:rPr>
          <w:rFonts w:ascii="Arial" w:hAnsi="Arial" w:cs="Arial"/>
          <w:sz w:val="20"/>
          <w:szCs w:val="20"/>
        </w:rPr>
        <w:t xml:space="preserve">Further, we were unable to distinguish between planned and unplanned power outages, which may have different effects on hospitalizations. </w:t>
      </w:r>
    </w:p>
    <w:p w14:paraId="6B4DFFF1" w14:textId="7959DA37" w:rsidR="00655FD6" w:rsidRPr="007040F4"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Finally, the POUS dataset we used to assess exposure is missing substantial data. We excluded counties missing more than 50% of customer-hours in 2018 to balance generalizability and bias from missing data based on our prior simulation study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{"citationID":"qX55s3Vm","properties":{"formattedCitation":"(28)","plainCitation":"(28)","noteIndex":0},"citationItems":[{"id":214,"uris":["http://zotero.org/users/local/hHKggCUl/items/N5A3SZJH"],"itemData":{"id":214,"type":"article-journal","container-title":"Under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(28)</w:t>
      </w:r>
      <w:r w:rsidRPr="007040F4">
        <w:rPr>
          <w:rFonts w:ascii="Arial" w:hAnsi="Arial" w:cs="Arial"/>
          <w:sz w:val="20"/>
          <w:szCs w:val="20"/>
        </w:rPr>
        <w:fldChar w:fldCharType="end"/>
      </w:r>
      <w:r w:rsidRPr="007040F4">
        <w:rPr>
          <w:rFonts w:ascii="Arial" w:hAnsi="Arial" w:cs="Arial"/>
          <w:sz w:val="20"/>
          <w:szCs w:val="20"/>
        </w:rPr>
        <w:t>. Many counties missing &gt;50% of exposure data were rural with low customer counts</w:t>
      </w:r>
      <w:r>
        <w:rPr>
          <w:rFonts w:ascii="Arial" w:hAnsi="Arial" w:cs="Arial"/>
          <w:sz w:val="20"/>
          <w:szCs w:val="20"/>
        </w:rPr>
        <w:t>, and clustered in certain geographic regions, limiting our ability to generalize to these populations</w:t>
      </w:r>
      <w:r w:rsidRPr="007040F4">
        <w:rPr>
          <w:rFonts w:ascii="Arial" w:hAnsi="Arial" w:cs="Arial"/>
          <w:sz w:val="20"/>
          <w:szCs w:val="20"/>
        </w:rPr>
        <w:t>. Other studies of power outage</w:t>
      </w:r>
      <w:r>
        <w:rPr>
          <w:rFonts w:ascii="Arial" w:hAnsi="Arial" w:cs="Arial"/>
          <w:sz w:val="20"/>
          <w:szCs w:val="20"/>
        </w:rPr>
        <w:t>s</w:t>
      </w:r>
      <w:r w:rsidRPr="007040F4">
        <w:rPr>
          <w:rFonts w:ascii="Arial" w:hAnsi="Arial" w:cs="Arial"/>
          <w:sz w:val="20"/>
          <w:szCs w:val="20"/>
        </w:rPr>
        <w:t xml:space="preserve"> and health have found differential effects by urban or rural status, with </w:t>
      </w:r>
      <w:r>
        <w:rPr>
          <w:rFonts w:ascii="Arial" w:hAnsi="Arial" w:cs="Arial"/>
          <w:sz w:val="20"/>
          <w:szCs w:val="20"/>
        </w:rPr>
        <w:t>larger-in-magnitude associations</w:t>
      </w:r>
      <w:r w:rsidRPr="007040F4">
        <w:rPr>
          <w:rFonts w:ascii="Arial" w:hAnsi="Arial" w:cs="Arial"/>
          <w:sz w:val="20"/>
          <w:szCs w:val="20"/>
        </w:rPr>
        <w:t xml:space="preserve"> of outages </w:t>
      </w:r>
      <w:r>
        <w:rPr>
          <w:rFonts w:ascii="Arial" w:hAnsi="Arial" w:cs="Arial"/>
          <w:sz w:val="20"/>
          <w:szCs w:val="20"/>
        </w:rPr>
        <w:t>and</w:t>
      </w:r>
      <w:r w:rsidRPr="007040F4">
        <w:rPr>
          <w:rFonts w:ascii="Arial" w:hAnsi="Arial" w:cs="Arial"/>
          <w:sz w:val="20"/>
          <w:szCs w:val="20"/>
        </w:rPr>
        <w:t xml:space="preserve"> health in urban areas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{"citationID":"8SAq5Tlk","properties":{"formattedCitation":"(29, 31)","plainCitation":"(29, 31)","noteIndex":0},"citationItems":[{"id":240,"uris":["http://zotero.org/users/local/hHKggCUl/items/534RADTL"],"itemData":{"id":240,"type":"article-journal","container-title":"Under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(29, 31)</w:t>
      </w:r>
      <w:r w:rsidRPr="007040F4">
        <w:rPr>
          <w:rFonts w:ascii="Arial" w:hAnsi="Arial" w:cs="Arial"/>
          <w:sz w:val="20"/>
          <w:szCs w:val="20"/>
        </w:rPr>
        <w:fldChar w:fldCharType="end"/>
      </w:r>
      <w:r w:rsidRPr="007040F4">
        <w:rPr>
          <w:rFonts w:ascii="Arial" w:hAnsi="Arial" w:cs="Arial"/>
          <w:sz w:val="20"/>
          <w:szCs w:val="20"/>
        </w:rPr>
        <w:t xml:space="preserve">. </w:t>
      </w:r>
    </w:p>
    <w:p w14:paraId="2A60C2DA" w14:textId="77777777" w:rsidR="00655FD6" w:rsidRDefault="00655FD6" w:rsidP="00655FD6">
      <w:pPr>
        <w:spacing w:after="0" w:line="480" w:lineRule="auto"/>
        <w:rPr>
          <w:rFonts w:ascii="Arial" w:hAnsi="Arial" w:cs="Arial"/>
          <w:b/>
          <w:bCs/>
          <w:sz w:val="20"/>
          <w:szCs w:val="20"/>
        </w:rPr>
      </w:pPr>
    </w:p>
    <w:p w14:paraId="5D1FFA3D" w14:textId="77777777" w:rsidR="00655FD6" w:rsidRPr="00614275" w:rsidRDefault="00655FD6" w:rsidP="00655FD6">
      <w:pPr>
        <w:spacing w:after="0" w:line="480" w:lineRule="auto"/>
        <w:rPr>
          <w:rFonts w:ascii="Arial" w:hAnsi="Arial" w:cs="Arial"/>
          <w:sz w:val="20"/>
          <w:szCs w:val="20"/>
          <w:u w:val="single"/>
        </w:rPr>
      </w:pPr>
      <w:r w:rsidRPr="00614275">
        <w:rPr>
          <w:rFonts w:ascii="Arial" w:hAnsi="Arial" w:cs="Arial"/>
          <w:sz w:val="20"/>
          <w:szCs w:val="20"/>
          <w:u w:val="single"/>
        </w:rPr>
        <w:t>Conclusion</w:t>
      </w:r>
    </w:p>
    <w:p w14:paraId="2ECFD638" w14:textId="77777777" w:rsidR="00655FD6" w:rsidRDefault="00655FD6" w:rsidP="00655FD6">
      <w:pPr>
        <w:spacing w:after="0" w:line="480" w:lineRule="auto"/>
        <w:ind w:firstLine="720"/>
        <w:rPr>
          <w:rFonts w:ascii="Arial" w:hAnsi="Arial" w:cs="Arial"/>
          <w:sz w:val="20"/>
          <w:szCs w:val="20"/>
        </w:rPr>
      </w:pPr>
    </w:p>
    <w:p w14:paraId="211FCE32" w14:textId="6EE5FCBC" w:rsidR="00655FD6" w:rsidRPr="001C6BC5"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In this first </w:t>
      </w:r>
      <w:r>
        <w:rPr>
          <w:rFonts w:ascii="Arial" w:hAnsi="Arial" w:cs="Arial"/>
          <w:sz w:val="20"/>
          <w:szCs w:val="20"/>
        </w:rPr>
        <w:t>US-wide</w:t>
      </w:r>
      <w:r w:rsidRPr="007040F4">
        <w:rPr>
          <w:rFonts w:ascii="Arial" w:hAnsi="Arial" w:cs="Arial"/>
          <w:sz w:val="20"/>
          <w:szCs w:val="20"/>
        </w:rPr>
        <w:t xml:space="preserve"> study of power outage exposure</w:t>
      </w:r>
      <w:r>
        <w:rPr>
          <w:rFonts w:ascii="Arial" w:hAnsi="Arial" w:cs="Arial"/>
          <w:sz w:val="20"/>
          <w:szCs w:val="20"/>
        </w:rPr>
        <w:t xml:space="preserve"> and health</w:t>
      </w:r>
      <w:r w:rsidRPr="007040F4">
        <w:rPr>
          <w:rFonts w:ascii="Arial" w:hAnsi="Arial" w:cs="Arial"/>
          <w:sz w:val="20"/>
          <w:szCs w:val="20"/>
        </w:rPr>
        <w:t xml:space="preserve">, we found that power outages were associated with increased </w:t>
      </w:r>
      <w:r>
        <w:rPr>
          <w:rFonts w:ascii="Arial" w:hAnsi="Arial" w:cs="Arial"/>
          <w:sz w:val="20"/>
          <w:szCs w:val="20"/>
        </w:rPr>
        <w:t xml:space="preserve">acute </w:t>
      </w:r>
      <w:r w:rsidRPr="007040F4">
        <w:rPr>
          <w:rFonts w:ascii="Arial" w:hAnsi="Arial" w:cs="Arial"/>
          <w:sz w:val="20"/>
          <w:szCs w:val="20"/>
        </w:rPr>
        <w:t xml:space="preserve">CVD and respiratory hospitalization rates among 23 million older adult Medicare </w:t>
      </w:r>
      <w:r w:rsidRPr="009B597E">
        <w:rPr>
          <w:rFonts w:ascii="Arial" w:hAnsi="Arial" w:cs="Arial"/>
          <w:sz w:val="20"/>
          <w:szCs w:val="20"/>
        </w:rPr>
        <w:t>beneficiaries. Beneficiaries</w:t>
      </w:r>
      <w:r w:rsidRPr="007040F4">
        <w:rPr>
          <w:rFonts w:ascii="Arial" w:hAnsi="Arial" w:cs="Arial"/>
          <w:sz w:val="20"/>
          <w:szCs w:val="20"/>
        </w:rPr>
        <w:t xml:space="preserve"> in our study experienced broad exposure: on average </w:t>
      </w:r>
      <w:r>
        <w:rPr>
          <w:rFonts w:ascii="Arial" w:hAnsi="Arial" w:cs="Arial"/>
          <w:sz w:val="20"/>
          <w:szCs w:val="20"/>
        </w:rPr>
        <w:t xml:space="preserve">living in counties with </w:t>
      </w:r>
      <w:r w:rsidRPr="007040F4">
        <w:rPr>
          <w:rFonts w:ascii="Arial" w:hAnsi="Arial" w:cs="Arial"/>
          <w:sz w:val="20"/>
          <w:szCs w:val="20"/>
        </w:rPr>
        <w:t xml:space="preserve">seven </w:t>
      </w:r>
      <w:r>
        <w:rPr>
          <w:rFonts w:ascii="Arial" w:hAnsi="Arial" w:cs="Arial"/>
          <w:sz w:val="20"/>
          <w:szCs w:val="20"/>
        </w:rPr>
        <w:t xml:space="preserve">8+ hour </w:t>
      </w:r>
      <w:r w:rsidRPr="007040F4">
        <w:rPr>
          <w:rFonts w:ascii="Arial" w:hAnsi="Arial" w:cs="Arial"/>
          <w:sz w:val="20"/>
          <w:szCs w:val="20"/>
        </w:rPr>
        <w:t xml:space="preserve">power outages in 2018, a number </w:t>
      </w:r>
      <w:r>
        <w:rPr>
          <w:rFonts w:ascii="Arial" w:hAnsi="Arial" w:cs="Arial"/>
          <w:sz w:val="20"/>
          <w:szCs w:val="20"/>
        </w:rPr>
        <w:t>likely to</w:t>
      </w:r>
      <w:r w:rsidRPr="007040F4">
        <w:rPr>
          <w:rFonts w:ascii="Arial" w:hAnsi="Arial" w:cs="Arial"/>
          <w:sz w:val="20"/>
          <w:szCs w:val="20"/>
        </w:rPr>
        <w:t xml:space="preserve"> increase further with climate change. Heat, winter storms, or other climate-related weather events causing and co-occurring with power outages likely amplify cardiorespiratory health impacts and must be evaluated in future research. Improving electricity reliability </w:t>
      </w:r>
      <w:r w:rsidRPr="007040F4">
        <w:rPr>
          <w:rFonts w:ascii="Arial" w:hAnsi="Arial" w:cs="Arial"/>
          <w:sz w:val="20"/>
          <w:szCs w:val="20"/>
        </w:rPr>
        <w:lastRenderedPageBreak/>
        <w:t>represents a key opportunity to support community health and protect older adults from CVD and respiratory disease exacerbations.</w:t>
      </w: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49E2C0C3" w14:textId="77777777" w:rsidR="005D132F" w:rsidRDefault="005D132F" w:rsidP="00E6133D">
      <w:pPr>
        <w:pBdr>
          <w:top w:val="nil"/>
          <w:left w:val="nil"/>
          <w:bottom w:val="nil"/>
          <w:right w:val="nil"/>
          <w:between w:val="nil"/>
        </w:pBdr>
        <w:contextualSpacing/>
        <w:rPr>
          <w:rFonts w:ascii="Arial" w:hAnsi="Arial" w:cs="Arial"/>
          <w:b/>
          <w:color w:val="000000"/>
          <w:sz w:val="20"/>
          <w:szCs w:val="20"/>
        </w:rPr>
      </w:pPr>
    </w:p>
    <w:p w14:paraId="222A6C86" w14:textId="77777777" w:rsidR="0042742C" w:rsidRDefault="0042742C" w:rsidP="00E6133D">
      <w:pPr>
        <w:pBdr>
          <w:top w:val="nil"/>
          <w:left w:val="nil"/>
          <w:bottom w:val="nil"/>
          <w:right w:val="nil"/>
          <w:between w:val="nil"/>
        </w:pBdr>
        <w:contextualSpacing/>
        <w:rPr>
          <w:rFonts w:ascii="Arial" w:hAnsi="Arial" w:cs="Arial"/>
          <w:b/>
          <w:color w:val="000000"/>
          <w:sz w:val="20"/>
          <w:szCs w:val="20"/>
        </w:rPr>
      </w:pPr>
    </w:p>
    <w:p w14:paraId="24F14103" w14:textId="179AA14B"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5D132F" w:rsidRDefault="00E6133D" w:rsidP="005D132F">
      <w:pPr>
        <w:pBdr>
          <w:top w:val="nil"/>
          <w:left w:val="nil"/>
          <w:bottom w:val="nil"/>
          <w:right w:val="nil"/>
          <w:between w:val="nil"/>
        </w:pBdr>
        <w:spacing w:line="276" w:lineRule="auto"/>
        <w:contextualSpacing/>
        <w:rPr>
          <w:rFonts w:ascii="Arial" w:hAnsi="Arial" w:cs="Arial"/>
          <w:b/>
          <w:color w:val="000000"/>
          <w:sz w:val="20"/>
          <w:szCs w:val="20"/>
        </w:rPr>
      </w:pPr>
    </w:p>
    <w:p w14:paraId="557C004D" w14:textId="1B539BAC" w:rsidR="00980C22" w:rsidRPr="000547BE" w:rsidRDefault="000547BE" w:rsidP="005D132F">
      <w:pPr>
        <w:pBdr>
          <w:top w:val="nil"/>
          <w:left w:val="nil"/>
          <w:bottom w:val="nil"/>
          <w:right w:val="nil"/>
          <w:between w:val="nil"/>
        </w:pBdr>
        <w:spacing w:line="276" w:lineRule="auto"/>
        <w:contextualSpacing/>
        <w:rPr>
          <w:rFonts w:ascii="Arial" w:hAnsi="Arial" w:cs="Arial"/>
          <w:color w:val="000000" w:themeColor="text1"/>
          <w:sz w:val="20"/>
          <w:szCs w:val="20"/>
        </w:rPr>
      </w:pPr>
      <w:r w:rsidRPr="000547BE">
        <w:rPr>
          <w:rFonts w:ascii="Arial" w:hAnsi="Arial" w:cs="Arial"/>
          <w:color w:val="000000"/>
          <w:sz w:val="20"/>
          <w:szCs w:val="20"/>
        </w:rPr>
        <w:t xml:space="preserve">This work was supported by the following sources: </w:t>
      </w:r>
      <w:r w:rsidR="0063270B" w:rsidRPr="000547BE">
        <w:rPr>
          <w:rFonts w:ascii="Arial" w:hAnsi="Arial" w:cs="Arial"/>
          <w:color w:val="000000"/>
          <w:sz w:val="20"/>
          <w:szCs w:val="20"/>
        </w:rPr>
        <w:t>National Institute on Aging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AG071024 (JAC)</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 of Environmental Health Sciences P30</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ES007033 (JAC)</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Institutes of Health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ES034021 (DM)</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Institutes of Health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AG066793 (DM)</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 on Aging P20</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AG093975 (MAK)</w:t>
      </w:r>
      <w:r w:rsidRPr="000547BE">
        <w:rPr>
          <w:rFonts w:ascii="Arial" w:hAnsi="Arial" w:cs="Arial"/>
          <w:color w:val="000000"/>
          <w:sz w:val="20"/>
          <w:szCs w:val="20"/>
        </w:rPr>
        <w:t xml:space="preserve">, </w:t>
      </w:r>
      <w:r w:rsidR="0063270B" w:rsidRPr="000547BE">
        <w:rPr>
          <w:rFonts w:ascii="Arial" w:hAnsi="Arial" w:cs="Arial"/>
          <w:color w:val="000000"/>
          <w:sz w:val="20"/>
          <w:szCs w:val="20"/>
        </w:rPr>
        <w:t xml:space="preserve">National Institute of Environmental Health </w:t>
      </w:r>
      <w:r w:rsidR="0063270B" w:rsidRPr="000547BE">
        <w:rPr>
          <w:rFonts w:ascii="Arial" w:hAnsi="Arial" w:cs="Arial"/>
          <w:color w:val="000000" w:themeColor="text1"/>
          <w:sz w:val="20"/>
          <w:szCs w:val="20"/>
        </w:rPr>
        <w:t>Sciences P30</w:t>
      </w:r>
      <w:r w:rsidR="004C7591"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ES009089 (MAK)</w:t>
      </w:r>
      <w:r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Canadian Institute</w:t>
      </w:r>
      <w:r w:rsidR="00B220D7" w:rsidRPr="000547BE">
        <w:rPr>
          <w:rFonts w:ascii="Arial" w:hAnsi="Arial" w:cs="Arial"/>
          <w:color w:val="000000" w:themeColor="text1"/>
          <w:sz w:val="20"/>
          <w:szCs w:val="20"/>
        </w:rPr>
        <w:t>s</w:t>
      </w:r>
      <w:r w:rsidR="0063270B" w:rsidRPr="000547BE">
        <w:rPr>
          <w:rFonts w:ascii="Arial" w:hAnsi="Arial" w:cs="Arial"/>
          <w:color w:val="000000" w:themeColor="text1"/>
          <w:sz w:val="20"/>
          <w:szCs w:val="20"/>
        </w:rPr>
        <w:t xml:space="preserve"> </w:t>
      </w:r>
      <w:r w:rsidR="00B220D7" w:rsidRPr="000547BE">
        <w:rPr>
          <w:rFonts w:ascii="Arial" w:hAnsi="Arial" w:cs="Arial"/>
          <w:color w:val="000000" w:themeColor="text1"/>
          <w:sz w:val="20"/>
          <w:szCs w:val="20"/>
        </w:rPr>
        <w:t>of</w:t>
      </w:r>
      <w:r w:rsidR="0063270B" w:rsidRPr="000547BE">
        <w:rPr>
          <w:rFonts w:ascii="Arial" w:hAnsi="Arial" w:cs="Arial"/>
          <w:color w:val="000000" w:themeColor="text1"/>
          <w:sz w:val="20"/>
          <w:szCs w:val="20"/>
        </w:rPr>
        <w:t xml:space="preserve"> Health Research Doctoral Foreign Study Award (HM)</w:t>
      </w:r>
      <w:r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National Heart, Lung, and Blood Institute F31 HL172608 (VD)</w:t>
      </w:r>
      <w:r w:rsidRPr="000547BE">
        <w:rPr>
          <w:rFonts w:ascii="Arial" w:hAnsi="Arial" w:cs="Arial"/>
          <w:color w:val="000000" w:themeColor="text1"/>
          <w:sz w:val="20"/>
          <w:szCs w:val="20"/>
        </w:rPr>
        <w:t xml:space="preserve">. </w:t>
      </w:r>
      <w:r w:rsidRPr="000547BE">
        <w:rPr>
          <w:rFonts w:ascii="Helvetica" w:hAnsi="Helvetica"/>
          <w:color w:val="000000" w:themeColor="text1"/>
          <w:sz w:val="20"/>
          <w:szCs w:val="20"/>
        </w:rPr>
        <w:t>The funders had no role in study design, data collection and analysis, decision to publish, or preparation of the manuscript</w:t>
      </w:r>
      <w:r w:rsidR="00074E78">
        <w:rPr>
          <w:rFonts w:ascii="Helvetica" w:hAnsi="Helvetica"/>
          <w:color w:val="000000" w:themeColor="text1"/>
          <w:sz w:val="20"/>
          <w:szCs w:val="20"/>
        </w:rPr>
        <w:t>.</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78940AAA" w14:textId="77777777" w:rsidR="000251BB" w:rsidRDefault="000251BB" w:rsidP="00E6133D">
      <w:pPr>
        <w:pBdr>
          <w:top w:val="nil"/>
          <w:left w:val="nil"/>
          <w:bottom w:val="nil"/>
          <w:right w:val="nil"/>
          <w:between w:val="nil"/>
        </w:pBdr>
        <w:contextualSpacing/>
        <w:rPr>
          <w:rFonts w:ascii="Arial" w:hAnsi="Arial" w:cs="Arial"/>
          <w:b/>
          <w:color w:val="000000"/>
          <w:sz w:val="20"/>
          <w:szCs w:val="20"/>
        </w:rPr>
      </w:pPr>
    </w:p>
    <w:p w14:paraId="1DFD68BF" w14:textId="49594C2D" w:rsidR="00256155" w:rsidRPr="0062332F" w:rsidRDefault="00E6133D" w:rsidP="00BE2C19">
      <w:pPr>
        <w:pBdr>
          <w:top w:val="nil"/>
          <w:left w:val="nil"/>
          <w:bottom w:val="nil"/>
          <w:right w:val="nil"/>
          <w:between w:val="nil"/>
        </w:pBdr>
        <w:contextualSpacing/>
        <w:rPr>
          <w:rFonts w:ascii="Arial" w:hAnsi="Arial" w:cs="Arial"/>
          <w:b/>
          <w:color w:val="000000"/>
        </w:rPr>
      </w:pPr>
      <w:r w:rsidRPr="0062332F">
        <w:rPr>
          <w:rFonts w:ascii="Arial" w:hAnsi="Arial" w:cs="Arial"/>
          <w:b/>
          <w:color w:val="000000"/>
        </w:rPr>
        <w:t>References</w:t>
      </w:r>
    </w:p>
    <w:p w14:paraId="25ED6600" w14:textId="77777777" w:rsidR="00BE2C19" w:rsidRPr="0062332F" w:rsidRDefault="00BE2C19" w:rsidP="00BE2C19">
      <w:pPr>
        <w:pBdr>
          <w:top w:val="nil"/>
          <w:left w:val="nil"/>
          <w:bottom w:val="nil"/>
          <w:right w:val="nil"/>
          <w:between w:val="nil"/>
        </w:pBdr>
        <w:contextualSpacing/>
        <w:rPr>
          <w:rFonts w:ascii="Arial" w:hAnsi="Arial" w:cs="Arial"/>
          <w:color w:val="000000"/>
        </w:rPr>
      </w:pPr>
    </w:p>
    <w:p w14:paraId="6BB4CDF5" w14:textId="77777777" w:rsidR="003C5498" w:rsidRPr="003C5498" w:rsidRDefault="00BE2C19" w:rsidP="003C5498">
      <w:pPr>
        <w:pStyle w:val="Bibliography"/>
      </w:pPr>
      <w:r w:rsidRPr="0062332F">
        <w:rPr>
          <w:rFonts w:ascii="Arial" w:hAnsi="Arial" w:cs="Arial"/>
        </w:rPr>
        <w:fldChar w:fldCharType="begin"/>
      </w:r>
      <w:r w:rsidR="00A76CC5" w:rsidRPr="00A76CC5">
        <w:rPr>
          <w:rFonts w:ascii="Arial" w:hAnsi="Arial" w:cs="Arial"/>
        </w:rPr>
        <w:instrText xml:space="preserve"> ADDIN ZOTERO_BIBL {"uncited":[],"omitted":[],"custom":[]} CSL_BIBLIOGRAPHY </w:instrText>
      </w:r>
      <w:r w:rsidRPr="0062332F">
        <w:rPr>
          <w:rFonts w:ascii="Arial" w:hAnsi="Arial" w:cs="Arial"/>
        </w:rPr>
        <w:fldChar w:fldCharType="separate"/>
      </w:r>
      <w:r w:rsidR="003C5498" w:rsidRPr="003C5498">
        <w:t xml:space="preserve">1. </w:t>
      </w:r>
      <w:r w:rsidR="003C5498" w:rsidRPr="003C5498">
        <w:tab/>
        <w:t>Climate Central, Weather-related Power Outages Rising. (2024). Available at: https://www.climatecentral.org/climate-matters/weather-related-power-outages-rising [Accessed 5 December 2024].</w:t>
      </w:r>
    </w:p>
    <w:p w14:paraId="124E3109" w14:textId="77777777" w:rsidR="003C5498" w:rsidRPr="003C5498" w:rsidRDefault="003C5498" w:rsidP="003C5498">
      <w:pPr>
        <w:pStyle w:val="Bibliography"/>
      </w:pPr>
      <w:r w:rsidRPr="003C5498">
        <w:t xml:space="preserve">2. </w:t>
      </w:r>
      <w:r w:rsidRPr="003C5498">
        <w:tab/>
        <w:t>U.S. Energy Information Administration, U.S. electricity customers experienced eight hours of power interruptions in 2020. (2021). Available at: https://www.eia.gov/todayinenergy/detail.php?id=50316# [Accessed 5 December 2024].</w:t>
      </w:r>
    </w:p>
    <w:p w14:paraId="5CBBD180" w14:textId="77777777" w:rsidR="003C5498" w:rsidRPr="003C5498" w:rsidRDefault="003C5498" w:rsidP="003C5498">
      <w:pPr>
        <w:pStyle w:val="Bibliography"/>
      </w:pPr>
      <w:r w:rsidRPr="003C5498">
        <w:t xml:space="preserve">3. </w:t>
      </w:r>
      <w:r w:rsidRPr="003C5498">
        <w:tab/>
        <w:t xml:space="preserve">J. A. Casey, M. Fukurai, D. Hernández, S. Balsari, M. V. Kiang, Power Outages and Community Health: a Narrative Review. </w:t>
      </w:r>
      <w:r w:rsidRPr="003C5498">
        <w:rPr>
          <w:i/>
          <w:iCs/>
        </w:rPr>
        <w:t>Curr Envir Health Rpt</w:t>
      </w:r>
      <w:r w:rsidRPr="003C5498">
        <w:t xml:space="preserve"> </w:t>
      </w:r>
      <w:r w:rsidRPr="003C5498">
        <w:rPr>
          <w:b/>
          <w:bCs/>
        </w:rPr>
        <w:t>7</w:t>
      </w:r>
      <w:r w:rsidRPr="003C5498">
        <w:t>, 371–383 (2020).</w:t>
      </w:r>
    </w:p>
    <w:p w14:paraId="2C611449" w14:textId="77777777" w:rsidR="003C5498" w:rsidRPr="003C5498" w:rsidRDefault="003C5498" w:rsidP="003C5498">
      <w:pPr>
        <w:pStyle w:val="Bibliography"/>
      </w:pPr>
      <w:r w:rsidRPr="003C5498">
        <w:t xml:space="preserve">4. </w:t>
      </w:r>
      <w:r w:rsidRPr="003C5498">
        <w:tab/>
        <w:t>The US has more power outages than any other developed country. Here’s why. (2020). Available at: https://www.popsci.com/story/environment/why-us-lose-power-storms/ [Accessed 5 December 2024].</w:t>
      </w:r>
    </w:p>
    <w:p w14:paraId="235406DE" w14:textId="77777777" w:rsidR="003C5498" w:rsidRPr="003C5498" w:rsidRDefault="003C5498" w:rsidP="003C5498">
      <w:pPr>
        <w:pStyle w:val="Bibliography"/>
      </w:pPr>
      <w:r w:rsidRPr="003C5498">
        <w:t xml:space="preserve">5. </w:t>
      </w:r>
      <w:r w:rsidRPr="003C5498">
        <w:tab/>
        <w:t xml:space="preserve">V. Do, </w:t>
      </w:r>
      <w:r w:rsidRPr="003C5498">
        <w:rPr>
          <w:i/>
          <w:iCs/>
        </w:rPr>
        <w:t>et al.</w:t>
      </w:r>
      <w:r w:rsidRPr="003C5498">
        <w:t xml:space="preserve">, Spatiotemporal distribution of power outages with climate events and social vulnerability in the USA. </w:t>
      </w:r>
      <w:r w:rsidRPr="003C5498">
        <w:rPr>
          <w:i/>
          <w:iCs/>
        </w:rPr>
        <w:t>Nat Commun</w:t>
      </w:r>
      <w:r w:rsidRPr="003C5498">
        <w:t xml:space="preserve"> </w:t>
      </w:r>
      <w:r w:rsidRPr="003C5498">
        <w:rPr>
          <w:b/>
          <w:bCs/>
        </w:rPr>
        <w:t>14</w:t>
      </w:r>
      <w:r w:rsidRPr="003C5498">
        <w:t>, 2470 (2023).</w:t>
      </w:r>
    </w:p>
    <w:p w14:paraId="69983E06" w14:textId="77777777" w:rsidR="003C5498" w:rsidRPr="003C5498" w:rsidRDefault="003C5498" w:rsidP="003C5498">
      <w:pPr>
        <w:pStyle w:val="Bibliography"/>
      </w:pPr>
      <w:r w:rsidRPr="003C5498">
        <w:t xml:space="preserve">6. </w:t>
      </w:r>
      <w:r w:rsidRPr="003C5498">
        <w:tab/>
        <w:t>United States Environmental Protection Agency, Climate Change Impacts on Energy. Available at: https://www.epa.gov/climateimpacts/climate-change-impacts-energy.</w:t>
      </w:r>
    </w:p>
    <w:p w14:paraId="1090620C" w14:textId="77777777" w:rsidR="003C5498" w:rsidRPr="003C5498" w:rsidRDefault="003C5498" w:rsidP="003C5498">
      <w:pPr>
        <w:pStyle w:val="Bibliography"/>
      </w:pPr>
      <w:r w:rsidRPr="003C5498">
        <w:t xml:space="preserve">7. </w:t>
      </w:r>
      <w:r w:rsidRPr="003C5498">
        <w:tab/>
        <w:t>Washington Post, Nation at risk of winter blackouts as power grid remains under strain. Available at: https://www.washingtonpost.com/business/2023/11/08/power-grid-blackouts-texas/.</w:t>
      </w:r>
    </w:p>
    <w:p w14:paraId="0E0E0F20" w14:textId="77777777" w:rsidR="003C5498" w:rsidRPr="003C5498" w:rsidRDefault="003C5498" w:rsidP="003C5498">
      <w:pPr>
        <w:pStyle w:val="Bibliography"/>
      </w:pPr>
      <w:r w:rsidRPr="003C5498">
        <w:lastRenderedPageBreak/>
        <w:t xml:space="preserve">8. </w:t>
      </w:r>
      <w:r w:rsidRPr="003C5498">
        <w:tab/>
        <w:t xml:space="preserve">M. Mango, J. A. Casey, D. Hernández, Resilient Power: A home-based electricity generation and storage solution for the medically vulnerable during climate-induced power outages. </w:t>
      </w:r>
      <w:r w:rsidRPr="003C5498">
        <w:rPr>
          <w:i/>
          <w:iCs/>
        </w:rPr>
        <w:t>Futures</w:t>
      </w:r>
      <w:r w:rsidRPr="003C5498">
        <w:t xml:space="preserve"> </w:t>
      </w:r>
      <w:r w:rsidRPr="003C5498">
        <w:rPr>
          <w:b/>
          <w:bCs/>
        </w:rPr>
        <w:t>128</w:t>
      </w:r>
      <w:r w:rsidRPr="003C5498">
        <w:t>, 102707 (2021).</w:t>
      </w:r>
    </w:p>
    <w:p w14:paraId="4C66EAE8" w14:textId="77777777" w:rsidR="003C5498" w:rsidRPr="003C5498" w:rsidRDefault="003C5498" w:rsidP="003C5498">
      <w:pPr>
        <w:pStyle w:val="Bibliography"/>
      </w:pPr>
      <w:r w:rsidRPr="003C5498">
        <w:t xml:space="preserve">9. </w:t>
      </w:r>
      <w:r w:rsidRPr="003C5498">
        <w:tab/>
        <w:t xml:space="preserve">B. Stone, </w:t>
      </w:r>
      <w:r w:rsidRPr="003C5498">
        <w:rPr>
          <w:i/>
          <w:iCs/>
        </w:rPr>
        <w:t>et al.</w:t>
      </w:r>
      <w:r w:rsidRPr="003C5498">
        <w:t xml:space="preserve">, Compound Climate and Infrastructure Events: How Electrical Grid Failure Alters Heat Wave Risk. </w:t>
      </w:r>
      <w:r w:rsidRPr="003C5498">
        <w:rPr>
          <w:i/>
          <w:iCs/>
        </w:rPr>
        <w:t>Environ. Sci. Technol.</w:t>
      </w:r>
      <w:r w:rsidRPr="003C5498">
        <w:t xml:space="preserve"> </w:t>
      </w:r>
      <w:r w:rsidRPr="003C5498">
        <w:rPr>
          <w:b/>
          <w:bCs/>
        </w:rPr>
        <w:t>55</w:t>
      </w:r>
      <w:r w:rsidRPr="003C5498">
        <w:t>, 6957–6964 (2021).</w:t>
      </w:r>
    </w:p>
    <w:p w14:paraId="234EAD89" w14:textId="77777777" w:rsidR="003C5498" w:rsidRPr="003C5498" w:rsidRDefault="003C5498" w:rsidP="003C5498">
      <w:pPr>
        <w:pStyle w:val="Bibliography"/>
      </w:pPr>
      <w:r w:rsidRPr="003C5498">
        <w:t xml:space="preserve">10. </w:t>
      </w:r>
      <w:r w:rsidRPr="003C5498">
        <w:tab/>
        <w:t xml:space="preserve">A. R. Nunes, General and specified vulnerability to extreme temperatures among older adults. </w:t>
      </w:r>
      <w:r w:rsidRPr="003C5498">
        <w:rPr>
          <w:i/>
          <w:iCs/>
        </w:rPr>
        <w:t>International Journal of Environmental Health Research</w:t>
      </w:r>
      <w:r w:rsidRPr="003C5498">
        <w:t xml:space="preserve"> </w:t>
      </w:r>
      <w:r w:rsidRPr="003C5498">
        <w:rPr>
          <w:b/>
          <w:bCs/>
        </w:rPr>
        <w:t>30</w:t>
      </w:r>
      <w:r w:rsidRPr="003C5498">
        <w:t>, 515–532 (2020).</w:t>
      </w:r>
    </w:p>
    <w:p w14:paraId="1C641FC9" w14:textId="77777777" w:rsidR="003C5498" w:rsidRPr="003C5498" w:rsidRDefault="003C5498" w:rsidP="003C5498">
      <w:pPr>
        <w:pStyle w:val="Bibliography"/>
      </w:pPr>
      <w:r w:rsidRPr="003C5498">
        <w:t xml:space="preserve">11. </w:t>
      </w:r>
      <w:r w:rsidRPr="003C5498">
        <w:tab/>
        <w:t xml:space="preserve">T. Benmarhnia, S. Deguen, J. S. Kaufman, A. Smargiassi, Review Article: Vulnerability to Heat-related Mortality. </w:t>
      </w:r>
      <w:r w:rsidRPr="003C5498">
        <w:rPr>
          <w:i/>
          <w:iCs/>
        </w:rPr>
        <w:t>Epidemiology</w:t>
      </w:r>
      <w:r w:rsidRPr="003C5498">
        <w:t xml:space="preserve"> </w:t>
      </w:r>
      <w:r w:rsidRPr="003C5498">
        <w:rPr>
          <w:b/>
          <w:bCs/>
        </w:rPr>
        <w:t>26</w:t>
      </w:r>
      <w:r w:rsidRPr="003C5498">
        <w:t>, 781–793 (2015).</w:t>
      </w:r>
    </w:p>
    <w:p w14:paraId="482432A4" w14:textId="77777777" w:rsidR="003C5498" w:rsidRPr="003C5498" w:rsidRDefault="003C5498" w:rsidP="003C5498">
      <w:pPr>
        <w:pStyle w:val="Bibliography"/>
      </w:pPr>
      <w:r w:rsidRPr="003C5498">
        <w:t xml:space="preserve">12. </w:t>
      </w:r>
      <w:r w:rsidRPr="003C5498">
        <w:tab/>
        <w:t xml:space="preserve">R. D. Meade, </w:t>
      </w:r>
      <w:r w:rsidRPr="003C5498">
        <w:rPr>
          <w:i/>
          <w:iCs/>
        </w:rPr>
        <w:t>et al.</w:t>
      </w:r>
      <w:r w:rsidRPr="003C5498">
        <w:t xml:space="preserve">, Physiological factors characterizing heat-vulnerable older adults: A narrative review. </w:t>
      </w:r>
      <w:r w:rsidRPr="003C5498">
        <w:rPr>
          <w:i/>
          <w:iCs/>
        </w:rPr>
        <w:t>Environment International</w:t>
      </w:r>
      <w:r w:rsidRPr="003C5498">
        <w:t xml:space="preserve"> </w:t>
      </w:r>
      <w:r w:rsidRPr="003C5498">
        <w:rPr>
          <w:b/>
          <w:bCs/>
        </w:rPr>
        <w:t>144</w:t>
      </w:r>
      <w:r w:rsidRPr="003C5498">
        <w:t>, 105909 (2020).</w:t>
      </w:r>
    </w:p>
    <w:p w14:paraId="2FB7A881" w14:textId="77777777" w:rsidR="003C5498" w:rsidRPr="003C5498" w:rsidRDefault="003C5498" w:rsidP="003C5498">
      <w:pPr>
        <w:pStyle w:val="Bibliography"/>
      </w:pPr>
      <w:r w:rsidRPr="003C5498">
        <w:t xml:space="preserve">13. </w:t>
      </w:r>
      <w:r w:rsidRPr="003C5498">
        <w:tab/>
        <w:t xml:space="preserve">N. Veronese, </w:t>
      </w:r>
      <w:r w:rsidRPr="003C5498">
        <w:rPr>
          <w:i/>
          <w:iCs/>
        </w:rPr>
        <w:t>et al.</w:t>
      </w:r>
      <w:r w:rsidRPr="003C5498">
        <w:t xml:space="preserve">, Prevalence of multidimensional frailty and pre-frailty in older people in different settings: A systematic review and meta-analysis. </w:t>
      </w:r>
      <w:r w:rsidRPr="003C5498">
        <w:rPr>
          <w:i/>
          <w:iCs/>
        </w:rPr>
        <w:t>Ageing Research Reviews</w:t>
      </w:r>
      <w:r w:rsidRPr="003C5498">
        <w:t xml:space="preserve"> </w:t>
      </w:r>
      <w:r w:rsidRPr="003C5498">
        <w:rPr>
          <w:b/>
          <w:bCs/>
        </w:rPr>
        <w:t>72</w:t>
      </w:r>
      <w:r w:rsidRPr="003C5498">
        <w:t>, 101498 (2021).</w:t>
      </w:r>
    </w:p>
    <w:p w14:paraId="33C8180F" w14:textId="77777777" w:rsidR="003C5498" w:rsidRPr="003C5498" w:rsidRDefault="003C5498" w:rsidP="003C5498">
      <w:pPr>
        <w:pStyle w:val="Bibliography"/>
      </w:pPr>
      <w:r w:rsidRPr="003C5498">
        <w:t xml:space="preserve">14. </w:t>
      </w:r>
      <w:r w:rsidRPr="003C5498">
        <w:tab/>
        <w:t xml:space="preserve">C. O. Weiss, C. M. Boyd, Q. Yu, J. L. Wolff, B. Leff, Patterns of Prevalent Major Chronic Disease Among Older Adults in the United States. </w:t>
      </w:r>
      <w:r w:rsidRPr="003C5498">
        <w:rPr>
          <w:i/>
          <w:iCs/>
        </w:rPr>
        <w:t>JAMA</w:t>
      </w:r>
      <w:r w:rsidRPr="003C5498">
        <w:t xml:space="preserve"> </w:t>
      </w:r>
      <w:r w:rsidRPr="003C5498">
        <w:rPr>
          <w:b/>
          <w:bCs/>
        </w:rPr>
        <w:t>298</w:t>
      </w:r>
      <w:r w:rsidRPr="003C5498">
        <w:t>, 1158 (2007).</w:t>
      </w:r>
    </w:p>
    <w:p w14:paraId="1E4FBDF6" w14:textId="77777777" w:rsidR="003C5498" w:rsidRPr="003C5498" w:rsidRDefault="003C5498" w:rsidP="003C5498">
      <w:pPr>
        <w:pStyle w:val="Bibliography"/>
      </w:pPr>
      <w:r w:rsidRPr="003C5498">
        <w:t xml:space="preserve">15. </w:t>
      </w:r>
      <w:r w:rsidRPr="003C5498">
        <w:tab/>
        <w:t xml:space="preserve">A. Yazdanyar, A. B. Newman, The Burden of Cardiovascular Disease in the Elderly: Morbidity, Mortality, and Costs. </w:t>
      </w:r>
      <w:r w:rsidRPr="003C5498">
        <w:rPr>
          <w:i/>
          <w:iCs/>
        </w:rPr>
        <w:t>Clinics in Geriatric Medicine</w:t>
      </w:r>
      <w:r w:rsidRPr="003C5498">
        <w:t xml:space="preserve"> </w:t>
      </w:r>
      <w:r w:rsidRPr="003C5498">
        <w:rPr>
          <w:b/>
          <w:bCs/>
        </w:rPr>
        <w:t>25</w:t>
      </w:r>
      <w:r w:rsidRPr="003C5498">
        <w:t>, 563–577 (2009).</w:t>
      </w:r>
    </w:p>
    <w:p w14:paraId="743736EB" w14:textId="77777777" w:rsidR="003C5498" w:rsidRPr="003C5498" w:rsidRDefault="003C5498" w:rsidP="003C5498">
      <w:pPr>
        <w:pStyle w:val="Bibliography"/>
      </w:pPr>
      <w:r w:rsidRPr="003C5498">
        <w:t xml:space="preserve">16. </w:t>
      </w:r>
      <w:r w:rsidRPr="003C5498">
        <w:tab/>
        <w:t xml:space="preserve">L. Dahlberg, K. J. McKee, A. Frank, M. Naseer, A systematic review of longitudinal risk factors for loneliness in older adults. </w:t>
      </w:r>
      <w:r w:rsidRPr="003C5498">
        <w:rPr>
          <w:i/>
          <w:iCs/>
        </w:rPr>
        <w:t>Aging &amp; Mental Health</w:t>
      </w:r>
      <w:r w:rsidRPr="003C5498">
        <w:t xml:space="preserve"> </w:t>
      </w:r>
      <w:r w:rsidRPr="003C5498">
        <w:rPr>
          <w:b/>
          <w:bCs/>
        </w:rPr>
        <w:t>26</w:t>
      </w:r>
      <w:r w:rsidRPr="003C5498">
        <w:t>, 225–249 (2022).</w:t>
      </w:r>
    </w:p>
    <w:p w14:paraId="0542CA30" w14:textId="77777777" w:rsidR="003C5498" w:rsidRPr="003C5498" w:rsidRDefault="003C5498" w:rsidP="003C5498">
      <w:pPr>
        <w:pStyle w:val="Bibliography"/>
      </w:pPr>
      <w:r w:rsidRPr="003C5498">
        <w:t xml:space="preserve">17. </w:t>
      </w:r>
      <w:r w:rsidRPr="003C5498">
        <w:tab/>
        <w:t xml:space="preserve">P. Hoang, </w:t>
      </w:r>
      <w:r w:rsidRPr="003C5498">
        <w:rPr>
          <w:i/>
          <w:iCs/>
        </w:rPr>
        <w:t>et al.</w:t>
      </w:r>
      <w:r w:rsidRPr="003C5498">
        <w:t xml:space="preserve">, Interventions Associated With Reduced Loneliness and Social Isolation in Older Adults: A Systematic Review and Meta-analysis. </w:t>
      </w:r>
      <w:r w:rsidRPr="003C5498">
        <w:rPr>
          <w:i/>
          <w:iCs/>
        </w:rPr>
        <w:t>JAMA Netw Open</w:t>
      </w:r>
      <w:r w:rsidRPr="003C5498">
        <w:t xml:space="preserve"> </w:t>
      </w:r>
      <w:r w:rsidRPr="003C5498">
        <w:rPr>
          <w:b/>
          <w:bCs/>
        </w:rPr>
        <w:t>5</w:t>
      </w:r>
      <w:r w:rsidRPr="003C5498">
        <w:t>, e2236676 (2022).</w:t>
      </w:r>
    </w:p>
    <w:p w14:paraId="6E534DCE" w14:textId="77777777" w:rsidR="003C5498" w:rsidRPr="003C5498" w:rsidRDefault="003C5498" w:rsidP="003C5498">
      <w:pPr>
        <w:pStyle w:val="Bibliography"/>
      </w:pPr>
      <w:r w:rsidRPr="003C5498">
        <w:t xml:space="preserve">18. </w:t>
      </w:r>
      <w:r w:rsidRPr="003C5498">
        <w:tab/>
        <w:t xml:space="preserve">N. A. M. Molinari, B. Chen, N. Krishna, T. Morris, Who’s at Risk When the Power Goes Out? The At-home Electricity-Dependent Population in the United States, 2012. </w:t>
      </w:r>
      <w:r w:rsidRPr="003C5498">
        <w:rPr>
          <w:i/>
          <w:iCs/>
        </w:rPr>
        <w:t>Journal of Public Health Management and Practice</w:t>
      </w:r>
      <w:r w:rsidRPr="003C5498">
        <w:t xml:space="preserve"> </w:t>
      </w:r>
      <w:r w:rsidRPr="003C5498">
        <w:rPr>
          <w:b/>
          <w:bCs/>
        </w:rPr>
        <w:t>23</w:t>
      </w:r>
      <w:r w:rsidRPr="003C5498">
        <w:t>, 152–159 (2017).</w:t>
      </w:r>
    </w:p>
    <w:p w14:paraId="0CDCC4C9" w14:textId="77777777" w:rsidR="003C5498" w:rsidRPr="003C5498" w:rsidRDefault="003C5498" w:rsidP="003C5498">
      <w:pPr>
        <w:pStyle w:val="Bibliography"/>
      </w:pPr>
      <w:r w:rsidRPr="003C5498">
        <w:t xml:space="preserve">19. </w:t>
      </w:r>
      <w:r w:rsidRPr="003C5498">
        <w:tab/>
        <w:t xml:space="preserve">W. Zhang, </w:t>
      </w:r>
      <w:r w:rsidRPr="003C5498">
        <w:rPr>
          <w:i/>
          <w:iCs/>
        </w:rPr>
        <w:t>et al.</w:t>
      </w:r>
      <w:r w:rsidRPr="003C5498">
        <w:t xml:space="preserve">, Power Outage: An Ignored Risk Factor for COPD Exacerbations. </w:t>
      </w:r>
      <w:r w:rsidRPr="003C5498">
        <w:rPr>
          <w:i/>
          <w:iCs/>
        </w:rPr>
        <w:t>Chest</w:t>
      </w:r>
      <w:r w:rsidRPr="003C5498">
        <w:t xml:space="preserve"> </w:t>
      </w:r>
      <w:r w:rsidRPr="003C5498">
        <w:rPr>
          <w:b/>
          <w:bCs/>
        </w:rPr>
        <w:t>158</w:t>
      </w:r>
      <w:r w:rsidRPr="003C5498">
        <w:t>, 2346–2357 (2020).</w:t>
      </w:r>
    </w:p>
    <w:p w14:paraId="0C760A8B" w14:textId="77777777" w:rsidR="003C5498" w:rsidRPr="003C5498" w:rsidRDefault="003C5498" w:rsidP="003C5498">
      <w:pPr>
        <w:pStyle w:val="Bibliography"/>
      </w:pPr>
      <w:r w:rsidRPr="003C5498">
        <w:t xml:space="preserve">20. </w:t>
      </w:r>
      <w:r w:rsidRPr="003C5498">
        <w:tab/>
        <w:t xml:space="preserve">S. Lin, </w:t>
      </w:r>
      <w:r w:rsidRPr="003C5498">
        <w:rPr>
          <w:i/>
          <w:iCs/>
        </w:rPr>
        <w:t>et al.</w:t>
      </w:r>
      <w:r w:rsidRPr="003C5498">
        <w:t xml:space="preserve">, The Joint Effects of Thunderstorms and Power Outages on Respiratory-Related Emergency Visits and Modifying and Mediating Factors of This Relationship. </w:t>
      </w:r>
      <w:r w:rsidRPr="003C5498">
        <w:rPr>
          <w:i/>
          <w:iCs/>
        </w:rPr>
        <w:t>Environ Health Perspect</w:t>
      </w:r>
      <w:r w:rsidRPr="003C5498">
        <w:t xml:space="preserve"> </w:t>
      </w:r>
      <w:r w:rsidRPr="003C5498">
        <w:rPr>
          <w:b/>
          <w:bCs/>
        </w:rPr>
        <w:t>132</w:t>
      </w:r>
      <w:r w:rsidRPr="003C5498">
        <w:t>, 067002 (2024).</w:t>
      </w:r>
    </w:p>
    <w:p w14:paraId="277F40D4" w14:textId="77777777" w:rsidR="003C5498" w:rsidRPr="003C5498" w:rsidRDefault="003C5498" w:rsidP="003C5498">
      <w:pPr>
        <w:pStyle w:val="Bibliography"/>
      </w:pPr>
      <w:r w:rsidRPr="003C5498">
        <w:t xml:space="preserve">21. </w:t>
      </w:r>
      <w:r w:rsidRPr="003C5498">
        <w:tab/>
        <w:t xml:space="preserve">C. Dominianni, K. Lane, S. Johnson, K. Ito, T. Matte, Health Impacts of Citywide and Localized Power Outages in New York City. </w:t>
      </w:r>
      <w:r w:rsidRPr="003C5498">
        <w:rPr>
          <w:i/>
          <w:iCs/>
        </w:rPr>
        <w:t>Environ Health Perspect</w:t>
      </w:r>
      <w:r w:rsidRPr="003C5498">
        <w:t xml:space="preserve"> </w:t>
      </w:r>
      <w:r w:rsidRPr="003C5498">
        <w:rPr>
          <w:b/>
          <w:bCs/>
        </w:rPr>
        <w:t>126</w:t>
      </w:r>
      <w:r w:rsidRPr="003C5498">
        <w:t>, 067003 (2018).</w:t>
      </w:r>
    </w:p>
    <w:p w14:paraId="57E6BFAF" w14:textId="77777777" w:rsidR="003C5498" w:rsidRPr="003C5498" w:rsidRDefault="003C5498" w:rsidP="003C5498">
      <w:pPr>
        <w:pStyle w:val="Bibliography"/>
      </w:pPr>
      <w:r w:rsidRPr="003C5498">
        <w:lastRenderedPageBreak/>
        <w:t xml:space="preserve">22. </w:t>
      </w:r>
      <w:r w:rsidRPr="003C5498">
        <w:tab/>
        <w:t xml:space="preserve">G. B. Anderson, M. L. Bell, Lights Out: Impact of the August 2003 Power Outage on Mortality in New York, NY. </w:t>
      </w:r>
      <w:r w:rsidRPr="003C5498">
        <w:rPr>
          <w:i/>
          <w:iCs/>
        </w:rPr>
        <w:t>Epidemiology</w:t>
      </w:r>
      <w:r w:rsidRPr="003C5498">
        <w:t xml:space="preserve"> </w:t>
      </w:r>
      <w:r w:rsidRPr="003C5498">
        <w:rPr>
          <w:b/>
          <w:bCs/>
        </w:rPr>
        <w:t>23</w:t>
      </w:r>
      <w:r w:rsidRPr="003C5498">
        <w:t>, 189–193 (2012).</w:t>
      </w:r>
    </w:p>
    <w:p w14:paraId="4A547F08" w14:textId="77777777" w:rsidR="003C5498" w:rsidRPr="003C5498" w:rsidRDefault="003C5498" w:rsidP="003C5498">
      <w:pPr>
        <w:pStyle w:val="Bibliography"/>
      </w:pPr>
      <w:r w:rsidRPr="003C5498">
        <w:t xml:space="preserve">23. </w:t>
      </w:r>
      <w:r w:rsidRPr="003C5498">
        <w:tab/>
        <w:t>Oak Ridge National Laboratory, Oak Ridge National Laboratory, EAGLE-I Outage Data 2014-2022. Available at: https://smc-datachallenge.ornl.gov/eagle/ [Accessed 3 January 2025].</w:t>
      </w:r>
    </w:p>
    <w:p w14:paraId="269A234F" w14:textId="77777777" w:rsidR="003C5498" w:rsidRPr="003C5498" w:rsidRDefault="003C5498" w:rsidP="003C5498">
      <w:pPr>
        <w:pStyle w:val="Bibliography"/>
      </w:pPr>
      <w:r w:rsidRPr="003C5498">
        <w:t xml:space="preserve">24. </w:t>
      </w:r>
      <w:r w:rsidRPr="003C5498">
        <w:tab/>
        <w:t>PowerOutage.us. Available at: https://poweroutage.us/.</w:t>
      </w:r>
    </w:p>
    <w:p w14:paraId="02495988" w14:textId="77777777" w:rsidR="003C5498" w:rsidRPr="003C5498" w:rsidRDefault="003C5498" w:rsidP="003C5498">
      <w:pPr>
        <w:pStyle w:val="Bibliography"/>
      </w:pPr>
      <w:r w:rsidRPr="003C5498">
        <w:t xml:space="preserve">25. </w:t>
      </w:r>
      <w:r w:rsidRPr="003C5498">
        <w:tab/>
        <w:t>Invalon, Medicare Advantage vs. Traditional Fee-for-Service Medicare: Different Populations, Different Outcomes. Available at: https://www.inovalon.com/resource/ma-vs-traditional-ffs-medicare-different-populations-different-outcomes/.</w:t>
      </w:r>
    </w:p>
    <w:p w14:paraId="52FC62FD" w14:textId="77777777" w:rsidR="003C5498" w:rsidRPr="003C5498" w:rsidRDefault="003C5498" w:rsidP="003C5498">
      <w:pPr>
        <w:pStyle w:val="Bibliography"/>
      </w:pPr>
      <w:r w:rsidRPr="003C5498">
        <w:t xml:space="preserve">26. </w:t>
      </w:r>
      <w:r w:rsidRPr="003C5498">
        <w:tab/>
        <w:t>The Commonwealth Fund, Medicare Advantage vs. Traditional Medicare: How Do Beneficiaries’ Characteristics and Experiences Differ?</w:t>
      </w:r>
    </w:p>
    <w:p w14:paraId="376E60AD" w14:textId="77777777" w:rsidR="003C5498" w:rsidRPr="003C5498" w:rsidRDefault="003C5498" w:rsidP="003C5498">
      <w:pPr>
        <w:pStyle w:val="Bibliography"/>
      </w:pPr>
      <w:r w:rsidRPr="003C5498">
        <w:t xml:space="preserve">27. </w:t>
      </w:r>
      <w:r w:rsidRPr="003C5498">
        <w:tab/>
        <w:t xml:space="preserve">U.S. Energy Information Administration Electricity Data. </w:t>
      </w:r>
      <w:r w:rsidRPr="003C5498">
        <w:rPr>
          <w:i/>
          <w:iCs/>
        </w:rPr>
        <w:t>U.S. Energy Information Administration Electricity Data</w:t>
      </w:r>
      <w:r w:rsidRPr="003C5498">
        <w:t>. Available at: https://www.eia.gov/electricity/data.php [Accessed 3 January 2024].</w:t>
      </w:r>
    </w:p>
    <w:p w14:paraId="207F9262" w14:textId="77777777" w:rsidR="003C5498" w:rsidRPr="003C5498" w:rsidRDefault="003C5498" w:rsidP="003C5498">
      <w:pPr>
        <w:pStyle w:val="Bibliography"/>
      </w:pPr>
      <w:r w:rsidRPr="003C5498">
        <w:t xml:space="preserve">28. </w:t>
      </w:r>
      <w:r w:rsidRPr="003C5498">
        <w:tab/>
        <w:t xml:space="preserve">H. McBrien, D. Mork, M.-A. Kioumourtzoglou, J. A. Casey, Assessing potential sources of bias in measuring power outage exposure with simulations. </w:t>
      </w:r>
      <w:r w:rsidRPr="003C5498">
        <w:rPr>
          <w:i/>
          <w:iCs/>
        </w:rPr>
        <w:t>Under review at Environmental Health</w:t>
      </w:r>
      <w:r w:rsidRPr="003C5498">
        <w:t>.</w:t>
      </w:r>
    </w:p>
    <w:p w14:paraId="591F82A8" w14:textId="77777777" w:rsidR="003C5498" w:rsidRPr="003C5498" w:rsidRDefault="003C5498" w:rsidP="003C5498">
      <w:pPr>
        <w:pStyle w:val="Bibliography"/>
      </w:pPr>
      <w:r w:rsidRPr="003C5498">
        <w:t xml:space="preserve">29. </w:t>
      </w:r>
      <w:r w:rsidRPr="003C5498">
        <w:tab/>
        <w:t xml:space="preserve">V. Do, The impact of power outages on cardiovascular hospitalizations among Medicare enrollees in New York State, 2017-2018. </w:t>
      </w:r>
      <w:r w:rsidRPr="003C5498">
        <w:rPr>
          <w:i/>
          <w:iCs/>
        </w:rPr>
        <w:t>Under review at Epidemiology</w:t>
      </w:r>
      <w:r w:rsidRPr="003C5498">
        <w:t>.</w:t>
      </w:r>
    </w:p>
    <w:p w14:paraId="28E444B1" w14:textId="77777777" w:rsidR="003C5498" w:rsidRPr="003C5498" w:rsidRDefault="003C5498" w:rsidP="003C5498">
      <w:pPr>
        <w:pStyle w:val="Bibliography"/>
      </w:pPr>
      <w:r w:rsidRPr="003C5498">
        <w:t xml:space="preserve">30. </w:t>
      </w:r>
      <w:r w:rsidRPr="003C5498">
        <w:tab/>
        <w:t xml:space="preserve">J. Xiao, </w:t>
      </w:r>
      <w:r w:rsidRPr="003C5498">
        <w:rPr>
          <w:i/>
          <w:iCs/>
        </w:rPr>
        <w:t>et al.</w:t>
      </w:r>
      <w:r w:rsidRPr="003C5498">
        <w:t xml:space="preserve">, Increased risk of multiple pregnancy complications following large-scale power outages during Hurricane Sandy in New York State. </w:t>
      </w:r>
      <w:r w:rsidRPr="003C5498">
        <w:rPr>
          <w:i/>
          <w:iCs/>
        </w:rPr>
        <w:t>Science of The Total Environment</w:t>
      </w:r>
      <w:r w:rsidRPr="003C5498">
        <w:t xml:space="preserve"> </w:t>
      </w:r>
      <w:r w:rsidRPr="003C5498">
        <w:rPr>
          <w:b/>
          <w:bCs/>
        </w:rPr>
        <w:t>770</w:t>
      </w:r>
      <w:r w:rsidRPr="003C5498">
        <w:t>, 145359 (2021).</w:t>
      </w:r>
    </w:p>
    <w:p w14:paraId="582C1616" w14:textId="77777777" w:rsidR="003C5498" w:rsidRPr="003C5498" w:rsidRDefault="003C5498" w:rsidP="003C5498">
      <w:pPr>
        <w:pStyle w:val="Bibliography"/>
      </w:pPr>
      <w:r w:rsidRPr="003C5498">
        <w:t xml:space="preserve">31. </w:t>
      </w:r>
      <w:r w:rsidRPr="003C5498">
        <w:tab/>
        <w:t xml:space="preserve">A. J. Northrop, N. M. Flores, V. Do, P. E. Sheffield, J. A. Casey, Power outages and pediatric unintentional injury hospitalizations in New York State. </w:t>
      </w:r>
      <w:r w:rsidRPr="003C5498">
        <w:rPr>
          <w:i/>
          <w:iCs/>
        </w:rPr>
        <w:t>Environmental Epidemiology</w:t>
      </w:r>
      <w:r w:rsidRPr="003C5498">
        <w:t xml:space="preserve"> </w:t>
      </w:r>
      <w:r w:rsidRPr="003C5498">
        <w:rPr>
          <w:b/>
          <w:bCs/>
        </w:rPr>
        <w:t>8</w:t>
      </w:r>
      <w:r w:rsidRPr="003C5498">
        <w:t>, e287 (2024).</w:t>
      </w:r>
    </w:p>
    <w:p w14:paraId="2E583764" w14:textId="77777777" w:rsidR="003C5498" w:rsidRPr="003C5498" w:rsidRDefault="003C5498" w:rsidP="003C5498">
      <w:pPr>
        <w:pStyle w:val="Bibliography"/>
      </w:pPr>
      <w:r w:rsidRPr="003C5498">
        <w:t xml:space="preserve">32. </w:t>
      </w:r>
      <w:r w:rsidRPr="003C5498">
        <w:tab/>
        <w:t xml:space="preserve">B. G. Armstrong, A. Gasparrini, A. Tobias, Conditional Poisson models: a flexible alternative to conditional logistic case cross-over analysis. </w:t>
      </w:r>
      <w:r w:rsidRPr="003C5498">
        <w:rPr>
          <w:i/>
          <w:iCs/>
        </w:rPr>
        <w:t>BMC Med Res Methodol</w:t>
      </w:r>
      <w:r w:rsidRPr="003C5498">
        <w:t xml:space="preserve"> </w:t>
      </w:r>
      <w:r w:rsidRPr="003C5498">
        <w:rPr>
          <w:b/>
          <w:bCs/>
        </w:rPr>
        <w:t>14</w:t>
      </w:r>
      <w:r w:rsidRPr="003C5498">
        <w:t>, 122 (2014).</w:t>
      </w:r>
    </w:p>
    <w:p w14:paraId="0951B24D" w14:textId="77777777" w:rsidR="003C5498" w:rsidRPr="003C5498" w:rsidRDefault="003C5498" w:rsidP="003C5498">
      <w:pPr>
        <w:pStyle w:val="Bibliography"/>
      </w:pPr>
      <w:r w:rsidRPr="003C5498">
        <w:t xml:space="preserve">33. </w:t>
      </w:r>
      <w:r w:rsidRPr="003C5498">
        <w:tab/>
        <w:t xml:space="preserve">C. J. Gronlund, K. P. Sullivan, Y. Kefelegn, L. Cameron, M. S. O’Neill, Climate change and temperature extremes: A review of heat- and cold-related morbidity and mortality concerns of municipalities. </w:t>
      </w:r>
      <w:r w:rsidRPr="003C5498">
        <w:rPr>
          <w:i/>
          <w:iCs/>
        </w:rPr>
        <w:t>Maturitas</w:t>
      </w:r>
      <w:r w:rsidRPr="003C5498">
        <w:t xml:space="preserve"> </w:t>
      </w:r>
      <w:r w:rsidRPr="003C5498">
        <w:rPr>
          <w:b/>
          <w:bCs/>
        </w:rPr>
        <w:t>114</w:t>
      </w:r>
      <w:r w:rsidRPr="003C5498">
        <w:t>, 54–59 (2018).</w:t>
      </w:r>
    </w:p>
    <w:p w14:paraId="1E31E594" w14:textId="77777777" w:rsidR="003C5498" w:rsidRPr="003C5498" w:rsidRDefault="003C5498" w:rsidP="003C5498">
      <w:pPr>
        <w:pStyle w:val="Bibliography"/>
      </w:pPr>
      <w:r w:rsidRPr="003C5498">
        <w:t xml:space="preserve">34. </w:t>
      </w:r>
      <w:r w:rsidRPr="003C5498">
        <w:tab/>
        <w:t xml:space="preserve">C.-M. Tseng, </w:t>
      </w:r>
      <w:r w:rsidRPr="003C5498">
        <w:rPr>
          <w:i/>
          <w:iCs/>
        </w:rPr>
        <w:t>et al.</w:t>
      </w:r>
      <w:r w:rsidRPr="003C5498">
        <w:t xml:space="preserve">, The Effect of Cold Temperature on Increased Exacerbation of Chronic Obstructive Pulmonary Disease: A Nationwide Study. </w:t>
      </w:r>
      <w:r w:rsidRPr="003C5498">
        <w:rPr>
          <w:i/>
          <w:iCs/>
        </w:rPr>
        <w:t>PLoS ONE</w:t>
      </w:r>
      <w:r w:rsidRPr="003C5498">
        <w:t xml:space="preserve"> </w:t>
      </w:r>
      <w:r w:rsidRPr="003C5498">
        <w:rPr>
          <w:b/>
          <w:bCs/>
        </w:rPr>
        <w:t>8</w:t>
      </w:r>
      <w:r w:rsidRPr="003C5498">
        <w:t>, e57066 (2013).</w:t>
      </w:r>
    </w:p>
    <w:p w14:paraId="7B411BAE" w14:textId="77777777" w:rsidR="003C5498" w:rsidRPr="003C5498" w:rsidRDefault="003C5498" w:rsidP="003C5498">
      <w:pPr>
        <w:pStyle w:val="Bibliography"/>
      </w:pPr>
      <w:r w:rsidRPr="003C5498">
        <w:t xml:space="preserve">35. </w:t>
      </w:r>
      <w:r w:rsidRPr="003C5498">
        <w:tab/>
        <w:t xml:space="preserve">B. Alahmad, </w:t>
      </w:r>
      <w:r w:rsidRPr="003C5498">
        <w:rPr>
          <w:i/>
          <w:iCs/>
        </w:rPr>
        <w:t>et al.</w:t>
      </w:r>
      <w:r w:rsidRPr="003C5498">
        <w:t xml:space="preserve">, Associations Between Extreme Temperatures and Cardiovascular Cause-Specific Mortality: Results From 27 Countries. </w:t>
      </w:r>
      <w:r w:rsidRPr="003C5498">
        <w:rPr>
          <w:i/>
          <w:iCs/>
        </w:rPr>
        <w:t>Circulation</w:t>
      </w:r>
      <w:r w:rsidRPr="003C5498">
        <w:t xml:space="preserve"> </w:t>
      </w:r>
      <w:r w:rsidRPr="003C5498">
        <w:rPr>
          <w:b/>
          <w:bCs/>
        </w:rPr>
        <w:t>147</w:t>
      </w:r>
      <w:r w:rsidRPr="003C5498">
        <w:t>, 35–46 (2023).</w:t>
      </w:r>
    </w:p>
    <w:p w14:paraId="0BCFD5E7" w14:textId="77777777" w:rsidR="003C5498" w:rsidRPr="003C5498" w:rsidRDefault="003C5498" w:rsidP="003C5498">
      <w:pPr>
        <w:pStyle w:val="Bibliography"/>
      </w:pPr>
      <w:r w:rsidRPr="003C5498">
        <w:lastRenderedPageBreak/>
        <w:t xml:space="preserve">36. </w:t>
      </w:r>
      <w:r w:rsidRPr="003C5498">
        <w:tab/>
        <w:t xml:space="preserve">J. T. Abatzoglou, Development of gridded surface meteorological data for ecological applications and modelling. </w:t>
      </w:r>
      <w:r w:rsidRPr="003C5498">
        <w:rPr>
          <w:i/>
          <w:iCs/>
        </w:rPr>
        <w:t>Intl Journal of Climatology</w:t>
      </w:r>
      <w:r w:rsidRPr="003C5498">
        <w:t xml:space="preserve"> </w:t>
      </w:r>
      <w:r w:rsidRPr="003C5498">
        <w:rPr>
          <w:b/>
          <w:bCs/>
        </w:rPr>
        <w:t>33</w:t>
      </w:r>
      <w:r w:rsidRPr="003C5498">
        <w:t>, 121–131 (2013).</w:t>
      </w:r>
    </w:p>
    <w:p w14:paraId="3F4DC3C7" w14:textId="77777777" w:rsidR="003C5498" w:rsidRPr="003C5498" w:rsidRDefault="003C5498" w:rsidP="003C5498">
      <w:pPr>
        <w:pStyle w:val="Bibliography"/>
      </w:pPr>
      <w:r w:rsidRPr="003C5498">
        <w:t xml:space="preserve">37. </w:t>
      </w:r>
      <w:r w:rsidRPr="003C5498">
        <w:tab/>
        <w:t xml:space="preserve">G. B. Anderson, </w:t>
      </w:r>
      <w:r w:rsidRPr="003C5498">
        <w:rPr>
          <w:i/>
          <w:iCs/>
        </w:rPr>
        <w:t>et al.</w:t>
      </w:r>
      <w:r w:rsidRPr="003C5498">
        <w:t xml:space="preserve">, Heat-related Emergency Hospitalizations for Respiratory Diseases in the Medicare Population. </w:t>
      </w:r>
      <w:r w:rsidRPr="003C5498">
        <w:rPr>
          <w:i/>
          <w:iCs/>
        </w:rPr>
        <w:t>Am J Respir Crit Care Med</w:t>
      </w:r>
      <w:r w:rsidRPr="003C5498">
        <w:t xml:space="preserve"> </w:t>
      </w:r>
      <w:r w:rsidRPr="003C5498">
        <w:rPr>
          <w:b/>
          <w:bCs/>
        </w:rPr>
        <w:t>187</w:t>
      </w:r>
      <w:r w:rsidRPr="003C5498">
        <w:t>, 1098–1103 (2013).</w:t>
      </w:r>
    </w:p>
    <w:p w14:paraId="255C805D" w14:textId="77777777" w:rsidR="003C5498" w:rsidRPr="003C5498" w:rsidRDefault="003C5498" w:rsidP="003C5498">
      <w:pPr>
        <w:pStyle w:val="Bibliography"/>
      </w:pPr>
      <w:r w:rsidRPr="003C5498">
        <w:t xml:space="preserve">38. </w:t>
      </w:r>
      <w:r w:rsidRPr="003C5498">
        <w:tab/>
        <w:t xml:space="preserve">A. Gasparrini, B. Armstrong, M. G. Kenward, Distributed lag non‐linear models. </w:t>
      </w:r>
      <w:r w:rsidRPr="003C5498">
        <w:rPr>
          <w:i/>
          <w:iCs/>
        </w:rPr>
        <w:t>Statistics in Medicine</w:t>
      </w:r>
      <w:r w:rsidRPr="003C5498">
        <w:t xml:space="preserve"> </w:t>
      </w:r>
      <w:r w:rsidRPr="003C5498">
        <w:rPr>
          <w:b/>
          <w:bCs/>
        </w:rPr>
        <w:t>29</w:t>
      </w:r>
      <w:r w:rsidRPr="003C5498">
        <w:t>, 2224–2234 (2010).</w:t>
      </w:r>
    </w:p>
    <w:p w14:paraId="68B525CE" w14:textId="77777777" w:rsidR="003C5498" w:rsidRPr="003C5498" w:rsidRDefault="003C5498" w:rsidP="003C5498">
      <w:pPr>
        <w:pStyle w:val="Bibliography"/>
      </w:pPr>
      <w:r w:rsidRPr="003C5498">
        <w:t xml:space="preserve">39. </w:t>
      </w:r>
      <w:r w:rsidRPr="003C5498">
        <w:tab/>
        <w:t xml:space="preserve">M. L. Childs, </w:t>
      </w:r>
      <w:r w:rsidRPr="003C5498">
        <w:rPr>
          <w:i/>
          <w:iCs/>
        </w:rPr>
        <w:t>et al.</w:t>
      </w:r>
      <w:r w:rsidRPr="003C5498">
        <w:t>, Daily Local-Level Estimates of Ambient Wildfire Smoke PM</w:t>
      </w:r>
      <w:r w:rsidRPr="003C5498">
        <w:rPr>
          <w:vertAlign w:val="subscript"/>
        </w:rPr>
        <w:t>2.5</w:t>
      </w:r>
      <w:r w:rsidRPr="003C5498">
        <w:t xml:space="preserve"> for the Contiguous US. </w:t>
      </w:r>
      <w:r w:rsidRPr="003C5498">
        <w:rPr>
          <w:i/>
          <w:iCs/>
        </w:rPr>
        <w:t>Environ. Sci. Technol.</w:t>
      </w:r>
      <w:r w:rsidRPr="003C5498">
        <w:t xml:space="preserve"> </w:t>
      </w:r>
      <w:r w:rsidRPr="003C5498">
        <w:rPr>
          <w:b/>
          <w:bCs/>
        </w:rPr>
        <w:t>56</w:t>
      </w:r>
      <w:r w:rsidRPr="003C5498">
        <w:t>, 13607–13621 (2022).</w:t>
      </w:r>
    </w:p>
    <w:p w14:paraId="08784E9E" w14:textId="77777777" w:rsidR="003C5498" w:rsidRPr="003C5498" w:rsidRDefault="003C5498" w:rsidP="003C5498">
      <w:pPr>
        <w:pStyle w:val="Bibliography"/>
      </w:pPr>
      <w:r w:rsidRPr="003C5498">
        <w:t xml:space="preserve">40. </w:t>
      </w:r>
      <w:r w:rsidRPr="003C5498">
        <w:tab/>
        <w:t>HHS emPOWER program platform. Available at: https://empowerprogram.hhs.gov/ [Accessed 3 January 2024].</w:t>
      </w:r>
    </w:p>
    <w:p w14:paraId="0A6CC3C4" w14:textId="77777777" w:rsidR="003C5498" w:rsidRPr="003C5498" w:rsidRDefault="003C5498" w:rsidP="003C5498">
      <w:pPr>
        <w:pStyle w:val="Bibliography"/>
      </w:pPr>
      <w:r w:rsidRPr="003C5498">
        <w:t xml:space="preserve">41. </w:t>
      </w:r>
      <w:r w:rsidRPr="003C5498">
        <w:tab/>
        <w:t>H. Turner, D. Firth, gnm: Generalized Nonlinear Models. https://doi.org/10.32614/CRAN.package.gnm. Deposited 29 June 2005.</w:t>
      </w:r>
    </w:p>
    <w:p w14:paraId="099EEACE" w14:textId="77777777" w:rsidR="003C5498" w:rsidRPr="003C5498" w:rsidRDefault="003C5498" w:rsidP="003C5498">
      <w:pPr>
        <w:pStyle w:val="Bibliography"/>
      </w:pPr>
      <w:r w:rsidRPr="003C5498">
        <w:t xml:space="preserve">42. </w:t>
      </w:r>
      <w:r w:rsidRPr="003C5498">
        <w:tab/>
        <w:t xml:space="preserve">W. Wang, J. Yan, Shape-Restricted Regression Splines with R Package splines2. </w:t>
      </w:r>
      <w:r w:rsidRPr="003C5498">
        <w:rPr>
          <w:i/>
          <w:iCs/>
        </w:rPr>
        <w:t>Journal of Data Science</w:t>
      </w:r>
      <w:r w:rsidRPr="003C5498">
        <w:t xml:space="preserve"> 498–517 (2021). https://doi.org/10.6339/21-JDS1020.</w:t>
      </w:r>
    </w:p>
    <w:p w14:paraId="30A2A7F2" w14:textId="77777777" w:rsidR="003C5498" w:rsidRPr="003C5498" w:rsidRDefault="003C5498" w:rsidP="003C5498">
      <w:pPr>
        <w:pStyle w:val="Bibliography"/>
      </w:pPr>
      <w:r w:rsidRPr="003C5498">
        <w:t xml:space="preserve">43. </w:t>
      </w:r>
      <w:r w:rsidRPr="003C5498">
        <w:tab/>
        <w:t xml:space="preserve">A. Gasparrini, Distributed Lag Linear and Non-Linear Models in </w:t>
      </w:r>
      <w:r w:rsidRPr="003C5498">
        <w:rPr>
          <w:i/>
          <w:iCs/>
        </w:rPr>
        <w:t>R</w:t>
      </w:r>
      <w:r w:rsidRPr="003C5498">
        <w:t xml:space="preserve"> : The Package </w:t>
      </w:r>
      <w:r w:rsidRPr="003C5498">
        <w:rPr>
          <w:b/>
          <w:bCs/>
        </w:rPr>
        <w:t>dlnm</w:t>
      </w:r>
      <w:r w:rsidRPr="003C5498">
        <w:t xml:space="preserve">. </w:t>
      </w:r>
      <w:r w:rsidRPr="003C5498">
        <w:rPr>
          <w:i/>
          <w:iCs/>
        </w:rPr>
        <w:t>J. Stat. Soft.</w:t>
      </w:r>
      <w:r w:rsidRPr="003C5498">
        <w:t xml:space="preserve"> </w:t>
      </w:r>
      <w:r w:rsidRPr="003C5498">
        <w:rPr>
          <w:b/>
          <w:bCs/>
        </w:rPr>
        <w:t>43</w:t>
      </w:r>
      <w:r w:rsidRPr="003C5498">
        <w:t xml:space="preserve"> (2011).</w:t>
      </w:r>
    </w:p>
    <w:p w14:paraId="6B11B0D9" w14:textId="77777777" w:rsidR="003C5498" w:rsidRPr="003C5498" w:rsidRDefault="003C5498" w:rsidP="003C5498">
      <w:pPr>
        <w:pStyle w:val="Bibliography"/>
      </w:pPr>
      <w:r w:rsidRPr="003C5498">
        <w:t xml:space="preserve">44. </w:t>
      </w:r>
      <w:r w:rsidRPr="003C5498">
        <w:tab/>
        <w:t xml:space="preserve">S. Lin, </w:t>
      </w:r>
      <w:r w:rsidRPr="003C5498">
        <w:rPr>
          <w:i/>
          <w:iCs/>
        </w:rPr>
        <w:t>et al.</w:t>
      </w:r>
      <w:r w:rsidRPr="003C5498">
        <w:t xml:space="preserve">, Extreme High Temperatures and Hospital Admissions for Respiratory and Cardiovascular Diseases. </w:t>
      </w:r>
      <w:r w:rsidRPr="003C5498">
        <w:rPr>
          <w:i/>
          <w:iCs/>
        </w:rPr>
        <w:t>Epidemiology</w:t>
      </w:r>
      <w:r w:rsidRPr="003C5498">
        <w:t xml:space="preserve"> </w:t>
      </w:r>
      <w:r w:rsidRPr="003C5498">
        <w:rPr>
          <w:b/>
          <w:bCs/>
        </w:rPr>
        <w:t>20</w:t>
      </w:r>
      <w:r w:rsidRPr="003C5498">
        <w:t>, 738–746 (2009).</w:t>
      </w:r>
    </w:p>
    <w:p w14:paraId="20BA6F0B" w14:textId="77777777" w:rsidR="003C5498" w:rsidRPr="003C5498" w:rsidRDefault="003C5498" w:rsidP="003C5498">
      <w:pPr>
        <w:pStyle w:val="Bibliography"/>
      </w:pPr>
      <w:r w:rsidRPr="003C5498">
        <w:t xml:space="preserve">45. </w:t>
      </w:r>
      <w:r w:rsidRPr="003C5498">
        <w:tab/>
        <w:t xml:space="preserve">N. Singh, </w:t>
      </w:r>
      <w:r w:rsidRPr="003C5498">
        <w:rPr>
          <w:i/>
          <w:iCs/>
        </w:rPr>
        <w:t>et al.</w:t>
      </w:r>
      <w:r w:rsidRPr="003C5498">
        <w:t xml:space="preserve">, Heat and Cardiovascular Mortality: An Epidemiological Perspective. </w:t>
      </w:r>
      <w:r w:rsidRPr="003C5498">
        <w:rPr>
          <w:i/>
          <w:iCs/>
        </w:rPr>
        <w:t>Circulation Research</w:t>
      </w:r>
      <w:r w:rsidRPr="003C5498">
        <w:t xml:space="preserve"> </w:t>
      </w:r>
      <w:r w:rsidRPr="003C5498">
        <w:rPr>
          <w:b/>
          <w:bCs/>
        </w:rPr>
        <w:t>134</w:t>
      </w:r>
      <w:r w:rsidRPr="003C5498">
        <w:t>, 1098–1112 (2024).</w:t>
      </w:r>
    </w:p>
    <w:p w14:paraId="2B42B65D" w14:textId="77777777" w:rsidR="003C5498" w:rsidRPr="003C5498" w:rsidRDefault="003C5498" w:rsidP="003C5498">
      <w:pPr>
        <w:pStyle w:val="Bibliography"/>
      </w:pPr>
      <w:r w:rsidRPr="003C5498">
        <w:t xml:space="preserve">46. </w:t>
      </w:r>
      <w:r w:rsidRPr="003C5498">
        <w:tab/>
        <w:t xml:space="preserve">V. Do, </w:t>
      </w:r>
      <w:r w:rsidRPr="003C5498">
        <w:rPr>
          <w:i/>
          <w:iCs/>
        </w:rPr>
        <w:t>et al.</w:t>
      </w:r>
      <w:r w:rsidRPr="003C5498">
        <w:t>, Spatiotemporal patterns of power outages co-occurring with individual and multiple severe weather events in the United States, 2018-2020. [Preprint] (2024). Available at: https://www.researchsquare.com/article/rs-4752336/v1 [Accessed 4 January 2025].</w:t>
      </w:r>
    </w:p>
    <w:p w14:paraId="395ADE8F" w14:textId="77777777" w:rsidR="003C5498" w:rsidRPr="003C5498" w:rsidRDefault="003C5498" w:rsidP="003C5498">
      <w:pPr>
        <w:pStyle w:val="Bibliography"/>
      </w:pPr>
      <w:r w:rsidRPr="003C5498">
        <w:t xml:space="preserve">47. </w:t>
      </w:r>
      <w:r w:rsidRPr="003C5498">
        <w:tab/>
        <w:t xml:space="preserve">H. M. Salman, J. Pasupuleti, A. H. Sabry, Review on Causes of Power Outages and Their Occurrence: Mitigation Strategies. </w:t>
      </w:r>
      <w:r w:rsidRPr="003C5498">
        <w:rPr>
          <w:i/>
          <w:iCs/>
        </w:rPr>
        <w:t>Sustainability</w:t>
      </w:r>
      <w:r w:rsidRPr="003C5498">
        <w:t xml:space="preserve"> </w:t>
      </w:r>
      <w:r w:rsidRPr="003C5498">
        <w:rPr>
          <w:b/>
          <w:bCs/>
        </w:rPr>
        <w:t>15</w:t>
      </w:r>
      <w:r w:rsidRPr="003C5498">
        <w:t>, 15001 (2023).</w:t>
      </w:r>
    </w:p>
    <w:p w14:paraId="6E18E671" w14:textId="77777777" w:rsidR="003C5498" w:rsidRPr="003C5498" w:rsidRDefault="003C5498" w:rsidP="003C5498">
      <w:pPr>
        <w:pStyle w:val="Bibliography"/>
      </w:pPr>
      <w:r w:rsidRPr="003C5498">
        <w:t xml:space="preserve">48. </w:t>
      </w:r>
      <w:r w:rsidRPr="003C5498">
        <w:tab/>
        <w:t xml:space="preserve">X. Deng, </w:t>
      </w:r>
      <w:r w:rsidRPr="003C5498">
        <w:rPr>
          <w:i/>
          <w:iCs/>
        </w:rPr>
        <w:t>et al.</w:t>
      </w:r>
      <w:r w:rsidRPr="003C5498">
        <w:t xml:space="preserve">, The independent and synergistic impacts of power outages and floods on hospital admissions for multiple diseases. </w:t>
      </w:r>
      <w:r w:rsidRPr="003C5498">
        <w:rPr>
          <w:i/>
          <w:iCs/>
        </w:rPr>
        <w:t>Science of The Total Environment</w:t>
      </w:r>
      <w:r w:rsidRPr="003C5498">
        <w:t xml:space="preserve"> </w:t>
      </w:r>
      <w:r w:rsidRPr="003C5498">
        <w:rPr>
          <w:b/>
          <w:bCs/>
        </w:rPr>
        <w:t>828</w:t>
      </w:r>
      <w:r w:rsidRPr="003C5498">
        <w:t>, 154305 (2022).</w:t>
      </w:r>
    </w:p>
    <w:p w14:paraId="4C4D7CBA" w14:textId="77777777" w:rsidR="003C5498" w:rsidRPr="003C5498" w:rsidRDefault="003C5498" w:rsidP="003C5498">
      <w:pPr>
        <w:pStyle w:val="Bibliography"/>
      </w:pPr>
      <w:r w:rsidRPr="003C5498">
        <w:t xml:space="preserve">49. </w:t>
      </w:r>
      <w:r w:rsidRPr="003C5498">
        <w:tab/>
        <w:t xml:space="preserve">C. Klinger, O. Landeg, V. Murray, Power Outages, Extreme Events and Health: a Systematic Review of the Literature from 2011-2012. </w:t>
      </w:r>
      <w:r w:rsidRPr="003C5498">
        <w:rPr>
          <w:i/>
          <w:iCs/>
        </w:rPr>
        <w:t>PLOS Currents</w:t>
      </w:r>
      <w:r w:rsidRPr="003C5498">
        <w:t xml:space="preserve"> (2014).</w:t>
      </w:r>
    </w:p>
    <w:p w14:paraId="53B6D931" w14:textId="77777777" w:rsidR="003C5498" w:rsidRPr="003C5498" w:rsidRDefault="003C5498" w:rsidP="003C5498">
      <w:pPr>
        <w:pStyle w:val="Bibliography"/>
      </w:pPr>
      <w:r w:rsidRPr="003C5498">
        <w:t xml:space="preserve">50. </w:t>
      </w:r>
      <w:r w:rsidRPr="003C5498">
        <w:tab/>
        <w:t xml:space="preserve">R. J. Carroll, D. Ruppert, L. A. Stefanski, C. M. Crainiceanu, </w:t>
      </w:r>
      <w:r w:rsidRPr="003C5498">
        <w:rPr>
          <w:i/>
          <w:iCs/>
        </w:rPr>
        <w:t>Measurement Error in Nonlinear Models</w:t>
      </w:r>
      <w:r w:rsidRPr="003C5498">
        <w:t>.</w:t>
      </w:r>
    </w:p>
    <w:p w14:paraId="28B6FCAD" w14:textId="77777777" w:rsidR="003C5498" w:rsidRPr="003C5498" w:rsidRDefault="003C5498" w:rsidP="003C5498">
      <w:pPr>
        <w:pStyle w:val="Bibliography"/>
      </w:pPr>
      <w:r w:rsidRPr="003C5498">
        <w:lastRenderedPageBreak/>
        <w:t xml:space="preserve">51. </w:t>
      </w:r>
      <w:r w:rsidRPr="003C5498">
        <w:tab/>
        <w:t xml:space="preserve">C. Dominianni, </w:t>
      </w:r>
      <w:r w:rsidRPr="003C5498">
        <w:rPr>
          <w:i/>
          <w:iCs/>
        </w:rPr>
        <w:t>et al.</w:t>
      </w:r>
      <w:r w:rsidRPr="003C5498">
        <w:t xml:space="preserve">, Power Outage Preparedness and Concern among Vulnerable New York City Residents. </w:t>
      </w:r>
      <w:r w:rsidRPr="003C5498">
        <w:rPr>
          <w:i/>
          <w:iCs/>
        </w:rPr>
        <w:t>J Urban Health</w:t>
      </w:r>
      <w:r w:rsidRPr="003C5498">
        <w:t xml:space="preserve"> </w:t>
      </w:r>
      <w:r w:rsidRPr="003C5498">
        <w:rPr>
          <w:b/>
          <w:bCs/>
        </w:rPr>
        <w:t>95</w:t>
      </w:r>
      <w:r w:rsidRPr="003C5498">
        <w:t>, 716–726 (2018).</w:t>
      </w:r>
    </w:p>
    <w:p w14:paraId="0F084474" w14:textId="77777777" w:rsidR="003C5498" w:rsidRPr="003C5498" w:rsidRDefault="003C5498" w:rsidP="003C5498">
      <w:pPr>
        <w:pStyle w:val="Bibliography"/>
      </w:pPr>
      <w:r w:rsidRPr="003C5498">
        <w:t xml:space="preserve">52. </w:t>
      </w:r>
      <w:r w:rsidRPr="003C5498">
        <w:tab/>
        <w:t xml:space="preserve">T. M. Al-rousan, L. M. Rubenstein, R. B. Wallace, Preparedness for Natural Disasters Among Older US Adults: A Nationwide Survey. </w:t>
      </w:r>
      <w:r w:rsidRPr="003C5498">
        <w:rPr>
          <w:i/>
          <w:iCs/>
        </w:rPr>
        <w:t>Am J Public Health</w:t>
      </w:r>
      <w:r w:rsidRPr="003C5498">
        <w:t xml:space="preserve"> </w:t>
      </w:r>
      <w:r w:rsidRPr="003C5498">
        <w:rPr>
          <w:b/>
          <w:bCs/>
        </w:rPr>
        <w:t>104</w:t>
      </w:r>
      <w:r w:rsidRPr="003C5498">
        <w:t>, 506–511 (2014).</w:t>
      </w:r>
    </w:p>
    <w:p w14:paraId="4B36D42E" w14:textId="77777777" w:rsidR="003C5498" w:rsidRPr="003C5498" w:rsidRDefault="003C5498" w:rsidP="003C5498">
      <w:pPr>
        <w:pStyle w:val="Bibliography"/>
      </w:pPr>
      <w:r w:rsidRPr="003C5498">
        <w:t xml:space="preserve">53. </w:t>
      </w:r>
      <w:r w:rsidRPr="003C5498">
        <w:tab/>
        <w:t>Environmental Defense Fund, Too many blackouts: How underserved communities are making utilities listen. Available at: https://vitalsigns.edf.org/story/too-many-blackouts-how-underserved-communities-are-making-utilities-listen.</w:t>
      </w:r>
    </w:p>
    <w:p w14:paraId="1176D1D7" w14:textId="77777777" w:rsidR="003C5498" w:rsidRPr="003C5498" w:rsidRDefault="003C5498" w:rsidP="003C5498">
      <w:pPr>
        <w:pStyle w:val="Bibliography"/>
      </w:pPr>
      <w:r w:rsidRPr="003C5498">
        <w:t xml:space="preserve">54. </w:t>
      </w:r>
      <w:r w:rsidRPr="003C5498">
        <w:tab/>
        <w:t>Muskoka 411, Community Support Essential, Especially For Seniors And Caregivers, As Ontario Ice Storm Disrupts Lives. (2025). Available at: https://muskoka411.com/community-support-essential-especially-for-seniors-and-caregivers-as-ontario-ice-storm-disrupts-lives/.</w:t>
      </w:r>
    </w:p>
    <w:p w14:paraId="165CD284" w14:textId="77777777" w:rsidR="003C5498" w:rsidRPr="003C5498" w:rsidRDefault="003C5498" w:rsidP="003C5498">
      <w:pPr>
        <w:pStyle w:val="Bibliography"/>
      </w:pPr>
      <w:r w:rsidRPr="003C5498">
        <w:t xml:space="preserve">55. </w:t>
      </w:r>
      <w:r w:rsidRPr="003C5498">
        <w:tab/>
        <w:t>Careworks Health Services, Take Steps Now to Help Seniors Prepare for Power Outages. Available at: https://www.careworkshealthservices.com/help-seniors-prepare-for-power-outages/.</w:t>
      </w:r>
    </w:p>
    <w:p w14:paraId="0204C848" w14:textId="77777777" w:rsidR="003C5498" w:rsidRPr="003C5498" w:rsidRDefault="003C5498" w:rsidP="003C5498">
      <w:pPr>
        <w:pStyle w:val="Bibliography"/>
      </w:pPr>
      <w:r w:rsidRPr="003C5498">
        <w:t xml:space="preserve">56. </w:t>
      </w:r>
      <w:r w:rsidRPr="003C5498">
        <w:tab/>
        <w:t xml:space="preserve">J. Xu, Y. Qiang, H. Cai, L. Zou, Power outage and environmental justice in Winter Storm Uri: an analytical workflow based on nighttime light remote sensing. </w:t>
      </w:r>
      <w:r w:rsidRPr="003C5498">
        <w:rPr>
          <w:i/>
          <w:iCs/>
        </w:rPr>
        <w:t>International Journal of Digital Earth</w:t>
      </w:r>
      <w:r w:rsidRPr="003C5498">
        <w:t xml:space="preserve"> </w:t>
      </w:r>
      <w:r w:rsidRPr="003C5498">
        <w:rPr>
          <w:b/>
          <w:bCs/>
        </w:rPr>
        <w:t>16</w:t>
      </w:r>
      <w:r w:rsidRPr="003C5498">
        <w:t>, 2259–2278 (2023).</w:t>
      </w:r>
    </w:p>
    <w:p w14:paraId="0C8419B9" w14:textId="77777777" w:rsidR="003C5498" w:rsidRPr="003C5498" w:rsidRDefault="003C5498" w:rsidP="003C5498">
      <w:pPr>
        <w:pStyle w:val="Bibliography"/>
      </w:pPr>
      <w:r w:rsidRPr="003C5498">
        <w:t xml:space="preserve">57. </w:t>
      </w:r>
      <w:r w:rsidRPr="003C5498">
        <w:tab/>
        <w:t xml:space="preserve">Z. Shah, </w:t>
      </w:r>
      <w:r w:rsidRPr="003C5498">
        <w:rPr>
          <w:i/>
          <w:iCs/>
        </w:rPr>
        <w:t>et al.</w:t>
      </w:r>
      <w:r w:rsidRPr="003C5498">
        <w:t xml:space="preserve">, The electricity scene from above: Exploring power grid inconsistencies using satellite data in Accra, Ghana. </w:t>
      </w:r>
      <w:r w:rsidRPr="003C5498">
        <w:rPr>
          <w:i/>
          <w:iCs/>
        </w:rPr>
        <w:t>Applied Energy</w:t>
      </w:r>
      <w:r w:rsidRPr="003C5498">
        <w:t xml:space="preserve"> </w:t>
      </w:r>
      <w:r w:rsidRPr="003C5498">
        <w:rPr>
          <w:b/>
          <w:bCs/>
        </w:rPr>
        <w:t>319</w:t>
      </w:r>
      <w:r w:rsidRPr="003C5498">
        <w:t>, 119237 (2022).</w:t>
      </w:r>
    </w:p>
    <w:p w14:paraId="648061F6" w14:textId="2DDFE3C3" w:rsidR="00011FF0" w:rsidRDefault="00BE2C19" w:rsidP="00DE12A0">
      <w:pPr>
        <w:rPr>
          <w:rFonts w:ascii="Arial" w:hAnsi="Arial" w:cs="Arial"/>
          <w:sz w:val="20"/>
          <w:szCs w:val="20"/>
        </w:rPr>
      </w:pPr>
      <w:r w:rsidRPr="0062332F">
        <w:rPr>
          <w:rFonts w:ascii="Arial" w:hAnsi="Arial" w:cs="Arial"/>
        </w:rPr>
        <w:fldChar w:fldCharType="end"/>
      </w:r>
    </w:p>
    <w:p w14:paraId="70943A6F" w14:textId="77777777" w:rsidR="00011FF0" w:rsidRDefault="00011FF0" w:rsidP="00DE12A0">
      <w:pPr>
        <w:rPr>
          <w:rFonts w:ascii="Arial" w:hAnsi="Arial" w:cs="Arial"/>
          <w:sz w:val="20"/>
          <w:szCs w:val="20"/>
        </w:rPr>
      </w:pPr>
    </w:p>
    <w:p w14:paraId="74582E76" w14:textId="77777777" w:rsidR="00011FF0" w:rsidRDefault="00011FF0" w:rsidP="00DE12A0">
      <w:pPr>
        <w:rPr>
          <w:rFonts w:ascii="Arial" w:hAnsi="Arial" w:cs="Arial"/>
          <w:sz w:val="20"/>
          <w:szCs w:val="20"/>
        </w:rPr>
      </w:pPr>
    </w:p>
    <w:p w14:paraId="43FD5351" w14:textId="77777777" w:rsidR="00011FF0" w:rsidRDefault="00011FF0" w:rsidP="00DE12A0">
      <w:pPr>
        <w:rPr>
          <w:rFonts w:ascii="Arial" w:hAnsi="Arial" w:cs="Arial"/>
          <w:sz w:val="20"/>
          <w:szCs w:val="20"/>
        </w:rPr>
      </w:pPr>
    </w:p>
    <w:p w14:paraId="6878DE1F" w14:textId="77777777" w:rsidR="00BA36BC" w:rsidRDefault="00BA36BC" w:rsidP="00DE12A0">
      <w:pPr>
        <w:rPr>
          <w:rFonts w:ascii="Arial" w:hAnsi="Arial" w:cs="Arial"/>
          <w:sz w:val="20"/>
          <w:szCs w:val="20"/>
        </w:rPr>
      </w:pPr>
    </w:p>
    <w:p w14:paraId="6F2EBB50" w14:textId="77777777" w:rsidR="00BA36BC" w:rsidRDefault="00BA36BC" w:rsidP="00DE12A0">
      <w:pPr>
        <w:rPr>
          <w:rFonts w:ascii="Arial" w:hAnsi="Arial" w:cs="Arial"/>
          <w:sz w:val="20"/>
          <w:szCs w:val="20"/>
        </w:rPr>
      </w:pPr>
    </w:p>
    <w:p w14:paraId="75C42920" w14:textId="77777777" w:rsidR="00BA36BC" w:rsidRDefault="00BA36BC" w:rsidP="00DE12A0">
      <w:pPr>
        <w:rPr>
          <w:rFonts w:ascii="Arial" w:hAnsi="Arial" w:cs="Arial"/>
          <w:sz w:val="20"/>
          <w:szCs w:val="20"/>
        </w:rPr>
      </w:pPr>
    </w:p>
    <w:p w14:paraId="72E0DFD9" w14:textId="77777777" w:rsidR="00BA36BC" w:rsidRDefault="00BA36BC" w:rsidP="00DE12A0">
      <w:pPr>
        <w:rPr>
          <w:rFonts w:ascii="Arial" w:hAnsi="Arial" w:cs="Arial"/>
          <w:sz w:val="20"/>
          <w:szCs w:val="20"/>
        </w:rPr>
      </w:pPr>
    </w:p>
    <w:p w14:paraId="5495FDD5" w14:textId="77777777" w:rsidR="00BA36BC" w:rsidRDefault="00BA36BC" w:rsidP="00DE12A0">
      <w:pPr>
        <w:rPr>
          <w:rFonts w:ascii="Arial" w:hAnsi="Arial" w:cs="Arial"/>
          <w:sz w:val="20"/>
          <w:szCs w:val="20"/>
        </w:rPr>
      </w:pPr>
    </w:p>
    <w:p w14:paraId="0A932FF5" w14:textId="77777777" w:rsidR="00BA36BC" w:rsidRDefault="00BA36BC" w:rsidP="00DE12A0">
      <w:pPr>
        <w:rPr>
          <w:rFonts w:ascii="Arial" w:hAnsi="Arial" w:cs="Arial"/>
          <w:sz w:val="20"/>
          <w:szCs w:val="20"/>
        </w:rPr>
      </w:pPr>
    </w:p>
    <w:p w14:paraId="58375EB1" w14:textId="77777777" w:rsidR="00BA36BC" w:rsidRDefault="00BA36BC" w:rsidP="00DE12A0">
      <w:pPr>
        <w:rPr>
          <w:rFonts w:ascii="Arial" w:hAnsi="Arial" w:cs="Arial"/>
          <w:sz w:val="20"/>
          <w:szCs w:val="20"/>
        </w:rPr>
      </w:pPr>
    </w:p>
    <w:p w14:paraId="1A98158C" w14:textId="77777777" w:rsidR="00BA36BC" w:rsidRDefault="00BA36BC" w:rsidP="00DE12A0">
      <w:pPr>
        <w:rPr>
          <w:rFonts w:ascii="Arial" w:hAnsi="Arial" w:cs="Arial"/>
          <w:sz w:val="20"/>
          <w:szCs w:val="20"/>
        </w:rPr>
      </w:pPr>
    </w:p>
    <w:p w14:paraId="3F3365DE" w14:textId="77777777" w:rsidR="00DC3FB5" w:rsidRDefault="00DC3FB5" w:rsidP="00DE12A0">
      <w:pPr>
        <w:rPr>
          <w:rFonts w:ascii="Arial" w:hAnsi="Arial" w:cs="Arial"/>
          <w:sz w:val="20"/>
          <w:szCs w:val="20"/>
        </w:rPr>
      </w:pPr>
    </w:p>
    <w:p w14:paraId="74C7FF96" w14:textId="12790771" w:rsidR="003F77FC" w:rsidRPr="00BA36BC" w:rsidRDefault="00980C22" w:rsidP="00477B5E">
      <w:pPr>
        <w:rPr>
          <w:rFonts w:ascii="Arial" w:hAnsi="Arial" w:cs="Arial"/>
          <w:sz w:val="20"/>
          <w:szCs w:val="20"/>
        </w:rPr>
      </w:pPr>
      <w:r w:rsidRPr="00BA36BC">
        <w:rPr>
          <w:rFonts w:ascii="Arial" w:hAnsi="Arial" w:cs="Arial"/>
          <w:b/>
          <w:color w:val="000000"/>
          <w:sz w:val="20"/>
          <w:szCs w:val="20"/>
        </w:rPr>
        <w:lastRenderedPageBreak/>
        <w:t>Figures and Tables</w:t>
      </w:r>
      <w:r w:rsidR="00E6133D" w:rsidRPr="00BA36BC">
        <w:rPr>
          <w:rFonts w:ascii="Arial" w:hAnsi="Arial" w:cs="Arial"/>
          <w:b/>
          <w:color w:val="000000"/>
          <w:sz w:val="20"/>
          <w:szCs w:val="20"/>
        </w:rPr>
        <w:t xml:space="preserve"> </w:t>
      </w:r>
    </w:p>
    <w:p w14:paraId="5CDF22C3" w14:textId="4B2F687A" w:rsidR="000854BD" w:rsidRPr="00BA36BC" w:rsidRDefault="000854BD" w:rsidP="00183824">
      <w:pPr>
        <w:spacing w:after="0"/>
        <w:rPr>
          <w:rFonts w:ascii="Arial" w:hAnsi="Arial" w:cs="Arial"/>
          <w:b/>
          <w:bCs/>
          <w:sz w:val="20"/>
          <w:szCs w:val="20"/>
        </w:rPr>
      </w:pPr>
      <w:r w:rsidRPr="00BA36BC">
        <w:rPr>
          <w:rFonts w:ascii="Arial" w:hAnsi="Arial" w:cs="Arial"/>
          <w:b/>
          <w:bCs/>
          <w:sz w:val="20"/>
          <w:szCs w:val="20"/>
        </w:rPr>
        <w:t xml:space="preserve">Figure 1. </w:t>
      </w:r>
      <w:r w:rsidR="008D41B9" w:rsidRPr="00BA36BC">
        <w:rPr>
          <w:rFonts w:ascii="Arial" w:hAnsi="Arial" w:cs="Arial"/>
          <w:sz w:val="20"/>
          <w:szCs w:val="20"/>
        </w:rPr>
        <w:t xml:space="preserve">US county-level </w:t>
      </w:r>
      <w:r w:rsidR="008C4438" w:rsidRPr="00BA36BC">
        <w:rPr>
          <w:rFonts w:ascii="Arial" w:hAnsi="Arial" w:cs="Arial"/>
          <w:sz w:val="20"/>
          <w:szCs w:val="20"/>
        </w:rPr>
        <w:t>h</w:t>
      </w:r>
      <w:r w:rsidR="008D41B9" w:rsidRPr="00BA36BC">
        <w:rPr>
          <w:rFonts w:ascii="Arial" w:hAnsi="Arial" w:cs="Arial"/>
          <w:sz w:val="20"/>
          <w:szCs w:val="20"/>
        </w:rPr>
        <w:t xml:space="preserve">ospitalization rates and power outage </w:t>
      </w:r>
      <w:r w:rsidR="00E367CC" w:rsidRPr="00BA36BC">
        <w:rPr>
          <w:rFonts w:ascii="Arial" w:hAnsi="Arial" w:cs="Arial"/>
          <w:sz w:val="20"/>
          <w:szCs w:val="20"/>
        </w:rPr>
        <w:t>counts in</w:t>
      </w:r>
      <w:r w:rsidR="008C4438" w:rsidRPr="00BA36BC">
        <w:rPr>
          <w:rFonts w:ascii="Arial" w:hAnsi="Arial" w:cs="Arial"/>
          <w:sz w:val="20"/>
          <w:szCs w:val="20"/>
        </w:rPr>
        <w:t xml:space="preserve"> 2018</w:t>
      </w:r>
      <w:r w:rsidR="00E367CC" w:rsidRPr="00BA36BC">
        <w:rPr>
          <w:rFonts w:ascii="Arial" w:hAnsi="Arial" w:cs="Arial"/>
          <w:sz w:val="20"/>
          <w:szCs w:val="20"/>
        </w:rPr>
        <w:t xml:space="preserve"> in the 2,161 counties included in main analysis.</w:t>
      </w:r>
    </w:p>
    <w:p w14:paraId="774571FF" w14:textId="2C690B3C" w:rsidR="000854BD" w:rsidRPr="00BA36BC" w:rsidRDefault="000854BD" w:rsidP="00183824">
      <w:pPr>
        <w:spacing w:after="0"/>
        <w:rPr>
          <w:rFonts w:ascii="Arial" w:hAnsi="Arial" w:cs="Arial"/>
          <w:sz w:val="20"/>
          <w:szCs w:val="20"/>
        </w:rPr>
      </w:pPr>
      <w:r w:rsidRPr="00BA36BC">
        <w:rPr>
          <w:rFonts w:ascii="Arial" w:hAnsi="Arial" w:cs="Arial"/>
          <w:b/>
          <w:bCs/>
          <w:sz w:val="20"/>
          <w:szCs w:val="20"/>
        </w:rPr>
        <w:t>A</w:t>
      </w:r>
      <w:r w:rsidRPr="00BA36BC">
        <w:rPr>
          <w:rFonts w:ascii="Arial" w:hAnsi="Arial" w:cs="Arial"/>
          <w:sz w:val="20"/>
          <w:szCs w:val="20"/>
        </w:rPr>
        <w:t>. Medicare Fee-For-Service county-level cardiovascular hospitalization rate per 10,000 beneficiaries.</w:t>
      </w:r>
    </w:p>
    <w:p w14:paraId="3E3337B3" w14:textId="54E0DA15" w:rsidR="000854BD" w:rsidRPr="00BA36BC" w:rsidRDefault="000854BD" w:rsidP="00183824">
      <w:pPr>
        <w:spacing w:after="0"/>
        <w:rPr>
          <w:rFonts w:ascii="Arial" w:hAnsi="Arial" w:cs="Arial"/>
          <w:sz w:val="20"/>
          <w:szCs w:val="20"/>
        </w:rPr>
      </w:pPr>
      <w:r w:rsidRPr="00BA36BC">
        <w:rPr>
          <w:rFonts w:ascii="Arial" w:hAnsi="Arial" w:cs="Arial"/>
          <w:b/>
          <w:bCs/>
          <w:sz w:val="20"/>
          <w:szCs w:val="20"/>
        </w:rPr>
        <w:t>B</w:t>
      </w:r>
      <w:r w:rsidRPr="00BA36BC">
        <w:rPr>
          <w:rFonts w:ascii="Arial" w:hAnsi="Arial" w:cs="Arial"/>
          <w:sz w:val="20"/>
          <w:szCs w:val="20"/>
        </w:rPr>
        <w:t>. Medicare Fee-For-Service county-level respiratory hospitalization rate per 10,000 beneficiaries.</w:t>
      </w:r>
    </w:p>
    <w:p w14:paraId="1287F6B0" w14:textId="61C715AF" w:rsidR="00E6133D" w:rsidRPr="00BA36BC" w:rsidRDefault="000854BD" w:rsidP="00920B5C">
      <w:pPr>
        <w:spacing w:after="0"/>
        <w:rPr>
          <w:rFonts w:ascii="Arial" w:hAnsi="Arial" w:cs="Arial"/>
          <w:b/>
          <w:color w:val="000000"/>
          <w:sz w:val="20"/>
          <w:szCs w:val="20"/>
        </w:rPr>
      </w:pPr>
      <w:r w:rsidRPr="00BA36BC">
        <w:rPr>
          <w:rFonts w:ascii="Arial" w:hAnsi="Arial" w:cs="Arial"/>
          <w:b/>
          <w:bCs/>
          <w:sz w:val="20"/>
          <w:szCs w:val="20"/>
        </w:rPr>
        <w:t>C</w:t>
      </w:r>
      <w:r w:rsidRPr="00BA36BC">
        <w:rPr>
          <w:rFonts w:ascii="Arial" w:hAnsi="Arial" w:cs="Arial"/>
          <w:sz w:val="20"/>
          <w:szCs w:val="20"/>
        </w:rPr>
        <w:t xml:space="preserve">. </w:t>
      </w:r>
      <w:r w:rsidR="00E367CC" w:rsidRPr="00BA36BC">
        <w:rPr>
          <w:rFonts w:ascii="Arial" w:hAnsi="Arial" w:cs="Arial"/>
          <w:sz w:val="20"/>
          <w:szCs w:val="20"/>
        </w:rPr>
        <w:t>Number of p</w:t>
      </w:r>
      <w:r w:rsidRPr="00BA36BC">
        <w:rPr>
          <w:rFonts w:ascii="Arial" w:hAnsi="Arial" w:cs="Arial"/>
          <w:sz w:val="20"/>
          <w:szCs w:val="20"/>
        </w:rPr>
        <w:t>ower outage</w:t>
      </w:r>
      <w:r w:rsidR="00E367CC" w:rsidRPr="00BA36BC">
        <w:rPr>
          <w:rFonts w:ascii="Arial" w:hAnsi="Arial" w:cs="Arial"/>
          <w:sz w:val="20"/>
          <w:szCs w:val="20"/>
        </w:rPr>
        <w:t>s</w:t>
      </w:r>
      <w:r w:rsidR="00EB7584" w:rsidRPr="00BA36BC">
        <w:rPr>
          <w:rFonts w:ascii="Arial" w:hAnsi="Arial" w:cs="Arial"/>
          <w:sz w:val="20"/>
          <w:szCs w:val="20"/>
        </w:rPr>
        <w:t xml:space="preserve"> in 2018</w:t>
      </w:r>
      <w:r w:rsidR="00E367CC" w:rsidRPr="00BA36BC">
        <w:rPr>
          <w:rFonts w:ascii="Arial" w:hAnsi="Arial" w:cs="Arial"/>
          <w:sz w:val="20"/>
          <w:szCs w:val="20"/>
        </w:rPr>
        <w:t>.</w:t>
      </w:r>
      <w:r w:rsidR="00E6133D" w:rsidRPr="00BA36BC">
        <w:rPr>
          <w:rFonts w:ascii="Arial" w:hAnsi="Arial" w:cs="Arial"/>
          <w:b/>
          <w:color w:val="000000"/>
          <w:sz w:val="20"/>
          <w:szCs w:val="20"/>
        </w:rPr>
        <w:t xml:space="preserve"> </w:t>
      </w:r>
    </w:p>
    <w:p w14:paraId="4ABA8D9C" w14:textId="319C6613" w:rsidR="00735741" w:rsidRPr="00BA36BC" w:rsidRDefault="00735741" w:rsidP="0062332F">
      <w:pPr>
        <w:spacing w:after="0"/>
        <w:rPr>
          <w:rFonts w:ascii="Arial" w:hAnsi="Arial" w:cs="Arial"/>
          <w:color w:val="000000"/>
          <w:sz w:val="20"/>
          <w:szCs w:val="20"/>
        </w:rPr>
      </w:pPr>
      <w:r w:rsidRPr="00BA36BC">
        <w:rPr>
          <w:rFonts w:ascii="Arial" w:hAnsi="Arial" w:cs="Arial"/>
          <w:sz w:val="20"/>
          <w:szCs w:val="20"/>
        </w:rPr>
        <w:t>Basemaps from the U.S. Census Bureau (</w:t>
      </w:r>
      <w:hyperlink r:id="rId12" w:anchor="list-tab-790442341" w:history="1">
        <w:r w:rsidRPr="00BA36BC">
          <w:rPr>
            <w:rStyle w:val="Hyperlink"/>
            <w:rFonts w:ascii="Arial" w:hAnsi="Arial" w:cs="Arial"/>
            <w:sz w:val="20"/>
            <w:szCs w:val="20"/>
          </w:rPr>
          <w:t>https://www.census.gov/geographies/mapping-files/time-series/geo/tiger-line-file.2018.html#list-tab-790442341</w:t>
        </w:r>
      </w:hyperlink>
      <w:r w:rsidRPr="00BA36BC">
        <w:rPr>
          <w:rFonts w:ascii="Arial" w:hAnsi="Arial" w:cs="Arial"/>
          <w:sz w:val="20"/>
          <w:szCs w:val="20"/>
        </w:rPr>
        <w:t>)</w:t>
      </w:r>
    </w:p>
    <w:p w14:paraId="5B043D5C" w14:textId="77777777" w:rsidR="009D56B6" w:rsidRPr="00BA36BC" w:rsidRDefault="009D56B6" w:rsidP="0075771A">
      <w:pPr>
        <w:rPr>
          <w:rFonts w:ascii="Arial" w:hAnsi="Arial" w:cs="Arial"/>
          <w:b/>
          <w:bCs/>
          <w:sz w:val="20"/>
          <w:szCs w:val="20"/>
        </w:rPr>
      </w:pPr>
    </w:p>
    <w:p w14:paraId="57859BF7" w14:textId="4471C0F5" w:rsidR="0075771A" w:rsidRPr="00BA36BC" w:rsidRDefault="0075771A" w:rsidP="0075771A">
      <w:pPr>
        <w:rPr>
          <w:rFonts w:ascii="Arial" w:hAnsi="Arial" w:cs="Arial"/>
          <w:b/>
          <w:bCs/>
          <w:sz w:val="20"/>
          <w:szCs w:val="20"/>
        </w:rPr>
      </w:pPr>
      <w:r w:rsidRPr="00BA36BC">
        <w:rPr>
          <w:rFonts w:ascii="Arial" w:hAnsi="Arial" w:cs="Arial"/>
          <w:b/>
          <w:bCs/>
          <w:sz w:val="20"/>
          <w:szCs w:val="20"/>
        </w:rPr>
        <w:t>Figure 2</w:t>
      </w:r>
      <w:r w:rsidR="009D75BD" w:rsidRPr="00BA36BC">
        <w:rPr>
          <w:rFonts w:ascii="Arial" w:hAnsi="Arial" w:cs="Arial"/>
          <w:b/>
          <w:bCs/>
          <w:sz w:val="20"/>
          <w:szCs w:val="20"/>
        </w:rPr>
        <w:t>.</w:t>
      </w:r>
      <w:r w:rsidRPr="00BA36BC">
        <w:rPr>
          <w:rFonts w:ascii="Arial" w:hAnsi="Arial" w:cs="Arial"/>
          <w:b/>
          <w:bCs/>
          <w:sz w:val="20"/>
          <w:szCs w:val="20"/>
        </w:rPr>
        <w:t xml:space="preserve"> </w:t>
      </w:r>
      <w:r w:rsidRPr="00BA36BC">
        <w:rPr>
          <w:rFonts w:ascii="Arial" w:hAnsi="Arial" w:cs="Arial"/>
          <w:sz w:val="20"/>
          <w:szCs w:val="20"/>
        </w:rPr>
        <w:t xml:space="preserve">Rate ratios and 95% confidence intervals for the association between county-level 8+ hour power outage exposure and </w:t>
      </w:r>
      <w:r w:rsidR="00214FE0" w:rsidRPr="00BA36BC">
        <w:rPr>
          <w:rFonts w:ascii="Arial" w:hAnsi="Arial" w:cs="Arial"/>
          <w:sz w:val="20"/>
          <w:szCs w:val="20"/>
        </w:rPr>
        <w:t xml:space="preserve">cardiovascular- </w:t>
      </w:r>
      <w:r w:rsidRPr="00BA36BC">
        <w:rPr>
          <w:rFonts w:ascii="Arial" w:hAnsi="Arial" w:cs="Arial"/>
          <w:sz w:val="20"/>
          <w:szCs w:val="20"/>
        </w:rPr>
        <w:t>and respiratory</w:t>
      </w:r>
      <w:r w:rsidR="00214FE0" w:rsidRPr="00BA36BC">
        <w:rPr>
          <w:rFonts w:ascii="Arial" w:hAnsi="Arial" w:cs="Arial"/>
          <w:sz w:val="20"/>
          <w:szCs w:val="20"/>
        </w:rPr>
        <w:t>-related</w:t>
      </w:r>
      <w:r w:rsidRPr="00BA36BC">
        <w:rPr>
          <w:rFonts w:ascii="Arial" w:hAnsi="Arial" w:cs="Arial"/>
          <w:sz w:val="20"/>
          <w:szCs w:val="20"/>
        </w:rPr>
        <w:t xml:space="preserve"> hospitalizations in US 2018 Medicare Fee-For-Service beneficiaries for outages affecting </w:t>
      </w:r>
      <w:r w:rsidRPr="00BA36BC">
        <w:rPr>
          <w:rFonts w:ascii="Arial" w:eastAsia="Garamond" w:hAnsi="Arial" w:cs="Arial"/>
          <w:sz w:val="20"/>
          <w:szCs w:val="20"/>
        </w:rPr>
        <w:t>≥</w:t>
      </w:r>
      <w:r w:rsidRPr="00BA36BC">
        <w:rPr>
          <w:rFonts w:ascii="Arial" w:hAnsi="Arial" w:cs="Arial"/>
          <w:sz w:val="20"/>
          <w:szCs w:val="20"/>
        </w:rPr>
        <w:t xml:space="preserve">1%, </w:t>
      </w:r>
      <w:r w:rsidRPr="00BA36BC">
        <w:rPr>
          <w:rFonts w:ascii="Arial" w:eastAsia="Garamond" w:hAnsi="Arial" w:cs="Arial"/>
          <w:sz w:val="20"/>
          <w:szCs w:val="20"/>
        </w:rPr>
        <w:t>≥</w:t>
      </w:r>
      <w:r w:rsidRPr="00BA36BC">
        <w:rPr>
          <w:rFonts w:ascii="Arial" w:hAnsi="Arial" w:cs="Arial"/>
          <w:sz w:val="20"/>
          <w:szCs w:val="20"/>
        </w:rPr>
        <w:t xml:space="preserve">3%, and </w:t>
      </w:r>
      <w:r w:rsidRPr="00BA36BC">
        <w:rPr>
          <w:rFonts w:ascii="Arial" w:eastAsia="Garamond" w:hAnsi="Arial" w:cs="Arial"/>
          <w:sz w:val="20"/>
          <w:szCs w:val="20"/>
        </w:rPr>
        <w:t>≥</w:t>
      </w:r>
      <w:r w:rsidRPr="00BA36BC">
        <w:rPr>
          <w:rFonts w:ascii="Arial" w:hAnsi="Arial" w:cs="Arial"/>
          <w:sz w:val="20"/>
          <w:szCs w:val="20"/>
        </w:rPr>
        <w:t xml:space="preserve">5% of county electrical customers. Estimates are from conditional Poisson regression models adjusted for </w:t>
      </w:r>
      <w:r w:rsidR="00214FE0" w:rsidRPr="00BA36BC">
        <w:rPr>
          <w:rFonts w:ascii="Arial" w:hAnsi="Arial" w:cs="Arial"/>
          <w:sz w:val="20"/>
          <w:szCs w:val="20"/>
        </w:rPr>
        <w:t xml:space="preserve">daily </w:t>
      </w:r>
      <w:r w:rsidRPr="00BA36BC">
        <w:rPr>
          <w:rFonts w:ascii="Arial" w:hAnsi="Arial" w:cs="Arial"/>
          <w:sz w:val="20"/>
          <w:szCs w:val="20"/>
        </w:rPr>
        <w:t xml:space="preserve">wind speed, temperature, and precipitation. </w:t>
      </w:r>
    </w:p>
    <w:p w14:paraId="3F3C21A0" w14:textId="375EAFF2" w:rsidR="00E6133D" w:rsidRPr="00BA36BC" w:rsidRDefault="00E6133D" w:rsidP="00E6133D">
      <w:pPr>
        <w:pBdr>
          <w:top w:val="nil"/>
          <w:left w:val="nil"/>
          <w:bottom w:val="nil"/>
          <w:right w:val="nil"/>
          <w:between w:val="nil"/>
        </w:pBdr>
        <w:contextualSpacing/>
        <w:rPr>
          <w:rFonts w:ascii="Arial" w:hAnsi="Arial" w:cs="Arial"/>
          <w:color w:val="000000"/>
          <w:sz w:val="20"/>
          <w:szCs w:val="20"/>
        </w:rPr>
      </w:pPr>
    </w:p>
    <w:p w14:paraId="18CFC0FE" w14:textId="2D97CCFE" w:rsidR="00C87225" w:rsidRPr="00BA36BC" w:rsidRDefault="00E22E54" w:rsidP="00B357EE">
      <w:pPr>
        <w:tabs>
          <w:tab w:val="right" w:pos="8640"/>
        </w:tabs>
        <w:rPr>
          <w:rFonts w:ascii="Arial" w:hAnsi="Arial" w:cs="Arial"/>
          <w:color w:val="000000"/>
          <w:sz w:val="20"/>
          <w:szCs w:val="20"/>
        </w:rPr>
      </w:pPr>
      <w:r w:rsidRPr="00BA36BC">
        <w:rPr>
          <w:rFonts w:ascii="Arial" w:hAnsi="Arial" w:cs="Arial"/>
          <w:b/>
          <w:color w:val="000000"/>
          <w:sz w:val="20"/>
          <w:szCs w:val="20"/>
        </w:rPr>
        <w:t xml:space="preserve">Figure </w:t>
      </w:r>
      <w:r w:rsidR="00C87225" w:rsidRPr="00BA36BC">
        <w:rPr>
          <w:rFonts w:ascii="Arial" w:hAnsi="Arial" w:cs="Arial"/>
          <w:b/>
          <w:color w:val="000000"/>
          <w:sz w:val="20"/>
          <w:szCs w:val="20"/>
        </w:rPr>
        <w:t>3.</w:t>
      </w:r>
    </w:p>
    <w:p w14:paraId="41C78578" w14:textId="1C9D4348" w:rsidR="00F97705" w:rsidRPr="00BA36BC" w:rsidRDefault="00F97705" w:rsidP="00F97705">
      <w:pPr>
        <w:rPr>
          <w:rFonts w:ascii="Arial" w:hAnsi="Arial" w:cs="Arial"/>
          <w:b/>
          <w:bCs/>
          <w:sz w:val="20"/>
          <w:szCs w:val="20"/>
        </w:rPr>
      </w:pPr>
      <w:r w:rsidRPr="00BA36BC">
        <w:rPr>
          <w:rFonts w:ascii="Arial" w:hAnsi="Arial" w:cs="Arial"/>
          <w:b/>
          <w:bCs/>
          <w:sz w:val="20"/>
          <w:szCs w:val="20"/>
        </w:rPr>
        <w:t>Figure 3</w:t>
      </w:r>
      <w:r w:rsidR="004E1259" w:rsidRPr="00BA36BC">
        <w:rPr>
          <w:rFonts w:ascii="Arial" w:hAnsi="Arial" w:cs="Arial"/>
          <w:b/>
          <w:bCs/>
          <w:sz w:val="20"/>
          <w:szCs w:val="20"/>
        </w:rPr>
        <w:t>.</w:t>
      </w:r>
      <w:r w:rsidRPr="00BA36BC">
        <w:rPr>
          <w:rFonts w:ascii="Arial" w:hAnsi="Arial" w:cs="Arial"/>
          <w:b/>
          <w:bCs/>
          <w:sz w:val="20"/>
          <w:szCs w:val="20"/>
        </w:rPr>
        <w:t xml:space="preserve"> </w:t>
      </w:r>
      <w:r w:rsidRPr="00BA36BC">
        <w:rPr>
          <w:rFonts w:ascii="Arial" w:hAnsi="Arial" w:cs="Arial"/>
          <w:sz w:val="20"/>
          <w:szCs w:val="20"/>
        </w:rPr>
        <w:t xml:space="preserve">Rate ratios and 95% confidence intervals for the association between county-level 8+ hour power outage exposure and </w:t>
      </w:r>
      <w:r w:rsidR="00214FE0" w:rsidRPr="00BA36BC">
        <w:rPr>
          <w:rFonts w:ascii="Arial" w:hAnsi="Arial" w:cs="Arial"/>
          <w:sz w:val="20"/>
          <w:szCs w:val="20"/>
        </w:rPr>
        <w:t xml:space="preserve">cardiovascular- </w:t>
      </w:r>
      <w:r w:rsidRPr="00BA36BC">
        <w:rPr>
          <w:rFonts w:ascii="Arial" w:hAnsi="Arial" w:cs="Arial"/>
          <w:sz w:val="20"/>
          <w:szCs w:val="20"/>
        </w:rPr>
        <w:t>and respiratory</w:t>
      </w:r>
      <w:r w:rsidR="00214FE0" w:rsidRPr="00BA36BC">
        <w:rPr>
          <w:rFonts w:ascii="Arial" w:hAnsi="Arial" w:cs="Arial"/>
          <w:sz w:val="20"/>
          <w:szCs w:val="20"/>
        </w:rPr>
        <w:t>-related</w:t>
      </w:r>
      <w:r w:rsidRPr="00BA36BC">
        <w:rPr>
          <w:rFonts w:ascii="Arial" w:hAnsi="Arial" w:cs="Arial"/>
          <w:sz w:val="20"/>
          <w:szCs w:val="20"/>
        </w:rPr>
        <w:t xml:space="preserve"> hospitalizations in US 2018 Medicare Fee-For-Service beneficiaries for outages affecting </w:t>
      </w:r>
      <w:r w:rsidRPr="00BA36BC">
        <w:rPr>
          <w:rFonts w:ascii="Arial" w:eastAsia="Garamond" w:hAnsi="Arial" w:cs="Arial"/>
          <w:sz w:val="20"/>
          <w:szCs w:val="20"/>
        </w:rPr>
        <w:t>≥</w:t>
      </w:r>
      <w:r w:rsidRPr="00BA36BC">
        <w:rPr>
          <w:rFonts w:ascii="Arial" w:hAnsi="Arial" w:cs="Arial"/>
          <w:sz w:val="20"/>
          <w:szCs w:val="20"/>
        </w:rPr>
        <w:t xml:space="preserve">1% of county electrical customers, stratified by potential effect modifiers: age, sex, </w:t>
      </w:r>
      <w:r w:rsidR="00214FE0" w:rsidRPr="00BA36BC">
        <w:rPr>
          <w:rFonts w:ascii="Arial" w:hAnsi="Arial" w:cs="Arial"/>
          <w:sz w:val="20"/>
          <w:szCs w:val="20"/>
        </w:rPr>
        <w:t>dual-</w:t>
      </w:r>
      <w:r w:rsidR="00FE571E" w:rsidRPr="00BA36BC">
        <w:rPr>
          <w:rFonts w:ascii="Arial" w:hAnsi="Arial" w:cs="Arial"/>
          <w:sz w:val="20"/>
          <w:szCs w:val="20"/>
        </w:rPr>
        <w:t>Medicaid eligibility</w:t>
      </w:r>
      <w:r w:rsidRPr="00BA36BC">
        <w:rPr>
          <w:rFonts w:ascii="Arial" w:hAnsi="Arial" w:cs="Arial"/>
          <w:sz w:val="20"/>
          <w:szCs w:val="20"/>
        </w:rPr>
        <w:t>, and county</w:t>
      </w:r>
      <w:r w:rsidR="00D744CF" w:rsidRPr="00BA36BC">
        <w:rPr>
          <w:rFonts w:ascii="Arial" w:hAnsi="Arial" w:cs="Arial"/>
          <w:sz w:val="20"/>
          <w:szCs w:val="20"/>
        </w:rPr>
        <w:t>-level</w:t>
      </w:r>
      <w:r w:rsidRPr="00BA36BC">
        <w:rPr>
          <w:rFonts w:ascii="Arial" w:hAnsi="Arial" w:cs="Arial"/>
          <w:sz w:val="20"/>
          <w:szCs w:val="20"/>
        </w:rPr>
        <w:t xml:space="preserve"> durable medical equipment (DME) use quartile</w:t>
      </w:r>
      <w:r w:rsidR="00D744CF" w:rsidRPr="00BA36BC">
        <w:rPr>
          <w:rFonts w:ascii="Arial" w:hAnsi="Arial" w:cs="Arial"/>
          <w:sz w:val="20"/>
          <w:szCs w:val="20"/>
        </w:rPr>
        <w:t xml:space="preserve"> (1</w:t>
      </w:r>
      <w:r w:rsidR="00D744CF" w:rsidRPr="00BA36BC">
        <w:rPr>
          <w:rFonts w:ascii="Arial" w:hAnsi="Arial" w:cs="Arial"/>
          <w:sz w:val="20"/>
          <w:szCs w:val="20"/>
          <w:vertAlign w:val="superscript"/>
        </w:rPr>
        <w:t>st</w:t>
      </w:r>
      <w:r w:rsidR="00D744CF" w:rsidRPr="00BA36BC">
        <w:rPr>
          <w:rFonts w:ascii="Arial" w:hAnsi="Arial" w:cs="Arial"/>
          <w:sz w:val="20"/>
          <w:szCs w:val="20"/>
        </w:rPr>
        <w:t xml:space="preserve"> quartile = &lt;</w:t>
      </w:r>
      <w:r w:rsidR="00FC0686" w:rsidRPr="00BA36BC">
        <w:rPr>
          <w:rFonts w:ascii="Arial" w:hAnsi="Arial" w:cs="Arial"/>
          <w:sz w:val="20"/>
          <w:szCs w:val="20"/>
        </w:rPr>
        <w:t>0.5</w:t>
      </w:r>
      <w:r w:rsidR="00D744CF" w:rsidRPr="00BA36BC">
        <w:rPr>
          <w:rFonts w:ascii="Arial" w:hAnsi="Arial" w:cs="Arial"/>
          <w:sz w:val="20"/>
          <w:szCs w:val="20"/>
        </w:rPr>
        <w:t>%, 4</w:t>
      </w:r>
      <w:r w:rsidR="00D744CF" w:rsidRPr="00BA36BC">
        <w:rPr>
          <w:rFonts w:ascii="Arial" w:hAnsi="Arial" w:cs="Arial"/>
          <w:sz w:val="20"/>
          <w:szCs w:val="20"/>
          <w:vertAlign w:val="superscript"/>
        </w:rPr>
        <w:t>th</w:t>
      </w:r>
      <w:r w:rsidR="00D744CF" w:rsidRPr="00BA36BC">
        <w:rPr>
          <w:rFonts w:ascii="Arial" w:hAnsi="Arial" w:cs="Arial"/>
          <w:sz w:val="20"/>
          <w:szCs w:val="20"/>
        </w:rPr>
        <w:t xml:space="preserve"> quartile = &gt;</w:t>
      </w:r>
      <w:r w:rsidR="00C10251" w:rsidRPr="00BA36BC">
        <w:rPr>
          <w:rFonts w:ascii="Arial" w:hAnsi="Arial" w:cs="Arial"/>
          <w:sz w:val="20"/>
          <w:szCs w:val="20"/>
        </w:rPr>
        <w:t>0</w:t>
      </w:r>
      <w:r w:rsidR="00FC0686" w:rsidRPr="00BA36BC">
        <w:rPr>
          <w:rFonts w:ascii="Arial" w:hAnsi="Arial" w:cs="Arial"/>
          <w:sz w:val="20"/>
          <w:szCs w:val="20"/>
        </w:rPr>
        <w:t>.8</w:t>
      </w:r>
      <w:r w:rsidR="00D744CF" w:rsidRPr="00BA36BC">
        <w:rPr>
          <w:rFonts w:ascii="Arial" w:hAnsi="Arial" w:cs="Arial"/>
          <w:sz w:val="20"/>
          <w:szCs w:val="20"/>
        </w:rPr>
        <w:t>%)</w:t>
      </w:r>
      <w:r w:rsidRPr="00BA36BC">
        <w:rPr>
          <w:rFonts w:ascii="Arial" w:hAnsi="Arial" w:cs="Arial"/>
          <w:sz w:val="20"/>
          <w:szCs w:val="20"/>
        </w:rPr>
        <w:t xml:space="preserve">. Estimates are from conditional Poisson regression models adjusted for </w:t>
      </w:r>
      <w:r w:rsidR="00214FE0" w:rsidRPr="00BA36BC">
        <w:rPr>
          <w:rFonts w:ascii="Arial" w:hAnsi="Arial" w:cs="Arial"/>
          <w:sz w:val="20"/>
          <w:szCs w:val="20"/>
        </w:rPr>
        <w:t xml:space="preserve">daily </w:t>
      </w:r>
      <w:r w:rsidRPr="00BA36BC">
        <w:rPr>
          <w:rFonts w:ascii="Arial" w:hAnsi="Arial" w:cs="Arial"/>
          <w:sz w:val="20"/>
          <w:szCs w:val="20"/>
        </w:rPr>
        <w:t xml:space="preserve">wind speed, temperature, and precipitation. </w:t>
      </w:r>
    </w:p>
    <w:p w14:paraId="7B349F7E" w14:textId="29F972B6" w:rsidR="000E7E2E" w:rsidRPr="00BA36BC" w:rsidRDefault="00A62075" w:rsidP="00D266CF">
      <w:pPr>
        <w:rPr>
          <w:rFonts w:ascii="Arial" w:hAnsi="Arial" w:cs="Arial"/>
          <w:b/>
          <w:bCs/>
          <w:color w:val="000000" w:themeColor="text1"/>
          <w:sz w:val="20"/>
          <w:szCs w:val="20"/>
        </w:rPr>
      </w:pPr>
      <w:r>
        <w:rPr>
          <w:rFonts w:ascii="Arial" w:hAnsi="Arial" w:cs="Arial"/>
          <w:color w:val="000000"/>
          <w:sz w:val="20"/>
          <w:szCs w:val="20"/>
        </w:rPr>
        <w:br w:type="page"/>
      </w:r>
      <w:r w:rsidR="000E7E2E" w:rsidRPr="00BA36BC">
        <w:rPr>
          <w:rFonts w:ascii="Arial" w:hAnsi="Arial" w:cs="Arial"/>
          <w:b/>
          <w:bCs/>
          <w:color w:val="000000" w:themeColor="text1"/>
          <w:sz w:val="20"/>
          <w:szCs w:val="20"/>
        </w:rPr>
        <w:lastRenderedPageBreak/>
        <w:t>Supplemental Content</w:t>
      </w:r>
    </w:p>
    <w:p w14:paraId="71E14E40" w14:textId="136F255F" w:rsidR="000E7E2E" w:rsidRPr="00BA36BC" w:rsidRDefault="00A81619"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Table 1</w:t>
      </w:r>
      <w:r w:rsidRPr="00BA36BC">
        <w:rPr>
          <w:rFonts w:ascii="Arial" w:hAnsi="Arial" w:cs="Arial"/>
          <w:color w:val="000000" w:themeColor="text1"/>
          <w:sz w:val="20"/>
          <w:szCs w:val="20"/>
        </w:rPr>
        <w:t>: Distribution of power outage exposure by potential confounders for main analysis of county-level 8+ hour power outage exposure and CVD and respiratory hospitalizations in US 2018 Fee-For-Service Medicare beneficiaries.</w:t>
      </w:r>
    </w:p>
    <w:p w14:paraId="4B425A56" w14:textId="77777777" w:rsidR="00A81619" w:rsidRPr="00BA36BC" w:rsidRDefault="00A81619" w:rsidP="00A81619">
      <w:pPr>
        <w:rPr>
          <w:rFonts w:ascii="Arial" w:hAnsi="Arial" w:cs="Arial"/>
          <w:color w:val="000000" w:themeColor="text1"/>
          <w:sz w:val="20"/>
          <w:szCs w:val="20"/>
        </w:rPr>
      </w:pPr>
      <w:r w:rsidRPr="00BA36BC">
        <w:rPr>
          <w:rFonts w:ascii="Arial" w:hAnsi="Arial" w:cs="Arial"/>
          <w:b/>
          <w:bCs/>
          <w:color w:val="000000" w:themeColor="text1"/>
          <w:sz w:val="20"/>
          <w:szCs w:val="20"/>
        </w:rPr>
        <w:t>Supplemental Table 2</w:t>
      </w:r>
      <w:r w:rsidRPr="00BA36BC">
        <w:rPr>
          <w:rFonts w:ascii="Arial" w:hAnsi="Arial" w:cs="Arial"/>
          <w:color w:val="000000" w:themeColor="text1"/>
          <w:sz w:val="20"/>
          <w:szCs w:val="20"/>
        </w:rPr>
        <w:t xml:space="preserve">: Rate ratios and 95% confidence intervals for the association between county-level 8+ hour power outage exposure and CVD and respiratory hospitalizations in US 2018 Fee-For-Service Medicare beneficiaries for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1%,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3%, and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5% of county electrical customers. Estimates are from conditional Poisson regression models adjusted for daily wind speed, temperature, and precipitation. </w:t>
      </w:r>
    </w:p>
    <w:p w14:paraId="4E2CD240" w14:textId="2D077DBA" w:rsidR="00A81619" w:rsidRPr="00BA36BC" w:rsidRDefault="00A81619" w:rsidP="00A81619">
      <w:pPr>
        <w:rPr>
          <w:rFonts w:ascii="Arial" w:hAnsi="Arial" w:cs="Arial"/>
          <w:color w:val="000000" w:themeColor="text1"/>
          <w:sz w:val="20"/>
          <w:szCs w:val="20"/>
        </w:rPr>
      </w:pPr>
      <w:r w:rsidRPr="00BA36BC">
        <w:rPr>
          <w:rFonts w:ascii="Arial" w:hAnsi="Arial" w:cs="Arial"/>
          <w:color w:val="000000" w:themeColor="text1"/>
          <w:sz w:val="20"/>
          <w:szCs w:val="20"/>
        </w:rPr>
        <w:t xml:space="preserve">CVD, cardiovascular disease; Resp, respiratory disease. </w:t>
      </w:r>
    </w:p>
    <w:p w14:paraId="79F9A7F3" w14:textId="080B1A95" w:rsidR="000D4875" w:rsidRPr="00BA36BC" w:rsidRDefault="00A81619"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Figure 1</w:t>
      </w:r>
      <w:r w:rsidRPr="00BA36BC">
        <w:rPr>
          <w:rFonts w:ascii="Arial" w:hAnsi="Arial" w:cs="Arial"/>
          <w:color w:val="000000" w:themeColor="text1"/>
          <w:sz w:val="20"/>
          <w:szCs w:val="20"/>
        </w:rPr>
        <w:t xml:space="preserve">: Rate ratios and 95% confidence intervals for the association between county-level 8+ hour power outage exposure and CVD and respiratory hospitalizations in US 2018 Fee-For-Service Medicare beneficiaries for 4+, 8+, and 12+ hour power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1% of county customers. Estimates are from conditional Poisson regression models adjusted for daily wind speed, temperature, and precipitation.</w:t>
      </w:r>
    </w:p>
    <w:p w14:paraId="0D950B2E" w14:textId="013276FB" w:rsidR="00534A08" w:rsidRPr="00BA36BC" w:rsidRDefault="000D4875"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Figure 2</w:t>
      </w:r>
      <w:r w:rsidRPr="00BA36BC">
        <w:rPr>
          <w:rFonts w:ascii="Arial" w:hAnsi="Arial" w:cs="Arial"/>
          <w:color w:val="000000" w:themeColor="text1"/>
          <w:sz w:val="20"/>
          <w:szCs w:val="20"/>
        </w:rPr>
        <w:t>: Rate ratios and 95% confidence intervals for the association between county-level daily number of hours without power and cardiovascular- and respiratory-related hospitalizations in US 2018 Medicare Fee-For-Service beneficiaries. Estimates are from conditional Poisson regression models adjusted for daily wind speed, temperature, and precipitation. Results are from the best fitting model tested based on qAIC comparison, with a linear relationship between number of hours without power and respiratory hospitalizations or CVD hospitalizations, and 4 degrees of freedom on the lag dimension.</w:t>
      </w:r>
    </w:p>
    <w:p w14:paraId="3ADA8BAB" w14:textId="585CF511" w:rsidR="008657B8" w:rsidRPr="00BA36BC" w:rsidRDefault="00534A08" w:rsidP="00534A08">
      <w:pPr>
        <w:rPr>
          <w:rFonts w:ascii="Arial" w:hAnsi="Arial" w:cs="Arial"/>
          <w:color w:val="000000" w:themeColor="text1"/>
          <w:sz w:val="20"/>
          <w:szCs w:val="20"/>
        </w:rPr>
      </w:pPr>
      <w:r w:rsidRPr="00BA36BC">
        <w:rPr>
          <w:rFonts w:ascii="Arial" w:hAnsi="Arial" w:cs="Arial"/>
          <w:b/>
          <w:bCs/>
          <w:color w:val="000000" w:themeColor="text1"/>
          <w:sz w:val="20"/>
          <w:szCs w:val="20"/>
        </w:rPr>
        <w:t>Supplementary Figure 3</w:t>
      </w:r>
      <w:r w:rsidRPr="00BA36BC">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1%,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3%, and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5% of county electrical customers. In this sensitivity analysis, instead of last observation carried forward, some missing values were replaced with 0. Estimates are from conditional Poisson regression models adjusted for daily wind speed, temperature, and precipitation. </w:t>
      </w:r>
    </w:p>
    <w:p w14:paraId="33025BA2" w14:textId="4BE62D19" w:rsidR="008657B8" w:rsidRPr="00BA36BC" w:rsidRDefault="00463270"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Figure 4</w:t>
      </w:r>
      <w:r w:rsidRPr="00BA36BC">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1%,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3%, and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5% of county electrical customers, in counties with 20% of data missing or less. Estimates are from conditional Poisson regression models adjusted for daily wind speed, temperature, and precipitation.</w:t>
      </w:r>
    </w:p>
    <w:p w14:paraId="5DC2EA1F" w14:textId="2D9BC520" w:rsidR="00065ABF" w:rsidRPr="00BA36BC" w:rsidRDefault="008657B8" w:rsidP="008657B8">
      <w:pPr>
        <w:rPr>
          <w:rStyle w:val="apple-converted-space"/>
          <w:rFonts w:ascii="Arial" w:hAnsi="Arial" w:cs="Arial"/>
          <w:color w:val="000000" w:themeColor="text1"/>
          <w:sz w:val="20"/>
          <w:szCs w:val="20"/>
        </w:rPr>
      </w:pPr>
      <w:r w:rsidRPr="00BA36BC">
        <w:rPr>
          <w:rStyle w:val="apple-converted-space"/>
          <w:rFonts w:ascii="Arial" w:hAnsi="Arial" w:cs="Arial"/>
          <w:b/>
          <w:bCs/>
          <w:color w:val="000000" w:themeColor="text1"/>
          <w:sz w:val="20"/>
          <w:szCs w:val="20"/>
        </w:rPr>
        <w:t>Supplemental Figure 5</w:t>
      </w:r>
      <w:r w:rsidRPr="00BA36BC">
        <w:rPr>
          <w:rStyle w:val="apple-converted-space"/>
          <w:rFonts w:ascii="Arial" w:hAnsi="Arial" w:cs="Arial"/>
          <w:color w:val="000000" w:themeColor="text1"/>
          <w:sz w:val="20"/>
          <w:szCs w:val="20"/>
        </w:rPr>
        <w:t xml:space="preserve">: Directed acyclic graph describing hypothesized causal relationships between power outage, hospitalizations among older adults, and potential confounders. </w:t>
      </w:r>
    </w:p>
    <w:p w14:paraId="7651D74A" w14:textId="0577069B" w:rsidR="00BA36BC" w:rsidRPr="00BA36BC" w:rsidRDefault="00065ABF"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Figure 6</w:t>
      </w:r>
      <w:r w:rsidRPr="00BA36BC">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1%,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3%, and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5% of county electrical customers. Estimates are from conditional Poisson regression models adjusted for daily wind speed, temperature, precipitation and wildfire PM</w:t>
      </w:r>
      <w:r w:rsidRPr="00BA36BC">
        <w:rPr>
          <w:rFonts w:ascii="Arial" w:hAnsi="Arial" w:cs="Arial"/>
          <w:color w:val="000000" w:themeColor="text1"/>
          <w:sz w:val="20"/>
          <w:szCs w:val="20"/>
          <w:vertAlign w:val="subscript"/>
        </w:rPr>
        <w:t>2.5</w:t>
      </w:r>
      <w:r w:rsidRPr="00BA36BC">
        <w:rPr>
          <w:rFonts w:ascii="Arial" w:hAnsi="Arial" w:cs="Arial"/>
          <w:color w:val="000000" w:themeColor="text1"/>
          <w:sz w:val="20"/>
          <w:szCs w:val="20"/>
        </w:rPr>
        <w:t xml:space="preserve">. </w:t>
      </w:r>
    </w:p>
    <w:p w14:paraId="3CBD2546" w14:textId="77777777" w:rsidR="00BA36BC" w:rsidRPr="00BA36BC" w:rsidRDefault="00BA36BC" w:rsidP="00BA36BC">
      <w:pPr>
        <w:rPr>
          <w:rFonts w:ascii="Arial" w:hAnsi="Arial" w:cs="Arial"/>
          <w:color w:val="000000" w:themeColor="text1"/>
          <w:sz w:val="20"/>
          <w:szCs w:val="20"/>
        </w:rPr>
      </w:pPr>
      <w:r w:rsidRPr="00BA36BC">
        <w:rPr>
          <w:rFonts w:ascii="Arial" w:hAnsi="Arial" w:cs="Arial"/>
          <w:b/>
          <w:bCs/>
          <w:color w:val="000000" w:themeColor="text1"/>
          <w:sz w:val="20"/>
          <w:szCs w:val="20"/>
        </w:rPr>
        <w:t>Supplemental Table 3</w:t>
      </w:r>
      <w:r w:rsidRPr="00BA36BC">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on anomalously hot and </w:t>
      </w:r>
      <w:r w:rsidRPr="00BA36BC">
        <w:rPr>
          <w:rFonts w:ascii="Arial" w:hAnsi="Arial" w:cs="Arial"/>
          <w:color w:val="000000" w:themeColor="text1"/>
          <w:sz w:val="20"/>
          <w:szCs w:val="20"/>
        </w:rPr>
        <w:lastRenderedPageBreak/>
        <w:t>anomalously cold days. .Estimates are from conditional Poisson regression models adjusted for daily wind speed, temperature, and precipitation.</w:t>
      </w:r>
    </w:p>
    <w:p w14:paraId="6BFEC63B" w14:textId="0E76B8FC" w:rsidR="00BA36BC" w:rsidRPr="0062332F" w:rsidRDefault="00BA36BC" w:rsidP="00D266CF">
      <w:pPr>
        <w:rPr>
          <w:rFonts w:ascii="Arial" w:hAnsi="Arial" w:cs="Arial"/>
          <w:b/>
          <w:bCs/>
          <w:color w:val="000000"/>
          <w:sz w:val="20"/>
          <w:szCs w:val="20"/>
        </w:rPr>
        <w:sectPr w:rsidR="00BA36BC" w:rsidRPr="0062332F">
          <w:type w:val="continuous"/>
          <w:pgSz w:w="12240" w:h="15840"/>
          <w:pgMar w:top="1440" w:right="1800" w:bottom="1440" w:left="1800" w:header="720" w:footer="720" w:gutter="0"/>
          <w:cols w:space="720"/>
        </w:sectPr>
      </w:pPr>
    </w:p>
    <w:p w14:paraId="41404AD9" w14:textId="7300F4C3" w:rsidR="00D266CF" w:rsidRPr="00AB7191" w:rsidRDefault="00E6133D" w:rsidP="00D266CF">
      <w:pPr>
        <w:rPr>
          <w:rFonts w:ascii="Arial" w:hAnsi="Arial" w:cs="Arial"/>
          <w:color w:val="000000"/>
          <w:sz w:val="20"/>
          <w:szCs w:val="20"/>
        </w:rPr>
      </w:pPr>
      <w:r w:rsidRPr="000854BD">
        <w:rPr>
          <w:rFonts w:ascii="Arial" w:hAnsi="Arial" w:cs="Arial"/>
          <w:b/>
          <w:color w:val="000000"/>
          <w:sz w:val="20"/>
          <w:szCs w:val="20"/>
        </w:rPr>
        <w:lastRenderedPageBreak/>
        <w:t xml:space="preserve">Table 1. </w:t>
      </w:r>
      <w:r w:rsidR="00D266CF" w:rsidRPr="000854BD">
        <w:rPr>
          <w:rFonts w:ascii="Arial" w:hAnsi="Arial" w:cs="Arial"/>
          <w:sz w:val="20"/>
          <w:szCs w:val="20"/>
        </w:rPr>
        <w:t>Distribution of power outage</w:t>
      </w:r>
      <w:r w:rsidR="00565BF5">
        <w:rPr>
          <w:rFonts w:ascii="Arial" w:hAnsi="Arial" w:cs="Arial"/>
          <w:sz w:val="20"/>
          <w:szCs w:val="20"/>
        </w:rPr>
        <w:t>s</w:t>
      </w:r>
      <w:r w:rsidR="00D266CF" w:rsidRPr="000854BD">
        <w:rPr>
          <w:rFonts w:ascii="Arial" w:hAnsi="Arial" w:cs="Arial"/>
          <w:sz w:val="20"/>
          <w:szCs w:val="20"/>
        </w:rPr>
        <w:t xml:space="preserve"> by 2018 Medicare Fee-For-Service study population sociodemographic characteristics.</w:t>
      </w:r>
      <w:r w:rsidR="00874FD9">
        <w:rPr>
          <w:rFonts w:ascii="Arial" w:hAnsi="Arial" w:cs="Arial"/>
          <w:sz w:val="20"/>
          <w:szCs w:val="20"/>
        </w:rPr>
        <w:t xml:space="preserve"> </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 w:type="dxa"/>
          <w:bottom w:w="11" w:type="dxa"/>
        </w:tblCellMar>
        <w:tblLook w:val="04A0" w:firstRow="1" w:lastRow="0" w:firstColumn="1" w:lastColumn="0" w:noHBand="0" w:noVBand="1"/>
      </w:tblPr>
      <w:tblGrid>
        <w:gridCol w:w="846"/>
        <w:gridCol w:w="1417"/>
        <w:gridCol w:w="2152"/>
        <w:gridCol w:w="5224"/>
      </w:tblGrid>
      <w:tr w:rsidR="002F75DC" w:rsidRPr="001B57DD" w14:paraId="1EED524B" w14:textId="77777777" w:rsidTr="00F56DD5">
        <w:tc>
          <w:tcPr>
            <w:tcW w:w="4415" w:type="dxa"/>
            <w:gridSpan w:val="3"/>
            <w:tcBorders>
              <w:bottom w:val="single" w:sz="4" w:space="0" w:color="auto"/>
            </w:tcBorders>
            <w:vAlign w:val="bottom"/>
          </w:tcPr>
          <w:p w14:paraId="162E817D" w14:textId="77777777" w:rsidR="002F75DC" w:rsidRPr="001B57DD" w:rsidRDefault="002F75DC" w:rsidP="00565BF5">
            <w:pPr>
              <w:rPr>
                <w:rFonts w:ascii="Arial" w:hAnsi="Arial" w:cs="Arial"/>
                <w:b/>
                <w:bCs/>
                <w:sz w:val="20"/>
                <w:szCs w:val="20"/>
              </w:rPr>
            </w:pPr>
            <w:r w:rsidRPr="001B57DD">
              <w:rPr>
                <w:rFonts w:ascii="Arial" w:hAnsi="Arial" w:cs="Arial"/>
                <w:b/>
                <w:bCs/>
                <w:sz w:val="20"/>
                <w:szCs w:val="20"/>
              </w:rPr>
              <w:t>Number of county beneficiaries by category</w:t>
            </w:r>
          </w:p>
        </w:tc>
        <w:tc>
          <w:tcPr>
            <w:tcW w:w="5224" w:type="dxa"/>
            <w:tcBorders>
              <w:bottom w:val="single" w:sz="4" w:space="0" w:color="auto"/>
            </w:tcBorders>
            <w:vAlign w:val="bottom"/>
          </w:tcPr>
          <w:p w14:paraId="112A4D8A" w14:textId="63D8E7DE" w:rsidR="002F75DC" w:rsidRPr="00874FD9" w:rsidRDefault="004E4F73" w:rsidP="00565BF5">
            <w:pPr>
              <w:rPr>
                <w:rFonts w:ascii="Arial" w:hAnsi="Arial" w:cs="Arial"/>
                <w:b/>
                <w:bCs/>
                <w:sz w:val="20"/>
                <w:szCs w:val="20"/>
                <w:vertAlign w:val="superscript"/>
              </w:rPr>
            </w:pPr>
            <w:r>
              <w:rPr>
                <w:rFonts w:ascii="Arial" w:hAnsi="Arial" w:cs="Arial"/>
                <w:b/>
                <w:bCs/>
                <w:sz w:val="20"/>
                <w:szCs w:val="20"/>
              </w:rPr>
              <w:t>Mean p</w:t>
            </w:r>
            <w:r w:rsidR="004A1F1B">
              <w:rPr>
                <w:rFonts w:ascii="Arial" w:hAnsi="Arial" w:cs="Arial"/>
                <w:b/>
                <w:bCs/>
                <w:sz w:val="20"/>
                <w:szCs w:val="20"/>
              </w:rPr>
              <w:t>ercent</w:t>
            </w:r>
            <w:r w:rsidR="002F75DC" w:rsidRPr="001B57DD">
              <w:rPr>
                <w:rFonts w:ascii="Arial" w:hAnsi="Arial" w:cs="Arial"/>
                <w:b/>
                <w:bCs/>
                <w:sz w:val="20"/>
                <w:szCs w:val="20"/>
              </w:rPr>
              <w:t xml:space="preserve"> of county-person-days with 8+ hour outage affecting </w:t>
            </w:r>
            <w:r w:rsidR="002F75DC" w:rsidRPr="001B57DD">
              <w:rPr>
                <w:rFonts w:ascii="Arial" w:eastAsia="Garamond" w:hAnsi="Arial" w:cs="Arial"/>
                <w:b/>
                <w:bCs/>
                <w:sz w:val="20"/>
                <w:szCs w:val="20"/>
              </w:rPr>
              <w:t>≥</w:t>
            </w:r>
            <w:r w:rsidR="002F75DC" w:rsidRPr="001B57DD">
              <w:rPr>
                <w:rFonts w:ascii="Arial" w:hAnsi="Arial" w:cs="Arial"/>
                <w:b/>
                <w:bCs/>
                <w:sz w:val="20"/>
                <w:szCs w:val="20"/>
              </w:rPr>
              <w:t>1% of county customers</w:t>
            </w:r>
            <w:r w:rsidR="00874FD9">
              <w:rPr>
                <w:rFonts w:ascii="Arial" w:hAnsi="Arial" w:cs="Arial"/>
                <w:b/>
                <w:bCs/>
                <w:sz w:val="20"/>
                <w:szCs w:val="20"/>
                <w:vertAlign w:val="superscript"/>
              </w:rPr>
              <w:t>a</w:t>
            </w:r>
          </w:p>
        </w:tc>
      </w:tr>
      <w:tr w:rsidR="002F75DC" w:rsidRPr="001B57DD" w14:paraId="4152AA19" w14:textId="77777777" w:rsidTr="00F56DD5">
        <w:tc>
          <w:tcPr>
            <w:tcW w:w="2263" w:type="dxa"/>
            <w:gridSpan w:val="2"/>
            <w:tcBorders>
              <w:top w:val="single" w:sz="4" w:space="0" w:color="auto"/>
            </w:tcBorders>
          </w:tcPr>
          <w:p w14:paraId="117AD2B4"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 xml:space="preserve">All </w:t>
            </w:r>
          </w:p>
        </w:tc>
        <w:tc>
          <w:tcPr>
            <w:tcW w:w="2152" w:type="dxa"/>
            <w:tcBorders>
              <w:top w:val="single" w:sz="4" w:space="0" w:color="auto"/>
            </w:tcBorders>
          </w:tcPr>
          <w:p w14:paraId="2FF1F37F" w14:textId="77777777" w:rsidR="002F75DC" w:rsidRPr="001B57DD" w:rsidRDefault="002F75DC" w:rsidP="00E416E1">
            <w:pPr>
              <w:rPr>
                <w:rFonts w:ascii="Arial" w:hAnsi="Arial" w:cs="Arial"/>
                <w:sz w:val="20"/>
                <w:szCs w:val="20"/>
              </w:rPr>
            </w:pPr>
          </w:p>
        </w:tc>
        <w:tc>
          <w:tcPr>
            <w:tcW w:w="5224" w:type="dxa"/>
            <w:tcBorders>
              <w:top w:val="single" w:sz="4" w:space="0" w:color="auto"/>
            </w:tcBorders>
          </w:tcPr>
          <w:p w14:paraId="70171A23" w14:textId="77777777" w:rsidR="002F75DC" w:rsidRPr="001B57DD" w:rsidRDefault="002F75DC" w:rsidP="00E416E1">
            <w:pPr>
              <w:rPr>
                <w:rFonts w:ascii="Arial" w:hAnsi="Arial" w:cs="Arial"/>
                <w:sz w:val="20"/>
                <w:szCs w:val="20"/>
              </w:rPr>
            </w:pPr>
          </w:p>
        </w:tc>
      </w:tr>
      <w:tr w:rsidR="002F75DC" w:rsidRPr="001B57DD" w14:paraId="79B8BCF9" w14:textId="77777777" w:rsidTr="00F56DD5">
        <w:tc>
          <w:tcPr>
            <w:tcW w:w="2263" w:type="dxa"/>
            <w:gridSpan w:val="2"/>
            <w:shd w:val="clear" w:color="auto" w:fill="DBE5F1" w:themeFill="accent1" w:themeFillTint="33"/>
          </w:tcPr>
          <w:p w14:paraId="1B5464D0" w14:textId="77777777" w:rsidR="002F75DC" w:rsidRPr="001B57DD" w:rsidRDefault="002F75DC" w:rsidP="00E416E1">
            <w:pPr>
              <w:rPr>
                <w:rFonts w:ascii="Arial" w:hAnsi="Arial" w:cs="Arial"/>
                <w:sz w:val="20"/>
                <w:szCs w:val="20"/>
              </w:rPr>
            </w:pPr>
          </w:p>
        </w:tc>
        <w:tc>
          <w:tcPr>
            <w:tcW w:w="2152" w:type="dxa"/>
            <w:shd w:val="clear" w:color="auto" w:fill="DBE5F1" w:themeFill="accent1" w:themeFillTint="33"/>
          </w:tcPr>
          <w:p w14:paraId="0FAC5057" w14:textId="7B02C637" w:rsidR="002F75DC" w:rsidRPr="001B57DD" w:rsidRDefault="003E4CA6" w:rsidP="00E416E1">
            <w:pPr>
              <w:rPr>
                <w:rFonts w:ascii="Arial" w:hAnsi="Arial" w:cs="Arial"/>
                <w:sz w:val="20"/>
                <w:szCs w:val="20"/>
              </w:rPr>
            </w:pPr>
            <w:r w:rsidRPr="001B57DD">
              <w:rPr>
                <w:rFonts w:ascii="Arial" w:hAnsi="Arial" w:cs="Arial"/>
                <w:sz w:val="20"/>
                <w:szCs w:val="20"/>
              </w:rPr>
              <w:t>23,645,101</w:t>
            </w:r>
          </w:p>
        </w:tc>
        <w:tc>
          <w:tcPr>
            <w:tcW w:w="5224" w:type="dxa"/>
            <w:shd w:val="clear" w:color="auto" w:fill="DBE5F1" w:themeFill="accent1" w:themeFillTint="33"/>
          </w:tcPr>
          <w:p w14:paraId="6092C5BD" w14:textId="51B5E2B3" w:rsidR="002F75DC" w:rsidRPr="001B57DD" w:rsidRDefault="009E3210" w:rsidP="00850DF8">
            <w:pPr>
              <w:pStyle w:val="HTMLPreformatted"/>
              <w:rPr>
                <w:rFonts w:ascii="Arial" w:hAnsi="Arial" w:cs="Arial"/>
              </w:rPr>
            </w:pPr>
            <w:r>
              <w:rPr>
                <w:rStyle w:val="gnd-iwgdh3b"/>
                <w:rFonts w:ascii="Arial" w:hAnsi="Arial" w:cs="Arial"/>
              </w:rPr>
              <w:t>1.</w:t>
            </w:r>
            <w:r w:rsidR="00850DF8" w:rsidRPr="001B57DD">
              <w:rPr>
                <w:rStyle w:val="gnd-iwgdh3b"/>
                <w:rFonts w:ascii="Arial" w:hAnsi="Arial" w:cs="Arial"/>
              </w:rPr>
              <w:t>3</w:t>
            </w:r>
            <w:r>
              <w:rPr>
                <w:rStyle w:val="gnd-iwgdh3b"/>
                <w:rFonts w:ascii="Arial" w:hAnsi="Arial" w:cs="Arial"/>
              </w:rPr>
              <w:t>%</w:t>
            </w:r>
          </w:p>
        </w:tc>
      </w:tr>
      <w:tr w:rsidR="002F75DC" w:rsidRPr="001B57DD" w14:paraId="24419D8E" w14:textId="77777777" w:rsidTr="00E416E1">
        <w:tc>
          <w:tcPr>
            <w:tcW w:w="9639" w:type="dxa"/>
            <w:gridSpan w:val="4"/>
          </w:tcPr>
          <w:p w14:paraId="3F368A14" w14:textId="77777777" w:rsidR="002F75DC" w:rsidRPr="001B57DD" w:rsidRDefault="002F75DC" w:rsidP="00E416E1">
            <w:pPr>
              <w:rPr>
                <w:rFonts w:ascii="Arial" w:hAnsi="Arial" w:cs="Arial"/>
                <w:sz w:val="20"/>
                <w:szCs w:val="20"/>
              </w:rPr>
            </w:pPr>
          </w:p>
          <w:p w14:paraId="2A5BF137"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Sex</w:t>
            </w:r>
          </w:p>
        </w:tc>
      </w:tr>
      <w:tr w:rsidR="002F75DC" w:rsidRPr="001B57DD" w14:paraId="0D28697F" w14:textId="77777777" w:rsidTr="00F56DD5">
        <w:tc>
          <w:tcPr>
            <w:tcW w:w="846" w:type="dxa"/>
            <w:shd w:val="clear" w:color="auto" w:fill="DBE5F1" w:themeFill="accent1" w:themeFillTint="33"/>
          </w:tcPr>
          <w:p w14:paraId="04460A82"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0E0DE05E" w14:textId="77777777" w:rsidR="002F75DC" w:rsidRPr="001B57DD" w:rsidRDefault="002F75DC" w:rsidP="00E416E1">
            <w:pPr>
              <w:rPr>
                <w:rFonts w:ascii="Arial" w:hAnsi="Arial" w:cs="Arial"/>
                <w:sz w:val="20"/>
                <w:szCs w:val="20"/>
              </w:rPr>
            </w:pPr>
            <w:r w:rsidRPr="001B57DD">
              <w:rPr>
                <w:rFonts w:ascii="Arial" w:hAnsi="Arial" w:cs="Arial"/>
                <w:sz w:val="20"/>
                <w:szCs w:val="20"/>
              </w:rPr>
              <w:t>Male</w:t>
            </w:r>
          </w:p>
        </w:tc>
        <w:tc>
          <w:tcPr>
            <w:tcW w:w="2152" w:type="dxa"/>
            <w:shd w:val="clear" w:color="auto" w:fill="DBE5F1" w:themeFill="accent1" w:themeFillTint="33"/>
          </w:tcPr>
          <w:p w14:paraId="45652009" w14:textId="75CAE664" w:rsidR="002F75DC" w:rsidRPr="001B57DD" w:rsidRDefault="00B101F8" w:rsidP="00E416E1">
            <w:pPr>
              <w:rPr>
                <w:rFonts w:ascii="Arial" w:hAnsi="Arial" w:cs="Arial"/>
                <w:sz w:val="20"/>
                <w:szCs w:val="20"/>
              </w:rPr>
            </w:pPr>
            <w:r w:rsidRPr="001B57DD">
              <w:rPr>
                <w:rFonts w:ascii="Arial" w:hAnsi="Arial" w:cs="Arial"/>
                <w:sz w:val="20"/>
                <w:szCs w:val="20"/>
              </w:rPr>
              <w:t>10</w:t>
            </w:r>
            <w:r w:rsidR="001B57DD">
              <w:rPr>
                <w:rFonts w:ascii="Arial" w:hAnsi="Arial" w:cs="Arial"/>
                <w:sz w:val="20"/>
                <w:szCs w:val="20"/>
              </w:rPr>
              <w:t>,</w:t>
            </w:r>
            <w:r w:rsidRPr="001B57DD">
              <w:rPr>
                <w:rFonts w:ascii="Arial" w:hAnsi="Arial" w:cs="Arial"/>
                <w:sz w:val="20"/>
                <w:szCs w:val="20"/>
              </w:rPr>
              <w:t>824</w:t>
            </w:r>
            <w:r w:rsidR="001B57DD">
              <w:rPr>
                <w:rFonts w:ascii="Arial" w:hAnsi="Arial" w:cs="Arial"/>
                <w:sz w:val="20"/>
                <w:szCs w:val="20"/>
              </w:rPr>
              <w:t>,</w:t>
            </w:r>
            <w:r w:rsidRPr="001B57DD">
              <w:rPr>
                <w:rFonts w:ascii="Arial" w:hAnsi="Arial" w:cs="Arial"/>
                <w:sz w:val="20"/>
                <w:szCs w:val="20"/>
              </w:rPr>
              <w:t>475</w:t>
            </w:r>
          </w:p>
        </w:tc>
        <w:tc>
          <w:tcPr>
            <w:tcW w:w="5224" w:type="dxa"/>
            <w:shd w:val="clear" w:color="auto" w:fill="DBE5F1" w:themeFill="accent1" w:themeFillTint="33"/>
          </w:tcPr>
          <w:p w14:paraId="538AC15A" w14:textId="1E4597A3" w:rsidR="002F75DC" w:rsidRPr="001B57DD" w:rsidRDefault="009E3210" w:rsidP="00150E27">
            <w:pPr>
              <w:pStyle w:val="HTMLPreformatted"/>
              <w:rPr>
                <w:rFonts w:ascii="Arial" w:hAnsi="Arial" w:cs="Arial"/>
              </w:rPr>
            </w:pPr>
            <w:r>
              <w:rPr>
                <w:rFonts w:ascii="Arial" w:hAnsi="Arial" w:cs="Arial"/>
              </w:rPr>
              <w:t>1.3%</w:t>
            </w:r>
          </w:p>
        </w:tc>
      </w:tr>
      <w:tr w:rsidR="002F75DC" w:rsidRPr="001B57DD" w14:paraId="2B3E8160" w14:textId="77777777" w:rsidTr="00F56DD5">
        <w:tc>
          <w:tcPr>
            <w:tcW w:w="846" w:type="dxa"/>
          </w:tcPr>
          <w:p w14:paraId="6263F1C5" w14:textId="77777777" w:rsidR="002F75DC" w:rsidRPr="001B57DD" w:rsidRDefault="002F75DC" w:rsidP="00E416E1">
            <w:pPr>
              <w:rPr>
                <w:rFonts w:ascii="Arial" w:hAnsi="Arial" w:cs="Arial"/>
                <w:sz w:val="20"/>
                <w:szCs w:val="20"/>
              </w:rPr>
            </w:pPr>
          </w:p>
        </w:tc>
        <w:tc>
          <w:tcPr>
            <w:tcW w:w="1417" w:type="dxa"/>
          </w:tcPr>
          <w:p w14:paraId="2F3EFB18" w14:textId="77777777" w:rsidR="002F75DC" w:rsidRPr="001B57DD" w:rsidRDefault="002F75DC" w:rsidP="00E416E1">
            <w:pPr>
              <w:rPr>
                <w:rFonts w:ascii="Arial" w:hAnsi="Arial" w:cs="Arial"/>
                <w:sz w:val="20"/>
                <w:szCs w:val="20"/>
              </w:rPr>
            </w:pPr>
            <w:r w:rsidRPr="001B57DD">
              <w:rPr>
                <w:rFonts w:ascii="Arial" w:hAnsi="Arial" w:cs="Arial"/>
                <w:sz w:val="20"/>
                <w:szCs w:val="20"/>
              </w:rPr>
              <w:t>Female</w:t>
            </w:r>
          </w:p>
        </w:tc>
        <w:tc>
          <w:tcPr>
            <w:tcW w:w="2152" w:type="dxa"/>
          </w:tcPr>
          <w:p w14:paraId="1E338A1C" w14:textId="7B637116" w:rsidR="002F75DC" w:rsidRPr="001B57DD" w:rsidRDefault="00B101F8" w:rsidP="00E416E1">
            <w:pPr>
              <w:rPr>
                <w:rFonts w:ascii="Arial" w:hAnsi="Arial" w:cs="Arial"/>
                <w:sz w:val="20"/>
                <w:szCs w:val="20"/>
              </w:rPr>
            </w:pPr>
            <w:r w:rsidRPr="001B57DD">
              <w:rPr>
                <w:rFonts w:ascii="Arial" w:hAnsi="Arial" w:cs="Arial"/>
                <w:sz w:val="20"/>
                <w:szCs w:val="20"/>
              </w:rPr>
              <w:t>12</w:t>
            </w:r>
            <w:r w:rsidR="001B57DD">
              <w:rPr>
                <w:rFonts w:ascii="Arial" w:hAnsi="Arial" w:cs="Arial"/>
                <w:sz w:val="20"/>
                <w:szCs w:val="20"/>
              </w:rPr>
              <w:t>,</w:t>
            </w:r>
            <w:r w:rsidRPr="001B57DD">
              <w:rPr>
                <w:rFonts w:ascii="Arial" w:hAnsi="Arial" w:cs="Arial"/>
                <w:sz w:val="20"/>
                <w:szCs w:val="20"/>
              </w:rPr>
              <w:t>820</w:t>
            </w:r>
            <w:r w:rsidR="001B57DD">
              <w:rPr>
                <w:rFonts w:ascii="Arial" w:hAnsi="Arial" w:cs="Arial"/>
                <w:sz w:val="20"/>
                <w:szCs w:val="20"/>
              </w:rPr>
              <w:t>,</w:t>
            </w:r>
            <w:r w:rsidRPr="001B57DD">
              <w:rPr>
                <w:rFonts w:ascii="Arial" w:hAnsi="Arial" w:cs="Arial"/>
                <w:sz w:val="20"/>
                <w:szCs w:val="20"/>
              </w:rPr>
              <w:t>626</w:t>
            </w:r>
          </w:p>
        </w:tc>
        <w:tc>
          <w:tcPr>
            <w:tcW w:w="5224" w:type="dxa"/>
          </w:tcPr>
          <w:p w14:paraId="3A46051A" w14:textId="0EDD1F22" w:rsidR="002F75DC" w:rsidRPr="001B57DD" w:rsidRDefault="009E3210" w:rsidP="00150E27">
            <w:pPr>
              <w:pStyle w:val="HTMLPreformatted"/>
              <w:rPr>
                <w:rFonts w:ascii="Arial" w:hAnsi="Arial" w:cs="Arial"/>
              </w:rPr>
            </w:pPr>
            <w:r>
              <w:rPr>
                <w:rFonts w:ascii="Arial" w:hAnsi="Arial" w:cs="Arial"/>
              </w:rPr>
              <w:t>1.2%</w:t>
            </w:r>
          </w:p>
        </w:tc>
      </w:tr>
      <w:tr w:rsidR="002F75DC" w:rsidRPr="001B57DD" w14:paraId="56F7BCAD" w14:textId="77777777" w:rsidTr="00E416E1">
        <w:tc>
          <w:tcPr>
            <w:tcW w:w="9639" w:type="dxa"/>
            <w:gridSpan w:val="4"/>
          </w:tcPr>
          <w:p w14:paraId="17F60BEE" w14:textId="77777777" w:rsidR="002F75DC" w:rsidRPr="001B57DD" w:rsidRDefault="002F75DC" w:rsidP="00E416E1">
            <w:pPr>
              <w:rPr>
                <w:rFonts w:ascii="Arial" w:hAnsi="Arial" w:cs="Arial"/>
                <w:sz w:val="20"/>
                <w:szCs w:val="20"/>
              </w:rPr>
            </w:pPr>
          </w:p>
          <w:p w14:paraId="55346AF3"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Age, years</w:t>
            </w:r>
          </w:p>
        </w:tc>
      </w:tr>
      <w:tr w:rsidR="002F75DC" w:rsidRPr="001B57DD" w14:paraId="6891E274" w14:textId="77777777" w:rsidTr="00F56DD5">
        <w:tc>
          <w:tcPr>
            <w:tcW w:w="846" w:type="dxa"/>
            <w:shd w:val="clear" w:color="auto" w:fill="DBE5F1" w:themeFill="accent1" w:themeFillTint="33"/>
          </w:tcPr>
          <w:p w14:paraId="790E0EDD"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2B5D2235" w14:textId="77777777" w:rsidR="002F75DC" w:rsidRPr="001B57DD" w:rsidRDefault="002F75DC" w:rsidP="00E416E1">
            <w:pPr>
              <w:rPr>
                <w:rFonts w:ascii="Arial" w:hAnsi="Arial" w:cs="Arial"/>
                <w:sz w:val="20"/>
                <w:szCs w:val="20"/>
              </w:rPr>
            </w:pPr>
            <w:r w:rsidRPr="001B57DD">
              <w:rPr>
                <w:rFonts w:ascii="Arial" w:hAnsi="Arial" w:cs="Arial"/>
                <w:sz w:val="20"/>
                <w:szCs w:val="20"/>
              </w:rPr>
              <w:t xml:space="preserve">75 or older </w:t>
            </w:r>
          </w:p>
        </w:tc>
        <w:tc>
          <w:tcPr>
            <w:tcW w:w="2152" w:type="dxa"/>
            <w:shd w:val="clear" w:color="auto" w:fill="DBE5F1" w:themeFill="accent1" w:themeFillTint="33"/>
          </w:tcPr>
          <w:p w14:paraId="2EF610B7" w14:textId="722DEE59" w:rsidR="002F75DC" w:rsidRPr="001B57DD" w:rsidRDefault="00B101F8" w:rsidP="00E416E1">
            <w:pPr>
              <w:rPr>
                <w:rFonts w:ascii="Arial" w:hAnsi="Arial" w:cs="Arial"/>
                <w:sz w:val="20"/>
                <w:szCs w:val="20"/>
              </w:rPr>
            </w:pPr>
            <w:r w:rsidRPr="001B57DD">
              <w:rPr>
                <w:rFonts w:ascii="Arial" w:hAnsi="Arial" w:cs="Arial"/>
                <w:sz w:val="20"/>
                <w:szCs w:val="20"/>
              </w:rPr>
              <w:t>9</w:t>
            </w:r>
            <w:r w:rsidR="001B57DD">
              <w:rPr>
                <w:rFonts w:ascii="Arial" w:hAnsi="Arial" w:cs="Arial"/>
                <w:sz w:val="20"/>
                <w:szCs w:val="20"/>
              </w:rPr>
              <w:t>,</w:t>
            </w:r>
            <w:r w:rsidRPr="001B57DD">
              <w:rPr>
                <w:rFonts w:ascii="Arial" w:hAnsi="Arial" w:cs="Arial"/>
                <w:sz w:val="20"/>
                <w:szCs w:val="20"/>
              </w:rPr>
              <w:t>794</w:t>
            </w:r>
            <w:r w:rsidR="001B57DD">
              <w:rPr>
                <w:rFonts w:ascii="Arial" w:hAnsi="Arial" w:cs="Arial"/>
                <w:sz w:val="20"/>
                <w:szCs w:val="20"/>
              </w:rPr>
              <w:t>,</w:t>
            </w:r>
            <w:r w:rsidRPr="001B57DD">
              <w:rPr>
                <w:rFonts w:ascii="Arial" w:hAnsi="Arial" w:cs="Arial"/>
                <w:sz w:val="20"/>
                <w:szCs w:val="20"/>
              </w:rPr>
              <w:t>477</w:t>
            </w:r>
          </w:p>
        </w:tc>
        <w:tc>
          <w:tcPr>
            <w:tcW w:w="5224" w:type="dxa"/>
            <w:shd w:val="clear" w:color="auto" w:fill="DBE5F1" w:themeFill="accent1" w:themeFillTint="33"/>
          </w:tcPr>
          <w:p w14:paraId="30EBFE92" w14:textId="5C56E662" w:rsidR="002F75DC" w:rsidRPr="001B57DD" w:rsidRDefault="009E3210" w:rsidP="00E416E1">
            <w:pPr>
              <w:rPr>
                <w:rFonts w:ascii="Arial" w:hAnsi="Arial" w:cs="Arial"/>
                <w:sz w:val="20"/>
                <w:szCs w:val="20"/>
              </w:rPr>
            </w:pPr>
            <w:r>
              <w:rPr>
                <w:rFonts w:ascii="Arial" w:hAnsi="Arial" w:cs="Arial"/>
                <w:sz w:val="20"/>
                <w:szCs w:val="20"/>
              </w:rPr>
              <w:t>1.3%</w:t>
            </w:r>
          </w:p>
        </w:tc>
      </w:tr>
      <w:tr w:rsidR="002F75DC" w:rsidRPr="001B57DD" w14:paraId="4CEBE55D" w14:textId="77777777" w:rsidTr="00F56DD5">
        <w:tc>
          <w:tcPr>
            <w:tcW w:w="846" w:type="dxa"/>
          </w:tcPr>
          <w:p w14:paraId="3FA97DEB" w14:textId="77777777" w:rsidR="002F75DC" w:rsidRPr="001B57DD" w:rsidRDefault="002F75DC" w:rsidP="00E416E1">
            <w:pPr>
              <w:rPr>
                <w:rFonts w:ascii="Arial" w:hAnsi="Arial" w:cs="Arial"/>
                <w:sz w:val="20"/>
                <w:szCs w:val="20"/>
              </w:rPr>
            </w:pPr>
          </w:p>
        </w:tc>
        <w:tc>
          <w:tcPr>
            <w:tcW w:w="1417" w:type="dxa"/>
          </w:tcPr>
          <w:p w14:paraId="64506AEC" w14:textId="77777777" w:rsidR="002F75DC" w:rsidRPr="001B57DD" w:rsidRDefault="002F75DC" w:rsidP="00E416E1">
            <w:pPr>
              <w:rPr>
                <w:rFonts w:ascii="Arial" w:hAnsi="Arial" w:cs="Arial"/>
                <w:sz w:val="20"/>
                <w:szCs w:val="20"/>
              </w:rPr>
            </w:pPr>
            <w:r w:rsidRPr="001B57DD">
              <w:rPr>
                <w:rFonts w:ascii="Arial" w:hAnsi="Arial" w:cs="Arial"/>
                <w:sz w:val="20"/>
                <w:szCs w:val="20"/>
              </w:rPr>
              <w:t>65 - 75</w:t>
            </w:r>
          </w:p>
        </w:tc>
        <w:tc>
          <w:tcPr>
            <w:tcW w:w="2152" w:type="dxa"/>
          </w:tcPr>
          <w:p w14:paraId="7C22D5AB" w14:textId="7A31787C" w:rsidR="002F75DC" w:rsidRPr="001B57DD" w:rsidRDefault="00B101F8" w:rsidP="00E416E1">
            <w:pPr>
              <w:rPr>
                <w:rFonts w:ascii="Arial" w:hAnsi="Arial" w:cs="Arial"/>
                <w:sz w:val="20"/>
                <w:szCs w:val="20"/>
              </w:rPr>
            </w:pPr>
            <w:r w:rsidRPr="001B57DD">
              <w:rPr>
                <w:rFonts w:ascii="Arial" w:hAnsi="Arial" w:cs="Arial"/>
                <w:sz w:val="20"/>
                <w:szCs w:val="20"/>
              </w:rPr>
              <w:t>13</w:t>
            </w:r>
            <w:r w:rsidR="001B57DD">
              <w:rPr>
                <w:rFonts w:ascii="Arial" w:hAnsi="Arial" w:cs="Arial"/>
                <w:sz w:val="20"/>
                <w:szCs w:val="20"/>
              </w:rPr>
              <w:t>,</w:t>
            </w:r>
            <w:r w:rsidRPr="001B57DD">
              <w:rPr>
                <w:rFonts w:ascii="Arial" w:hAnsi="Arial" w:cs="Arial"/>
                <w:sz w:val="20"/>
                <w:szCs w:val="20"/>
              </w:rPr>
              <w:t>850</w:t>
            </w:r>
            <w:r w:rsidR="001B57DD">
              <w:rPr>
                <w:rFonts w:ascii="Arial" w:hAnsi="Arial" w:cs="Arial"/>
                <w:sz w:val="20"/>
                <w:szCs w:val="20"/>
              </w:rPr>
              <w:t>,</w:t>
            </w:r>
            <w:r w:rsidRPr="001B57DD">
              <w:rPr>
                <w:rFonts w:ascii="Arial" w:hAnsi="Arial" w:cs="Arial"/>
                <w:sz w:val="20"/>
                <w:szCs w:val="20"/>
              </w:rPr>
              <w:t>624</w:t>
            </w:r>
          </w:p>
        </w:tc>
        <w:tc>
          <w:tcPr>
            <w:tcW w:w="5224" w:type="dxa"/>
          </w:tcPr>
          <w:p w14:paraId="5F6BFD93" w14:textId="0250BBF0" w:rsidR="002F75DC" w:rsidRPr="001B57DD" w:rsidRDefault="009E3210" w:rsidP="00BC5E5E">
            <w:pPr>
              <w:pStyle w:val="HTMLPreformatted"/>
              <w:rPr>
                <w:rFonts w:ascii="Arial" w:hAnsi="Arial" w:cs="Arial"/>
              </w:rPr>
            </w:pPr>
            <w:r>
              <w:rPr>
                <w:rFonts w:ascii="Arial" w:hAnsi="Arial" w:cs="Arial"/>
              </w:rPr>
              <w:t>1.2%</w:t>
            </w:r>
          </w:p>
        </w:tc>
      </w:tr>
      <w:tr w:rsidR="00B101F8" w:rsidRPr="001B57DD" w14:paraId="0FBBB3A8" w14:textId="77777777" w:rsidTr="00396D5A">
        <w:tc>
          <w:tcPr>
            <w:tcW w:w="9639" w:type="dxa"/>
            <w:gridSpan w:val="4"/>
          </w:tcPr>
          <w:p w14:paraId="1667307C" w14:textId="1ADAD27F" w:rsidR="00B101F8" w:rsidRPr="001B57DD" w:rsidRDefault="00B101F8" w:rsidP="00396D5A">
            <w:pPr>
              <w:rPr>
                <w:rFonts w:ascii="Arial" w:hAnsi="Arial" w:cs="Arial"/>
                <w:b/>
                <w:bCs/>
                <w:sz w:val="20"/>
                <w:szCs w:val="20"/>
              </w:rPr>
            </w:pPr>
            <w:r w:rsidRPr="001B57DD">
              <w:rPr>
                <w:rFonts w:ascii="Arial" w:hAnsi="Arial" w:cs="Arial"/>
                <w:b/>
                <w:bCs/>
                <w:sz w:val="20"/>
                <w:szCs w:val="20"/>
              </w:rPr>
              <w:t>Medicaid eligibility</w:t>
            </w:r>
          </w:p>
        </w:tc>
      </w:tr>
      <w:tr w:rsidR="00B101F8" w:rsidRPr="001B57DD" w14:paraId="58C53424" w14:textId="77777777" w:rsidTr="00F56DD5">
        <w:tc>
          <w:tcPr>
            <w:tcW w:w="846" w:type="dxa"/>
            <w:shd w:val="clear" w:color="auto" w:fill="DBE5F1" w:themeFill="accent1" w:themeFillTint="33"/>
          </w:tcPr>
          <w:p w14:paraId="2EE7E6C2" w14:textId="77777777" w:rsidR="00B101F8" w:rsidRPr="001B57DD" w:rsidRDefault="00B101F8" w:rsidP="00396D5A">
            <w:pPr>
              <w:rPr>
                <w:rFonts w:ascii="Arial" w:hAnsi="Arial" w:cs="Arial"/>
                <w:sz w:val="20"/>
                <w:szCs w:val="20"/>
              </w:rPr>
            </w:pPr>
          </w:p>
        </w:tc>
        <w:tc>
          <w:tcPr>
            <w:tcW w:w="1417" w:type="dxa"/>
            <w:shd w:val="clear" w:color="auto" w:fill="DBE5F1" w:themeFill="accent1" w:themeFillTint="33"/>
          </w:tcPr>
          <w:p w14:paraId="118C7932" w14:textId="78DF8886" w:rsidR="00B101F8" w:rsidRPr="001B57DD" w:rsidRDefault="004B7E8D" w:rsidP="00396D5A">
            <w:pPr>
              <w:rPr>
                <w:rFonts w:ascii="Arial" w:hAnsi="Arial" w:cs="Arial"/>
                <w:sz w:val="20"/>
                <w:szCs w:val="20"/>
              </w:rPr>
            </w:pPr>
            <w:r w:rsidRPr="001B57DD">
              <w:rPr>
                <w:rFonts w:ascii="Arial" w:hAnsi="Arial" w:cs="Arial"/>
                <w:sz w:val="20"/>
                <w:szCs w:val="20"/>
              </w:rPr>
              <w:t>Eligible</w:t>
            </w:r>
          </w:p>
        </w:tc>
        <w:tc>
          <w:tcPr>
            <w:tcW w:w="2152" w:type="dxa"/>
            <w:shd w:val="clear" w:color="auto" w:fill="DBE5F1" w:themeFill="accent1" w:themeFillTint="33"/>
          </w:tcPr>
          <w:p w14:paraId="55122909" w14:textId="24AF5B54" w:rsidR="00B101F8" w:rsidRPr="001B57DD" w:rsidRDefault="004B7E8D"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620</w:t>
            </w:r>
            <w:r w:rsidR="001B57DD">
              <w:rPr>
                <w:rFonts w:ascii="Arial" w:hAnsi="Arial" w:cs="Arial"/>
                <w:sz w:val="20"/>
                <w:szCs w:val="20"/>
              </w:rPr>
              <w:t>,</w:t>
            </w:r>
            <w:r w:rsidRPr="001B57DD">
              <w:rPr>
                <w:rFonts w:ascii="Arial" w:hAnsi="Arial" w:cs="Arial"/>
                <w:sz w:val="20"/>
                <w:szCs w:val="20"/>
              </w:rPr>
              <w:t>107</w:t>
            </w:r>
          </w:p>
        </w:tc>
        <w:tc>
          <w:tcPr>
            <w:tcW w:w="5224" w:type="dxa"/>
            <w:shd w:val="clear" w:color="auto" w:fill="DBE5F1" w:themeFill="accent1" w:themeFillTint="33"/>
          </w:tcPr>
          <w:p w14:paraId="34BD2F1D" w14:textId="3F419227" w:rsidR="00B101F8" w:rsidRPr="001B57DD" w:rsidRDefault="009E3210" w:rsidP="00396D5A">
            <w:pPr>
              <w:rPr>
                <w:rFonts w:ascii="Arial" w:hAnsi="Arial" w:cs="Arial"/>
                <w:sz w:val="20"/>
                <w:szCs w:val="20"/>
              </w:rPr>
            </w:pPr>
            <w:r>
              <w:rPr>
                <w:rFonts w:ascii="Arial" w:hAnsi="Arial" w:cs="Arial"/>
                <w:sz w:val="20"/>
                <w:szCs w:val="20"/>
              </w:rPr>
              <w:t>0.8%</w:t>
            </w:r>
          </w:p>
        </w:tc>
      </w:tr>
      <w:tr w:rsidR="00B101F8" w:rsidRPr="001B57DD" w14:paraId="664F9265" w14:textId="77777777" w:rsidTr="00F56DD5">
        <w:tc>
          <w:tcPr>
            <w:tcW w:w="846" w:type="dxa"/>
          </w:tcPr>
          <w:p w14:paraId="206E234B" w14:textId="77777777" w:rsidR="00B101F8" w:rsidRPr="001B57DD" w:rsidRDefault="00B101F8" w:rsidP="00396D5A">
            <w:pPr>
              <w:rPr>
                <w:rFonts w:ascii="Arial" w:hAnsi="Arial" w:cs="Arial"/>
                <w:sz w:val="20"/>
                <w:szCs w:val="20"/>
              </w:rPr>
            </w:pPr>
          </w:p>
        </w:tc>
        <w:tc>
          <w:tcPr>
            <w:tcW w:w="1417" w:type="dxa"/>
          </w:tcPr>
          <w:p w14:paraId="3C4CC266" w14:textId="45675412" w:rsidR="00B101F8" w:rsidRPr="001B57DD" w:rsidRDefault="004B7E8D" w:rsidP="00396D5A">
            <w:pPr>
              <w:rPr>
                <w:rFonts w:ascii="Arial" w:hAnsi="Arial" w:cs="Arial"/>
                <w:sz w:val="20"/>
                <w:szCs w:val="20"/>
              </w:rPr>
            </w:pPr>
            <w:r w:rsidRPr="001B57DD">
              <w:rPr>
                <w:rFonts w:ascii="Arial" w:hAnsi="Arial" w:cs="Arial"/>
                <w:sz w:val="20"/>
                <w:szCs w:val="20"/>
              </w:rPr>
              <w:t>Not eligible</w:t>
            </w:r>
          </w:p>
        </w:tc>
        <w:tc>
          <w:tcPr>
            <w:tcW w:w="2152" w:type="dxa"/>
          </w:tcPr>
          <w:p w14:paraId="67CA87D6" w14:textId="416B0D5B" w:rsidR="00B101F8" w:rsidRPr="001B57DD" w:rsidRDefault="004B7E8D" w:rsidP="00396D5A">
            <w:pPr>
              <w:rPr>
                <w:rFonts w:ascii="Arial" w:hAnsi="Arial" w:cs="Arial"/>
                <w:sz w:val="20"/>
                <w:szCs w:val="20"/>
              </w:rPr>
            </w:pPr>
            <w:r w:rsidRPr="001B57DD">
              <w:rPr>
                <w:rFonts w:ascii="Arial" w:hAnsi="Arial" w:cs="Arial"/>
                <w:sz w:val="20"/>
                <w:szCs w:val="20"/>
              </w:rPr>
              <w:t>21</w:t>
            </w:r>
            <w:r w:rsidR="001B57DD">
              <w:rPr>
                <w:rFonts w:ascii="Arial" w:hAnsi="Arial" w:cs="Arial"/>
                <w:sz w:val="20"/>
                <w:szCs w:val="20"/>
              </w:rPr>
              <w:t>,</w:t>
            </w:r>
            <w:r w:rsidRPr="001B57DD">
              <w:rPr>
                <w:rFonts w:ascii="Arial" w:hAnsi="Arial" w:cs="Arial"/>
                <w:sz w:val="20"/>
                <w:szCs w:val="20"/>
              </w:rPr>
              <w:t>024</w:t>
            </w:r>
            <w:r w:rsidR="001B57DD">
              <w:rPr>
                <w:rFonts w:ascii="Arial" w:hAnsi="Arial" w:cs="Arial"/>
                <w:sz w:val="20"/>
                <w:szCs w:val="20"/>
              </w:rPr>
              <w:t>,</w:t>
            </w:r>
            <w:r w:rsidRPr="001B57DD">
              <w:rPr>
                <w:rFonts w:ascii="Arial" w:hAnsi="Arial" w:cs="Arial"/>
                <w:sz w:val="20"/>
                <w:szCs w:val="20"/>
              </w:rPr>
              <w:t>994</w:t>
            </w:r>
          </w:p>
        </w:tc>
        <w:tc>
          <w:tcPr>
            <w:tcW w:w="5224" w:type="dxa"/>
          </w:tcPr>
          <w:p w14:paraId="5FCA1334" w14:textId="35C4510C" w:rsidR="00B101F8"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65A6F91B" w14:textId="77777777" w:rsidTr="00396D5A">
        <w:tc>
          <w:tcPr>
            <w:tcW w:w="9639" w:type="dxa"/>
            <w:gridSpan w:val="4"/>
          </w:tcPr>
          <w:p w14:paraId="259B2CA3" w14:textId="77777777" w:rsidR="006F7DCF" w:rsidRPr="001B57DD" w:rsidRDefault="006F7DCF" w:rsidP="00396D5A">
            <w:pPr>
              <w:rPr>
                <w:rFonts w:ascii="Arial" w:hAnsi="Arial" w:cs="Arial"/>
                <w:b/>
                <w:bCs/>
                <w:sz w:val="20"/>
                <w:szCs w:val="20"/>
              </w:rPr>
            </w:pPr>
          </w:p>
          <w:p w14:paraId="4D0C22FC" w14:textId="3048FE7F" w:rsidR="006F7DCF" w:rsidRPr="001B57DD" w:rsidRDefault="006F7DCF" w:rsidP="00396D5A">
            <w:pPr>
              <w:rPr>
                <w:rFonts w:ascii="Arial" w:hAnsi="Arial" w:cs="Arial"/>
                <w:b/>
                <w:bCs/>
                <w:sz w:val="20"/>
                <w:szCs w:val="20"/>
              </w:rPr>
            </w:pPr>
            <w:r w:rsidRPr="001B57DD">
              <w:rPr>
                <w:rFonts w:ascii="Arial" w:hAnsi="Arial" w:cs="Arial"/>
                <w:b/>
                <w:bCs/>
                <w:sz w:val="20"/>
                <w:szCs w:val="20"/>
              </w:rPr>
              <w:t>County</w:t>
            </w:r>
            <w:r w:rsidR="00565BF5">
              <w:rPr>
                <w:rFonts w:ascii="Arial" w:hAnsi="Arial" w:cs="Arial"/>
                <w:b/>
                <w:bCs/>
                <w:sz w:val="20"/>
                <w:szCs w:val="20"/>
              </w:rPr>
              <w:t>-level</w:t>
            </w:r>
            <w:r w:rsidRPr="001B57DD">
              <w:rPr>
                <w:rFonts w:ascii="Arial" w:hAnsi="Arial" w:cs="Arial"/>
                <w:b/>
                <w:bCs/>
                <w:sz w:val="20"/>
                <w:szCs w:val="20"/>
              </w:rPr>
              <w:t xml:space="preserve"> Medicare beneficiaries using durable medical equipment </w:t>
            </w:r>
          </w:p>
        </w:tc>
      </w:tr>
      <w:tr w:rsidR="006F7DCF" w:rsidRPr="001B57DD" w14:paraId="6015B281" w14:textId="77777777" w:rsidTr="00F56DD5">
        <w:tc>
          <w:tcPr>
            <w:tcW w:w="846" w:type="dxa"/>
            <w:shd w:val="clear" w:color="auto" w:fill="DBE5F1" w:themeFill="accent1" w:themeFillTint="33"/>
          </w:tcPr>
          <w:p w14:paraId="51AF7FA9"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54C16417" w14:textId="77777777" w:rsidR="006F7DCF" w:rsidRPr="001B57DD" w:rsidRDefault="006F7DCF" w:rsidP="00396D5A">
            <w:pPr>
              <w:rPr>
                <w:rFonts w:ascii="Arial" w:hAnsi="Arial" w:cs="Arial"/>
                <w:sz w:val="20"/>
                <w:szCs w:val="20"/>
              </w:rPr>
            </w:pPr>
            <w:r w:rsidRPr="001B57DD">
              <w:rPr>
                <w:rFonts w:ascii="Arial" w:hAnsi="Arial" w:cs="Arial"/>
                <w:sz w:val="20"/>
                <w:szCs w:val="20"/>
              </w:rPr>
              <w:t>Quartile 1</w:t>
            </w:r>
          </w:p>
        </w:tc>
        <w:tc>
          <w:tcPr>
            <w:tcW w:w="2152" w:type="dxa"/>
            <w:shd w:val="clear" w:color="auto" w:fill="DBE5F1" w:themeFill="accent1" w:themeFillTint="33"/>
          </w:tcPr>
          <w:p w14:paraId="1A299D33" w14:textId="785E66EF" w:rsidR="006F7DCF" w:rsidRPr="001B57DD" w:rsidRDefault="006F7DCF" w:rsidP="00396D5A">
            <w:pPr>
              <w:rPr>
                <w:rFonts w:ascii="Arial" w:hAnsi="Arial" w:cs="Arial"/>
                <w:sz w:val="20"/>
                <w:szCs w:val="20"/>
              </w:rPr>
            </w:pPr>
            <w:r w:rsidRPr="001B57DD">
              <w:rPr>
                <w:rFonts w:ascii="Arial" w:hAnsi="Arial" w:cs="Arial"/>
                <w:sz w:val="20"/>
                <w:szCs w:val="20"/>
              </w:rPr>
              <w:t>14</w:t>
            </w:r>
            <w:r w:rsidR="001B57DD">
              <w:rPr>
                <w:rFonts w:ascii="Arial" w:hAnsi="Arial" w:cs="Arial"/>
                <w:sz w:val="20"/>
                <w:szCs w:val="20"/>
              </w:rPr>
              <w:t>,</w:t>
            </w:r>
            <w:r w:rsidRPr="001B57DD">
              <w:rPr>
                <w:rFonts w:ascii="Arial" w:hAnsi="Arial" w:cs="Arial"/>
                <w:sz w:val="20"/>
                <w:szCs w:val="20"/>
              </w:rPr>
              <w:t>204</w:t>
            </w:r>
            <w:r w:rsidR="001B57DD">
              <w:rPr>
                <w:rFonts w:ascii="Arial" w:hAnsi="Arial" w:cs="Arial"/>
                <w:sz w:val="20"/>
                <w:szCs w:val="20"/>
              </w:rPr>
              <w:t>,</w:t>
            </w:r>
            <w:r w:rsidRPr="001B57DD">
              <w:rPr>
                <w:rFonts w:ascii="Arial" w:hAnsi="Arial" w:cs="Arial"/>
                <w:sz w:val="20"/>
                <w:szCs w:val="20"/>
              </w:rPr>
              <w:t>467</w:t>
            </w:r>
          </w:p>
        </w:tc>
        <w:tc>
          <w:tcPr>
            <w:tcW w:w="5224" w:type="dxa"/>
            <w:shd w:val="clear" w:color="auto" w:fill="DBE5F1" w:themeFill="accent1" w:themeFillTint="33"/>
          </w:tcPr>
          <w:p w14:paraId="49807502" w14:textId="6E18909C" w:rsidR="006F7DCF" w:rsidRPr="001B57DD" w:rsidRDefault="009E3210" w:rsidP="00396D5A">
            <w:pPr>
              <w:rPr>
                <w:rFonts w:ascii="Arial" w:hAnsi="Arial" w:cs="Arial"/>
                <w:sz w:val="20"/>
                <w:szCs w:val="20"/>
              </w:rPr>
            </w:pPr>
            <w:r>
              <w:rPr>
                <w:rFonts w:ascii="Arial" w:hAnsi="Arial" w:cs="Arial"/>
                <w:sz w:val="20"/>
                <w:szCs w:val="20"/>
              </w:rPr>
              <w:t>0.8%</w:t>
            </w:r>
          </w:p>
        </w:tc>
      </w:tr>
      <w:tr w:rsidR="006F7DCF" w:rsidRPr="001B57DD" w14:paraId="3856D196" w14:textId="77777777" w:rsidTr="00F56DD5">
        <w:tc>
          <w:tcPr>
            <w:tcW w:w="846" w:type="dxa"/>
          </w:tcPr>
          <w:p w14:paraId="3B6DE477" w14:textId="77777777" w:rsidR="006F7DCF" w:rsidRPr="001B57DD" w:rsidRDefault="006F7DCF" w:rsidP="00396D5A">
            <w:pPr>
              <w:rPr>
                <w:rFonts w:ascii="Arial" w:hAnsi="Arial" w:cs="Arial"/>
                <w:sz w:val="20"/>
                <w:szCs w:val="20"/>
              </w:rPr>
            </w:pPr>
          </w:p>
        </w:tc>
        <w:tc>
          <w:tcPr>
            <w:tcW w:w="1417" w:type="dxa"/>
          </w:tcPr>
          <w:p w14:paraId="01E28EC3" w14:textId="77777777" w:rsidR="006F7DCF" w:rsidRPr="001B57DD" w:rsidRDefault="006F7DCF" w:rsidP="00396D5A">
            <w:pPr>
              <w:rPr>
                <w:rFonts w:ascii="Arial" w:hAnsi="Arial" w:cs="Arial"/>
                <w:sz w:val="20"/>
                <w:szCs w:val="20"/>
              </w:rPr>
            </w:pPr>
            <w:r w:rsidRPr="001B57DD">
              <w:rPr>
                <w:rFonts w:ascii="Arial" w:hAnsi="Arial" w:cs="Arial"/>
                <w:sz w:val="20"/>
                <w:szCs w:val="20"/>
              </w:rPr>
              <w:t>Quartile 2</w:t>
            </w:r>
          </w:p>
        </w:tc>
        <w:tc>
          <w:tcPr>
            <w:tcW w:w="2152" w:type="dxa"/>
          </w:tcPr>
          <w:p w14:paraId="6B8B8709" w14:textId="778B2798" w:rsidR="006F7DCF" w:rsidRPr="001B57DD" w:rsidRDefault="006F7DCF" w:rsidP="00396D5A">
            <w:pPr>
              <w:rPr>
                <w:rFonts w:ascii="Arial" w:hAnsi="Arial" w:cs="Arial"/>
                <w:sz w:val="20"/>
                <w:szCs w:val="20"/>
              </w:rPr>
            </w:pPr>
            <w:r w:rsidRPr="001B57DD">
              <w:rPr>
                <w:rFonts w:ascii="Arial" w:hAnsi="Arial" w:cs="Arial"/>
                <w:sz w:val="20"/>
                <w:szCs w:val="20"/>
              </w:rPr>
              <w:t>5</w:t>
            </w:r>
            <w:r w:rsidR="001B57DD">
              <w:rPr>
                <w:rFonts w:ascii="Arial" w:hAnsi="Arial" w:cs="Arial"/>
                <w:sz w:val="20"/>
                <w:szCs w:val="20"/>
              </w:rPr>
              <w:t>,</w:t>
            </w:r>
            <w:r w:rsidRPr="001B57DD">
              <w:rPr>
                <w:rFonts w:ascii="Arial" w:hAnsi="Arial" w:cs="Arial"/>
                <w:sz w:val="20"/>
                <w:szCs w:val="20"/>
              </w:rPr>
              <w:t>347</w:t>
            </w:r>
            <w:r w:rsidR="001B57DD">
              <w:rPr>
                <w:rFonts w:ascii="Arial" w:hAnsi="Arial" w:cs="Arial"/>
                <w:sz w:val="20"/>
                <w:szCs w:val="20"/>
              </w:rPr>
              <w:t>,</w:t>
            </w:r>
            <w:r w:rsidRPr="001B57DD">
              <w:rPr>
                <w:rFonts w:ascii="Arial" w:hAnsi="Arial" w:cs="Arial"/>
                <w:sz w:val="20"/>
                <w:szCs w:val="20"/>
              </w:rPr>
              <w:t>182</w:t>
            </w:r>
          </w:p>
        </w:tc>
        <w:tc>
          <w:tcPr>
            <w:tcW w:w="5224" w:type="dxa"/>
          </w:tcPr>
          <w:p w14:paraId="62C846F3" w14:textId="3109DD4E" w:rsidR="006F7DCF"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14DFF13F" w14:textId="77777777" w:rsidTr="00F56DD5">
        <w:tc>
          <w:tcPr>
            <w:tcW w:w="846" w:type="dxa"/>
            <w:shd w:val="clear" w:color="auto" w:fill="DBE5F1" w:themeFill="accent1" w:themeFillTint="33"/>
          </w:tcPr>
          <w:p w14:paraId="75B34440"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794E4681" w14:textId="77777777" w:rsidR="006F7DCF" w:rsidRPr="001B57DD" w:rsidRDefault="006F7DCF" w:rsidP="00396D5A">
            <w:pPr>
              <w:rPr>
                <w:rFonts w:ascii="Arial" w:hAnsi="Arial" w:cs="Arial"/>
                <w:sz w:val="20"/>
                <w:szCs w:val="20"/>
              </w:rPr>
            </w:pPr>
            <w:r w:rsidRPr="001B57DD">
              <w:rPr>
                <w:rFonts w:ascii="Arial" w:hAnsi="Arial" w:cs="Arial"/>
                <w:sz w:val="20"/>
                <w:szCs w:val="20"/>
              </w:rPr>
              <w:t>Quartile 3</w:t>
            </w:r>
          </w:p>
        </w:tc>
        <w:tc>
          <w:tcPr>
            <w:tcW w:w="2152" w:type="dxa"/>
            <w:shd w:val="clear" w:color="auto" w:fill="DBE5F1" w:themeFill="accent1" w:themeFillTint="33"/>
          </w:tcPr>
          <w:p w14:paraId="4AF3BB6C" w14:textId="3990CEB8" w:rsidR="006F7DCF" w:rsidRPr="001B57DD" w:rsidRDefault="006F7DCF"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670</w:t>
            </w:r>
            <w:r w:rsidR="001B57DD">
              <w:rPr>
                <w:rFonts w:ascii="Arial" w:hAnsi="Arial" w:cs="Arial"/>
                <w:sz w:val="20"/>
                <w:szCs w:val="20"/>
              </w:rPr>
              <w:t>,</w:t>
            </w:r>
            <w:r w:rsidRPr="001B57DD">
              <w:rPr>
                <w:rFonts w:ascii="Arial" w:hAnsi="Arial" w:cs="Arial"/>
                <w:sz w:val="20"/>
                <w:szCs w:val="20"/>
              </w:rPr>
              <w:t>518</w:t>
            </w:r>
          </w:p>
        </w:tc>
        <w:tc>
          <w:tcPr>
            <w:tcW w:w="5224" w:type="dxa"/>
            <w:shd w:val="clear" w:color="auto" w:fill="DBE5F1" w:themeFill="accent1" w:themeFillTint="33"/>
          </w:tcPr>
          <w:p w14:paraId="036A021E" w14:textId="0D12060A" w:rsidR="006F7DCF" w:rsidRPr="001B57DD" w:rsidRDefault="009E3210" w:rsidP="00396D5A">
            <w:pPr>
              <w:rPr>
                <w:rFonts w:ascii="Arial" w:hAnsi="Arial" w:cs="Arial"/>
                <w:sz w:val="20"/>
                <w:szCs w:val="20"/>
              </w:rPr>
            </w:pPr>
            <w:r>
              <w:rPr>
                <w:rFonts w:ascii="Arial" w:hAnsi="Arial" w:cs="Arial"/>
                <w:sz w:val="20"/>
                <w:szCs w:val="20"/>
              </w:rPr>
              <w:t>2.0%</w:t>
            </w:r>
          </w:p>
        </w:tc>
      </w:tr>
      <w:tr w:rsidR="006F7DCF" w:rsidRPr="001B57DD" w14:paraId="0D7746CD" w14:textId="77777777" w:rsidTr="00F56DD5">
        <w:tc>
          <w:tcPr>
            <w:tcW w:w="846" w:type="dxa"/>
          </w:tcPr>
          <w:p w14:paraId="6E36C823" w14:textId="77777777" w:rsidR="006F7DCF" w:rsidRPr="001B57DD" w:rsidRDefault="006F7DCF" w:rsidP="00396D5A">
            <w:pPr>
              <w:rPr>
                <w:rFonts w:ascii="Arial" w:hAnsi="Arial" w:cs="Arial"/>
                <w:sz w:val="20"/>
                <w:szCs w:val="20"/>
              </w:rPr>
            </w:pPr>
          </w:p>
        </w:tc>
        <w:tc>
          <w:tcPr>
            <w:tcW w:w="1417" w:type="dxa"/>
          </w:tcPr>
          <w:p w14:paraId="46A8E724" w14:textId="77777777" w:rsidR="006F7DCF" w:rsidRPr="001B57DD" w:rsidRDefault="006F7DCF" w:rsidP="00396D5A">
            <w:pPr>
              <w:rPr>
                <w:rFonts w:ascii="Arial" w:hAnsi="Arial" w:cs="Arial"/>
                <w:sz w:val="20"/>
                <w:szCs w:val="20"/>
              </w:rPr>
            </w:pPr>
            <w:r w:rsidRPr="001B57DD">
              <w:rPr>
                <w:rFonts w:ascii="Arial" w:hAnsi="Arial" w:cs="Arial"/>
                <w:sz w:val="20"/>
                <w:szCs w:val="20"/>
              </w:rPr>
              <w:t>Quartile 4</w:t>
            </w:r>
          </w:p>
        </w:tc>
        <w:tc>
          <w:tcPr>
            <w:tcW w:w="2152" w:type="dxa"/>
          </w:tcPr>
          <w:p w14:paraId="58B836A7" w14:textId="4489720D" w:rsidR="006F7DCF" w:rsidRPr="001B57DD" w:rsidRDefault="006F7DCF" w:rsidP="00396D5A">
            <w:pPr>
              <w:rPr>
                <w:rFonts w:ascii="Arial" w:hAnsi="Arial" w:cs="Arial"/>
                <w:sz w:val="20"/>
                <w:szCs w:val="20"/>
              </w:rPr>
            </w:pPr>
            <w:r w:rsidRPr="001B57DD">
              <w:rPr>
                <w:rFonts w:ascii="Arial" w:hAnsi="Arial" w:cs="Arial"/>
                <w:sz w:val="20"/>
                <w:szCs w:val="20"/>
              </w:rPr>
              <w:t>1</w:t>
            </w:r>
            <w:r w:rsidR="001B57DD">
              <w:rPr>
                <w:rFonts w:ascii="Arial" w:hAnsi="Arial" w:cs="Arial"/>
                <w:sz w:val="20"/>
                <w:szCs w:val="20"/>
              </w:rPr>
              <w:t>,</w:t>
            </w:r>
            <w:r w:rsidRPr="001B57DD">
              <w:rPr>
                <w:rFonts w:ascii="Arial" w:hAnsi="Arial" w:cs="Arial"/>
                <w:sz w:val="20"/>
                <w:szCs w:val="20"/>
              </w:rPr>
              <w:t>422</w:t>
            </w:r>
            <w:r w:rsidR="001B57DD">
              <w:rPr>
                <w:rFonts w:ascii="Arial" w:hAnsi="Arial" w:cs="Arial"/>
                <w:sz w:val="20"/>
                <w:szCs w:val="20"/>
              </w:rPr>
              <w:t>,</w:t>
            </w:r>
            <w:r w:rsidRPr="001B57DD">
              <w:rPr>
                <w:rFonts w:ascii="Arial" w:hAnsi="Arial" w:cs="Arial"/>
                <w:sz w:val="20"/>
                <w:szCs w:val="20"/>
              </w:rPr>
              <w:t>934</w:t>
            </w:r>
          </w:p>
        </w:tc>
        <w:tc>
          <w:tcPr>
            <w:tcW w:w="5224" w:type="dxa"/>
          </w:tcPr>
          <w:p w14:paraId="3B5E4D9D" w14:textId="450121E8" w:rsidR="00FE4B5A" w:rsidRPr="001B57DD" w:rsidRDefault="009E3210" w:rsidP="00FE4B5A">
            <w:pPr>
              <w:rPr>
                <w:rFonts w:ascii="Arial" w:hAnsi="Arial" w:cs="Arial"/>
                <w:sz w:val="20"/>
                <w:szCs w:val="20"/>
              </w:rPr>
            </w:pPr>
            <w:r>
              <w:rPr>
                <w:rFonts w:ascii="Arial" w:hAnsi="Arial" w:cs="Arial"/>
                <w:sz w:val="20"/>
                <w:szCs w:val="20"/>
              </w:rPr>
              <w:t>2.0%</w:t>
            </w:r>
          </w:p>
          <w:p w14:paraId="2E15980F" w14:textId="27E29AED" w:rsidR="006F7DCF" w:rsidRPr="001B57DD" w:rsidRDefault="006F7DCF" w:rsidP="00396D5A">
            <w:pPr>
              <w:rPr>
                <w:rFonts w:ascii="Arial" w:hAnsi="Arial" w:cs="Arial"/>
                <w:sz w:val="20"/>
                <w:szCs w:val="20"/>
              </w:rPr>
            </w:pPr>
          </w:p>
        </w:tc>
      </w:tr>
    </w:tbl>
    <w:p w14:paraId="12B4542E" w14:textId="7CFA9589" w:rsidR="00D060D2" w:rsidRDefault="00874FD9" w:rsidP="00E6133D">
      <w:pPr>
        <w:pBdr>
          <w:top w:val="nil"/>
          <w:left w:val="nil"/>
          <w:bottom w:val="nil"/>
          <w:right w:val="nil"/>
          <w:between w:val="nil"/>
        </w:pBdr>
        <w:contextualSpacing/>
        <w:rPr>
          <w:rFonts w:ascii="Arial" w:hAnsi="Arial" w:cs="Arial"/>
          <w:color w:val="000000"/>
          <w:sz w:val="20"/>
          <w:szCs w:val="20"/>
        </w:rPr>
      </w:pPr>
      <w:r w:rsidRPr="00874FD9">
        <w:rPr>
          <w:rFonts w:ascii="Arial" w:hAnsi="Arial" w:cs="Arial"/>
          <w:color w:val="000000"/>
          <w:sz w:val="20"/>
          <w:szCs w:val="20"/>
          <w:vertAlign w:val="superscript"/>
        </w:rPr>
        <w:t>a</w:t>
      </w:r>
      <w:r>
        <w:rPr>
          <w:rFonts w:ascii="Arial" w:hAnsi="Arial" w:cs="Arial"/>
          <w:color w:val="000000"/>
          <w:sz w:val="20"/>
          <w:szCs w:val="20"/>
          <w:vertAlign w:val="superscript"/>
        </w:rPr>
        <w:t xml:space="preserve"> </w:t>
      </w:r>
      <w:r w:rsidR="000B304C">
        <w:rPr>
          <w:rFonts w:ascii="Arial" w:hAnsi="Arial" w:cs="Arial"/>
          <w:color w:val="000000"/>
          <w:sz w:val="20"/>
          <w:szCs w:val="20"/>
        </w:rPr>
        <w:t>mean</w:t>
      </w:r>
      <w:r w:rsidR="001F2A02">
        <w:rPr>
          <w:rFonts w:ascii="Arial" w:hAnsi="Arial" w:cs="Arial"/>
          <w:color w:val="000000"/>
          <w:sz w:val="20"/>
          <w:szCs w:val="20"/>
        </w:rPr>
        <w:t>{</w:t>
      </w:r>
      <w:r w:rsidR="000B304C">
        <w:rPr>
          <w:rFonts w:ascii="Arial" w:hAnsi="Arial" w:cs="Arial"/>
          <w:color w:val="000000"/>
          <w:sz w:val="20"/>
          <w:szCs w:val="20"/>
        </w:rPr>
        <w:t>total person-days exposed in each county / total person-days in study period in each county</w:t>
      </w:r>
      <w:r w:rsidR="001F2A02">
        <w:rPr>
          <w:rFonts w:ascii="Arial" w:hAnsi="Arial" w:cs="Arial"/>
          <w:color w:val="000000"/>
          <w:sz w:val="20"/>
          <w:szCs w:val="20"/>
        </w:rPr>
        <w:t>}</w:t>
      </w:r>
      <w:r w:rsidR="000B304C">
        <w:rPr>
          <w:rFonts w:ascii="Arial" w:hAnsi="Arial" w:cs="Arial"/>
          <w:color w:val="000000"/>
          <w:sz w:val="20"/>
          <w:szCs w:val="20"/>
        </w:rPr>
        <w:t xml:space="preserve"> for each category </w:t>
      </w:r>
      <w:r w:rsidR="000A68CE">
        <w:rPr>
          <w:rFonts w:ascii="Arial" w:hAnsi="Arial" w:cs="Arial"/>
          <w:color w:val="000000"/>
          <w:sz w:val="20"/>
          <w:szCs w:val="20"/>
        </w:rPr>
        <w:t>(male/female, 65-75, etc.)</w:t>
      </w:r>
    </w:p>
    <w:p w14:paraId="573F7067"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CB8D602"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251C1E6" w14:textId="77777777" w:rsidR="00D060D2" w:rsidRPr="00874FD9" w:rsidRDefault="00D060D2" w:rsidP="00E6133D">
      <w:pPr>
        <w:pBdr>
          <w:top w:val="nil"/>
          <w:left w:val="nil"/>
          <w:bottom w:val="nil"/>
          <w:right w:val="nil"/>
          <w:between w:val="nil"/>
        </w:pBdr>
        <w:contextualSpacing/>
        <w:rPr>
          <w:rFonts w:ascii="Arial" w:hAnsi="Arial" w:cs="Arial"/>
          <w:color w:val="000000"/>
          <w:sz w:val="20"/>
          <w:szCs w:val="20"/>
        </w:rPr>
      </w:pPr>
    </w:p>
    <w:p w14:paraId="615D8097"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5B1B15F8"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1A055CD6" w14:textId="77777777" w:rsidR="00980C22" w:rsidRPr="00F649EE" w:rsidRDefault="00980C22" w:rsidP="00980C22">
      <w:pPr>
        <w:keepNext/>
        <w:pBdr>
          <w:top w:val="nil"/>
          <w:left w:val="nil"/>
          <w:bottom w:val="nil"/>
          <w:right w:val="nil"/>
          <w:between w:val="nil"/>
        </w:pBdr>
        <w:spacing w:before="240" w:after="60"/>
        <w:contextualSpacing/>
        <w:rPr>
          <w:rFonts w:ascii="Arial" w:hAnsi="Arial" w:cs="Arial"/>
          <w:color w:val="000000"/>
          <w:sz w:val="20"/>
          <w:szCs w:val="20"/>
        </w:rPr>
      </w:pPr>
    </w:p>
    <w:p w14:paraId="421FC490" w14:textId="77777777" w:rsidR="00270945" w:rsidRPr="00980C22" w:rsidRDefault="00270945">
      <w:pPr>
        <w:rPr>
          <w:rFonts w:ascii="Arial" w:hAnsi="Arial" w:cs="Arial"/>
          <w:sz w:val="20"/>
          <w:szCs w:val="20"/>
        </w:rPr>
      </w:pPr>
    </w:p>
    <w:sectPr w:rsidR="00270945" w:rsidRPr="00980C22" w:rsidSect="000E7E2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E0CA7" w14:textId="77777777" w:rsidR="0007130F" w:rsidRDefault="0007130F">
      <w:pPr>
        <w:spacing w:after="0"/>
      </w:pPr>
      <w:r>
        <w:separator/>
      </w:r>
    </w:p>
  </w:endnote>
  <w:endnote w:type="continuationSeparator" w:id="0">
    <w:p w14:paraId="7E72DBEE" w14:textId="77777777" w:rsidR="0007130F" w:rsidRDefault="000713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05163" w14:textId="77777777" w:rsidR="0007130F" w:rsidRDefault="0007130F">
      <w:pPr>
        <w:spacing w:after="0"/>
      </w:pPr>
      <w:r>
        <w:separator/>
      </w:r>
    </w:p>
  </w:footnote>
  <w:footnote w:type="continuationSeparator" w:id="0">
    <w:p w14:paraId="482251A5" w14:textId="77777777" w:rsidR="0007130F" w:rsidRDefault="000713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3CAE"/>
    <w:multiLevelType w:val="hybridMultilevel"/>
    <w:tmpl w:val="223A6DE0"/>
    <w:lvl w:ilvl="0" w:tplc="7712876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926213"/>
    <w:multiLevelType w:val="hybridMultilevel"/>
    <w:tmpl w:val="711EEFDE"/>
    <w:lvl w:ilvl="0" w:tplc="70FABEA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7415138">
    <w:abstractNumId w:val="1"/>
  </w:num>
  <w:num w:numId="2" w16cid:durableId="45564909">
    <w:abstractNumId w:val="2"/>
  </w:num>
  <w:num w:numId="3" w16cid:durableId="1602685456">
    <w:abstractNumId w:val="0"/>
  </w:num>
  <w:num w:numId="4" w16cid:durableId="20190414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8B2"/>
    <w:rsid w:val="00003B51"/>
    <w:rsid w:val="00004F10"/>
    <w:rsid w:val="0000643C"/>
    <w:rsid w:val="00006805"/>
    <w:rsid w:val="00006CD1"/>
    <w:rsid w:val="0001019F"/>
    <w:rsid w:val="00011432"/>
    <w:rsid w:val="00011FF0"/>
    <w:rsid w:val="00023DDF"/>
    <w:rsid w:val="000251BB"/>
    <w:rsid w:val="000259E8"/>
    <w:rsid w:val="0003119E"/>
    <w:rsid w:val="0003167B"/>
    <w:rsid w:val="00034354"/>
    <w:rsid w:val="00040132"/>
    <w:rsid w:val="00041830"/>
    <w:rsid w:val="000425DB"/>
    <w:rsid w:val="00043E88"/>
    <w:rsid w:val="00053992"/>
    <w:rsid w:val="000547BE"/>
    <w:rsid w:val="0005484B"/>
    <w:rsid w:val="000571EA"/>
    <w:rsid w:val="00057DF3"/>
    <w:rsid w:val="00060705"/>
    <w:rsid w:val="00060D37"/>
    <w:rsid w:val="00060DD7"/>
    <w:rsid w:val="00061740"/>
    <w:rsid w:val="00062751"/>
    <w:rsid w:val="00065ABF"/>
    <w:rsid w:val="0007130F"/>
    <w:rsid w:val="00074E78"/>
    <w:rsid w:val="000811D4"/>
    <w:rsid w:val="000854BD"/>
    <w:rsid w:val="00091B96"/>
    <w:rsid w:val="00093C1D"/>
    <w:rsid w:val="00094C1E"/>
    <w:rsid w:val="00095C90"/>
    <w:rsid w:val="000966BA"/>
    <w:rsid w:val="00097C6F"/>
    <w:rsid w:val="000A03BD"/>
    <w:rsid w:val="000A68CE"/>
    <w:rsid w:val="000B2A05"/>
    <w:rsid w:val="000B304C"/>
    <w:rsid w:val="000B5194"/>
    <w:rsid w:val="000B7263"/>
    <w:rsid w:val="000C05CB"/>
    <w:rsid w:val="000C0C18"/>
    <w:rsid w:val="000C3044"/>
    <w:rsid w:val="000C3651"/>
    <w:rsid w:val="000D04C5"/>
    <w:rsid w:val="000D0A4F"/>
    <w:rsid w:val="000D0EA9"/>
    <w:rsid w:val="000D1BDB"/>
    <w:rsid w:val="000D1EC3"/>
    <w:rsid w:val="000D2BE7"/>
    <w:rsid w:val="000D3A37"/>
    <w:rsid w:val="000D3C09"/>
    <w:rsid w:val="000D4875"/>
    <w:rsid w:val="000D4D05"/>
    <w:rsid w:val="000D6C47"/>
    <w:rsid w:val="000D76A3"/>
    <w:rsid w:val="000E0EBB"/>
    <w:rsid w:val="000E3957"/>
    <w:rsid w:val="000E4671"/>
    <w:rsid w:val="000E7E2E"/>
    <w:rsid w:val="000F3001"/>
    <w:rsid w:val="00100F0C"/>
    <w:rsid w:val="0010122B"/>
    <w:rsid w:val="00101D2A"/>
    <w:rsid w:val="001027BE"/>
    <w:rsid w:val="00102CBB"/>
    <w:rsid w:val="00107197"/>
    <w:rsid w:val="001073D8"/>
    <w:rsid w:val="00113BCE"/>
    <w:rsid w:val="001143C9"/>
    <w:rsid w:val="00120156"/>
    <w:rsid w:val="0012256E"/>
    <w:rsid w:val="00123CCC"/>
    <w:rsid w:val="00124C2C"/>
    <w:rsid w:val="001330F9"/>
    <w:rsid w:val="00135F56"/>
    <w:rsid w:val="00136C75"/>
    <w:rsid w:val="0014065A"/>
    <w:rsid w:val="00141C8E"/>
    <w:rsid w:val="00144071"/>
    <w:rsid w:val="00150E27"/>
    <w:rsid w:val="00151266"/>
    <w:rsid w:val="00155642"/>
    <w:rsid w:val="00156C48"/>
    <w:rsid w:val="00163C9E"/>
    <w:rsid w:val="00163FAD"/>
    <w:rsid w:val="001653B1"/>
    <w:rsid w:val="00166985"/>
    <w:rsid w:val="00170DEB"/>
    <w:rsid w:val="0017121C"/>
    <w:rsid w:val="00172B0B"/>
    <w:rsid w:val="0017366A"/>
    <w:rsid w:val="00173B05"/>
    <w:rsid w:val="00173D30"/>
    <w:rsid w:val="00176D6B"/>
    <w:rsid w:val="00183824"/>
    <w:rsid w:val="001900D5"/>
    <w:rsid w:val="00192E6D"/>
    <w:rsid w:val="00195066"/>
    <w:rsid w:val="0019765C"/>
    <w:rsid w:val="001A0019"/>
    <w:rsid w:val="001A4A46"/>
    <w:rsid w:val="001A54E9"/>
    <w:rsid w:val="001A60C2"/>
    <w:rsid w:val="001B0D67"/>
    <w:rsid w:val="001B2F81"/>
    <w:rsid w:val="001B57DD"/>
    <w:rsid w:val="001B6015"/>
    <w:rsid w:val="001C40E6"/>
    <w:rsid w:val="001C48BC"/>
    <w:rsid w:val="001C65F0"/>
    <w:rsid w:val="001C6BC5"/>
    <w:rsid w:val="001C7125"/>
    <w:rsid w:val="001D12DB"/>
    <w:rsid w:val="001D2537"/>
    <w:rsid w:val="001E0A16"/>
    <w:rsid w:val="001E104C"/>
    <w:rsid w:val="001F0326"/>
    <w:rsid w:val="001F0687"/>
    <w:rsid w:val="001F2A02"/>
    <w:rsid w:val="001F5244"/>
    <w:rsid w:val="002010AE"/>
    <w:rsid w:val="00201705"/>
    <w:rsid w:val="00201D9B"/>
    <w:rsid w:val="00206631"/>
    <w:rsid w:val="00206F00"/>
    <w:rsid w:val="00207747"/>
    <w:rsid w:val="00214C6A"/>
    <w:rsid w:val="00214FE0"/>
    <w:rsid w:val="00217209"/>
    <w:rsid w:val="00220DAB"/>
    <w:rsid w:val="00221BB0"/>
    <w:rsid w:val="002226BE"/>
    <w:rsid w:val="0022746D"/>
    <w:rsid w:val="002329D1"/>
    <w:rsid w:val="00236EC6"/>
    <w:rsid w:val="00253FC0"/>
    <w:rsid w:val="0025468E"/>
    <w:rsid w:val="00256155"/>
    <w:rsid w:val="00260CCB"/>
    <w:rsid w:val="00260F43"/>
    <w:rsid w:val="00261C01"/>
    <w:rsid w:val="00263617"/>
    <w:rsid w:val="002647B4"/>
    <w:rsid w:val="00266FCF"/>
    <w:rsid w:val="00267979"/>
    <w:rsid w:val="00270945"/>
    <w:rsid w:val="00271A65"/>
    <w:rsid w:val="00271E08"/>
    <w:rsid w:val="0027283A"/>
    <w:rsid w:val="0027350A"/>
    <w:rsid w:val="00274A5C"/>
    <w:rsid w:val="0027738F"/>
    <w:rsid w:val="002776BB"/>
    <w:rsid w:val="00282C86"/>
    <w:rsid w:val="002850F3"/>
    <w:rsid w:val="002912B7"/>
    <w:rsid w:val="002913CB"/>
    <w:rsid w:val="0029538F"/>
    <w:rsid w:val="00295F9D"/>
    <w:rsid w:val="00296B1A"/>
    <w:rsid w:val="002A2130"/>
    <w:rsid w:val="002A2B23"/>
    <w:rsid w:val="002A7053"/>
    <w:rsid w:val="002A7E79"/>
    <w:rsid w:val="002B2848"/>
    <w:rsid w:val="002B3652"/>
    <w:rsid w:val="002B75C6"/>
    <w:rsid w:val="002C22EE"/>
    <w:rsid w:val="002C378B"/>
    <w:rsid w:val="002C3E98"/>
    <w:rsid w:val="002C6591"/>
    <w:rsid w:val="002D0087"/>
    <w:rsid w:val="002D2709"/>
    <w:rsid w:val="002D3ACE"/>
    <w:rsid w:val="002D3B31"/>
    <w:rsid w:val="002E02D8"/>
    <w:rsid w:val="002E26FF"/>
    <w:rsid w:val="002E62F2"/>
    <w:rsid w:val="002F0786"/>
    <w:rsid w:val="002F237F"/>
    <w:rsid w:val="002F5789"/>
    <w:rsid w:val="002F75DC"/>
    <w:rsid w:val="002F7A8E"/>
    <w:rsid w:val="002F7FB8"/>
    <w:rsid w:val="00300C44"/>
    <w:rsid w:val="003047AE"/>
    <w:rsid w:val="003054B9"/>
    <w:rsid w:val="003069AF"/>
    <w:rsid w:val="00307299"/>
    <w:rsid w:val="00314AC5"/>
    <w:rsid w:val="003223D0"/>
    <w:rsid w:val="00324CEA"/>
    <w:rsid w:val="00325CC6"/>
    <w:rsid w:val="003266B7"/>
    <w:rsid w:val="003330AD"/>
    <w:rsid w:val="00333F4D"/>
    <w:rsid w:val="00334570"/>
    <w:rsid w:val="00335E56"/>
    <w:rsid w:val="003420CF"/>
    <w:rsid w:val="003439B9"/>
    <w:rsid w:val="00345BF0"/>
    <w:rsid w:val="003470D5"/>
    <w:rsid w:val="00351B82"/>
    <w:rsid w:val="003612F9"/>
    <w:rsid w:val="00363D86"/>
    <w:rsid w:val="0036469A"/>
    <w:rsid w:val="00373DC7"/>
    <w:rsid w:val="0037600A"/>
    <w:rsid w:val="00377260"/>
    <w:rsid w:val="0038292B"/>
    <w:rsid w:val="003830A5"/>
    <w:rsid w:val="00386764"/>
    <w:rsid w:val="00390564"/>
    <w:rsid w:val="00397425"/>
    <w:rsid w:val="003A0D23"/>
    <w:rsid w:val="003A31A2"/>
    <w:rsid w:val="003B18ED"/>
    <w:rsid w:val="003B3A70"/>
    <w:rsid w:val="003B4B1D"/>
    <w:rsid w:val="003B6B66"/>
    <w:rsid w:val="003C01E1"/>
    <w:rsid w:val="003C5498"/>
    <w:rsid w:val="003D0FE0"/>
    <w:rsid w:val="003D2050"/>
    <w:rsid w:val="003D277A"/>
    <w:rsid w:val="003D2F4F"/>
    <w:rsid w:val="003D5274"/>
    <w:rsid w:val="003E36DD"/>
    <w:rsid w:val="003E4CA6"/>
    <w:rsid w:val="003F2210"/>
    <w:rsid w:val="003F492F"/>
    <w:rsid w:val="003F5C2D"/>
    <w:rsid w:val="003F681B"/>
    <w:rsid w:val="003F77FC"/>
    <w:rsid w:val="00400F4E"/>
    <w:rsid w:val="00402579"/>
    <w:rsid w:val="0040626A"/>
    <w:rsid w:val="0041195D"/>
    <w:rsid w:val="00417F46"/>
    <w:rsid w:val="00423E66"/>
    <w:rsid w:val="00424A98"/>
    <w:rsid w:val="0042742C"/>
    <w:rsid w:val="00432812"/>
    <w:rsid w:val="0043347E"/>
    <w:rsid w:val="00440433"/>
    <w:rsid w:val="00441F8F"/>
    <w:rsid w:val="00443E2B"/>
    <w:rsid w:val="004475D9"/>
    <w:rsid w:val="004479DF"/>
    <w:rsid w:val="00447C15"/>
    <w:rsid w:val="0045483B"/>
    <w:rsid w:val="00456241"/>
    <w:rsid w:val="0045647A"/>
    <w:rsid w:val="00461AA4"/>
    <w:rsid w:val="00463270"/>
    <w:rsid w:val="0046494C"/>
    <w:rsid w:val="004666C9"/>
    <w:rsid w:val="00474D11"/>
    <w:rsid w:val="004768C8"/>
    <w:rsid w:val="00476EFE"/>
    <w:rsid w:val="00477B5E"/>
    <w:rsid w:val="00477C0E"/>
    <w:rsid w:val="00483D1D"/>
    <w:rsid w:val="00486C8C"/>
    <w:rsid w:val="00490951"/>
    <w:rsid w:val="004934FA"/>
    <w:rsid w:val="00495A66"/>
    <w:rsid w:val="00495DEA"/>
    <w:rsid w:val="00495E4A"/>
    <w:rsid w:val="0049796C"/>
    <w:rsid w:val="004A1F1B"/>
    <w:rsid w:val="004A4E21"/>
    <w:rsid w:val="004A6208"/>
    <w:rsid w:val="004A6F22"/>
    <w:rsid w:val="004B135C"/>
    <w:rsid w:val="004B31F5"/>
    <w:rsid w:val="004B433E"/>
    <w:rsid w:val="004B6C86"/>
    <w:rsid w:val="004B7743"/>
    <w:rsid w:val="004B7E8D"/>
    <w:rsid w:val="004C354A"/>
    <w:rsid w:val="004C463E"/>
    <w:rsid w:val="004C627C"/>
    <w:rsid w:val="004C7591"/>
    <w:rsid w:val="004C76CC"/>
    <w:rsid w:val="004D4776"/>
    <w:rsid w:val="004D4F27"/>
    <w:rsid w:val="004E1259"/>
    <w:rsid w:val="004E4F73"/>
    <w:rsid w:val="004F41CF"/>
    <w:rsid w:val="004F4F71"/>
    <w:rsid w:val="004F66AF"/>
    <w:rsid w:val="004F68A7"/>
    <w:rsid w:val="004F6CD0"/>
    <w:rsid w:val="004F7EDC"/>
    <w:rsid w:val="00510D19"/>
    <w:rsid w:val="0051768E"/>
    <w:rsid w:val="00517B1F"/>
    <w:rsid w:val="00522B0D"/>
    <w:rsid w:val="00526BAC"/>
    <w:rsid w:val="00527798"/>
    <w:rsid w:val="005332DD"/>
    <w:rsid w:val="00533D60"/>
    <w:rsid w:val="0053447A"/>
    <w:rsid w:val="00534A08"/>
    <w:rsid w:val="00534A33"/>
    <w:rsid w:val="005371B3"/>
    <w:rsid w:val="00541ADA"/>
    <w:rsid w:val="00543E95"/>
    <w:rsid w:val="005441E1"/>
    <w:rsid w:val="005448C1"/>
    <w:rsid w:val="00554FAC"/>
    <w:rsid w:val="00556328"/>
    <w:rsid w:val="0056061D"/>
    <w:rsid w:val="005640C8"/>
    <w:rsid w:val="005643BF"/>
    <w:rsid w:val="00564E1A"/>
    <w:rsid w:val="00565BF5"/>
    <w:rsid w:val="00570182"/>
    <w:rsid w:val="00570198"/>
    <w:rsid w:val="00571A54"/>
    <w:rsid w:val="00581690"/>
    <w:rsid w:val="00581EA8"/>
    <w:rsid w:val="00583D62"/>
    <w:rsid w:val="0058448E"/>
    <w:rsid w:val="00585CE8"/>
    <w:rsid w:val="005870A8"/>
    <w:rsid w:val="005913B5"/>
    <w:rsid w:val="0059537E"/>
    <w:rsid w:val="00596744"/>
    <w:rsid w:val="005A755F"/>
    <w:rsid w:val="005A78D5"/>
    <w:rsid w:val="005B1ED0"/>
    <w:rsid w:val="005B3F01"/>
    <w:rsid w:val="005B4BF9"/>
    <w:rsid w:val="005C42AD"/>
    <w:rsid w:val="005C5388"/>
    <w:rsid w:val="005C5CF3"/>
    <w:rsid w:val="005C6E81"/>
    <w:rsid w:val="005C6F5A"/>
    <w:rsid w:val="005C7D63"/>
    <w:rsid w:val="005C7DD7"/>
    <w:rsid w:val="005D07C4"/>
    <w:rsid w:val="005D132F"/>
    <w:rsid w:val="005D2312"/>
    <w:rsid w:val="005D337F"/>
    <w:rsid w:val="005D5997"/>
    <w:rsid w:val="005D7704"/>
    <w:rsid w:val="005E5FC7"/>
    <w:rsid w:val="005E683C"/>
    <w:rsid w:val="005E6B90"/>
    <w:rsid w:val="005F1712"/>
    <w:rsid w:val="005F23F7"/>
    <w:rsid w:val="005F3EBB"/>
    <w:rsid w:val="005F56C6"/>
    <w:rsid w:val="00604E60"/>
    <w:rsid w:val="0061133F"/>
    <w:rsid w:val="00613F0E"/>
    <w:rsid w:val="00614275"/>
    <w:rsid w:val="006161F3"/>
    <w:rsid w:val="0062332F"/>
    <w:rsid w:val="00623869"/>
    <w:rsid w:val="00624C8B"/>
    <w:rsid w:val="0063270B"/>
    <w:rsid w:val="00634C14"/>
    <w:rsid w:val="006357CD"/>
    <w:rsid w:val="00636AEA"/>
    <w:rsid w:val="00637271"/>
    <w:rsid w:val="00637380"/>
    <w:rsid w:val="00637DFE"/>
    <w:rsid w:val="00645162"/>
    <w:rsid w:val="00646A8A"/>
    <w:rsid w:val="00647365"/>
    <w:rsid w:val="00647902"/>
    <w:rsid w:val="00651F1F"/>
    <w:rsid w:val="00654114"/>
    <w:rsid w:val="006552FF"/>
    <w:rsid w:val="00655C0C"/>
    <w:rsid w:val="00655FD6"/>
    <w:rsid w:val="00657426"/>
    <w:rsid w:val="00660EA0"/>
    <w:rsid w:val="00664624"/>
    <w:rsid w:val="006655FD"/>
    <w:rsid w:val="006661E9"/>
    <w:rsid w:val="00667B50"/>
    <w:rsid w:val="00674A83"/>
    <w:rsid w:val="00674E36"/>
    <w:rsid w:val="00675819"/>
    <w:rsid w:val="00676D32"/>
    <w:rsid w:val="006817AA"/>
    <w:rsid w:val="00682445"/>
    <w:rsid w:val="00690B8B"/>
    <w:rsid w:val="0069147C"/>
    <w:rsid w:val="006929F4"/>
    <w:rsid w:val="006956AD"/>
    <w:rsid w:val="0069669B"/>
    <w:rsid w:val="006A126F"/>
    <w:rsid w:val="006A1EA6"/>
    <w:rsid w:val="006A39DB"/>
    <w:rsid w:val="006A44B7"/>
    <w:rsid w:val="006A4679"/>
    <w:rsid w:val="006A53ED"/>
    <w:rsid w:val="006B11E5"/>
    <w:rsid w:val="006B5D26"/>
    <w:rsid w:val="006C23F8"/>
    <w:rsid w:val="006C4361"/>
    <w:rsid w:val="006C6F59"/>
    <w:rsid w:val="006D3287"/>
    <w:rsid w:val="006D4E95"/>
    <w:rsid w:val="006D564F"/>
    <w:rsid w:val="006D7243"/>
    <w:rsid w:val="006E122E"/>
    <w:rsid w:val="006E7344"/>
    <w:rsid w:val="006F415B"/>
    <w:rsid w:val="006F7DCF"/>
    <w:rsid w:val="0070290C"/>
    <w:rsid w:val="007040F4"/>
    <w:rsid w:val="0070423B"/>
    <w:rsid w:val="007054C0"/>
    <w:rsid w:val="00707666"/>
    <w:rsid w:val="00707F39"/>
    <w:rsid w:val="00710B90"/>
    <w:rsid w:val="00720938"/>
    <w:rsid w:val="0072107B"/>
    <w:rsid w:val="00723AE1"/>
    <w:rsid w:val="00727740"/>
    <w:rsid w:val="0072788C"/>
    <w:rsid w:val="00733B81"/>
    <w:rsid w:val="00734BB5"/>
    <w:rsid w:val="0073550B"/>
    <w:rsid w:val="00735741"/>
    <w:rsid w:val="00736F9A"/>
    <w:rsid w:val="007400E3"/>
    <w:rsid w:val="0074057D"/>
    <w:rsid w:val="007416D4"/>
    <w:rsid w:val="00747389"/>
    <w:rsid w:val="007527BE"/>
    <w:rsid w:val="0075484D"/>
    <w:rsid w:val="007559E5"/>
    <w:rsid w:val="0075771A"/>
    <w:rsid w:val="00760F5F"/>
    <w:rsid w:val="00763AE5"/>
    <w:rsid w:val="007718DB"/>
    <w:rsid w:val="00771F21"/>
    <w:rsid w:val="00774E1B"/>
    <w:rsid w:val="007755CE"/>
    <w:rsid w:val="00781324"/>
    <w:rsid w:val="0078709A"/>
    <w:rsid w:val="007876D9"/>
    <w:rsid w:val="00791295"/>
    <w:rsid w:val="00794E79"/>
    <w:rsid w:val="00795691"/>
    <w:rsid w:val="0079686E"/>
    <w:rsid w:val="00796F05"/>
    <w:rsid w:val="00797F19"/>
    <w:rsid w:val="007A17A9"/>
    <w:rsid w:val="007A2CED"/>
    <w:rsid w:val="007A3D5B"/>
    <w:rsid w:val="007A48FE"/>
    <w:rsid w:val="007B2753"/>
    <w:rsid w:val="007B6A60"/>
    <w:rsid w:val="007C10A8"/>
    <w:rsid w:val="007C2709"/>
    <w:rsid w:val="007C43E3"/>
    <w:rsid w:val="007D017F"/>
    <w:rsid w:val="007D64C4"/>
    <w:rsid w:val="007E2759"/>
    <w:rsid w:val="007E29DE"/>
    <w:rsid w:val="007E4BEE"/>
    <w:rsid w:val="007E5E5E"/>
    <w:rsid w:val="007E6ECC"/>
    <w:rsid w:val="007E7800"/>
    <w:rsid w:val="007F0E67"/>
    <w:rsid w:val="007F2499"/>
    <w:rsid w:val="007F3E70"/>
    <w:rsid w:val="007F3F57"/>
    <w:rsid w:val="007F70A1"/>
    <w:rsid w:val="008006BF"/>
    <w:rsid w:val="00801779"/>
    <w:rsid w:val="00801DA5"/>
    <w:rsid w:val="008023DB"/>
    <w:rsid w:val="008028BF"/>
    <w:rsid w:val="00802F8C"/>
    <w:rsid w:val="00807733"/>
    <w:rsid w:val="00807B8D"/>
    <w:rsid w:val="00812AE5"/>
    <w:rsid w:val="008131D0"/>
    <w:rsid w:val="00816DC3"/>
    <w:rsid w:val="00820525"/>
    <w:rsid w:val="00821BE9"/>
    <w:rsid w:val="00822302"/>
    <w:rsid w:val="008232C9"/>
    <w:rsid w:val="00823535"/>
    <w:rsid w:val="00825BA6"/>
    <w:rsid w:val="008311C2"/>
    <w:rsid w:val="00832AC8"/>
    <w:rsid w:val="00834502"/>
    <w:rsid w:val="00835A51"/>
    <w:rsid w:val="008469B7"/>
    <w:rsid w:val="00846E62"/>
    <w:rsid w:val="00850DF8"/>
    <w:rsid w:val="008564E7"/>
    <w:rsid w:val="00857AAD"/>
    <w:rsid w:val="00861C8E"/>
    <w:rsid w:val="008623C8"/>
    <w:rsid w:val="00863593"/>
    <w:rsid w:val="0086423B"/>
    <w:rsid w:val="00864C81"/>
    <w:rsid w:val="00865058"/>
    <w:rsid w:val="008657B8"/>
    <w:rsid w:val="00866ED7"/>
    <w:rsid w:val="00870418"/>
    <w:rsid w:val="00872892"/>
    <w:rsid w:val="00874FD9"/>
    <w:rsid w:val="00877534"/>
    <w:rsid w:val="00880459"/>
    <w:rsid w:val="008A00BB"/>
    <w:rsid w:val="008A0297"/>
    <w:rsid w:val="008A2655"/>
    <w:rsid w:val="008A2D75"/>
    <w:rsid w:val="008A63FA"/>
    <w:rsid w:val="008B0B37"/>
    <w:rsid w:val="008B184D"/>
    <w:rsid w:val="008B19AC"/>
    <w:rsid w:val="008B20BD"/>
    <w:rsid w:val="008B5B12"/>
    <w:rsid w:val="008B6669"/>
    <w:rsid w:val="008B7502"/>
    <w:rsid w:val="008B7832"/>
    <w:rsid w:val="008B7E9A"/>
    <w:rsid w:val="008C191C"/>
    <w:rsid w:val="008C4438"/>
    <w:rsid w:val="008D06EF"/>
    <w:rsid w:val="008D2F96"/>
    <w:rsid w:val="008D41B9"/>
    <w:rsid w:val="008D502C"/>
    <w:rsid w:val="008D6EDB"/>
    <w:rsid w:val="008E2CFD"/>
    <w:rsid w:val="008E2D18"/>
    <w:rsid w:val="008E3140"/>
    <w:rsid w:val="008E3BD7"/>
    <w:rsid w:val="008E6DB8"/>
    <w:rsid w:val="008F46DA"/>
    <w:rsid w:val="008F6F7C"/>
    <w:rsid w:val="0090008F"/>
    <w:rsid w:val="00904E13"/>
    <w:rsid w:val="00904FBD"/>
    <w:rsid w:val="0091040F"/>
    <w:rsid w:val="00912290"/>
    <w:rsid w:val="009127A8"/>
    <w:rsid w:val="0091409E"/>
    <w:rsid w:val="00914BA8"/>
    <w:rsid w:val="00920B5C"/>
    <w:rsid w:val="00921F22"/>
    <w:rsid w:val="009249D1"/>
    <w:rsid w:val="00924D75"/>
    <w:rsid w:val="009306F4"/>
    <w:rsid w:val="00931874"/>
    <w:rsid w:val="00940E85"/>
    <w:rsid w:val="00950BE4"/>
    <w:rsid w:val="00950EDA"/>
    <w:rsid w:val="00951F01"/>
    <w:rsid w:val="00956278"/>
    <w:rsid w:val="00957012"/>
    <w:rsid w:val="0096214E"/>
    <w:rsid w:val="00962B6C"/>
    <w:rsid w:val="00966F54"/>
    <w:rsid w:val="00974BFB"/>
    <w:rsid w:val="0097584B"/>
    <w:rsid w:val="0097738D"/>
    <w:rsid w:val="0097778A"/>
    <w:rsid w:val="00977B24"/>
    <w:rsid w:val="00977BC7"/>
    <w:rsid w:val="00980655"/>
    <w:rsid w:val="00980C22"/>
    <w:rsid w:val="00980EB4"/>
    <w:rsid w:val="00983597"/>
    <w:rsid w:val="0098735D"/>
    <w:rsid w:val="0098736F"/>
    <w:rsid w:val="00992287"/>
    <w:rsid w:val="009924A4"/>
    <w:rsid w:val="0099402F"/>
    <w:rsid w:val="009951EA"/>
    <w:rsid w:val="00997971"/>
    <w:rsid w:val="00997CBF"/>
    <w:rsid w:val="00997ED4"/>
    <w:rsid w:val="009A0460"/>
    <w:rsid w:val="009A2996"/>
    <w:rsid w:val="009A29E1"/>
    <w:rsid w:val="009A4106"/>
    <w:rsid w:val="009A46AD"/>
    <w:rsid w:val="009A79F2"/>
    <w:rsid w:val="009B0125"/>
    <w:rsid w:val="009B079D"/>
    <w:rsid w:val="009B099C"/>
    <w:rsid w:val="009B204A"/>
    <w:rsid w:val="009B2088"/>
    <w:rsid w:val="009B597E"/>
    <w:rsid w:val="009B77F0"/>
    <w:rsid w:val="009C0403"/>
    <w:rsid w:val="009C1064"/>
    <w:rsid w:val="009C17B2"/>
    <w:rsid w:val="009C3129"/>
    <w:rsid w:val="009C3387"/>
    <w:rsid w:val="009C4CD0"/>
    <w:rsid w:val="009C64F8"/>
    <w:rsid w:val="009D2E43"/>
    <w:rsid w:val="009D3CE4"/>
    <w:rsid w:val="009D5578"/>
    <w:rsid w:val="009D56B6"/>
    <w:rsid w:val="009D75BD"/>
    <w:rsid w:val="009E067E"/>
    <w:rsid w:val="009E1189"/>
    <w:rsid w:val="009E1905"/>
    <w:rsid w:val="009E3210"/>
    <w:rsid w:val="009E3560"/>
    <w:rsid w:val="009E60BF"/>
    <w:rsid w:val="009F516D"/>
    <w:rsid w:val="009F57AF"/>
    <w:rsid w:val="009F5C6C"/>
    <w:rsid w:val="009F66BE"/>
    <w:rsid w:val="00A03A1C"/>
    <w:rsid w:val="00A040E2"/>
    <w:rsid w:val="00A073F0"/>
    <w:rsid w:val="00A10D82"/>
    <w:rsid w:val="00A10F2D"/>
    <w:rsid w:val="00A1401C"/>
    <w:rsid w:val="00A21704"/>
    <w:rsid w:val="00A24291"/>
    <w:rsid w:val="00A26591"/>
    <w:rsid w:val="00A26B57"/>
    <w:rsid w:val="00A307E1"/>
    <w:rsid w:val="00A30C2B"/>
    <w:rsid w:val="00A31DDD"/>
    <w:rsid w:val="00A33F4E"/>
    <w:rsid w:val="00A343FF"/>
    <w:rsid w:val="00A37185"/>
    <w:rsid w:val="00A42396"/>
    <w:rsid w:val="00A52863"/>
    <w:rsid w:val="00A531FF"/>
    <w:rsid w:val="00A53343"/>
    <w:rsid w:val="00A55237"/>
    <w:rsid w:val="00A57B3F"/>
    <w:rsid w:val="00A61760"/>
    <w:rsid w:val="00A62075"/>
    <w:rsid w:val="00A635A9"/>
    <w:rsid w:val="00A64D68"/>
    <w:rsid w:val="00A702C7"/>
    <w:rsid w:val="00A76CC5"/>
    <w:rsid w:val="00A800A9"/>
    <w:rsid w:val="00A80C7C"/>
    <w:rsid w:val="00A811E3"/>
    <w:rsid w:val="00A81619"/>
    <w:rsid w:val="00A825EC"/>
    <w:rsid w:val="00A82689"/>
    <w:rsid w:val="00A85CC3"/>
    <w:rsid w:val="00A90379"/>
    <w:rsid w:val="00A94398"/>
    <w:rsid w:val="00A95B69"/>
    <w:rsid w:val="00A9714F"/>
    <w:rsid w:val="00A9766E"/>
    <w:rsid w:val="00AA6C52"/>
    <w:rsid w:val="00AA74A9"/>
    <w:rsid w:val="00AB0C92"/>
    <w:rsid w:val="00AB59E8"/>
    <w:rsid w:val="00AB6FA3"/>
    <w:rsid w:val="00AB7191"/>
    <w:rsid w:val="00AB76A8"/>
    <w:rsid w:val="00AC0EF1"/>
    <w:rsid w:val="00AC1F73"/>
    <w:rsid w:val="00AC3453"/>
    <w:rsid w:val="00AC7854"/>
    <w:rsid w:val="00AD1D49"/>
    <w:rsid w:val="00AD5BC7"/>
    <w:rsid w:val="00AD68A7"/>
    <w:rsid w:val="00AE107E"/>
    <w:rsid w:val="00AE476E"/>
    <w:rsid w:val="00AE60EF"/>
    <w:rsid w:val="00AF3F89"/>
    <w:rsid w:val="00AF550B"/>
    <w:rsid w:val="00AF75B5"/>
    <w:rsid w:val="00AF7A24"/>
    <w:rsid w:val="00AF7ED9"/>
    <w:rsid w:val="00B040AD"/>
    <w:rsid w:val="00B049B2"/>
    <w:rsid w:val="00B056A3"/>
    <w:rsid w:val="00B07525"/>
    <w:rsid w:val="00B101F8"/>
    <w:rsid w:val="00B15ED2"/>
    <w:rsid w:val="00B16729"/>
    <w:rsid w:val="00B21742"/>
    <w:rsid w:val="00B220D7"/>
    <w:rsid w:val="00B24AEA"/>
    <w:rsid w:val="00B25E2A"/>
    <w:rsid w:val="00B30924"/>
    <w:rsid w:val="00B30D6F"/>
    <w:rsid w:val="00B31CBB"/>
    <w:rsid w:val="00B32B0D"/>
    <w:rsid w:val="00B32FEA"/>
    <w:rsid w:val="00B33953"/>
    <w:rsid w:val="00B34160"/>
    <w:rsid w:val="00B3427D"/>
    <w:rsid w:val="00B3553D"/>
    <w:rsid w:val="00B357EE"/>
    <w:rsid w:val="00B3731B"/>
    <w:rsid w:val="00B3749A"/>
    <w:rsid w:val="00B4169B"/>
    <w:rsid w:val="00B42C2E"/>
    <w:rsid w:val="00B50B90"/>
    <w:rsid w:val="00B521BF"/>
    <w:rsid w:val="00B52D31"/>
    <w:rsid w:val="00B53629"/>
    <w:rsid w:val="00B57156"/>
    <w:rsid w:val="00B57A02"/>
    <w:rsid w:val="00B64C6A"/>
    <w:rsid w:val="00B671B6"/>
    <w:rsid w:val="00B7081F"/>
    <w:rsid w:val="00B721CE"/>
    <w:rsid w:val="00B72F14"/>
    <w:rsid w:val="00B73650"/>
    <w:rsid w:val="00B740E3"/>
    <w:rsid w:val="00B81ED5"/>
    <w:rsid w:val="00B830C2"/>
    <w:rsid w:val="00B878F0"/>
    <w:rsid w:val="00B9147E"/>
    <w:rsid w:val="00B9758F"/>
    <w:rsid w:val="00B97D25"/>
    <w:rsid w:val="00BA36BC"/>
    <w:rsid w:val="00BA7B7E"/>
    <w:rsid w:val="00BB074B"/>
    <w:rsid w:val="00BB315D"/>
    <w:rsid w:val="00BC05D8"/>
    <w:rsid w:val="00BC1C55"/>
    <w:rsid w:val="00BC4156"/>
    <w:rsid w:val="00BC4C73"/>
    <w:rsid w:val="00BC581A"/>
    <w:rsid w:val="00BC5E5E"/>
    <w:rsid w:val="00BC716C"/>
    <w:rsid w:val="00BC732C"/>
    <w:rsid w:val="00BC7C81"/>
    <w:rsid w:val="00BD0A34"/>
    <w:rsid w:val="00BD1EC8"/>
    <w:rsid w:val="00BD251F"/>
    <w:rsid w:val="00BD40EC"/>
    <w:rsid w:val="00BE0269"/>
    <w:rsid w:val="00BE2C19"/>
    <w:rsid w:val="00BE76BD"/>
    <w:rsid w:val="00BF0040"/>
    <w:rsid w:val="00BF063F"/>
    <w:rsid w:val="00BF4744"/>
    <w:rsid w:val="00C0054F"/>
    <w:rsid w:val="00C01470"/>
    <w:rsid w:val="00C01E66"/>
    <w:rsid w:val="00C02E27"/>
    <w:rsid w:val="00C042EE"/>
    <w:rsid w:val="00C10251"/>
    <w:rsid w:val="00C12CCB"/>
    <w:rsid w:val="00C13222"/>
    <w:rsid w:val="00C169F7"/>
    <w:rsid w:val="00C17C05"/>
    <w:rsid w:val="00C20329"/>
    <w:rsid w:val="00C22D96"/>
    <w:rsid w:val="00C26EED"/>
    <w:rsid w:val="00C27DA1"/>
    <w:rsid w:val="00C30C49"/>
    <w:rsid w:val="00C30DCC"/>
    <w:rsid w:val="00C354BE"/>
    <w:rsid w:val="00C429E1"/>
    <w:rsid w:val="00C503EA"/>
    <w:rsid w:val="00C50A8A"/>
    <w:rsid w:val="00C52E01"/>
    <w:rsid w:val="00C56357"/>
    <w:rsid w:val="00C56C56"/>
    <w:rsid w:val="00C60213"/>
    <w:rsid w:val="00C6069B"/>
    <w:rsid w:val="00C6129A"/>
    <w:rsid w:val="00C61C09"/>
    <w:rsid w:val="00C63BDE"/>
    <w:rsid w:val="00C640EA"/>
    <w:rsid w:val="00C65E78"/>
    <w:rsid w:val="00C6799E"/>
    <w:rsid w:val="00C7384A"/>
    <w:rsid w:val="00C73EE3"/>
    <w:rsid w:val="00C74F74"/>
    <w:rsid w:val="00C778C4"/>
    <w:rsid w:val="00C82169"/>
    <w:rsid w:val="00C87225"/>
    <w:rsid w:val="00C91B0D"/>
    <w:rsid w:val="00C96CBB"/>
    <w:rsid w:val="00C97A1F"/>
    <w:rsid w:val="00C97AF8"/>
    <w:rsid w:val="00CA03B7"/>
    <w:rsid w:val="00CA4103"/>
    <w:rsid w:val="00CA4173"/>
    <w:rsid w:val="00CA6AD1"/>
    <w:rsid w:val="00CB3A87"/>
    <w:rsid w:val="00CB5259"/>
    <w:rsid w:val="00CB58CF"/>
    <w:rsid w:val="00CB5B28"/>
    <w:rsid w:val="00CC13AC"/>
    <w:rsid w:val="00CC59F6"/>
    <w:rsid w:val="00CC6FD2"/>
    <w:rsid w:val="00CC7432"/>
    <w:rsid w:val="00CC770B"/>
    <w:rsid w:val="00CC786A"/>
    <w:rsid w:val="00CD0B26"/>
    <w:rsid w:val="00CD2E53"/>
    <w:rsid w:val="00CE0007"/>
    <w:rsid w:val="00CE1ABD"/>
    <w:rsid w:val="00CE3598"/>
    <w:rsid w:val="00CE3E3C"/>
    <w:rsid w:val="00CE5045"/>
    <w:rsid w:val="00CE5AC4"/>
    <w:rsid w:val="00CF1FC1"/>
    <w:rsid w:val="00CF310F"/>
    <w:rsid w:val="00CF42D8"/>
    <w:rsid w:val="00CF51CB"/>
    <w:rsid w:val="00D00C5C"/>
    <w:rsid w:val="00D01034"/>
    <w:rsid w:val="00D060D2"/>
    <w:rsid w:val="00D128D8"/>
    <w:rsid w:val="00D16792"/>
    <w:rsid w:val="00D21930"/>
    <w:rsid w:val="00D24790"/>
    <w:rsid w:val="00D2550A"/>
    <w:rsid w:val="00D266CF"/>
    <w:rsid w:val="00D27C3F"/>
    <w:rsid w:val="00D300B0"/>
    <w:rsid w:val="00D30EC1"/>
    <w:rsid w:val="00D3271C"/>
    <w:rsid w:val="00D37F39"/>
    <w:rsid w:val="00D435E4"/>
    <w:rsid w:val="00D509A4"/>
    <w:rsid w:val="00D54511"/>
    <w:rsid w:val="00D55E14"/>
    <w:rsid w:val="00D56843"/>
    <w:rsid w:val="00D6051D"/>
    <w:rsid w:val="00D62A2C"/>
    <w:rsid w:val="00D65E1E"/>
    <w:rsid w:val="00D704B4"/>
    <w:rsid w:val="00D744CF"/>
    <w:rsid w:val="00D84777"/>
    <w:rsid w:val="00D84A45"/>
    <w:rsid w:val="00D8595A"/>
    <w:rsid w:val="00D95A3E"/>
    <w:rsid w:val="00DA01A2"/>
    <w:rsid w:val="00DA54DA"/>
    <w:rsid w:val="00DA6B91"/>
    <w:rsid w:val="00DB2CC5"/>
    <w:rsid w:val="00DB4C14"/>
    <w:rsid w:val="00DC1331"/>
    <w:rsid w:val="00DC237C"/>
    <w:rsid w:val="00DC3FB5"/>
    <w:rsid w:val="00DD0F4D"/>
    <w:rsid w:val="00DD3935"/>
    <w:rsid w:val="00DD59FF"/>
    <w:rsid w:val="00DE12A0"/>
    <w:rsid w:val="00DE412B"/>
    <w:rsid w:val="00DF1224"/>
    <w:rsid w:val="00DF48AE"/>
    <w:rsid w:val="00DF4999"/>
    <w:rsid w:val="00DF6123"/>
    <w:rsid w:val="00E00979"/>
    <w:rsid w:val="00E01914"/>
    <w:rsid w:val="00E01958"/>
    <w:rsid w:val="00E030C1"/>
    <w:rsid w:val="00E07200"/>
    <w:rsid w:val="00E13AA6"/>
    <w:rsid w:val="00E20DE6"/>
    <w:rsid w:val="00E21368"/>
    <w:rsid w:val="00E22E54"/>
    <w:rsid w:val="00E23217"/>
    <w:rsid w:val="00E2362A"/>
    <w:rsid w:val="00E256D8"/>
    <w:rsid w:val="00E27868"/>
    <w:rsid w:val="00E3278F"/>
    <w:rsid w:val="00E3418F"/>
    <w:rsid w:val="00E3564D"/>
    <w:rsid w:val="00E363B8"/>
    <w:rsid w:val="00E367CC"/>
    <w:rsid w:val="00E37A1D"/>
    <w:rsid w:val="00E46468"/>
    <w:rsid w:val="00E4674D"/>
    <w:rsid w:val="00E47A56"/>
    <w:rsid w:val="00E50A59"/>
    <w:rsid w:val="00E54821"/>
    <w:rsid w:val="00E55685"/>
    <w:rsid w:val="00E57D8B"/>
    <w:rsid w:val="00E6023B"/>
    <w:rsid w:val="00E60511"/>
    <w:rsid w:val="00E60737"/>
    <w:rsid w:val="00E6133D"/>
    <w:rsid w:val="00E62856"/>
    <w:rsid w:val="00E75B28"/>
    <w:rsid w:val="00E8195A"/>
    <w:rsid w:val="00E8446A"/>
    <w:rsid w:val="00E86C4B"/>
    <w:rsid w:val="00E944C2"/>
    <w:rsid w:val="00E96A7D"/>
    <w:rsid w:val="00E96D45"/>
    <w:rsid w:val="00E96D5B"/>
    <w:rsid w:val="00EA0AB5"/>
    <w:rsid w:val="00EA10AF"/>
    <w:rsid w:val="00EA1B02"/>
    <w:rsid w:val="00EA4519"/>
    <w:rsid w:val="00EA4C5D"/>
    <w:rsid w:val="00EB7584"/>
    <w:rsid w:val="00EC448E"/>
    <w:rsid w:val="00EC7135"/>
    <w:rsid w:val="00EC787D"/>
    <w:rsid w:val="00ED087C"/>
    <w:rsid w:val="00ED2D28"/>
    <w:rsid w:val="00ED3615"/>
    <w:rsid w:val="00ED5A90"/>
    <w:rsid w:val="00ED5EF9"/>
    <w:rsid w:val="00ED7F7F"/>
    <w:rsid w:val="00EE112E"/>
    <w:rsid w:val="00EE195C"/>
    <w:rsid w:val="00EE4137"/>
    <w:rsid w:val="00EE498F"/>
    <w:rsid w:val="00EE641F"/>
    <w:rsid w:val="00EE6F30"/>
    <w:rsid w:val="00EE77C1"/>
    <w:rsid w:val="00EF0FDF"/>
    <w:rsid w:val="00EF36C7"/>
    <w:rsid w:val="00EF6FE8"/>
    <w:rsid w:val="00F0133A"/>
    <w:rsid w:val="00F014F6"/>
    <w:rsid w:val="00F0253E"/>
    <w:rsid w:val="00F055DC"/>
    <w:rsid w:val="00F05895"/>
    <w:rsid w:val="00F05EE2"/>
    <w:rsid w:val="00F12C01"/>
    <w:rsid w:val="00F139DD"/>
    <w:rsid w:val="00F15AB8"/>
    <w:rsid w:val="00F171E0"/>
    <w:rsid w:val="00F232FC"/>
    <w:rsid w:val="00F25795"/>
    <w:rsid w:val="00F26975"/>
    <w:rsid w:val="00F30DC0"/>
    <w:rsid w:val="00F3263A"/>
    <w:rsid w:val="00F328D7"/>
    <w:rsid w:val="00F3493B"/>
    <w:rsid w:val="00F34BF7"/>
    <w:rsid w:val="00F36413"/>
    <w:rsid w:val="00F36F8D"/>
    <w:rsid w:val="00F512A7"/>
    <w:rsid w:val="00F52361"/>
    <w:rsid w:val="00F53A64"/>
    <w:rsid w:val="00F53CEC"/>
    <w:rsid w:val="00F558A4"/>
    <w:rsid w:val="00F55DE4"/>
    <w:rsid w:val="00F566FF"/>
    <w:rsid w:val="00F56DD5"/>
    <w:rsid w:val="00F60287"/>
    <w:rsid w:val="00F61FCE"/>
    <w:rsid w:val="00F649EE"/>
    <w:rsid w:val="00F67E19"/>
    <w:rsid w:val="00F70012"/>
    <w:rsid w:val="00F7298D"/>
    <w:rsid w:val="00F77B87"/>
    <w:rsid w:val="00F77BD9"/>
    <w:rsid w:val="00F8160E"/>
    <w:rsid w:val="00F839A7"/>
    <w:rsid w:val="00F8493F"/>
    <w:rsid w:val="00F84E37"/>
    <w:rsid w:val="00F93D5D"/>
    <w:rsid w:val="00F97705"/>
    <w:rsid w:val="00FA276B"/>
    <w:rsid w:val="00FA3B4E"/>
    <w:rsid w:val="00FB2781"/>
    <w:rsid w:val="00FB2B36"/>
    <w:rsid w:val="00FC0686"/>
    <w:rsid w:val="00FC2882"/>
    <w:rsid w:val="00FC4946"/>
    <w:rsid w:val="00FC704C"/>
    <w:rsid w:val="00FC78FB"/>
    <w:rsid w:val="00FD2837"/>
    <w:rsid w:val="00FD5B73"/>
    <w:rsid w:val="00FE115D"/>
    <w:rsid w:val="00FE4B5A"/>
    <w:rsid w:val="00FE571E"/>
    <w:rsid w:val="00FF0287"/>
    <w:rsid w:val="00FF40C4"/>
    <w:rsid w:val="00FF557E"/>
    <w:rsid w:val="00FF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customStyle="1" w:styleId="hgkelc">
    <w:name w:val="hgkelc"/>
    <w:basedOn w:val="DefaultParagraphFont"/>
    <w:rsid w:val="00F05EE2"/>
  </w:style>
  <w:style w:type="paragraph" w:styleId="Bibliography">
    <w:name w:val="Bibliography"/>
    <w:basedOn w:val="Normal"/>
    <w:next w:val="Normal"/>
    <w:uiPriority w:val="37"/>
    <w:unhideWhenUsed/>
    <w:rsid w:val="00176D6B"/>
    <w:pPr>
      <w:tabs>
        <w:tab w:val="left" w:pos="500"/>
      </w:tabs>
      <w:spacing w:after="240"/>
      <w:ind w:left="504" w:hanging="504"/>
    </w:pPr>
  </w:style>
  <w:style w:type="table" w:styleId="TableGrid">
    <w:name w:val="Table Grid"/>
    <w:basedOn w:val="TableNormal"/>
    <w:uiPriority w:val="39"/>
    <w:rsid w:val="00D266CF"/>
    <w:pPr>
      <w:spacing w:after="0"/>
    </w:pPr>
    <w:rPr>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E7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rsid w:val="00EE77C1"/>
    <w:rPr>
      <w:rFonts w:ascii="Courier New" w:eastAsia="Times New Roman" w:hAnsi="Courier New" w:cs="Courier New"/>
      <w:sz w:val="20"/>
      <w:szCs w:val="20"/>
      <w:lang w:val="en-CA"/>
    </w:rPr>
  </w:style>
  <w:style w:type="character" w:customStyle="1" w:styleId="gnd-iwgdh3b">
    <w:name w:val="gnd-iwgdh3b"/>
    <w:basedOn w:val="DefaultParagraphFont"/>
    <w:rsid w:val="00261C01"/>
  </w:style>
  <w:style w:type="paragraph" w:styleId="Revision">
    <w:name w:val="Revision"/>
    <w:hidden/>
    <w:uiPriority w:val="99"/>
    <w:semiHidden/>
    <w:rsid w:val="00A82689"/>
    <w:pPr>
      <w:spacing w:after="0"/>
    </w:pPr>
  </w:style>
  <w:style w:type="paragraph" w:styleId="ListParagraph">
    <w:name w:val="List Paragraph"/>
    <w:basedOn w:val="Normal"/>
    <w:uiPriority w:val="34"/>
    <w:qFormat/>
    <w:rsid w:val="006B11E5"/>
    <w:pPr>
      <w:ind w:left="720"/>
      <w:contextualSpacing/>
    </w:pPr>
  </w:style>
  <w:style w:type="character" w:styleId="UnresolvedMention">
    <w:name w:val="Unresolved Mention"/>
    <w:basedOn w:val="DefaultParagraphFont"/>
    <w:uiPriority w:val="99"/>
    <w:semiHidden/>
    <w:unhideWhenUsed/>
    <w:rsid w:val="00655FD6"/>
    <w:rPr>
      <w:color w:val="605E5C"/>
      <w:shd w:val="clear" w:color="auto" w:fill="E1DFDD"/>
    </w:rPr>
  </w:style>
  <w:style w:type="character" w:customStyle="1" w:styleId="apple-converted-space">
    <w:name w:val="apple-converted-space"/>
    <w:basedOn w:val="DefaultParagraphFont"/>
    <w:rsid w:val="00865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22356624">
      <w:bodyDiv w:val="1"/>
      <w:marLeft w:val="0"/>
      <w:marRight w:val="0"/>
      <w:marTop w:val="0"/>
      <w:marBottom w:val="0"/>
      <w:divBdr>
        <w:top w:val="none" w:sz="0" w:space="0" w:color="auto"/>
        <w:left w:val="none" w:sz="0" w:space="0" w:color="auto"/>
        <w:bottom w:val="none" w:sz="0" w:space="0" w:color="auto"/>
        <w:right w:val="none" w:sz="0" w:space="0" w:color="auto"/>
      </w:divBdr>
      <w:divsChild>
        <w:div w:id="147946261">
          <w:marLeft w:val="0"/>
          <w:marRight w:val="0"/>
          <w:marTop w:val="0"/>
          <w:marBottom w:val="0"/>
          <w:divBdr>
            <w:top w:val="none" w:sz="0" w:space="0" w:color="auto"/>
            <w:left w:val="none" w:sz="0" w:space="0" w:color="auto"/>
            <w:bottom w:val="none" w:sz="0" w:space="0" w:color="auto"/>
            <w:right w:val="none" w:sz="0" w:space="0" w:color="auto"/>
          </w:divBdr>
        </w:div>
      </w:divsChild>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40457251">
      <w:bodyDiv w:val="1"/>
      <w:marLeft w:val="0"/>
      <w:marRight w:val="0"/>
      <w:marTop w:val="0"/>
      <w:marBottom w:val="0"/>
      <w:divBdr>
        <w:top w:val="none" w:sz="0" w:space="0" w:color="auto"/>
        <w:left w:val="none" w:sz="0" w:space="0" w:color="auto"/>
        <w:bottom w:val="none" w:sz="0" w:space="0" w:color="auto"/>
        <w:right w:val="none" w:sz="0" w:space="0" w:color="auto"/>
      </w:divBdr>
      <w:divsChild>
        <w:div w:id="911694935">
          <w:marLeft w:val="0"/>
          <w:marRight w:val="0"/>
          <w:marTop w:val="0"/>
          <w:marBottom w:val="0"/>
          <w:divBdr>
            <w:top w:val="none" w:sz="0" w:space="0" w:color="auto"/>
            <w:left w:val="none" w:sz="0" w:space="0" w:color="auto"/>
            <w:bottom w:val="none" w:sz="0" w:space="0" w:color="auto"/>
            <w:right w:val="none" w:sz="0" w:space="0" w:color="auto"/>
          </w:divBdr>
        </w:div>
      </w:divsChild>
    </w:div>
    <w:div w:id="465970947">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1029529363">
      <w:bodyDiv w:val="1"/>
      <w:marLeft w:val="0"/>
      <w:marRight w:val="0"/>
      <w:marTop w:val="0"/>
      <w:marBottom w:val="0"/>
      <w:divBdr>
        <w:top w:val="none" w:sz="0" w:space="0" w:color="auto"/>
        <w:left w:val="none" w:sz="0" w:space="0" w:color="auto"/>
        <w:bottom w:val="none" w:sz="0" w:space="0" w:color="auto"/>
        <w:right w:val="none" w:sz="0" w:space="0" w:color="auto"/>
      </w:divBdr>
      <w:divsChild>
        <w:div w:id="1687631317">
          <w:marLeft w:val="0"/>
          <w:marRight w:val="0"/>
          <w:marTop w:val="0"/>
          <w:marBottom w:val="0"/>
          <w:divBdr>
            <w:top w:val="none" w:sz="0" w:space="0" w:color="auto"/>
            <w:left w:val="none" w:sz="0" w:space="0" w:color="auto"/>
            <w:bottom w:val="none" w:sz="0" w:space="0" w:color="auto"/>
            <w:right w:val="none" w:sz="0" w:space="0" w:color="auto"/>
          </w:divBdr>
        </w:div>
      </w:divsChild>
    </w:div>
    <w:div w:id="1134912681">
      <w:bodyDiv w:val="1"/>
      <w:marLeft w:val="0"/>
      <w:marRight w:val="0"/>
      <w:marTop w:val="0"/>
      <w:marBottom w:val="0"/>
      <w:divBdr>
        <w:top w:val="none" w:sz="0" w:space="0" w:color="auto"/>
        <w:left w:val="none" w:sz="0" w:space="0" w:color="auto"/>
        <w:bottom w:val="none" w:sz="0" w:space="0" w:color="auto"/>
        <w:right w:val="none" w:sz="0" w:space="0" w:color="auto"/>
      </w:divBdr>
      <w:divsChild>
        <w:div w:id="742679661">
          <w:marLeft w:val="0"/>
          <w:marRight w:val="0"/>
          <w:marTop w:val="0"/>
          <w:marBottom w:val="0"/>
          <w:divBdr>
            <w:top w:val="none" w:sz="0" w:space="0" w:color="auto"/>
            <w:left w:val="none" w:sz="0" w:space="0" w:color="auto"/>
            <w:bottom w:val="none" w:sz="0" w:space="0" w:color="auto"/>
            <w:right w:val="none" w:sz="0" w:space="0" w:color="auto"/>
          </w:divBdr>
        </w:div>
      </w:divsChild>
    </w:div>
    <w:div w:id="1405106636">
      <w:bodyDiv w:val="1"/>
      <w:marLeft w:val="0"/>
      <w:marRight w:val="0"/>
      <w:marTop w:val="0"/>
      <w:marBottom w:val="0"/>
      <w:divBdr>
        <w:top w:val="none" w:sz="0" w:space="0" w:color="auto"/>
        <w:left w:val="none" w:sz="0" w:space="0" w:color="auto"/>
        <w:bottom w:val="none" w:sz="0" w:space="0" w:color="auto"/>
        <w:right w:val="none" w:sz="0" w:space="0" w:color="auto"/>
      </w:divBdr>
    </w:div>
    <w:div w:id="1469594781">
      <w:bodyDiv w:val="1"/>
      <w:marLeft w:val="0"/>
      <w:marRight w:val="0"/>
      <w:marTop w:val="0"/>
      <w:marBottom w:val="0"/>
      <w:divBdr>
        <w:top w:val="none" w:sz="0" w:space="0" w:color="auto"/>
        <w:left w:val="none" w:sz="0" w:space="0" w:color="auto"/>
        <w:bottom w:val="none" w:sz="0" w:space="0" w:color="auto"/>
        <w:right w:val="none" w:sz="0" w:space="0" w:color="auto"/>
      </w:divBdr>
    </w:div>
    <w:div w:id="1720668753">
      <w:bodyDiv w:val="1"/>
      <w:marLeft w:val="0"/>
      <w:marRight w:val="0"/>
      <w:marTop w:val="0"/>
      <w:marBottom w:val="0"/>
      <w:divBdr>
        <w:top w:val="none" w:sz="0" w:space="0" w:color="auto"/>
        <w:left w:val="none" w:sz="0" w:space="0" w:color="auto"/>
        <w:bottom w:val="none" w:sz="0" w:space="0" w:color="auto"/>
        <w:right w:val="none" w:sz="0" w:space="0" w:color="auto"/>
      </w:divBdr>
    </w:div>
    <w:div w:id="198924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nsus.gov/geographies/mapping-files/time-series/geo/tiger-line-file.2018.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SAPH-Projects/power_outage_national_cvd_ho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m2913@cumc.columbia.edu"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30841</Words>
  <Characters>175797</Characters>
  <Application>Microsoft Office Word</Application>
  <DocSecurity>0</DocSecurity>
  <Lines>1464</Lines>
  <Paragraphs>412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206226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Heather M</cp:lastModifiedBy>
  <cp:revision>4</cp:revision>
  <dcterms:created xsi:type="dcterms:W3CDTF">2025-10-20T20:38:00Z</dcterms:created>
  <dcterms:modified xsi:type="dcterms:W3CDTF">2025-10-21T19:33:00Z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id="V3uMZYVY"/&gt;&lt;style id="http://www.zotero.org/styles/pnas" hasBibliography="1" bibliographyStyleHasBeenSet="1"/&gt;&lt;prefs&gt;&lt;pref name="fieldType" value="Field"/&gt;&lt;/prefs&gt;&lt;/data&gt;</vt:lpwstr>
  </property>
</Properties>
</file>