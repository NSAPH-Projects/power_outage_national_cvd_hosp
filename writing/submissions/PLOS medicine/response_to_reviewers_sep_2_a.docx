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51E1" w14:textId="0A195DAE" w:rsidR="00C56E0C" w:rsidRPr="00B6054C" w:rsidRDefault="007660B5" w:rsidP="00BC2D1A">
      <w:pPr>
        <w:spacing w:after="0" w:line="360" w:lineRule="auto"/>
        <w:rPr>
          <w:rFonts w:ascii="Arial" w:hAnsi="Arial" w:cs="Arial"/>
          <w:iCs/>
          <w:color w:val="4472C4" w:themeColor="accent1"/>
          <w:sz w:val="22"/>
          <w:szCs w:val="22"/>
        </w:rPr>
      </w:pPr>
      <w:r w:rsidRPr="00B6054C">
        <w:rPr>
          <w:rFonts w:ascii="Arial" w:hAnsi="Arial" w:cs="Arial"/>
          <w:iCs/>
          <w:color w:val="4472C4" w:themeColor="accent1"/>
          <w:sz w:val="22"/>
          <w:szCs w:val="22"/>
        </w:rPr>
        <w:t>We would like to thank the Editor and Reviewers for the thoughtful comments and suggestions. We have addressed these reviews</w:t>
      </w:r>
      <w:r w:rsidR="00BA2079" w:rsidRPr="00B6054C">
        <w:rPr>
          <w:rFonts w:ascii="Arial" w:hAnsi="Arial" w:cs="Arial"/>
          <w:iCs/>
          <w:color w:val="4472C4" w:themeColor="accent1"/>
          <w:sz w:val="22"/>
          <w:szCs w:val="22"/>
        </w:rPr>
        <w:t>,</w:t>
      </w:r>
      <w:r w:rsidR="00E34310" w:rsidRPr="00B6054C">
        <w:rPr>
          <w:rFonts w:ascii="Arial" w:hAnsi="Arial" w:cs="Arial"/>
          <w:iCs/>
          <w:color w:val="4472C4" w:themeColor="accent1"/>
          <w:sz w:val="22"/>
          <w:szCs w:val="22"/>
        </w:rPr>
        <w:t xml:space="preserve"> </w:t>
      </w:r>
      <w:r w:rsidRPr="00B6054C">
        <w:rPr>
          <w:rFonts w:ascii="Arial" w:hAnsi="Arial" w:cs="Arial"/>
          <w:iCs/>
          <w:color w:val="4472C4" w:themeColor="accent1"/>
          <w:sz w:val="22"/>
          <w:szCs w:val="22"/>
        </w:rPr>
        <w:t xml:space="preserve">greatly </w:t>
      </w:r>
      <w:r w:rsidR="00BA2079" w:rsidRPr="00B6054C">
        <w:rPr>
          <w:rFonts w:ascii="Arial" w:hAnsi="Arial" w:cs="Arial"/>
          <w:iCs/>
          <w:color w:val="4472C4" w:themeColor="accent1"/>
          <w:sz w:val="22"/>
          <w:szCs w:val="22"/>
        </w:rPr>
        <w:t>improving</w:t>
      </w:r>
      <w:r w:rsidRPr="00B6054C">
        <w:rPr>
          <w:rFonts w:ascii="Arial" w:hAnsi="Arial" w:cs="Arial"/>
          <w:iCs/>
          <w:color w:val="4472C4" w:themeColor="accent1"/>
          <w:sz w:val="22"/>
          <w:szCs w:val="22"/>
        </w:rPr>
        <w:t xml:space="preserve"> our manuscript. Below please find our responses to the specific comments.</w:t>
      </w:r>
    </w:p>
    <w:p w14:paraId="543F12B3" w14:textId="77777777" w:rsidR="00BB2B5D" w:rsidRPr="00B6054C" w:rsidRDefault="00BB2B5D" w:rsidP="00BC2D1A">
      <w:pPr>
        <w:spacing w:after="0" w:line="360" w:lineRule="auto"/>
        <w:rPr>
          <w:rFonts w:ascii="Arial" w:hAnsi="Arial" w:cs="Arial"/>
          <w:iCs/>
          <w:color w:val="4472C4" w:themeColor="accent1"/>
          <w:sz w:val="22"/>
          <w:szCs w:val="22"/>
        </w:rPr>
      </w:pPr>
    </w:p>
    <w:p w14:paraId="7190B6DA" w14:textId="77777777" w:rsidR="00BB2B5D" w:rsidRPr="00B6054C"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Comments from the reviewers:</w:t>
      </w:r>
      <w:r w:rsidRPr="00B6054C">
        <w:rPr>
          <w:rStyle w:val="apple-converted-space"/>
          <w:rFonts w:ascii="Arial" w:hAnsi="Arial" w:cs="Arial"/>
          <w:color w:val="000000" w:themeColor="text1"/>
          <w:sz w:val="22"/>
          <w:szCs w:val="22"/>
        </w:rPr>
        <w:t> </w:t>
      </w:r>
    </w:p>
    <w:p w14:paraId="5CFB56ED" w14:textId="01674362" w:rsidR="0012317A"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 xml:space="preserve">Reviewer #1: This is a study on a novel research question. Generally the study appears to be well conducted and reported. Particularly, Figure 2 is very clear and illustrated the results beautifully. </w:t>
      </w:r>
      <w:r w:rsidR="009D495F" w:rsidRPr="00B6054C">
        <w:rPr>
          <w:rFonts w:ascii="Arial" w:hAnsi="Arial" w:cs="Arial"/>
          <w:color w:val="4472C4" w:themeColor="accent1"/>
          <w:sz w:val="22"/>
          <w:szCs w:val="22"/>
        </w:rPr>
        <w:t>Thank you!</w:t>
      </w:r>
      <w:r w:rsidR="009D495F" w:rsidRPr="00B6054C">
        <w:rPr>
          <w:rFonts w:ascii="Arial" w:hAnsi="Arial" w:cs="Arial"/>
          <w:color w:val="000000" w:themeColor="text1"/>
          <w:sz w:val="22"/>
          <w:szCs w:val="22"/>
        </w:rPr>
        <w:t xml:space="preserve"> </w:t>
      </w:r>
      <w:r w:rsidRPr="00B6054C">
        <w:rPr>
          <w:rFonts w:ascii="Arial" w:hAnsi="Arial" w:cs="Arial"/>
          <w:color w:val="000000" w:themeColor="text1"/>
          <w:sz w:val="22"/>
          <w:szCs w:val="22"/>
        </w:rPr>
        <w:t>My methodological comments are:</w:t>
      </w:r>
    </w:p>
    <w:p w14:paraId="04987095" w14:textId="77777777" w:rsidR="00D53739" w:rsidRPr="00B6054C" w:rsidRDefault="00D53739" w:rsidP="00BC2D1A">
      <w:pPr>
        <w:spacing w:after="0" w:line="360" w:lineRule="auto"/>
        <w:rPr>
          <w:rFonts w:ascii="Arial" w:hAnsi="Arial" w:cs="Arial"/>
          <w:color w:val="000000" w:themeColor="text1"/>
          <w:sz w:val="22"/>
          <w:szCs w:val="22"/>
        </w:rPr>
      </w:pPr>
    </w:p>
    <w:p w14:paraId="0685D85E" w14:textId="77775EFB" w:rsidR="00764F4C" w:rsidRDefault="0012317A" w:rsidP="00BC2D1A">
      <w:pPr>
        <w:pStyle w:val="NormalWeb"/>
        <w:spacing w:before="0" w:beforeAutospacing="0" w:after="0" w:afterAutospacing="0" w:line="360" w:lineRule="auto"/>
        <w:rPr>
          <w:rFonts w:ascii="Arial" w:hAnsi="Arial" w:cs="Arial"/>
          <w:color w:val="000000" w:themeColor="text1"/>
          <w:sz w:val="22"/>
          <w:szCs w:val="22"/>
        </w:rPr>
      </w:pPr>
      <w:r w:rsidRPr="00B6054C">
        <w:rPr>
          <w:rFonts w:ascii="Arial" w:hAnsi="Arial" w:cs="Arial"/>
          <w:color w:val="4472C4" w:themeColor="accent1"/>
          <w:sz w:val="22"/>
          <w:szCs w:val="22"/>
        </w:rPr>
        <w:t xml:space="preserve">Thank you for your comments, Reviewer 1. We very much appreciate your feedback and contributions. </w:t>
      </w:r>
      <w:r w:rsidR="00764F4C" w:rsidRPr="00B6054C">
        <w:rPr>
          <w:rFonts w:ascii="Arial" w:hAnsi="Arial" w:cs="Arial"/>
          <w:color w:val="000000" w:themeColor="text1"/>
          <w:sz w:val="22"/>
          <w:szCs w:val="22"/>
        </w:rPr>
        <w:br/>
      </w:r>
      <w:r w:rsidR="00764F4C" w:rsidRPr="00B6054C">
        <w:rPr>
          <w:rFonts w:ascii="Arial" w:hAnsi="Arial" w:cs="Arial"/>
          <w:color w:val="000000" w:themeColor="text1"/>
          <w:sz w:val="22"/>
          <w:szCs w:val="22"/>
        </w:rPr>
        <w:br/>
        <w:t>1. It appears the study used ecological case-cross over design, where the 'ecological' part is that the unit of analysis is based on county rather than individuals. If my interpretation is correct please be explicit about the study's ecological nature, and discuss the limitations arises from this, notably ecological fallacy and potentially individual-level time varying confounding.</w:t>
      </w:r>
    </w:p>
    <w:p w14:paraId="027A9F30" w14:textId="77777777" w:rsidR="00B6054C" w:rsidRPr="00B6054C" w:rsidRDefault="00B6054C" w:rsidP="00BC2D1A">
      <w:pPr>
        <w:pStyle w:val="NormalWeb"/>
        <w:spacing w:before="0" w:beforeAutospacing="0" w:after="0" w:afterAutospacing="0" w:line="360" w:lineRule="auto"/>
        <w:rPr>
          <w:rFonts w:ascii="Arial" w:hAnsi="Arial" w:cs="Arial"/>
          <w:color w:val="4472C4" w:themeColor="accent1"/>
          <w:sz w:val="22"/>
          <w:szCs w:val="22"/>
        </w:rPr>
      </w:pPr>
    </w:p>
    <w:p w14:paraId="0621CA58" w14:textId="312CA8F1" w:rsidR="00786337" w:rsidRPr="00B6054C" w:rsidRDefault="002B39E7"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This is a good point, thank you. We </w:t>
      </w:r>
      <w:r w:rsidR="00764F4C" w:rsidRPr="00B6054C">
        <w:rPr>
          <w:rFonts w:ascii="Arial" w:hAnsi="Arial" w:cs="Arial"/>
          <w:color w:val="4472C4" w:themeColor="accent1"/>
          <w:sz w:val="22"/>
          <w:szCs w:val="22"/>
        </w:rPr>
        <w:t>add</w:t>
      </w:r>
      <w:r w:rsidRPr="00B6054C">
        <w:rPr>
          <w:rFonts w:ascii="Arial" w:hAnsi="Arial" w:cs="Arial"/>
          <w:color w:val="4472C4" w:themeColor="accent1"/>
          <w:sz w:val="22"/>
          <w:szCs w:val="22"/>
        </w:rPr>
        <w:t>ed</w:t>
      </w:r>
      <w:r w:rsidR="00764F4C" w:rsidRPr="00B6054C">
        <w:rPr>
          <w:rFonts w:ascii="Arial" w:hAnsi="Arial" w:cs="Arial"/>
          <w:color w:val="4472C4" w:themeColor="accent1"/>
          <w:sz w:val="22"/>
          <w:szCs w:val="22"/>
        </w:rPr>
        <w:t xml:space="preserve"> the following</w:t>
      </w:r>
      <w:r w:rsidR="00C30045" w:rsidRPr="00B6054C">
        <w:rPr>
          <w:rFonts w:ascii="Arial" w:hAnsi="Arial" w:cs="Arial"/>
          <w:color w:val="4472C4" w:themeColor="accent1"/>
          <w:sz w:val="22"/>
          <w:szCs w:val="22"/>
        </w:rPr>
        <w:t xml:space="preserve"> sentences</w:t>
      </w:r>
      <w:r w:rsidR="000E366D" w:rsidRPr="00B6054C">
        <w:rPr>
          <w:rFonts w:ascii="Arial" w:hAnsi="Arial" w:cs="Arial"/>
          <w:color w:val="4472C4" w:themeColor="accent1"/>
          <w:sz w:val="22"/>
          <w:szCs w:val="22"/>
        </w:rPr>
        <w:t xml:space="preserve"> </w:t>
      </w:r>
      <w:r w:rsidR="00C30045" w:rsidRPr="00B6054C">
        <w:rPr>
          <w:rFonts w:ascii="Arial" w:hAnsi="Arial" w:cs="Arial"/>
          <w:color w:val="4472C4" w:themeColor="accent1"/>
          <w:sz w:val="22"/>
          <w:szCs w:val="22"/>
        </w:rPr>
        <w:t>to</w:t>
      </w:r>
      <w:r w:rsidR="003A3478" w:rsidRPr="00B6054C">
        <w:rPr>
          <w:rFonts w:ascii="Arial" w:hAnsi="Arial" w:cs="Arial"/>
          <w:color w:val="4472C4" w:themeColor="accent1"/>
          <w:sz w:val="22"/>
          <w:szCs w:val="22"/>
        </w:rPr>
        <w:t xml:space="preserve"> the</w:t>
      </w:r>
      <w:r w:rsidR="00C30045" w:rsidRPr="00B6054C">
        <w:rPr>
          <w:rFonts w:ascii="Arial" w:hAnsi="Arial" w:cs="Arial"/>
          <w:color w:val="4472C4" w:themeColor="accent1"/>
          <w:sz w:val="22"/>
          <w:szCs w:val="22"/>
        </w:rPr>
        <w:t xml:space="preserve"> </w:t>
      </w:r>
      <w:r w:rsidR="00786337" w:rsidRPr="00B6054C">
        <w:rPr>
          <w:rFonts w:ascii="Arial" w:hAnsi="Arial" w:cs="Arial"/>
          <w:color w:val="4472C4" w:themeColor="accent1"/>
          <w:sz w:val="22"/>
          <w:szCs w:val="22"/>
        </w:rPr>
        <w:t xml:space="preserve">first paragraph of the </w:t>
      </w:r>
      <w:r w:rsidR="000E366D" w:rsidRPr="00B6054C">
        <w:rPr>
          <w:rFonts w:ascii="Arial" w:hAnsi="Arial" w:cs="Arial"/>
          <w:color w:val="4472C4" w:themeColor="accent1"/>
          <w:sz w:val="22"/>
          <w:szCs w:val="22"/>
        </w:rPr>
        <w:t>study limitations section</w:t>
      </w:r>
      <w:r w:rsidR="00B6424B" w:rsidRPr="00B6054C">
        <w:rPr>
          <w:rFonts w:ascii="Arial" w:hAnsi="Arial" w:cs="Arial"/>
          <w:color w:val="4472C4" w:themeColor="accent1"/>
          <w:sz w:val="22"/>
          <w:szCs w:val="22"/>
        </w:rPr>
        <w:t xml:space="preserve"> </w:t>
      </w:r>
      <w:r w:rsidR="00BA2079" w:rsidRPr="00B6054C">
        <w:rPr>
          <w:rFonts w:ascii="Arial" w:hAnsi="Arial" w:cs="Arial"/>
          <w:color w:val="4472C4" w:themeColor="accent1"/>
          <w:sz w:val="22"/>
          <w:szCs w:val="22"/>
        </w:rPr>
        <w:t xml:space="preserve">(page </w:t>
      </w:r>
      <w:r w:rsidR="004C293D">
        <w:rPr>
          <w:rFonts w:ascii="Arial" w:hAnsi="Arial" w:cs="Arial"/>
          <w:color w:val="4472C4" w:themeColor="accent1"/>
          <w:sz w:val="22"/>
          <w:szCs w:val="22"/>
        </w:rPr>
        <w:t>20</w:t>
      </w:r>
      <w:r w:rsidR="00BA2079" w:rsidRPr="00B6054C">
        <w:rPr>
          <w:rFonts w:ascii="Arial" w:hAnsi="Arial" w:cs="Arial"/>
          <w:color w:val="4472C4" w:themeColor="accent1"/>
          <w:sz w:val="22"/>
          <w:szCs w:val="22"/>
        </w:rPr>
        <w:t>, study limitations</w:t>
      </w:r>
      <w:r w:rsidR="004C293D">
        <w:rPr>
          <w:rFonts w:ascii="Arial" w:hAnsi="Arial" w:cs="Arial"/>
          <w:color w:val="4472C4" w:themeColor="accent1"/>
          <w:sz w:val="22"/>
          <w:szCs w:val="22"/>
        </w:rPr>
        <w:t>, paragraph 1</w:t>
      </w:r>
      <w:r w:rsidR="00BA2079" w:rsidRPr="00B6054C">
        <w:rPr>
          <w:rFonts w:ascii="Arial" w:hAnsi="Arial" w:cs="Arial"/>
          <w:color w:val="4472C4" w:themeColor="accent1"/>
          <w:sz w:val="22"/>
          <w:szCs w:val="22"/>
        </w:rPr>
        <w:t>)</w:t>
      </w:r>
      <w:r w:rsidR="00B6424B" w:rsidRPr="00B6054C">
        <w:rPr>
          <w:rFonts w:ascii="Arial" w:hAnsi="Arial" w:cs="Arial"/>
          <w:color w:val="4472C4" w:themeColor="accent1"/>
          <w:sz w:val="22"/>
          <w:szCs w:val="22"/>
        </w:rPr>
        <w:t>:</w:t>
      </w:r>
    </w:p>
    <w:p w14:paraId="709A5EE9" w14:textId="77777777" w:rsidR="000A20A5" w:rsidRPr="00B6054C" w:rsidRDefault="000A20A5" w:rsidP="00BC2D1A">
      <w:pPr>
        <w:spacing w:after="0" w:line="360" w:lineRule="auto"/>
        <w:rPr>
          <w:rFonts w:ascii="Arial" w:hAnsi="Arial" w:cs="Arial"/>
          <w:color w:val="4472C4" w:themeColor="accent1"/>
          <w:sz w:val="22"/>
          <w:szCs w:val="22"/>
        </w:rPr>
      </w:pPr>
    </w:p>
    <w:p w14:paraId="24B9E106" w14:textId="395716CD" w:rsidR="00717E8D" w:rsidRPr="00B6054C" w:rsidRDefault="00717E8D" w:rsidP="00BC2D1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“In this study, we assessed county-level power outage exposure since no national finer-resolution power outage exposure data are available. We also aggregated ZCTA-level counts of hospitalizations to the county level. Our ecological study was subject to the ecological fallacy and potential time-varying confounding bias, meaning that the relationship between power outage and hospitalizations observed at the county level may not hold at the individual level, despite its theoretical plausibility and community concerns about power outage and adverse health outcomes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{"citationID":"a9i3BhLL","properties":{"formattedCitation":"(50\\uc0\\u8211{}52)","plainCitation":"(50–52)","noteIndex":0},"citationItems":[{"id":515,"uris":["http://zotero.org/users/local/hHKggCUl/items/CYN5SG7Y"],"itemData":{"id":515,"type":"webpage","title":"Too many blackouts: How underserved communities are making utilities listen","URL":"https://vitalsigns.edf.org/story/too-many-blackouts-how-underserved-communities-are-making-utilities-listen","author":[{"family":"Environmental Defense Fund","given":""}]}},{"id":514,"uris":["http://zotero.org/users/local/hHKggCUl/items/GC45RA3B"],"itemData":{"id":514,"type":"webpage","title":"Community Support Essential, Especially For Seniors And Caregivers, As Ontario Ice Storm Disrupts Lives","URL":"https://muskoka411.com/community-support-essential-especially-for-seniors-and-caregivers-as-ontario-ice-storm-disrupts-lives/","author":[{"family":"Muskoka 411","given":""}],"issued":{"date-parts":[["2025",4,2]]}}},{"id":516,"uris":["http://zotero.org/users/local/hHKggCUl/items/PDY7UHMY"],"itemData":{"id":516,"type":"webpage","title":"Take Steps Now to Help Seniors Prepare for Power Outages","author":[{"family":"Careworks Health Services","given":""}]}}],"schema":"https://github.com/citation-style-language/schema/raw/master/csl-citation.json"}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kern w:val="0"/>
          <w:sz w:val="22"/>
          <w:szCs w:val="22"/>
          <w:lang w:val="en-US"/>
        </w:rPr>
        <w:t>(50–52)</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At this time, no individual-level </w:t>
      </w:r>
      <w:r w:rsidR="00D674BD">
        <w:rPr>
          <w:rFonts w:ascii="Arial" w:hAnsi="Arial" w:cs="Arial"/>
          <w:color w:val="4472C4" w:themeColor="accent1"/>
          <w:sz w:val="22"/>
          <w:szCs w:val="22"/>
        </w:rPr>
        <w:t xml:space="preserve">nationwide </w:t>
      </w:r>
      <w:r w:rsidRPr="00B6054C">
        <w:rPr>
          <w:rFonts w:ascii="Arial" w:hAnsi="Arial" w:cs="Arial"/>
          <w:color w:val="4472C4" w:themeColor="accent1"/>
          <w:sz w:val="22"/>
          <w:szCs w:val="22"/>
        </w:rPr>
        <w:t>power outage data are available.”</w:t>
      </w:r>
    </w:p>
    <w:p w14:paraId="1DE4C697" w14:textId="77777777" w:rsidR="00F07370" w:rsidRPr="00B6054C" w:rsidRDefault="00764F4C" w:rsidP="00BC2D1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2. More details are required on the selection of 'control' days. It was reported as 'matching on county, day of week, and month'. In that case the control days would be at least 1 year apart from the 'case' days. How far apart are the case and control days are? Would it not be an issue that with year difference, demographic shift would play a non-negligible role?  </w:t>
      </w:r>
    </w:p>
    <w:p w14:paraId="04A64EDD" w14:textId="77777777" w:rsidR="00EB6FD7" w:rsidRPr="00B6054C" w:rsidRDefault="00EB6FD7" w:rsidP="00BC2D1A">
      <w:pPr>
        <w:spacing w:after="0" w:line="360" w:lineRule="auto"/>
        <w:rPr>
          <w:rFonts w:ascii="Arial" w:hAnsi="Arial" w:cs="Arial"/>
          <w:color w:val="000000" w:themeColor="text1"/>
          <w:sz w:val="22"/>
          <w:szCs w:val="22"/>
        </w:rPr>
      </w:pPr>
    </w:p>
    <w:p w14:paraId="58B55081" w14:textId="3C0E402B" w:rsidR="00F33889" w:rsidRDefault="00F33889"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comment. Multiple reviewers requested that we clarify how we selected control days.</w:t>
      </w:r>
      <w:r w:rsidR="0065220B" w:rsidRPr="00B6054C">
        <w:rPr>
          <w:rFonts w:ascii="Arial" w:hAnsi="Arial" w:cs="Arial"/>
          <w:color w:val="4472C4" w:themeColor="accent1"/>
          <w:sz w:val="22"/>
          <w:szCs w:val="22"/>
        </w:rPr>
        <w:t xml:space="preserve"> We would like to clarify that our study only spanned one year (2018), and therefore, case days were also automatically matched to control days on year as well, in addition to the rest of the matching factors.</w:t>
      </w:r>
      <w:r w:rsidRPr="00B6054C">
        <w:rPr>
          <w:rFonts w:ascii="Arial" w:hAnsi="Arial" w:cs="Arial"/>
          <w:color w:val="4472C4" w:themeColor="accent1"/>
          <w:sz w:val="22"/>
          <w:szCs w:val="22"/>
        </w:rPr>
        <w:t xml:space="preserve"> </w:t>
      </w:r>
      <w:r w:rsidR="00EC0AC4" w:rsidRPr="00B6054C">
        <w:rPr>
          <w:rFonts w:ascii="Arial" w:hAnsi="Arial" w:cs="Arial"/>
          <w:color w:val="4472C4" w:themeColor="accent1"/>
          <w:sz w:val="22"/>
          <w:szCs w:val="22"/>
        </w:rPr>
        <w:t xml:space="preserve">We have </w:t>
      </w:r>
      <w:r w:rsidR="008C37B1" w:rsidRPr="00B6054C">
        <w:rPr>
          <w:rFonts w:ascii="Arial" w:hAnsi="Arial" w:cs="Arial"/>
          <w:color w:val="4472C4" w:themeColor="accent1"/>
          <w:sz w:val="22"/>
          <w:szCs w:val="22"/>
        </w:rPr>
        <w:t>updated</w:t>
      </w:r>
      <w:r w:rsidR="00EC0AC4" w:rsidRPr="00B6054C">
        <w:rPr>
          <w:rFonts w:ascii="Arial" w:hAnsi="Arial" w:cs="Arial"/>
          <w:color w:val="4472C4" w:themeColor="accent1"/>
          <w:sz w:val="22"/>
          <w:szCs w:val="22"/>
        </w:rPr>
        <w:t xml:space="preserve"> this paragraph</w:t>
      </w:r>
      <w:r w:rsidR="007139FC" w:rsidRPr="00B6054C">
        <w:rPr>
          <w:rFonts w:ascii="Arial" w:hAnsi="Arial" w:cs="Arial"/>
          <w:color w:val="4472C4" w:themeColor="accent1"/>
          <w:sz w:val="22"/>
          <w:szCs w:val="22"/>
        </w:rPr>
        <w:t xml:space="preserve"> and included some citations to justify</w:t>
      </w:r>
      <w:r w:rsidR="008E1077" w:rsidRPr="00B6054C">
        <w:rPr>
          <w:rFonts w:ascii="Arial" w:hAnsi="Arial" w:cs="Arial"/>
          <w:color w:val="4472C4" w:themeColor="accent1"/>
          <w:sz w:val="22"/>
          <w:szCs w:val="22"/>
        </w:rPr>
        <w:t xml:space="preserve"> the principles we used in</w:t>
      </w:r>
      <w:r w:rsidR="007139FC" w:rsidRPr="00B6054C">
        <w:rPr>
          <w:rFonts w:ascii="Arial" w:hAnsi="Arial" w:cs="Arial"/>
          <w:color w:val="4472C4" w:themeColor="accent1"/>
          <w:sz w:val="22"/>
          <w:szCs w:val="22"/>
        </w:rPr>
        <w:t xml:space="preserve"> select</w:t>
      </w:r>
      <w:r w:rsidR="008E1077" w:rsidRPr="00B6054C">
        <w:rPr>
          <w:rFonts w:ascii="Arial" w:hAnsi="Arial" w:cs="Arial"/>
          <w:color w:val="4472C4" w:themeColor="accent1"/>
          <w:sz w:val="22"/>
          <w:szCs w:val="22"/>
        </w:rPr>
        <w:t>ing</w:t>
      </w:r>
      <w:r w:rsidR="007139FC" w:rsidRPr="00B6054C">
        <w:rPr>
          <w:rFonts w:ascii="Arial" w:hAnsi="Arial" w:cs="Arial"/>
          <w:color w:val="4472C4" w:themeColor="accent1"/>
          <w:sz w:val="22"/>
          <w:szCs w:val="22"/>
        </w:rPr>
        <w:t xml:space="preserve"> control days</w:t>
      </w:r>
      <w:r w:rsidR="00A316BF" w:rsidRPr="00B6054C">
        <w:rPr>
          <w:rFonts w:ascii="Arial" w:hAnsi="Arial" w:cs="Arial"/>
          <w:color w:val="4472C4" w:themeColor="accent1"/>
          <w:sz w:val="22"/>
          <w:szCs w:val="22"/>
        </w:rPr>
        <w:t xml:space="preserve"> (page 7, </w:t>
      </w:r>
      <w:r w:rsidR="00652A02" w:rsidRPr="00B6054C">
        <w:rPr>
          <w:rFonts w:ascii="Arial" w:hAnsi="Arial" w:cs="Arial"/>
          <w:color w:val="4472C4" w:themeColor="accent1"/>
          <w:sz w:val="22"/>
          <w:szCs w:val="22"/>
        </w:rPr>
        <w:t>study design</w:t>
      </w:r>
      <w:r w:rsidR="00A316BF" w:rsidRPr="00B6054C">
        <w:rPr>
          <w:rFonts w:ascii="Arial" w:hAnsi="Arial" w:cs="Arial"/>
          <w:color w:val="4472C4" w:themeColor="accent1"/>
          <w:sz w:val="22"/>
          <w:szCs w:val="22"/>
        </w:rPr>
        <w:t xml:space="preserve"> paragraph 1</w:t>
      </w:r>
      <w:r w:rsidR="00B6424B" w:rsidRPr="00B6054C">
        <w:rPr>
          <w:rFonts w:ascii="Arial" w:hAnsi="Arial" w:cs="Arial"/>
          <w:color w:val="4472C4" w:themeColor="accent1"/>
          <w:sz w:val="22"/>
          <w:szCs w:val="22"/>
        </w:rPr>
        <w:t>,</w:t>
      </w:r>
      <w:r w:rsidR="00A316BF" w:rsidRPr="00B6054C">
        <w:rPr>
          <w:rFonts w:ascii="Arial" w:hAnsi="Arial" w:cs="Arial"/>
          <w:color w:val="4472C4" w:themeColor="accent1"/>
          <w:sz w:val="22"/>
          <w:szCs w:val="22"/>
        </w:rPr>
        <w:t xml:space="preserve"> starting at line 5)</w:t>
      </w:r>
      <w:r w:rsidR="00EC0AC4" w:rsidRPr="00B6054C">
        <w:rPr>
          <w:rFonts w:ascii="Arial" w:hAnsi="Arial" w:cs="Arial"/>
          <w:color w:val="4472C4" w:themeColor="accent1"/>
          <w:sz w:val="22"/>
          <w:szCs w:val="22"/>
        </w:rPr>
        <w:t>:</w:t>
      </w:r>
    </w:p>
    <w:p w14:paraId="0AE861AF" w14:textId="77777777" w:rsidR="00BC2D1A" w:rsidRPr="00B6054C" w:rsidRDefault="00BC2D1A" w:rsidP="00BC2D1A">
      <w:pPr>
        <w:spacing w:after="0" w:line="360" w:lineRule="auto"/>
        <w:rPr>
          <w:rFonts w:ascii="Arial" w:hAnsi="Arial" w:cs="Arial"/>
          <w:color w:val="4472C4" w:themeColor="accent1"/>
          <w:sz w:val="22"/>
          <w:szCs w:val="22"/>
        </w:rPr>
      </w:pPr>
    </w:p>
    <w:p w14:paraId="2688B893" w14:textId="43B341EF" w:rsidR="00DD1B18" w:rsidRDefault="00934CB9" w:rsidP="00BC2D1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857A1E" w:rsidRPr="00B6054C">
        <w:rPr>
          <w:rFonts w:ascii="Arial" w:hAnsi="Arial" w:cs="Arial"/>
          <w:color w:val="4472C4" w:themeColor="accent1"/>
          <w:sz w:val="22"/>
          <w:szCs w:val="22"/>
        </w:rPr>
        <w:t>For each case day (i.e., a county-day with a non-zero hospitalization count), we selected control days from the same county</w:t>
      </w:r>
      <w:r w:rsidR="00F35341" w:rsidRPr="00B6054C">
        <w:rPr>
          <w:rFonts w:ascii="Arial" w:hAnsi="Arial" w:cs="Arial"/>
          <w:color w:val="4472C4" w:themeColor="accent1"/>
          <w:sz w:val="22"/>
          <w:szCs w:val="22"/>
        </w:rPr>
        <w:t xml:space="preserve"> in the</w:t>
      </w:r>
      <w:r w:rsidR="00857A1E" w:rsidRPr="00B6054C">
        <w:rPr>
          <w:rFonts w:ascii="Arial" w:hAnsi="Arial" w:cs="Arial"/>
          <w:color w:val="4472C4" w:themeColor="accent1"/>
          <w:sz w:val="22"/>
          <w:szCs w:val="22"/>
        </w:rPr>
        <w:t xml:space="preserve"> month</w:t>
      </w:r>
      <w:r w:rsidR="00F35341" w:rsidRPr="00B6054C">
        <w:rPr>
          <w:rFonts w:ascii="Arial" w:hAnsi="Arial" w:cs="Arial"/>
          <w:color w:val="4472C4" w:themeColor="accent1"/>
          <w:sz w:val="22"/>
          <w:szCs w:val="22"/>
        </w:rPr>
        <w:t xml:space="preserve"> </w:t>
      </w:r>
      <w:r w:rsidR="00857A1E" w:rsidRPr="00B6054C">
        <w:rPr>
          <w:rFonts w:ascii="Arial" w:hAnsi="Arial" w:cs="Arial"/>
          <w:color w:val="4472C4" w:themeColor="accent1"/>
          <w:sz w:val="22"/>
          <w:szCs w:val="22"/>
        </w:rPr>
        <w:t>and</w:t>
      </w:r>
      <w:r w:rsidR="00F35341" w:rsidRPr="00B6054C">
        <w:rPr>
          <w:rFonts w:ascii="Arial" w:hAnsi="Arial" w:cs="Arial"/>
          <w:color w:val="4472C4" w:themeColor="accent1"/>
          <w:sz w:val="22"/>
          <w:szCs w:val="22"/>
        </w:rPr>
        <w:t xml:space="preserve"> on the same</w:t>
      </w:r>
      <w:r w:rsidR="00857A1E" w:rsidRPr="00B6054C">
        <w:rPr>
          <w:rFonts w:ascii="Arial" w:hAnsi="Arial" w:cs="Arial"/>
          <w:color w:val="4472C4" w:themeColor="accent1"/>
          <w:sz w:val="22"/>
          <w:szCs w:val="22"/>
        </w:rPr>
        <w:t xml:space="preserve"> day of the week. </w:t>
      </w:r>
      <w:r w:rsidR="007216E7" w:rsidRPr="00B6054C">
        <w:rPr>
          <w:rFonts w:ascii="Arial" w:hAnsi="Arial" w:cs="Arial"/>
          <w:color w:val="4472C4" w:themeColor="accent1"/>
          <w:sz w:val="22"/>
          <w:szCs w:val="22"/>
        </w:rPr>
        <w:t xml:space="preserve">Since our study included only days from 2018, </w:t>
      </w:r>
      <w:r w:rsidR="00E671A5" w:rsidRPr="00B6054C">
        <w:rPr>
          <w:rFonts w:ascii="Arial" w:hAnsi="Arial" w:cs="Arial"/>
          <w:color w:val="4472C4" w:themeColor="accent1"/>
          <w:sz w:val="22"/>
          <w:szCs w:val="22"/>
        </w:rPr>
        <w:t>c</w:t>
      </w:r>
      <w:r w:rsidR="00857A1E" w:rsidRPr="00B6054C">
        <w:rPr>
          <w:rFonts w:ascii="Arial" w:hAnsi="Arial" w:cs="Arial"/>
          <w:color w:val="4472C4" w:themeColor="accent1"/>
          <w:sz w:val="22"/>
          <w:szCs w:val="22"/>
        </w:rPr>
        <w:t xml:space="preserve">ontrol days were also matched </w:t>
      </w:r>
      <w:r w:rsidR="0065220B" w:rsidRPr="00B6054C">
        <w:rPr>
          <w:rFonts w:ascii="Arial" w:hAnsi="Arial" w:cs="Arial"/>
          <w:color w:val="4472C4" w:themeColor="accent1"/>
          <w:sz w:val="22"/>
          <w:szCs w:val="22"/>
        </w:rPr>
        <w:t xml:space="preserve">on </w:t>
      </w:r>
      <w:r w:rsidR="00857A1E" w:rsidRPr="00B6054C">
        <w:rPr>
          <w:rFonts w:ascii="Arial" w:hAnsi="Arial" w:cs="Arial"/>
          <w:color w:val="4472C4" w:themeColor="accent1"/>
          <w:sz w:val="22"/>
          <w:szCs w:val="22"/>
        </w:rPr>
        <w:t>the same year</w:t>
      </w:r>
      <w:r w:rsidR="00E671A5" w:rsidRPr="00B6054C">
        <w:rPr>
          <w:rFonts w:ascii="Arial" w:hAnsi="Arial" w:cs="Arial"/>
          <w:color w:val="4472C4" w:themeColor="accent1"/>
          <w:sz w:val="22"/>
          <w:szCs w:val="22"/>
        </w:rPr>
        <w:t xml:space="preserve">. </w:t>
      </w:r>
      <w:r w:rsidR="00857A1E" w:rsidRPr="00B6054C">
        <w:rPr>
          <w:rFonts w:ascii="Arial" w:hAnsi="Arial" w:cs="Arial"/>
          <w:color w:val="4472C4" w:themeColor="accent1"/>
          <w:sz w:val="22"/>
          <w:szCs w:val="22"/>
        </w:rPr>
        <w:t xml:space="preserve">This matching controlled for time-invariant confounders such as county-level socioeconomic factors that might influence both </w:t>
      </w:r>
      <w:r w:rsidR="008E1077" w:rsidRPr="00B6054C">
        <w:rPr>
          <w:rFonts w:ascii="Arial" w:hAnsi="Arial" w:cs="Arial"/>
          <w:color w:val="4472C4" w:themeColor="accent1"/>
          <w:sz w:val="22"/>
          <w:szCs w:val="22"/>
        </w:rPr>
        <w:t xml:space="preserve">power outage and cardiorespiratory </w:t>
      </w:r>
      <w:r w:rsidR="00857A1E" w:rsidRPr="00B6054C">
        <w:rPr>
          <w:rFonts w:ascii="Arial" w:hAnsi="Arial" w:cs="Arial"/>
          <w:color w:val="4472C4" w:themeColor="accent1"/>
          <w:sz w:val="22"/>
          <w:szCs w:val="22"/>
        </w:rPr>
        <w:t>hospitalization</w:t>
      </w:r>
      <w:r w:rsidR="008E1077" w:rsidRPr="00B6054C">
        <w:rPr>
          <w:rFonts w:ascii="Arial" w:hAnsi="Arial" w:cs="Arial"/>
          <w:color w:val="4472C4" w:themeColor="accent1"/>
          <w:sz w:val="22"/>
          <w:szCs w:val="22"/>
        </w:rPr>
        <w:t xml:space="preserve"> rates</w:t>
      </w:r>
      <w:r w:rsidR="00857A1E" w:rsidRPr="00B6054C">
        <w:rPr>
          <w:rFonts w:ascii="Arial" w:hAnsi="Arial" w:cs="Arial"/>
          <w:color w:val="4472C4" w:themeColor="accent1"/>
          <w:sz w:val="22"/>
          <w:szCs w:val="22"/>
        </w:rPr>
        <w:t xml:space="preserve">, as well as </w:t>
      </w:r>
      <w:r w:rsidR="008E1077" w:rsidRPr="00B6054C">
        <w:rPr>
          <w:rFonts w:ascii="Arial" w:hAnsi="Arial" w:cs="Arial"/>
          <w:color w:val="4472C4" w:themeColor="accent1"/>
          <w:sz w:val="22"/>
          <w:szCs w:val="22"/>
        </w:rPr>
        <w:t>long-term</w:t>
      </w:r>
      <w:r w:rsidR="0065220B" w:rsidRPr="00B6054C">
        <w:rPr>
          <w:rFonts w:ascii="Arial" w:hAnsi="Arial" w:cs="Arial"/>
          <w:color w:val="4472C4" w:themeColor="accent1"/>
          <w:sz w:val="22"/>
          <w:szCs w:val="22"/>
        </w:rPr>
        <w:t xml:space="preserve">, seasonal, and day-of-week </w:t>
      </w:r>
      <w:r w:rsidR="008E1077" w:rsidRPr="00B6054C">
        <w:rPr>
          <w:rFonts w:ascii="Arial" w:hAnsi="Arial" w:cs="Arial"/>
          <w:color w:val="4472C4" w:themeColor="accent1"/>
          <w:sz w:val="22"/>
          <w:szCs w:val="22"/>
        </w:rPr>
        <w:t>trends</w:t>
      </w:r>
      <w:r w:rsidR="00857A1E" w:rsidRPr="00B6054C">
        <w:rPr>
          <w:rFonts w:ascii="Arial" w:hAnsi="Arial" w:cs="Arial"/>
          <w:color w:val="4472C4" w:themeColor="accent1"/>
          <w:sz w:val="22"/>
          <w:szCs w:val="22"/>
        </w:rPr>
        <w:t xml:space="preserve">. </w:t>
      </w:r>
      <w:r w:rsidR="0012317A" w:rsidRPr="00B6054C">
        <w:rPr>
          <w:rFonts w:ascii="Arial" w:hAnsi="Arial" w:cs="Arial"/>
          <w:color w:val="4472C4" w:themeColor="accent1"/>
          <w:sz w:val="22"/>
          <w:szCs w:val="22"/>
        </w:rPr>
        <w:t xml:space="preserve">We tested </w:t>
      </w:r>
      <w:r w:rsidR="00857A1E" w:rsidRPr="00B6054C">
        <w:rPr>
          <w:rFonts w:ascii="Arial" w:hAnsi="Arial" w:cs="Arial"/>
          <w:color w:val="4472C4" w:themeColor="accent1"/>
          <w:sz w:val="22"/>
          <w:szCs w:val="22"/>
        </w:rPr>
        <w:t>for overdispersion in the outcome</w:t>
      </w:r>
      <w:r w:rsidR="0012317A" w:rsidRPr="00B6054C">
        <w:rPr>
          <w:rFonts w:ascii="Arial" w:hAnsi="Arial" w:cs="Arial"/>
          <w:color w:val="4472C4" w:themeColor="accent1"/>
          <w:sz w:val="22"/>
          <w:szCs w:val="22"/>
        </w:rPr>
        <w:t xml:space="preserve"> by</w:t>
      </w:r>
      <w:r w:rsidR="00857A1E" w:rsidRPr="00B6054C">
        <w:rPr>
          <w:rFonts w:ascii="Arial" w:hAnsi="Arial" w:cs="Arial"/>
          <w:color w:val="4472C4" w:themeColor="accent1"/>
          <w:sz w:val="22"/>
          <w:szCs w:val="22"/>
        </w:rPr>
        <w:t xml:space="preserve"> r</w:t>
      </w:r>
      <w:r w:rsidR="0012317A" w:rsidRPr="00B6054C">
        <w:rPr>
          <w:rFonts w:ascii="Arial" w:hAnsi="Arial" w:cs="Arial"/>
          <w:color w:val="4472C4" w:themeColor="accent1"/>
          <w:sz w:val="22"/>
          <w:szCs w:val="22"/>
        </w:rPr>
        <w:t>u</w:t>
      </w:r>
      <w:r w:rsidR="00857A1E" w:rsidRPr="00B6054C">
        <w:rPr>
          <w:rFonts w:ascii="Arial" w:hAnsi="Arial" w:cs="Arial"/>
          <w:color w:val="4472C4" w:themeColor="accent1"/>
          <w:sz w:val="22"/>
          <w:szCs w:val="22"/>
        </w:rPr>
        <w:t>n</w:t>
      </w:r>
      <w:r w:rsidR="0012317A" w:rsidRPr="00B6054C">
        <w:rPr>
          <w:rFonts w:ascii="Arial" w:hAnsi="Arial" w:cs="Arial"/>
          <w:color w:val="4472C4" w:themeColor="accent1"/>
          <w:sz w:val="22"/>
          <w:szCs w:val="22"/>
        </w:rPr>
        <w:t>ning</w:t>
      </w:r>
      <w:r w:rsidR="00857A1E" w:rsidRPr="00B6054C">
        <w:rPr>
          <w:rFonts w:ascii="Arial" w:hAnsi="Arial" w:cs="Arial"/>
          <w:color w:val="4472C4" w:themeColor="accent1"/>
          <w:sz w:val="22"/>
          <w:szCs w:val="22"/>
        </w:rPr>
        <w:t xml:space="preserve"> a quasi-Poisson model</w:t>
      </w:r>
      <w:r w:rsidR="0012317A" w:rsidRPr="00B6054C">
        <w:rPr>
          <w:rFonts w:ascii="Arial" w:hAnsi="Arial" w:cs="Arial"/>
          <w:color w:val="4472C4" w:themeColor="accent1"/>
          <w:sz w:val="22"/>
          <w:szCs w:val="22"/>
        </w:rPr>
        <w:t>, but detected none, and thus proceeded with a traditional Poisson model</w:t>
      </w:r>
      <w:r w:rsidR="00A316BF" w:rsidRPr="00B6054C">
        <w:rPr>
          <w:rFonts w:ascii="Arial" w:hAnsi="Arial" w:cs="Arial"/>
          <w:color w:val="4472C4" w:themeColor="accent1"/>
          <w:sz w:val="22"/>
          <w:szCs w:val="22"/>
        </w:rPr>
        <w:t>.</w:t>
      </w:r>
      <w:r w:rsidR="00CE55BA" w:rsidRPr="00B6054C">
        <w:rPr>
          <w:rFonts w:ascii="Arial" w:hAnsi="Arial" w:cs="Arial"/>
          <w:color w:val="4472C4" w:themeColor="accent1"/>
          <w:sz w:val="22"/>
          <w:szCs w:val="22"/>
        </w:rPr>
        <w:t>”</w:t>
      </w:r>
    </w:p>
    <w:p w14:paraId="6AE2CD8D" w14:textId="77777777" w:rsidR="006101C2" w:rsidRPr="00B6054C" w:rsidRDefault="006101C2" w:rsidP="00BC2D1A">
      <w:pPr>
        <w:spacing w:after="0" w:line="360" w:lineRule="auto"/>
        <w:ind w:firstLine="720"/>
        <w:rPr>
          <w:rFonts w:ascii="Arial" w:hAnsi="Arial" w:cs="Arial"/>
          <w:color w:val="4472C4" w:themeColor="accent1"/>
          <w:sz w:val="22"/>
          <w:szCs w:val="22"/>
        </w:rPr>
      </w:pPr>
    </w:p>
    <w:p w14:paraId="34092602" w14:textId="6D3A6880" w:rsidR="007073F9" w:rsidRDefault="00764F4C" w:rsidP="00BC2D1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t>3. Consider splitting some text in Statistical Analysis into a separate section as 'Study design' for clarity.</w:t>
      </w:r>
      <w:r w:rsidRPr="00B6054C">
        <w:rPr>
          <w:rStyle w:val="apple-converted-space"/>
          <w:rFonts w:ascii="Arial" w:hAnsi="Arial" w:cs="Arial"/>
          <w:color w:val="000000" w:themeColor="text1"/>
          <w:sz w:val="22"/>
          <w:szCs w:val="22"/>
        </w:rPr>
        <w:t> </w:t>
      </w:r>
    </w:p>
    <w:p w14:paraId="3DBF2980" w14:textId="77777777" w:rsidR="00034286" w:rsidRPr="00B6054C" w:rsidRDefault="00034286" w:rsidP="00BC2D1A">
      <w:pPr>
        <w:spacing w:after="0" w:line="360" w:lineRule="auto"/>
        <w:rPr>
          <w:rStyle w:val="apple-converted-space"/>
          <w:rFonts w:ascii="Arial" w:hAnsi="Arial" w:cs="Arial"/>
          <w:color w:val="0070C0"/>
          <w:sz w:val="22"/>
          <w:szCs w:val="22"/>
        </w:rPr>
      </w:pPr>
    </w:p>
    <w:p w14:paraId="0EC86BA4" w14:textId="08EC57E3" w:rsidR="006B6A79" w:rsidRPr="00B6054C" w:rsidRDefault="003E734B"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suggestion. We have added a new section called ‘Study design’</w:t>
      </w:r>
      <w:r w:rsidR="006B6A79" w:rsidRPr="00B6054C">
        <w:rPr>
          <w:rFonts w:ascii="Arial" w:hAnsi="Arial" w:cs="Arial"/>
          <w:color w:val="4472C4" w:themeColor="accent1"/>
          <w:sz w:val="22"/>
          <w:szCs w:val="22"/>
        </w:rPr>
        <w:t xml:space="preserve"> (page 7)</w:t>
      </w:r>
      <w:r w:rsidRPr="00B6054C">
        <w:rPr>
          <w:rFonts w:ascii="Arial" w:hAnsi="Arial" w:cs="Arial"/>
          <w:color w:val="4472C4" w:themeColor="accent1"/>
          <w:sz w:val="22"/>
          <w:szCs w:val="22"/>
        </w:rPr>
        <w:t xml:space="preserve"> which includes the following text</w:t>
      </w:r>
      <w:r w:rsidR="00443822" w:rsidRPr="00B6054C">
        <w:rPr>
          <w:rFonts w:ascii="Arial" w:hAnsi="Arial" w:cs="Arial"/>
          <w:color w:val="4472C4" w:themeColor="accent1"/>
          <w:sz w:val="22"/>
          <w:szCs w:val="22"/>
        </w:rPr>
        <w:t xml:space="preserve">, and </w:t>
      </w:r>
      <w:r w:rsidR="0042704F" w:rsidRPr="00B6054C">
        <w:rPr>
          <w:rFonts w:ascii="Arial" w:hAnsi="Arial" w:cs="Arial"/>
          <w:color w:val="4472C4" w:themeColor="accent1"/>
          <w:sz w:val="22"/>
          <w:szCs w:val="22"/>
        </w:rPr>
        <w:t xml:space="preserve">we have </w:t>
      </w:r>
      <w:r w:rsidR="00443822" w:rsidRPr="00B6054C">
        <w:rPr>
          <w:rFonts w:ascii="Arial" w:hAnsi="Arial" w:cs="Arial"/>
          <w:color w:val="4472C4" w:themeColor="accent1"/>
          <w:sz w:val="22"/>
          <w:szCs w:val="22"/>
        </w:rPr>
        <w:t>labelled the next section ‘</w:t>
      </w:r>
      <w:r w:rsidR="0093623F" w:rsidRPr="00B6054C">
        <w:rPr>
          <w:rFonts w:ascii="Arial" w:hAnsi="Arial" w:cs="Arial"/>
          <w:color w:val="4472C4" w:themeColor="accent1"/>
          <w:sz w:val="22"/>
          <w:szCs w:val="22"/>
        </w:rPr>
        <w:t>S</w:t>
      </w:r>
      <w:r w:rsidR="00443822" w:rsidRPr="00B6054C">
        <w:rPr>
          <w:rFonts w:ascii="Arial" w:hAnsi="Arial" w:cs="Arial"/>
          <w:color w:val="4472C4" w:themeColor="accent1"/>
          <w:sz w:val="22"/>
          <w:szCs w:val="22"/>
        </w:rPr>
        <w:t>tatistical analysis’.</w:t>
      </w:r>
    </w:p>
    <w:p w14:paraId="04462149" w14:textId="77777777" w:rsidR="00E4128F" w:rsidRPr="00B6054C" w:rsidRDefault="00E4128F" w:rsidP="00BC2D1A">
      <w:pPr>
        <w:spacing w:after="0" w:line="360" w:lineRule="auto"/>
        <w:ind w:firstLine="720"/>
        <w:rPr>
          <w:rFonts w:ascii="Arial" w:hAnsi="Arial" w:cs="Arial"/>
          <w:color w:val="4472C4" w:themeColor="accent1"/>
          <w:sz w:val="22"/>
          <w:szCs w:val="22"/>
        </w:rPr>
      </w:pPr>
    </w:p>
    <w:p w14:paraId="1E383ADA" w14:textId="77777777" w:rsidR="00270807" w:rsidRDefault="00217009" w:rsidP="00270807">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used a time-stratified case-crossover design with a conditional Poisson model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{"citationID":"7opQ6oZg","properties":{"formattedCitation":"(30)","plainCitation":"(30)","noteIndex":0},"citationItems":[{"id":216,"uris":["http://zotero.org/users/local/hHKggCUl/items/AG3LS9AB"],"itemData":{"id":216,"type":"article-journal","abstract":"Background: The time stratified case cross-over approach is a popular alternative to conventional time series regression for analysing associations between time series of environmental exposures (air pollution, weather) and counts of health outcomes. These are almost always analyzed using conditional logistic regression on data expanded to case–control (case crossover) format, but this has some limitations. In particular adjusting for overdispersion and auto-correlation in the counts is not possible. It has been established that a Poisson model for counts with stratum indicators gives identical estimates to those from conditional logistic regression and does not have these limitations, but it is little used, probably because of the overheads in estimating many stratum parameters.\nMethods: The conditional Poisson model avoids estimating stratum parameters by conditioning on the total event count in each stratum, thus simplifying the computing and increasing the number of strata for which fitting is feasible compared with the standard unconditional Poisson model. Unlike the conditional logistic model, the conditional Poisson model does not require expanding the data, and can adjust for overdispersion and auto-correlation. It is available in Stata, R, and other packages.\nResults: By applying to some real data and using simulations, we demonstrate that conditional Poisson models were simpler to code and shorter to run than are conditional logistic analyses and can be fitted to larger data sets than possible with standard Poisson models. Allowing for overdispersion or autocorrelation was possible with the conditional Poisson model but when not required this model gave identical estimates to those from conditional logistic regression.\nConclusions: Conditional Poisson regression models provide an alternative to case crossover analysis of stratified time series data with some advantages. The conditional Poisson model can also be used in other contexts in which primary control for confounding is by fine stratification.","container-title":"BMC Medical Research Methodology","DOI":"10.1186/1471-2288-14-122","ISSN":"1471-2288","issue":"1","journalAbbreviation":"BMC Med Res Methodol","language":"en","page":"122","source":"DOI.org (Crossref)","title":"Conditional Poisson models: a flexible alternative to conditional logistic case cross-over analysis","title-short":"Conditional Poisson models","volume":"14","author":[{"family":"Armstrong","given":"Ben G"},{"family":"Gasparrini","given":"Antonio"},{"family":"Tobias","given":"Aurelio"}],"issued":{"date-parts":[["2014",12]]}}}],"schema":"https://github.com/citation-style-language/schema/raw/master/csl-citation.json"}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(30)</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to analyze the association between daily county-level power outage exposure and CVD or respiratory hospitalization rates. We modeled CVD and respiratory hospitalizations separately because heat, cold, loss of power to medical devices, and dehydration may affect these outcomes differently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{"citationID":"5LvlVl64","properties":{"formattedCitation":"(31\\uc0\\u8211{}33)","plainCitation":"(31–33)","noteIndex":0},"citationItems":[{"id":245,"uris":["http://zotero.org/users/local/hHKggCUl/items/7MGSB3BY"],"itemData":{"id":245,"type":"article-journal","abstract":"Cold and hot weather are associated with mortality and morbidity. Although the burden of temperature-associated mortality may shift towards high temperatures in the future, cold temperatures may represent a greater current-day problem in temperate cities. Hot and cold temperature vulnerabilities may coincide across several personal and neighborhood characteristics, suggesting opportunities for increasing present and future resilience to extreme temperatures. We present a narrative literature review encompassing the epidemiology of cold- and heat-related mortality and morbidity, related physiologic and environmental mechanisms, and municipal responses to hot and cold weather, illustrated by Detroit, Michigan, USA, a ﬁnancially burdened city in an economically diverse metropolitan area. The Detroit area experiences sharp increases in mortality and hospitalizations with extreme heat, while cold temperatures are associated with more gradual increases in mortality, with no clear threshold. Interventions such as heating and cooling centers may reduce but not eliminate temperatureassociated health problems. Furthermore, direct hemodynamic responses to cold, sudden exertion, poor indoor air quality and respiratory epidemics likely contribute to cold-related mortality. Short- and long-term interventions to enhance energy and housing security and housing quality may reduce temperature-related health problems. Extreme temperatures can increase morbidity and mortality in municipalities like Detroit that experience both extreme heat and prolonged cold seasons amidst large socioeconomic disparities. The similarities in physiologic and built-environment vulnerabilities to both hot and cold weather suggest prioritization of strategies that address both present-day cold and near-future heat concerns.","container-title":"Maturitas","DOI":"10.1016/j.maturitas.2018.06.002","ISSN":"03785122","journalAbbreviation":"Maturitas","language":"en","page":"54-59","source":"DOI.org (Crossref)","title":"Climate change and temperature extremes: A review of heat- and cold-related morbidity and mortality concerns of municipalities","title-short":"Climate change and temperature extremes","volume":"114","author":[{"family":"Gronlund","given":"Carina J."},{"family":"Sullivan","given":"Kyle P."},{"family":"Kefelegn","given":"Yonathan"},{"family":"Cameron","given":"Lorraine"},{"family":"O’Neill","given":"Marie S."}],"issued":{"date-parts":[["2018",8]]}}},{"id":205,"uris":["http://zotero.org/users/local/hHKggCUl/items/TWFURUJZ"],"itemData":{"id":205,"type":"article-journal","abstract":"Background: Seasonal variations in the acute exacerbation of chronic obstructive pulmonary disease (COPD) have been reported. However, the influence of air temperature and other meteorological factors on COPD exacerbation remains unclear.\nMethods: National Health Insurance registry data from January 1, 1999 to December 1, 2009 and meteorological variables from the Taiwan Central Weather Bureau for the same period were analyzed. A case-crossover study design was used to investigate the association between COPD exacerbation and meteorological variables.\nResults: A total of 16,254 cases who suffered from COPD exacerbation were enrolled. We found that a 1uC decrease in air temperature was associated with a 0.8% increase in the exacerbation rate on event-days (95% confidence interval (CI), 1.015–1.138, p = 0.015). With a 5uC decrease in mean temperature, the cold temperature (28-day average temperature) had a long-term effect on the exacerbation of COPD (odds ratio (OR), 1.106, 95% CI 1.063–1.152, p,0.001). In addition, elderly patients and those who did not receive inhaled medication tended to suffer an exacerbation when the mean temperature dropped 5uC. Higher barometric pressure, more hours of sunshine, and lower humidity were associated with an increase in COPD exacerbation.\nConclusions: This study demonstrated the effect of cold temperatures on the COPD exacerbation rate. Elderly patients and those without inhaled medicine before the exacerbation event were affected significantly by lower mean temperatures. A more comprehensive program to prevent cold stress in COPD patients may lead to a reduction in the exacerbations rate of COPD.","container-title":"PLoS ONE","DOI":"10.1371/journal.pone.0057066","ISSN":"1932-6203","issue":"3","journalAbbreviation":"PLoS ONE","language":"en","page":"e57066","source":"DOI.org (Crossref)","title":"The Effect of Cold Temperature on Increased Exacerbation of Chronic Obstructive Pulmonary Disease: A Nationwide Study","title-short":"The Effect of Cold Temperature on Increased Exacerbation of Chronic Obstructive Pulmonary Disease","volume":"8","author":[{"family":"Tseng","given":"Ching-Min"},{"family":"Chen","given":"Yung-Tai"},{"family":"Ou","given":"Shuo-Ming"},{"family":"Hsiao","given":"Yi-Han"},{"family":"Li","given":"Szu-Yuan"},{"family":"Wang","given":"Shuu-Jiun"},{"family":"Yang","given":"Albert C."},{"family":"Chen","given":"Tzeng-Ji"},{"family":"Perng","given":"Diahn-Warng"}],"editor":[{"family":"Chaturvedi","given":"Sudha"}],"issued":{"date-parts":[["2013",3,15]]}}},{"id":249,"uris":["http://zotero.org/users/local/hHKggCUl/items/24Y3M5YG"],"itemData":{"id":249,"type":"article-journal","abstract":"BACKGROUND: Cardiovascular disease is the leading cause of death worldwide. Existing studies on the association between temperatures and cardiovascular deaths have been limited in geographic zones and have generally considered associations with total cardiovascular deaths rather than cause-specific cardiovascular deaths.\nMETHODS: We used unified data collection protocols within the Multi-Country Multi-City Collaborative Network to assemble a database of daily counts of specific cardiovascular causes of death from 567 cities in 27 countries across 5 continents in overlapping periods ranging from 1979 to 2019. City-specific daily ambient temperatures were obtained from weather stations and climate reanalysis models. To investigate cardiovascular mortality associations with extreme hot and cold temperatures, we fit case-crossover models in each city and then used a mixed-effects meta-analytic framework to pool individual city estimates. Extreme temperature percentiles were compared with the minimum mortality temperature in each location. Excess deaths were calculated for a range of extreme temperature days.\nRESULTS: The analyses included deaths from any cardiovascular cause (32 154  935), ischemic heart disease (11 745 880), stroke (9 351 312), heart failure (3 673 723), and arrhythmia (670 859). At extreme temperature percentiles, heat (99th percentile) and cold (1st percentile) were associated with higher risk of dying from any cardiovascular cause, ischemic heart disease, stroke, and heart failure as compared to the minimum mortality temperature, which is the temperature associated with least mortality. Across a range of extreme temperatures, hot days (above 97.5th percentile) and cold days (below 2.5th percentile) accounted for 2.2 (95% empirical CI [eCI], 2.1–2.3) and 9.1 (95% eCI, 8.9–9.2) excess deaths for every 1000 cardiovascular deaths, respectively. Heart failure was associated with the highest excess deaths proportion from extreme hot and cold days with 2.6 (95% eCI, 2.4–2.8) and 12.8 (95% eCI, 12.2–13.1) for every 1000 heart failure deaths, respectively.\nCONCLUSIONS: Across a large, multinational sample, exposure to extreme hot and cold temperatures was associated with a greater risk of mortality from multiple common cardiovascular conditions. The intersections between extreme temperatures and cardiovascular health need to be thoroughly characterized in the present day—and especially under a changing climate.","container-title":"Circulation","DOI":"10.1161/CIRCULATIONAHA.122.061832","ISSN":"0009-7322, 1524-4539","issue":"1","journalAbbreviation":"Circulation","language":"en","page":"35-46","source":"DOI.org (Crossref)","title":"Associations Between Extreme Temperatures and Cardiovascular Cause-Specific Mortality: Results From 27 Countries","title-short":"Associations Between Extreme Temperatures and Cardiovascular Cause-Specific Mortality","volume":"147","author":[{"family":"Alahmad","given":"Barrak"},{"family":"Khraishah","given":"Haitham"},{"family":"Royé","given":"Dominic"},{"family":"Vicedo-Cabrera","given":"Ana Maria"},{"family":"Guo","given":"Yuming"},{"family":"Papatheodorou","given":"Stefania I."},{"family":"Achilleos","given":"Souzana"},{"family":"Acquaotta","given":"Fiorella"},{"family":"Armstrong","given":"Ben"},{"family":"Bell","given":"Michelle L."},{"family":"Pan","given":"Shih-Chun"},{"family":"De Sousa Zanotti Stagliorio Coelho","given":"Micheline"},{"family":"Colistro","given":"Valentina"},{"family":"Dang","given":"Tran Ngoc"},{"family":"Van Dung","given":"Do"},{"family":"De’ Donato","given":"Francesca K."},{"family":"Entezari","given":"Alireza"},{"family":"Guo","given":"Yue-Liang Leon"},{"family":"Hashizume","given":"Masahiro"},{"family":"Honda","given":"Yasushi"},{"family":"Indermitte","given":"Ene"},{"family":"Íñiguez","given":"Carmen"},{"family":"Jaakkola","given":"Jouni J.K."},{"family":"Kim","given":"Ho"},{"family":"Lavigne","given":"Eric"},{"family":"Lee","given":"Whanhee"},{"family":"Li","given":"Shanshan"},{"family":"Madureira","given":"Joana"},{"family":"Mayvaneh","given":"Fatemeh"},{"family":"Orru","given":"Hans"},{"family":"Overcenco","given":"Ala"},{"family":"Ragettli","given":"Martina S."},{"family":"Ryti","given":"Niilo R.I."},{"family":"Saldiva","given":"Paulo Hilario Nascimento"},{"family":"Scovronick","given":"Noah"},{"family":"Seposo","given":"Xerxes"},{"family":"Sera","given":"Francesco"},{"family":"Silva","given":"Susana Pereira"},{"family":"Stafoggia","given":"Massimo"},{"family":"Tobias","given":"Aurelio"},{"family":"Garshick","given":"Eric"},{"family":"Bernstein","given":"Aaron S."},{"family":"Zanobetti","given":"Antonella"},{"family":"Schwartz","given":"Joel"},{"family":"Gasparrini","given":"Antonio"},{"family":"Koutrakis","given":"Petros"}],"issued":{"date-parts":[["2023",1,3]]}}}],"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color w:val="4472C4" w:themeColor="accent1"/>
          <w:kern w:val="0"/>
          <w:sz w:val="22"/>
          <w:szCs w:val="22"/>
          <w:lang w:val="en-US"/>
        </w:rPr>
        <w:t>(31–33)</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socioeconomic factors that might influence both power outage and cardiorespiratory hospitalization rates, as well as long-term, seasonal, and day-of-week trends. </w:t>
      </w:r>
      <w:r w:rsidRPr="00B6054C">
        <w:rPr>
          <w:rFonts w:ascii="Arial" w:hAnsi="Arial" w:cs="Arial"/>
          <w:color w:val="4472C4" w:themeColor="accent1"/>
          <w:sz w:val="22"/>
          <w:szCs w:val="22"/>
        </w:rPr>
        <w:lastRenderedPageBreak/>
        <w:t>We tested for overdispersion in the outcome by running a quasi-Poisson model, but detected none, and thus proceeded with a traditional Poisson model.”</w:t>
      </w:r>
    </w:p>
    <w:p w14:paraId="58F54E68" w14:textId="000A179B" w:rsidR="00425DD8" w:rsidRPr="00270807" w:rsidRDefault="00764F4C" w:rsidP="00270807">
      <w:pPr>
        <w:spacing w:after="0" w:line="360" w:lineRule="auto"/>
        <w:ind w:firstLine="720"/>
        <w:rPr>
          <w:rStyle w:val="apple-converted-space"/>
          <w:rFonts w:ascii="Arial" w:hAnsi="Arial" w:cs="Arial"/>
          <w:color w:val="4472C4" w:themeColor="accent1"/>
          <w:sz w:val="22"/>
          <w:szCs w:val="22"/>
        </w:rPr>
      </w:pPr>
      <w:r w:rsidRPr="00B6054C">
        <w:rPr>
          <w:rFonts w:ascii="Arial" w:hAnsi="Arial" w:cs="Arial"/>
          <w:color w:val="000000" w:themeColor="text1"/>
          <w:sz w:val="22"/>
          <w:szCs w:val="22"/>
        </w:rPr>
        <w:br/>
        <w:t>4. Consider adding a negative control outcome (e.g. infectious disease?) - this could add confidence to the findings given the ecological nature.</w:t>
      </w:r>
      <w:r w:rsidRPr="00B6054C">
        <w:rPr>
          <w:rStyle w:val="apple-converted-space"/>
          <w:rFonts w:ascii="Arial" w:hAnsi="Arial" w:cs="Arial"/>
          <w:color w:val="000000" w:themeColor="text1"/>
          <w:sz w:val="22"/>
          <w:szCs w:val="22"/>
        </w:rPr>
        <w:t> </w:t>
      </w:r>
    </w:p>
    <w:p w14:paraId="3C3DCC26" w14:textId="77777777" w:rsidR="00321AA0" w:rsidRPr="00B6054C" w:rsidRDefault="00321AA0" w:rsidP="00BC2D1A">
      <w:pPr>
        <w:spacing w:after="0" w:line="360" w:lineRule="auto"/>
        <w:rPr>
          <w:rStyle w:val="apple-converted-space"/>
          <w:rFonts w:ascii="Arial" w:hAnsi="Arial" w:cs="Arial"/>
          <w:color w:val="000000" w:themeColor="text1"/>
          <w:sz w:val="22"/>
          <w:szCs w:val="22"/>
        </w:rPr>
      </w:pPr>
    </w:p>
    <w:p w14:paraId="029E4FF1" w14:textId="1E20437F" w:rsidR="007770B2" w:rsidRDefault="00C47987" w:rsidP="00BC2D1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 xml:space="preserve">Thank you for this suggestion. </w:t>
      </w:r>
      <w:r w:rsidR="0012317A" w:rsidRPr="00B6054C">
        <w:rPr>
          <w:rStyle w:val="apple-converted-space"/>
          <w:rFonts w:ascii="Arial" w:hAnsi="Arial" w:cs="Arial"/>
          <w:color w:val="4472C4" w:themeColor="accent1"/>
          <w:sz w:val="22"/>
          <w:szCs w:val="22"/>
        </w:rPr>
        <w:t>W</w:t>
      </w:r>
      <w:r w:rsidRPr="00B6054C">
        <w:rPr>
          <w:rStyle w:val="apple-converted-space"/>
          <w:rFonts w:ascii="Arial" w:hAnsi="Arial" w:cs="Arial"/>
          <w:color w:val="4472C4" w:themeColor="accent1"/>
          <w:sz w:val="22"/>
          <w:szCs w:val="22"/>
        </w:rPr>
        <w:t>e considered</w:t>
      </w:r>
      <w:r w:rsidR="0012317A" w:rsidRPr="00B6054C">
        <w:rPr>
          <w:rStyle w:val="apple-converted-space"/>
          <w:rFonts w:ascii="Arial" w:hAnsi="Arial" w:cs="Arial"/>
          <w:color w:val="4472C4" w:themeColor="accent1"/>
          <w:sz w:val="22"/>
          <w:szCs w:val="22"/>
        </w:rPr>
        <w:t xml:space="preserve"> this</w:t>
      </w:r>
      <w:r w:rsidRPr="00B6054C">
        <w:rPr>
          <w:rStyle w:val="apple-converted-space"/>
          <w:rFonts w:ascii="Arial" w:hAnsi="Arial" w:cs="Arial"/>
          <w:color w:val="4472C4" w:themeColor="accent1"/>
          <w:sz w:val="22"/>
          <w:szCs w:val="22"/>
        </w:rPr>
        <w:t xml:space="preserve"> when conceptualizing </w:t>
      </w:r>
      <w:r w:rsidR="0012317A" w:rsidRPr="00B6054C">
        <w:rPr>
          <w:rStyle w:val="apple-converted-space"/>
          <w:rFonts w:ascii="Arial" w:hAnsi="Arial" w:cs="Arial"/>
          <w:color w:val="4472C4" w:themeColor="accent1"/>
          <w:sz w:val="22"/>
          <w:szCs w:val="22"/>
        </w:rPr>
        <w:t xml:space="preserve">the </w:t>
      </w:r>
      <w:r w:rsidRPr="00B6054C">
        <w:rPr>
          <w:rStyle w:val="apple-converted-space"/>
          <w:rFonts w:ascii="Arial" w:hAnsi="Arial" w:cs="Arial"/>
          <w:color w:val="4472C4" w:themeColor="accent1"/>
          <w:sz w:val="22"/>
          <w:szCs w:val="22"/>
        </w:rPr>
        <w:t xml:space="preserve">paper. However, we </w:t>
      </w:r>
      <w:r w:rsidR="00577E6A" w:rsidRPr="00B6054C">
        <w:rPr>
          <w:rStyle w:val="apple-converted-space"/>
          <w:rFonts w:ascii="Arial" w:hAnsi="Arial" w:cs="Arial"/>
          <w:color w:val="4472C4" w:themeColor="accent1"/>
          <w:sz w:val="22"/>
          <w:szCs w:val="22"/>
        </w:rPr>
        <w:t>have been unable to find</w:t>
      </w:r>
      <w:r w:rsidR="004A3540" w:rsidRPr="00B6054C">
        <w:rPr>
          <w:rStyle w:val="apple-converted-space"/>
          <w:rFonts w:ascii="Arial" w:hAnsi="Arial" w:cs="Arial"/>
          <w:color w:val="4472C4" w:themeColor="accent1"/>
          <w:sz w:val="22"/>
          <w:szCs w:val="22"/>
        </w:rPr>
        <w:t xml:space="preserve"> a </w:t>
      </w:r>
      <w:r w:rsidRPr="00B6054C">
        <w:rPr>
          <w:rStyle w:val="apple-converted-space"/>
          <w:rFonts w:ascii="Arial" w:hAnsi="Arial" w:cs="Arial"/>
          <w:color w:val="4472C4" w:themeColor="accent1"/>
          <w:sz w:val="22"/>
          <w:szCs w:val="22"/>
        </w:rPr>
        <w:t xml:space="preserve">good negative control outcome </w:t>
      </w:r>
      <w:r w:rsidR="00DF4E4D" w:rsidRPr="00B6054C">
        <w:rPr>
          <w:rStyle w:val="apple-converted-space"/>
          <w:rFonts w:ascii="Arial" w:hAnsi="Arial" w:cs="Arial"/>
          <w:color w:val="4472C4" w:themeColor="accent1"/>
          <w:sz w:val="22"/>
          <w:szCs w:val="22"/>
        </w:rPr>
        <w:t xml:space="preserve">for such an analysis </w:t>
      </w:r>
      <w:r w:rsidRPr="00B6054C">
        <w:rPr>
          <w:rStyle w:val="apple-converted-space"/>
          <w:rFonts w:ascii="Arial" w:hAnsi="Arial" w:cs="Arial"/>
          <w:color w:val="4472C4" w:themeColor="accent1"/>
          <w:sz w:val="22"/>
          <w:szCs w:val="22"/>
        </w:rPr>
        <w:t xml:space="preserve">that would </w:t>
      </w:r>
      <w:r w:rsidR="00E76973" w:rsidRPr="00B6054C">
        <w:rPr>
          <w:rStyle w:val="apple-converted-space"/>
          <w:rFonts w:ascii="Arial" w:hAnsi="Arial" w:cs="Arial"/>
          <w:color w:val="4472C4" w:themeColor="accent1"/>
          <w:sz w:val="22"/>
          <w:szCs w:val="22"/>
        </w:rPr>
        <w:t xml:space="preserve">add </w:t>
      </w:r>
      <w:r w:rsidRPr="00B6054C">
        <w:rPr>
          <w:rStyle w:val="apple-converted-space"/>
          <w:rFonts w:ascii="Arial" w:hAnsi="Arial" w:cs="Arial"/>
          <w:color w:val="4472C4" w:themeColor="accent1"/>
          <w:sz w:val="22"/>
          <w:szCs w:val="22"/>
        </w:rPr>
        <w:t xml:space="preserve">confidence </w:t>
      </w:r>
      <w:r w:rsidR="00967143" w:rsidRPr="00B6054C">
        <w:rPr>
          <w:rStyle w:val="apple-converted-space"/>
          <w:rFonts w:ascii="Arial" w:hAnsi="Arial" w:cs="Arial"/>
          <w:color w:val="4472C4" w:themeColor="accent1"/>
          <w:sz w:val="22"/>
          <w:szCs w:val="22"/>
        </w:rPr>
        <w:t>in</w:t>
      </w:r>
      <w:r w:rsidR="0012317A" w:rsidRPr="00B6054C">
        <w:rPr>
          <w:rStyle w:val="apple-converted-space"/>
          <w:rFonts w:ascii="Arial" w:hAnsi="Arial" w:cs="Arial"/>
          <w:color w:val="4472C4" w:themeColor="accent1"/>
          <w:sz w:val="22"/>
          <w:szCs w:val="22"/>
        </w:rPr>
        <w:t xml:space="preserve"> the</w:t>
      </w:r>
      <w:r w:rsidRPr="00B6054C">
        <w:rPr>
          <w:rStyle w:val="apple-converted-space"/>
          <w:rFonts w:ascii="Arial" w:hAnsi="Arial" w:cs="Arial"/>
          <w:color w:val="4472C4" w:themeColor="accent1"/>
          <w:sz w:val="22"/>
          <w:szCs w:val="22"/>
        </w:rPr>
        <w:t xml:space="preserve"> results. </w:t>
      </w:r>
      <w:r w:rsidR="00BA79ED" w:rsidRPr="00B6054C">
        <w:rPr>
          <w:rStyle w:val="apple-converted-space"/>
          <w:rFonts w:ascii="Arial" w:hAnsi="Arial" w:cs="Arial"/>
          <w:color w:val="4472C4" w:themeColor="accent1"/>
          <w:sz w:val="22"/>
          <w:szCs w:val="22"/>
        </w:rPr>
        <w:t>For negative control outcomes to</w:t>
      </w:r>
      <w:r w:rsidR="0012317A" w:rsidRPr="00B6054C">
        <w:rPr>
          <w:rStyle w:val="apple-converted-space"/>
          <w:rFonts w:ascii="Arial" w:hAnsi="Arial" w:cs="Arial"/>
          <w:color w:val="4472C4" w:themeColor="accent1"/>
          <w:sz w:val="22"/>
          <w:szCs w:val="22"/>
        </w:rPr>
        <w:t xml:space="preserve"> effectively</w:t>
      </w:r>
      <w:r w:rsidR="00BA79ED" w:rsidRPr="00B6054C">
        <w:rPr>
          <w:rStyle w:val="apple-converted-space"/>
          <w:rFonts w:ascii="Arial" w:hAnsi="Arial" w:cs="Arial"/>
          <w:color w:val="4472C4" w:themeColor="accent1"/>
          <w:sz w:val="22"/>
          <w:szCs w:val="22"/>
        </w:rPr>
        <w:t xml:space="preserve"> add confidence, the confounders that influence the primary outcome of interest and the negative control outcome must be the same</w:t>
      </w:r>
      <w:r w:rsidR="00610B33" w:rsidRPr="00B6054C">
        <w:rPr>
          <w:rStyle w:val="apple-converted-space"/>
          <w:rFonts w:ascii="Arial" w:hAnsi="Arial" w:cs="Arial"/>
          <w:color w:val="4472C4" w:themeColor="accent1"/>
          <w:sz w:val="22"/>
          <w:szCs w:val="22"/>
        </w:rPr>
        <w:t xml:space="preserve"> and modelled correctly</w:t>
      </w:r>
      <w:r w:rsidR="00DD60BA" w:rsidRPr="00B6054C">
        <w:rPr>
          <w:rStyle w:val="apple-converted-space"/>
          <w:rFonts w:ascii="Arial" w:hAnsi="Arial" w:cs="Arial"/>
          <w:color w:val="4472C4" w:themeColor="accent1"/>
          <w:sz w:val="22"/>
          <w:szCs w:val="22"/>
        </w:rPr>
        <w:t xml:space="preserve"> in both the primary </w:t>
      </w:r>
      <w:r w:rsidR="008E3B44" w:rsidRPr="00B6054C">
        <w:rPr>
          <w:rStyle w:val="apple-converted-space"/>
          <w:rFonts w:ascii="Arial" w:hAnsi="Arial" w:cs="Arial"/>
          <w:color w:val="4472C4" w:themeColor="accent1"/>
          <w:sz w:val="22"/>
          <w:szCs w:val="22"/>
        </w:rPr>
        <w:t>analysis</w:t>
      </w:r>
      <w:r w:rsidR="00DD60BA" w:rsidRPr="00B6054C">
        <w:rPr>
          <w:rStyle w:val="apple-converted-space"/>
          <w:rFonts w:ascii="Arial" w:hAnsi="Arial" w:cs="Arial"/>
          <w:color w:val="4472C4" w:themeColor="accent1"/>
          <w:sz w:val="22"/>
          <w:szCs w:val="22"/>
        </w:rPr>
        <w:t xml:space="preserve"> and negative control analysis</w:t>
      </w:r>
      <w:r w:rsidR="00BA79ED" w:rsidRPr="00B6054C">
        <w:rPr>
          <w:rStyle w:val="apple-converted-space"/>
          <w:rFonts w:ascii="Arial" w:hAnsi="Arial" w:cs="Arial"/>
          <w:color w:val="4472C4" w:themeColor="accent1"/>
          <w:sz w:val="22"/>
          <w:szCs w:val="22"/>
        </w:rPr>
        <w:t xml:space="preserve">. </w:t>
      </w:r>
      <w:r w:rsidR="00B45A25" w:rsidRPr="00B6054C">
        <w:rPr>
          <w:rStyle w:val="apple-converted-space"/>
          <w:rFonts w:ascii="Arial" w:hAnsi="Arial" w:cs="Arial"/>
          <w:color w:val="4472C4" w:themeColor="accent1"/>
          <w:sz w:val="22"/>
          <w:szCs w:val="22"/>
        </w:rPr>
        <w:t xml:space="preserve">Our </w:t>
      </w:r>
      <w:r w:rsidR="0012317A" w:rsidRPr="00B6054C">
        <w:rPr>
          <w:rStyle w:val="apple-converted-space"/>
          <w:rFonts w:ascii="Arial" w:hAnsi="Arial" w:cs="Arial"/>
          <w:color w:val="4472C4" w:themeColor="accent1"/>
          <w:sz w:val="22"/>
          <w:szCs w:val="22"/>
        </w:rPr>
        <w:t xml:space="preserve">present </w:t>
      </w:r>
      <w:r w:rsidR="00B45A25" w:rsidRPr="00B6054C">
        <w:rPr>
          <w:rStyle w:val="apple-converted-space"/>
          <w:rFonts w:ascii="Arial" w:hAnsi="Arial" w:cs="Arial"/>
          <w:color w:val="4472C4" w:themeColor="accent1"/>
          <w:sz w:val="22"/>
          <w:szCs w:val="22"/>
        </w:rPr>
        <w:t>analysis could be confounded by severe weather and temperature</w:t>
      </w:r>
      <w:r w:rsidR="008E3B44" w:rsidRPr="00B6054C">
        <w:rPr>
          <w:rStyle w:val="apple-converted-space"/>
          <w:rFonts w:ascii="Arial" w:hAnsi="Arial" w:cs="Arial"/>
          <w:color w:val="4472C4" w:themeColor="accent1"/>
          <w:sz w:val="22"/>
          <w:szCs w:val="22"/>
        </w:rPr>
        <w:t>, and so a negative control analysis could theoretically help us detect residual confounding from</w:t>
      </w:r>
      <w:r w:rsidR="00645176"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these variables</w:t>
      </w:r>
      <w:r w:rsidR="00B45A25" w:rsidRPr="00B6054C">
        <w:rPr>
          <w:rStyle w:val="apple-converted-space"/>
          <w:rFonts w:ascii="Arial" w:hAnsi="Arial" w:cs="Arial"/>
          <w:color w:val="4472C4" w:themeColor="accent1"/>
          <w:sz w:val="22"/>
          <w:szCs w:val="22"/>
        </w:rPr>
        <w:t>.</w:t>
      </w:r>
      <w:r w:rsidR="00AB34A6"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Unfortunately, w</w:t>
      </w:r>
      <w:r w:rsidR="00B813E1" w:rsidRPr="00B6054C">
        <w:rPr>
          <w:rStyle w:val="apple-converted-space"/>
          <w:rFonts w:ascii="Arial" w:hAnsi="Arial" w:cs="Arial"/>
          <w:color w:val="4472C4" w:themeColor="accent1"/>
          <w:sz w:val="22"/>
          <w:szCs w:val="22"/>
        </w:rPr>
        <w:t xml:space="preserve">e don’t believe </w:t>
      </w:r>
      <w:r w:rsidR="009C217D" w:rsidRPr="00B6054C">
        <w:rPr>
          <w:rStyle w:val="apple-converted-space"/>
          <w:rFonts w:ascii="Arial" w:hAnsi="Arial" w:cs="Arial"/>
          <w:color w:val="4472C4" w:themeColor="accent1"/>
          <w:sz w:val="22"/>
          <w:szCs w:val="22"/>
        </w:rPr>
        <w:t xml:space="preserve">that </w:t>
      </w:r>
      <w:r w:rsidR="00B813E1" w:rsidRPr="00B6054C">
        <w:rPr>
          <w:rStyle w:val="apple-converted-space"/>
          <w:rFonts w:ascii="Arial" w:hAnsi="Arial" w:cs="Arial"/>
          <w:color w:val="4472C4" w:themeColor="accent1"/>
          <w:sz w:val="22"/>
          <w:szCs w:val="22"/>
        </w:rPr>
        <w:t>t</w:t>
      </w:r>
      <w:r w:rsidR="007F6CBF" w:rsidRPr="00B6054C">
        <w:rPr>
          <w:rStyle w:val="apple-converted-space"/>
          <w:rFonts w:ascii="Arial" w:hAnsi="Arial" w:cs="Arial"/>
          <w:color w:val="4472C4" w:themeColor="accent1"/>
          <w:sz w:val="22"/>
          <w:szCs w:val="22"/>
        </w:rPr>
        <w:t>he relationships between temperature and infectious disease</w:t>
      </w:r>
      <w:r w:rsidR="001125A3" w:rsidRPr="00B6054C">
        <w:rPr>
          <w:rStyle w:val="apple-converted-space"/>
          <w:rFonts w:ascii="Arial" w:hAnsi="Arial" w:cs="Arial"/>
          <w:color w:val="4472C4" w:themeColor="accent1"/>
          <w:sz w:val="22"/>
          <w:szCs w:val="22"/>
        </w:rPr>
        <w:t xml:space="preserve"> and temperature and CVD and respiratory </w:t>
      </w:r>
      <w:r w:rsidR="008D3AE6" w:rsidRPr="00B6054C">
        <w:rPr>
          <w:rStyle w:val="apple-converted-space"/>
          <w:rFonts w:ascii="Arial" w:hAnsi="Arial" w:cs="Arial"/>
          <w:color w:val="4472C4" w:themeColor="accent1"/>
          <w:sz w:val="22"/>
          <w:szCs w:val="22"/>
        </w:rPr>
        <w:t xml:space="preserve">hospitalizations </w:t>
      </w:r>
      <w:r w:rsidR="00B56ADC" w:rsidRPr="00B6054C">
        <w:rPr>
          <w:rStyle w:val="apple-converted-space"/>
          <w:rFonts w:ascii="Arial" w:hAnsi="Arial" w:cs="Arial"/>
          <w:color w:val="4472C4" w:themeColor="accent1"/>
          <w:sz w:val="22"/>
          <w:szCs w:val="22"/>
        </w:rPr>
        <w:t xml:space="preserve">are </w:t>
      </w:r>
      <w:r w:rsidR="008D3AE6" w:rsidRPr="00B6054C">
        <w:rPr>
          <w:rStyle w:val="apple-converted-space"/>
          <w:rFonts w:ascii="Arial" w:hAnsi="Arial" w:cs="Arial"/>
          <w:color w:val="4472C4" w:themeColor="accent1"/>
          <w:sz w:val="22"/>
          <w:szCs w:val="22"/>
        </w:rPr>
        <w:t>analogous</w:t>
      </w:r>
      <w:r w:rsidR="003302DA" w:rsidRPr="00B6054C">
        <w:rPr>
          <w:rStyle w:val="apple-converted-space"/>
          <w:rFonts w:ascii="Arial" w:hAnsi="Arial" w:cs="Arial"/>
          <w:color w:val="4472C4" w:themeColor="accent1"/>
          <w:sz w:val="22"/>
          <w:szCs w:val="22"/>
        </w:rPr>
        <w:t xml:space="preserve"> enough that a negative control analysis would add </w:t>
      </w:r>
      <w:r w:rsidR="005C67B9" w:rsidRPr="00B6054C">
        <w:rPr>
          <w:rStyle w:val="apple-converted-space"/>
          <w:rFonts w:ascii="Arial" w:hAnsi="Arial" w:cs="Arial"/>
          <w:color w:val="4472C4" w:themeColor="accent1"/>
          <w:sz w:val="22"/>
          <w:szCs w:val="22"/>
        </w:rPr>
        <w:t xml:space="preserve">confidence </w:t>
      </w:r>
      <w:r w:rsidR="003302DA" w:rsidRPr="00B6054C">
        <w:rPr>
          <w:rStyle w:val="apple-converted-space"/>
          <w:rFonts w:ascii="Arial" w:hAnsi="Arial" w:cs="Arial"/>
          <w:color w:val="4472C4" w:themeColor="accent1"/>
          <w:sz w:val="22"/>
          <w:szCs w:val="22"/>
        </w:rPr>
        <w:t>to our results</w:t>
      </w:r>
      <w:r w:rsidR="001125A3" w:rsidRPr="00B6054C">
        <w:rPr>
          <w:rStyle w:val="apple-converted-space"/>
          <w:rFonts w:ascii="Arial" w:hAnsi="Arial" w:cs="Arial"/>
          <w:color w:val="4472C4" w:themeColor="accent1"/>
          <w:sz w:val="22"/>
          <w:szCs w:val="22"/>
        </w:rPr>
        <w:t xml:space="preserve">. </w:t>
      </w:r>
      <w:r w:rsidR="00172CB8" w:rsidRPr="00B6054C">
        <w:rPr>
          <w:rStyle w:val="apple-converted-space"/>
          <w:rFonts w:ascii="Arial" w:hAnsi="Arial" w:cs="Arial"/>
          <w:color w:val="4472C4" w:themeColor="accent1"/>
          <w:sz w:val="22"/>
          <w:szCs w:val="22"/>
        </w:rPr>
        <w:t xml:space="preserve">For example, </w:t>
      </w:r>
      <w:r w:rsidR="0012317A" w:rsidRPr="00B6054C">
        <w:rPr>
          <w:rStyle w:val="apple-converted-space"/>
          <w:rFonts w:ascii="Arial" w:hAnsi="Arial" w:cs="Arial"/>
          <w:color w:val="4472C4" w:themeColor="accent1"/>
          <w:sz w:val="22"/>
          <w:szCs w:val="22"/>
        </w:rPr>
        <w:t>after elevated temperature</w:t>
      </w:r>
      <w:r w:rsidR="005C67B9" w:rsidRPr="00B6054C">
        <w:rPr>
          <w:rStyle w:val="apple-converted-space"/>
          <w:rFonts w:ascii="Arial" w:hAnsi="Arial" w:cs="Arial"/>
          <w:color w:val="4472C4" w:themeColor="accent1"/>
          <w:sz w:val="22"/>
          <w:szCs w:val="22"/>
        </w:rPr>
        <w:t>,</w:t>
      </w:r>
      <w:r w:rsidR="0012317A" w:rsidRPr="00B6054C">
        <w:rPr>
          <w:rStyle w:val="apple-converted-space"/>
          <w:rFonts w:ascii="Arial" w:hAnsi="Arial" w:cs="Arial"/>
          <w:color w:val="4472C4" w:themeColor="accent1"/>
          <w:sz w:val="22"/>
          <w:szCs w:val="22"/>
        </w:rPr>
        <w:t xml:space="preserve"> </w:t>
      </w:r>
      <w:r w:rsidR="00172CB8" w:rsidRPr="00B6054C">
        <w:rPr>
          <w:rStyle w:val="apple-converted-space"/>
          <w:rFonts w:ascii="Arial" w:hAnsi="Arial" w:cs="Arial"/>
          <w:color w:val="4472C4" w:themeColor="accent1"/>
          <w:sz w:val="22"/>
          <w:szCs w:val="22"/>
        </w:rPr>
        <w:t xml:space="preserve">it would </w:t>
      </w:r>
      <w:r w:rsidR="0012317A" w:rsidRPr="00B6054C">
        <w:rPr>
          <w:rStyle w:val="apple-converted-space"/>
          <w:rFonts w:ascii="Arial" w:hAnsi="Arial" w:cs="Arial"/>
          <w:color w:val="4472C4" w:themeColor="accent1"/>
          <w:sz w:val="22"/>
          <w:szCs w:val="22"/>
        </w:rPr>
        <w:t xml:space="preserve">likely take </w:t>
      </w:r>
      <w:r w:rsidR="00172CB8" w:rsidRPr="00B6054C">
        <w:rPr>
          <w:rStyle w:val="apple-converted-space"/>
          <w:rFonts w:ascii="Arial" w:hAnsi="Arial" w:cs="Arial"/>
          <w:color w:val="4472C4" w:themeColor="accent1"/>
          <w:sz w:val="22"/>
          <w:szCs w:val="22"/>
        </w:rPr>
        <w:t>longer for infectious disease rates</w:t>
      </w:r>
      <w:r w:rsidR="0012317A" w:rsidRPr="00B6054C">
        <w:rPr>
          <w:rStyle w:val="apple-converted-space"/>
          <w:rFonts w:ascii="Arial" w:hAnsi="Arial" w:cs="Arial"/>
          <w:color w:val="4472C4" w:themeColor="accent1"/>
          <w:sz w:val="22"/>
          <w:szCs w:val="22"/>
        </w:rPr>
        <w:t xml:space="preserve"> to change</w:t>
      </w:r>
      <w:r w:rsidR="00172CB8" w:rsidRPr="00B6054C">
        <w:rPr>
          <w:rStyle w:val="apple-converted-space"/>
          <w:rFonts w:ascii="Arial" w:hAnsi="Arial" w:cs="Arial"/>
          <w:color w:val="4472C4" w:themeColor="accent1"/>
          <w:sz w:val="22"/>
          <w:szCs w:val="22"/>
        </w:rPr>
        <w:t xml:space="preserve"> compared to </w:t>
      </w:r>
      <w:r w:rsidR="0012317A" w:rsidRPr="00B6054C">
        <w:rPr>
          <w:rStyle w:val="apple-converted-space"/>
          <w:rFonts w:ascii="Arial" w:hAnsi="Arial" w:cs="Arial"/>
          <w:color w:val="4472C4" w:themeColor="accent1"/>
          <w:sz w:val="22"/>
          <w:szCs w:val="22"/>
        </w:rPr>
        <w:t xml:space="preserve">often-observed same-day impacts on </w:t>
      </w:r>
      <w:r w:rsidR="00172CB8" w:rsidRPr="00B6054C">
        <w:rPr>
          <w:rStyle w:val="apple-converted-space"/>
          <w:rFonts w:ascii="Arial" w:hAnsi="Arial" w:cs="Arial"/>
          <w:color w:val="4472C4" w:themeColor="accent1"/>
          <w:sz w:val="22"/>
          <w:szCs w:val="22"/>
        </w:rPr>
        <w:t xml:space="preserve">cardiorespiratory hospitalizations. </w:t>
      </w:r>
      <w:r w:rsidR="00FB4AE4" w:rsidRPr="00B6054C">
        <w:rPr>
          <w:rStyle w:val="apple-converted-space"/>
          <w:rFonts w:ascii="Arial" w:hAnsi="Arial" w:cs="Arial"/>
          <w:color w:val="4472C4" w:themeColor="accent1"/>
          <w:sz w:val="22"/>
          <w:szCs w:val="22"/>
        </w:rPr>
        <w:t xml:space="preserve">Infectious disease hospitalizations might be reduced due to severe weather in the same way that CVD and respiratory </w:t>
      </w:r>
      <w:r w:rsidR="00437A47" w:rsidRPr="00B6054C">
        <w:rPr>
          <w:rStyle w:val="apple-converted-space"/>
          <w:rFonts w:ascii="Arial" w:hAnsi="Arial" w:cs="Arial"/>
          <w:color w:val="4472C4" w:themeColor="accent1"/>
          <w:sz w:val="22"/>
          <w:szCs w:val="22"/>
        </w:rPr>
        <w:t>hospitalizations</w:t>
      </w:r>
      <w:r w:rsidR="00FB4AE4" w:rsidRPr="00B6054C">
        <w:rPr>
          <w:rStyle w:val="apple-converted-space"/>
          <w:rFonts w:ascii="Arial" w:hAnsi="Arial" w:cs="Arial"/>
          <w:color w:val="4472C4" w:themeColor="accent1"/>
          <w:sz w:val="22"/>
          <w:szCs w:val="22"/>
        </w:rPr>
        <w:t xml:space="preserve"> are, but </w:t>
      </w:r>
      <w:r w:rsidR="0012317A" w:rsidRPr="00B6054C">
        <w:rPr>
          <w:rStyle w:val="apple-converted-space"/>
          <w:rFonts w:ascii="Arial" w:hAnsi="Arial" w:cs="Arial"/>
          <w:color w:val="4472C4" w:themeColor="accent1"/>
          <w:sz w:val="22"/>
          <w:szCs w:val="22"/>
        </w:rPr>
        <w:t xml:space="preserve">seasonality is likely a stronger driver for infectious </w:t>
      </w:r>
      <w:r w:rsidR="00E40548" w:rsidRPr="00B6054C">
        <w:rPr>
          <w:rStyle w:val="apple-converted-space"/>
          <w:rFonts w:ascii="Arial" w:hAnsi="Arial" w:cs="Arial"/>
          <w:color w:val="4472C4" w:themeColor="accent1"/>
          <w:sz w:val="22"/>
          <w:szCs w:val="22"/>
        </w:rPr>
        <w:t xml:space="preserve">disease </w:t>
      </w:r>
      <w:r w:rsidR="005C67B9" w:rsidRPr="00B6054C">
        <w:rPr>
          <w:rStyle w:val="apple-converted-space"/>
          <w:rFonts w:ascii="Arial" w:hAnsi="Arial" w:cs="Arial"/>
          <w:color w:val="4472C4" w:themeColor="accent1"/>
          <w:sz w:val="22"/>
          <w:szCs w:val="22"/>
        </w:rPr>
        <w:t xml:space="preserve">compared to cardiorespiratory </w:t>
      </w:r>
      <w:r w:rsidR="00E40548" w:rsidRPr="00B6054C">
        <w:rPr>
          <w:rStyle w:val="apple-converted-space"/>
          <w:rFonts w:ascii="Arial" w:hAnsi="Arial" w:cs="Arial"/>
          <w:color w:val="4472C4" w:themeColor="accent1"/>
          <w:sz w:val="22"/>
          <w:szCs w:val="22"/>
        </w:rPr>
        <w:t>hospitalizations</w:t>
      </w:r>
      <w:r w:rsidR="00437A47" w:rsidRPr="00B6054C">
        <w:rPr>
          <w:rStyle w:val="apple-converted-space"/>
          <w:rFonts w:ascii="Arial" w:hAnsi="Arial" w:cs="Arial"/>
          <w:color w:val="4472C4" w:themeColor="accent1"/>
          <w:sz w:val="22"/>
          <w:szCs w:val="22"/>
        </w:rPr>
        <w:t>.</w:t>
      </w:r>
      <w:r w:rsidR="009735FC" w:rsidRPr="00B6054C">
        <w:rPr>
          <w:rStyle w:val="apple-converted-space"/>
          <w:rFonts w:ascii="Arial" w:hAnsi="Arial" w:cs="Arial"/>
          <w:color w:val="4472C4" w:themeColor="accent1"/>
          <w:sz w:val="22"/>
          <w:szCs w:val="22"/>
        </w:rPr>
        <w:t xml:space="preserve"> Additionally, to correctly model the relationship between power outage and infectious disease, </w:t>
      </w:r>
      <w:r w:rsidR="0012317A" w:rsidRPr="00B6054C">
        <w:rPr>
          <w:rStyle w:val="apple-converted-space"/>
          <w:rFonts w:ascii="Arial" w:hAnsi="Arial" w:cs="Arial"/>
          <w:color w:val="4472C4" w:themeColor="accent1"/>
          <w:sz w:val="22"/>
          <w:szCs w:val="22"/>
        </w:rPr>
        <w:t xml:space="preserve">our </w:t>
      </w:r>
      <w:r w:rsidR="009735FC" w:rsidRPr="00B6054C">
        <w:rPr>
          <w:rStyle w:val="apple-converted-space"/>
          <w:rFonts w:ascii="Arial" w:hAnsi="Arial" w:cs="Arial"/>
          <w:color w:val="4472C4" w:themeColor="accent1"/>
          <w:sz w:val="22"/>
          <w:szCs w:val="22"/>
        </w:rPr>
        <w:t xml:space="preserve">modelling strategy </w:t>
      </w:r>
      <w:r w:rsidR="0012317A" w:rsidRPr="00B6054C">
        <w:rPr>
          <w:rStyle w:val="apple-converted-space"/>
          <w:rFonts w:ascii="Arial" w:hAnsi="Arial" w:cs="Arial"/>
          <w:color w:val="4472C4" w:themeColor="accent1"/>
          <w:sz w:val="22"/>
          <w:szCs w:val="22"/>
        </w:rPr>
        <w:t xml:space="preserve">would need </w:t>
      </w:r>
      <w:r w:rsidR="009735FC" w:rsidRPr="00B6054C">
        <w:rPr>
          <w:rStyle w:val="apple-converted-space"/>
          <w:rFonts w:ascii="Arial" w:hAnsi="Arial" w:cs="Arial"/>
          <w:color w:val="4472C4" w:themeColor="accent1"/>
          <w:sz w:val="22"/>
          <w:szCs w:val="22"/>
        </w:rPr>
        <w:t>to account for disease transmission</w:t>
      </w:r>
      <w:r w:rsidR="0093288F" w:rsidRPr="00B6054C">
        <w:rPr>
          <w:rStyle w:val="apple-converted-space"/>
          <w:rFonts w:ascii="Arial" w:hAnsi="Arial" w:cs="Arial"/>
          <w:color w:val="4472C4" w:themeColor="accent1"/>
          <w:sz w:val="22"/>
          <w:szCs w:val="22"/>
        </w:rPr>
        <w:t>.</w:t>
      </w:r>
      <w:r w:rsidR="00FB4AE4" w:rsidRPr="00B6054C">
        <w:rPr>
          <w:rStyle w:val="apple-converted-space"/>
          <w:rFonts w:ascii="Arial" w:hAnsi="Arial" w:cs="Arial"/>
          <w:color w:val="4472C4" w:themeColor="accent1"/>
          <w:sz w:val="22"/>
          <w:szCs w:val="22"/>
        </w:rPr>
        <w:t xml:space="preserve"> </w:t>
      </w:r>
      <w:r w:rsidR="0012317A" w:rsidRPr="00B6054C">
        <w:rPr>
          <w:rStyle w:val="apple-converted-space"/>
          <w:rFonts w:ascii="Arial" w:hAnsi="Arial" w:cs="Arial"/>
          <w:color w:val="4472C4" w:themeColor="accent1"/>
          <w:sz w:val="22"/>
          <w:szCs w:val="22"/>
        </w:rPr>
        <w:t>Thus, while we are</w:t>
      </w:r>
      <w:r w:rsidR="00064D58" w:rsidRPr="00B6054C">
        <w:rPr>
          <w:rStyle w:val="apple-converted-space"/>
          <w:rFonts w:ascii="Arial" w:hAnsi="Arial" w:cs="Arial"/>
          <w:color w:val="4472C4" w:themeColor="accent1"/>
          <w:sz w:val="22"/>
          <w:szCs w:val="22"/>
        </w:rPr>
        <w:t xml:space="preserve"> </w:t>
      </w:r>
      <w:r w:rsidR="00577E6A" w:rsidRPr="00B6054C">
        <w:rPr>
          <w:rStyle w:val="apple-converted-space"/>
          <w:rFonts w:ascii="Arial" w:hAnsi="Arial" w:cs="Arial"/>
          <w:color w:val="4472C4" w:themeColor="accent1"/>
          <w:sz w:val="22"/>
          <w:szCs w:val="22"/>
        </w:rPr>
        <w:t>open to conducting a</w:t>
      </w:r>
      <w:r w:rsidR="0012317A" w:rsidRPr="00B6054C">
        <w:rPr>
          <w:rStyle w:val="apple-converted-space"/>
          <w:rFonts w:ascii="Arial" w:hAnsi="Arial" w:cs="Arial"/>
          <w:color w:val="4472C4" w:themeColor="accent1"/>
          <w:sz w:val="22"/>
          <w:szCs w:val="22"/>
        </w:rPr>
        <w:t xml:space="preserve"> negative control</w:t>
      </w:r>
      <w:r w:rsidR="00577E6A" w:rsidRPr="00B6054C">
        <w:rPr>
          <w:rStyle w:val="apple-converted-space"/>
          <w:rFonts w:ascii="Arial" w:hAnsi="Arial" w:cs="Arial"/>
          <w:color w:val="4472C4" w:themeColor="accent1"/>
          <w:sz w:val="22"/>
          <w:szCs w:val="22"/>
        </w:rPr>
        <w:t xml:space="preserve"> analysis if</w:t>
      </w:r>
      <w:r w:rsidR="00D62734" w:rsidRPr="00B6054C">
        <w:rPr>
          <w:rStyle w:val="apple-converted-space"/>
          <w:rFonts w:ascii="Arial" w:hAnsi="Arial" w:cs="Arial"/>
          <w:color w:val="4472C4" w:themeColor="accent1"/>
          <w:sz w:val="22"/>
          <w:szCs w:val="22"/>
        </w:rPr>
        <w:t xml:space="preserve"> we could find an appropriate negative control outcome</w:t>
      </w:r>
      <w:r w:rsidR="0012317A" w:rsidRPr="00B6054C">
        <w:rPr>
          <w:rStyle w:val="apple-converted-space"/>
          <w:rFonts w:ascii="Arial" w:hAnsi="Arial" w:cs="Arial"/>
          <w:color w:val="4472C4" w:themeColor="accent1"/>
          <w:sz w:val="22"/>
          <w:szCs w:val="22"/>
        </w:rPr>
        <w:t>, we have opted not to proceed with infectious disease as an endpoint.</w:t>
      </w:r>
    </w:p>
    <w:p w14:paraId="76C2D387" w14:textId="77777777" w:rsidR="00C71C19" w:rsidRPr="00B6054C" w:rsidRDefault="00C71C19" w:rsidP="00BC2D1A">
      <w:pPr>
        <w:spacing w:after="0" w:line="360" w:lineRule="auto"/>
        <w:rPr>
          <w:rFonts w:ascii="Arial" w:hAnsi="Arial" w:cs="Arial"/>
          <w:color w:val="4472C4" w:themeColor="accent1"/>
          <w:sz w:val="22"/>
          <w:szCs w:val="22"/>
        </w:rPr>
      </w:pPr>
    </w:p>
    <w:p w14:paraId="182BC6D8" w14:textId="0E6D7678"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Reviewer #2: This paper describes the association between power outages and hospitalisations in the United States. I was asked for a methodological report and I interpret that to include all aspects of the design and conduct of the study. </w:t>
      </w:r>
    </w:p>
    <w:p w14:paraId="67EAA9AC"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6277FCB9" w14:textId="77777777"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Points of detail </w:t>
      </w:r>
    </w:p>
    <w:p w14:paraId="23E7702B"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32B80630" w14:textId="58D2371A" w:rsidR="001355FB"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6 Using last observation carried forward seems rather arbitrary. My initial thought was that I would have tried to average some readings before and after the missing data period. If the </w:t>
      </w:r>
      <w:r w:rsidRPr="00B6054C">
        <w:rPr>
          <w:rFonts w:ascii="Arial" w:hAnsi="Arial" w:cs="Arial"/>
          <w:sz w:val="22"/>
          <w:szCs w:val="22"/>
        </w:rPr>
        <w:lastRenderedPageBreak/>
        <w:t xml:space="preserve">missingness is related to power outages which occurred during the period of missingness imputing what happened before will be biased. </w:t>
      </w:r>
    </w:p>
    <w:p w14:paraId="680F248F" w14:textId="77777777" w:rsidR="00B23C35" w:rsidRPr="00B6054C" w:rsidRDefault="00B23C35" w:rsidP="00BC2D1A">
      <w:pPr>
        <w:pStyle w:val="NormalWeb"/>
        <w:spacing w:before="0" w:beforeAutospacing="0" w:after="0" w:afterAutospacing="0" w:line="360" w:lineRule="auto"/>
        <w:rPr>
          <w:rFonts w:ascii="Arial" w:hAnsi="Arial" w:cs="Arial"/>
          <w:sz w:val="22"/>
          <w:szCs w:val="22"/>
        </w:rPr>
      </w:pPr>
    </w:p>
    <w:p w14:paraId="682BF1CA" w14:textId="03315B96" w:rsidR="001355FB" w:rsidRDefault="001355FB"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To produce the power outage exposure data, we started with counts of customers out by utility, where multiple utilities could exist in a county. We then aggregated these counts to the county level. When there were fewer than 4 hours of information missing at the sub-county level, we used last observation carried forward (LOCF). However, this accounted for &lt; 0.3% of total observations. There was also substantial missing data spanning longer than 4 hours of time. We did not LOCF </w:t>
      </w:r>
      <w:r w:rsidR="00072A3D" w:rsidRPr="00B6054C">
        <w:rPr>
          <w:rFonts w:ascii="Arial" w:hAnsi="Arial" w:cs="Arial"/>
          <w:color w:val="4472C4" w:themeColor="accent1"/>
          <w:sz w:val="22"/>
          <w:szCs w:val="22"/>
        </w:rPr>
        <w:t>in that case of longer-duration missingness</w:t>
      </w:r>
      <w:r w:rsidRPr="00B6054C">
        <w:rPr>
          <w:rFonts w:ascii="Arial" w:hAnsi="Arial" w:cs="Arial"/>
          <w:color w:val="4472C4" w:themeColor="accent1"/>
          <w:sz w:val="22"/>
          <w:szCs w:val="22"/>
        </w:rPr>
        <w:t xml:space="preserve">. In a recent manuscript, we described our strategies to handle missing data in the power outage exposure dataset and assessed the impact of missingness on epidemiologic results like the one </w:t>
      </w:r>
      <w:r w:rsidR="00570B51" w:rsidRPr="00B6054C">
        <w:rPr>
          <w:rFonts w:ascii="Arial" w:hAnsi="Arial" w:cs="Arial"/>
          <w:color w:val="4472C4" w:themeColor="accent1"/>
          <w:sz w:val="22"/>
          <w:szCs w:val="22"/>
        </w:rPr>
        <w:t>under consideration here</w:t>
      </w:r>
      <w:r w:rsidR="00004268" w:rsidRPr="00B6054C">
        <w:rPr>
          <w:rFonts w:ascii="Arial" w:hAnsi="Arial" w:cs="Arial"/>
          <w:color w:val="4472C4" w:themeColor="accent1"/>
          <w:sz w:val="22"/>
          <w:szCs w:val="22"/>
        </w:rPr>
        <w:t>:</w:t>
      </w:r>
    </w:p>
    <w:p w14:paraId="3C1A610A" w14:textId="77777777" w:rsidR="004755B0" w:rsidRPr="00B6054C" w:rsidRDefault="004755B0" w:rsidP="00BC2D1A">
      <w:pPr>
        <w:pStyle w:val="NormalWeb"/>
        <w:spacing w:before="0" w:beforeAutospacing="0" w:after="0" w:afterAutospacing="0" w:line="360" w:lineRule="auto"/>
        <w:rPr>
          <w:rFonts w:ascii="Arial" w:hAnsi="Arial" w:cs="Arial"/>
          <w:color w:val="4472C4" w:themeColor="accent1"/>
          <w:sz w:val="22"/>
          <w:szCs w:val="22"/>
        </w:rPr>
      </w:pPr>
    </w:p>
    <w:p w14:paraId="0AAFE2E9" w14:textId="492E5B2D" w:rsidR="00004268" w:rsidRDefault="00AE3EAF" w:rsidP="00BC2D1A">
      <w:pPr>
        <w:pStyle w:val="NormalWeb"/>
        <w:spacing w:before="0" w:beforeAutospacing="0" w:after="0" w:afterAutospacing="0" w:line="360" w:lineRule="auto"/>
        <w:rPr>
          <w:rFonts w:ascii="Arial" w:hAnsi="Arial" w:cs="Arial"/>
          <w:sz w:val="22"/>
          <w:szCs w:val="22"/>
        </w:rPr>
      </w:pPr>
      <w:hyperlink r:id="rId5" w:history="1">
        <w:r w:rsidRPr="00B6054C">
          <w:rPr>
            <w:rStyle w:val="Hyperlink"/>
            <w:rFonts w:ascii="Arial" w:hAnsi="Arial" w:cs="Arial"/>
            <w:sz w:val="22"/>
            <w:szCs w:val="22"/>
          </w:rPr>
          <w:t>https://journals.lww.com/environepidem/fulltext/2025/08000/assessing_bias_in_measuring_power_outage_exposure.4.aspx</w:t>
        </w:r>
      </w:hyperlink>
    </w:p>
    <w:p w14:paraId="16E1D408" w14:textId="77777777" w:rsidR="004755B0" w:rsidRPr="00B6054C" w:rsidRDefault="004755B0" w:rsidP="00BC2D1A">
      <w:pPr>
        <w:pStyle w:val="NormalWeb"/>
        <w:spacing w:before="0" w:beforeAutospacing="0" w:after="0" w:afterAutospacing="0" w:line="360" w:lineRule="auto"/>
        <w:rPr>
          <w:rFonts w:ascii="Arial" w:hAnsi="Arial" w:cs="Arial"/>
          <w:color w:val="4472C4" w:themeColor="accent1"/>
          <w:sz w:val="22"/>
          <w:szCs w:val="22"/>
        </w:rPr>
      </w:pPr>
    </w:p>
    <w:p w14:paraId="0049CC4A" w14:textId="433383A3" w:rsidR="001355FB" w:rsidRDefault="001355FB"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agree that LOCF was somewhat arbitrary, but </w:t>
      </w:r>
      <w:r w:rsidR="005C67B9" w:rsidRPr="00B6054C">
        <w:rPr>
          <w:rFonts w:ascii="Arial" w:hAnsi="Arial" w:cs="Arial"/>
          <w:color w:val="4472C4" w:themeColor="accent1"/>
          <w:sz w:val="22"/>
          <w:szCs w:val="22"/>
        </w:rPr>
        <w:t xml:space="preserve">it </w:t>
      </w:r>
      <w:r w:rsidRPr="00B6054C">
        <w:rPr>
          <w:rFonts w:ascii="Arial" w:hAnsi="Arial" w:cs="Arial"/>
          <w:color w:val="4472C4" w:themeColor="accent1"/>
          <w:sz w:val="22"/>
          <w:szCs w:val="22"/>
        </w:rPr>
        <w:t>was easily implemented, used a portion of existing data to replace missing values, and affected &lt;</w:t>
      </w:r>
      <w:r w:rsidR="007B114E"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0.3% of the data. In response to the reviewer comment regarding LOCF, we have run a sensitivity analysis using a different strategy, </w:t>
      </w:r>
      <w:r w:rsidR="00095DE7" w:rsidRPr="00B6054C">
        <w:rPr>
          <w:rFonts w:ascii="Arial" w:hAnsi="Arial" w:cs="Arial"/>
          <w:color w:val="4472C4" w:themeColor="accent1"/>
          <w:sz w:val="22"/>
          <w:szCs w:val="22"/>
        </w:rPr>
        <w:t>I</w:t>
      </w:r>
      <w:r w:rsidRPr="00B6054C">
        <w:rPr>
          <w:rFonts w:ascii="Arial" w:hAnsi="Arial" w:cs="Arial"/>
          <w:color w:val="4472C4" w:themeColor="accent1"/>
          <w:sz w:val="22"/>
          <w:szCs w:val="22"/>
        </w:rPr>
        <w:t xml:space="preserve">nstead of </w:t>
      </w:r>
      <w:r w:rsidR="00095DE7" w:rsidRPr="00B6054C">
        <w:rPr>
          <w:rFonts w:ascii="Arial" w:hAnsi="Arial" w:cs="Arial"/>
          <w:color w:val="4472C4" w:themeColor="accent1"/>
          <w:sz w:val="22"/>
          <w:szCs w:val="22"/>
        </w:rPr>
        <w:t xml:space="preserve">using </w:t>
      </w:r>
      <w:r w:rsidRPr="00B6054C">
        <w:rPr>
          <w:rFonts w:ascii="Arial" w:hAnsi="Arial" w:cs="Arial"/>
          <w:color w:val="4472C4" w:themeColor="accent1"/>
          <w:sz w:val="22"/>
          <w:szCs w:val="22"/>
        </w:rPr>
        <w:t>LOCF</w:t>
      </w:r>
      <w:r w:rsidR="00095DE7"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replace</w:t>
      </w:r>
      <w:r w:rsidR="00095DE7" w:rsidRPr="00B6054C">
        <w:rPr>
          <w:rFonts w:ascii="Arial" w:hAnsi="Arial" w:cs="Arial"/>
          <w:color w:val="4472C4" w:themeColor="accent1"/>
          <w:sz w:val="22"/>
          <w:szCs w:val="22"/>
        </w:rPr>
        <w:t>d</w:t>
      </w:r>
      <w:r w:rsidRPr="00B6054C">
        <w:rPr>
          <w:rFonts w:ascii="Arial" w:hAnsi="Arial" w:cs="Arial"/>
          <w:color w:val="4472C4" w:themeColor="accent1"/>
          <w:sz w:val="22"/>
          <w:szCs w:val="22"/>
        </w:rPr>
        <w:t xml:space="preserve"> data missing for fewer than 4 hours with 0 (no exposure, the mean, median, and mode value of exposure in the dataset).</w:t>
      </w:r>
    </w:p>
    <w:p w14:paraId="0018D277" w14:textId="77777777" w:rsidR="00D81651" w:rsidRPr="00B6054C" w:rsidRDefault="00D81651" w:rsidP="00BC2D1A">
      <w:pPr>
        <w:pStyle w:val="NormalWeb"/>
        <w:spacing w:before="0" w:beforeAutospacing="0" w:after="0" w:afterAutospacing="0" w:line="360" w:lineRule="auto"/>
        <w:rPr>
          <w:rFonts w:ascii="Arial" w:hAnsi="Arial" w:cs="Arial"/>
          <w:color w:val="4472C4" w:themeColor="accent1"/>
          <w:sz w:val="22"/>
          <w:szCs w:val="22"/>
        </w:rPr>
      </w:pPr>
    </w:p>
    <w:p w14:paraId="64769B3D" w14:textId="6F4D7449" w:rsidR="00D42122" w:rsidRPr="00B6054C" w:rsidRDefault="00D42122" w:rsidP="00BC2D1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Our results from this </w:t>
      </w:r>
      <w:r w:rsidR="001220FB" w:rsidRPr="00B6054C">
        <w:rPr>
          <w:rFonts w:ascii="Arial" w:hAnsi="Arial" w:cs="Arial"/>
          <w:color w:val="4472C4" w:themeColor="accent1"/>
          <w:sz w:val="22"/>
          <w:szCs w:val="22"/>
        </w:rPr>
        <w:t xml:space="preserve">sensitivity </w:t>
      </w:r>
      <w:r w:rsidRPr="00B6054C">
        <w:rPr>
          <w:rFonts w:ascii="Arial" w:hAnsi="Arial" w:cs="Arial"/>
          <w:color w:val="4472C4" w:themeColor="accent1"/>
          <w:sz w:val="22"/>
          <w:szCs w:val="22"/>
        </w:rPr>
        <w:t xml:space="preserve">analysis were </w:t>
      </w:r>
      <w:r w:rsidR="005C67B9" w:rsidRPr="00B6054C">
        <w:rPr>
          <w:rFonts w:ascii="Arial" w:hAnsi="Arial" w:cs="Arial"/>
          <w:color w:val="4472C4" w:themeColor="accent1"/>
          <w:sz w:val="22"/>
          <w:szCs w:val="22"/>
        </w:rPr>
        <w:t>consistent with</w:t>
      </w:r>
      <w:r w:rsidR="00367035" w:rsidRPr="00B6054C">
        <w:rPr>
          <w:rFonts w:ascii="Arial" w:hAnsi="Arial" w:cs="Arial"/>
          <w:color w:val="4472C4" w:themeColor="accent1"/>
          <w:sz w:val="22"/>
          <w:szCs w:val="22"/>
        </w:rPr>
        <w:t xml:space="preserve"> our main results:</w:t>
      </w:r>
    </w:p>
    <w:p w14:paraId="5C3D4BE4" w14:textId="0B787035" w:rsidR="00CF1D62" w:rsidRDefault="00653497" w:rsidP="008D1342">
      <w:pPr>
        <w:spacing w:after="0" w:line="240" w:lineRule="auto"/>
        <w:rPr>
          <w:rFonts w:ascii="Arial" w:hAnsi="Arial" w:cs="Arial"/>
          <w:color w:val="4472C4" w:themeColor="accent1"/>
          <w:sz w:val="22"/>
          <w:szCs w:val="22"/>
        </w:rPr>
      </w:pPr>
      <w:r w:rsidRPr="00B6054C">
        <w:rPr>
          <w:rFonts w:ascii="Arial" w:hAnsi="Arial" w:cs="Arial"/>
          <w:b/>
          <w:bCs/>
          <w:noProof/>
          <w:color w:val="4472C4" w:themeColor="accent1"/>
          <w:sz w:val="22"/>
          <w:szCs w:val="22"/>
        </w:rPr>
        <w:lastRenderedPageBreak/>
        <mc:AlternateContent>
          <mc:Choice Requires="wps">
            <w:drawing>
              <wp:anchor distT="0" distB="0" distL="114300" distR="114300" simplePos="0" relativeHeight="251661312" behindDoc="0" locked="0" layoutInCell="1" allowOverlap="1" wp14:anchorId="4A2074CC" wp14:editId="7BA3FF7D">
                <wp:simplePos x="0" y="0"/>
                <wp:positionH relativeFrom="column">
                  <wp:posOffset>5080162</wp:posOffset>
                </wp:positionH>
                <wp:positionV relativeFrom="paragraph">
                  <wp:posOffset>913765</wp:posOffset>
                </wp:positionV>
                <wp:extent cx="509270" cy="528320"/>
                <wp:effectExtent l="0" t="0" r="0" b="508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2074CC" id="_x0000_t202" coordsize="21600,21600" o:spt="202" path="m,l,21600r21600,l21600,xe">
                <v:stroke joinstyle="miter"/>
                <v:path gradientshapeok="t" o:connecttype="rect"/>
              </v:shapetype>
              <v:shape id="Text Box 3" o:spid="_x0000_s1026" type="#_x0000_t202" style="position:absolute;margin-left:400pt;margin-top:71.95pt;width:40.1pt;height:4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" fillcolor="white [3201]" stroked="f" strokeweight=".5pt">
                <v:textbox>
                  <w:txbxContent>
                    <w:p w14:paraId="10E0009F"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1%</w:t>
                      </w:r>
                    </w:p>
                    <w:p w14:paraId="7C849878" w14:textId="77777777" w:rsidR="00F73731" w:rsidRPr="00F73731" w:rsidRDefault="00F73731" w:rsidP="00F73731">
                      <w:pPr>
                        <w:spacing w:after="0"/>
                        <w:rPr>
                          <w:rFonts w:ascii="Arial" w:eastAsia="Garamond" w:hAnsi="Arial" w:cs="Arial"/>
                          <w:sz w:val="18"/>
                          <w:szCs w:val="18"/>
                        </w:rPr>
                      </w:pPr>
                      <w:r w:rsidRPr="00F73731">
                        <w:rPr>
                          <w:rFonts w:ascii="Arial" w:eastAsia="Garamond" w:hAnsi="Arial" w:cs="Arial"/>
                          <w:sz w:val="18"/>
                          <w:szCs w:val="18"/>
                        </w:rPr>
                        <w:t>≥ 3%</w:t>
                      </w:r>
                    </w:p>
                    <w:p w14:paraId="05DA2317" w14:textId="77777777" w:rsidR="00F73731" w:rsidRPr="00F73731" w:rsidRDefault="00F73731" w:rsidP="00F73731">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B6054C">
        <w:rPr>
          <w:rFonts w:ascii="Arial" w:hAnsi="Arial" w:cs="Arial"/>
          <w:b/>
          <w:bCs/>
          <w:noProof/>
          <w:color w:val="4472C4" w:themeColor="accent1"/>
          <w:sz w:val="22"/>
          <w:szCs w:val="22"/>
        </w:rPr>
        <w:drawing>
          <wp:anchor distT="0" distB="0" distL="114300" distR="114300" simplePos="0" relativeHeight="251660288" behindDoc="0" locked="0" layoutInCell="1" allowOverlap="1" wp14:anchorId="6BB410F5" wp14:editId="3DD4F07B">
            <wp:simplePos x="0" y="0"/>
            <wp:positionH relativeFrom="column">
              <wp:posOffset>4753639</wp:posOffset>
            </wp:positionH>
            <wp:positionV relativeFrom="paragraph">
              <wp:posOffset>673011</wp:posOffset>
            </wp:positionV>
            <wp:extent cx="1412875" cy="774065"/>
            <wp:effectExtent l="12700" t="12700" r="9525" b="13335"/>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F73731" w:rsidRPr="00B6054C">
        <w:rPr>
          <w:rFonts w:ascii="Arial" w:hAnsi="Arial" w:cs="Arial"/>
          <w:b/>
          <w:bCs/>
          <w:noProof/>
          <w:color w:val="4472C4" w:themeColor="accent1"/>
          <w:sz w:val="22"/>
          <w:szCs w:val="22"/>
        </w:rPr>
        <w:drawing>
          <wp:anchor distT="0" distB="0" distL="114300" distR="114300" simplePos="0" relativeHeight="251659264" behindDoc="0" locked="0" layoutInCell="1" allowOverlap="1" wp14:anchorId="1842966E" wp14:editId="56FB6355">
            <wp:simplePos x="0" y="0"/>
            <wp:positionH relativeFrom="column">
              <wp:posOffset>-213360</wp:posOffset>
            </wp:positionH>
            <wp:positionV relativeFrom="paragraph">
              <wp:posOffset>0</wp:posOffset>
            </wp:positionV>
            <wp:extent cx="6583680" cy="3443605"/>
            <wp:effectExtent l="0" t="0" r="0" b="0"/>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83680" cy="3443605"/>
                    </a:xfrm>
                    <a:prstGeom prst="rect">
                      <a:avLst/>
                    </a:prstGeom>
                  </pic:spPr>
                </pic:pic>
              </a:graphicData>
            </a:graphic>
            <wp14:sizeRelH relativeFrom="page">
              <wp14:pctWidth>0</wp14:pctWidth>
            </wp14:sizeRelH>
            <wp14:sizeRelV relativeFrom="page">
              <wp14:pctHeight>0</wp14:pctHeight>
            </wp14:sizeRelV>
          </wp:anchor>
        </w:drawing>
      </w:r>
      <w:r w:rsidR="00FE1638" w:rsidRPr="00B6054C">
        <w:rPr>
          <w:rFonts w:ascii="Arial" w:hAnsi="Arial" w:cs="Arial"/>
          <w:b/>
          <w:bCs/>
          <w:color w:val="4472C4" w:themeColor="accent1"/>
          <w:sz w:val="22"/>
          <w:szCs w:val="22"/>
        </w:rPr>
        <w:t>Supplementa</w:t>
      </w:r>
      <w:r w:rsidR="00A84929" w:rsidRPr="00B6054C">
        <w:rPr>
          <w:rFonts w:ascii="Arial" w:hAnsi="Arial" w:cs="Arial"/>
          <w:b/>
          <w:bCs/>
          <w:color w:val="4472C4" w:themeColor="accent1"/>
          <w:sz w:val="22"/>
          <w:szCs w:val="22"/>
        </w:rPr>
        <w:t>l</w:t>
      </w:r>
      <w:r w:rsidR="00FE1638" w:rsidRPr="00B6054C">
        <w:rPr>
          <w:rFonts w:ascii="Arial" w:hAnsi="Arial" w:cs="Arial"/>
          <w:b/>
          <w:bCs/>
          <w:color w:val="4472C4" w:themeColor="accent1"/>
          <w:sz w:val="22"/>
          <w:szCs w:val="22"/>
        </w:rPr>
        <w:t xml:space="preserve"> Figure </w:t>
      </w:r>
      <w:r w:rsidR="005408BB" w:rsidRPr="00B6054C">
        <w:rPr>
          <w:rFonts w:ascii="Arial" w:hAnsi="Arial" w:cs="Arial"/>
          <w:b/>
          <w:bCs/>
          <w:color w:val="4472C4" w:themeColor="accent1"/>
          <w:sz w:val="22"/>
          <w:szCs w:val="22"/>
        </w:rPr>
        <w:t>3</w:t>
      </w:r>
      <w:r w:rsidR="00FE1638" w:rsidRPr="00B6054C">
        <w:rPr>
          <w:rFonts w:ascii="Arial" w:hAnsi="Arial" w:cs="Arial"/>
          <w:color w:val="4472C4" w:themeColor="accent1"/>
          <w:sz w:val="22"/>
          <w:szCs w:val="22"/>
        </w:rPr>
        <w:t xml:space="preserve">: </w:t>
      </w:r>
      <w:r w:rsidR="00F73731" w:rsidRPr="00B6054C">
        <w:rPr>
          <w:rFonts w:ascii="Arial" w:hAnsi="Arial" w:cs="Arial"/>
          <w:color w:val="4472C4" w:themeColor="accent1"/>
          <w:sz w:val="22"/>
          <w:szCs w:val="22"/>
        </w:rPr>
        <w:t xml:space="preserve">Rate ratios and 95% confidence intervals for the association between county-level 8+ hour power outage exposure and cardiovascular- and respiratory-related hospitalizations in US 2018 Medicare Fee-For-Service beneficiaries for outages affecting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 xml:space="preserve">1%,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 xml:space="preserve">3%, and </w:t>
      </w:r>
      <w:r w:rsidR="00F73731" w:rsidRPr="00B6054C">
        <w:rPr>
          <w:rFonts w:ascii="Arial" w:eastAsia="Garamond" w:hAnsi="Arial" w:cs="Arial"/>
          <w:color w:val="4472C4" w:themeColor="accent1"/>
          <w:sz w:val="22"/>
          <w:szCs w:val="22"/>
        </w:rPr>
        <w:t>≥</w:t>
      </w:r>
      <w:r w:rsidR="00F73731" w:rsidRPr="00B6054C">
        <w:rPr>
          <w:rFonts w:ascii="Arial" w:hAnsi="Arial" w:cs="Arial"/>
          <w:color w:val="4472C4" w:themeColor="accent1"/>
          <w:sz w:val="22"/>
          <w:szCs w:val="22"/>
        </w:rPr>
        <w:t>5% of county electrical customers</w:t>
      </w:r>
      <w:r w:rsidR="00F83AC8" w:rsidRPr="00B6054C">
        <w:rPr>
          <w:rFonts w:ascii="Arial" w:hAnsi="Arial" w:cs="Arial"/>
          <w:color w:val="4472C4" w:themeColor="accent1"/>
          <w:sz w:val="22"/>
          <w:szCs w:val="22"/>
        </w:rPr>
        <w:t>. In this sensitivity analysis,</w:t>
      </w:r>
      <w:r w:rsidR="00890B39" w:rsidRPr="00B6054C">
        <w:rPr>
          <w:rFonts w:ascii="Arial" w:hAnsi="Arial" w:cs="Arial"/>
          <w:color w:val="4472C4" w:themeColor="accent1"/>
          <w:sz w:val="22"/>
          <w:szCs w:val="22"/>
        </w:rPr>
        <w:t xml:space="preserve"> instead of last observation carried forward, some missing values were replaced with 0. </w:t>
      </w:r>
      <w:r w:rsidR="00F73731" w:rsidRPr="00B6054C">
        <w:rPr>
          <w:rFonts w:ascii="Arial" w:hAnsi="Arial" w:cs="Arial"/>
          <w:color w:val="4472C4" w:themeColor="accent1"/>
          <w:sz w:val="22"/>
          <w:szCs w:val="22"/>
        </w:rPr>
        <w:t xml:space="preserve">Estimates are from conditional Poisson regression models adjusted for daily wind speed, temperature, and precipitation. </w:t>
      </w:r>
    </w:p>
    <w:p w14:paraId="1A1422A0" w14:textId="77777777" w:rsidR="00162B61" w:rsidRPr="00B6054C" w:rsidRDefault="00162B61" w:rsidP="00BC2D1A">
      <w:pPr>
        <w:spacing w:after="0" w:line="360" w:lineRule="auto"/>
        <w:rPr>
          <w:rFonts w:ascii="Arial" w:hAnsi="Arial" w:cs="Arial"/>
          <w:b/>
          <w:bCs/>
          <w:color w:val="4472C4" w:themeColor="accent1"/>
          <w:sz w:val="22"/>
          <w:szCs w:val="22"/>
        </w:rPr>
      </w:pPr>
    </w:p>
    <w:p w14:paraId="56827466" w14:textId="3B7EA83B" w:rsidR="007824C8" w:rsidRDefault="007824C8" w:rsidP="00BC2D1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7 I assume the person had to be living in the same county on the control day as the power outage day. Can this be clarified? </w:t>
      </w:r>
    </w:p>
    <w:p w14:paraId="70C99A19" w14:textId="77777777" w:rsidR="00162B61" w:rsidRPr="00B6054C" w:rsidRDefault="00162B61" w:rsidP="00BC2D1A">
      <w:pPr>
        <w:pStyle w:val="NormalWeb"/>
        <w:spacing w:before="0" w:beforeAutospacing="0" w:after="0" w:afterAutospacing="0" w:line="360" w:lineRule="auto"/>
        <w:rPr>
          <w:rFonts w:ascii="Arial" w:hAnsi="Arial" w:cs="Arial"/>
          <w:color w:val="4472C4" w:themeColor="accent1"/>
          <w:sz w:val="22"/>
          <w:szCs w:val="22"/>
        </w:rPr>
      </w:pPr>
    </w:p>
    <w:p w14:paraId="4BB91AA1" w14:textId="18B0CEAD" w:rsidR="00D2498D" w:rsidRDefault="00D2498D" w:rsidP="00BC2D1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The first reviewer also </w:t>
      </w:r>
      <w:r w:rsidR="00F44E9A" w:rsidRPr="00B6054C">
        <w:rPr>
          <w:rFonts w:ascii="Arial" w:hAnsi="Arial" w:cs="Arial"/>
          <w:color w:val="4472C4" w:themeColor="accent1"/>
          <w:sz w:val="22"/>
          <w:szCs w:val="22"/>
        </w:rPr>
        <w:t xml:space="preserve">found our text </w:t>
      </w:r>
      <w:r w:rsidRPr="00B6054C">
        <w:rPr>
          <w:rFonts w:ascii="Arial" w:hAnsi="Arial" w:cs="Arial"/>
          <w:color w:val="4472C4" w:themeColor="accent1"/>
          <w:sz w:val="22"/>
          <w:szCs w:val="22"/>
        </w:rPr>
        <w:t>about our selection of control days</w:t>
      </w:r>
      <w:r w:rsidR="00AB4908" w:rsidRPr="00B6054C">
        <w:rPr>
          <w:rFonts w:ascii="Arial" w:hAnsi="Arial" w:cs="Arial"/>
          <w:color w:val="4472C4" w:themeColor="accent1"/>
          <w:sz w:val="22"/>
          <w:szCs w:val="22"/>
        </w:rPr>
        <w:t xml:space="preserve"> unclear</w:t>
      </w:r>
      <w:r w:rsidRPr="00B6054C">
        <w:rPr>
          <w:rFonts w:ascii="Arial" w:hAnsi="Arial" w:cs="Arial"/>
          <w:color w:val="4472C4" w:themeColor="accent1"/>
          <w:sz w:val="22"/>
          <w:szCs w:val="22"/>
        </w:rPr>
        <w:t>.</w:t>
      </w:r>
      <w:r w:rsidR="00DF4449" w:rsidRPr="00B6054C">
        <w:rPr>
          <w:rFonts w:ascii="Arial" w:hAnsi="Arial" w:cs="Arial"/>
          <w:color w:val="4472C4" w:themeColor="accent1"/>
          <w:sz w:val="22"/>
          <w:szCs w:val="22"/>
        </w:rPr>
        <w:t xml:space="preserve"> We assumed that people were living in the same county on the control day</w:t>
      </w:r>
      <w:r w:rsidR="00004E79" w:rsidRPr="00B6054C">
        <w:rPr>
          <w:rFonts w:ascii="Arial" w:hAnsi="Arial" w:cs="Arial"/>
          <w:color w:val="4472C4" w:themeColor="accent1"/>
          <w:sz w:val="22"/>
          <w:szCs w:val="22"/>
        </w:rPr>
        <w:t xml:space="preserve"> as on the power outage day.</w:t>
      </w:r>
      <w:r w:rsidR="00DF4449" w:rsidRPr="00B6054C">
        <w:rPr>
          <w:rFonts w:ascii="Arial" w:hAnsi="Arial" w:cs="Arial"/>
          <w:color w:val="4472C4" w:themeColor="accent1"/>
          <w:sz w:val="22"/>
          <w:szCs w:val="22"/>
        </w:rPr>
        <w:t xml:space="preserve"> </w:t>
      </w:r>
      <w:r w:rsidR="00F83AC8" w:rsidRPr="00B6054C">
        <w:rPr>
          <w:rFonts w:ascii="Arial" w:hAnsi="Arial" w:cs="Arial"/>
          <w:color w:val="4472C4" w:themeColor="accent1"/>
          <w:sz w:val="22"/>
          <w:szCs w:val="22"/>
        </w:rPr>
        <w:t xml:space="preserve"> </w:t>
      </w:r>
      <w:r w:rsidR="00DF4449" w:rsidRPr="00B6054C">
        <w:rPr>
          <w:rFonts w:ascii="Arial" w:hAnsi="Arial" w:cs="Arial"/>
          <w:color w:val="4472C4" w:themeColor="accent1"/>
          <w:sz w:val="22"/>
          <w:szCs w:val="22"/>
        </w:rPr>
        <w:t xml:space="preserve">Because our control days were </w:t>
      </w:r>
      <w:r w:rsidR="004C52AE" w:rsidRPr="00B6054C">
        <w:rPr>
          <w:rFonts w:ascii="Arial" w:hAnsi="Arial" w:cs="Arial"/>
          <w:color w:val="4472C4" w:themeColor="accent1"/>
          <w:sz w:val="22"/>
          <w:szCs w:val="22"/>
        </w:rPr>
        <w:t xml:space="preserve">selected </w:t>
      </w:r>
      <w:r w:rsidR="00DF4449" w:rsidRPr="00B6054C">
        <w:rPr>
          <w:rFonts w:ascii="Arial" w:hAnsi="Arial" w:cs="Arial"/>
          <w:color w:val="4472C4" w:themeColor="accent1"/>
          <w:sz w:val="22"/>
          <w:szCs w:val="22"/>
        </w:rPr>
        <w:t>within the same month</w:t>
      </w:r>
      <w:r w:rsidR="004C52AE" w:rsidRPr="00B6054C">
        <w:rPr>
          <w:rFonts w:ascii="Arial" w:hAnsi="Arial" w:cs="Arial"/>
          <w:color w:val="4472C4" w:themeColor="accent1"/>
          <w:sz w:val="22"/>
          <w:szCs w:val="22"/>
        </w:rPr>
        <w:t xml:space="preserve"> as the case days</w:t>
      </w:r>
      <w:r w:rsidR="00DF4449" w:rsidRPr="00B6054C">
        <w:rPr>
          <w:rFonts w:ascii="Arial" w:hAnsi="Arial" w:cs="Arial"/>
          <w:color w:val="4472C4" w:themeColor="accent1"/>
          <w:sz w:val="22"/>
          <w:szCs w:val="22"/>
        </w:rPr>
        <w:t xml:space="preserve">, </w:t>
      </w:r>
      <w:r w:rsidR="00004E79" w:rsidRPr="00B6054C">
        <w:rPr>
          <w:rFonts w:ascii="Arial" w:hAnsi="Arial" w:cs="Arial"/>
          <w:color w:val="4472C4" w:themeColor="accent1"/>
          <w:sz w:val="22"/>
          <w:szCs w:val="22"/>
        </w:rPr>
        <w:t>we considered this a fair assumption</w:t>
      </w:r>
      <w:r w:rsidR="004C52AE" w:rsidRPr="00B6054C">
        <w:rPr>
          <w:rFonts w:ascii="Arial" w:hAnsi="Arial" w:cs="Arial"/>
          <w:color w:val="4472C4" w:themeColor="accent1"/>
          <w:sz w:val="22"/>
          <w:szCs w:val="22"/>
        </w:rPr>
        <w:t>,</w:t>
      </w:r>
      <w:r w:rsidR="00551616" w:rsidRPr="00B6054C">
        <w:rPr>
          <w:rFonts w:ascii="Arial" w:hAnsi="Arial" w:cs="Arial"/>
          <w:color w:val="4472C4" w:themeColor="accent1"/>
          <w:sz w:val="22"/>
          <w:szCs w:val="22"/>
        </w:rPr>
        <w:t xml:space="preserve"> and we think any movement would not have impacted effect estimates.</w:t>
      </w:r>
      <w:r w:rsidR="00004E79"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We clarified </w:t>
      </w:r>
      <w:r w:rsidR="0071336A" w:rsidRPr="00B6054C">
        <w:rPr>
          <w:rFonts w:ascii="Arial" w:hAnsi="Arial" w:cs="Arial"/>
          <w:color w:val="4472C4" w:themeColor="accent1"/>
          <w:sz w:val="22"/>
          <w:szCs w:val="22"/>
        </w:rPr>
        <w:t xml:space="preserve">this </w:t>
      </w:r>
      <w:r w:rsidRPr="00B6054C">
        <w:rPr>
          <w:rFonts w:ascii="Arial" w:hAnsi="Arial" w:cs="Arial"/>
          <w:color w:val="4472C4" w:themeColor="accent1"/>
          <w:sz w:val="22"/>
          <w:szCs w:val="22"/>
        </w:rPr>
        <w:t>with the following text:</w:t>
      </w:r>
      <w:r w:rsidR="00543337" w:rsidRPr="00B6054C">
        <w:rPr>
          <w:rFonts w:ascii="Arial" w:hAnsi="Arial" w:cs="Arial"/>
          <w:color w:val="4472C4" w:themeColor="accent1"/>
          <w:sz w:val="22"/>
          <w:szCs w:val="22"/>
        </w:rPr>
        <w:t xml:space="preserve"> </w:t>
      </w:r>
      <w:r w:rsidR="00985782" w:rsidRPr="00B6054C">
        <w:rPr>
          <w:rFonts w:ascii="Arial" w:hAnsi="Arial" w:cs="Arial"/>
          <w:color w:val="4472C4" w:themeColor="accent1"/>
          <w:sz w:val="22"/>
          <w:szCs w:val="22"/>
        </w:rPr>
        <w:t>(page 7, study design paragraph 1</w:t>
      </w:r>
      <w:r w:rsidR="008738A4" w:rsidRPr="00B6054C">
        <w:rPr>
          <w:rFonts w:ascii="Arial" w:hAnsi="Arial" w:cs="Arial"/>
          <w:color w:val="4472C4" w:themeColor="accent1"/>
          <w:sz w:val="22"/>
          <w:szCs w:val="22"/>
        </w:rPr>
        <w:t>,</w:t>
      </w:r>
      <w:r w:rsidR="00985782" w:rsidRPr="00B6054C">
        <w:rPr>
          <w:rFonts w:ascii="Arial" w:hAnsi="Arial" w:cs="Arial"/>
          <w:color w:val="4472C4" w:themeColor="accent1"/>
          <w:sz w:val="22"/>
          <w:szCs w:val="22"/>
        </w:rPr>
        <w:t xml:space="preserve"> starting at line 5):</w:t>
      </w:r>
    </w:p>
    <w:p w14:paraId="68B84BCB" w14:textId="77777777" w:rsidR="008C391E" w:rsidRPr="00B6054C" w:rsidRDefault="008C391E" w:rsidP="00BC2D1A">
      <w:pPr>
        <w:spacing w:after="0" w:line="360" w:lineRule="auto"/>
        <w:rPr>
          <w:rFonts w:ascii="Arial" w:hAnsi="Arial" w:cs="Arial"/>
          <w:color w:val="4472C4" w:themeColor="accent1"/>
          <w:sz w:val="22"/>
          <w:szCs w:val="22"/>
        </w:rPr>
      </w:pPr>
    </w:p>
    <w:p w14:paraId="0CE7081D" w14:textId="162EFD28" w:rsidR="00CB04C4" w:rsidRDefault="003E684A"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“For each case day (i.e., a county-day with a non-zero hospitalization count), we selected control days from the same county in the month and on the same day of the week. Since our study included only days from 2018, control days were also matched on the same year. This matching controlled for time-invariant confounders such as county-level </w:t>
      </w:r>
      <w:r w:rsidRPr="00B6054C">
        <w:rPr>
          <w:rFonts w:ascii="Arial" w:hAnsi="Arial" w:cs="Arial"/>
          <w:color w:val="4472C4" w:themeColor="accent1"/>
          <w:sz w:val="22"/>
          <w:szCs w:val="22"/>
        </w:rPr>
        <w:lastRenderedPageBreak/>
        <w:t>socioeconomic factors that might influence both power outage and cardiorespiratory hospitalization rates, as well as long-term, seasonal, and day-of-week trends. We tested for overdispersion in the outcome by running a quasi-Poisson model, but detected none, and thus proceeded with a traditional Poisson model.”</w:t>
      </w:r>
    </w:p>
    <w:p w14:paraId="2916D91C" w14:textId="77777777" w:rsidR="00CB04C4" w:rsidRPr="00B6054C" w:rsidRDefault="00CB04C4" w:rsidP="00C3033A">
      <w:pPr>
        <w:spacing w:after="0" w:line="360" w:lineRule="auto"/>
        <w:ind w:firstLine="720"/>
        <w:rPr>
          <w:rFonts w:ascii="Arial" w:hAnsi="Arial" w:cs="Arial"/>
          <w:color w:val="4472C4" w:themeColor="accent1"/>
          <w:sz w:val="22"/>
          <w:szCs w:val="22"/>
        </w:rPr>
      </w:pPr>
    </w:p>
    <w:p w14:paraId="6DBD603C"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7 Could people enter the models twice if their county experienced more than one event? If they could how was this included in the models? </w:t>
      </w:r>
    </w:p>
    <w:p w14:paraId="15A3D0E5" w14:textId="77777777" w:rsidR="00CB04C4" w:rsidRPr="00B6054C" w:rsidRDefault="00CB04C4" w:rsidP="00C3033A">
      <w:pPr>
        <w:pStyle w:val="NormalWeb"/>
        <w:spacing w:before="0" w:beforeAutospacing="0" w:after="0" w:afterAutospacing="0" w:line="360" w:lineRule="auto"/>
        <w:rPr>
          <w:rFonts w:ascii="Arial" w:hAnsi="Arial" w:cs="Arial"/>
          <w:sz w:val="22"/>
          <w:szCs w:val="22"/>
        </w:rPr>
      </w:pPr>
    </w:p>
    <w:p w14:paraId="36DFAFD4" w14:textId="497F2CB1" w:rsidR="002F78CB" w:rsidRDefault="008C7D4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Our study was a case-crossover analysis, and we aggregated counts to the county level</w:t>
      </w:r>
      <w:r w:rsidR="005F780D" w:rsidRPr="00B6054C">
        <w:rPr>
          <w:rFonts w:ascii="Arial" w:hAnsi="Arial" w:cs="Arial"/>
          <w:color w:val="4472C4" w:themeColor="accent1"/>
          <w:sz w:val="22"/>
          <w:szCs w:val="22"/>
        </w:rPr>
        <w:t xml:space="preserve"> to use a conditional Poisson model </w:t>
      </w:r>
      <w:r w:rsidR="002F78CB" w:rsidRPr="00B6054C">
        <w:rPr>
          <w:rFonts w:ascii="Arial" w:hAnsi="Arial" w:cs="Arial"/>
          <w:color w:val="4472C4" w:themeColor="accent1"/>
          <w:sz w:val="22"/>
          <w:szCs w:val="22"/>
        </w:rPr>
        <w:t>for the analysis. This is statistically equivalent to a case-crossover analysis with a logistic regression model. Because it was a case-crossover, people could be in the models twice if they were hospitalized twice or more</w:t>
      </w:r>
      <w:r w:rsidR="005C67B9" w:rsidRPr="00B6054C">
        <w:rPr>
          <w:rFonts w:ascii="Arial" w:hAnsi="Arial" w:cs="Arial"/>
          <w:color w:val="4472C4" w:themeColor="accent1"/>
          <w:sz w:val="22"/>
          <w:szCs w:val="22"/>
        </w:rPr>
        <w:t xml:space="preserve"> during the study period</w:t>
      </w:r>
      <w:r w:rsidR="002F78CB" w:rsidRPr="00B6054C">
        <w:rPr>
          <w:rFonts w:ascii="Arial" w:hAnsi="Arial" w:cs="Arial"/>
          <w:color w:val="4472C4" w:themeColor="accent1"/>
          <w:sz w:val="22"/>
          <w:szCs w:val="22"/>
        </w:rPr>
        <w:t xml:space="preserve">, and they might have also been included in the models if they were hospitalized on a selected control day. </w:t>
      </w:r>
      <w:r w:rsidR="00CF56F7" w:rsidRPr="00B6054C">
        <w:rPr>
          <w:rFonts w:ascii="Arial" w:hAnsi="Arial" w:cs="Arial"/>
          <w:color w:val="4472C4" w:themeColor="accent1"/>
          <w:sz w:val="22"/>
          <w:szCs w:val="22"/>
        </w:rPr>
        <w:t xml:space="preserve">Their presence in the model was dependent on if they </w:t>
      </w:r>
      <w:r w:rsidR="002727F4" w:rsidRPr="00B6054C">
        <w:rPr>
          <w:rFonts w:ascii="Arial" w:hAnsi="Arial" w:cs="Arial"/>
          <w:color w:val="4472C4" w:themeColor="accent1"/>
          <w:sz w:val="22"/>
          <w:szCs w:val="22"/>
        </w:rPr>
        <w:t xml:space="preserve">experienced </w:t>
      </w:r>
      <w:r w:rsidR="00CF56F7" w:rsidRPr="00B6054C">
        <w:rPr>
          <w:rFonts w:ascii="Arial" w:hAnsi="Arial" w:cs="Arial"/>
          <w:color w:val="4472C4" w:themeColor="accent1"/>
          <w:sz w:val="22"/>
          <w:szCs w:val="22"/>
        </w:rPr>
        <w:t xml:space="preserve">the outcome rather than the exposure.  </w:t>
      </w:r>
    </w:p>
    <w:p w14:paraId="3DFAB594" w14:textId="77777777" w:rsidR="00764CF2" w:rsidRPr="00B6054C" w:rsidRDefault="00764CF2" w:rsidP="00C3033A">
      <w:pPr>
        <w:pStyle w:val="NormalWeb"/>
        <w:spacing w:before="0" w:beforeAutospacing="0" w:after="0" w:afterAutospacing="0" w:line="360" w:lineRule="auto"/>
        <w:rPr>
          <w:rFonts w:ascii="Arial" w:hAnsi="Arial" w:cs="Arial"/>
          <w:color w:val="4472C4" w:themeColor="accent1"/>
          <w:sz w:val="22"/>
          <w:szCs w:val="22"/>
        </w:rPr>
      </w:pPr>
    </w:p>
    <w:p w14:paraId="4CFE5263" w14:textId="77777777" w:rsidR="004A5E9F"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Pages 7 and 8 The authors have fitted slightly different models to cardiovascular disease (CVD) and to respiratory disease. I wonder whether this is optimal if there is going to be a comparison between the conditions.</w:t>
      </w:r>
    </w:p>
    <w:p w14:paraId="77270B0E" w14:textId="77777777" w:rsidR="00764CF2" w:rsidRPr="00B6054C" w:rsidRDefault="00764CF2" w:rsidP="00C3033A">
      <w:pPr>
        <w:pStyle w:val="NormalWeb"/>
        <w:spacing w:before="0" w:beforeAutospacing="0" w:after="0" w:afterAutospacing="0" w:line="360" w:lineRule="auto"/>
        <w:rPr>
          <w:rFonts w:ascii="Arial" w:hAnsi="Arial" w:cs="Arial"/>
          <w:sz w:val="22"/>
          <w:szCs w:val="22"/>
        </w:rPr>
      </w:pPr>
    </w:p>
    <w:p w14:paraId="200D53A4" w14:textId="5EE44F44" w:rsidR="002978F6" w:rsidRDefault="0080601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have indeed fit two different models for each outcome. </w:t>
      </w:r>
      <w:r w:rsidR="00750104" w:rsidRPr="00B6054C">
        <w:rPr>
          <w:rFonts w:ascii="Arial" w:hAnsi="Arial" w:cs="Arial"/>
          <w:color w:val="4472C4" w:themeColor="accent1"/>
          <w:sz w:val="22"/>
          <w:szCs w:val="22"/>
        </w:rPr>
        <w:t xml:space="preserve">Our goal in doing so was to correctly model the relationship between exposure, outcome, </w:t>
      </w:r>
      <w:r w:rsidR="00673A04" w:rsidRPr="00B6054C">
        <w:rPr>
          <w:rFonts w:ascii="Arial" w:hAnsi="Arial" w:cs="Arial"/>
          <w:color w:val="4472C4" w:themeColor="accent1"/>
          <w:sz w:val="22"/>
          <w:szCs w:val="22"/>
        </w:rPr>
        <w:t>and</w:t>
      </w:r>
      <w:r w:rsidR="00750104" w:rsidRPr="00B6054C">
        <w:rPr>
          <w:rFonts w:ascii="Arial" w:hAnsi="Arial" w:cs="Arial"/>
          <w:color w:val="4472C4" w:themeColor="accent1"/>
          <w:sz w:val="22"/>
          <w:szCs w:val="22"/>
        </w:rPr>
        <w:t xml:space="preserve"> confounders to best estimate the effect of power outage on CVD and respiratory outcomes. </w:t>
      </w:r>
      <w:r w:rsidR="002978F6" w:rsidRPr="00B6054C">
        <w:rPr>
          <w:rFonts w:ascii="Arial" w:hAnsi="Arial" w:cs="Arial"/>
          <w:color w:val="4472C4" w:themeColor="accent1"/>
          <w:sz w:val="22"/>
          <w:szCs w:val="22"/>
        </w:rPr>
        <w:t>We hypothesized that power outage would cause cardiovascular and respiratory hospitalizations because of heat or cold exposure, loss of electricity to medical equipment, mobility devices and elevators, and refrigeration, water, and communication devices. There are different relationships</w:t>
      </w:r>
      <w:r w:rsidR="005C67B9" w:rsidRPr="00B6054C">
        <w:rPr>
          <w:rFonts w:ascii="Arial" w:hAnsi="Arial" w:cs="Arial"/>
          <w:color w:val="4472C4" w:themeColor="accent1"/>
          <w:sz w:val="22"/>
          <w:szCs w:val="22"/>
        </w:rPr>
        <w:t>, for example,</w:t>
      </w:r>
      <w:r w:rsidR="002978F6" w:rsidRPr="00B6054C">
        <w:rPr>
          <w:rFonts w:ascii="Arial" w:hAnsi="Arial" w:cs="Arial"/>
          <w:color w:val="4472C4" w:themeColor="accent1"/>
          <w:sz w:val="22"/>
          <w:szCs w:val="22"/>
        </w:rPr>
        <w:t xml:space="preserve"> between heat and cold, dehydration, and CVD </w:t>
      </w:r>
      <w:r w:rsidR="002727F4" w:rsidRPr="00B6054C">
        <w:rPr>
          <w:rFonts w:ascii="Arial" w:hAnsi="Arial" w:cs="Arial"/>
          <w:color w:val="4472C4" w:themeColor="accent1"/>
          <w:sz w:val="22"/>
          <w:szCs w:val="22"/>
        </w:rPr>
        <w:t xml:space="preserve">vs. </w:t>
      </w:r>
      <w:r w:rsidR="002978F6" w:rsidRPr="00B6054C">
        <w:rPr>
          <w:rFonts w:ascii="Arial" w:hAnsi="Arial" w:cs="Arial"/>
          <w:color w:val="4472C4" w:themeColor="accent1"/>
          <w:sz w:val="22"/>
          <w:szCs w:val="22"/>
        </w:rPr>
        <w:t xml:space="preserve">respiratory conditions. </w:t>
      </w:r>
      <w:r w:rsidR="005C67B9" w:rsidRPr="00B6054C">
        <w:rPr>
          <w:rFonts w:ascii="Arial" w:hAnsi="Arial" w:cs="Arial"/>
          <w:color w:val="4472C4" w:themeColor="accent1"/>
          <w:sz w:val="22"/>
          <w:szCs w:val="22"/>
        </w:rPr>
        <w:t>This could result in</w:t>
      </w:r>
      <w:r w:rsidR="001408E7" w:rsidRPr="00B6054C">
        <w:rPr>
          <w:rFonts w:ascii="Arial" w:hAnsi="Arial" w:cs="Arial"/>
          <w:color w:val="4472C4" w:themeColor="accent1"/>
          <w:sz w:val="22"/>
          <w:szCs w:val="22"/>
        </w:rPr>
        <w:t xml:space="preserve"> the lagged effect of heat exposure on CVD </w:t>
      </w:r>
      <w:r w:rsidR="005C67B9" w:rsidRPr="00B6054C">
        <w:rPr>
          <w:rFonts w:ascii="Arial" w:hAnsi="Arial" w:cs="Arial"/>
          <w:color w:val="4472C4" w:themeColor="accent1"/>
          <w:sz w:val="22"/>
          <w:szCs w:val="22"/>
        </w:rPr>
        <w:t xml:space="preserve">being </w:t>
      </w:r>
      <w:r w:rsidR="001408E7" w:rsidRPr="00B6054C">
        <w:rPr>
          <w:rFonts w:ascii="Arial" w:hAnsi="Arial" w:cs="Arial"/>
          <w:color w:val="4472C4" w:themeColor="accent1"/>
          <w:sz w:val="22"/>
          <w:szCs w:val="22"/>
        </w:rPr>
        <w:t xml:space="preserve">different than the lagged effect of heat on respiratory </w:t>
      </w:r>
      <w:r w:rsidR="00FC6DAF" w:rsidRPr="00B6054C">
        <w:rPr>
          <w:rFonts w:ascii="Arial" w:hAnsi="Arial" w:cs="Arial"/>
          <w:color w:val="4472C4" w:themeColor="accent1"/>
          <w:sz w:val="22"/>
          <w:szCs w:val="22"/>
        </w:rPr>
        <w:t>conditions</w:t>
      </w:r>
      <w:r w:rsidR="001408E7" w:rsidRPr="00B6054C">
        <w:rPr>
          <w:rFonts w:ascii="Arial" w:hAnsi="Arial" w:cs="Arial"/>
          <w:color w:val="4472C4" w:themeColor="accent1"/>
          <w:sz w:val="22"/>
          <w:szCs w:val="22"/>
        </w:rPr>
        <w:t xml:space="preserve">. </w:t>
      </w:r>
      <w:r w:rsidR="002727F4" w:rsidRPr="00B6054C">
        <w:rPr>
          <w:rFonts w:ascii="Arial" w:hAnsi="Arial" w:cs="Arial"/>
          <w:color w:val="4472C4" w:themeColor="accent1"/>
          <w:sz w:val="22"/>
          <w:szCs w:val="22"/>
        </w:rPr>
        <w:t xml:space="preserve">Furthermore, studies of other environmental exposures (e.g., air pollution, temperature) indicate that the highest risk period for CVD is different than that for respiratory outcomes (i.e., lags 0-2 vs. one week, respectively). </w:t>
      </w:r>
      <w:r w:rsidR="002978F6" w:rsidRPr="00B6054C">
        <w:rPr>
          <w:rFonts w:ascii="Arial" w:hAnsi="Arial" w:cs="Arial"/>
          <w:color w:val="4472C4" w:themeColor="accent1"/>
          <w:sz w:val="22"/>
          <w:szCs w:val="22"/>
        </w:rPr>
        <w:t>We</w:t>
      </w:r>
      <w:r w:rsidR="002727F4" w:rsidRPr="00B6054C">
        <w:rPr>
          <w:rFonts w:ascii="Arial" w:hAnsi="Arial" w:cs="Arial"/>
          <w:color w:val="4472C4" w:themeColor="accent1"/>
          <w:sz w:val="22"/>
          <w:szCs w:val="22"/>
        </w:rPr>
        <w:t>, therefore,</w:t>
      </w:r>
      <w:r w:rsidR="002978F6" w:rsidRPr="00B6054C">
        <w:rPr>
          <w:rFonts w:ascii="Arial" w:hAnsi="Arial" w:cs="Arial"/>
          <w:color w:val="4472C4" w:themeColor="accent1"/>
          <w:sz w:val="22"/>
          <w:szCs w:val="22"/>
        </w:rPr>
        <w:t xml:space="preserve"> chose to model these outcomes differently and separately because of these differing</w:t>
      </w:r>
      <w:r w:rsidR="002727F4" w:rsidRPr="00B6054C">
        <w:rPr>
          <w:rFonts w:ascii="Arial" w:hAnsi="Arial" w:cs="Arial"/>
          <w:color w:val="4472C4" w:themeColor="accent1"/>
          <w:sz w:val="22"/>
          <w:szCs w:val="22"/>
        </w:rPr>
        <w:t xml:space="preserve"> hypothesized</w:t>
      </w:r>
      <w:r w:rsidR="002978F6" w:rsidRPr="00B6054C">
        <w:rPr>
          <w:rFonts w:ascii="Arial" w:hAnsi="Arial" w:cs="Arial"/>
          <w:color w:val="4472C4" w:themeColor="accent1"/>
          <w:sz w:val="22"/>
          <w:szCs w:val="22"/>
        </w:rPr>
        <w:t xml:space="preserve"> relationships</w:t>
      </w:r>
      <w:r w:rsidR="00FC6DAF" w:rsidRPr="00B6054C">
        <w:rPr>
          <w:rFonts w:ascii="Arial" w:hAnsi="Arial" w:cs="Arial"/>
          <w:color w:val="4472C4" w:themeColor="accent1"/>
          <w:sz w:val="22"/>
          <w:szCs w:val="22"/>
        </w:rPr>
        <w:t xml:space="preserve">. </w:t>
      </w:r>
    </w:p>
    <w:p w14:paraId="5F5708BE" w14:textId="77777777" w:rsidR="00F074FD" w:rsidRPr="00B6054C" w:rsidRDefault="00F074FD" w:rsidP="00C3033A">
      <w:pPr>
        <w:pStyle w:val="NormalWeb"/>
        <w:spacing w:before="0" w:beforeAutospacing="0" w:after="0" w:afterAutospacing="0" w:line="360" w:lineRule="auto"/>
        <w:rPr>
          <w:rFonts w:ascii="Arial" w:hAnsi="Arial" w:cs="Arial"/>
          <w:color w:val="4472C4" w:themeColor="accent1"/>
          <w:sz w:val="22"/>
          <w:szCs w:val="22"/>
        </w:rPr>
      </w:pPr>
    </w:p>
    <w:p w14:paraId="6B7C63E7" w14:textId="09633492" w:rsidR="00A27F7B" w:rsidRDefault="00A27F7B"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 xml:space="preserve">The third reviewer </w:t>
      </w:r>
      <w:r w:rsidR="00B90289" w:rsidRPr="00B6054C">
        <w:rPr>
          <w:rFonts w:ascii="Arial" w:hAnsi="Arial" w:cs="Arial"/>
          <w:color w:val="4472C4" w:themeColor="accent1"/>
          <w:sz w:val="22"/>
          <w:szCs w:val="22"/>
        </w:rPr>
        <w:t xml:space="preserve">also </w:t>
      </w:r>
      <w:r w:rsidRPr="00B6054C">
        <w:rPr>
          <w:rFonts w:ascii="Arial" w:hAnsi="Arial" w:cs="Arial"/>
          <w:color w:val="4472C4" w:themeColor="accent1"/>
          <w:sz w:val="22"/>
          <w:szCs w:val="22"/>
        </w:rPr>
        <w:t>asked us to address these differences in the discussion</w:t>
      </w:r>
      <w:r w:rsidR="005C67B9"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and so we</w:t>
      </w:r>
      <w:r w:rsidR="00AA05F2" w:rsidRPr="00B6054C">
        <w:rPr>
          <w:rFonts w:ascii="Arial" w:hAnsi="Arial" w:cs="Arial"/>
          <w:color w:val="4472C4" w:themeColor="accent1"/>
          <w:sz w:val="22"/>
          <w:szCs w:val="22"/>
        </w:rPr>
        <w:t xml:space="preserve"> ha</w:t>
      </w:r>
      <w:r w:rsidRPr="00B6054C">
        <w:rPr>
          <w:rFonts w:ascii="Arial" w:hAnsi="Arial" w:cs="Arial"/>
          <w:color w:val="4472C4" w:themeColor="accent1"/>
          <w:sz w:val="22"/>
          <w:szCs w:val="22"/>
        </w:rPr>
        <w:t xml:space="preserve">ve </w:t>
      </w:r>
      <w:r w:rsidR="00B90289" w:rsidRPr="00B6054C">
        <w:rPr>
          <w:rFonts w:ascii="Arial" w:hAnsi="Arial" w:cs="Arial"/>
          <w:color w:val="4472C4" w:themeColor="accent1"/>
          <w:sz w:val="22"/>
          <w:szCs w:val="22"/>
        </w:rPr>
        <w:t>included</w:t>
      </w:r>
      <w:r w:rsidRPr="00B6054C">
        <w:rPr>
          <w:rFonts w:ascii="Arial" w:hAnsi="Arial" w:cs="Arial"/>
          <w:color w:val="4472C4" w:themeColor="accent1"/>
          <w:sz w:val="22"/>
          <w:szCs w:val="22"/>
        </w:rPr>
        <w:t xml:space="preserve"> the following text clarifying this</w:t>
      </w:r>
      <w:r w:rsidR="00377EF1" w:rsidRPr="00B6054C">
        <w:rPr>
          <w:rFonts w:ascii="Arial" w:hAnsi="Arial" w:cs="Arial"/>
          <w:color w:val="4472C4" w:themeColor="accent1"/>
          <w:sz w:val="22"/>
          <w:szCs w:val="22"/>
        </w:rPr>
        <w:t xml:space="preserve"> </w:t>
      </w:r>
      <w:r w:rsidR="00377EF1" w:rsidRPr="00F074FD">
        <w:rPr>
          <w:rFonts w:ascii="Arial" w:hAnsi="Arial" w:cs="Arial"/>
          <w:color w:val="4472C4" w:themeColor="accent1"/>
          <w:sz w:val="22"/>
          <w:szCs w:val="22"/>
        </w:rPr>
        <w:t>(page 1</w:t>
      </w:r>
      <w:r w:rsidR="00DA3BB9">
        <w:rPr>
          <w:rFonts w:ascii="Arial" w:hAnsi="Arial" w:cs="Arial"/>
          <w:color w:val="4472C4" w:themeColor="accent1"/>
          <w:sz w:val="22"/>
          <w:szCs w:val="22"/>
        </w:rPr>
        <w:t>7</w:t>
      </w:r>
      <w:r w:rsidR="00377EF1" w:rsidRPr="00F074FD">
        <w:rPr>
          <w:rFonts w:ascii="Arial" w:hAnsi="Arial" w:cs="Arial"/>
          <w:color w:val="4472C4" w:themeColor="accent1"/>
          <w:sz w:val="22"/>
          <w:szCs w:val="22"/>
        </w:rPr>
        <w:t>, paragraph 2, line 1):</w:t>
      </w:r>
    </w:p>
    <w:p w14:paraId="345FAAFF" w14:textId="77777777" w:rsidR="00F074FD" w:rsidRPr="00B6054C" w:rsidRDefault="00F074FD" w:rsidP="00C3033A">
      <w:pPr>
        <w:pStyle w:val="NormalWeb"/>
        <w:spacing w:before="0" w:beforeAutospacing="0" w:after="0" w:afterAutospacing="0" w:line="360" w:lineRule="auto"/>
        <w:rPr>
          <w:rFonts w:ascii="Arial" w:hAnsi="Arial" w:cs="Arial"/>
          <w:color w:val="4472C4" w:themeColor="accent1"/>
          <w:sz w:val="22"/>
          <w:szCs w:val="22"/>
        </w:rPr>
      </w:pPr>
    </w:p>
    <w:p w14:paraId="5D0DBAC4" w14:textId="656F5141" w:rsidR="00A27F7B" w:rsidRDefault="00DE77B6"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7D117D" w:rsidRPr="00B6054C">
        <w:rPr>
          <w:rFonts w:ascii="Arial" w:hAnsi="Arial" w:cs="Arial"/>
          <w:color w:val="4472C4" w:themeColor="accent1"/>
          <w:sz w:val="22"/>
          <w:szCs w:val="22"/>
        </w:rPr>
        <w:t>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The lagged effects of CVD and respiratory hospitalizations due to power outage likely differ</w:t>
      </w:r>
      <w:r w:rsidR="005C67B9" w:rsidRPr="00B6054C">
        <w:rPr>
          <w:rFonts w:ascii="Arial" w:hAnsi="Arial" w:cs="Arial"/>
          <w:color w:val="4472C4" w:themeColor="accent1"/>
          <w:sz w:val="22"/>
          <w:szCs w:val="22"/>
        </w:rPr>
        <w:t>,</w:t>
      </w:r>
      <w:r w:rsidR="007D117D" w:rsidRPr="00B6054C">
        <w:rPr>
          <w:rFonts w:ascii="Arial" w:hAnsi="Arial" w:cs="Arial"/>
          <w:color w:val="4472C4" w:themeColor="accent1"/>
          <w:sz w:val="22"/>
          <w:szCs w:val="22"/>
        </w:rPr>
        <w:t xml:space="preserve"> since the lagged effects of high or low temperature and air pollution differ for CVD versus respiratory disease </w:t>
      </w:r>
      <w:r w:rsidR="00377EF1" w:rsidRPr="00B6054C">
        <w:rPr>
          <w:rFonts w:ascii="Arial" w:hAnsi="Arial" w:cs="Arial"/>
          <w:color w:val="4472C4" w:themeColor="accent1"/>
          <w:sz w:val="22"/>
          <w:szCs w:val="22"/>
        </w:rPr>
        <w:fldChar w:fldCharType="begin"/>
      </w:r>
      <w:r w:rsidR="00377EF1" w:rsidRPr="00B6054C">
        <w:rPr>
          <w:rFonts w:ascii="Arial" w:hAnsi="Arial" w:cs="Arial"/>
          <w:color w:val="4472C4" w:themeColor="accent1"/>
          <w:sz w:val="22"/>
          <w:szCs w:val="22"/>
        </w:rPr>
        <w:instrText xml:space="preserve"> ADDIN ZOTERO_ITEM CSL_CITATION {"citationID":"0ZzO5udH","properties":{"formattedCitation":"(35, 41, 42)","plainCitation":"(35, 41, 42)","noteIndex":0},"citationItems":[{"id":211,"uris":["http://zotero.org/users/local/hHKggCUl/items/7S2KHWLC"],"itemData":{"id":211,"type":"article-journal","abstract":"Objectives: To estimate the risk of hospitalization for respiratory diseases associated with outdoor heat in the U.S. elderly.\nMethods: An observational study of approximately 12.5 million Medicare beneﬁciaries in 213 United States counties, January 1, 1999 to December 31, 2008. We estimate a national average relative risk of hospitalization for each 108F (5.68C) increase in daily outdoor temperature using Bayesian hierarchical models.\nMeasurements and Main Results: We obtained daily county-level rates of Medicare emergency respiratory hospitalizations (International Classiﬁcation of Diseases, Ninth Revision, 464–466, 480–487, 490–492) in 213 U.S. counties from 1999 through 2008. Overall, each 108F increase in daily temperature was associated with a 4.3% increase in same-day emergency hospitalizations for respiratory diseases (95% posterior interval, 3.8, 4.8%). Counties’ relative risks were signiﬁcantly higher in counties with cooler average summer temperatures.\nConclusions: We found strong evidence of an association between outdoor heat and respiratory hospitalizations in the largest population of elderly studied to date. Given projections of increasing temperatures from climate change and the increasing global prevalence of chronic pulmonary disease, the relationship between heat and respiratory morbidity is a growing concern.","container-title":"American Journal of Respiratory and Critical Care Medicine","DOI":"10.1164/rccm.201211-1969OC","ISSN":"1073-449X, 1535-4970","issue":"10","journalAbbreviation":"Am J Respir Crit Care Med","language":"en","page":"1098-1103","source":"DOI.org (Crossref)","title":"Heat-related Emergency Hospitalizations for Respiratory Diseases in the Medicare Population","volume":"187","author":[{"family":"Anderson","given":"G. Brooke"},{"family":"Dominici","given":"Francesca"},{"family":"Wang","given":"Yun"},{"family":"McCormack","given":"Meredith C."},{"family":"Bell","given":"Michelle L."},{"family":"Peng","given":"Roger D."}],"issued":{"date-parts":[["2013",5,15]]}}},{"id":213,"uris":["http://zotero.org/users/local/hHKggCUl/items/VVYKELE9"],"itemData":{"id":213,"type":"article-journal","abstract":"Background: Although the association of high temperatures with mortality is well-documented, the association with morbidity has seldom been examined. We assessed the potential impact of hot weather on hospital admissions due to cardiovascular and respiratory diseases in New York City. We also explored whether the weather-disease relationship varies with socio-demographic variables.\nMethod: We investigated effects of temperature and humidity on health by linking the daily cardiovascular and respiratory hospitalization counts with meteorologic conditions during summer, 1991–2004. We used daily mean temperature, mean apparent temperature, and 3-day moving average of apparent temperature as the exposure indicators. Threshold effects for health risks of meteorologic conditions were assessed by log-linear threshold models, after controlling for ozone, day of week, holidays, and long-term trend. Stratiﬁed analyses were used to evaluate temperature-demographic interactions.\nResults: For all 3 exposure indicators, each degree C above the threshold of the temperature-health effect curve (29°C–36°C) was associated with a 2.7%–3.1% increase in same-day hospitalizations due to respiratory diseases, and an increase of 1.4%–3.6% in lagged hospitalizations due to cardiovascular diseases. These increases for respiratory admissions were greater for Hispanic persons (6.1%/°C) and the elderly (4.7%/°C). At high temperatures, admission rates increased for chronic airway obstruction, asthma, ischemic heart disease, and cardiac dysrhythmias, but decreased for hypertension and heart failure.\nConclusions: Extreme high temperature appears to increase hospital admissions for cardiovascular and respiratory disorders in New York City. Elderly and Hispanic residents may be particularly vulnerable to the temperature effects on respiratory illnesses.","container-title":"Epidemiology","DOI":"10.1097/EDE.0b013e3181ad5522","ISSN":"1044-3983","issue":"5","language":"en","page":"738-746","source":"DOI.org (Crossref)","title":"Extreme High Temperatures and Hospital Admissions for Respiratory and Cardiovascular Diseases","volume":"20","author":[{"family":"Lin","given":"Shao"},{"family":"Luo","given":"Ming"},{"family":"Walker","given":"Randi J."},{"family":"Liu","given":"Xiu"},{"family":"Hwang","given":"Syni-An"},{"family":"Chinery","given":"Robert"}],"issued":{"date-parts":[["2009",9]]}}},{"id":209,"uris":["http://zotero.org/users/local/hHKggCUl/items/2EGZUWZS"],"itemData":{"id":209,"type":"article-journal","abstract":"As global temperatures rise, extreme heat events are projected to become more frequent and intense. Extreme heat causes a wide range of health effects, including an overall increase in morbidity and mortality. It is important to note that while there is sufficient epidemiological evidence for heat-related increases in all-cause mortality, evidence on the association between heat and cause-specific deaths such as cardiovascular disease (CVD) mortality (and its more specific causes) is limited, with inconsistent findings. Existing systematic reviews and meta-analyses of epidemiological studies on heat and CVD mortality have summarized the available evidence. However, the target audience of such reviews is mainly limited to the specific field of environmental epidemiology. This overarching perspective aims to provide health professionals with a comprehensive overview of recent epidemiological evidence of how extreme heat is associated with CVD mortality. The rationale behind this broad perspective is that a better understanding of the effect of extreme heat on CVD mortality will help CVD health professionals optimize their plans to adapt to the changes brought about by climate change and heat events. To policymakers, this perspective would help formulate targeted mitigation, strengthen early warning systems, and develop better adaptation strategies. Despite the heterogeneity in evidence worldwide, due in part to different climatic conditions and population dynamics, there is a clear link between heat and CVD mortality. The risk has often been found to be higher in vulnerable subgroups, including older people, people with preexisting conditions, and the socioeconomically deprived. This perspective also highlights the lack of evidence from low- and middle-income countries and focuses on cause-specific CVD deaths. In addition, the perspective highlights the temporal changes in heat-related CVD deaths as well as the interactive effect of heat with other environmental factors and the potential biological pathways. Importantly, these various aspects of epidemiological studies have never been fully investigated and, therefore, the true extent of the impact of heat on CVD deaths remains largely unknown. Furthermore, this perspective also highlights the research gaps in epidemiological studies and the potential solutions to generate more robust evidence on the future consequences of heat on CVD deaths.","container-title":"Circulation Research","DOI":"10.1161/CIRCRESAHA.123.323615","ISSN":"0009-7330, 1524-4571","issue":"9","journalAbbreviation":"Circulation Research","language":"en","page":"1098-1112","source":"DOI.org (Crossref)","title":"Heat and Cardiovascular Mortality: An Epidemiological Perspective","title-short":"Heat and Cardiovascular Mortality","volume":"134","author":[{"family":"Singh","given":"Nidhi"},{"family":"Areal","given":"Ashtyn Tracy"},{"family":"Breitner","given":"Susanne"},{"family":"Zhang","given":"Siqi"},{"family":"Agewall","given":"Stefan"},{"family":"Schikowski","given":"Tamara"},{"family":"Schneider","given":"Alexandra"}],"issued":{"date-parts":[["2024",4,26]]}}}],"schema":"https://github.com/citation-style-language/schema/raw/master/csl-citation.json"} </w:instrText>
      </w:r>
      <w:r w:rsidR="00377EF1" w:rsidRPr="00B6054C">
        <w:rPr>
          <w:rFonts w:ascii="Arial" w:hAnsi="Arial" w:cs="Arial"/>
          <w:color w:val="4472C4" w:themeColor="accent1"/>
          <w:sz w:val="22"/>
          <w:szCs w:val="22"/>
        </w:rPr>
        <w:fldChar w:fldCharType="separate"/>
      </w:r>
      <w:r w:rsidR="00377EF1" w:rsidRPr="00B6054C">
        <w:rPr>
          <w:rFonts w:ascii="Arial" w:hAnsi="Arial" w:cs="Arial"/>
          <w:color w:val="4472C4" w:themeColor="accent1"/>
          <w:sz w:val="22"/>
          <w:szCs w:val="22"/>
        </w:rPr>
        <w:t>(35, 41, 42)</w:t>
      </w:r>
      <w:r w:rsidR="00377EF1" w:rsidRPr="00B6054C">
        <w:rPr>
          <w:rFonts w:ascii="Arial" w:hAnsi="Arial" w:cs="Arial"/>
          <w:color w:val="4472C4" w:themeColor="accent1"/>
          <w:sz w:val="22"/>
          <w:szCs w:val="22"/>
        </w:rPr>
        <w:fldChar w:fldCharType="end"/>
      </w:r>
      <w:r w:rsidR="00377EF1"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 xml:space="preserve"> </w:t>
      </w:r>
    </w:p>
    <w:p w14:paraId="6C0C04D1" w14:textId="77777777" w:rsidR="00C3033A" w:rsidRPr="00B6054C" w:rsidRDefault="00C3033A" w:rsidP="00C3033A">
      <w:pPr>
        <w:spacing w:after="0" w:line="360" w:lineRule="auto"/>
        <w:ind w:firstLine="720"/>
        <w:rPr>
          <w:rFonts w:ascii="Arial" w:hAnsi="Arial" w:cs="Arial"/>
          <w:color w:val="4472C4" w:themeColor="accent1"/>
          <w:sz w:val="22"/>
          <w:szCs w:val="22"/>
        </w:rPr>
      </w:pPr>
    </w:p>
    <w:p w14:paraId="762471B8"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8 I am afraid I have very little knowledge about Medicare or Medicaid. Are these universal, that is, does everyone over age 65 become included? </w:t>
      </w:r>
    </w:p>
    <w:p w14:paraId="3CD5089E" w14:textId="77777777" w:rsidR="00E82E19" w:rsidRPr="00B6054C" w:rsidRDefault="00E82E19" w:rsidP="00C3033A">
      <w:pPr>
        <w:pStyle w:val="NormalWeb"/>
        <w:spacing w:before="0" w:beforeAutospacing="0" w:after="0" w:afterAutospacing="0" w:line="360" w:lineRule="auto"/>
        <w:rPr>
          <w:rFonts w:ascii="Arial" w:hAnsi="Arial" w:cs="Arial"/>
          <w:sz w:val="22"/>
          <w:szCs w:val="22"/>
        </w:rPr>
      </w:pPr>
    </w:p>
    <w:p w14:paraId="44D23C93" w14:textId="05F70BA1" w:rsidR="007A0A38" w:rsidRDefault="006235A7"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comm</w:t>
      </w:r>
      <w:r w:rsidR="00CE71F4" w:rsidRPr="00B6054C">
        <w:rPr>
          <w:rFonts w:ascii="Arial" w:hAnsi="Arial" w:cs="Arial"/>
          <w:color w:val="4472C4" w:themeColor="accent1"/>
          <w:sz w:val="22"/>
          <w:szCs w:val="22"/>
        </w:rPr>
        <w:t xml:space="preserve">ent. </w:t>
      </w:r>
      <w:r w:rsidR="00487DA3" w:rsidRPr="00B6054C">
        <w:rPr>
          <w:rFonts w:ascii="Arial" w:hAnsi="Arial" w:cs="Arial"/>
          <w:color w:val="4472C4" w:themeColor="accent1"/>
          <w:sz w:val="22"/>
          <w:szCs w:val="22"/>
        </w:rPr>
        <w:t>We clarify this</w:t>
      </w:r>
      <w:r w:rsidR="004F45D6" w:rsidRPr="00B6054C">
        <w:rPr>
          <w:rFonts w:ascii="Arial" w:hAnsi="Arial" w:cs="Arial"/>
          <w:color w:val="4472C4" w:themeColor="accent1"/>
          <w:sz w:val="22"/>
          <w:szCs w:val="22"/>
        </w:rPr>
        <w:t xml:space="preserve"> both here and in the manuscript.</w:t>
      </w:r>
      <w:r w:rsidR="00487DA3" w:rsidRPr="00B6054C">
        <w:rPr>
          <w:rFonts w:ascii="Arial" w:hAnsi="Arial" w:cs="Arial"/>
          <w:color w:val="4472C4" w:themeColor="accent1"/>
          <w:sz w:val="22"/>
          <w:szCs w:val="22"/>
        </w:rPr>
        <w:t xml:space="preserve"> </w:t>
      </w:r>
      <w:r w:rsidR="00A71DFD" w:rsidRPr="00B6054C">
        <w:rPr>
          <w:rFonts w:ascii="Arial" w:hAnsi="Arial" w:cs="Arial"/>
          <w:color w:val="4472C4" w:themeColor="accent1"/>
          <w:sz w:val="22"/>
          <w:szCs w:val="22"/>
        </w:rPr>
        <w:t>Most people</w:t>
      </w:r>
      <w:r w:rsidR="00FF3BAC" w:rsidRPr="00B6054C">
        <w:rPr>
          <w:rFonts w:ascii="Arial" w:hAnsi="Arial" w:cs="Arial"/>
          <w:color w:val="4472C4" w:themeColor="accent1"/>
          <w:sz w:val="22"/>
          <w:szCs w:val="22"/>
        </w:rPr>
        <w:t xml:space="preserve"> </w:t>
      </w:r>
      <w:r w:rsidR="00030816" w:rsidRPr="00B6054C">
        <w:rPr>
          <w:rFonts w:ascii="Arial" w:hAnsi="Arial" w:cs="Arial"/>
          <w:color w:val="4472C4" w:themeColor="accent1"/>
          <w:sz w:val="22"/>
          <w:szCs w:val="22"/>
        </w:rPr>
        <w:t xml:space="preserve">living </w:t>
      </w:r>
      <w:r w:rsidR="003E1130" w:rsidRPr="00B6054C">
        <w:rPr>
          <w:rFonts w:ascii="Arial" w:hAnsi="Arial" w:cs="Arial"/>
          <w:color w:val="4472C4" w:themeColor="accent1"/>
          <w:sz w:val="22"/>
          <w:szCs w:val="22"/>
        </w:rPr>
        <w:t xml:space="preserve">in the US </w:t>
      </w:r>
      <w:r w:rsidR="00FF3BAC" w:rsidRPr="00B6054C">
        <w:rPr>
          <w:rFonts w:ascii="Arial" w:hAnsi="Arial" w:cs="Arial"/>
          <w:color w:val="4472C4" w:themeColor="accent1"/>
          <w:sz w:val="22"/>
          <w:szCs w:val="22"/>
        </w:rPr>
        <w:t xml:space="preserve">above 65 </w:t>
      </w:r>
      <w:r w:rsidR="00A71DFD" w:rsidRPr="00B6054C">
        <w:rPr>
          <w:rFonts w:ascii="Arial" w:hAnsi="Arial" w:cs="Arial"/>
          <w:color w:val="4472C4" w:themeColor="accent1"/>
          <w:sz w:val="22"/>
          <w:szCs w:val="22"/>
        </w:rPr>
        <w:t>are</w:t>
      </w:r>
      <w:r w:rsidR="00FF3BAC" w:rsidRPr="00B6054C">
        <w:rPr>
          <w:rFonts w:ascii="Arial" w:hAnsi="Arial" w:cs="Arial"/>
          <w:color w:val="4472C4" w:themeColor="accent1"/>
          <w:sz w:val="22"/>
          <w:szCs w:val="22"/>
        </w:rPr>
        <w:t xml:space="preserve"> </w:t>
      </w:r>
      <w:r w:rsidR="00AA05F2" w:rsidRPr="00B6054C">
        <w:rPr>
          <w:rFonts w:ascii="Arial" w:hAnsi="Arial" w:cs="Arial"/>
          <w:color w:val="4472C4" w:themeColor="accent1"/>
          <w:sz w:val="22"/>
          <w:szCs w:val="22"/>
        </w:rPr>
        <w:t xml:space="preserve">eligible for </w:t>
      </w:r>
      <w:r w:rsidR="00FF3BAC" w:rsidRPr="00B6054C">
        <w:rPr>
          <w:rFonts w:ascii="Arial" w:hAnsi="Arial" w:cs="Arial"/>
          <w:color w:val="4472C4" w:themeColor="accent1"/>
          <w:sz w:val="22"/>
          <w:szCs w:val="22"/>
        </w:rPr>
        <w:t>Medicare</w:t>
      </w:r>
      <w:r w:rsidR="00AA05F2" w:rsidRPr="00B6054C">
        <w:rPr>
          <w:rFonts w:ascii="Arial" w:hAnsi="Arial" w:cs="Arial"/>
          <w:color w:val="4472C4" w:themeColor="accent1"/>
          <w:sz w:val="22"/>
          <w:szCs w:val="22"/>
        </w:rPr>
        <w:t xml:space="preserve"> coverage</w:t>
      </w:r>
      <w:r w:rsidR="00A71DFD" w:rsidRPr="00B6054C">
        <w:rPr>
          <w:rFonts w:ascii="Arial" w:hAnsi="Arial" w:cs="Arial"/>
          <w:color w:val="4472C4" w:themeColor="accent1"/>
          <w:sz w:val="22"/>
          <w:szCs w:val="22"/>
        </w:rPr>
        <w:t xml:space="preserve"> </w:t>
      </w:r>
      <w:r w:rsidR="009F3A23" w:rsidRPr="00B6054C">
        <w:rPr>
          <w:rFonts w:ascii="Arial" w:hAnsi="Arial" w:cs="Arial"/>
          <w:color w:val="4472C4" w:themeColor="accent1"/>
          <w:sz w:val="22"/>
          <w:szCs w:val="22"/>
        </w:rPr>
        <w:t>and are enrolled (97%, https://www.ssa.gov/history/pdf/WhatMedicareMeant.pdf )</w:t>
      </w:r>
      <w:r w:rsidR="002B2987" w:rsidRPr="00B6054C">
        <w:rPr>
          <w:rFonts w:ascii="Arial" w:hAnsi="Arial" w:cs="Arial"/>
          <w:color w:val="4472C4" w:themeColor="accent1"/>
          <w:sz w:val="22"/>
          <w:szCs w:val="22"/>
        </w:rPr>
        <w:t xml:space="preserve">. </w:t>
      </w:r>
      <w:r w:rsidR="005062C7" w:rsidRPr="00B6054C">
        <w:rPr>
          <w:rFonts w:ascii="Arial" w:hAnsi="Arial" w:cs="Arial"/>
          <w:color w:val="4472C4" w:themeColor="accent1"/>
          <w:sz w:val="22"/>
          <w:szCs w:val="22"/>
        </w:rPr>
        <w:t>Very few people are not eligible – for example, n</w:t>
      </w:r>
      <w:r w:rsidR="00A71DFD" w:rsidRPr="00B6054C">
        <w:rPr>
          <w:rFonts w:ascii="Arial" w:hAnsi="Arial" w:cs="Arial"/>
          <w:color w:val="4472C4" w:themeColor="accent1"/>
          <w:sz w:val="22"/>
          <w:szCs w:val="22"/>
        </w:rPr>
        <w:t>on-residents are not</w:t>
      </w:r>
      <w:r w:rsidR="002B2987" w:rsidRPr="00B6054C">
        <w:rPr>
          <w:rFonts w:ascii="Arial" w:hAnsi="Arial" w:cs="Arial"/>
          <w:color w:val="4472C4" w:themeColor="accent1"/>
          <w:sz w:val="22"/>
          <w:szCs w:val="22"/>
        </w:rPr>
        <w:t xml:space="preserve"> eligible. </w:t>
      </w:r>
      <w:r w:rsidR="00AA05F2" w:rsidRPr="00B6054C">
        <w:rPr>
          <w:rFonts w:ascii="Arial" w:hAnsi="Arial" w:cs="Arial"/>
          <w:color w:val="4472C4" w:themeColor="accent1"/>
          <w:sz w:val="22"/>
          <w:szCs w:val="22"/>
        </w:rPr>
        <w:t>However</w:t>
      </w:r>
      <w:r w:rsidR="00FF3BAC" w:rsidRPr="00B6054C">
        <w:rPr>
          <w:rFonts w:ascii="Arial" w:hAnsi="Arial" w:cs="Arial"/>
          <w:color w:val="4472C4" w:themeColor="accent1"/>
          <w:sz w:val="22"/>
          <w:szCs w:val="22"/>
        </w:rPr>
        <w:t xml:space="preserve">, </w:t>
      </w:r>
      <w:r w:rsidR="0026033A" w:rsidRPr="00B6054C">
        <w:rPr>
          <w:rFonts w:ascii="Arial" w:hAnsi="Arial" w:cs="Arial"/>
          <w:color w:val="4472C4" w:themeColor="accent1"/>
          <w:sz w:val="22"/>
          <w:szCs w:val="22"/>
        </w:rPr>
        <w:t>those eligible</w:t>
      </w:r>
      <w:r w:rsidR="009F2865" w:rsidRPr="00B6054C">
        <w:rPr>
          <w:rFonts w:ascii="Arial" w:hAnsi="Arial" w:cs="Arial"/>
          <w:color w:val="4472C4" w:themeColor="accent1"/>
          <w:sz w:val="22"/>
          <w:szCs w:val="22"/>
        </w:rPr>
        <w:t xml:space="preserve"> have the option to choose from two different kinds of Medicare coverage</w:t>
      </w:r>
      <w:r w:rsidR="00AA05F2" w:rsidRPr="00B6054C">
        <w:rPr>
          <w:rFonts w:ascii="Arial" w:hAnsi="Arial" w:cs="Arial"/>
          <w:color w:val="4472C4" w:themeColor="accent1"/>
          <w:sz w:val="22"/>
          <w:szCs w:val="22"/>
        </w:rPr>
        <w:t>:</w:t>
      </w:r>
      <w:r w:rsidR="009F2865" w:rsidRPr="00B6054C">
        <w:rPr>
          <w:rFonts w:ascii="Arial" w:hAnsi="Arial" w:cs="Arial"/>
          <w:color w:val="4472C4" w:themeColor="accent1"/>
          <w:sz w:val="22"/>
          <w:szCs w:val="22"/>
        </w:rPr>
        <w:t xml:space="preserve"> Fee-For-Service or Advantage. </w:t>
      </w:r>
      <w:r w:rsidR="00A92660" w:rsidRPr="00B6054C">
        <w:rPr>
          <w:rFonts w:ascii="Arial" w:hAnsi="Arial" w:cs="Arial"/>
          <w:color w:val="4472C4" w:themeColor="accent1"/>
          <w:sz w:val="22"/>
          <w:szCs w:val="22"/>
        </w:rPr>
        <w:t>O</w:t>
      </w:r>
      <w:r w:rsidR="00FF3BAC" w:rsidRPr="00B6054C">
        <w:rPr>
          <w:rFonts w:ascii="Arial" w:hAnsi="Arial" w:cs="Arial"/>
          <w:color w:val="4472C4" w:themeColor="accent1"/>
          <w:sz w:val="22"/>
          <w:szCs w:val="22"/>
        </w:rPr>
        <w:t>ur dataset only includes Fee-For-Service Medicare enrollees</w:t>
      </w:r>
      <w:r w:rsidR="00A92660" w:rsidRPr="00B6054C">
        <w:rPr>
          <w:rFonts w:ascii="Arial" w:hAnsi="Arial" w:cs="Arial"/>
          <w:color w:val="4472C4" w:themeColor="accent1"/>
          <w:sz w:val="22"/>
          <w:szCs w:val="22"/>
        </w:rPr>
        <w:t xml:space="preserve">, which </w:t>
      </w:r>
      <w:r w:rsidR="005C67B9" w:rsidRPr="00B6054C">
        <w:rPr>
          <w:rFonts w:ascii="Arial" w:hAnsi="Arial" w:cs="Arial"/>
          <w:color w:val="4472C4" w:themeColor="accent1"/>
          <w:sz w:val="22"/>
          <w:szCs w:val="22"/>
        </w:rPr>
        <w:t xml:space="preserve">consists of </w:t>
      </w:r>
      <w:r w:rsidR="00FF3BAC" w:rsidRPr="00B6054C">
        <w:rPr>
          <w:rFonts w:ascii="Arial" w:hAnsi="Arial" w:cs="Arial"/>
          <w:color w:val="4472C4" w:themeColor="accent1"/>
          <w:sz w:val="22"/>
          <w:szCs w:val="22"/>
        </w:rPr>
        <w:t xml:space="preserve">about half of </w:t>
      </w:r>
      <w:r w:rsidR="003B26DD" w:rsidRPr="00B6054C">
        <w:rPr>
          <w:rFonts w:ascii="Arial" w:hAnsi="Arial" w:cs="Arial"/>
          <w:color w:val="4472C4" w:themeColor="accent1"/>
          <w:sz w:val="22"/>
          <w:szCs w:val="22"/>
        </w:rPr>
        <w:t>the US population</w:t>
      </w:r>
      <w:r w:rsidR="00FF3BAC" w:rsidRPr="00B6054C">
        <w:rPr>
          <w:rFonts w:ascii="Arial" w:hAnsi="Arial" w:cs="Arial"/>
          <w:color w:val="4472C4" w:themeColor="accent1"/>
          <w:sz w:val="22"/>
          <w:szCs w:val="22"/>
        </w:rPr>
        <w:t xml:space="preserve"> over 65</w:t>
      </w:r>
      <w:r w:rsidR="006B7975" w:rsidRPr="00B6054C">
        <w:rPr>
          <w:rFonts w:ascii="Arial" w:hAnsi="Arial" w:cs="Arial"/>
          <w:color w:val="4472C4" w:themeColor="accent1"/>
          <w:sz w:val="22"/>
          <w:szCs w:val="22"/>
        </w:rPr>
        <w:t xml:space="preserve"> </w:t>
      </w:r>
      <w:r w:rsidR="005C67B9" w:rsidRPr="00B6054C">
        <w:rPr>
          <w:rFonts w:ascii="Arial" w:hAnsi="Arial" w:cs="Arial"/>
          <w:color w:val="4472C4" w:themeColor="accent1"/>
          <w:sz w:val="22"/>
          <w:szCs w:val="22"/>
        </w:rPr>
        <w:t>or approximately</w:t>
      </w:r>
      <w:r w:rsidR="006B7975" w:rsidRPr="00B6054C">
        <w:rPr>
          <w:rFonts w:ascii="Arial" w:hAnsi="Arial" w:cs="Arial"/>
          <w:color w:val="4472C4" w:themeColor="accent1"/>
          <w:sz w:val="22"/>
          <w:szCs w:val="22"/>
        </w:rPr>
        <w:t xml:space="preserve"> 23 million </w:t>
      </w:r>
      <w:r w:rsidR="00142F87" w:rsidRPr="00B6054C">
        <w:rPr>
          <w:rFonts w:ascii="Arial" w:hAnsi="Arial" w:cs="Arial"/>
          <w:color w:val="4472C4" w:themeColor="accent1"/>
          <w:sz w:val="22"/>
          <w:szCs w:val="22"/>
        </w:rPr>
        <w:t xml:space="preserve">adults </w:t>
      </w:r>
      <w:r w:rsidR="00C858A2" w:rsidRPr="00B6054C">
        <w:rPr>
          <w:rFonts w:ascii="Arial" w:hAnsi="Arial" w:cs="Arial"/>
          <w:color w:val="4472C4" w:themeColor="accent1"/>
          <w:sz w:val="22"/>
          <w:szCs w:val="22"/>
        </w:rPr>
        <w:t>(65+)</w:t>
      </w:r>
      <w:r w:rsidR="00FF3BAC" w:rsidRPr="00B6054C">
        <w:rPr>
          <w:rFonts w:ascii="Arial" w:hAnsi="Arial" w:cs="Arial"/>
          <w:color w:val="4472C4" w:themeColor="accent1"/>
          <w:sz w:val="22"/>
          <w:szCs w:val="22"/>
        </w:rPr>
        <w:t xml:space="preserve">. More work is needed to </w:t>
      </w:r>
      <w:r w:rsidR="005C67B9" w:rsidRPr="00B6054C">
        <w:rPr>
          <w:rFonts w:ascii="Arial" w:hAnsi="Arial" w:cs="Arial"/>
          <w:color w:val="4472C4" w:themeColor="accent1"/>
          <w:sz w:val="22"/>
          <w:szCs w:val="22"/>
        </w:rPr>
        <w:t>determine</w:t>
      </w:r>
      <w:r w:rsidR="00FF3BAC" w:rsidRPr="00B6054C">
        <w:rPr>
          <w:rFonts w:ascii="Arial" w:hAnsi="Arial" w:cs="Arial"/>
          <w:color w:val="4472C4" w:themeColor="accent1"/>
          <w:sz w:val="22"/>
          <w:szCs w:val="22"/>
        </w:rPr>
        <w:t xml:space="preserve"> how </w:t>
      </w:r>
      <w:r w:rsidR="00AE7207" w:rsidRPr="00B6054C">
        <w:rPr>
          <w:rFonts w:ascii="Arial" w:hAnsi="Arial" w:cs="Arial"/>
          <w:color w:val="4472C4" w:themeColor="accent1"/>
          <w:sz w:val="22"/>
          <w:szCs w:val="22"/>
        </w:rPr>
        <w:t xml:space="preserve">Fee-For-Service enrollees differ from </w:t>
      </w:r>
      <w:r w:rsidR="00B91992" w:rsidRPr="00B6054C">
        <w:rPr>
          <w:rFonts w:ascii="Arial" w:hAnsi="Arial" w:cs="Arial"/>
          <w:color w:val="4472C4" w:themeColor="accent1"/>
          <w:sz w:val="22"/>
          <w:szCs w:val="22"/>
        </w:rPr>
        <w:t>Medicare Advantage enrolle</w:t>
      </w:r>
      <w:r w:rsidR="00533D28" w:rsidRPr="00B6054C">
        <w:rPr>
          <w:rFonts w:ascii="Arial" w:hAnsi="Arial" w:cs="Arial"/>
          <w:color w:val="4472C4" w:themeColor="accent1"/>
          <w:sz w:val="22"/>
          <w:szCs w:val="22"/>
        </w:rPr>
        <w:t>es demographically (</w:t>
      </w:r>
      <w:r w:rsidR="005C67B9" w:rsidRPr="00B6054C">
        <w:rPr>
          <w:rFonts w:ascii="Arial" w:hAnsi="Arial" w:cs="Arial"/>
          <w:color w:val="4472C4" w:themeColor="accent1"/>
          <w:sz w:val="22"/>
          <w:szCs w:val="22"/>
        </w:rPr>
        <w:t>ongoing work in our group</w:t>
      </w:r>
      <w:r w:rsidR="00533D28" w:rsidRPr="00B6054C">
        <w:rPr>
          <w:rFonts w:ascii="Arial" w:hAnsi="Arial" w:cs="Arial"/>
          <w:color w:val="4472C4" w:themeColor="accent1"/>
          <w:sz w:val="22"/>
          <w:szCs w:val="22"/>
        </w:rPr>
        <w:t xml:space="preserve">) but a few </w:t>
      </w:r>
      <w:r w:rsidR="00F553E4" w:rsidRPr="00B6054C">
        <w:rPr>
          <w:rFonts w:ascii="Arial" w:hAnsi="Arial" w:cs="Arial"/>
          <w:color w:val="4472C4" w:themeColor="accent1"/>
          <w:sz w:val="22"/>
          <w:szCs w:val="22"/>
        </w:rPr>
        <w:t>non-</w:t>
      </w:r>
      <w:r w:rsidR="005C67B9" w:rsidRPr="00B6054C">
        <w:rPr>
          <w:rFonts w:ascii="Arial" w:hAnsi="Arial" w:cs="Arial"/>
          <w:color w:val="4472C4" w:themeColor="accent1"/>
          <w:sz w:val="22"/>
          <w:szCs w:val="22"/>
        </w:rPr>
        <w:t xml:space="preserve">peer-reviewed </w:t>
      </w:r>
      <w:r w:rsidR="00533D28" w:rsidRPr="00B6054C">
        <w:rPr>
          <w:rFonts w:ascii="Arial" w:hAnsi="Arial" w:cs="Arial"/>
          <w:color w:val="4472C4" w:themeColor="accent1"/>
          <w:sz w:val="22"/>
          <w:szCs w:val="22"/>
        </w:rPr>
        <w:t xml:space="preserve">publications </w:t>
      </w:r>
      <w:r w:rsidR="005C67B9" w:rsidRPr="00B6054C">
        <w:rPr>
          <w:rFonts w:ascii="Arial" w:hAnsi="Arial" w:cs="Arial"/>
          <w:color w:val="4472C4" w:themeColor="accent1"/>
          <w:sz w:val="22"/>
          <w:szCs w:val="22"/>
        </w:rPr>
        <w:t>have described these differences</w:t>
      </w:r>
      <w:r w:rsidR="00BE29B4" w:rsidRPr="00B6054C">
        <w:rPr>
          <w:rFonts w:ascii="Arial" w:hAnsi="Arial" w:cs="Arial"/>
          <w:color w:val="4472C4" w:themeColor="accent1"/>
          <w:sz w:val="22"/>
          <w:szCs w:val="22"/>
        </w:rPr>
        <w:t xml:space="preserve"> (see the citations we include below)</w:t>
      </w:r>
      <w:r w:rsidR="00533D28" w:rsidRPr="00B6054C">
        <w:rPr>
          <w:rFonts w:ascii="Arial" w:hAnsi="Arial" w:cs="Arial"/>
          <w:color w:val="4472C4" w:themeColor="accent1"/>
          <w:sz w:val="22"/>
          <w:szCs w:val="22"/>
        </w:rPr>
        <w:t>.</w:t>
      </w:r>
      <w:r w:rsidR="00CC2CD7" w:rsidRPr="00B6054C">
        <w:rPr>
          <w:rFonts w:ascii="Arial" w:hAnsi="Arial" w:cs="Arial"/>
          <w:color w:val="4472C4" w:themeColor="accent1"/>
          <w:sz w:val="22"/>
          <w:szCs w:val="22"/>
        </w:rPr>
        <w:t xml:space="preserve"> Advantage enrollees may be more vulnerable to health effects from power outage compared to Fee-For-Service enrollees based on demographic differences reported in these white papers</w:t>
      </w:r>
      <w:r w:rsidR="00026139" w:rsidRPr="00B6054C">
        <w:rPr>
          <w:rFonts w:ascii="Arial" w:hAnsi="Arial" w:cs="Arial"/>
          <w:color w:val="4472C4" w:themeColor="accent1"/>
          <w:sz w:val="22"/>
          <w:szCs w:val="22"/>
        </w:rPr>
        <w:t>, such as income</w:t>
      </w:r>
      <w:r w:rsidR="002C49CC" w:rsidRPr="00B6054C">
        <w:rPr>
          <w:rFonts w:ascii="Arial" w:hAnsi="Arial" w:cs="Arial"/>
          <w:color w:val="4472C4" w:themeColor="accent1"/>
          <w:sz w:val="22"/>
          <w:szCs w:val="22"/>
        </w:rPr>
        <w:t xml:space="preserve"> </w:t>
      </w:r>
      <w:r w:rsidR="00646AEC" w:rsidRPr="00B6054C">
        <w:rPr>
          <w:rFonts w:ascii="Arial" w:hAnsi="Arial" w:cs="Arial"/>
          <w:color w:val="4472C4" w:themeColor="accent1"/>
          <w:sz w:val="22"/>
          <w:szCs w:val="22"/>
        </w:rPr>
        <w:t>or</w:t>
      </w:r>
      <w:r w:rsidR="00026139" w:rsidRPr="00B6054C">
        <w:rPr>
          <w:rFonts w:ascii="Arial" w:hAnsi="Arial" w:cs="Arial"/>
          <w:color w:val="4472C4" w:themeColor="accent1"/>
          <w:sz w:val="22"/>
          <w:szCs w:val="22"/>
        </w:rPr>
        <w:t xml:space="preserve"> education</w:t>
      </w:r>
      <w:r w:rsidR="002C49CC" w:rsidRPr="00B6054C">
        <w:rPr>
          <w:rFonts w:ascii="Arial" w:hAnsi="Arial" w:cs="Arial"/>
          <w:color w:val="4472C4" w:themeColor="accent1"/>
          <w:sz w:val="22"/>
          <w:szCs w:val="22"/>
        </w:rPr>
        <w:t>al differences</w:t>
      </w:r>
      <w:r w:rsidR="00026139" w:rsidRPr="00B6054C">
        <w:rPr>
          <w:rFonts w:ascii="Arial" w:hAnsi="Arial" w:cs="Arial"/>
          <w:color w:val="4472C4" w:themeColor="accent1"/>
          <w:sz w:val="22"/>
          <w:szCs w:val="22"/>
        </w:rPr>
        <w:t xml:space="preserve">, measures of social risk, </w:t>
      </w:r>
      <w:r w:rsidR="00786954" w:rsidRPr="00B6054C">
        <w:rPr>
          <w:rFonts w:ascii="Arial" w:hAnsi="Arial" w:cs="Arial"/>
          <w:color w:val="4472C4" w:themeColor="accent1"/>
          <w:sz w:val="22"/>
          <w:szCs w:val="22"/>
        </w:rPr>
        <w:t xml:space="preserve">rates of chronic health conditions, </w:t>
      </w:r>
      <w:r w:rsidR="00026139" w:rsidRPr="00B6054C">
        <w:rPr>
          <w:rFonts w:ascii="Arial" w:hAnsi="Arial" w:cs="Arial"/>
          <w:color w:val="4472C4" w:themeColor="accent1"/>
          <w:sz w:val="22"/>
          <w:szCs w:val="22"/>
        </w:rPr>
        <w:t>and healthcare utilization</w:t>
      </w:r>
      <w:r w:rsidR="0009565C" w:rsidRPr="00B6054C">
        <w:rPr>
          <w:rFonts w:ascii="Arial" w:hAnsi="Arial" w:cs="Arial"/>
          <w:color w:val="4472C4" w:themeColor="accent1"/>
          <w:sz w:val="22"/>
          <w:szCs w:val="22"/>
        </w:rPr>
        <w:t xml:space="preserve"> among Advantage enrollees</w:t>
      </w:r>
      <w:r w:rsidR="00026139" w:rsidRPr="00B6054C">
        <w:rPr>
          <w:rFonts w:ascii="Arial" w:hAnsi="Arial" w:cs="Arial"/>
          <w:color w:val="4472C4" w:themeColor="accent1"/>
          <w:sz w:val="22"/>
          <w:szCs w:val="22"/>
        </w:rPr>
        <w:t xml:space="preserve">. </w:t>
      </w:r>
      <w:r w:rsidR="00366BEF" w:rsidRPr="00B6054C">
        <w:rPr>
          <w:rFonts w:ascii="Arial" w:hAnsi="Arial" w:cs="Arial"/>
          <w:color w:val="4472C4" w:themeColor="accent1"/>
          <w:sz w:val="22"/>
          <w:szCs w:val="22"/>
        </w:rPr>
        <w:t xml:space="preserve">In summary, the people included </w:t>
      </w:r>
      <w:r w:rsidR="0009565C" w:rsidRPr="00B6054C">
        <w:rPr>
          <w:rFonts w:ascii="Arial" w:hAnsi="Arial" w:cs="Arial"/>
          <w:color w:val="4472C4" w:themeColor="accent1"/>
          <w:sz w:val="22"/>
          <w:szCs w:val="22"/>
        </w:rPr>
        <w:t xml:space="preserve">in our manuscript </w:t>
      </w:r>
      <w:r w:rsidR="004C52AE" w:rsidRPr="00B6054C">
        <w:rPr>
          <w:rFonts w:ascii="Arial" w:hAnsi="Arial" w:cs="Arial"/>
          <w:color w:val="4472C4" w:themeColor="accent1"/>
          <w:sz w:val="22"/>
          <w:szCs w:val="22"/>
        </w:rPr>
        <w:t>may be</w:t>
      </w:r>
      <w:r w:rsidR="00366BEF" w:rsidRPr="00B6054C">
        <w:rPr>
          <w:rFonts w:ascii="Arial" w:hAnsi="Arial" w:cs="Arial"/>
          <w:color w:val="4472C4" w:themeColor="accent1"/>
          <w:sz w:val="22"/>
          <w:szCs w:val="22"/>
        </w:rPr>
        <w:t xml:space="preserve"> less vulnerable to health effects from power outage compared to the other half of the </w:t>
      </w:r>
      <w:r w:rsidR="0009565C" w:rsidRPr="00B6054C">
        <w:rPr>
          <w:rFonts w:ascii="Arial" w:hAnsi="Arial" w:cs="Arial"/>
          <w:color w:val="4472C4" w:themeColor="accent1"/>
          <w:sz w:val="22"/>
          <w:szCs w:val="22"/>
        </w:rPr>
        <w:t xml:space="preserve">older adult US </w:t>
      </w:r>
      <w:r w:rsidR="00366BEF" w:rsidRPr="00B6054C">
        <w:rPr>
          <w:rFonts w:ascii="Arial" w:hAnsi="Arial" w:cs="Arial"/>
          <w:color w:val="4472C4" w:themeColor="accent1"/>
          <w:sz w:val="22"/>
          <w:szCs w:val="22"/>
        </w:rPr>
        <w:t>population</w:t>
      </w:r>
      <w:r w:rsidR="0009565C" w:rsidRPr="00B6054C">
        <w:rPr>
          <w:rFonts w:ascii="Arial" w:hAnsi="Arial" w:cs="Arial"/>
          <w:color w:val="4472C4" w:themeColor="accent1"/>
          <w:sz w:val="22"/>
          <w:szCs w:val="22"/>
        </w:rPr>
        <w:t>,</w:t>
      </w:r>
      <w:r w:rsidR="00366BEF" w:rsidRPr="00B6054C">
        <w:rPr>
          <w:rFonts w:ascii="Arial" w:hAnsi="Arial" w:cs="Arial"/>
          <w:color w:val="4472C4" w:themeColor="accent1"/>
          <w:sz w:val="22"/>
          <w:szCs w:val="22"/>
        </w:rPr>
        <w:t xml:space="preserve"> </w:t>
      </w:r>
      <w:r w:rsidR="00646AEC" w:rsidRPr="00B6054C">
        <w:rPr>
          <w:rFonts w:ascii="Arial" w:hAnsi="Arial" w:cs="Arial"/>
          <w:color w:val="4472C4" w:themeColor="accent1"/>
          <w:sz w:val="22"/>
          <w:szCs w:val="22"/>
        </w:rPr>
        <w:t xml:space="preserve">who are </w:t>
      </w:r>
      <w:r w:rsidR="00366BEF" w:rsidRPr="00B6054C">
        <w:rPr>
          <w:rFonts w:ascii="Arial" w:hAnsi="Arial" w:cs="Arial"/>
          <w:color w:val="4472C4" w:themeColor="accent1"/>
          <w:sz w:val="22"/>
          <w:szCs w:val="22"/>
        </w:rPr>
        <w:t xml:space="preserve">not </w:t>
      </w:r>
      <w:r w:rsidR="00646AEC" w:rsidRPr="00B6054C">
        <w:rPr>
          <w:rFonts w:ascii="Arial" w:hAnsi="Arial" w:cs="Arial"/>
          <w:color w:val="4472C4" w:themeColor="accent1"/>
          <w:sz w:val="22"/>
          <w:szCs w:val="22"/>
        </w:rPr>
        <w:t xml:space="preserve">as well </w:t>
      </w:r>
      <w:r w:rsidR="00366BEF" w:rsidRPr="00B6054C">
        <w:rPr>
          <w:rFonts w:ascii="Arial" w:hAnsi="Arial" w:cs="Arial"/>
          <w:color w:val="4472C4" w:themeColor="accent1"/>
          <w:sz w:val="22"/>
          <w:szCs w:val="22"/>
        </w:rPr>
        <w:t>represented</w:t>
      </w:r>
      <w:r w:rsidR="00646AEC" w:rsidRPr="00B6054C">
        <w:rPr>
          <w:rFonts w:ascii="Arial" w:hAnsi="Arial" w:cs="Arial"/>
          <w:color w:val="4472C4" w:themeColor="accent1"/>
          <w:sz w:val="22"/>
          <w:szCs w:val="22"/>
        </w:rPr>
        <w:t xml:space="preserve"> here</w:t>
      </w:r>
      <w:r w:rsidR="00366BEF" w:rsidRPr="00B6054C">
        <w:rPr>
          <w:rFonts w:ascii="Arial" w:hAnsi="Arial" w:cs="Arial"/>
          <w:color w:val="4472C4" w:themeColor="accent1"/>
          <w:sz w:val="22"/>
          <w:szCs w:val="22"/>
        </w:rPr>
        <w:t xml:space="preserve">. </w:t>
      </w:r>
      <w:r w:rsidR="00D741A8" w:rsidRPr="00B6054C">
        <w:rPr>
          <w:rFonts w:ascii="Arial" w:hAnsi="Arial" w:cs="Arial"/>
          <w:color w:val="4472C4" w:themeColor="accent1"/>
          <w:sz w:val="22"/>
          <w:szCs w:val="22"/>
        </w:rPr>
        <w:t xml:space="preserve">We’ve added a paragraph to the </w:t>
      </w:r>
      <w:r w:rsidR="00D904ED" w:rsidRPr="00B6054C">
        <w:rPr>
          <w:rFonts w:ascii="Arial" w:hAnsi="Arial" w:cs="Arial"/>
          <w:color w:val="4472C4" w:themeColor="accent1"/>
          <w:sz w:val="22"/>
          <w:szCs w:val="22"/>
        </w:rPr>
        <w:t>methods section</w:t>
      </w:r>
      <w:r w:rsidR="00D741A8" w:rsidRPr="00B6054C">
        <w:rPr>
          <w:rFonts w:ascii="Arial" w:hAnsi="Arial" w:cs="Arial"/>
          <w:color w:val="4472C4" w:themeColor="accent1"/>
          <w:sz w:val="22"/>
          <w:szCs w:val="22"/>
        </w:rPr>
        <w:t xml:space="preserve"> about thi</w:t>
      </w:r>
      <w:r w:rsidR="00C20557" w:rsidRPr="00B6054C">
        <w:rPr>
          <w:rFonts w:ascii="Arial" w:hAnsi="Arial" w:cs="Arial"/>
          <w:color w:val="4472C4" w:themeColor="accent1"/>
          <w:sz w:val="22"/>
          <w:szCs w:val="22"/>
        </w:rPr>
        <w:t>s population and how it compares to the overall population</w:t>
      </w:r>
      <w:r w:rsidR="00FC6240" w:rsidRPr="00B6054C">
        <w:rPr>
          <w:rFonts w:ascii="Arial" w:hAnsi="Arial" w:cs="Arial"/>
          <w:color w:val="4472C4" w:themeColor="accent1"/>
          <w:sz w:val="22"/>
          <w:szCs w:val="22"/>
        </w:rPr>
        <w:t xml:space="preserve">, </w:t>
      </w:r>
      <w:r w:rsidR="0009565C" w:rsidRPr="00B6054C">
        <w:rPr>
          <w:rFonts w:ascii="Arial" w:hAnsi="Arial" w:cs="Arial"/>
          <w:color w:val="4472C4" w:themeColor="accent1"/>
          <w:sz w:val="22"/>
          <w:szCs w:val="22"/>
        </w:rPr>
        <w:t>as well as text</w:t>
      </w:r>
      <w:r w:rsidR="00FC6240" w:rsidRPr="00B6054C">
        <w:rPr>
          <w:rFonts w:ascii="Arial" w:hAnsi="Arial" w:cs="Arial"/>
          <w:color w:val="4472C4" w:themeColor="accent1"/>
          <w:sz w:val="22"/>
          <w:szCs w:val="22"/>
        </w:rPr>
        <w:t xml:space="preserve"> to the discussion about how this </w:t>
      </w:r>
      <w:r w:rsidR="00646AEC" w:rsidRPr="00B6054C">
        <w:rPr>
          <w:rFonts w:ascii="Arial" w:hAnsi="Arial" w:cs="Arial"/>
          <w:color w:val="4472C4" w:themeColor="accent1"/>
          <w:sz w:val="22"/>
          <w:szCs w:val="22"/>
        </w:rPr>
        <w:t>may impact the generalizability of our</w:t>
      </w:r>
      <w:r w:rsidR="00FC6240" w:rsidRPr="00B6054C">
        <w:rPr>
          <w:rFonts w:ascii="Arial" w:hAnsi="Arial" w:cs="Arial"/>
          <w:color w:val="4472C4" w:themeColor="accent1"/>
          <w:sz w:val="22"/>
          <w:szCs w:val="22"/>
        </w:rPr>
        <w:t xml:space="preserve"> results</w:t>
      </w:r>
      <w:r w:rsidR="00370910" w:rsidRPr="00B6054C">
        <w:rPr>
          <w:rFonts w:ascii="Arial" w:hAnsi="Arial" w:cs="Arial"/>
          <w:color w:val="4472C4" w:themeColor="accent1"/>
          <w:sz w:val="22"/>
          <w:szCs w:val="22"/>
        </w:rPr>
        <w:t xml:space="preserve"> (page 4, </w:t>
      </w:r>
      <w:r w:rsidR="000C23E1" w:rsidRPr="00B6054C">
        <w:rPr>
          <w:rFonts w:ascii="Arial" w:hAnsi="Arial" w:cs="Arial"/>
          <w:color w:val="4472C4" w:themeColor="accent1"/>
          <w:sz w:val="22"/>
          <w:szCs w:val="22"/>
        </w:rPr>
        <w:t>M</w:t>
      </w:r>
      <w:r w:rsidR="00370910" w:rsidRPr="00B6054C">
        <w:rPr>
          <w:rFonts w:ascii="Arial" w:hAnsi="Arial" w:cs="Arial"/>
          <w:color w:val="4472C4" w:themeColor="accent1"/>
          <w:sz w:val="22"/>
          <w:szCs w:val="22"/>
        </w:rPr>
        <w:t xml:space="preserve">ethods, </w:t>
      </w:r>
      <w:r w:rsidR="000C23E1" w:rsidRPr="00B6054C">
        <w:rPr>
          <w:rFonts w:ascii="Arial" w:hAnsi="Arial" w:cs="Arial"/>
          <w:color w:val="4472C4" w:themeColor="accent1"/>
          <w:sz w:val="22"/>
          <w:szCs w:val="22"/>
        </w:rPr>
        <w:t>S</w:t>
      </w:r>
      <w:r w:rsidR="00370910" w:rsidRPr="00B6054C">
        <w:rPr>
          <w:rFonts w:ascii="Arial" w:hAnsi="Arial" w:cs="Arial"/>
          <w:color w:val="4472C4" w:themeColor="accent1"/>
          <w:sz w:val="22"/>
          <w:szCs w:val="22"/>
        </w:rPr>
        <w:t>tudy population)</w:t>
      </w:r>
      <w:r w:rsidR="00FB078F" w:rsidRPr="00B6054C">
        <w:rPr>
          <w:rFonts w:ascii="Arial" w:hAnsi="Arial" w:cs="Arial"/>
          <w:color w:val="4472C4" w:themeColor="accent1"/>
          <w:sz w:val="22"/>
          <w:szCs w:val="22"/>
        </w:rPr>
        <w:t>:</w:t>
      </w:r>
    </w:p>
    <w:p w14:paraId="6F0B4B98" w14:textId="77777777" w:rsidR="00D91226" w:rsidRPr="00B6054C" w:rsidRDefault="00D91226" w:rsidP="00C3033A">
      <w:pPr>
        <w:pStyle w:val="NormalWeb"/>
        <w:spacing w:before="0" w:beforeAutospacing="0" w:after="0" w:afterAutospacing="0" w:line="360" w:lineRule="auto"/>
        <w:rPr>
          <w:rFonts w:ascii="Arial" w:hAnsi="Arial" w:cs="Arial"/>
          <w:color w:val="4472C4" w:themeColor="accent1"/>
          <w:sz w:val="22"/>
          <w:szCs w:val="22"/>
        </w:rPr>
      </w:pPr>
    </w:p>
    <w:p w14:paraId="2E51784B" w14:textId="3EBCAD89" w:rsidR="008615D4" w:rsidRPr="00FC27A3" w:rsidRDefault="00FC27A3" w:rsidP="00C3033A">
      <w:pPr>
        <w:pStyle w:val="NormalWeb"/>
        <w:spacing w:before="0" w:beforeAutospacing="0" w:after="0" w:afterAutospacing="0" w:line="360" w:lineRule="auto"/>
        <w:ind w:firstLine="720"/>
        <w:rPr>
          <w:rFonts w:ascii="Arial" w:hAnsi="Arial" w:cs="Arial"/>
          <w:color w:val="4472C4" w:themeColor="accent1"/>
          <w:sz w:val="22"/>
          <w:szCs w:val="22"/>
        </w:rPr>
      </w:pPr>
      <w:r>
        <w:rPr>
          <w:rFonts w:ascii="Arial" w:hAnsi="Arial" w:cs="Arial"/>
          <w:color w:val="4472C4" w:themeColor="accent1"/>
          <w:sz w:val="22"/>
          <w:szCs w:val="22"/>
        </w:rPr>
        <w:lastRenderedPageBreak/>
        <w:t>“</w:t>
      </w:r>
      <w:r w:rsidRPr="00FC27A3">
        <w:rPr>
          <w:rFonts w:ascii="Arial" w:hAnsi="Arial" w:cs="Arial"/>
          <w:color w:val="4472C4" w:themeColor="accent1"/>
          <w:sz w:val="22"/>
          <w:szCs w:val="22"/>
        </w:rPr>
        <w:t xml:space="preserve">Our study population included Medicare Fee-For-Service beneficiaries aged 65+ and enrolled for at least one month between January 1, 2018, and December 31, 2018. From the Medicare Beneficiary Summary File (MBSF), we obtained age, sex, Medicaid-eligibility status, and county of residence for all beneficiaries. Medicare Fee-For-Service beneficiaries comprise approximately 50% of the US population aged 65+. This population may have fewer chronic health conditions, more education and income, and less healthcare utilization compared to Medicare Advantage beneficiaries </w:t>
      </w:r>
      <w:r w:rsidRPr="00FC27A3">
        <w:rPr>
          <w:rFonts w:ascii="Arial" w:hAnsi="Arial" w:cs="Arial"/>
          <w:color w:val="4472C4" w:themeColor="accent1"/>
          <w:sz w:val="22"/>
          <w:szCs w:val="22"/>
        </w:rPr>
        <w:fldChar w:fldCharType="begin"/>
      </w:r>
      <w:r w:rsidRPr="00FC27A3">
        <w:rPr>
          <w:rFonts w:ascii="Arial" w:hAnsi="Arial" w:cs="Arial"/>
          <w:color w:val="4472C4" w:themeColor="accent1"/>
          <w:sz w:val="22"/>
          <w:szCs w:val="22"/>
        </w:rPr>
        <w:instrText xml:space="preserve"> ADDIN ZOTERO_ITEM CSL_CITATION {"citationID":"yBKoRLii","properties":{"formattedCitation":"(25, 26)","plainCitation":"(25, 26)","noteIndex":0},"citationItems":[{"id":517,"uris":["http://zotero.org/users/local/hHKggCUl/items/7VMMXL83"],"itemData":{"id":517,"type":"webpage","title":"Medicare Advantage vs. Traditional Fee-for-Service Medicare: Different Populations, Different Outcomes","URL":"https://www.inovalon.com/resource/ma-vs-traditional-ffs-medicare-different-populations-different-outcomes/","author":[{"family":"Invalon","given":""}]}},{"id":518,"uris":["http://zotero.org/users/local/hHKggCUl/items/ZLAMYPUB"],"itemData":{"id":518,"type":"webpage","title":"Medicare Advantage vs. Traditional Medicare: How Do Beneficiaries’ Characteristics and Experiences Differ?","author":[{"family":"The Commonwealth Fund","given":""}]}}],"schema":"https://github.com/citation-style-language/schema/raw/master/csl-citation.json"} </w:instrText>
      </w:r>
      <w:r w:rsidRPr="00FC27A3">
        <w:rPr>
          <w:rFonts w:ascii="Arial" w:hAnsi="Arial" w:cs="Arial"/>
          <w:color w:val="4472C4" w:themeColor="accent1"/>
          <w:sz w:val="22"/>
          <w:szCs w:val="22"/>
        </w:rPr>
        <w:fldChar w:fldCharType="separate"/>
      </w:r>
      <w:r w:rsidRPr="00FC27A3">
        <w:rPr>
          <w:rFonts w:ascii="Arial" w:hAnsi="Arial" w:cs="Arial"/>
          <w:noProof/>
          <w:color w:val="4472C4" w:themeColor="accent1"/>
          <w:sz w:val="22"/>
          <w:szCs w:val="22"/>
        </w:rPr>
        <w:t>(25, 26)</w:t>
      </w:r>
      <w:r w:rsidRPr="00FC27A3">
        <w:rPr>
          <w:rFonts w:ascii="Arial" w:hAnsi="Arial" w:cs="Arial"/>
          <w:color w:val="4472C4" w:themeColor="accent1"/>
          <w:sz w:val="22"/>
          <w:szCs w:val="22"/>
        </w:rPr>
        <w:fldChar w:fldCharType="end"/>
      </w:r>
      <w:r w:rsidRPr="00FC27A3">
        <w:rPr>
          <w:rFonts w:ascii="Arial" w:hAnsi="Arial" w:cs="Arial"/>
          <w:color w:val="4472C4" w:themeColor="accent1"/>
          <w:sz w:val="22"/>
          <w:szCs w:val="22"/>
        </w:rPr>
        <w:t>.”</w:t>
      </w:r>
    </w:p>
    <w:p w14:paraId="3CB5CB6F" w14:textId="77777777" w:rsidR="00FC27A3" w:rsidRPr="00B6054C" w:rsidRDefault="00FC27A3" w:rsidP="00C3033A">
      <w:pPr>
        <w:pStyle w:val="NormalWeb"/>
        <w:spacing w:before="0" w:beforeAutospacing="0" w:after="0" w:afterAutospacing="0" w:line="360" w:lineRule="auto"/>
        <w:ind w:firstLine="720"/>
        <w:rPr>
          <w:rStyle w:val="CommentReference"/>
          <w:rFonts w:ascii="Arial" w:eastAsiaTheme="majorEastAsia" w:hAnsi="Arial" w:cs="Arial"/>
          <w:color w:val="4472C4" w:themeColor="accent1"/>
          <w:sz w:val="22"/>
          <w:szCs w:val="22"/>
        </w:rPr>
      </w:pPr>
    </w:p>
    <w:p w14:paraId="04005C9C" w14:textId="5A91F435" w:rsidR="007A0A38" w:rsidRDefault="007A0A38" w:rsidP="00C3033A">
      <w:pPr>
        <w:pStyle w:val="NormalWeb"/>
        <w:spacing w:before="0" w:beforeAutospacing="0" w:after="0" w:afterAutospacing="0" w:line="360" w:lineRule="auto"/>
        <w:rPr>
          <w:rFonts w:ascii="Arial" w:hAnsi="Arial" w:cs="Arial"/>
          <w:color w:val="4472C4" w:themeColor="accent1"/>
          <w:sz w:val="22"/>
          <w:szCs w:val="22"/>
        </w:rPr>
      </w:pPr>
      <w:r w:rsidRPr="00B6054C">
        <w:rPr>
          <w:rStyle w:val="CommentReference"/>
          <w:rFonts w:ascii="Arial" w:eastAsiaTheme="majorEastAsia" w:hAnsi="Arial" w:cs="Arial"/>
          <w:color w:val="4472C4" w:themeColor="accent1"/>
          <w:sz w:val="22"/>
          <w:szCs w:val="22"/>
        </w:rPr>
        <w:t>Discussion</w:t>
      </w:r>
      <w:r w:rsidR="00004E8F">
        <w:rPr>
          <w:rStyle w:val="CommentReference"/>
          <w:rFonts w:ascii="Arial" w:eastAsiaTheme="majorEastAsia" w:hAnsi="Arial" w:cs="Arial"/>
          <w:color w:val="4472C4" w:themeColor="accent1"/>
          <w:sz w:val="22"/>
          <w:szCs w:val="22"/>
        </w:rPr>
        <w:t xml:space="preserve"> </w:t>
      </w:r>
      <w:r w:rsidR="00A86CCF" w:rsidRPr="00004E8F">
        <w:rPr>
          <w:rFonts w:ascii="Arial" w:hAnsi="Arial" w:cs="Arial"/>
          <w:color w:val="4472C4" w:themeColor="accent1"/>
          <w:sz w:val="22"/>
          <w:szCs w:val="22"/>
        </w:rPr>
        <w:t xml:space="preserve">(page </w:t>
      </w:r>
      <w:r w:rsidR="00200A8A">
        <w:rPr>
          <w:rFonts w:ascii="Arial" w:hAnsi="Arial" w:cs="Arial"/>
          <w:color w:val="4472C4" w:themeColor="accent1"/>
          <w:sz w:val="22"/>
          <w:szCs w:val="22"/>
        </w:rPr>
        <w:t>20</w:t>
      </w:r>
      <w:r w:rsidR="00A86CCF" w:rsidRPr="00004E8F">
        <w:rPr>
          <w:rFonts w:ascii="Arial" w:hAnsi="Arial" w:cs="Arial"/>
          <w:color w:val="4472C4" w:themeColor="accent1"/>
          <w:sz w:val="22"/>
          <w:szCs w:val="22"/>
        </w:rPr>
        <w:t xml:space="preserve">, </w:t>
      </w:r>
      <w:r w:rsidR="00200A8A">
        <w:rPr>
          <w:rFonts w:ascii="Arial" w:hAnsi="Arial" w:cs="Arial"/>
          <w:color w:val="4472C4" w:themeColor="accent1"/>
          <w:sz w:val="22"/>
          <w:szCs w:val="22"/>
        </w:rPr>
        <w:t>final paragraph</w:t>
      </w:r>
      <w:r w:rsidR="00A86CCF" w:rsidRPr="00004E8F">
        <w:rPr>
          <w:rFonts w:ascii="Arial" w:hAnsi="Arial" w:cs="Arial"/>
          <w:color w:val="4472C4" w:themeColor="accent1"/>
          <w:sz w:val="22"/>
          <w:szCs w:val="22"/>
        </w:rPr>
        <w:t>)</w:t>
      </w:r>
      <w:r w:rsidR="00004E8F" w:rsidRPr="00004E8F">
        <w:rPr>
          <w:rFonts w:ascii="Arial" w:hAnsi="Arial" w:cs="Arial"/>
          <w:color w:val="4472C4" w:themeColor="accent1"/>
          <w:sz w:val="22"/>
          <w:szCs w:val="22"/>
        </w:rPr>
        <w:t>:</w:t>
      </w:r>
    </w:p>
    <w:p w14:paraId="0CED08AA" w14:textId="77777777" w:rsidR="008615D4" w:rsidRPr="00B6054C" w:rsidRDefault="008615D4" w:rsidP="00C3033A">
      <w:pPr>
        <w:pStyle w:val="NormalWeb"/>
        <w:spacing w:before="0" w:beforeAutospacing="0" w:after="0" w:afterAutospacing="0" w:line="360" w:lineRule="auto"/>
        <w:rPr>
          <w:rStyle w:val="CommentReference"/>
          <w:rFonts w:ascii="Arial" w:eastAsiaTheme="majorEastAsia" w:hAnsi="Arial" w:cs="Arial"/>
          <w:color w:val="4472C4" w:themeColor="accent1"/>
          <w:sz w:val="22"/>
          <w:szCs w:val="22"/>
        </w:rPr>
      </w:pPr>
    </w:p>
    <w:p w14:paraId="6C3ACE98" w14:textId="07241172" w:rsidR="00B868B6" w:rsidRDefault="003806B7" w:rsidP="00C3033A">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Pr="00B6054C">
        <w:rPr>
          <w:rFonts w:ascii="Arial" w:hAnsi="Arial" w:cs="Arial"/>
          <w:color w:val="4472C4" w:themeColor="accent1"/>
          <w:sz w:val="22"/>
          <w:szCs w:val="22"/>
        </w:rPr>
        <w:t xml:space="preserve">Next, power outages may be more common in high social vulnerability communities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(5)</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w:t>
      </w:r>
      <w:r w:rsidR="00C02592" w:rsidRPr="00B6054C">
        <w:rPr>
          <w:rFonts w:ascii="Arial" w:hAnsi="Arial" w:cs="Arial"/>
          <w:color w:val="4472C4" w:themeColor="accent1"/>
          <w:sz w:val="22"/>
          <w:szCs w:val="22"/>
        </w:rPr>
        <w:t>High social vulnerability counties may have been over-represented in the exposed group in our study</w:t>
      </w:r>
      <w:r w:rsidR="006D7FC4" w:rsidRPr="00B6054C">
        <w:rPr>
          <w:rFonts w:ascii="Arial" w:hAnsi="Arial" w:cs="Arial"/>
          <w:color w:val="4472C4" w:themeColor="accent1"/>
          <w:sz w:val="22"/>
          <w:szCs w:val="22"/>
        </w:rPr>
        <w:t>, and the health effects of power outages may be stronger in these places</w:t>
      </w:r>
      <w:r w:rsidR="00C02592" w:rsidRPr="00B6054C">
        <w:rPr>
          <w:rFonts w:ascii="Arial" w:hAnsi="Arial" w:cs="Arial"/>
          <w:color w:val="4472C4" w:themeColor="accent1"/>
          <w:sz w:val="22"/>
          <w:szCs w:val="22"/>
        </w:rPr>
        <w:t xml:space="preserve">. </w:t>
      </w:r>
      <w:r w:rsidR="0070291A" w:rsidRPr="00B6054C">
        <w:rPr>
          <w:rFonts w:ascii="Arial" w:hAnsi="Arial" w:cs="Arial"/>
          <w:color w:val="4472C4" w:themeColor="accent1"/>
          <w:sz w:val="22"/>
          <w:szCs w:val="22"/>
        </w:rPr>
        <w:t>This means that our effect estimate</w:t>
      </w:r>
      <w:r w:rsidR="004124FE" w:rsidRPr="00B6054C">
        <w:rPr>
          <w:rFonts w:ascii="Arial" w:hAnsi="Arial" w:cs="Arial"/>
          <w:color w:val="4472C4" w:themeColor="accent1"/>
          <w:sz w:val="22"/>
          <w:szCs w:val="22"/>
        </w:rPr>
        <w:t>s</w:t>
      </w:r>
      <w:r w:rsidR="0070291A" w:rsidRPr="00B6054C">
        <w:rPr>
          <w:rFonts w:ascii="Arial" w:hAnsi="Arial" w:cs="Arial"/>
          <w:color w:val="4472C4" w:themeColor="accent1"/>
          <w:sz w:val="22"/>
          <w:szCs w:val="22"/>
        </w:rPr>
        <w:t xml:space="preserve"> may not be generalizable to counties with lower social vulnerability</w:t>
      </w:r>
      <w:r w:rsidR="00064625" w:rsidRPr="00B6054C">
        <w:rPr>
          <w:rFonts w:ascii="Arial" w:hAnsi="Arial" w:cs="Arial"/>
          <w:color w:val="4472C4" w:themeColor="accent1"/>
          <w:sz w:val="22"/>
          <w:szCs w:val="22"/>
        </w:rPr>
        <w:t>, and we may have overestimated the effect of power outage on hospitalization.</w:t>
      </w:r>
      <w:r w:rsidR="0009565C" w:rsidRPr="00B6054C">
        <w:rPr>
          <w:rFonts w:ascii="Arial" w:hAnsi="Arial" w:cs="Arial"/>
          <w:color w:val="4472C4" w:themeColor="accent1"/>
          <w:sz w:val="22"/>
          <w:szCs w:val="22"/>
        </w:rPr>
        <w:t xml:space="preserve"> </w:t>
      </w:r>
      <w:r w:rsidRPr="00B6054C">
        <w:rPr>
          <w:rFonts w:ascii="Arial" w:hAnsi="Arial" w:cs="Arial"/>
          <w:color w:val="4472C4" w:themeColor="accent1"/>
          <w:sz w:val="22"/>
          <w:szCs w:val="22"/>
        </w:rPr>
        <w:t>At the same time, our study population was comprised of Medicare Fee-For-Service beneficiaries, who may be less vulnerable to health effects from power outages due to higher</w:t>
      </w:r>
      <w:r w:rsidR="0009011E" w:rsidRPr="00B6054C">
        <w:rPr>
          <w:rFonts w:ascii="Arial" w:hAnsi="Arial" w:cs="Arial"/>
          <w:color w:val="4472C4" w:themeColor="accent1"/>
          <w:sz w:val="22"/>
          <w:szCs w:val="22"/>
        </w:rPr>
        <w:t xml:space="preserve"> individual-level</w:t>
      </w:r>
      <w:r w:rsidRPr="00B6054C">
        <w:rPr>
          <w:rFonts w:ascii="Arial" w:hAnsi="Arial" w:cs="Arial"/>
          <w:color w:val="4472C4" w:themeColor="accent1"/>
          <w:sz w:val="22"/>
          <w:szCs w:val="22"/>
        </w:rPr>
        <w:t xml:space="preserve"> SES and fewer chronic health conditions compared to Medicare Advantage beneficiaries, which may have led to underestimation of the population-level effect</w:t>
      </w:r>
      <w:r w:rsidR="0084143C" w:rsidRPr="00B6054C">
        <w:rPr>
          <w:rFonts w:ascii="Arial" w:hAnsi="Arial" w:cs="Arial"/>
          <w:color w:val="4472C4" w:themeColor="accent1"/>
          <w:sz w:val="22"/>
          <w:szCs w:val="22"/>
        </w:rPr>
        <w:t>.</w:t>
      </w:r>
      <w:r w:rsidR="00101AF8" w:rsidRPr="00B6054C">
        <w:rPr>
          <w:rFonts w:ascii="Arial" w:hAnsi="Arial" w:cs="Arial"/>
          <w:color w:val="4472C4" w:themeColor="accent1"/>
          <w:sz w:val="22"/>
          <w:szCs w:val="22"/>
        </w:rPr>
        <w:t>”</w:t>
      </w:r>
      <w:r w:rsidR="003E58BB" w:rsidRPr="00B6054C">
        <w:rPr>
          <w:rFonts w:ascii="Arial" w:hAnsi="Arial" w:cs="Arial"/>
          <w:color w:val="4472C4" w:themeColor="accent1"/>
          <w:sz w:val="22"/>
          <w:szCs w:val="22"/>
        </w:rPr>
        <w:t xml:space="preserve"> </w:t>
      </w:r>
    </w:p>
    <w:p w14:paraId="7CCFA67B" w14:textId="77777777" w:rsidR="00D3285B" w:rsidRPr="00B6054C" w:rsidRDefault="00D3285B" w:rsidP="00C3033A">
      <w:pPr>
        <w:spacing w:after="0" w:line="360" w:lineRule="auto"/>
        <w:ind w:firstLine="720"/>
        <w:rPr>
          <w:rFonts w:ascii="Arial" w:hAnsi="Arial" w:cs="Arial"/>
          <w:color w:val="4472C4" w:themeColor="accent1"/>
          <w:sz w:val="22"/>
          <w:szCs w:val="22"/>
        </w:rPr>
      </w:pPr>
    </w:p>
    <w:p w14:paraId="54355968" w14:textId="2593576C"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9 A mean of 7 with a standard deviation of 29 is crying out for expression also as quantiles given the obvious skew. I would suggests 5% and 95% as well as the usual quartiles. </w:t>
      </w:r>
    </w:p>
    <w:p w14:paraId="45C48ACD" w14:textId="77777777" w:rsidR="00D3285B" w:rsidRDefault="00D3285B" w:rsidP="00C3033A">
      <w:pPr>
        <w:pStyle w:val="NormalWeb"/>
        <w:spacing w:before="0" w:beforeAutospacing="0" w:after="0" w:afterAutospacing="0" w:line="360" w:lineRule="auto"/>
        <w:rPr>
          <w:rFonts w:ascii="Arial" w:hAnsi="Arial" w:cs="Arial"/>
          <w:color w:val="4472C4" w:themeColor="accent1"/>
          <w:sz w:val="22"/>
          <w:szCs w:val="22"/>
        </w:rPr>
      </w:pPr>
    </w:p>
    <w:p w14:paraId="1DB3DD59" w14:textId="3C1BA710" w:rsidR="005C7DF9" w:rsidRDefault="00157C3D"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this point was b</w:t>
      </w:r>
      <w:r w:rsidR="0009565C" w:rsidRPr="00B6054C">
        <w:rPr>
          <w:rFonts w:ascii="Arial" w:hAnsi="Arial" w:cs="Arial"/>
          <w:color w:val="4472C4" w:themeColor="accent1"/>
          <w:sz w:val="22"/>
          <w:szCs w:val="22"/>
        </w:rPr>
        <w:t>r</w:t>
      </w:r>
      <w:r w:rsidRPr="00B6054C">
        <w:rPr>
          <w:rFonts w:ascii="Arial" w:hAnsi="Arial" w:cs="Arial"/>
          <w:color w:val="4472C4" w:themeColor="accent1"/>
          <w:sz w:val="22"/>
          <w:szCs w:val="22"/>
        </w:rPr>
        <w:t xml:space="preserve">ought up by another reviewer as well. We </w:t>
      </w:r>
      <w:r w:rsidR="0009565C" w:rsidRPr="00B6054C">
        <w:rPr>
          <w:rFonts w:ascii="Arial" w:hAnsi="Arial" w:cs="Arial"/>
          <w:color w:val="4472C4" w:themeColor="accent1"/>
          <w:sz w:val="22"/>
          <w:szCs w:val="22"/>
        </w:rPr>
        <w:t>now</w:t>
      </w:r>
      <w:r w:rsidRPr="00B6054C">
        <w:rPr>
          <w:rFonts w:ascii="Arial" w:hAnsi="Arial" w:cs="Arial"/>
          <w:color w:val="4472C4" w:themeColor="accent1"/>
          <w:sz w:val="22"/>
          <w:szCs w:val="22"/>
        </w:rPr>
        <w:t xml:space="preserve"> report the </w:t>
      </w:r>
      <w:r w:rsidR="005C7DF9" w:rsidRPr="00B6054C">
        <w:rPr>
          <w:rFonts w:ascii="Arial" w:hAnsi="Arial" w:cs="Arial"/>
          <w:color w:val="4472C4" w:themeColor="accent1"/>
          <w:sz w:val="22"/>
          <w:szCs w:val="22"/>
        </w:rPr>
        <w:t>IQR and 5</w:t>
      </w:r>
      <w:r w:rsidR="005C7DF9" w:rsidRPr="00B6054C">
        <w:rPr>
          <w:rFonts w:ascii="Arial" w:hAnsi="Arial" w:cs="Arial"/>
          <w:color w:val="4472C4" w:themeColor="accent1"/>
          <w:sz w:val="22"/>
          <w:szCs w:val="22"/>
          <w:vertAlign w:val="superscript"/>
        </w:rPr>
        <w:t>th</w:t>
      </w:r>
      <w:r w:rsidR="005C7DF9" w:rsidRPr="00B6054C">
        <w:rPr>
          <w:rFonts w:ascii="Arial" w:hAnsi="Arial" w:cs="Arial"/>
          <w:color w:val="4472C4" w:themeColor="accent1"/>
          <w:sz w:val="22"/>
          <w:szCs w:val="22"/>
        </w:rPr>
        <w:t xml:space="preserve"> and 95</w:t>
      </w:r>
      <w:r w:rsidR="005C7DF9" w:rsidRPr="00B6054C">
        <w:rPr>
          <w:rFonts w:ascii="Arial" w:hAnsi="Arial" w:cs="Arial"/>
          <w:color w:val="4472C4" w:themeColor="accent1"/>
          <w:sz w:val="22"/>
          <w:szCs w:val="22"/>
          <w:vertAlign w:val="superscript"/>
        </w:rPr>
        <w:t>th</w:t>
      </w:r>
      <w:r w:rsidR="005C7DF9" w:rsidRPr="00B6054C">
        <w:rPr>
          <w:rFonts w:ascii="Arial" w:hAnsi="Arial" w:cs="Arial"/>
          <w:color w:val="4472C4" w:themeColor="accent1"/>
          <w:sz w:val="22"/>
          <w:szCs w:val="22"/>
        </w:rPr>
        <w:t xml:space="preserve"> quantiles </w:t>
      </w:r>
      <w:r w:rsidR="001B09E2" w:rsidRPr="00913098">
        <w:rPr>
          <w:rFonts w:ascii="Arial" w:hAnsi="Arial" w:cs="Arial"/>
          <w:color w:val="4472C4" w:themeColor="accent1"/>
          <w:sz w:val="22"/>
          <w:szCs w:val="22"/>
        </w:rPr>
        <w:t xml:space="preserve">(page </w:t>
      </w:r>
      <w:r w:rsidR="00CF76CB" w:rsidRPr="00913098">
        <w:rPr>
          <w:rFonts w:ascii="Arial" w:hAnsi="Arial" w:cs="Arial"/>
          <w:color w:val="4472C4" w:themeColor="accent1"/>
          <w:sz w:val="22"/>
          <w:szCs w:val="22"/>
        </w:rPr>
        <w:t>1</w:t>
      </w:r>
      <w:r w:rsidR="008F19CF">
        <w:rPr>
          <w:rFonts w:ascii="Arial" w:hAnsi="Arial" w:cs="Arial"/>
          <w:color w:val="4472C4" w:themeColor="accent1"/>
          <w:sz w:val="22"/>
          <w:szCs w:val="22"/>
        </w:rPr>
        <w:t>1</w:t>
      </w:r>
      <w:r w:rsidR="001B09E2" w:rsidRPr="00913098">
        <w:rPr>
          <w:rFonts w:ascii="Arial" w:hAnsi="Arial" w:cs="Arial"/>
          <w:color w:val="4472C4" w:themeColor="accent1"/>
          <w:sz w:val="22"/>
          <w:szCs w:val="22"/>
        </w:rPr>
        <w:t>, paragraph 2)</w:t>
      </w:r>
      <w:r w:rsidR="00D3285B" w:rsidRPr="00913098">
        <w:rPr>
          <w:rFonts w:ascii="Arial" w:hAnsi="Arial" w:cs="Arial"/>
          <w:color w:val="4472C4" w:themeColor="accent1"/>
          <w:sz w:val="22"/>
          <w:szCs w:val="22"/>
        </w:rPr>
        <w:t>:</w:t>
      </w:r>
    </w:p>
    <w:p w14:paraId="49DC4673" w14:textId="77777777" w:rsidR="00D3285B" w:rsidRPr="00B6054C" w:rsidRDefault="00D3285B" w:rsidP="00C3033A">
      <w:pPr>
        <w:pStyle w:val="NormalWeb"/>
        <w:spacing w:before="0" w:beforeAutospacing="0" w:after="0" w:afterAutospacing="0" w:line="360" w:lineRule="auto"/>
        <w:rPr>
          <w:rFonts w:ascii="Arial" w:hAnsi="Arial" w:cs="Arial"/>
          <w:color w:val="4472C4" w:themeColor="accent1"/>
          <w:sz w:val="22"/>
          <w:szCs w:val="22"/>
        </w:rPr>
      </w:pPr>
    </w:p>
    <w:p w14:paraId="47576681" w14:textId="0AB9B556" w:rsidR="003B0A28" w:rsidRDefault="0083092C"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Pr="00B6054C">
        <w:rPr>
          <w:rFonts w:ascii="Arial" w:hAnsi="Arial" w:cs="Arial"/>
          <w:color w:val="4472C4" w:themeColor="accent1"/>
          <w:sz w:val="22"/>
          <w:szCs w:val="22"/>
        </w:rPr>
        <w:t xml:space="preserve"> 65+ (N = 23,645,101). These counties experienced a</w:t>
      </w:r>
      <w:r w:rsidR="000B2D2E" w:rsidRPr="00B6054C">
        <w:rPr>
          <w:rFonts w:ascii="Arial" w:hAnsi="Arial" w:cs="Arial"/>
          <w:color w:val="4472C4" w:themeColor="accent1"/>
          <w:sz w:val="22"/>
          <w:szCs w:val="22"/>
        </w:rPr>
        <w:t xml:space="preserve"> median </w:t>
      </w:r>
      <w:r w:rsidRPr="00B6054C">
        <w:rPr>
          <w:rFonts w:ascii="Arial" w:hAnsi="Arial" w:cs="Arial"/>
          <w:color w:val="4472C4" w:themeColor="accent1"/>
          <w:sz w:val="22"/>
          <w:szCs w:val="22"/>
        </w:rPr>
        <w:t xml:space="preserve">of </w:t>
      </w:r>
      <w:r w:rsidR="000B2D2E" w:rsidRPr="00B6054C">
        <w:rPr>
          <w:rFonts w:ascii="Arial" w:hAnsi="Arial" w:cs="Arial"/>
          <w:color w:val="4472C4" w:themeColor="accent1"/>
          <w:sz w:val="22"/>
          <w:szCs w:val="22"/>
        </w:rPr>
        <w:t xml:space="preserve">2 (IQR = </w:t>
      </w:r>
      <w:r w:rsidR="000B7E1C" w:rsidRPr="00B6054C">
        <w:rPr>
          <w:rFonts w:ascii="Arial" w:hAnsi="Arial" w:cs="Arial"/>
          <w:color w:val="4472C4" w:themeColor="accent1"/>
          <w:sz w:val="22"/>
          <w:szCs w:val="22"/>
        </w:rPr>
        <w:t>4</w:t>
      </w:r>
      <w:r w:rsidR="00646AEC" w:rsidRPr="00B6054C">
        <w:rPr>
          <w:rFonts w:ascii="Arial" w:hAnsi="Arial" w:cs="Arial"/>
          <w:color w:val="4472C4" w:themeColor="accent1"/>
          <w:sz w:val="22"/>
          <w:szCs w:val="22"/>
        </w:rPr>
        <w:t>;</w:t>
      </w:r>
      <w:r w:rsidR="000B7E1C" w:rsidRPr="00B6054C">
        <w:rPr>
          <w:rFonts w:ascii="Arial" w:hAnsi="Arial" w:cs="Arial"/>
          <w:color w:val="4472C4" w:themeColor="accent1"/>
          <w:sz w:val="22"/>
          <w:szCs w:val="22"/>
        </w:rPr>
        <w:t xml:space="preserve"> 5</w:t>
      </w:r>
      <w:r w:rsidR="000B7E1C" w:rsidRPr="00B6054C">
        <w:rPr>
          <w:rFonts w:ascii="Arial" w:hAnsi="Arial" w:cs="Arial"/>
          <w:color w:val="4472C4" w:themeColor="accent1"/>
          <w:sz w:val="22"/>
          <w:szCs w:val="22"/>
          <w:vertAlign w:val="superscript"/>
        </w:rPr>
        <w:t>th</w:t>
      </w:r>
      <w:r w:rsidR="000B7E1C" w:rsidRPr="00B6054C">
        <w:rPr>
          <w:rFonts w:ascii="Arial" w:hAnsi="Arial" w:cs="Arial"/>
          <w:color w:val="4472C4" w:themeColor="accent1"/>
          <w:sz w:val="22"/>
          <w:szCs w:val="22"/>
        </w:rPr>
        <w:t xml:space="preserve"> percentile = 0</w:t>
      </w:r>
      <w:r w:rsidR="00646AEC" w:rsidRPr="00B6054C">
        <w:rPr>
          <w:rFonts w:ascii="Arial" w:hAnsi="Arial" w:cs="Arial"/>
          <w:color w:val="4472C4" w:themeColor="accent1"/>
          <w:sz w:val="22"/>
          <w:szCs w:val="22"/>
        </w:rPr>
        <w:t>;</w:t>
      </w:r>
      <w:r w:rsidR="000B7E1C" w:rsidRPr="00B6054C">
        <w:rPr>
          <w:rFonts w:ascii="Arial" w:hAnsi="Arial" w:cs="Arial"/>
          <w:color w:val="4472C4" w:themeColor="accent1"/>
          <w:sz w:val="22"/>
          <w:szCs w:val="22"/>
        </w:rPr>
        <w:t xml:space="preserve"> 95</w:t>
      </w:r>
      <w:r w:rsidR="000B7E1C" w:rsidRPr="00B6054C">
        <w:rPr>
          <w:rFonts w:ascii="Arial" w:hAnsi="Arial" w:cs="Arial"/>
          <w:color w:val="4472C4" w:themeColor="accent1"/>
          <w:sz w:val="22"/>
          <w:szCs w:val="22"/>
          <w:vertAlign w:val="superscript"/>
        </w:rPr>
        <w:t>th</w:t>
      </w:r>
      <w:r w:rsidR="000B7E1C" w:rsidRPr="00B6054C">
        <w:rPr>
          <w:rFonts w:ascii="Arial" w:hAnsi="Arial" w:cs="Arial"/>
          <w:color w:val="4472C4" w:themeColor="accent1"/>
          <w:sz w:val="22"/>
          <w:szCs w:val="22"/>
        </w:rPr>
        <w:t xml:space="preserve"> percentile = 15</w:t>
      </w:r>
      <w:r w:rsidR="000B2D2E"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w:t>
      </w:r>
      <w:r w:rsidR="001B09E2" w:rsidRPr="00B6054C">
        <w:rPr>
          <w:rFonts w:ascii="Arial" w:hAnsi="Arial" w:cs="Arial"/>
          <w:color w:val="4472C4" w:themeColor="accent1"/>
          <w:sz w:val="22"/>
          <w:szCs w:val="22"/>
        </w:rPr>
        <w:t>.</w:t>
      </w:r>
    </w:p>
    <w:p w14:paraId="0ECFF00B" w14:textId="77777777" w:rsidR="00D32F80" w:rsidRPr="00B6054C" w:rsidRDefault="00D32F80"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83F6EC2"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10 Looking at Figure 2 and the confidence intervals there I find it difficult to agree about the effect at 6 days for CVD. Unless there is a strong theoretical argument for supposing that </w:t>
      </w:r>
      <w:r w:rsidRPr="00B6054C">
        <w:rPr>
          <w:rFonts w:ascii="Arial" w:hAnsi="Arial" w:cs="Arial"/>
          <w:sz w:val="22"/>
          <w:szCs w:val="22"/>
        </w:rPr>
        <w:lastRenderedPageBreak/>
        <w:t xml:space="preserve">the effect returns after six days I would focus on the earlier period where the confidence intervals do not include the null unlike 6 days. </w:t>
      </w:r>
    </w:p>
    <w:p w14:paraId="4AD78984" w14:textId="77777777" w:rsidR="0069354D" w:rsidRPr="00B6054C" w:rsidRDefault="0069354D" w:rsidP="00C3033A">
      <w:pPr>
        <w:pStyle w:val="NormalWeb"/>
        <w:spacing w:before="0" w:beforeAutospacing="0" w:after="0" w:afterAutospacing="0" w:line="360" w:lineRule="auto"/>
        <w:rPr>
          <w:rFonts w:ascii="Arial" w:hAnsi="Arial" w:cs="Arial"/>
          <w:sz w:val="22"/>
          <w:szCs w:val="22"/>
        </w:rPr>
      </w:pPr>
    </w:p>
    <w:p w14:paraId="5488D0A2" w14:textId="6000E54A" w:rsidR="00CF7FC8" w:rsidRDefault="00B3220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bringing this up. </w:t>
      </w:r>
      <w:r w:rsidR="00CF7FC8" w:rsidRPr="00B6054C">
        <w:rPr>
          <w:rFonts w:ascii="Arial" w:hAnsi="Arial" w:cs="Arial"/>
          <w:color w:val="4472C4" w:themeColor="accent1"/>
          <w:sz w:val="22"/>
          <w:szCs w:val="22"/>
        </w:rPr>
        <w:t xml:space="preserve">There is some evidence in the literature of </w:t>
      </w:r>
      <w:r w:rsidR="00C872B2" w:rsidRPr="00B6054C">
        <w:rPr>
          <w:rFonts w:ascii="Arial" w:hAnsi="Arial" w:cs="Arial"/>
          <w:color w:val="4472C4" w:themeColor="accent1"/>
          <w:sz w:val="22"/>
          <w:szCs w:val="22"/>
        </w:rPr>
        <w:t xml:space="preserve">week-later </w:t>
      </w:r>
      <w:r w:rsidR="00CF7FC8" w:rsidRPr="00B6054C">
        <w:rPr>
          <w:rFonts w:ascii="Arial" w:hAnsi="Arial" w:cs="Arial"/>
          <w:color w:val="4472C4" w:themeColor="accent1"/>
          <w:sz w:val="22"/>
          <w:szCs w:val="22"/>
        </w:rPr>
        <w:t xml:space="preserve">delayed effects of heat on CVD hospitalizations, but we were </w:t>
      </w:r>
      <w:r w:rsidR="00DE570E" w:rsidRPr="00B6054C">
        <w:rPr>
          <w:rFonts w:ascii="Arial" w:hAnsi="Arial" w:cs="Arial"/>
          <w:color w:val="4472C4" w:themeColor="accent1"/>
          <w:sz w:val="22"/>
          <w:szCs w:val="22"/>
        </w:rPr>
        <w:t xml:space="preserve">already </w:t>
      </w:r>
      <w:r w:rsidR="00CF7FC8" w:rsidRPr="00B6054C">
        <w:rPr>
          <w:rFonts w:ascii="Arial" w:hAnsi="Arial" w:cs="Arial"/>
          <w:color w:val="4472C4" w:themeColor="accent1"/>
          <w:sz w:val="22"/>
          <w:szCs w:val="22"/>
        </w:rPr>
        <w:t>on the fence about how to interpret that last lag</w:t>
      </w:r>
      <w:r w:rsidR="0009565C" w:rsidRPr="00B6054C">
        <w:rPr>
          <w:rFonts w:ascii="Arial" w:hAnsi="Arial" w:cs="Arial"/>
          <w:color w:val="4472C4" w:themeColor="accent1"/>
          <w:sz w:val="22"/>
          <w:szCs w:val="22"/>
        </w:rPr>
        <w:t>,</w:t>
      </w:r>
      <w:r w:rsidR="00335E15" w:rsidRPr="00B6054C">
        <w:rPr>
          <w:rFonts w:ascii="Arial" w:hAnsi="Arial" w:cs="Arial"/>
          <w:color w:val="4472C4" w:themeColor="accent1"/>
          <w:sz w:val="22"/>
          <w:szCs w:val="22"/>
        </w:rPr>
        <w:t xml:space="preserve"> even before </w:t>
      </w:r>
      <w:r w:rsidR="0009565C" w:rsidRPr="00B6054C">
        <w:rPr>
          <w:rFonts w:ascii="Arial" w:hAnsi="Arial" w:cs="Arial"/>
          <w:color w:val="4472C4" w:themeColor="accent1"/>
          <w:sz w:val="22"/>
          <w:szCs w:val="22"/>
        </w:rPr>
        <w:t>th</w:t>
      </w:r>
      <w:r w:rsidR="00D649E3" w:rsidRPr="00B6054C">
        <w:rPr>
          <w:rFonts w:ascii="Arial" w:hAnsi="Arial" w:cs="Arial"/>
          <w:color w:val="4472C4" w:themeColor="accent1"/>
          <w:sz w:val="22"/>
          <w:szCs w:val="22"/>
        </w:rPr>
        <w:t>is</w:t>
      </w:r>
      <w:r w:rsidR="0009565C" w:rsidRPr="00B6054C">
        <w:rPr>
          <w:rFonts w:ascii="Arial" w:hAnsi="Arial" w:cs="Arial"/>
          <w:color w:val="4472C4" w:themeColor="accent1"/>
          <w:sz w:val="22"/>
          <w:szCs w:val="22"/>
        </w:rPr>
        <w:t xml:space="preserve"> reviewer </w:t>
      </w:r>
      <w:r w:rsidR="00335E15" w:rsidRPr="00B6054C">
        <w:rPr>
          <w:rFonts w:ascii="Arial" w:hAnsi="Arial" w:cs="Arial"/>
          <w:color w:val="4472C4" w:themeColor="accent1"/>
          <w:sz w:val="22"/>
          <w:szCs w:val="22"/>
        </w:rPr>
        <w:t>comment</w:t>
      </w:r>
      <w:r w:rsidR="00CF7FC8" w:rsidRPr="00B6054C">
        <w:rPr>
          <w:rFonts w:ascii="Arial" w:hAnsi="Arial" w:cs="Arial"/>
          <w:color w:val="4472C4" w:themeColor="accent1"/>
          <w:sz w:val="22"/>
          <w:szCs w:val="22"/>
        </w:rPr>
        <w:t xml:space="preserve">. </w:t>
      </w:r>
      <w:r w:rsidR="00F65402" w:rsidRPr="00B6054C">
        <w:rPr>
          <w:rFonts w:ascii="Arial" w:hAnsi="Arial" w:cs="Arial"/>
          <w:color w:val="4472C4" w:themeColor="accent1"/>
          <w:sz w:val="22"/>
          <w:szCs w:val="22"/>
        </w:rPr>
        <w:t xml:space="preserve">We have removed </w:t>
      </w:r>
      <w:r w:rsidR="0009565C" w:rsidRPr="00B6054C">
        <w:rPr>
          <w:rFonts w:ascii="Arial" w:hAnsi="Arial" w:cs="Arial"/>
          <w:color w:val="4472C4" w:themeColor="accent1"/>
          <w:sz w:val="22"/>
          <w:szCs w:val="22"/>
        </w:rPr>
        <w:t xml:space="preserve">our former </w:t>
      </w:r>
      <w:r w:rsidR="00F65402" w:rsidRPr="00B6054C">
        <w:rPr>
          <w:rFonts w:ascii="Arial" w:hAnsi="Arial" w:cs="Arial"/>
          <w:color w:val="4472C4" w:themeColor="accent1"/>
          <w:sz w:val="22"/>
          <w:szCs w:val="22"/>
        </w:rPr>
        <w:t>interpretation</w:t>
      </w:r>
      <w:r w:rsidR="0009565C" w:rsidRPr="00B6054C">
        <w:rPr>
          <w:rFonts w:ascii="Arial" w:hAnsi="Arial" w:cs="Arial"/>
          <w:color w:val="4472C4" w:themeColor="accent1"/>
          <w:sz w:val="22"/>
          <w:szCs w:val="22"/>
        </w:rPr>
        <w:t>. The</w:t>
      </w:r>
      <w:r w:rsidR="00F65402" w:rsidRPr="00B6054C">
        <w:rPr>
          <w:rFonts w:ascii="Arial" w:hAnsi="Arial" w:cs="Arial"/>
          <w:color w:val="4472C4" w:themeColor="accent1"/>
          <w:sz w:val="22"/>
          <w:szCs w:val="22"/>
        </w:rPr>
        <w:t xml:space="preserve"> manuscript now reads</w:t>
      </w:r>
      <w:r w:rsidR="0069354D">
        <w:rPr>
          <w:rFonts w:ascii="Arial" w:hAnsi="Arial" w:cs="Arial"/>
          <w:color w:val="4472C4" w:themeColor="accent1"/>
          <w:sz w:val="22"/>
          <w:szCs w:val="22"/>
        </w:rPr>
        <w:t xml:space="preserve"> </w:t>
      </w:r>
      <w:r w:rsidR="00366D22" w:rsidRPr="00740306">
        <w:rPr>
          <w:rFonts w:ascii="Arial" w:hAnsi="Arial" w:cs="Arial"/>
          <w:color w:val="4472C4" w:themeColor="accent1"/>
          <w:sz w:val="22"/>
          <w:szCs w:val="22"/>
        </w:rPr>
        <w:t>(page 1</w:t>
      </w:r>
      <w:r w:rsidR="00197E23">
        <w:rPr>
          <w:rFonts w:ascii="Arial" w:hAnsi="Arial" w:cs="Arial"/>
          <w:color w:val="4472C4" w:themeColor="accent1"/>
          <w:sz w:val="22"/>
          <w:szCs w:val="22"/>
        </w:rPr>
        <w:t>2</w:t>
      </w:r>
      <w:r w:rsidR="00366D22" w:rsidRPr="00740306">
        <w:rPr>
          <w:rFonts w:ascii="Arial" w:hAnsi="Arial" w:cs="Arial"/>
          <w:color w:val="4472C4" w:themeColor="accent1"/>
          <w:sz w:val="22"/>
          <w:szCs w:val="22"/>
        </w:rPr>
        <w:t>, CVD hospitalizations, Main analysis)</w:t>
      </w:r>
      <w:r w:rsidR="0069354D" w:rsidRPr="00740306">
        <w:rPr>
          <w:rFonts w:ascii="Arial" w:hAnsi="Arial" w:cs="Arial"/>
          <w:color w:val="4472C4" w:themeColor="accent1"/>
          <w:sz w:val="22"/>
          <w:szCs w:val="22"/>
        </w:rPr>
        <w:t>:</w:t>
      </w:r>
    </w:p>
    <w:p w14:paraId="6873899B" w14:textId="77777777" w:rsidR="0069354D" w:rsidRPr="00B6054C" w:rsidRDefault="0069354D" w:rsidP="00C3033A">
      <w:pPr>
        <w:pStyle w:val="NormalWeb"/>
        <w:spacing w:before="0" w:beforeAutospacing="0" w:after="0" w:afterAutospacing="0" w:line="360" w:lineRule="auto"/>
        <w:rPr>
          <w:rFonts w:ascii="Arial" w:hAnsi="Arial" w:cs="Arial"/>
          <w:color w:val="4472C4" w:themeColor="accent1"/>
          <w:sz w:val="22"/>
          <w:szCs w:val="22"/>
        </w:rPr>
      </w:pPr>
    </w:p>
    <w:p w14:paraId="609996AE" w14:textId="13A117A4" w:rsidR="00B80A56" w:rsidRDefault="00B80A56"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6E02D7" w:rsidRPr="00B6054C">
        <w:rPr>
          <w:rFonts w:ascii="Arial" w:hAnsi="Arial" w:cs="Arial"/>
          <w:color w:val="4472C4" w:themeColor="accent1"/>
          <w:sz w:val="22"/>
          <w:szCs w:val="22"/>
        </w:rPr>
        <w:t>In our main analysis</w:t>
      </w:r>
      <w:r w:rsidR="0009565C" w:rsidRPr="00B6054C">
        <w:rPr>
          <w:rFonts w:ascii="Arial" w:hAnsi="Arial" w:cs="Arial"/>
          <w:color w:val="4472C4" w:themeColor="accent1"/>
          <w:sz w:val="22"/>
          <w:szCs w:val="22"/>
        </w:rPr>
        <w:t>,</w:t>
      </w:r>
      <w:r w:rsidR="006E02D7" w:rsidRPr="00B6054C">
        <w:rPr>
          <w:rFonts w:ascii="Arial" w:hAnsi="Arial" w:cs="Arial"/>
          <w:color w:val="4472C4" w:themeColor="accent1"/>
          <w:sz w:val="22"/>
          <w:szCs w:val="22"/>
        </w:rPr>
        <w:t xml:space="preserve"> we used a case-crossover design with a conditional Poisson model to test the association between 8+ hour power outage and emergency CVD hospitalization rates up to 1 week after power outage exposure. We found increases in CVD-related hospitalizations 1-3 </w:t>
      </w:r>
      <w:r w:rsidR="0009565C" w:rsidRPr="00B6054C">
        <w:rPr>
          <w:rFonts w:ascii="Arial" w:hAnsi="Arial" w:cs="Arial"/>
          <w:color w:val="4472C4" w:themeColor="accent1"/>
          <w:sz w:val="22"/>
          <w:szCs w:val="22"/>
        </w:rPr>
        <w:t xml:space="preserve">days </w:t>
      </w:r>
      <w:r w:rsidR="006E02D7" w:rsidRPr="00B6054C">
        <w:rPr>
          <w:rFonts w:ascii="Arial" w:hAnsi="Arial" w:cs="Arial"/>
          <w:color w:val="4472C4" w:themeColor="accent1"/>
          <w:sz w:val="22"/>
          <w:szCs w:val="22"/>
        </w:rPr>
        <w:t>after power outage exposure (</w:t>
      </w:r>
      <w:r w:rsidR="006E02D7" w:rsidRPr="00B6054C">
        <w:rPr>
          <w:rFonts w:ascii="Arial" w:hAnsi="Arial" w:cs="Arial"/>
          <w:b/>
          <w:bCs/>
          <w:color w:val="4472C4" w:themeColor="accent1"/>
          <w:sz w:val="22"/>
          <w:szCs w:val="22"/>
        </w:rPr>
        <w:t>Figure 2</w:t>
      </w:r>
      <w:r w:rsidR="006E02D7" w:rsidRPr="00B6054C">
        <w:rPr>
          <w:rFonts w:ascii="Arial" w:hAnsi="Arial" w:cs="Arial"/>
          <w:color w:val="4472C4" w:themeColor="accent1"/>
          <w:sz w:val="22"/>
          <w:szCs w:val="22"/>
        </w:rPr>
        <w:t>)</w:t>
      </w:r>
      <w:r w:rsidR="00C63611"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48769B99" w14:textId="77777777" w:rsidR="00B23A90" w:rsidRPr="00B6054C" w:rsidRDefault="00B23A90"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811FF55" w14:textId="4E7B05C8"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Page 10 Is the statement comparing the outage sizes based on a formal test? I do not see this as too important since the pattern of results over the early days and the dose–response effect are quite compelling. </w:t>
      </w:r>
    </w:p>
    <w:p w14:paraId="49594AB4" w14:textId="77777777" w:rsidR="001124A8" w:rsidRPr="00B6054C" w:rsidRDefault="001124A8" w:rsidP="00C3033A">
      <w:pPr>
        <w:pStyle w:val="NormalWeb"/>
        <w:spacing w:before="0" w:beforeAutospacing="0" w:after="0" w:afterAutospacing="0" w:line="360" w:lineRule="auto"/>
        <w:rPr>
          <w:rFonts w:ascii="Arial" w:hAnsi="Arial" w:cs="Arial"/>
          <w:sz w:val="22"/>
          <w:szCs w:val="22"/>
        </w:rPr>
      </w:pPr>
    </w:p>
    <w:p w14:paraId="49D01ABC" w14:textId="31817B66" w:rsidR="00A36B1F" w:rsidRPr="007E2795" w:rsidRDefault="004651B3" w:rsidP="00C3033A">
      <w:pPr>
        <w:pStyle w:val="NormalWeb"/>
        <w:spacing w:before="0" w:beforeAutospacing="0" w:after="0" w:afterAutospacing="0" w:line="360" w:lineRule="auto"/>
        <w:rPr>
          <w:rFonts w:ascii="Arial" w:hAnsi="Arial" w:cs="Arial"/>
          <w:color w:val="4472C4" w:themeColor="accent1"/>
          <w:sz w:val="22"/>
          <w:szCs w:val="22"/>
        </w:rPr>
      </w:pPr>
      <w:r w:rsidRPr="007E2795">
        <w:rPr>
          <w:rFonts w:ascii="Arial" w:hAnsi="Arial" w:cs="Arial"/>
          <w:color w:val="4472C4" w:themeColor="accent1"/>
          <w:sz w:val="22"/>
          <w:szCs w:val="22"/>
        </w:rPr>
        <w:t>Thank you for bringing this up</w:t>
      </w:r>
      <w:r w:rsidR="0009565C" w:rsidRPr="007E2795">
        <w:rPr>
          <w:rFonts w:ascii="Arial" w:hAnsi="Arial" w:cs="Arial"/>
          <w:color w:val="4472C4" w:themeColor="accent1"/>
          <w:sz w:val="22"/>
          <w:szCs w:val="22"/>
        </w:rPr>
        <w:t>. W</w:t>
      </w:r>
      <w:r w:rsidR="00A63B39" w:rsidRPr="007E2795">
        <w:rPr>
          <w:rFonts w:ascii="Arial" w:hAnsi="Arial" w:cs="Arial"/>
          <w:color w:val="4472C4" w:themeColor="accent1"/>
          <w:sz w:val="22"/>
          <w:szCs w:val="22"/>
        </w:rPr>
        <w:t>e think it’s a very</w:t>
      </w:r>
      <w:r w:rsidRPr="007E2795">
        <w:rPr>
          <w:rFonts w:ascii="Arial" w:hAnsi="Arial" w:cs="Arial"/>
          <w:color w:val="4472C4" w:themeColor="accent1"/>
          <w:sz w:val="22"/>
          <w:szCs w:val="22"/>
        </w:rPr>
        <w:t xml:space="preserve"> good point. </w:t>
      </w:r>
      <w:r w:rsidR="00354738" w:rsidRPr="007E2795">
        <w:rPr>
          <w:rFonts w:ascii="Arial" w:hAnsi="Arial" w:cs="Arial"/>
          <w:color w:val="4472C4" w:themeColor="accent1"/>
          <w:sz w:val="22"/>
          <w:szCs w:val="22"/>
        </w:rPr>
        <w:t xml:space="preserve">No, these </w:t>
      </w:r>
      <w:r w:rsidR="00870F5F" w:rsidRPr="007E2795">
        <w:rPr>
          <w:rFonts w:ascii="Arial" w:hAnsi="Arial" w:cs="Arial"/>
          <w:color w:val="4472C4" w:themeColor="accent1"/>
          <w:sz w:val="22"/>
          <w:szCs w:val="22"/>
        </w:rPr>
        <w:t xml:space="preserve">comparisons </w:t>
      </w:r>
      <w:r w:rsidR="00354738" w:rsidRPr="007E2795">
        <w:rPr>
          <w:rFonts w:ascii="Arial" w:hAnsi="Arial" w:cs="Arial"/>
          <w:color w:val="4472C4" w:themeColor="accent1"/>
          <w:sz w:val="22"/>
          <w:szCs w:val="22"/>
        </w:rPr>
        <w:t>are not based on a test</w:t>
      </w:r>
      <w:r w:rsidR="002B3C94" w:rsidRPr="007E2795">
        <w:rPr>
          <w:rFonts w:ascii="Arial" w:hAnsi="Arial" w:cs="Arial"/>
          <w:color w:val="4472C4" w:themeColor="accent1"/>
          <w:sz w:val="22"/>
          <w:szCs w:val="22"/>
        </w:rPr>
        <w:t xml:space="preserve">. They are </w:t>
      </w:r>
      <w:r w:rsidR="00354738" w:rsidRPr="007E2795">
        <w:rPr>
          <w:rFonts w:ascii="Arial" w:hAnsi="Arial" w:cs="Arial"/>
          <w:color w:val="4472C4" w:themeColor="accent1"/>
          <w:sz w:val="22"/>
          <w:szCs w:val="22"/>
        </w:rPr>
        <w:t>only based on the results from our models</w:t>
      </w:r>
      <w:r w:rsidR="0009565C" w:rsidRPr="007E2795">
        <w:rPr>
          <w:rFonts w:ascii="Arial" w:hAnsi="Arial" w:cs="Arial"/>
          <w:color w:val="4472C4" w:themeColor="accent1"/>
          <w:sz w:val="22"/>
          <w:szCs w:val="22"/>
        </w:rPr>
        <w:t xml:space="preserve"> and our interpretation of them</w:t>
      </w:r>
      <w:r w:rsidR="00354738" w:rsidRPr="007E2795">
        <w:rPr>
          <w:rFonts w:ascii="Arial" w:hAnsi="Arial" w:cs="Arial"/>
          <w:color w:val="4472C4" w:themeColor="accent1"/>
          <w:sz w:val="22"/>
          <w:szCs w:val="22"/>
        </w:rPr>
        <w:t xml:space="preserve">. </w:t>
      </w:r>
      <w:r w:rsidR="000F0FE6" w:rsidRPr="007E2795">
        <w:rPr>
          <w:rFonts w:ascii="Arial" w:hAnsi="Arial" w:cs="Arial"/>
          <w:color w:val="4472C4" w:themeColor="accent1"/>
          <w:sz w:val="22"/>
          <w:szCs w:val="22"/>
        </w:rPr>
        <w:t>It is</w:t>
      </w:r>
      <w:r w:rsidR="00354738" w:rsidRPr="007E2795">
        <w:rPr>
          <w:rFonts w:ascii="Arial" w:hAnsi="Arial" w:cs="Arial"/>
          <w:color w:val="4472C4" w:themeColor="accent1"/>
          <w:sz w:val="22"/>
          <w:szCs w:val="22"/>
        </w:rPr>
        <w:t xml:space="preserve"> true that the confidence intervals for the smaller vs. larger outages do overla</w:t>
      </w:r>
      <w:r w:rsidR="00307800" w:rsidRPr="007E2795">
        <w:rPr>
          <w:rFonts w:ascii="Arial" w:hAnsi="Arial" w:cs="Arial"/>
          <w:color w:val="4472C4" w:themeColor="accent1"/>
          <w:sz w:val="22"/>
          <w:szCs w:val="22"/>
        </w:rPr>
        <w:t xml:space="preserve">p, </w:t>
      </w:r>
      <w:r w:rsidR="00354738" w:rsidRPr="007E2795">
        <w:rPr>
          <w:rFonts w:ascii="Arial" w:hAnsi="Arial" w:cs="Arial"/>
          <w:color w:val="4472C4" w:themeColor="accent1"/>
          <w:sz w:val="22"/>
          <w:szCs w:val="22"/>
        </w:rPr>
        <w:t xml:space="preserve">so it may not be </w:t>
      </w:r>
      <w:r w:rsidR="0095637B" w:rsidRPr="007E2795">
        <w:rPr>
          <w:rFonts w:ascii="Arial" w:hAnsi="Arial" w:cs="Arial"/>
          <w:color w:val="4472C4" w:themeColor="accent1"/>
          <w:sz w:val="22"/>
          <w:szCs w:val="22"/>
        </w:rPr>
        <w:t xml:space="preserve">appropriate </w:t>
      </w:r>
      <w:r w:rsidR="00354738" w:rsidRPr="007E2795">
        <w:rPr>
          <w:rFonts w:ascii="Arial" w:hAnsi="Arial" w:cs="Arial"/>
          <w:color w:val="4472C4" w:themeColor="accent1"/>
          <w:sz w:val="22"/>
          <w:szCs w:val="22"/>
        </w:rPr>
        <w:t xml:space="preserve">to say that the effect is higher with the larger outages. </w:t>
      </w:r>
      <w:r w:rsidR="0009565C" w:rsidRPr="007E2795">
        <w:rPr>
          <w:rFonts w:ascii="Arial" w:hAnsi="Arial" w:cs="Arial"/>
          <w:color w:val="4472C4" w:themeColor="accent1"/>
          <w:sz w:val="22"/>
          <w:szCs w:val="22"/>
        </w:rPr>
        <w:t>Instead, we now comment only on the difference in point estimates and mention the degree of overlap in the CIs</w:t>
      </w:r>
      <w:r w:rsidR="004764FF" w:rsidRPr="007E2795">
        <w:rPr>
          <w:rFonts w:ascii="Arial" w:hAnsi="Arial" w:cs="Arial"/>
          <w:color w:val="4472C4" w:themeColor="accent1"/>
          <w:sz w:val="22"/>
          <w:szCs w:val="22"/>
        </w:rPr>
        <w:t xml:space="preserve"> (page 1</w:t>
      </w:r>
      <w:r w:rsidR="00C86761">
        <w:rPr>
          <w:rFonts w:ascii="Arial" w:hAnsi="Arial" w:cs="Arial"/>
          <w:color w:val="4472C4" w:themeColor="accent1"/>
          <w:sz w:val="22"/>
          <w:szCs w:val="22"/>
        </w:rPr>
        <w:t>2, final paragraph</w:t>
      </w:r>
      <w:r w:rsidR="004764FF" w:rsidRPr="007E2795">
        <w:rPr>
          <w:rFonts w:ascii="Arial" w:hAnsi="Arial" w:cs="Arial"/>
          <w:color w:val="4472C4" w:themeColor="accent1"/>
          <w:sz w:val="22"/>
          <w:szCs w:val="22"/>
        </w:rPr>
        <w:t>)</w:t>
      </w:r>
      <w:r w:rsidR="001124A8" w:rsidRPr="007E2795">
        <w:rPr>
          <w:rFonts w:ascii="Arial" w:hAnsi="Arial" w:cs="Arial"/>
          <w:color w:val="4472C4" w:themeColor="accent1"/>
          <w:sz w:val="22"/>
          <w:szCs w:val="22"/>
        </w:rPr>
        <w:t>:</w:t>
      </w:r>
    </w:p>
    <w:p w14:paraId="18E1BE06" w14:textId="77777777" w:rsidR="001124A8" w:rsidRPr="007E2795" w:rsidRDefault="001124A8" w:rsidP="00C3033A">
      <w:pPr>
        <w:pStyle w:val="NormalWeb"/>
        <w:spacing w:before="0" w:beforeAutospacing="0" w:after="0" w:afterAutospacing="0" w:line="360" w:lineRule="auto"/>
        <w:rPr>
          <w:rFonts w:ascii="Arial" w:hAnsi="Arial" w:cs="Arial"/>
          <w:color w:val="4472C4" w:themeColor="accent1"/>
          <w:sz w:val="22"/>
          <w:szCs w:val="22"/>
        </w:rPr>
      </w:pPr>
    </w:p>
    <w:p w14:paraId="25F1DC5A" w14:textId="6FC0DCC5" w:rsidR="004B62D4" w:rsidRPr="007E2795" w:rsidRDefault="004B62D4" w:rsidP="00C3033A">
      <w:pPr>
        <w:spacing w:after="0" w:line="360" w:lineRule="auto"/>
        <w:rPr>
          <w:rFonts w:ascii="Arial" w:hAnsi="Arial" w:cs="Arial"/>
          <w:color w:val="4472C4" w:themeColor="accent1"/>
          <w:sz w:val="22"/>
          <w:szCs w:val="22"/>
        </w:rPr>
      </w:pPr>
      <w:r w:rsidRPr="007E2795">
        <w:rPr>
          <w:rFonts w:ascii="Arial" w:hAnsi="Arial" w:cs="Arial"/>
          <w:color w:val="4472C4" w:themeColor="accent1"/>
          <w:sz w:val="22"/>
          <w:szCs w:val="22"/>
        </w:rPr>
        <w:tab/>
      </w:r>
      <w:r w:rsidR="008E5941" w:rsidRPr="007E2795">
        <w:rPr>
          <w:rFonts w:ascii="Arial" w:hAnsi="Arial" w:cs="Arial"/>
          <w:color w:val="4472C4" w:themeColor="accent1"/>
          <w:sz w:val="22"/>
          <w:szCs w:val="22"/>
        </w:rPr>
        <w:t>“</w:t>
      </w:r>
      <w:r w:rsidR="00802A5C" w:rsidRPr="00802A5C">
        <w:rPr>
          <w:rFonts w:ascii="Arial" w:hAnsi="Arial" w:cs="Arial"/>
          <w:color w:val="4472C4" w:themeColor="accent1"/>
          <w:sz w:val="22"/>
          <w:szCs w:val="22"/>
        </w:rPr>
        <w:t>We also analyzed larger outages affecting ≥3% or ≥5% of county customers. Outages affecting ≥3% of county customers had a stronger association with next-day CVD hospitalization rates than outages affecting ≥1% of county customers (Figure 2). Outages affecting ≥5% of customers were associated with even higher next-day hospitalization rates compared to outages affecting ≥3% or ≥1% of county customers, though the confidence intervals for all of these point estimates overlapped. For outages affecting ≥3% of county customers, the day after outage CVD rates were 2.7% (95% CI: 1.8%, 3.6%) higher than on days after no exposure. For outages affecting ≥5% of the population, rates were 3.1% (95% CI: 2.1%, 4.2%) higher than on days after no exposure.</w:t>
      </w:r>
      <w:r w:rsidR="00802A5C">
        <w:rPr>
          <w:rFonts w:ascii="Arial" w:hAnsi="Arial" w:cs="Arial"/>
          <w:color w:val="4472C4" w:themeColor="accent1"/>
          <w:sz w:val="22"/>
          <w:szCs w:val="22"/>
        </w:rPr>
        <w:t>”</w:t>
      </w:r>
    </w:p>
    <w:p w14:paraId="4C114813" w14:textId="77777777"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lastRenderedPageBreak/>
        <w:t xml:space="preserve">Page 11 A really minor point but I would call out Figure 2 immediately after the first respiratory results (as done for CVD). </w:t>
      </w:r>
    </w:p>
    <w:p w14:paraId="4C614213" w14:textId="77777777" w:rsidR="004741C7" w:rsidRPr="00977C5C" w:rsidRDefault="004741C7" w:rsidP="00C3033A">
      <w:pPr>
        <w:pStyle w:val="NormalWeb"/>
        <w:spacing w:before="0" w:beforeAutospacing="0" w:after="0" w:afterAutospacing="0" w:line="360" w:lineRule="auto"/>
        <w:rPr>
          <w:rFonts w:ascii="Arial" w:hAnsi="Arial" w:cs="Arial"/>
          <w:color w:val="4472C4" w:themeColor="accent1"/>
          <w:sz w:val="22"/>
          <w:szCs w:val="22"/>
        </w:rPr>
      </w:pPr>
    </w:p>
    <w:p w14:paraId="4E06CDB4" w14:textId="0B479D33" w:rsidR="00082179" w:rsidRPr="00977C5C" w:rsidRDefault="00082179" w:rsidP="00C3033A">
      <w:pPr>
        <w:pStyle w:val="NormalWeb"/>
        <w:spacing w:before="0" w:beforeAutospacing="0" w:after="0" w:afterAutospacing="0" w:line="360" w:lineRule="auto"/>
        <w:rPr>
          <w:rFonts w:ascii="Arial" w:hAnsi="Arial" w:cs="Arial"/>
          <w:color w:val="4472C4" w:themeColor="accent1"/>
          <w:sz w:val="22"/>
          <w:szCs w:val="22"/>
        </w:rPr>
      </w:pPr>
      <w:r w:rsidRPr="00977C5C">
        <w:rPr>
          <w:rFonts w:ascii="Arial" w:hAnsi="Arial" w:cs="Arial"/>
          <w:color w:val="4472C4" w:themeColor="accent1"/>
          <w:sz w:val="22"/>
          <w:szCs w:val="22"/>
        </w:rPr>
        <w:t>Thank you</w:t>
      </w:r>
      <w:r w:rsidR="002E7757" w:rsidRPr="00977C5C">
        <w:rPr>
          <w:rFonts w:ascii="Arial" w:hAnsi="Arial" w:cs="Arial"/>
          <w:color w:val="4472C4" w:themeColor="accent1"/>
          <w:sz w:val="22"/>
          <w:szCs w:val="22"/>
        </w:rPr>
        <w:t xml:space="preserve"> – we added this</w:t>
      </w:r>
      <w:r w:rsidR="00BA6C30" w:rsidRPr="00977C5C">
        <w:rPr>
          <w:rFonts w:ascii="Arial" w:hAnsi="Arial" w:cs="Arial"/>
          <w:color w:val="4472C4" w:themeColor="accent1"/>
          <w:sz w:val="22"/>
          <w:szCs w:val="22"/>
        </w:rPr>
        <w:t>.</w:t>
      </w:r>
      <w:r w:rsidR="00E41286" w:rsidRPr="00977C5C">
        <w:rPr>
          <w:rFonts w:ascii="Arial" w:hAnsi="Arial" w:cs="Arial"/>
          <w:color w:val="4472C4" w:themeColor="accent1"/>
          <w:sz w:val="22"/>
          <w:szCs w:val="22"/>
        </w:rPr>
        <w:t xml:space="preserve"> The text now reads</w:t>
      </w:r>
      <w:r w:rsidR="004741C7" w:rsidRPr="00977C5C">
        <w:rPr>
          <w:rFonts w:ascii="Arial" w:hAnsi="Arial" w:cs="Arial"/>
          <w:color w:val="4472C4" w:themeColor="accent1"/>
          <w:sz w:val="22"/>
          <w:szCs w:val="22"/>
        </w:rPr>
        <w:t xml:space="preserve"> </w:t>
      </w:r>
      <w:r w:rsidR="00DC69AE" w:rsidRPr="00977C5C">
        <w:rPr>
          <w:rFonts w:ascii="Arial" w:hAnsi="Arial" w:cs="Arial"/>
          <w:color w:val="4472C4" w:themeColor="accent1"/>
          <w:sz w:val="22"/>
          <w:szCs w:val="22"/>
        </w:rPr>
        <w:t>(page 1</w:t>
      </w:r>
      <w:r w:rsidR="00087B4E">
        <w:rPr>
          <w:rFonts w:ascii="Arial" w:hAnsi="Arial" w:cs="Arial"/>
          <w:color w:val="4472C4" w:themeColor="accent1"/>
          <w:sz w:val="22"/>
          <w:szCs w:val="22"/>
        </w:rPr>
        <w:t>3</w:t>
      </w:r>
      <w:r w:rsidR="00DC69AE" w:rsidRPr="00977C5C">
        <w:rPr>
          <w:rFonts w:ascii="Arial" w:hAnsi="Arial" w:cs="Arial"/>
          <w:color w:val="4472C4" w:themeColor="accent1"/>
          <w:sz w:val="22"/>
          <w:szCs w:val="22"/>
        </w:rPr>
        <w:t>, Respiratory hospitalizations, Main analysis)</w:t>
      </w:r>
      <w:r w:rsidR="004741C7" w:rsidRPr="00977C5C">
        <w:rPr>
          <w:rFonts w:ascii="Arial" w:hAnsi="Arial" w:cs="Arial"/>
          <w:color w:val="4472C4" w:themeColor="accent1"/>
          <w:sz w:val="22"/>
          <w:szCs w:val="22"/>
        </w:rPr>
        <w:t>:</w:t>
      </w:r>
    </w:p>
    <w:p w14:paraId="49CFB624" w14:textId="77777777" w:rsidR="004741C7" w:rsidRPr="00977C5C" w:rsidRDefault="004741C7" w:rsidP="00C3033A">
      <w:pPr>
        <w:pStyle w:val="NormalWeb"/>
        <w:spacing w:before="0" w:beforeAutospacing="0" w:after="0" w:afterAutospacing="0" w:line="360" w:lineRule="auto"/>
        <w:rPr>
          <w:rFonts w:ascii="Arial" w:hAnsi="Arial" w:cs="Arial"/>
          <w:color w:val="4472C4" w:themeColor="accent1"/>
          <w:sz w:val="22"/>
          <w:szCs w:val="22"/>
        </w:rPr>
      </w:pPr>
    </w:p>
    <w:p w14:paraId="68DC67FE" w14:textId="698049DB" w:rsidR="000F2F2C" w:rsidRDefault="000F2F2C"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977C5C">
        <w:rPr>
          <w:rFonts w:ascii="Arial" w:hAnsi="Arial" w:cs="Arial"/>
          <w:color w:val="4472C4" w:themeColor="accent1"/>
          <w:sz w:val="22"/>
          <w:szCs w:val="22"/>
        </w:rPr>
        <w:t>“In our main analysis testing the effect of 8+ hour power outage exposure on emergency respiratory hospitalization rates, we found same-day increases in respiratory-related hospitalizations, as well as increases on lag days 1 and 2 (</w:t>
      </w:r>
      <w:r w:rsidRPr="00977C5C">
        <w:rPr>
          <w:rFonts w:ascii="Arial" w:hAnsi="Arial" w:cs="Arial"/>
          <w:b/>
          <w:bCs/>
          <w:color w:val="4472C4" w:themeColor="accent1"/>
          <w:sz w:val="22"/>
          <w:szCs w:val="22"/>
        </w:rPr>
        <w:t>Figure 2</w:t>
      </w:r>
      <w:r w:rsidRPr="00977C5C">
        <w:rPr>
          <w:rFonts w:ascii="Arial" w:hAnsi="Arial" w:cs="Arial"/>
          <w:color w:val="4472C4" w:themeColor="accent1"/>
          <w:sz w:val="22"/>
          <w:szCs w:val="22"/>
        </w:rPr>
        <w:t>)</w:t>
      </w:r>
      <w:r w:rsidR="00DC69AE" w:rsidRPr="00977C5C">
        <w:rPr>
          <w:rFonts w:ascii="Arial" w:hAnsi="Arial" w:cs="Arial"/>
          <w:color w:val="4472C4" w:themeColor="accent1"/>
          <w:sz w:val="22"/>
          <w:szCs w:val="22"/>
        </w:rPr>
        <w:t>.</w:t>
      </w:r>
      <w:r w:rsidRPr="00977C5C">
        <w:rPr>
          <w:rFonts w:ascii="Arial" w:hAnsi="Arial" w:cs="Arial"/>
          <w:color w:val="4472C4" w:themeColor="accent1"/>
          <w:sz w:val="22"/>
          <w:szCs w:val="22"/>
        </w:rPr>
        <w:t xml:space="preserve">” </w:t>
      </w:r>
    </w:p>
    <w:p w14:paraId="28174435" w14:textId="77777777" w:rsidR="00466A9D" w:rsidRPr="00977C5C" w:rsidRDefault="00466A9D"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E9A9915" w14:textId="72804454" w:rsidR="00111AE4"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Supplementary Figure 2 This seems to be to reinforce my comments about 6 days for CVD. Incidentally there is a typo cardiovascular not cardiovasular. </w:t>
      </w:r>
    </w:p>
    <w:p w14:paraId="10C505BC" w14:textId="77777777" w:rsidR="00407408" w:rsidRPr="00B6054C" w:rsidRDefault="00407408" w:rsidP="00C3033A">
      <w:pPr>
        <w:pStyle w:val="NormalWeb"/>
        <w:spacing w:before="0" w:beforeAutospacing="0" w:after="0" w:afterAutospacing="0" w:line="360" w:lineRule="auto"/>
        <w:rPr>
          <w:rFonts w:ascii="Arial" w:hAnsi="Arial" w:cs="Arial"/>
          <w:sz w:val="22"/>
          <w:szCs w:val="22"/>
        </w:rPr>
      </w:pPr>
    </w:p>
    <w:p w14:paraId="10D2D25C" w14:textId="439B4494" w:rsidR="00434EAC" w:rsidRDefault="00434EA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 we fixed this typo</w:t>
      </w:r>
      <w:r w:rsidR="005B1C2E" w:rsidRPr="00B6054C">
        <w:rPr>
          <w:rFonts w:ascii="Arial" w:hAnsi="Arial" w:cs="Arial"/>
          <w:color w:val="4472C4" w:themeColor="accent1"/>
          <w:sz w:val="22"/>
          <w:szCs w:val="22"/>
        </w:rPr>
        <w:t xml:space="preserve"> and change</w:t>
      </w:r>
      <w:r w:rsidR="0009565C" w:rsidRPr="00B6054C">
        <w:rPr>
          <w:rFonts w:ascii="Arial" w:hAnsi="Arial" w:cs="Arial"/>
          <w:color w:val="4472C4" w:themeColor="accent1"/>
          <w:sz w:val="22"/>
          <w:szCs w:val="22"/>
        </w:rPr>
        <w:t xml:space="preserve">d </w:t>
      </w:r>
      <w:r w:rsidR="005B1C2E" w:rsidRPr="00B6054C">
        <w:rPr>
          <w:rFonts w:ascii="Arial" w:hAnsi="Arial" w:cs="Arial"/>
          <w:color w:val="4472C4" w:themeColor="accent1"/>
          <w:sz w:val="22"/>
          <w:szCs w:val="22"/>
        </w:rPr>
        <w:t>the 6</w:t>
      </w:r>
      <w:r w:rsidR="0009565C" w:rsidRPr="00B6054C">
        <w:rPr>
          <w:rFonts w:ascii="Arial" w:hAnsi="Arial" w:cs="Arial"/>
          <w:color w:val="4472C4" w:themeColor="accent1"/>
          <w:sz w:val="22"/>
          <w:szCs w:val="22"/>
        </w:rPr>
        <w:t>-</w:t>
      </w:r>
      <w:r w:rsidR="005B1C2E" w:rsidRPr="00B6054C">
        <w:rPr>
          <w:rFonts w:ascii="Arial" w:hAnsi="Arial" w:cs="Arial"/>
          <w:color w:val="4472C4" w:themeColor="accent1"/>
          <w:sz w:val="22"/>
          <w:szCs w:val="22"/>
        </w:rPr>
        <w:t>day lag interpretation</w:t>
      </w:r>
      <w:r w:rsidR="00C052FF" w:rsidRPr="00B6054C">
        <w:rPr>
          <w:rFonts w:ascii="Arial" w:hAnsi="Arial" w:cs="Arial"/>
          <w:color w:val="4472C4" w:themeColor="accent1"/>
          <w:sz w:val="22"/>
          <w:szCs w:val="22"/>
        </w:rPr>
        <w:t xml:space="preserve"> as is described in the previous comment. </w:t>
      </w:r>
    </w:p>
    <w:p w14:paraId="66B5B41F" w14:textId="77777777" w:rsidR="00407408" w:rsidRPr="00B6054C" w:rsidRDefault="00407408" w:rsidP="00C3033A">
      <w:pPr>
        <w:pStyle w:val="NormalWeb"/>
        <w:spacing w:before="0" w:beforeAutospacing="0" w:after="0" w:afterAutospacing="0" w:line="360" w:lineRule="auto"/>
        <w:rPr>
          <w:rFonts w:ascii="Arial" w:hAnsi="Arial" w:cs="Arial"/>
          <w:color w:val="4472C4" w:themeColor="accent1"/>
          <w:sz w:val="22"/>
          <w:szCs w:val="22"/>
        </w:rPr>
      </w:pPr>
    </w:p>
    <w:p w14:paraId="63D74FD0" w14:textId="77777777" w:rsidR="00D06DEE"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Points of more substance </w:t>
      </w:r>
    </w:p>
    <w:p w14:paraId="3E27B53F" w14:textId="77777777" w:rsidR="003446D5" w:rsidRPr="00B6054C" w:rsidRDefault="003446D5" w:rsidP="00C3033A">
      <w:pPr>
        <w:pStyle w:val="NormalWeb"/>
        <w:spacing w:before="0" w:beforeAutospacing="0" w:after="0" w:afterAutospacing="0" w:line="360" w:lineRule="auto"/>
        <w:rPr>
          <w:rFonts w:ascii="Arial" w:hAnsi="Arial" w:cs="Arial"/>
          <w:sz w:val="22"/>
          <w:szCs w:val="22"/>
        </w:rPr>
      </w:pPr>
    </w:p>
    <w:p w14:paraId="2BEF6E1B" w14:textId="20C94135"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Generalisability </w:t>
      </w:r>
    </w:p>
    <w:p w14:paraId="68A46068" w14:textId="77777777" w:rsidR="003446D5" w:rsidRPr="00B6054C" w:rsidRDefault="003446D5" w:rsidP="00C3033A">
      <w:pPr>
        <w:pStyle w:val="NormalWeb"/>
        <w:spacing w:before="0" w:beforeAutospacing="0" w:after="0" w:afterAutospacing="0" w:line="360" w:lineRule="auto"/>
        <w:rPr>
          <w:rFonts w:ascii="Arial" w:hAnsi="Arial" w:cs="Arial"/>
          <w:sz w:val="22"/>
          <w:szCs w:val="22"/>
        </w:rPr>
      </w:pPr>
    </w:p>
    <w:p w14:paraId="1B5FD37C" w14:textId="77777777" w:rsidR="0094563E"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I had to read page 9 several times to convince myself that I had understood just how many power outages there are in the United States. The map was helpful here. For context I cannot remember of the several decades of my adult life ever experiencing an outage of 8+ hours and I do not think that is a memory problem. My country does experience some long power outages but usually in only in rural areas in very severe winter weather. In an international context what is the authors’ message to our governments? Is it ‘This could happen to you?’. </w:t>
      </w:r>
    </w:p>
    <w:p w14:paraId="67FBE168" w14:textId="77777777" w:rsidR="00C3007E" w:rsidRPr="00B6054C" w:rsidRDefault="00C3007E" w:rsidP="00C3033A">
      <w:pPr>
        <w:pStyle w:val="NormalWeb"/>
        <w:spacing w:before="0" w:beforeAutospacing="0" w:after="0" w:afterAutospacing="0" w:line="360" w:lineRule="auto"/>
        <w:rPr>
          <w:rFonts w:ascii="Arial" w:hAnsi="Arial" w:cs="Arial"/>
          <w:sz w:val="22"/>
          <w:szCs w:val="22"/>
        </w:rPr>
      </w:pPr>
    </w:p>
    <w:p w14:paraId="36A16F73" w14:textId="5AD240DF" w:rsidR="000D2D18" w:rsidRDefault="00315830"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bringing our attention to this paragraph</w:t>
      </w:r>
      <w:r w:rsidR="00074359" w:rsidRPr="00B6054C">
        <w:rPr>
          <w:rFonts w:ascii="Arial" w:hAnsi="Arial" w:cs="Arial"/>
          <w:color w:val="4472C4" w:themeColor="accent1"/>
          <w:sz w:val="22"/>
          <w:szCs w:val="22"/>
        </w:rPr>
        <w:t>, which we have updated</w:t>
      </w:r>
      <w:r w:rsidRPr="00B6054C">
        <w:rPr>
          <w:rFonts w:ascii="Arial" w:hAnsi="Arial" w:cs="Arial"/>
          <w:color w:val="4472C4" w:themeColor="accent1"/>
          <w:sz w:val="22"/>
          <w:szCs w:val="22"/>
        </w:rPr>
        <w:t xml:space="preserve">. </w:t>
      </w:r>
      <w:r w:rsidR="00184F1F" w:rsidRPr="00B6054C">
        <w:rPr>
          <w:rFonts w:ascii="Arial" w:hAnsi="Arial" w:cs="Arial"/>
          <w:color w:val="4472C4" w:themeColor="accent1"/>
          <w:sz w:val="22"/>
          <w:szCs w:val="22"/>
        </w:rPr>
        <w:t xml:space="preserve">Counties were considered exposed to power outage if </w:t>
      </w:r>
      <w:r w:rsidR="00106C33" w:rsidRPr="00B6054C">
        <w:rPr>
          <w:rFonts w:ascii="Arial" w:eastAsia="Garamond" w:hAnsi="Arial" w:cs="Arial"/>
          <w:color w:val="4472C4" w:themeColor="accent1"/>
          <w:sz w:val="22"/>
          <w:szCs w:val="22"/>
        </w:rPr>
        <w:t>≥</w:t>
      </w:r>
      <w:r w:rsidR="00184F1F" w:rsidRPr="00B6054C">
        <w:rPr>
          <w:rFonts w:ascii="Arial" w:hAnsi="Arial" w:cs="Arial"/>
          <w:color w:val="4472C4" w:themeColor="accent1"/>
          <w:sz w:val="22"/>
          <w:szCs w:val="22"/>
        </w:rPr>
        <w:t xml:space="preserve">1% of the population was without power for 8 consecutive hours or more. </w:t>
      </w:r>
      <w:r w:rsidR="00FC2D72" w:rsidRPr="00B6054C">
        <w:rPr>
          <w:rFonts w:ascii="Arial" w:hAnsi="Arial" w:cs="Arial"/>
          <w:color w:val="4472C4" w:themeColor="accent1"/>
          <w:sz w:val="22"/>
          <w:szCs w:val="22"/>
        </w:rPr>
        <w:t xml:space="preserve">This means that only a very small proportion of the population </w:t>
      </w:r>
      <w:r w:rsidR="00074359" w:rsidRPr="00B6054C">
        <w:rPr>
          <w:rFonts w:ascii="Arial" w:hAnsi="Arial" w:cs="Arial"/>
          <w:color w:val="4472C4" w:themeColor="accent1"/>
          <w:sz w:val="22"/>
          <w:szCs w:val="22"/>
        </w:rPr>
        <w:t xml:space="preserve">needed to </w:t>
      </w:r>
      <w:r w:rsidR="00FC2D72" w:rsidRPr="00B6054C">
        <w:rPr>
          <w:rFonts w:ascii="Arial" w:hAnsi="Arial" w:cs="Arial"/>
          <w:color w:val="4472C4" w:themeColor="accent1"/>
          <w:sz w:val="22"/>
          <w:szCs w:val="22"/>
        </w:rPr>
        <w:t>experience a</w:t>
      </w:r>
      <w:r w:rsidR="000D2D18" w:rsidRPr="00B6054C">
        <w:rPr>
          <w:rFonts w:ascii="Arial" w:hAnsi="Arial" w:cs="Arial"/>
          <w:color w:val="4472C4" w:themeColor="accent1"/>
          <w:sz w:val="22"/>
          <w:szCs w:val="22"/>
        </w:rPr>
        <w:t>n</w:t>
      </w:r>
      <w:r w:rsidR="00FC2D72" w:rsidRPr="00B6054C">
        <w:rPr>
          <w:rFonts w:ascii="Arial" w:hAnsi="Arial" w:cs="Arial"/>
          <w:color w:val="4472C4" w:themeColor="accent1"/>
          <w:sz w:val="22"/>
          <w:szCs w:val="22"/>
        </w:rPr>
        <w:t xml:space="preserve"> 8+ hour outage</w:t>
      </w:r>
      <w:r w:rsidR="00074359" w:rsidRPr="00B6054C">
        <w:rPr>
          <w:rFonts w:ascii="Arial" w:hAnsi="Arial" w:cs="Arial"/>
          <w:color w:val="4472C4" w:themeColor="accent1"/>
          <w:sz w:val="22"/>
          <w:szCs w:val="22"/>
        </w:rPr>
        <w:t xml:space="preserve"> for the county to be categorized as exposed</w:t>
      </w:r>
      <w:r w:rsidR="00FC2D72"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Given the wide differences in power outage exposure globally, we have opted to simply more accurately describe our exposure variable and allow readers to interpret the relevance of our findings in their particular context. The text now reads</w:t>
      </w:r>
      <w:r w:rsidR="000C7863" w:rsidRPr="00DC2FE5">
        <w:rPr>
          <w:rFonts w:ascii="Arial" w:hAnsi="Arial" w:cs="Arial"/>
          <w:color w:val="4472C4" w:themeColor="accent1"/>
          <w:sz w:val="22"/>
          <w:szCs w:val="22"/>
        </w:rPr>
        <w:t xml:space="preserve"> (page 1</w:t>
      </w:r>
      <w:r w:rsidR="008A29D9">
        <w:rPr>
          <w:rFonts w:ascii="Arial" w:hAnsi="Arial" w:cs="Arial"/>
          <w:color w:val="4472C4" w:themeColor="accent1"/>
          <w:sz w:val="22"/>
          <w:szCs w:val="22"/>
        </w:rPr>
        <w:t>1</w:t>
      </w:r>
      <w:r w:rsidR="000C7863" w:rsidRPr="00DC2FE5">
        <w:rPr>
          <w:rFonts w:ascii="Arial" w:hAnsi="Arial" w:cs="Arial"/>
          <w:color w:val="4472C4" w:themeColor="accent1"/>
          <w:sz w:val="22"/>
          <w:szCs w:val="22"/>
        </w:rPr>
        <w:t xml:space="preserve">, </w:t>
      </w:r>
      <w:r w:rsidR="008A29D9">
        <w:rPr>
          <w:rFonts w:ascii="Arial" w:hAnsi="Arial" w:cs="Arial"/>
          <w:color w:val="4472C4" w:themeColor="accent1"/>
          <w:sz w:val="22"/>
          <w:szCs w:val="22"/>
        </w:rPr>
        <w:t>results, first paragraph</w:t>
      </w:r>
      <w:r w:rsidR="000C7863" w:rsidRPr="00DC2FE5">
        <w:rPr>
          <w:rFonts w:ascii="Arial" w:hAnsi="Arial" w:cs="Arial"/>
          <w:color w:val="4472C4" w:themeColor="accent1"/>
          <w:sz w:val="22"/>
          <w:szCs w:val="22"/>
        </w:rPr>
        <w:t>)</w:t>
      </w:r>
      <w:r w:rsidR="00874E57" w:rsidRPr="00DC2FE5">
        <w:rPr>
          <w:rFonts w:ascii="Arial" w:hAnsi="Arial" w:cs="Arial"/>
          <w:color w:val="4472C4" w:themeColor="accent1"/>
          <w:sz w:val="22"/>
          <w:szCs w:val="22"/>
        </w:rPr>
        <w:t>:</w:t>
      </w:r>
    </w:p>
    <w:p w14:paraId="26DAA5A4" w14:textId="77777777" w:rsidR="00C3007E" w:rsidRPr="00B6054C" w:rsidRDefault="00C3007E" w:rsidP="00C3033A">
      <w:pPr>
        <w:pStyle w:val="NormalWeb"/>
        <w:spacing w:before="0" w:beforeAutospacing="0" w:after="0" w:afterAutospacing="0" w:line="360" w:lineRule="auto"/>
        <w:rPr>
          <w:rFonts w:ascii="Arial" w:hAnsi="Arial" w:cs="Arial"/>
          <w:color w:val="4472C4" w:themeColor="accent1"/>
          <w:sz w:val="22"/>
          <w:szCs w:val="22"/>
        </w:rPr>
      </w:pPr>
    </w:p>
    <w:p w14:paraId="51508228" w14:textId="14FF13EB" w:rsidR="000D2D18" w:rsidRDefault="008010EE"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9F4D70"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009F4D70" w:rsidRPr="00B6054C">
        <w:rPr>
          <w:rFonts w:ascii="Arial" w:hAnsi="Arial" w:cs="Arial"/>
          <w:color w:val="4472C4" w:themeColor="accent1"/>
          <w:sz w:val="22"/>
          <w:szCs w:val="22"/>
        </w:rPr>
        <w:t xml:space="preserve"> 65+ (N = 23,645,101). These counties experienced a median of </w:t>
      </w:r>
      <w:r w:rsidR="00074359" w:rsidRPr="00B6054C">
        <w:rPr>
          <w:rFonts w:ascii="Arial" w:hAnsi="Arial" w:cs="Arial"/>
          <w:color w:val="4472C4" w:themeColor="accent1"/>
          <w:sz w:val="22"/>
          <w:szCs w:val="22"/>
        </w:rPr>
        <w:t>two</w:t>
      </w:r>
      <w:r w:rsidR="009F4D70" w:rsidRPr="00B6054C">
        <w:rPr>
          <w:rFonts w:ascii="Arial" w:hAnsi="Arial" w:cs="Arial"/>
          <w:color w:val="4472C4" w:themeColor="accent1"/>
          <w:sz w:val="22"/>
          <w:szCs w:val="22"/>
        </w:rPr>
        <w:t xml:space="preserve"> (IQR = 4</w:t>
      </w:r>
      <w:r w:rsidR="00FB1B10" w:rsidRPr="00B6054C">
        <w:rPr>
          <w:rFonts w:ascii="Arial" w:hAnsi="Arial" w:cs="Arial"/>
          <w:color w:val="4472C4" w:themeColor="accent1"/>
          <w:sz w:val="22"/>
          <w:szCs w:val="22"/>
        </w:rPr>
        <w:t xml:space="preserve">; </w:t>
      </w:r>
      <w:r w:rsidR="009F4D70" w:rsidRPr="00B6054C">
        <w:rPr>
          <w:rFonts w:ascii="Arial" w:hAnsi="Arial" w:cs="Arial"/>
          <w:color w:val="4472C4" w:themeColor="accent1"/>
          <w:sz w:val="22"/>
          <w:szCs w:val="22"/>
        </w:rPr>
        <w:t>5</w:t>
      </w:r>
      <w:r w:rsidR="009F4D70" w:rsidRPr="00B6054C">
        <w:rPr>
          <w:rFonts w:ascii="Arial" w:hAnsi="Arial" w:cs="Arial"/>
          <w:color w:val="4472C4" w:themeColor="accent1"/>
          <w:sz w:val="22"/>
          <w:szCs w:val="22"/>
          <w:vertAlign w:val="superscript"/>
        </w:rPr>
        <w:t>th</w:t>
      </w:r>
      <w:r w:rsidR="009F4D70" w:rsidRPr="00B6054C">
        <w:rPr>
          <w:rFonts w:ascii="Arial" w:hAnsi="Arial" w:cs="Arial"/>
          <w:color w:val="4472C4" w:themeColor="accent1"/>
          <w:sz w:val="22"/>
          <w:szCs w:val="22"/>
        </w:rPr>
        <w:t xml:space="preserve"> percentile = 0</w:t>
      </w:r>
      <w:r w:rsidR="00FB1B10" w:rsidRPr="00B6054C">
        <w:rPr>
          <w:rFonts w:ascii="Arial" w:hAnsi="Arial" w:cs="Arial"/>
          <w:color w:val="4472C4" w:themeColor="accent1"/>
          <w:sz w:val="22"/>
          <w:szCs w:val="22"/>
        </w:rPr>
        <w:t xml:space="preserve">; </w:t>
      </w:r>
      <w:r w:rsidR="009F4D70" w:rsidRPr="00B6054C">
        <w:rPr>
          <w:rFonts w:ascii="Arial" w:hAnsi="Arial" w:cs="Arial"/>
          <w:color w:val="4472C4" w:themeColor="accent1"/>
          <w:sz w:val="22"/>
          <w:szCs w:val="22"/>
        </w:rPr>
        <w:t>95</w:t>
      </w:r>
      <w:r w:rsidR="009F4D70" w:rsidRPr="00B6054C">
        <w:rPr>
          <w:rFonts w:ascii="Arial" w:hAnsi="Arial" w:cs="Arial"/>
          <w:color w:val="4472C4" w:themeColor="accent1"/>
          <w:sz w:val="22"/>
          <w:szCs w:val="22"/>
          <w:vertAlign w:val="superscript"/>
        </w:rPr>
        <w:t>th</w:t>
      </w:r>
      <w:r w:rsidR="009F4D70" w:rsidRPr="00B6054C">
        <w:rPr>
          <w:rFonts w:ascii="Arial" w:hAnsi="Arial" w:cs="Arial"/>
          <w:color w:val="4472C4" w:themeColor="accent1"/>
          <w:sz w:val="22"/>
          <w:szCs w:val="22"/>
        </w:rPr>
        <w:t xml:space="preserve"> percentile = 15) 8+ hour power outages affecting </w:t>
      </w:r>
      <w:r w:rsidR="009F4D70" w:rsidRPr="00B6054C">
        <w:rPr>
          <w:rFonts w:ascii="Arial" w:eastAsia="Garamond" w:hAnsi="Arial" w:cs="Arial"/>
          <w:color w:val="4472C4" w:themeColor="accent1"/>
          <w:sz w:val="22"/>
          <w:szCs w:val="22"/>
        </w:rPr>
        <w:t>≥</w:t>
      </w:r>
      <w:r w:rsidR="009F4D70" w:rsidRPr="00B6054C">
        <w:rPr>
          <w:rFonts w:ascii="Arial" w:hAnsi="Arial" w:cs="Arial"/>
          <w:color w:val="4472C4" w:themeColor="accent1"/>
          <w:sz w:val="22"/>
          <w:szCs w:val="22"/>
        </w:rPr>
        <w:t>1% of customers in 2018 (</w:t>
      </w:r>
      <w:r w:rsidR="009F4D70" w:rsidRPr="00B6054C">
        <w:rPr>
          <w:rFonts w:ascii="Arial" w:hAnsi="Arial" w:cs="Arial"/>
          <w:b/>
          <w:bCs/>
          <w:color w:val="4472C4" w:themeColor="accent1"/>
          <w:sz w:val="22"/>
          <w:szCs w:val="22"/>
        </w:rPr>
        <w:t>Figure 1</w:t>
      </w:r>
      <w:r w:rsidR="009F4D70" w:rsidRPr="00B6054C">
        <w:rPr>
          <w:rFonts w:ascii="Arial" w:hAnsi="Arial" w:cs="Arial"/>
          <w:color w:val="4472C4" w:themeColor="accent1"/>
          <w:sz w:val="22"/>
          <w:szCs w:val="22"/>
        </w:rPr>
        <w:t>)</w:t>
      </w:r>
      <w:r w:rsidR="000D2D18" w:rsidRPr="00B6054C">
        <w:rPr>
          <w:rFonts w:ascii="Arial" w:hAnsi="Arial" w:cs="Arial"/>
          <w:color w:val="4472C4" w:themeColor="accent1"/>
          <w:sz w:val="22"/>
          <w:szCs w:val="22"/>
        </w:rPr>
        <w:t xml:space="preserve">. Because counties were considered exposed to an 8+ hour power outage if </w:t>
      </w:r>
      <w:r w:rsidR="000D2D18" w:rsidRPr="00B6054C">
        <w:rPr>
          <w:rFonts w:ascii="Arial" w:eastAsia="Garamond" w:hAnsi="Arial" w:cs="Arial"/>
          <w:color w:val="4472C4" w:themeColor="accent1"/>
          <w:sz w:val="22"/>
          <w:szCs w:val="22"/>
        </w:rPr>
        <w:t>≥</w:t>
      </w:r>
      <w:r w:rsidR="000D2D18" w:rsidRPr="00B6054C">
        <w:rPr>
          <w:rFonts w:ascii="Arial" w:hAnsi="Arial" w:cs="Arial"/>
          <w:color w:val="4472C4" w:themeColor="accent1"/>
          <w:sz w:val="22"/>
          <w:szCs w:val="22"/>
        </w:rPr>
        <w:t>1% of customers were without power for 8+ hours, it was not the case that individuals experienced a</w:t>
      </w:r>
      <w:r w:rsidR="003370FF" w:rsidRPr="00B6054C">
        <w:rPr>
          <w:rFonts w:ascii="Arial" w:hAnsi="Arial" w:cs="Arial"/>
          <w:color w:val="4472C4" w:themeColor="accent1"/>
          <w:sz w:val="22"/>
          <w:szCs w:val="22"/>
        </w:rPr>
        <w:t xml:space="preserve"> median </w:t>
      </w:r>
      <w:r w:rsidR="000D2D18" w:rsidRPr="00B6054C">
        <w:rPr>
          <w:rFonts w:ascii="Arial" w:hAnsi="Arial" w:cs="Arial"/>
          <w:color w:val="4472C4" w:themeColor="accent1"/>
          <w:sz w:val="22"/>
          <w:szCs w:val="22"/>
        </w:rPr>
        <w:t xml:space="preserve">of </w:t>
      </w:r>
      <w:r w:rsidR="00074359" w:rsidRPr="00B6054C">
        <w:rPr>
          <w:rFonts w:ascii="Arial" w:hAnsi="Arial" w:cs="Arial"/>
          <w:color w:val="4472C4" w:themeColor="accent1"/>
          <w:sz w:val="22"/>
          <w:szCs w:val="22"/>
        </w:rPr>
        <w:t>two</w:t>
      </w:r>
      <w:r w:rsidR="000D2D18" w:rsidRPr="00B6054C">
        <w:rPr>
          <w:rFonts w:ascii="Arial" w:hAnsi="Arial" w:cs="Arial"/>
          <w:color w:val="4472C4" w:themeColor="accent1"/>
          <w:sz w:val="22"/>
          <w:szCs w:val="22"/>
        </w:rPr>
        <w:t xml:space="preserve"> 8+ hour outages; rather, a small portion of customers in these counties were </w:t>
      </w:r>
      <w:r w:rsidR="00074359" w:rsidRPr="00B6054C">
        <w:rPr>
          <w:rFonts w:ascii="Arial" w:hAnsi="Arial" w:cs="Arial"/>
          <w:color w:val="4472C4" w:themeColor="accent1"/>
          <w:sz w:val="22"/>
          <w:szCs w:val="22"/>
        </w:rPr>
        <w:t xml:space="preserve">likely </w:t>
      </w:r>
      <w:r w:rsidR="000D2D18" w:rsidRPr="00B6054C">
        <w:rPr>
          <w:rFonts w:ascii="Arial" w:hAnsi="Arial" w:cs="Arial"/>
          <w:color w:val="4472C4" w:themeColor="accent1"/>
          <w:sz w:val="22"/>
          <w:szCs w:val="22"/>
        </w:rPr>
        <w:t xml:space="preserve">affected by </w:t>
      </w:r>
      <w:r w:rsidR="00794917" w:rsidRPr="00B6054C">
        <w:rPr>
          <w:rFonts w:ascii="Arial" w:hAnsi="Arial" w:cs="Arial"/>
          <w:color w:val="4472C4" w:themeColor="accent1"/>
          <w:sz w:val="22"/>
          <w:szCs w:val="22"/>
        </w:rPr>
        <w:t>8+ hour outages</w:t>
      </w:r>
      <w:r w:rsidR="00AF0D9D" w:rsidRPr="00B6054C">
        <w:rPr>
          <w:rFonts w:ascii="Arial" w:hAnsi="Arial" w:cs="Arial"/>
          <w:color w:val="4472C4" w:themeColor="accent1"/>
          <w:sz w:val="22"/>
          <w:szCs w:val="22"/>
        </w:rPr>
        <w:t>”</w:t>
      </w:r>
      <w:r w:rsidR="000949DE" w:rsidRPr="00B6054C">
        <w:rPr>
          <w:rFonts w:ascii="Arial" w:hAnsi="Arial" w:cs="Arial"/>
          <w:color w:val="4472C4" w:themeColor="accent1"/>
          <w:sz w:val="22"/>
          <w:szCs w:val="22"/>
        </w:rPr>
        <w:t>.</w:t>
      </w:r>
    </w:p>
    <w:p w14:paraId="4946F7BE" w14:textId="77777777" w:rsidR="003F3607" w:rsidRPr="00B6054C" w:rsidRDefault="003F3607"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5EE9294C" w14:textId="02397AF2" w:rsidR="003F7EDA" w:rsidRPr="00B6054C" w:rsidRDefault="003F7EDA" w:rsidP="00E617A0">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We also added the following sentence to the limitations</w:t>
      </w:r>
      <w:r w:rsidR="00AC0B8C" w:rsidRPr="00B6054C">
        <w:rPr>
          <w:rFonts w:ascii="Arial" w:hAnsi="Arial" w:cs="Arial"/>
          <w:color w:val="4472C4" w:themeColor="accent1"/>
          <w:sz w:val="22"/>
          <w:szCs w:val="22"/>
        </w:rPr>
        <w:t xml:space="preserve"> </w:t>
      </w:r>
      <w:r w:rsidR="00AC0B8C" w:rsidRPr="003F3607">
        <w:rPr>
          <w:rFonts w:ascii="Arial" w:hAnsi="Arial" w:cs="Arial"/>
          <w:color w:val="4472C4" w:themeColor="accent1"/>
          <w:sz w:val="22"/>
          <w:szCs w:val="22"/>
        </w:rPr>
        <w:t xml:space="preserve">(page </w:t>
      </w:r>
      <w:r w:rsidR="005D500C">
        <w:rPr>
          <w:rFonts w:ascii="Arial" w:hAnsi="Arial" w:cs="Arial"/>
          <w:color w:val="4472C4" w:themeColor="accent1"/>
          <w:sz w:val="22"/>
          <w:szCs w:val="22"/>
        </w:rPr>
        <w:t>21</w:t>
      </w:r>
      <w:r w:rsidR="00AC0B8C" w:rsidRPr="003F3607">
        <w:rPr>
          <w:rFonts w:ascii="Arial" w:hAnsi="Arial" w:cs="Arial"/>
          <w:color w:val="4472C4" w:themeColor="accent1"/>
          <w:sz w:val="22"/>
          <w:szCs w:val="22"/>
        </w:rPr>
        <w:t>, paragraph</w:t>
      </w:r>
      <w:r w:rsidR="005D500C">
        <w:rPr>
          <w:rFonts w:ascii="Arial" w:hAnsi="Arial" w:cs="Arial"/>
          <w:color w:val="4472C4" w:themeColor="accent1"/>
          <w:sz w:val="22"/>
          <w:szCs w:val="22"/>
        </w:rPr>
        <w:t xml:space="preserve"> 2</w:t>
      </w:r>
      <w:r w:rsidR="00AC0B8C" w:rsidRPr="003F3607">
        <w:rPr>
          <w:rFonts w:ascii="Arial" w:hAnsi="Arial" w:cs="Arial"/>
          <w:color w:val="4472C4" w:themeColor="accent1"/>
          <w:sz w:val="22"/>
          <w:szCs w:val="22"/>
        </w:rPr>
        <w:t>)</w:t>
      </w:r>
      <w:r w:rsidR="003F3607" w:rsidRPr="003F3607">
        <w:rPr>
          <w:rFonts w:ascii="Arial" w:hAnsi="Arial" w:cs="Arial"/>
          <w:color w:val="4472C4" w:themeColor="accent1"/>
          <w:sz w:val="22"/>
          <w:szCs w:val="22"/>
        </w:rPr>
        <w:t>:</w:t>
      </w:r>
    </w:p>
    <w:p w14:paraId="51082D9D" w14:textId="77777777" w:rsidR="003F3607" w:rsidRDefault="003F3607"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F48FEEF" w14:textId="179877CC" w:rsidR="0026257C" w:rsidRDefault="00E5137F"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D96B4C" w:rsidRPr="00D96B4C">
        <w:rPr>
          <w:rFonts w:ascii="Arial" w:hAnsi="Arial" w:cs="Arial"/>
          <w:color w:val="4472C4" w:themeColor="accent1"/>
          <w:sz w:val="22"/>
          <w:szCs w:val="22"/>
        </w:rPr>
        <w:t>This was also US-based study. Electrical grid infrastructure, social cohesion, and healthcare access vary significantly by country, and it is unclear whether our results generalize outside the United States. Other studies are needed to evaluate the health impacts of power outages internationally.</w:t>
      </w:r>
      <w:r w:rsidR="00D96B4C">
        <w:rPr>
          <w:rFonts w:ascii="Arial" w:hAnsi="Arial" w:cs="Arial"/>
          <w:color w:val="4472C4" w:themeColor="accent1"/>
          <w:sz w:val="22"/>
          <w:szCs w:val="22"/>
        </w:rPr>
        <w:t>”</w:t>
      </w:r>
    </w:p>
    <w:p w14:paraId="53BDE15F" w14:textId="77777777" w:rsidR="00A867AE" w:rsidRPr="00B6054C" w:rsidRDefault="00A867AE"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44207A21" w14:textId="77777777"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DME use </w:t>
      </w:r>
    </w:p>
    <w:p w14:paraId="6F1EDB70" w14:textId="77777777" w:rsidR="00A869B7" w:rsidRDefault="00A869B7" w:rsidP="00C3033A">
      <w:pPr>
        <w:pStyle w:val="NormalWeb"/>
        <w:spacing w:before="0" w:beforeAutospacing="0" w:after="0" w:afterAutospacing="0" w:line="360" w:lineRule="auto"/>
        <w:rPr>
          <w:rFonts w:ascii="Arial" w:hAnsi="Arial" w:cs="Arial"/>
          <w:sz w:val="22"/>
          <w:szCs w:val="22"/>
        </w:rPr>
      </w:pPr>
    </w:p>
    <w:p w14:paraId="2CFA0FBE" w14:textId="639F3E1D" w:rsidR="007824C8"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There appears to be no mention in the text of effect modification for CVD To be fair Figure 3 does present a display. At the very least it should be discussed in the main text. This seems to me an opportunity for using CVD as a negative control. </w:t>
      </w:r>
    </w:p>
    <w:p w14:paraId="4B6BC514" w14:textId="77777777" w:rsidR="00A869B7" w:rsidRPr="00B6054C" w:rsidRDefault="00A869B7" w:rsidP="00C3033A">
      <w:pPr>
        <w:pStyle w:val="NormalWeb"/>
        <w:spacing w:before="0" w:beforeAutospacing="0" w:after="0" w:afterAutospacing="0" w:line="360" w:lineRule="auto"/>
        <w:rPr>
          <w:rFonts w:ascii="Arial" w:hAnsi="Arial" w:cs="Arial"/>
          <w:sz w:val="22"/>
          <w:szCs w:val="22"/>
        </w:rPr>
      </w:pPr>
    </w:p>
    <w:p w14:paraId="5ABB4FCC" w14:textId="7B6B90E3" w:rsidR="00315830" w:rsidRPr="00B6054C" w:rsidRDefault="004A5988"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To directly address CVD </w:t>
      </w:r>
      <w:r w:rsidR="00BE4D0B" w:rsidRPr="00B6054C">
        <w:rPr>
          <w:rFonts w:ascii="Arial" w:hAnsi="Arial" w:cs="Arial"/>
          <w:color w:val="4472C4" w:themeColor="accent1"/>
          <w:sz w:val="22"/>
          <w:szCs w:val="22"/>
        </w:rPr>
        <w:t>in addition to</w:t>
      </w:r>
      <w:r w:rsidRPr="00B6054C">
        <w:rPr>
          <w:rFonts w:ascii="Arial" w:hAnsi="Arial" w:cs="Arial"/>
          <w:color w:val="4472C4" w:themeColor="accent1"/>
          <w:sz w:val="22"/>
          <w:szCs w:val="22"/>
        </w:rPr>
        <w:t xml:space="preserve"> respiratory hospitalizations, w</w:t>
      </w:r>
      <w:r w:rsidR="00315830" w:rsidRPr="00B6054C">
        <w:rPr>
          <w:rFonts w:ascii="Arial" w:hAnsi="Arial" w:cs="Arial"/>
          <w:color w:val="4472C4" w:themeColor="accent1"/>
          <w:sz w:val="22"/>
          <w:szCs w:val="22"/>
        </w:rPr>
        <w:t xml:space="preserve">e </w:t>
      </w:r>
      <w:r w:rsidR="001857BB" w:rsidRPr="00B6054C">
        <w:rPr>
          <w:rFonts w:ascii="Arial" w:hAnsi="Arial" w:cs="Arial"/>
          <w:color w:val="4472C4" w:themeColor="accent1"/>
          <w:sz w:val="22"/>
          <w:szCs w:val="22"/>
        </w:rPr>
        <w:t xml:space="preserve">have </w:t>
      </w:r>
      <w:r w:rsidR="00315830" w:rsidRPr="00B6054C">
        <w:rPr>
          <w:rFonts w:ascii="Arial" w:hAnsi="Arial" w:cs="Arial"/>
          <w:color w:val="4472C4" w:themeColor="accent1"/>
          <w:sz w:val="22"/>
          <w:szCs w:val="22"/>
        </w:rPr>
        <w:t>add</w:t>
      </w:r>
      <w:r w:rsidR="001857BB" w:rsidRPr="00B6054C">
        <w:rPr>
          <w:rFonts w:ascii="Arial" w:hAnsi="Arial" w:cs="Arial"/>
          <w:color w:val="4472C4" w:themeColor="accent1"/>
          <w:sz w:val="22"/>
          <w:szCs w:val="22"/>
        </w:rPr>
        <w:t>ed</w:t>
      </w:r>
      <w:r w:rsidR="00315830"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the following</w:t>
      </w:r>
      <w:r w:rsidR="003E1DB9" w:rsidRPr="00B6054C">
        <w:rPr>
          <w:rFonts w:ascii="Arial" w:hAnsi="Arial" w:cs="Arial"/>
          <w:color w:val="4472C4" w:themeColor="accent1"/>
          <w:sz w:val="22"/>
          <w:szCs w:val="22"/>
        </w:rPr>
        <w:t xml:space="preserve"> </w:t>
      </w:r>
      <w:r w:rsidR="003E1DB9" w:rsidRPr="00A869B7">
        <w:rPr>
          <w:rFonts w:ascii="Arial" w:hAnsi="Arial" w:cs="Arial"/>
          <w:color w:val="4472C4" w:themeColor="accent1"/>
          <w:sz w:val="22"/>
          <w:szCs w:val="22"/>
        </w:rPr>
        <w:t>(page 1</w:t>
      </w:r>
      <w:r w:rsidR="00341A51">
        <w:rPr>
          <w:rFonts w:ascii="Arial" w:hAnsi="Arial" w:cs="Arial"/>
          <w:color w:val="4472C4" w:themeColor="accent1"/>
          <w:sz w:val="22"/>
          <w:szCs w:val="22"/>
        </w:rPr>
        <w:t>5</w:t>
      </w:r>
      <w:r w:rsidR="003E1DB9" w:rsidRPr="00A869B7">
        <w:rPr>
          <w:rFonts w:ascii="Arial" w:hAnsi="Arial" w:cs="Arial"/>
          <w:color w:val="4472C4" w:themeColor="accent1"/>
          <w:sz w:val="22"/>
          <w:szCs w:val="22"/>
        </w:rPr>
        <w:t>, effect modification, final paragraph)</w:t>
      </w:r>
      <w:r w:rsidR="00A869B7" w:rsidRPr="00A869B7">
        <w:rPr>
          <w:rFonts w:ascii="Arial" w:hAnsi="Arial" w:cs="Arial"/>
          <w:color w:val="4472C4" w:themeColor="accent1"/>
          <w:sz w:val="22"/>
          <w:szCs w:val="22"/>
        </w:rPr>
        <w:t>:</w:t>
      </w:r>
    </w:p>
    <w:p w14:paraId="230E87B4" w14:textId="77777777" w:rsidR="00CA3F0E" w:rsidRDefault="00CA3F0E"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7B1B8E2" w14:textId="7253E6D8" w:rsidR="0097017D" w:rsidRDefault="00315830"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614D0A" w:rsidRPr="00614D0A">
        <w:rPr>
          <w:rFonts w:ascii="Arial" w:hAnsi="Arial" w:cs="Arial"/>
          <w:color w:val="4472C4" w:themeColor="accent1"/>
          <w:sz w:val="22"/>
          <w:szCs w:val="22"/>
        </w:rPr>
        <w:t>The effect of power outage on CVD hospitalizations was not modified by county-level DME use.</w:t>
      </w:r>
      <w:r w:rsidR="00473BDC" w:rsidRPr="00B6054C">
        <w:rPr>
          <w:rFonts w:ascii="Arial" w:hAnsi="Arial" w:cs="Arial"/>
          <w:color w:val="4472C4" w:themeColor="accent1"/>
          <w:sz w:val="22"/>
          <w:szCs w:val="22"/>
        </w:rPr>
        <w:t xml:space="preserve">” </w:t>
      </w:r>
    </w:p>
    <w:p w14:paraId="2252FE4F" w14:textId="77777777" w:rsidR="00B153D4" w:rsidRPr="00B6054C" w:rsidRDefault="00B153D4"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78845173" w14:textId="5467989C" w:rsidR="00730386" w:rsidRPr="00B6054C" w:rsidRDefault="00BB68B5"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The suggestion to use CVD (one of our main two outcomes) as a negative control is not clear to us. Could the reviewer clarify? </w:t>
      </w:r>
      <w:r w:rsidR="00730386" w:rsidRPr="00B6054C">
        <w:rPr>
          <w:rFonts w:ascii="Arial" w:hAnsi="Arial" w:cs="Arial"/>
          <w:color w:val="4472C4" w:themeColor="accent1"/>
          <w:sz w:val="22"/>
          <w:szCs w:val="22"/>
        </w:rPr>
        <w:t xml:space="preserve">For a discussion of use of negative control outcomes in our analysis, please see our response in comment 4. </w:t>
      </w:r>
    </w:p>
    <w:p w14:paraId="706CCB63" w14:textId="77777777" w:rsidR="00AC22F1" w:rsidRDefault="00AC22F1" w:rsidP="00C3033A">
      <w:pPr>
        <w:pStyle w:val="NormalWeb"/>
        <w:spacing w:before="0" w:beforeAutospacing="0" w:after="0" w:afterAutospacing="0" w:line="360" w:lineRule="auto"/>
        <w:rPr>
          <w:rFonts w:ascii="Arial" w:hAnsi="Arial" w:cs="Arial"/>
          <w:sz w:val="22"/>
          <w:szCs w:val="22"/>
        </w:rPr>
      </w:pPr>
    </w:p>
    <w:p w14:paraId="380E8A9F" w14:textId="22F6C83F"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Summary </w:t>
      </w:r>
    </w:p>
    <w:p w14:paraId="1EF14A64" w14:textId="77777777" w:rsidR="00AC22F1" w:rsidRDefault="00AC22F1" w:rsidP="00C3033A">
      <w:pPr>
        <w:pStyle w:val="NormalWeb"/>
        <w:spacing w:before="0" w:beforeAutospacing="0" w:after="0" w:afterAutospacing="0" w:line="360" w:lineRule="auto"/>
        <w:rPr>
          <w:rFonts w:ascii="Arial" w:hAnsi="Arial" w:cs="Arial"/>
          <w:sz w:val="22"/>
          <w:szCs w:val="22"/>
        </w:rPr>
      </w:pPr>
    </w:p>
    <w:p w14:paraId="20E8CB68" w14:textId="18C37F24"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lastRenderedPageBreak/>
        <w:t xml:space="preserve">Mostly points for clarification about the analysis. I have no issues with the core strategy. </w:t>
      </w:r>
    </w:p>
    <w:p w14:paraId="1DD01FDD" w14:textId="77777777" w:rsidR="007824C8" w:rsidRPr="00B6054C" w:rsidRDefault="007824C8" w:rsidP="00C3033A">
      <w:pPr>
        <w:pStyle w:val="NormalWeb"/>
        <w:spacing w:before="0" w:beforeAutospacing="0" w:after="0" w:afterAutospacing="0" w:line="360" w:lineRule="auto"/>
        <w:rPr>
          <w:rFonts w:ascii="Arial" w:hAnsi="Arial" w:cs="Arial"/>
          <w:sz w:val="22"/>
          <w:szCs w:val="22"/>
        </w:rPr>
      </w:pPr>
      <w:r w:rsidRPr="00B6054C">
        <w:rPr>
          <w:rFonts w:ascii="Arial" w:hAnsi="Arial" w:cs="Arial"/>
          <w:sz w:val="22"/>
          <w:szCs w:val="22"/>
        </w:rPr>
        <w:t xml:space="preserve">Michael Dewey </w:t>
      </w:r>
    </w:p>
    <w:p w14:paraId="399C0BB8" w14:textId="77777777" w:rsidR="00AC22F1" w:rsidRDefault="00AC22F1" w:rsidP="00C3033A">
      <w:pPr>
        <w:pStyle w:val="NormalWeb"/>
        <w:spacing w:before="0" w:beforeAutospacing="0" w:after="0" w:afterAutospacing="0" w:line="360" w:lineRule="auto"/>
        <w:rPr>
          <w:rFonts w:ascii="Arial" w:hAnsi="Arial" w:cs="Arial"/>
          <w:color w:val="4472C4" w:themeColor="accent1"/>
          <w:sz w:val="22"/>
          <w:szCs w:val="22"/>
        </w:rPr>
      </w:pPr>
    </w:p>
    <w:p w14:paraId="546314E9" w14:textId="29BFAEA7" w:rsidR="008A1886" w:rsidRPr="00B6054C" w:rsidRDefault="008A188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your clear and helpful review</w:t>
      </w:r>
      <w:r w:rsidR="007C7B45" w:rsidRPr="00B6054C">
        <w:rPr>
          <w:rFonts w:ascii="Arial" w:hAnsi="Arial" w:cs="Arial"/>
          <w:color w:val="4472C4" w:themeColor="accent1"/>
          <w:sz w:val="22"/>
          <w:szCs w:val="22"/>
        </w:rPr>
        <w:t xml:space="preserve"> Dr. Dewey</w:t>
      </w:r>
      <w:r w:rsidR="00AA69F6" w:rsidRPr="00B6054C">
        <w:rPr>
          <w:rFonts w:ascii="Arial" w:hAnsi="Arial" w:cs="Arial"/>
          <w:color w:val="4472C4" w:themeColor="accent1"/>
          <w:sz w:val="22"/>
          <w:szCs w:val="22"/>
        </w:rPr>
        <w:t xml:space="preserve">! We sincerely appreciate your feedback. </w:t>
      </w:r>
    </w:p>
    <w:p w14:paraId="78260E40" w14:textId="77777777" w:rsidR="00B4536F"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Reviewer #3: This study investigates the association between power outages and emergency hospitalizations for cardiovascular and respiratory diseases among older adults in the US. The authors assembled the first nationwide dataset of power outage exposure and linked it with Medicare claims data from 23 million beneficiaries aged 65 and older at county level. Using a case-crossover design with a conditional Poisson model, they analyzed the lagged effects (up to 1 week) of outages on hospitalization rates. Overall, the study addresses a critical gap in understanding the health impacts of power outages in the US, which are becoming more frequent due to climate change. However, I have several concerns regarding exposure assessment, confounding, and result interpretation.</w:t>
      </w:r>
    </w:p>
    <w:p w14:paraId="66FDA4C2" w14:textId="77777777" w:rsidR="00231E9E"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(1) This study does not have exposure data at a fine spatial resolution such as census tract or ZIP code level. Power outage exposure is assessed at the county level, meaning many individuals within a county may not have actually experienced a power outage. The definition of exposure (≥1% of customers without power for 8+ hours) may have led to substantial exposure misclassification.</w:t>
      </w:r>
    </w:p>
    <w:p w14:paraId="7D6CD5D7" w14:textId="77777777" w:rsidR="00AA33B5" w:rsidRPr="00B6054C" w:rsidRDefault="00AA33B5" w:rsidP="00C3033A">
      <w:pPr>
        <w:spacing w:after="0" w:line="360" w:lineRule="auto"/>
        <w:rPr>
          <w:rFonts w:ascii="Arial" w:hAnsi="Arial" w:cs="Arial"/>
          <w:color w:val="000000" w:themeColor="text1"/>
          <w:sz w:val="22"/>
          <w:szCs w:val="22"/>
        </w:rPr>
      </w:pPr>
    </w:p>
    <w:p w14:paraId="559B3A64" w14:textId="6C2CB878" w:rsidR="00AD72C7" w:rsidRPr="00B6054C" w:rsidRDefault="00BF12A7"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this comment. </w:t>
      </w:r>
      <w:r w:rsidR="00231E9E" w:rsidRPr="00B6054C">
        <w:rPr>
          <w:rFonts w:ascii="Arial" w:hAnsi="Arial" w:cs="Arial"/>
          <w:color w:val="4472C4" w:themeColor="accent1"/>
          <w:sz w:val="22"/>
          <w:szCs w:val="22"/>
        </w:rPr>
        <w:t>Yes, this is true</w:t>
      </w:r>
      <w:r w:rsidRPr="00B6054C">
        <w:rPr>
          <w:rFonts w:ascii="Arial" w:hAnsi="Arial" w:cs="Arial"/>
          <w:color w:val="4472C4" w:themeColor="accent1"/>
          <w:sz w:val="22"/>
          <w:szCs w:val="22"/>
        </w:rPr>
        <w:t>, and we share your concern</w:t>
      </w:r>
      <w:r w:rsidR="00231E9E" w:rsidRPr="00B6054C">
        <w:rPr>
          <w:rFonts w:ascii="Arial" w:hAnsi="Arial" w:cs="Arial"/>
          <w:color w:val="4472C4" w:themeColor="accent1"/>
          <w:sz w:val="22"/>
          <w:szCs w:val="22"/>
        </w:rPr>
        <w:t xml:space="preserve">. </w:t>
      </w:r>
      <w:r w:rsidR="00F21E58" w:rsidRPr="00B6054C">
        <w:rPr>
          <w:rFonts w:ascii="Arial" w:hAnsi="Arial" w:cs="Arial"/>
          <w:color w:val="4472C4" w:themeColor="accent1"/>
          <w:sz w:val="22"/>
          <w:szCs w:val="22"/>
        </w:rPr>
        <w:t>Unfortunately,</w:t>
      </w:r>
      <w:r w:rsidR="00231E9E" w:rsidRPr="00B6054C">
        <w:rPr>
          <w:rFonts w:ascii="Arial" w:hAnsi="Arial" w:cs="Arial"/>
          <w:color w:val="4472C4" w:themeColor="accent1"/>
          <w:sz w:val="22"/>
          <w:szCs w:val="22"/>
        </w:rPr>
        <w:t xml:space="preserve"> the best </w:t>
      </w:r>
      <w:r w:rsidR="00074359" w:rsidRPr="00B6054C">
        <w:rPr>
          <w:rFonts w:ascii="Arial" w:hAnsi="Arial" w:cs="Arial"/>
          <w:color w:val="4472C4" w:themeColor="accent1"/>
          <w:sz w:val="22"/>
          <w:szCs w:val="22"/>
        </w:rPr>
        <w:t xml:space="preserve">nationwide power outage </w:t>
      </w:r>
      <w:r w:rsidR="00231E9E" w:rsidRPr="00B6054C">
        <w:rPr>
          <w:rFonts w:ascii="Arial" w:hAnsi="Arial" w:cs="Arial"/>
          <w:color w:val="4472C4" w:themeColor="accent1"/>
          <w:sz w:val="22"/>
          <w:szCs w:val="22"/>
        </w:rPr>
        <w:t>data available for the US are at the county level</w:t>
      </w:r>
      <w:r w:rsidR="00AD72C7" w:rsidRPr="00B6054C">
        <w:rPr>
          <w:rFonts w:ascii="Arial" w:hAnsi="Arial" w:cs="Arial"/>
          <w:color w:val="4472C4" w:themeColor="accent1"/>
          <w:sz w:val="22"/>
          <w:szCs w:val="22"/>
        </w:rPr>
        <w:t xml:space="preserve">. </w:t>
      </w:r>
      <w:r w:rsidR="006B6DA9" w:rsidRPr="00B6054C">
        <w:rPr>
          <w:rFonts w:ascii="Arial" w:hAnsi="Arial" w:cs="Arial"/>
          <w:color w:val="4472C4" w:themeColor="accent1"/>
          <w:sz w:val="22"/>
          <w:szCs w:val="22"/>
        </w:rPr>
        <w:t>In order to determine when a county was exposed to power outage, we needed to pick some threshold after which to consider a county exposed.</w:t>
      </w:r>
      <w:r w:rsidR="00F55116" w:rsidRPr="00B6054C">
        <w:rPr>
          <w:rFonts w:ascii="Arial" w:hAnsi="Arial" w:cs="Arial"/>
          <w:color w:val="4472C4" w:themeColor="accent1"/>
          <w:sz w:val="22"/>
          <w:szCs w:val="22"/>
        </w:rPr>
        <w:t xml:space="preserve"> </w:t>
      </w:r>
      <w:r w:rsidR="006B6DA9" w:rsidRPr="00B6054C">
        <w:rPr>
          <w:rFonts w:ascii="Arial" w:hAnsi="Arial" w:cs="Arial"/>
          <w:color w:val="4472C4" w:themeColor="accent1"/>
          <w:sz w:val="22"/>
          <w:szCs w:val="22"/>
        </w:rPr>
        <w:t xml:space="preserve">Because of the inherent exposure misclassification involved in our exposure assessment strategy, we also conducted secondary analyses </w:t>
      </w:r>
      <w:r w:rsidR="00945176" w:rsidRPr="00B6054C">
        <w:rPr>
          <w:rFonts w:ascii="Arial" w:hAnsi="Arial" w:cs="Arial"/>
          <w:color w:val="4472C4" w:themeColor="accent1"/>
          <w:sz w:val="22"/>
          <w:szCs w:val="22"/>
        </w:rPr>
        <w:t xml:space="preserve">for which </w:t>
      </w:r>
      <w:r w:rsidR="006B6DA9" w:rsidRPr="00B6054C">
        <w:rPr>
          <w:rFonts w:ascii="Arial" w:hAnsi="Arial" w:cs="Arial"/>
          <w:color w:val="4472C4" w:themeColor="accent1"/>
          <w:sz w:val="22"/>
          <w:szCs w:val="22"/>
        </w:rPr>
        <w:t>we used two other definitions of power outage exposure</w:t>
      </w:r>
      <w:r w:rsidR="00074359"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 </w:t>
      </w:r>
      <w:r w:rsidR="00A14B65" w:rsidRPr="00B6054C">
        <w:rPr>
          <w:rFonts w:ascii="Arial" w:hAnsi="Arial" w:cs="Arial"/>
          <w:color w:val="4472C4" w:themeColor="accent1"/>
          <w:sz w:val="22"/>
          <w:szCs w:val="22"/>
        </w:rPr>
        <w:t>considering</w:t>
      </w:r>
      <w:r w:rsidR="006B6DA9" w:rsidRPr="00B6054C">
        <w:rPr>
          <w:rFonts w:ascii="Arial" w:hAnsi="Arial" w:cs="Arial"/>
          <w:color w:val="4472C4" w:themeColor="accent1"/>
          <w:sz w:val="22"/>
          <w:szCs w:val="22"/>
        </w:rPr>
        <w:t xml:space="preserve"> counties exposed if </w:t>
      </w:r>
      <w:r w:rsidR="00565676"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3 and </w:t>
      </w:r>
      <w:r w:rsidR="00565676" w:rsidRPr="00B6054C">
        <w:rPr>
          <w:rFonts w:ascii="Arial" w:hAnsi="Arial" w:cs="Arial"/>
          <w:color w:val="4472C4" w:themeColor="accent1"/>
          <w:sz w:val="22"/>
          <w:szCs w:val="22"/>
        </w:rPr>
        <w:t>≥</w:t>
      </w:r>
      <w:r w:rsidR="006B6DA9" w:rsidRPr="00B6054C">
        <w:rPr>
          <w:rFonts w:ascii="Arial" w:hAnsi="Arial" w:cs="Arial"/>
          <w:color w:val="4472C4" w:themeColor="accent1"/>
          <w:sz w:val="22"/>
          <w:szCs w:val="22"/>
        </w:rPr>
        <w:t xml:space="preserve">5% of customers were without power for 8+ hours. </w:t>
      </w:r>
      <w:r w:rsidR="00572C4F" w:rsidRPr="00B6054C">
        <w:rPr>
          <w:rFonts w:ascii="Arial" w:hAnsi="Arial" w:cs="Arial"/>
          <w:color w:val="4472C4" w:themeColor="accent1"/>
          <w:sz w:val="22"/>
          <w:szCs w:val="22"/>
        </w:rPr>
        <w:t xml:space="preserve">We found larger effect sizes when we increased the </w:t>
      </w:r>
      <w:r w:rsidR="00074359" w:rsidRPr="00B6054C">
        <w:rPr>
          <w:rFonts w:ascii="Arial" w:hAnsi="Arial" w:cs="Arial"/>
          <w:color w:val="4472C4" w:themeColor="accent1"/>
          <w:sz w:val="22"/>
          <w:szCs w:val="22"/>
        </w:rPr>
        <w:t>cut point</w:t>
      </w:r>
      <w:r w:rsidR="00572C4F" w:rsidRPr="00B6054C">
        <w:rPr>
          <w:rFonts w:ascii="Arial" w:hAnsi="Arial" w:cs="Arial"/>
          <w:color w:val="4472C4" w:themeColor="accent1"/>
          <w:sz w:val="22"/>
          <w:szCs w:val="22"/>
        </w:rPr>
        <w:t xml:space="preserve">, </w:t>
      </w:r>
      <w:r w:rsidR="00A14B65" w:rsidRPr="00B6054C">
        <w:rPr>
          <w:rFonts w:ascii="Arial" w:hAnsi="Arial" w:cs="Arial"/>
          <w:color w:val="4472C4" w:themeColor="accent1"/>
          <w:sz w:val="22"/>
          <w:szCs w:val="22"/>
        </w:rPr>
        <w:t xml:space="preserve">an </w:t>
      </w:r>
      <w:r w:rsidR="00572C4F" w:rsidRPr="00B6054C">
        <w:rPr>
          <w:rFonts w:ascii="Arial" w:hAnsi="Arial" w:cs="Arial"/>
          <w:color w:val="4472C4" w:themeColor="accent1"/>
          <w:sz w:val="22"/>
          <w:szCs w:val="22"/>
        </w:rPr>
        <w:t>expect</w:t>
      </w:r>
      <w:r w:rsidR="00074359" w:rsidRPr="00B6054C">
        <w:rPr>
          <w:rFonts w:ascii="Arial" w:hAnsi="Arial" w:cs="Arial"/>
          <w:color w:val="4472C4" w:themeColor="accent1"/>
          <w:sz w:val="22"/>
          <w:szCs w:val="22"/>
        </w:rPr>
        <w:t>ed</w:t>
      </w:r>
      <w:r w:rsidR="00A14B65" w:rsidRPr="00B6054C">
        <w:rPr>
          <w:rFonts w:ascii="Arial" w:hAnsi="Arial" w:cs="Arial"/>
          <w:color w:val="4472C4" w:themeColor="accent1"/>
          <w:sz w:val="22"/>
          <w:szCs w:val="22"/>
        </w:rPr>
        <w:t xml:space="preserve"> de-attenuation</w:t>
      </w:r>
      <w:r w:rsidR="00572C4F" w:rsidRPr="00B6054C">
        <w:rPr>
          <w:rFonts w:ascii="Arial" w:hAnsi="Arial" w:cs="Arial"/>
          <w:color w:val="4472C4" w:themeColor="accent1"/>
          <w:sz w:val="22"/>
          <w:szCs w:val="22"/>
        </w:rPr>
        <w:t xml:space="preserve"> for </w:t>
      </w:r>
      <w:r w:rsidR="00A14B65" w:rsidRPr="00B6054C">
        <w:rPr>
          <w:rFonts w:ascii="Arial" w:hAnsi="Arial" w:cs="Arial"/>
          <w:color w:val="4472C4" w:themeColor="accent1"/>
          <w:sz w:val="22"/>
          <w:szCs w:val="22"/>
        </w:rPr>
        <w:t xml:space="preserve">less </w:t>
      </w:r>
      <w:r w:rsidR="00572C4F" w:rsidRPr="00B6054C">
        <w:rPr>
          <w:rFonts w:ascii="Arial" w:hAnsi="Arial" w:cs="Arial"/>
          <w:color w:val="4472C4" w:themeColor="accent1"/>
          <w:sz w:val="22"/>
          <w:szCs w:val="22"/>
        </w:rPr>
        <w:t xml:space="preserve">non-differential exposure misclassification. </w:t>
      </w:r>
    </w:p>
    <w:p w14:paraId="71F03BAF" w14:textId="77777777" w:rsidR="000826CE" w:rsidRDefault="000826CE" w:rsidP="00C3033A">
      <w:pPr>
        <w:spacing w:after="0" w:line="360" w:lineRule="auto"/>
        <w:rPr>
          <w:rFonts w:ascii="Arial" w:hAnsi="Arial" w:cs="Arial"/>
          <w:color w:val="4472C4" w:themeColor="accent1"/>
          <w:sz w:val="22"/>
          <w:szCs w:val="22"/>
        </w:rPr>
      </w:pPr>
    </w:p>
    <w:p w14:paraId="11AB2121" w14:textId="54250F3C" w:rsidR="003D58EE" w:rsidRPr="00B6054C" w:rsidRDefault="00E804A1"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w:t>
      </w:r>
      <w:r w:rsidR="00074359" w:rsidRPr="00B6054C">
        <w:rPr>
          <w:rFonts w:ascii="Arial" w:hAnsi="Arial" w:cs="Arial"/>
          <w:color w:val="4472C4" w:themeColor="accent1"/>
          <w:sz w:val="22"/>
          <w:szCs w:val="22"/>
        </w:rPr>
        <w:t xml:space="preserve"> have</w:t>
      </w:r>
      <w:r w:rsidRPr="00B6054C">
        <w:rPr>
          <w:rFonts w:ascii="Arial" w:hAnsi="Arial" w:cs="Arial"/>
          <w:color w:val="4472C4" w:themeColor="accent1"/>
          <w:sz w:val="22"/>
          <w:szCs w:val="22"/>
        </w:rPr>
        <w:t xml:space="preserve"> </w:t>
      </w:r>
      <w:r w:rsidR="00074359" w:rsidRPr="00B6054C">
        <w:rPr>
          <w:rFonts w:ascii="Arial" w:hAnsi="Arial" w:cs="Arial"/>
          <w:color w:val="4472C4" w:themeColor="accent1"/>
          <w:sz w:val="22"/>
          <w:szCs w:val="22"/>
        </w:rPr>
        <w:t xml:space="preserve">revised </w:t>
      </w:r>
      <w:r w:rsidRPr="00B6054C">
        <w:rPr>
          <w:rFonts w:ascii="Arial" w:hAnsi="Arial" w:cs="Arial"/>
          <w:color w:val="4472C4" w:themeColor="accent1"/>
          <w:sz w:val="22"/>
          <w:szCs w:val="22"/>
        </w:rPr>
        <w:t>the text in the statistical analysis section to highlight the reason for our secondary analyses of these larger power outages</w:t>
      </w:r>
      <w:r w:rsidR="00E65F6C" w:rsidRPr="00B6054C">
        <w:rPr>
          <w:rFonts w:ascii="Arial" w:hAnsi="Arial" w:cs="Arial"/>
          <w:color w:val="4472C4" w:themeColor="accent1"/>
          <w:sz w:val="22"/>
          <w:szCs w:val="22"/>
        </w:rPr>
        <w:t xml:space="preserve"> and address </w:t>
      </w:r>
      <w:r w:rsidR="00987C8A" w:rsidRPr="00B6054C">
        <w:rPr>
          <w:rFonts w:ascii="Arial" w:hAnsi="Arial" w:cs="Arial"/>
          <w:color w:val="4472C4" w:themeColor="accent1"/>
          <w:sz w:val="22"/>
          <w:szCs w:val="22"/>
        </w:rPr>
        <w:t xml:space="preserve">the </w:t>
      </w:r>
      <w:r w:rsidR="00E65F6C" w:rsidRPr="00B6054C">
        <w:rPr>
          <w:rFonts w:ascii="Arial" w:hAnsi="Arial" w:cs="Arial"/>
          <w:color w:val="4472C4" w:themeColor="accent1"/>
          <w:sz w:val="22"/>
          <w:szCs w:val="22"/>
        </w:rPr>
        <w:t>exposure misclassification</w:t>
      </w:r>
      <w:r w:rsidR="00987C8A" w:rsidRPr="00B6054C">
        <w:rPr>
          <w:rFonts w:ascii="Arial" w:hAnsi="Arial" w:cs="Arial"/>
          <w:color w:val="4472C4" w:themeColor="accent1"/>
          <w:sz w:val="22"/>
          <w:szCs w:val="22"/>
        </w:rPr>
        <w:t xml:space="preserve"> concern</w:t>
      </w:r>
      <w:r w:rsidR="00B00AC4" w:rsidRPr="00B6054C">
        <w:rPr>
          <w:rFonts w:ascii="Arial" w:hAnsi="Arial" w:cs="Arial"/>
          <w:color w:val="4472C4" w:themeColor="accent1"/>
          <w:sz w:val="22"/>
          <w:szCs w:val="22"/>
        </w:rPr>
        <w:t xml:space="preserve"> </w:t>
      </w:r>
      <w:r w:rsidR="00B00AC4" w:rsidRPr="001E5F13">
        <w:rPr>
          <w:rFonts w:ascii="Arial" w:hAnsi="Arial" w:cs="Arial"/>
          <w:color w:val="4472C4" w:themeColor="accent1"/>
          <w:sz w:val="22"/>
          <w:szCs w:val="22"/>
        </w:rPr>
        <w:t>(page 6, paragraph 2)</w:t>
      </w:r>
      <w:r w:rsidR="000826CE" w:rsidRPr="001E5F13">
        <w:rPr>
          <w:rFonts w:ascii="Arial" w:hAnsi="Arial" w:cs="Arial"/>
          <w:color w:val="4472C4" w:themeColor="accent1"/>
          <w:sz w:val="22"/>
          <w:szCs w:val="22"/>
        </w:rPr>
        <w:t>:</w:t>
      </w:r>
    </w:p>
    <w:p w14:paraId="26FEC6CB" w14:textId="77777777" w:rsidR="00D3333A" w:rsidRPr="00B6054C" w:rsidRDefault="00D3333A" w:rsidP="00C3033A">
      <w:pPr>
        <w:spacing w:after="0" w:line="360" w:lineRule="auto"/>
        <w:rPr>
          <w:rFonts w:ascii="Arial" w:hAnsi="Arial" w:cs="Arial"/>
          <w:color w:val="4472C4" w:themeColor="accent1"/>
          <w:sz w:val="22"/>
          <w:szCs w:val="22"/>
        </w:rPr>
      </w:pPr>
    </w:p>
    <w:p w14:paraId="642FC75E" w14:textId="608D6480" w:rsidR="003D58EE" w:rsidRDefault="00D3333A"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E74C3F" w:rsidRPr="00B6054C">
        <w:rPr>
          <w:rFonts w:ascii="Arial" w:hAnsi="Arial" w:cs="Arial"/>
          <w:color w:val="4472C4" w:themeColor="accent1"/>
          <w:sz w:val="22"/>
          <w:szCs w:val="22"/>
        </w:rPr>
        <w:t>Therefore, in</w:t>
      </w:r>
      <w:r w:rsidR="003D58EE" w:rsidRPr="00B6054C">
        <w:rPr>
          <w:rFonts w:ascii="Arial" w:hAnsi="Arial" w:cs="Arial"/>
          <w:color w:val="4472C4" w:themeColor="accent1"/>
          <w:sz w:val="22"/>
          <w:szCs w:val="22"/>
        </w:rPr>
        <w:t xml:space="preserve"> our primary analysis, we considered a county-day exposed to power outage if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1% of county customers were without power for 8+ consecutive hours, a definition that may have substantial exposure misclassification (</w:t>
      </w:r>
      <w:r w:rsidR="00074359" w:rsidRPr="00B6054C">
        <w:rPr>
          <w:rFonts w:ascii="Arial" w:hAnsi="Arial" w:cs="Arial"/>
          <w:color w:val="4472C4" w:themeColor="accent1"/>
          <w:sz w:val="22"/>
          <w:szCs w:val="22"/>
        </w:rPr>
        <w:t xml:space="preserve">i.e., </w:t>
      </w:r>
      <w:r w:rsidR="003D58EE" w:rsidRPr="00B6054C">
        <w:rPr>
          <w:rFonts w:ascii="Arial" w:hAnsi="Arial" w:cs="Arial"/>
          <w:color w:val="4472C4" w:themeColor="accent1"/>
          <w:sz w:val="22"/>
          <w:szCs w:val="22"/>
        </w:rPr>
        <w:t xml:space="preserve">up to 99% of customers may be unexposed). </w:t>
      </w:r>
      <w:r w:rsidR="003C6568" w:rsidRPr="00B6054C">
        <w:rPr>
          <w:rFonts w:ascii="Arial" w:hAnsi="Arial" w:cs="Arial"/>
          <w:color w:val="4472C4" w:themeColor="accent1"/>
          <w:sz w:val="22"/>
          <w:szCs w:val="22"/>
        </w:rPr>
        <w:t xml:space="preserve">To address this, </w:t>
      </w:r>
      <w:r w:rsidR="00423CFC" w:rsidRPr="00B6054C">
        <w:rPr>
          <w:rFonts w:ascii="Arial" w:hAnsi="Arial" w:cs="Arial"/>
          <w:color w:val="4472C4" w:themeColor="accent1"/>
          <w:sz w:val="22"/>
          <w:szCs w:val="22"/>
        </w:rPr>
        <w:t xml:space="preserve">we conducted a secondary analysis </w:t>
      </w:r>
      <w:r w:rsidR="00AE3B73" w:rsidRPr="00B6054C">
        <w:rPr>
          <w:rFonts w:ascii="Arial" w:hAnsi="Arial" w:cs="Arial"/>
          <w:color w:val="4472C4" w:themeColor="accent1"/>
          <w:sz w:val="22"/>
          <w:szCs w:val="22"/>
        </w:rPr>
        <w:t xml:space="preserve">for which </w:t>
      </w:r>
      <w:r w:rsidR="00423CFC" w:rsidRPr="00B6054C">
        <w:rPr>
          <w:rFonts w:ascii="Arial" w:hAnsi="Arial" w:cs="Arial"/>
          <w:color w:val="4472C4" w:themeColor="accent1"/>
          <w:sz w:val="22"/>
          <w:szCs w:val="22"/>
        </w:rPr>
        <w:t>we</w:t>
      </w:r>
      <w:r w:rsidR="003D58EE" w:rsidRPr="00B6054C">
        <w:rPr>
          <w:rFonts w:ascii="Arial" w:hAnsi="Arial" w:cs="Arial"/>
          <w:color w:val="4472C4" w:themeColor="accent1"/>
          <w:sz w:val="22"/>
          <w:szCs w:val="22"/>
        </w:rPr>
        <w:t xml:space="preserve"> assessed power outage exposure based on higher </w:t>
      </w:r>
      <w:r w:rsidR="00A8540A" w:rsidRPr="00B6054C">
        <w:rPr>
          <w:rFonts w:ascii="Arial" w:hAnsi="Arial" w:cs="Arial"/>
          <w:color w:val="4472C4" w:themeColor="accent1"/>
          <w:sz w:val="22"/>
          <w:szCs w:val="22"/>
        </w:rPr>
        <w:t xml:space="preserve">cut points </w:t>
      </w:r>
      <w:r w:rsidR="003D58EE" w:rsidRPr="00B6054C">
        <w:rPr>
          <w:rFonts w:ascii="Arial" w:hAnsi="Arial" w:cs="Arial"/>
          <w:color w:val="4472C4" w:themeColor="accent1"/>
          <w:sz w:val="22"/>
          <w:szCs w:val="22"/>
        </w:rPr>
        <w:t>of customers</w:t>
      </w:r>
      <w:r w:rsidR="00A8540A" w:rsidRPr="00B6054C">
        <w:rPr>
          <w:rFonts w:ascii="Arial" w:hAnsi="Arial" w:cs="Arial"/>
          <w:color w:val="4472C4" w:themeColor="accent1"/>
          <w:sz w:val="22"/>
          <w:szCs w:val="22"/>
        </w:rPr>
        <w:t xml:space="preserve"> without power</w:t>
      </w:r>
      <w:r w:rsidR="003D58EE" w:rsidRPr="00B6054C">
        <w:rPr>
          <w:rFonts w:ascii="Arial" w:hAnsi="Arial" w:cs="Arial"/>
          <w:color w:val="4472C4" w:themeColor="accent1"/>
          <w:sz w:val="22"/>
          <w:szCs w:val="22"/>
        </w:rPr>
        <w:t xml:space="preserve">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 xml:space="preserve">3%, </w:t>
      </w:r>
      <w:r w:rsidR="003D58EE" w:rsidRPr="00B6054C">
        <w:rPr>
          <w:rFonts w:ascii="Arial" w:eastAsia="Garamond" w:hAnsi="Arial" w:cs="Arial"/>
          <w:color w:val="4472C4" w:themeColor="accent1"/>
          <w:sz w:val="22"/>
          <w:szCs w:val="22"/>
        </w:rPr>
        <w:t>≥</w:t>
      </w:r>
      <w:r w:rsidR="003D58EE" w:rsidRPr="00B6054C">
        <w:rPr>
          <w:rFonts w:ascii="Arial" w:hAnsi="Arial" w:cs="Arial"/>
          <w:color w:val="4472C4" w:themeColor="accent1"/>
          <w:sz w:val="22"/>
          <w:szCs w:val="22"/>
        </w:rPr>
        <w:t>5%), scenarios with less exposure misclassificatio</w:t>
      </w:r>
      <w:r w:rsidR="00374BE4" w:rsidRPr="00B6054C">
        <w:rPr>
          <w:rFonts w:ascii="Arial" w:hAnsi="Arial" w:cs="Arial"/>
          <w:color w:val="4472C4" w:themeColor="accent1"/>
          <w:sz w:val="22"/>
          <w:szCs w:val="22"/>
        </w:rPr>
        <w:t>n</w:t>
      </w:r>
      <w:r w:rsidR="00B00AC4" w:rsidRPr="00B6054C">
        <w:rPr>
          <w:rFonts w:ascii="Arial" w:hAnsi="Arial" w:cs="Arial"/>
          <w:color w:val="4472C4" w:themeColor="accent1"/>
          <w:sz w:val="22"/>
          <w:szCs w:val="22"/>
        </w:rPr>
        <w:t>.</w:t>
      </w:r>
      <w:r w:rsidR="003912E7" w:rsidRPr="00B6054C">
        <w:rPr>
          <w:rFonts w:ascii="Arial" w:hAnsi="Arial" w:cs="Arial"/>
          <w:color w:val="4472C4" w:themeColor="accent1"/>
          <w:sz w:val="22"/>
          <w:szCs w:val="22"/>
        </w:rPr>
        <w:t xml:space="preserve">” </w:t>
      </w:r>
    </w:p>
    <w:p w14:paraId="6B2A5661" w14:textId="77777777" w:rsidR="007460F5" w:rsidRPr="00B6054C" w:rsidRDefault="007460F5" w:rsidP="00C3033A">
      <w:pPr>
        <w:spacing w:after="0" w:line="360" w:lineRule="auto"/>
        <w:ind w:firstLine="360"/>
        <w:rPr>
          <w:rFonts w:ascii="Arial" w:hAnsi="Arial" w:cs="Arial"/>
          <w:color w:val="4472C4" w:themeColor="accent1"/>
          <w:sz w:val="22"/>
          <w:szCs w:val="22"/>
        </w:rPr>
      </w:pPr>
    </w:p>
    <w:p w14:paraId="3D2E3F68" w14:textId="0BBB0904" w:rsidR="00D23AA1" w:rsidRDefault="00D23AA1"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w:t>
      </w:r>
      <w:r w:rsidR="00AD4C74" w:rsidRPr="00B6054C">
        <w:rPr>
          <w:rFonts w:ascii="Arial" w:hAnsi="Arial" w:cs="Arial"/>
          <w:color w:val="4472C4" w:themeColor="accent1"/>
          <w:sz w:val="22"/>
          <w:szCs w:val="22"/>
        </w:rPr>
        <w:t>’ve</w:t>
      </w:r>
      <w:r w:rsidRPr="00B6054C">
        <w:rPr>
          <w:rFonts w:ascii="Arial" w:hAnsi="Arial" w:cs="Arial"/>
          <w:color w:val="4472C4" w:themeColor="accent1"/>
          <w:sz w:val="22"/>
          <w:szCs w:val="22"/>
        </w:rPr>
        <w:t xml:space="preserve"> also </w:t>
      </w:r>
      <w:r w:rsidR="00AD4C74" w:rsidRPr="00B6054C">
        <w:rPr>
          <w:rFonts w:ascii="Arial" w:hAnsi="Arial" w:cs="Arial"/>
          <w:color w:val="4472C4" w:themeColor="accent1"/>
          <w:sz w:val="22"/>
          <w:szCs w:val="22"/>
        </w:rPr>
        <w:t xml:space="preserve">included text on </w:t>
      </w:r>
      <w:r w:rsidRPr="00B6054C">
        <w:rPr>
          <w:rFonts w:ascii="Arial" w:hAnsi="Arial" w:cs="Arial"/>
          <w:color w:val="4472C4" w:themeColor="accent1"/>
          <w:sz w:val="22"/>
          <w:szCs w:val="22"/>
        </w:rPr>
        <w:t>this issue in the study limitations</w:t>
      </w:r>
      <w:r w:rsidR="006C2F8C" w:rsidRPr="00B6054C">
        <w:rPr>
          <w:rFonts w:ascii="Arial" w:hAnsi="Arial" w:cs="Arial"/>
          <w:color w:val="4472C4" w:themeColor="accent1"/>
          <w:sz w:val="22"/>
          <w:szCs w:val="22"/>
        </w:rPr>
        <w:t xml:space="preserve"> </w:t>
      </w:r>
      <w:r w:rsidR="006C2F8C" w:rsidRPr="002A3BB1">
        <w:rPr>
          <w:rFonts w:ascii="Arial" w:hAnsi="Arial" w:cs="Arial"/>
          <w:color w:val="4472C4" w:themeColor="accent1"/>
          <w:sz w:val="22"/>
          <w:szCs w:val="22"/>
        </w:rPr>
        <w:t xml:space="preserve">(page </w:t>
      </w:r>
      <w:r w:rsidR="00595120">
        <w:rPr>
          <w:rFonts w:ascii="Arial" w:hAnsi="Arial" w:cs="Arial"/>
          <w:color w:val="4472C4" w:themeColor="accent1"/>
          <w:sz w:val="22"/>
          <w:szCs w:val="22"/>
        </w:rPr>
        <w:t>20</w:t>
      </w:r>
      <w:r w:rsidR="006C2F8C" w:rsidRPr="002A3BB1">
        <w:rPr>
          <w:rFonts w:ascii="Arial" w:hAnsi="Arial" w:cs="Arial"/>
          <w:color w:val="4472C4" w:themeColor="accent1"/>
          <w:sz w:val="22"/>
          <w:szCs w:val="22"/>
        </w:rPr>
        <w:t>, paragraph 2)</w:t>
      </w:r>
      <w:r w:rsidR="00A5749E" w:rsidRPr="002A3BB1">
        <w:rPr>
          <w:rFonts w:ascii="Arial" w:hAnsi="Arial" w:cs="Arial"/>
          <w:color w:val="4472C4" w:themeColor="accent1"/>
          <w:sz w:val="22"/>
          <w:szCs w:val="22"/>
        </w:rPr>
        <w:t>:</w:t>
      </w:r>
    </w:p>
    <w:p w14:paraId="17FF84F2" w14:textId="77777777" w:rsidR="007460F5" w:rsidRPr="00B6054C" w:rsidRDefault="007460F5" w:rsidP="00C3033A">
      <w:pPr>
        <w:spacing w:after="0" w:line="360" w:lineRule="auto"/>
        <w:ind w:firstLine="720"/>
        <w:rPr>
          <w:rFonts w:ascii="Arial" w:hAnsi="Arial" w:cs="Arial"/>
          <w:color w:val="4472C4" w:themeColor="accent1"/>
          <w:sz w:val="22"/>
          <w:szCs w:val="22"/>
        </w:rPr>
      </w:pPr>
    </w:p>
    <w:p w14:paraId="7772CC6B" w14:textId="5D7BE5BF" w:rsidR="00E804A1" w:rsidRPr="00B6054C" w:rsidRDefault="00E901FB"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D23AA1" w:rsidRPr="00B6054C">
        <w:rPr>
          <w:rFonts w:ascii="Arial" w:hAnsi="Arial" w:cs="Arial"/>
          <w:color w:val="4472C4" w:themeColor="accent1"/>
          <w:sz w:val="22"/>
          <w:szCs w:val="22"/>
        </w:rPr>
        <w:t xml:space="preserve">In our main analysis, we considered a county-day exposed to power outage if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1% of county customers were without power for 8+ consecutive hours, a definition that may have substantial exposure misclassification (</w:t>
      </w:r>
      <w:r w:rsidR="00A8540A" w:rsidRPr="00B6054C">
        <w:rPr>
          <w:rFonts w:ascii="Arial" w:hAnsi="Arial" w:cs="Arial"/>
          <w:color w:val="4472C4" w:themeColor="accent1"/>
          <w:sz w:val="22"/>
          <w:szCs w:val="22"/>
        </w:rPr>
        <w:t xml:space="preserve">i.e., </w:t>
      </w:r>
      <w:r w:rsidR="00D23AA1" w:rsidRPr="00B6054C">
        <w:rPr>
          <w:rFonts w:ascii="Arial" w:hAnsi="Arial" w:cs="Arial"/>
          <w:color w:val="4472C4" w:themeColor="accent1"/>
          <w:sz w:val="22"/>
          <w:szCs w:val="22"/>
        </w:rPr>
        <w:t xml:space="preserve">up to 99% of customers may be unexposed). This misclassification likely biased study results towards the null, but the magnitude of bias remains unknown. When we assessed power outage exposure based on higher </w:t>
      </w:r>
      <w:r w:rsidR="00A8540A" w:rsidRPr="00B6054C">
        <w:rPr>
          <w:rFonts w:ascii="Arial" w:hAnsi="Arial" w:cs="Arial"/>
          <w:color w:val="4472C4" w:themeColor="accent1"/>
          <w:sz w:val="22"/>
          <w:szCs w:val="22"/>
        </w:rPr>
        <w:t xml:space="preserve">cut points </w:t>
      </w:r>
      <w:r w:rsidR="00D23AA1" w:rsidRPr="00B6054C">
        <w:rPr>
          <w:rFonts w:ascii="Arial" w:hAnsi="Arial" w:cs="Arial"/>
          <w:color w:val="4472C4" w:themeColor="accent1"/>
          <w:sz w:val="22"/>
          <w:szCs w:val="22"/>
        </w:rPr>
        <w:t>of customers</w:t>
      </w:r>
      <w:r w:rsidR="00A8540A" w:rsidRPr="00B6054C">
        <w:rPr>
          <w:rFonts w:ascii="Arial" w:hAnsi="Arial" w:cs="Arial"/>
          <w:color w:val="4472C4" w:themeColor="accent1"/>
          <w:sz w:val="22"/>
          <w:szCs w:val="22"/>
        </w:rPr>
        <w:t xml:space="preserve"> without power</w:t>
      </w:r>
      <w:r w:rsidR="00D23AA1" w:rsidRPr="00B6054C">
        <w:rPr>
          <w:rFonts w:ascii="Arial" w:hAnsi="Arial" w:cs="Arial"/>
          <w:color w:val="4472C4" w:themeColor="accent1"/>
          <w:sz w:val="22"/>
          <w:szCs w:val="22"/>
        </w:rPr>
        <w:t xml:space="preserve">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 xml:space="preserve">3%, </w:t>
      </w:r>
      <w:r w:rsidR="00D23AA1" w:rsidRPr="00B6054C">
        <w:rPr>
          <w:rFonts w:ascii="Arial" w:eastAsia="Garamond" w:hAnsi="Arial" w:cs="Arial"/>
          <w:color w:val="4472C4" w:themeColor="accent1"/>
          <w:sz w:val="22"/>
          <w:szCs w:val="22"/>
        </w:rPr>
        <w:t>≥</w:t>
      </w:r>
      <w:r w:rsidR="00D23AA1" w:rsidRPr="00B6054C">
        <w:rPr>
          <w:rFonts w:ascii="Arial" w:hAnsi="Arial" w:cs="Arial"/>
          <w:color w:val="4472C4" w:themeColor="accent1"/>
          <w:sz w:val="22"/>
          <w:szCs w:val="22"/>
        </w:rPr>
        <w:t xml:space="preserve">5%), scenarios with less exposure misclassification, </w:t>
      </w:r>
      <w:r w:rsidR="00806C3A" w:rsidRPr="00B6054C">
        <w:rPr>
          <w:rFonts w:ascii="Arial" w:hAnsi="Arial" w:cs="Arial"/>
          <w:color w:val="4472C4" w:themeColor="accent1"/>
          <w:sz w:val="22"/>
          <w:szCs w:val="22"/>
        </w:rPr>
        <w:t>the observed</w:t>
      </w:r>
      <w:r w:rsidR="00D23AA1" w:rsidRPr="00B6054C">
        <w:rPr>
          <w:rFonts w:ascii="Arial" w:hAnsi="Arial" w:cs="Arial"/>
          <w:color w:val="4472C4" w:themeColor="accent1"/>
          <w:sz w:val="22"/>
          <w:szCs w:val="22"/>
        </w:rPr>
        <w:t xml:space="preserve"> effect estimates</w:t>
      </w:r>
      <w:r w:rsidR="00806C3A" w:rsidRPr="00B6054C">
        <w:rPr>
          <w:rFonts w:ascii="Arial" w:hAnsi="Arial" w:cs="Arial"/>
          <w:color w:val="4472C4" w:themeColor="accent1"/>
          <w:sz w:val="22"/>
          <w:szCs w:val="22"/>
        </w:rPr>
        <w:t xml:space="preserve"> were </w:t>
      </w:r>
      <w:r w:rsidR="00CA2D01">
        <w:rPr>
          <w:rFonts w:ascii="Arial" w:hAnsi="Arial" w:cs="Arial"/>
          <w:color w:val="4472C4" w:themeColor="accent1"/>
          <w:sz w:val="22"/>
          <w:szCs w:val="22"/>
        </w:rPr>
        <w:t>stronger</w:t>
      </w:r>
      <w:r w:rsidR="00D23AA1" w:rsidRPr="00B6054C">
        <w:rPr>
          <w:rFonts w:ascii="Arial" w:hAnsi="Arial" w:cs="Arial"/>
          <w:color w:val="4472C4" w:themeColor="accent1"/>
          <w:sz w:val="22"/>
          <w:szCs w:val="22"/>
        </w:rPr>
        <w:t xml:space="preserve">. Future studies could collaborate with utilities to obtain finer-resolution power outage data or use satellite imagery to identify exact outage boundaries of long-duration outages lasting into the night </w:t>
      </w:r>
      <w:r w:rsidR="00D23AA1" w:rsidRPr="00B6054C">
        <w:rPr>
          <w:rFonts w:ascii="Arial" w:hAnsi="Arial" w:cs="Arial"/>
          <w:color w:val="4472C4" w:themeColor="accent1"/>
          <w:sz w:val="22"/>
          <w:szCs w:val="22"/>
        </w:rPr>
        <w:fldChar w:fldCharType="begin"/>
      </w:r>
      <w:r w:rsidR="00D23AA1" w:rsidRPr="00B6054C">
        <w:rPr>
          <w:rFonts w:ascii="Arial" w:hAnsi="Arial" w:cs="Arial"/>
          <w:color w:val="4472C4" w:themeColor="accent1"/>
          <w:sz w:val="22"/>
          <w:szCs w:val="22"/>
        </w:rPr>
        <w:instrText xml:space="preserve"> ADDIN ZOTERO_ITEM CSL_CITATION {"citationID":"nVeNQGKE","properties":{"formattedCitation":"(36, 37)","plainCitation":"(36, 37)","noteIndex":0},"citationItems":[{"id":270,"uris":["http://zotero.org/users/local/hHKggCUl/items/49K4KLNV"],"itemData":{"id":270,"type":"article-journal","abstract":"The intensity of extreme weather events has been increasing, posing a unique threat to society and highlighting the importance of our electrical power system, a key component in our infrastructure. In severe weather events, quickly identifying power outage impact zones and a</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ected communities is crucial for informed disaster response. However, a lack of household-level power outage data impedes timely and precise assessments. To address these challenges, we introduced an analytical workﬂow using NASA’s Black Marble daily nighttime light (NTL) images to detect power outages from the 2021 Winter Storm Uri. This workﬂow includes adjustments to mitigate viewing angle and snow reﬂection e</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ects. Power outage is detected by comparing storm-time and baseline (normal condition) NTL images using an empirical adjusted equation. The outcomes of the workﬂow are 500-meter resolution power outage maps, which have the optimal correlation with real outage tracking data when NTL intensity is reduced by 26%. With the resultant power outage maps, we analyzed the relations between power outages and disadvantaged populations in 126 Texas counties and 4182 census tracts to evaluate environmental justice in the storm. The results show that Latino/Hispanic communities tend to su</w:instrText>
      </w:r>
      <w:r w:rsidR="00D23AA1" w:rsidRPr="00B6054C">
        <w:rPr>
          <w:rFonts w:ascii="Cambria Math" w:hAnsi="Cambria Math" w:cs="Cambria Math"/>
          <w:color w:val="4472C4" w:themeColor="accent1"/>
          <w:sz w:val="22"/>
          <w:szCs w:val="22"/>
        </w:rPr>
        <w:instrText>ﬀ</w:instrText>
      </w:r>
      <w:r w:rsidR="00D23AA1" w:rsidRPr="00B6054C">
        <w:rPr>
          <w:rFonts w:ascii="Arial" w:hAnsi="Arial" w:cs="Arial"/>
          <w:color w:val="4472C4" w:themeColor="accent1"/>
          <w:sz w:val="22"/>
          <w:szCs w:val="22"/>
        </w:rPr>
        <w:instrText xml:space="preserve">er more from power outages at both the county and census tract levels.","container-title":"International Journal of Digital Earth","DOI":"10.1080/17538947.2023.2224087","ISSN":"1753-8947, 1753-8955","issue":"1","journalAbbreviation":"International Journal of Digital Earth","language":"en","page":"2259-2278","source":"DOI.org (Crossref)","title":"Power outage and environmental justice in Winter Storm Uri: an analytical workflow based on nighttime light remote sensing","title-short":"Power outage and environmental justice in Winter Storm Uri","volume":"16","author":[{"family":"Xu","given":"Jinwen"},{"family":"Qiang","given":"Yi"},{"family":"Cai","given":"Heng"},{"family":"Zou","given":"Lei"}],"issued":{"date-parts":[["2023",10,2]]}}},{"id":269,"uris":["http://zotero.org/users/local/hHKggCUl/items/SEVX6CBW"],"itemData":{"id":269,"type":"article-journal","abstract":"Complicated systems are complicated to monitor. The electric grid is one of the most complicated systems, and subsequently goes under-monitored in many regions around the world that cannot easily afford expensive meters. However, the electric grid is also critical for sustaining a high quality of life, and requires better monitoring than is often available to ensure consistent service is provided. Past work has shown that images taken by satellites during the night, capturing nighttime illumination (‘‘nightlights’’), could provide a proxy measurement of grid performance for minimal cost. We build upon earlier work by identifying the pixel z-score – a statistical measurement of a pixel’s illumination relative to its history – as a key method for detecting electricity outages from the often-noisy nightlights dataset. We then train and validate our approach against observations from a network of on-the-ground power outage sensors in our observation area of Accra, Ghana, a dataset representing the largest collection of utility-independent electricity reliability measurements on the African continent. Using multiple machine learning techniques for estimating potential outages from nightlight images, we obtain high performance for predicting outages in Accra at scales as small as a single pixel (0.2 km2) and with training datasets as small as three months of illumination/sensor data. We further validate our methodology beyond the spatio-temporal coverage of the on-the-ground sensor deployment against a human-labeled dataset of outages by neighborhood throughout Accra. Delving deeper into the applications and limitations of available datasets and our work, we conclude by highlighting questions about the generality of our method vital to understanding its potential for low-cost worldwide measurements of grid reliability.","container-title":"Applied Energy","DOI":"10.1016/j.apenergy.2022.119237","ISSN":"03062619","journalAbbreviation":"Applied Energy","language":"en","page":"119237","source":"DOI.org (Crossref)","title":"The electricity scene from above: Exploring power grid inconsistencies using satellite data in Accra, Ghana","title-short":"The electricity scene from above","volume":"319","author":[{"family":"Shah","given":"Zeal"},{"family":"Klugman","given":"Noah"},{"family":"Cadamuro","given":"Gabriel"},{"family":"Hsu","given":"Feng-Chi"},{"family":"Elvidge","given":"Christopher D."},{"family":"Taneja","given":"Jay"}],"issued":{"date-parts":[["2022",8]]}}}],"schema":"https://github.com/citation-style-language/schema/raw/master/csl-citation.json"} </w:instrText>
      </w:r>
      <w:r w:rsidR="00D23AA1" w:rsidRPr="00B6054C">
        <w:rPr>
          <w:rFonts w:ascii="Arial" w:hAnsi="Arial" w:cs="Arial"/>
          <w:color w:val="4472C4" w:themeColor="accent1"/>
          <w:sz w:val="22"/>
          <w:szCs w:val="22"/>
        </w:rPr>
        <w:fldChar w:fldCharType="separate"/>
      </w:r>
      <w:r w:rsidR="00D23AA1" w:rsidRPr="00B6054C">
        <w:rPr>
          <w:rFonts w:ascii="Arial" w:hAnsi="Arial" w:cs="Arial"/>
          <w:noProof/>
          <w:color w:val="4472C4" w:themeColor="accent1"/>
          <w:sz w:val="22"/>
          <w:szCs w:val="22"/>
        </w:rPr>
        <w:t>(</w:t>
      </w:r>
      <w:r w:rsidR="0007374D" w:rsidRPr="00B6054C">
        <w:rPr>
          <w:rFonts w:ascii="Arial" w:hAnsi="Arial" w:cs="Arial"/>
          <w:noProof/>
          <w:color w:val="4472C4" w:themeColor="accent1"/>
          <w:sz w:val="22"/>
          <w:szCs w:val="22"/>
        </w:rPr>
        <w:t>55</w:t>
      </w:r>
      <w:r w:rsidR="00D23AA1" w:rsidRPr="00B6054C">
        <w:rPr>
          <w:rFonts w:ascii="Arial" w:hAnsi="Arial" w:cs="Arial"/>
          <w:noProof/>
          <w:color w:val="4472C4" w:themeColor="accent1"/>
          <w:sz w:val="22"/>
          <w:szCs w:val="22"/>
        </w:rPr>
        <w:t xml:space="preserve">, </w:t>
      </w:r>
      <w:r w:rsidR="0007374D" w:rsidRPr="00B6054C">
        <w:rPr>
          <w:rFonts w:ascii="Arial" w:hAnsi="Arial" w:cs="Arial"/>
          <w:noProof/>
          <w:color w:val="4472C4" w:themeColor="accent1"/>
          <w:sz w:val="22"/>
          <w:szCs w:val="22"/>
        </w:rPr>
        <w:t>56</w:t>
      </w:r>
      <w:r w:rsidR="00D23AA1" w:rsidRPr="00B6054C">
        <w:rPr>
          <w:rFonts w:ascii="Arial" w:hAnsi="Arial" w:cs="Arial"/>
          <w:noProof/>
          <w:color w:val="4472C4" w:themeColor="accent1"/>
          <w:sz w:val="22"/>
          <w:szCs w:val="22"/>
        </w:rPr>
        <w:t>)</w:t>
      </w:r>
      <w:r w:rsidR="00D23AA1" w:rsidRPr="00B6054C">
        <w:rPr>
          <w:rFonts w:ascii="Arial" w:hAnsi="Arial" w:cs="Arial"/>
          <w:color w:val="4472C4" w:themeColor="accent1"/>
          <w:sz w:val="22"/>
          <w:szCs w:val="22"/>
        </w:rPr>
        <w:fldChar w:fldCharType="end"/>
      </w:r>
      <w:r w:rsidR="00D23AA1" w:rsidRPr="00B6054C">
        <w:rPr>
          <w:rFonts w:ascii="Arial" w:hAnsi="Arial" w:cs="Arial"/>
          <w:color w:val="4472C4" w:themeColor="accent1"/>
          <w:sz w:val="22"/>
          <w:szCs w:val="22"/>
        </w:rPr>
        <w:t xml:space="preserve"> to </w:t>
      </w:r>
      <w:r w:rsidR="005948CC" w:rsidRPr="00B6054C">
        <w:rPr>
          <w:rFonts w:ascii="Arial" w:hAnsi="Arial" w:cs="Arial"/>
          <w:color w:val="4472C4" w:themeColor="accent1"/>
          <w:sz w:val="22"/>
          <w:szCs w:val="22"/>
        </w:rPr>
        <w:t>improve</w:t>
      </w:r>
      <w:r w:rsidR="00D23AA1" w:rsidRPr="00B6054C">
        <w:rPr>
          <w:rFonts w:ascii="Arial" w:hAnsi="Arial" w:cs="Arial"/>
          <w:color w:val="4472C4" w:themeColor="accent1"/>
          <w:sz w:val="22"/>
          <w:szCs w:val="22"/>
        </w:rPr>
        <w:t xml:space="preserve"> exposure assessment</w:t>
      </w:r>
      <w:r w:rsidR="0007374D" w:rsidRPr="00B6054C">
        <w:rPr>
          <w:rFonts w:ascii="Arial" w:hAnsi="Arial" w:cs="Arial"/>
          <w:color w:val="4472C4" w:themeColor="accent1"/>
          <w:sz w:val="22"/>
          <w:szCs w:val="22"/>
        </w:rPr>
        <w:t>.</w:t>
      </w:r>
      <w:r w:rsidRPr="00B6054C">
        <w:rPr>
          <w:rFonts w:ascii="Arial" w:hAnsi="Arial" w:cs="Arial"/>
          <w:color w:val="4472C4" w:themeColor="accent1"/>
          <w:sz w:val="22"/>
          <w:szCs w:val="22"/>
        </w:rPr>
        <w:t>”</w:t>
      </w:r>
      <w:r w:rsidR="003B58F3" w:rsidRPr="00B6054C">
        <w:rPr>
          <w:rFonts w:ascii="Arial" w:hAnsi="Arial" w:cs="Arial"/>
          <w:color w:val="4472C4" w:themeColor="accent1"/>
          <w:sz w:val="22"/>
          <w:szCs w:val="22"/>
        </w:rPr>
        <w:t xml:space="preserve"> </w:t>
      </w:r>
    </w:p>
    <w:p w14:paraId="11234FCE" w14:textId="77777777" w:rsidR="005672F3"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(2) The</w:t>
      </w:r>
      <w:r w:rsidRPr="00B6054C">
        <w:rPr>
          <w:rStyle w:val="apple-converted-space"/>
          <w:rFonts w:ascii="Arial" w:hAnsi="Arial" w:cs="Arial"/>
          <w:color w:val="000000" w:themeColor="text1"/>
          <w:sz w:val="22"/>
          <w:szCs w:val="22"/>
        </w:rPr>
        <w:t> </w:t>
      </w:r>
      <w:hyperlink r:id="rId8" w:history="1">
        <w:r w:rsidRPr="00B6054C">
          <w:rPr>
            <w:rStyle w:val="Hyperlink"/>
            <w:rFonts w:ascii="Arial" w:hAnsi="Arial" w:cs="Arial"/>
            <w:color w:val="000000" w:themeColor="text1"/>
            <w:sz w:val="22"/>
            <w:szCs w:val="22"/>
          </w:rPr>
          <w:t>PowerOutage.us</w:t>
        </w:r>
      </w:hyperlink>
      <w:r w:rsidRPr="00B6054C">
        <w:rPr>
          <w:rStyle w:val="apple-converted-space"/>
          <w:rFonts w:ascii="Arial" w:hAnsi="Arial" w:cs="Arial"/>
          <w:color w:val="000000" w:themeColor="text1"/>
          <w:sz w:val="22"/>
          <w:szCs w:val="22"/>
        </w:rPr>
        <w:t> </w:t>
      </w:r>
      <w:r w:rsidRPr="00B6054C">
        <w:rPr>
          <w:rFonts w:ascii="Arial" w:hAnsi="Arial" w:cs="Arial"/>
          <w:color w:val="000000" w:themeColor="text1"/>
          <w:sz w:val="22"/>
          <w:szCs w:val="22"/>
        </w:rPr>
        <w:t>(POUS) dataset is incomplete, with many counties missing up to 50% of data. The authors used a simple method to impute county-days with missing 4 or fewer hours, but it is unclear how the remaining missing values were handled. Further discussion is needed on how missing data may have biased the results.</w:t>
      </w:r>
    </w:p>
    <w:p w14:paraId="7D5291E2" w14:textId="77777777" w:rsidR="00F356F3" w:rsidRPr="00B6054C" w:rsidRDefault="00F356F3" w:rsidP="00C3033A">
      <w:pPr>
        <w:spacing w:after="0" w:line="360" w:lineRule="auto"/>
        <w:rPr>
          <w:rFonts w:ascii="Arial" w:hAnsi="Arial" w:cs="Arial"/>
          <w:color w:val="000000" w:themeColor="text1"/>
          <w:sz w:val="22"/>
          <w:szCs w:val="22"/>
        </w:rPr>
      </w:pPr>
    </w:p>
    <w:p w14:paraId="4200307A" w14:textId="52CA09A7" w:rsidR="00FE7F18" w:rsidRDefault="0025183C"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this point. We were</w:t>
      </w:r>
      <w:r w:rsidR="00FF7E5D" w:rsidRPr="00B6054C">
        <w:rPr>
          <w:rFonts w:ascii="Arial" w:hAnsi="Arial" w:cs="Arial"/>
          <w:color w:val="4472C4" w:themeColor="accent1"/>
          <w:sz w:val="22"/>
          <w:szCs w:val="22"/>
        </w:rPr>
        <w:t xml:space="preserve"> also</w:t>
      </w:r>
      <w:r w:rsidRPr="00B6054C">
        <w:rPr>
          <w:rFonts w:ascii="Arial" w:hAnsi="Arial" w:cs="Arial"/>
          <w:color w:val="4472C4" w:themeColor="accent1"/>
          <w:sz w:val="22"/>
          <w:szCs w:val="22"/>
        </w:rPr>
        <w:t xml:space="preserve"> concerned about the effects of missing data on our results before we began this project, and so </w:t>
      </w:r>
      <w:r w:rsidR="00FE7F18" w:rsidRPr="00B6054C">
        <w:rPr>
          <w:rFonts w:ascii="Arial" w:hAnsi="Arial" w:cs="Arial"/>
          <w:color w:val="4472C4" w:themeColor="accent1"/>
          <w:sz w:val="22"/>
          <w:szCs w:val="22"/>
        </w:rPr>
        <w:t xml:space="preserve">we conducted simulations to test the effect of missing data on the results of this </w:t>
      </w:r>
      <w:r w:rsidR="00F02482" w:rsidRPr="00B6054C">
        <w:rPr>
          <w:rFonts w:ascii="Arial" w:hAnsi="Arial" w:cs="Arial"/>
          <w:color w:val="4472C4" w:themeColor="accent1"/>
          <w:sz w:val="22"/>
          <w:szCs w:val="22"/>
        </w:rPr>
        <w:t>paper</w:t>
      </w:r>
      <w:r w:rsidR="004507DE" w:rsidRPr="00B6054C">
        <w:rPr>
          <w:rFonts w:ascii="Arial" w:hAnsi="Arial" w:cs="Arial"/>
          <w:color w:val="4472C4" w:themeColor="accent1"/>
          <w:sz w:val="22"/>
          <w:szCs w:val="22"/>
        </w:rPr>
        <w:t>.</w:t>
      </w:r>
      <w:r w:rsidR="00FE7F18" w:rsidRPr="00B6054C">
        <w:rPr>
          <w:rFonts w:ascii="Arial" w:hAnsi="Arial" w:cs="Arial"/>
          <w:color w:val="4472C4" w:themeColor="accent1"/>
          <w:sz w:val="22"/>
          <w:szCs w:val="22"/>
        </w:rPr>
        <w:t xml:space="preserve"> </w:t>
      </w:r>
      <w:r w:rsidR="00706527" w:rsidRPr="00B6054C">
        <w:rPr>
          <w:rFonts w:ascii="Arial" w:hAnsi="Arial" w:cs="Arial"/>
          <w:color w:val="4472C4" w:themeColor="accent1"/>
          <w:sz w:val="22"/>
          <w:szCs w:val="22"/>
        </w:rPr>
        <w:t xml:space="preserve">That paper describing our simulations results </w:t>
      </w:r>
      <w:r w:rsidR="003F574E" w:rsidRPr="00B6054C">
        <w:rPr>
          <w:rFonts w:ascii="Arial" w:hAnsi="Arial" w:cs="Arial"/>
          <w:color w:val="4472C4" w:themeColor="accent1"/>
          <w:sz w:val="22"/>
          <w:szCs w:val="22"/>
        </w:rPr>
        <w:t>was</w:t>
      </w:r>
      <w:r w:rsidR="00B83763" w:rsidRPr="00B6054C">
        <w:rPr>
          <w:rFonts w:ascii="Arial" w:hAnsi="Arial" w:cs="Arial"/>
          <w:color w:val="4472C4" w:themeColor="accent1"/>
          <w:sz w:val="22"/>
          <w:szCs w:val="22"/>
        </w:rPr>
        <w:t xml:space="preserve"> not published at the time we submitted </w:t>
      </w:r>
      <w:r w:rsidR="003F574E" w:rsidRPr="00B6054C">
        <w:rPr>
          <w:rFonts w:ascii="Arial" w:hAnsi="Arial" w:cs="Arial"/>
          <w:color w:val="4472C4" w:themeColor="accent1"/>
          <w:sz w:val="22"/>
          <w:szCs w:val="22"/>
        </w:rPr>
        <w:t xml:space="preserve">the present </w:t>
      </w:r>
      <w:r w:rsidR="00706527" w:rsidRPr="00B6054C">
        <w:rPr>
          <w:rFonts w:ascii="Arial" w:hAnsi="Arial" w:cs="Arial"/>
          <w:color w:val="4472C4" w:themeColor="accent1"/>
          <w:sz w:val="22"/>
          <w:szCs w:val="22"/>
        </w:rPr>
        <w:t>manuscript</w:t>
      </w:r>
      <w:r w:rsidR="003F574E" w:rsidRPr="00B6054C">
        <w:rPr>
          <w:rFonts w:ascii="Arial" w:hAnsi="Arial" w:cs="Arial"/>
          <w:color w:val="4472C4" w:themeColor="accent1"/>
          <w:sz w:val="22"/>
          <w:szCs w:val="22"/>
        </w:rPr>
        <w:t xml:space="preserve">. </w:t>
      </w:r>
      <w:r w:rsidR="00373DF3" w:rsidRPr="00B6054C">
        <w:rPr>
          <w:rFonts w:ascii="Arial" w:hAnsi="Arial" w:cs="Arial"/>
          <w:color w:val="4472C4" w:themeColor="accent1"/>
          <w:sz w:val="22"/>
          <w:szCs w:val="22"/>
        </w:rPr>
        <w:t xml:space="preserve">It has since been peer-reviewed and published; here </w:t>
      </w:r>
      <w:r w:rsidR="003F574E" w:rsidRPr="00B6054C">
        <w:rPr>
          <w:rFonts w:ascii="Arial" w:hAnsi="Arial" w:cs="Arial"/>
          <w:color w:val="4472C4" w:themeColor="accent1"/>
          <w:sz w:val="22"/>
          <w:szCs w:val="22"/>
        </w:rPr>
        <w:t>is a link, which</w:t>
      </w:r>
      <w:r w:rsidR="004507DE" w:rsidRPr="00B6054C">
        <w:rPr>
          <w:rFonts w:ascii="Arial" w:hAnsi="Arial" w:cs="Arial"/>
          <w:color w:val="4472C4" w:themeColor="accent1"/>
          <w:sz w:val="22"/>
          <w:szCs w:val="22"/>
        </w:rPr>
        <w:t xml:space="preserve"> discuss</w:t>
      </w:r>
      <w:r w:rsidR="00373DF3" w:rsidRPr="00B6054C">
        <w:rPr>
          <w:rFonts w:ascii="Arial" w:hAnsi="Arial" w:cs="Arial"/>
          <w:color w:val="4472C4" w:themeColor="accent1"/>
          <w:sz w:val="22"/>
          <w:szCs w:val="22"/>
        </w:rPr>
        <w:t>ing</w:t>
      </w:r>
      <w:r w:rsidR="004507DE" w:rsidRPr="00B6054C">
        <w:rPr>
          <w:rFonts w:ascii="Arial" w:hAnsi="Arial" w:cs="Arial"/>
          <w:color w:val="4472C4" w:themeColor="accent1"/>
          <w:sz w:val="22"/>
          <w:szCs w:val="22"/>
        </w:rPr>
        <w:t xml:space="preserve"> </w:t>
      </w:r>
      <w:r w:rsidR="00F7347A" w:rsidRPr="00B6054C">
        <w:rPr>
          <w:rFonts w:ascii="Arial" w:hAnsi="Arial" w:cs="Arial"/>
          <w:color w:val="4472C4" w:themeColor="accent1"/>
          <w:sz w:val="22"/>
          <w:szCs w:val="22"/>
        </w:rPr>
        <w:t xml:space="preserve">in detail our strategy for handling missing data and the impacts that this strategy has on the results of </w:t>
      </w:r>
      <w:r w:rsidR="005B173C" w:rsidRPr="00B6054C">
        <w:rPr>
          <w:rFonts w:ascii="Arial" w:hAnsi="Arial" w:cs="Arial"/>
          <w:color w:val="4472C4" w:themeColor="accent1"/>
          <w:sz w:val="22"/>
          <w:szCs w:val="22"/>
        </w:rPr>
        <w:t>an epidemiologic study, including this one</w:t>
      </w:r>
      <w:r w:rsidR="00F7347A" w:rsidRPr="00B6054C">
        <w:rPr>
          <w:rFonts w:ascii="Arial" w:hAnsi="Arial" w:cs="Arial"/>
          <w:color w:val="4472C4" w:themeColor="accent1"/>
          <w:sz w:val="22"/>
          <w:szCs w:val="22"/>
        </w:rPr>
        <w:t>:</w:t>
      </w:r>
    </w:p>
    <w:p w14:paraId="783C34CB" w14:textId="77777777" w:rsidR="00F356F3" w:rsidRPr="00B6054C" w:rsidRDefault="00F356F3" w:rsidP="00C3033A">
      <w:pPr>
        <w:spacing w:after="0" w:line="360" w:lineRule="auto"/>
        <w:rPr>
          <w:rFonts w:ascii="Arial" w:hAnsi="Arial" w:cs="Arial"/>
          <w:color w:val="4472C4" w:themeColor="accent1"/>
          <w:sz w:val="22"/>
          <w:szCs w:val="22"/>
        </w:rPr>
      </w:pPr>
    </w:p>
    <w:p w14:paraId="4D46F95D" w14:textId="3E75F08E" w:rsidR="00BF2411" w:rsidRDefault="00FE7F18" w:rsidP="00C3033A">
      <w:pPr>
        <w:spacing w:after="0" w:line="360" w:lineRule="auto"/>
        <w:rPr>
          <w:rFonts w:ascii="Arial" w:hAnsi="Arial" w:cs="Arial"/>
          <w:sz w:val="22"/>
          <w:szCs w:val="22"/>
        </w:rPr>
      </w:pPr>
      <w:hyperlink r:id="rId9" w:history="1">
        <w:r w:rsidRPr="00B6054C">
          <w:rPr>
            <w:rStyle w:val="Hyperlink"/>
            <w:rFonts w:ascii="Arial" w:hAnsi="Arial" w:cs="Arial"/>
            <w:sz w:val="22"/>
            <w:szCs w:val="22"/>
          </w:rPr>
          <w:t>https://journals.lww.com/environepidem/fulltext/2025/08000/assessing_bias_in_measuring_power_outage_exposure.4.aspx</w:t>
        </w:r>
      </w:hyperlink>
    </w:p>
    <w:p w14:paraId="0E31F51B" w14:textId="77777777" w:rsidR="00F356F3" w:rsidRPr="00B6054C" w:rsidRDefault="00F356F3" w:rsidP="00C3033A">
      <w:pPr>
        <w:spacing w:after="0" w:line="360" w:lineRule="auto"/>
        <w:rPr>
          <w:rFonts w:ascii="Arial" w:hAnsi="Arial" w:cs="Arial"/>
          <w:color w:val="4472C4" w:themeColor="accent1"/>
          <w:sz w:val="22"/>
          <w:szCs w:val="22"/>
        </w:rPr>
      </w:pPr>
    </w:p>
    <w:p w14:paraId="33BC4192" w14:textId="3F5ACE97" w:rsidR="00DD3141" w:rsidRPr="00B6054C" w:rsidRDefault="00BF2411" w:rsidP="009C1C80">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In our methods section</w:t>
      </w:r>
      <w:r w:rsidR="003F574E"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referenced this study</w:t>
      </w:r>
      <w:r w:rsidR="00216FC6" w:rsidRPr="00B6054C">
        <w:rPr>
          <w:rFonts w:ascii="Arial" w:hAnsi="Arial" w:cs="Arial"/>
          <w:color w:val="4472C4" w:themeColor="accent1"/>
          <w:sz w:val="22"/>
          <w:szCs w:val="22"/>
        </w:rPr>
        <w:t xml:space="preserve"> and explained how we handled missing data and </w:t>
      </w:r>
      <w:r w:rsidR="00216FC6" w:rsidRPr="00576F04">
        <w:rPr>
          <w:rFonts w:ascii="Arial" w:hAnsi="Arial" w:cs="Arial"/>
          <w:color w:val="4472C4" w:themeColor="accent1"/>
          <w:sz w:val="22"/>
          <w:szCs w:val="22"/>
        </w:rPr>
        <w:t>why</w:t>
      </w:r>
      <w:r w:rsidR="00035B3A" w:rsidRPr="00576F04">
        <w:rPr>
          <w:rFonts w:ascii="Arial" w:hAnsi="Arial" w:cs="Arial"/>
          <w:color w:val="4472C4" w:themeColor="accent1"/>
          <w:sz w:val="22"/>
          <w:szCs w:val="22"/>
        </w:rPr>
        <w:t xml:space="preserve"> </w:t>
      </w:r>
      <w:r w:rsidR="00DD3141" w:rsidRPr="00576F04">
        <w:rPr>
          <w:rFonts w:ascii="Arial" w:hAnsi="Arial" w:cs="Arial"/>
          <w:color w:val="4472C4" w:themeColor="accent1"/>
          <w:sz w:val="22"/>
          <w:szCs w:val="22"/>
        </w:rPr>
        <w:t>(page 6, first paragraph)</w:t>
      </w:r>
      <w:r w:rsidR="00035B3A" w:rsidRPr="00576F04">
        <w:rPr>
          <w:rFonts w:ascii="Arial" w:hAnsi="Arial" w:cs="Arial"/>
          <w:color w:val="4472C4" w:themeColor="accent1"/>
          <w:sz w:val="22"/>
          <w:szCs w:val="22"/>
        </w:rPr>
        <w:t>:</w:t>
      </w:r>
    </w:p>
    <w:p w14:paraId="4A3E0F86" w14:textId="582C3C3A" w:rsidR="00BF2411" w:rsidRPr="00B6054C" w:rsidRDefault="00BF2411" w:rsidP="00C3033A">
      <w:pPr>
        <w:spacing w:after="0" w:line="360" w:lineRule="auto"/>
        <w:rPr>
          <w:rFonts w:ascii="Arial" w:hAnsi="Arial" w:cs="Arial"/>
          <w:color w:val="4472C4" w:themeColor="accent1"/>
          <w:sz w:val="22"/>
          <w:szCs w:val="22"/>
        </w:rPr>
      </w:pPr>
    </w:p>
    <w:p w14:paraId="590A69D2" w14:textId="40E7FA0C" w:rsidR="00BF2411" w:rsidRPr="00B6054C" w:rsidRDefault="003F574E"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DC60D1" w:rsidRPr="00DC60D1">
        <w:rPr>
          <w:rFonts w:ascii="Arial" w:hAnsi="Arial" w:cs="Arial"/>
          <w:color w:val="4472C4" w:themeColor="accent1"/>
          <w:sz w:val="22"/>
          <w:szCs w:val="22"/>
        </w:rPr>
        <w:t>Substantial exposure data were missing from the POUS dataset. The POUS dataset was created using web scraping, and some utilities did not have websites, or their websites were offline during part or all of the study period. Previously, we conducted a simulation study where we treated missing data as no power outage exposure, because no exposure was the median value in the dataset (28). When doing so in simulations, missing data biased the results of a study like ours towards the null. When a small percentage (approximately &lt;15%) of hours within each county (county-hours) were missing exposure data, the bias was minimal (37). When larger amounts (approximately &gt;50%) were missing, the bias was substantial. To balance generalizability and bias in the present study, we excluded counties with &gt;50% of county-hours missing in the POUS data (n=907 counties). On average, the remaining counties were missing data for 7% of county-hours. When we included counties were missing 4 or fewer hours of consecutive exposure data, we carried forward the last observation to impute those hours. Our final analytic dataset included counties in 48 states (all counties in HI and AK were excluded) and 2,161 counties, covering 71.1% of 2018 Fee-For-Service Medicare beneficiaries (N = 23,622,770).</w:t>
      </w:r>
      <w:r w:rsidR="00DC60D1">
        <w:rPr>
          <w:rFonts w:ascii="Arial" w:hAnsi="Arial" w:cs="Arial"/>
          <w:color w:val="4472C4" w:themeColor="accent1"/>
          <w:sz w:val="22"/>
          <w:szCs w:val="22"/>
        </w:rPr>
        <w:t>”</w:t>
      </w:r>
    </w:p>
    <w:p w14:paraId="61C4E176" w14:textId="77777777" w:rsidR="00BF2411" w:rsidRPr="00B6054C" w:rsidRDefault="00BF2411" w:rsidP="00C3033A">
      <w:pPr>
        <w:spacing w:after="0" w:line="360" w:lineRule="auto"/>
        <w:rPr>
          <w:rFonts w:ascii="Arial" w:hAnsi="Arial" w:cs="Arial"/>
          <w:color w:val="4472C4" w:themeColor="accent1"/>
          <w:sz w:val="22"/>
          <w:szCs w:val="22"/>
        </w:rPr>
      </w:pPr>
    </w:p>
    <w:p w14:paraId="77CD7917" w14:textId="179DD6F2" w:rsidR="00357BA8" w:rsidRPr="00B6054C" w:rsidRDefault="0000555E"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w:t>
      </w:r>
      <w:r w:rsidR="003F0838" w:rsidRPr="00B6054C">
        <w:rPr>
          <w:rFonts w:ascii="Arial" w:hAnsi="Arial" w:cs="Arial"/>
          <w:color w:val="4472C4" w:themeColor="accent1"/>
          <w:sz w:val="22"/>
          <w:szCs w:val="22"/>
        </w:rPr>
        <w:t>e also reference</w:t>
      </w:r>
      <w:r w:rsidR="00357BA8" w:rsidRPr="00B6054C">
        <w:rPr>
          <w:rFonts w:ascii="Arial" w:hAnsi="Arial" w:cs="Arial"/>
          <w:color w:val="4472C4" w:themeColor="accent1"/>
          <w:sz w:val="22"/>
          <w:szCs w:val="22"/>
        </w:rPr>
        <w:t xml:space="preserve"> our simulation study in the study limitations section </w:t>
      </w:r>
      <w:r w:rsidR="00290CF3" w:rsidRPr="00B6054C">
        <w:rPr>
          <w:rFonts w:ascii="Arial" w:hAnsi="Arial" w:cs="Arial"/>
          <w:color w:val="4472C4" w:themeColor="accent1"/>
          <w:sz w:val="22"/>
          <w:szCs w:val="22"/>
        </w:rPr>
        <w:t xml:space="preserve">(page </w:t>
      </w:r>
      <w:r w:rsidR="00A043DF">
        <w:rPr>
          <w:rFonts w:ascii="Arial" w:hAnsi="Arial" w:cs="Arial"/>
          <w:color w:val="4472C4" w:themeColor="accent1"/>
          <w:sz w:val="22"/>
          <w:szCs w:val="22"/>
        </w:rPr>
        <w:t>2</w:t>
      </w:r>
      <w:r w:rsidR="00E27102">
        <w:rPr>
          <w:rFonts w:ascii="Arial" w:hAnsi="Arial" w:cs="Arial"/>
          <w:color w:val="4472C4" w:themeColor="accent1"/>
          <w:sz w:val="22"/>
          <w:szCs w:val="22"/>
        </w:rPr>
        <w:t>1</w:t>
      </w:r>
      <w:r w:rsidR="00290CF3" w:rsidRPr="00B6054C">
        <w:rPr>
          <w:rFonts w:ascii="Arial" w:hAnsi="Arial" w:cs="Arial"/>
          <w:color w:val="4472C4" w:themeColor="accent1"/>
          <w:sz w:val="22"/>
          <w:szCs w:val="22"/>
        </w:rPr>
        <w:t xml:space="preserve">, paragraph </w:t>
      </w:r>
      <w:r w:rsidR="00E27102">
        <w:rPr>
          <w:rFonts w:ascii="Arial" w:hAnsi="Arial" w:cs="Arial"/>
          <w:color w:val="4472C4" w:themeColor="accent1"/>
          <w:sz w:val="22"/>
          <w:szCs w:val="22"/>
        </w:rPr>
        <w:t>3</w:t>
      </w:r>
      <w:r w:rsidR="00290CF3" w:rsidRPr="00B6054C">
        <w:rPr>
          <w:rFonts w:ascii="Arial" w:hAnsi="Arial" w:cs="Arial"/>
          <w:color w:val="4472C4" w:themeColor="accent1"/>
          <w:sz w:val="22"/>
          <w:szCs w:val="22"/>
        </w:rPr>
        <w:t>)</w:t>
      </w:r>
      <w:r w:rsidR="008E4B95">
        <w:rPr>
          <w:rFonts w:ascii="Arial" w:hAnsi="Arial" w:cs="Arial"/>
          <w:color w:val="4472C4" w:themeColor="accent1"/>
          <w:sz w:val="22"/>
          <w:szCs w:val="22"/>
        </w:rPr>
        <w:t>:</w:t>
      </w:r>
    </w:p>
    <w:p w14:paraId="536C74F7" w14:textId="77777777" w:rsidR="008E4B95" w:rsidRDefault="008E4B95" w:rsidP="00C3033A">
      <w:pPr>
        <w:spacing w:after="0" w:line="360" w:lineRule="auto"/>
        <w:ind w:firstLine="720"/>
        <w:rPr>
          <w:rFonts w:ascii="Arial" w:hAnsi="Arial" w:cs="Arial"/>
          <w:color w:val="4472C4" w:themeColor="accent1"/>
          <w:sz w:val="22"/>
          <w:szCs w:val="22"/>
        </w:rPr>
      </w:pPr>
    </w:p>
    <w:p w14:paraId="1A7FFD1A" w14:textId="6726B7F7" w:rsidR="00357BA8" w:rsidRPr="00B6054C" w:rsidRDefault="00CF2FAA"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357BA8" w:rsidRPr="00B6054C">
        <w:rPr>
          <w:rFonts w:ascii="Arial" w:hAnsi="Arial" w:cs="Arial"/>
          <w:color w:val="4472C4" w:themeColor="accent1"/>
          <w:sz w:val="22"/>
          <w:szCs w:val="22"/>
        </w:rPr>
        <w:t xml:space="preserve">Finally, the POUS dataset we used to assess exposure is missing substantial data. We excluded counties missing more than 50% of customer-hours in 2018 to balance generalizability and bias from missing data based on our prior simulation study </w:t>
      </w:r>
      <w:r w:rsidR="00357BA8" w:rsidRPr="00B6054C">
        <w:rPr>
          <w:rFonts w:ascii="Arial" w:hAnsi="Arial" w:cs="Arial"/>
          <w:color w:val="4472C4" w:themeColor="accent1"/>
          <w:sz w:val="22"/>
          <w:szCs w:val="22"/>
        </w:rPr>
        <w:fldChar w:fldCharType="begin"/>
      </w:r>
      <w:r w:rsidR="00357BA8" w:rsidRPr="00B6054C">
        <w:rPr>
          <w:rFonts w:ascii="Arial" w:hAnsi="Arial" w:cs="Arial"/>
          <w:color w:val="4472C4" w:themeColor="accent1"/>
          <w:sz w:val="22"/>
          <w:szCs w:val="22"/>
        </w:rPr>
        <w:instrText xml:space="preserve"> ADDIN ZOTERO_ITEM CSL_CITATION {"citationID":"qX55s3Vm","properties":{"formattedCitation":"(38)","plainCitation":"(38)","noteIndex":0},"citationItems":[{"id":214,"uris":["http://zotero.org/users/local/hHKggCUl/items/N5A3SZJH"],"itemData":{"id":214,"type":"article-journal","container-title":"Under review at Environmental Health","title":"Assessing potential sources of bias in measuring power outage exposure with simulations","author":[{"family":"McBrien","given":"Heather"},{"family":"Mork","given":"Daniel"},{"family":"Kioumourtzoglou","given":"Marianthi-Anna"},{"family":"Casey","given":"Joan A"}]}}],"schema":"https://github.com/citation-style-language/schema/raw/master/csl-citation.json"} </w:instrText>
      </w:r>
      <w:r w:rsidR="00357BA8" w:rsidRPr="00B6054C">
        <w:rPr>
          <w:rFonts w:ascii="Arial" w:hAnsi="Arial" w:cs="Arial"/>
          <w:color w:val="4472C4" w:themeColor="accent1"/>
          <w:sz w:val="22"/>
          <w:szCs w:val="22"/>
        </w:rPr>
        <w:fldChar w:fldCharType="separate"/>
      </w:r>
      <w:r w:rsidR="00357BA8" w:rsidRPr="00B6054C">
        <w:rPr>
          <w:rFonts w:ascii="Arial" w:hAnsi="Arial" w:cs="Arial"/>
          <w:noProof/>
          <w:color w:val="4472C4" w:themeColor="accent1"/>
          <w:sz w:val="22"/>
          <w:szCs w:val="22"/>
        </w:rPr>
        <w:t>(</w:t>
      </w:r>
      <w:r w:rsidR="00290CF3" w:rsidRPr="00B6054C">
        <w:rPr>
          <w:rFonts w:ascii="Arial" w:hAnsi="Arial" w:cs="Arial"/>
          <w:noProof/>
          <w:color w:val="4472C4" w:themeColor="accent1"/>
          <w:sz w:val="22"/>
          <w:szCs w:val="22"/>
        </w:rPr>
        <w:t>2</w:t>
      </w:r>
      <w:r w:rsidR="00357BA8" w:rsidRPr="00B6054C">
        <w:rPr>
          <w:rFonts w:ascii="Arial" w:hAnsi="Arial" w:cs="Arial"/>
          <w:noProof/>
          <w:color w:val="4472C4" w:themeColor="accent1"/>
          <w:sz w:val="22"/>
          <w:szCs w:val="22"/>
        </w:rPr>
        <w:t>8)</w:t>
      </w:r>
      <w:r w:rsidR="00357BA8"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w:t>
      </w:r>
      <w:r w:rsidR="00290CF3" w:rsidRPr="00B6054C">
        <w:rPr>
          <w:rFonts w:ascii="Arial" w:hAnsi="Arial" w:cs="Arial"/>
          <w:color w:val="4472C4" w:themeColor="accent1"/>
          <w:sz w:val="22"/>
          <w:szCs w:val="22"/>
        </w:rPr>
        <w:t>.</w:t>
      </w:r>
      <w:r w:rsidR="00C94102" w:rsidRPr="00B6054C">
        <w:rPr>
          <w:rFonts w:ascii="Arial" w:hAnsi="Arial" w:cs="Arial"/>
          <w:color w:val="4472C4" w:themeColor="accent1"/>
          <w:sz w:val="22"/>
          <w:szCs w:val="22"/>
        </w:rPr>
        <w:t xml:space="preserve"> </w:t>
      </w:r>
    </w:p>
    <w:p w14:paraId="3901251F" w14:textId="3915408C" w:rsidR="00405FB6" w:rsidRDefault="00CF2FAA"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Finally, w</w:t>
      </w:r>
      <w:r w:rsidR="00405FB6" w:rsidRPr="00B6054C">
        <w:rPr>
          <w:rFonts w:ascii="Arial" w:hAnsi="Arial" w:cs="Arial"/>
          <w:color w:val="4472C4" w:themeColor="accent1"/>
          <w:sz w:val="22"/>
          <w:szCs w:val="22"/>
        </w:rPr>
        <w:t xml:space="preserve">e </w:t>
      </w:r>
      <w:r w:rsidR="0057547D" w:rsidRPr="00B6054C">
        <w:rPr>
          <w:rFonts w:ascii="Arial" w:hAnsi="Arial" w:cs="Arial"/>
          <w:color w:val="4472C4" w:themeColor="accent1"/>
          <w:sz w:val="22"/>
          <w:szCs w:val="22"/>
        </w:rPr>
        <w:t>have now added</w:t>
      </w:r>
      <w:r w:rsidRPr="00B6054C">
        <w:rPr>
          <w:rFonts w:ascii="Arial" w:hAnsi="Arial" w:cs="Arial"/>
          <w:color w:val="4472C4" w:themeColor="accent1"/>
          <w:sz w:val="22"/>
          <w:szCs w:val="22"/>
        </w:rPr>
        <w:t xml:space="preserve"> </w:t>
      </w:r>
      <w:r w:rsidR="00405FB6" w:rsidRPr="00B6054C">
        <w:rPr>
          <w:rFonts w:ascii="Arial" w:hAnsi="Arial" w:cs="Arial"/>
          <w:color w:val="4472C4" w:themeColor="accent1"/>
          <w:sz w:val="22"/>
          <w:szCs w:val="22"/>
        </w:rPr>
        <w:t xml:space="preserve">an additional sensitivity analysis only </w:t>
      </w:r>
      <w:r w:rsidR="000C645C" w:rsidRPr="00B6054C">
        <w:rPr>
          <w:rFonts w:ascii="Arial" w:hAnsi="Arial" w:cs="Arial"/>
          <w:color w:val="4472C4" w:themeColor="accent1"/>
          <w:sz w:val="22"/>
          <w:szCs w:val="22"/>
        </w:rPr>
        <w:t xml:space="preserve">including </w:t>
      </w:r>
      <w:r w:rsidR="00405FB6" w:rsidRPr="00B6054C">
        <w:rPr>
          <w:rFonts w:ascii="Arial" w:hAnsi="Arial" w:cs="Arial"/>
          <w:color w:val="4472C4" w:themeColor="accent1"/>
          <w:sz w:val="22"/>
          <w:szCs w:val="22"/>
        </w:rPr>
        <w:t>counties with less than 20% missing</w:t>
      </w:r>
      <w:r w:rsidRPr="00B6054C">
        <w:rPr>
          <w:rFonts w:ascii="Arial" w:hAnsi="Arial" w:cs="Arial"/>
          <w:color w:val="4472C4" w:themeColor="accent1"/>
          <w:sz w:val="22"/>
          <w:szCs w:val="22"/>
        </w:rPr>
        <w:t xml:space="preserve"> data</w:t>
      </w:r>
      <w:r w:rsidR="00405FB6" w:rsidRPr="00B6054C">
        <w:rPr>
          <w:rFonts w:ascii="Arial" w:hAnsi="Arial" w:cs="Arial"/>
          <w:color w:val="4472C4" w:themeColor="accent1"/>
          <w:sz w:val="22"/>
          <w:szCs w:val="22"/>
        </w:rPr>
        <w:t xml:space="preserve">, in response to </w:t>
      </w:r>
      <w:r w:rsidR="0051563E" w:rsidRPr="00B6054C">
        <w:rPr>
          <w:rFonts w:ascii="Arial" w:hAnsi="Arial" w:cs="Arial"/>
          <w:color w:val="4472C4" w:themeColor="accent1"/>
          <w:sz w:val="22"/>
          <w:szCs w:val="22"/>
        </w:rPr>
        <w:t xml:space="preserve">the reviewer’s </w:t>
      </w:r>
      <w:r w:rsidR="00405FB6" w:rsidRPr="00B6054C">
        <w:rPr>
          <w:rFonts w:ascii="Arial" w:hAnsi="Arial" w:cs="Arial"/>
          <w:color w:val="4472C4" w:themeColor="accent1"/>
          <w:sz w:val="22"/>
          <w:szCs w:val="22"/>
        </w:rPr>
        <w:t>comment below</w:t>
      </w:r>
      <w:r w:rsidR="00CF3FB9">
        <w:rPr>
          <w:rFonts w:ascii="Arial" w:hAnsi="Arial" w:cs="Arial"/>
          <w:color w:val="4472C4" w:themeColor="accent1"/>
          <w:sz w:val="22"/>
          <w:szCs w:val="22"/>
        </w:rPr>
        <w:t xml:space="preserve"> </w:t>
      </w:r>
      <w:r w:rsidR="00574529" w:rsidRPr="00CF3FB9">
        <w:rPr>
          <w:rFonts w:ascii="Arial" w:hAnsi="Arial" w:cs="Arial"/>
          <w:color w:val="4472C4" w:themeColor="accent1"/>
          <w:sz w:val="22"/>
          <w:szCs w:val="22"/>
        </w:rPr>
        <w:t xml:space="preserve">(statistical analysis, page 9, </w:t>
      </w:r>
      <w:r w:rsidR="00902502">
        <w:rPr>
          <w:rFonts w:ascii="Arial" w:hAnsi="Arial" w:cs="Arial"/>
          <w:color w:val="4472C4" w:themeColor="accent1"/>
          <w:sz w:val="22"/>
          <w:szCs w:val="22"/>
        </w:rPr>
        <w:t>final paragraph</w:t>
      </w:r>
      <w:r w:rsidR="00574529" w:rsidRPr="00CF3FB9">
        <w:rPr>
          <w:rFonts w:ascii="Arial" w:hAnsi="Arial" w:cs="Arial"/>
          <w:color w:val="4472C4" w:themeColor="accent1"/>
          <w:sz w:val="22"/>
          <w:szCs w:val="22"/>
        </w:rPr>
        <w:t>)</w:t>
      </w:r>
      <w:r w:rsidR="00CF3FB9">
        <w:rPr>
          <w:rFonts w:ascii="Arial" w:hAnsi="Arial" w:cs="Arial"/>
          <w:color w:val="4472C4" w:themeColor="accent1"/>
          <w:sz w:val="22"/>
          <w:szCs w:val="22"/>
        </w:rPr>
        <w:t>:</w:t>
      </w:r>
    </w:p>
    <w:p w14:paraId="2D4E9C02" w14:textId="77777777" w:rsidR="008914A5" w:rsidRPr="00B6054C" w:rsidRDefault="008914A5" w:rsidP="00C3033A">
      <w:pPr>
        <w:spacing w:after="0" w:line="360" w:lineRule="auto"/>
        <w:rPr>
          <w:rFonts w:ascii="Arial" w:hAnsi="Arial" w:cs="Arial"/>
          <w:color w:val="4472C4" w:themeColor="accent1"/>
          <w:sz w:val="22"/>
          <w:szCs w:val="22"/>
        </w:rPr>
      </w:pPr>
    </w:p>
    <w:p w14:paraId="1C6D75CF" w14:textId="7BFC2FF9" w:rsidR="005349C1" w:rsidRPr="00B6054C" w:rsidRDefault="00796B9B"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“Because of the large proportion of missing data in the POUS dataset, we conducted an additional sensitivity analysis </w:t>
      </w:r>
      <w:r w:rsidR="0051563E" w:rsidRPr="00B6054C">
        <w:rPr>
          <w:rFonts w:ascii="Arial" w:hAnsi="Arial" w:cs="Arial"/>
          <w:color w:val="4472C4" w:themeColor="accent1"/>
          <w:sz w:val="22"/>
          <w:szCs w:val="22"/>
        </w:rPr>
        <w:t xml:space="preserve">limiting </w:t>
      </w:r>
      <w:r w:rsidRPr="00B6054C">
        <w:rPr>
          <w:rFonts w:ascii="Arial" w:hAnsi="Arial" w:cs="Arial"/>
          <w:color w:val="4472C4" w:themeColor="accent1"/>
          <w:sz w:val="22"/>
          <w:szCs w:val="22"/>
        </w:rPr>
        <w:t xml:space="preserve">our analysis to counties with </w:t>
      </w:r>
      <w:r w:rsidR="00E62C23" w:rsidRPr="00B6054C">
        <w:rPr>
          <w:rFonts w:ascii="Arial" w:hAnsi="Arial" w:cs="Arial"/>
          <w:color w:val="4472C4" w:themeColor="accent1"/>
          <w:sz w:val="22"/>
          <w:szCs w:val="22"/>
        </w:rPr>
        <w:t>2</w:t>
      </w:r>
      <w:r w:rsidRPr="00B6054C">
        <w:rPr>
          <w:rFonts w:ascii="Arial" w:hAnsi="Arial" w:cs="Arial"/>
          <w:color w:val="4472C4" w:themeColor="accent1"/>
          <w:sz w:val="22"/>
          <w:szCs w:val="22"/>
        </w:rPr>
        <w:t xml:space="preserve">0% of data </w:t>
      </w:r>
      <w:r w:rsidR="00E62C23" w:rsidRPr="00B6054C">
        <w:rPr>
          <w:rFonts w:ascii="Arial" w:hAnsi="Arial" w:cs="Arial"/>
          <w:color w:val="4472C4" w:themeColor="accent1"/>
          <w:sz w:val="22"/>
          <w:szCs w:val="22"/>
        </w:rPr>
        <w:t>missing or less</w:t>
      </w:r>
      <w:r w:rsidR="005349C1" w:rsidRPr="00B6054C">
        <w:rPr>
          <w:rFonts w:ascii="Arial" w:hAnsi="Arial" w:cs="Arial"/>
          <w:color w:val="4472C4" w:themeColor="accent1"/>
          <w:sz w:val="22"/>
          <w:szCs w:val="22"/>
        </w:rPr>
        <w:t xml:space="preserve">” </w:t>
      </w:r>
    </w:p>
    <w:p w14:paraId="1466EE30" w14:textId="77777777" w:rsidR="007956CD" w:rsidRDefault="00A2242A" w:rsidP="007956CD">
      <w:pPr>
        <w:spacing w:after="0" w:line="360" w:lineRule="auto"/>
        <w:rPr>
          <w:rFonts w:ascii="Arial" w:hAnsi="Arial" w:cs="Arial"/>
          <w:color w:val="4472C4" w:themeColor="accent1"/>
          <w:sz w:val="22"/>
          <w:szCs w:val="22"/>
        </w:rPr>
      </w:pPr>
      <w:r w:rsidRPr="00C07E9D">
        <w:rPr>
          <w:rFonts w:ascii="Arial" w:hAnsi="Arial" w:cs="Arial"/>
          <w:b/>
          <w:bCs/>
          <w:noProof/>
          <w:color w:val="4472C4" w:themeColor="accent1"/>
          <w:sz w:val="22"/>
          <w:szCs w:val="22"/>
        </w:rPr>
        <w:lastRenderedPageBreak/>
        <w:drawing>
          <wp:anchor distT="0" distB="0" distL="114300" distR="114300" simplePos="0" relativeHeight="251663360" behindDoc="0" locked="0" layoutInCell="1" allowOverlap="1" wp14:anchorId="291C30F7" wp14:editId="7A980808">
            <wp:simplePos x="0" y="0"/>
            <wp:positionH relativeFrom="column">
              <wp:posOffset>4871085</wp:posOffset>
            </wp:positionH>
            <wp:positionV relativeFrom="paragraph">
              <wp:posOffset>1941830</wp:posOffset>
            </wp:positionV>
            <wp:extent cx="1412875" cy="774065"/>
            <wp:effectExtent l="12700" t="12700" r="9525" b="13335"/>
            <wp:wrapSquare wrapText="bothSides"/>
            <wp:docPr id="1763598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C07E9D">
        <w:rPr>
          <w:rFonts w:ascii="Arial" w:hAnsi="Arial" w:cs="Arial"/>
          <w:noProof/>
          <w:color w:val="4472C4" w:themeColor="accent1"/>
          <w:sz w:val="22"/>
          <w:szCs w:val="22"/>
        </w:rPr>
        <mc:AlternateContent>
          <mc:Choice Requires="wps">
            <w:drawing>
              <wp:anchor distT="0" distB="0" distL="114300" distR="114300" simplePos="0" relativeHeight="251664384" behindDoc="0" locked="0" layoutInCell="1" allowOverlap="1" wp14:anchorId="4940CFFA" wp14:editId="5A7BDDEA">
                <wp:simplePos x="0" y="0"/>
                <wp:positionH relativeFrom="column">
                  <wp:posOffset>5198745</wp:posOffset>
                </wp:positionH>
                <wp:positionV relativeFrom="paragraph">
                  <wp:posOffset>2177161</wp:posOffset>
                </wp:positionV>
                <wp:extent cx="509270" cy="528320"/>
                <wp:effectExtent l="0" t="0" r="0" b="5080"/>
                <wp:wrapSquare wrapText="bothSides"/>
                <wp:docPr id="311176035"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0CFFA" id="_x0000_s1027" type="#_x0000_t202" style="position:absolute;margin-left:409.35pt;margin-top:171.45pt;width:40.1pt;height:4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" fillcolor="white [3201]" stroked="f" strokeweight=".5pt">
                <v:textbox>
                  <w:txbxContent>
                    <w:p w14:paraId="4A980BA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1%</w:t>
                      </w:r>
                    </w:p>
                    <w:p w14:paraId="4604AE3C" w14:textId="77777777" w:rsidR="009141F4" w:rsidRPr="005B0BCE" w:rsidRDefault="009141F4" w:rsidP="009141F4">
                      <w:pPr>
                        <w:spacing w:after="0"/>
                        <w:rPr>
                          <w:rFonts w:ascii="Arial" w:eastAsia="Garamond" w:hAnsi="Arial" w:cs="Arial"/>
                          <w:color w:val="000000" w:themeColor="text1"/>
                          <w:sz w:val="18"/>
                          <w:szCs w:val="18"/>
                        </w:rPr>
                      </w:pPr>
                      <w:r w:rsidRPr="005B0BCE">
                        <w:rPr>
                          <w:rFonts w:ascii="Arial" w:eastAsia="Garamond" w:hAnsi="Arial" w:cs="Arial"/>
                          <w:color w:val="000000" w:themeColor="text1"/>
                          <w:sz w:val="18"/>
                          <w:szCs w:val="18"/>
                        </w:rPr>
                        <w:t>≥ 3%</w:t>
                      </w:r>
                    </w:p>
                    <w:p w14:paraId="3C9D0B17" w14:textId="77777777" w:rsidR="009141F4" w:rsidRPr="005B0BCE" w:rsidRDefault="009141F4" w:rsidP="009141F4">
                      <w:pPr>
                        <w:spacing w:after="0"/>
                        <w:rPr>
                          <w:color w:val="000000" w:themeColor="text1"/>
                          <w:sz w:val="18"/>
                          <w:szCs w:val="18"/>
                        </w:rPr>
                      </w:pPr>
                      <w:r w:rsidRPr="005B0BCE">
                        <w:rPr>
                          <w:rFonts w:ascii="Arial" w:eastAsia="Garamond" w:hAnsi="Arial" w:cs="Arial"/>
                          <w:color w:val="000000" w:themeColor="text1"/>
                          <w:sz w:val="18"/>
                          <w:szCs w:val="18"/>
                        </w:rPr>
                        <w:t>≥ 5%</w:t>
                      </w:r>
                    </w:p>
                  </w:txbxContent>
                </v:textbox>
                <w10:wrap type="square"/>
              </v:shape>
            </w:pict>
          </mc:Fallback>
        </mc:AlternateContent>
      </w:r>
      <w:r w:rsidR="00C07E9D" w:rsidRPr="00C07E9D">
        <w:rPr>
          <w:rFonts w:ascii="Arial" w:hAnsi="Arial" w:cs="Arial"/>
          <w:color w:val="4472C4" w:themeColor="accent1"/>
          <w:sz w:val="22"/>
          <w:szCs w:val="22"/>
        </w:rPr>
        <w:t>And added the following to the r</w:t>
      </w:r>
      <w:r w:rsidR="0022010F" w:rsidRPr="00C07E9D">
        <w:rPr>
          <w:rFonts w:ascii="Arial" w:hAnsi="Arial" w:cs="Arial"/>
          <w:color w:val="4472C4" w:themeColor="accent1"/>
          <w:sz w:val="22"/>
          <w:szCs w:val="22"/>
        </w:rPr>
        <w:t>esults</w:t>
      </w:r>
      <w:r w:rsidR="00C07E9D" w:rsidRPr="00C07E9D">
        <w:rPr>
          <w:rFonts w:ascii="Arial" w:hAnsi="Arial" w:cs="Arial"/>
          <w:color w:val="4472C4" w:themeColor="accent1"/>
          <w:sz w:val="22"/>
          <w:szCs w:val="22"/>
        </w:rPr>
        <w:t xml:space="preserve"> (</w:t>
      </w:r>
      <w:r w:rsidR="0022010F" w:rsidRPr="00C07E9D">
        <w:rPr>
          <w:rFonts w:ascii="Arial" w:hAnsi="Arial" w:cs="Arial"/>
          <w:color w:val="4472C4" w:themeColor="accent1"/>
          <w:sz w:val="22"/>
          <w:szCs w:val="22"/>
        </w:rPr>
        <w:t>sensitivity analyses, page 11</w:t>
      </w:r>
      <w:r w:rsidR="00C07E9D" w:rsidRPr="00C07E9D">
        <w:rPr>
          <w:rFonts w:ascii="Arial" w:hAnsi="Arial" w:cs="Arial"/>
          <w:color w:val="4472C4" w:themeColor="accent1"/>
          <w:sz w:val="22"/>
          <w:szCs w:val="22"/>
        </w:rPr>
        <w:t>)</w:t>
      </w:r>
      <w:r w:rsidR="0022010F" w:rsidRPr="00C07E9D">
        <w:rPr>
          <w:rFonts w:ascii="Arial" w:hAnsi="Arial" w:cs="Arial"/>
          <w:color w:val="4472C4" w:themeColor="accent1"/>
          <w:sz w:val="22"/>
          <w:szCs w:val="22"/>
        </w:rPr>
        <w:t>:</w:t>
      </w:r>
      <w:r w:rsidR="0022010F" w:rsidRPr="00B6054C">
        <w:rPr>
          <w:rFonts w:ascii="Arial" w:hAnsi="Arial" w:cs="Arial"/>
          <w:color w:val="4472C4" w:themeColor="accent1"/>
          <w:sz w:val="22"/>
          <w:szCs w:val="22"/>
        </w:rPr>
        <w:t xml:space="preserve"> </w:t>
      </w:r>
    </w:p>
    <w:p w14:paraId="4079979B" w14:textId="3AF642A1" w:rsidR="00824673" w:rsidRDefault="005349C1"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ED5A32" w:rsidRPr="00B6054C">
        <w:rPr>
          <w:rFonts w:ascii="Arial" w:hAnsi="Arial" w:cs="Arial"/>
          <w:color w:val="4472C4" w:themeColor="accent1"/>
          <w:sz w:val="22"/>
          <w:szCs w:val="22"/>
        </w:rPr>
        <w:t>Restricting to counties with</w:t>
      </w:r>
      <w:r w:rsidR="003052C6" w:rsidRPr="00B6054C">
        <w:rPr>
          <w:rFonts w:ascii="Arial" w:hAnsi="Arial" w:cs="Arial"/>
          <w:color w:val="4472C4" w:themeColor="accent1"/>
          <w:sz w:val="22"/>
          <w:szCs w:val="22"/>
        </w:rPr>
        <w:t xml:space="preserve"> 80% or</w:t>
      </w:r>
      <w:r w:rsidR="00ED5A32" w:rsidRPr="00B6054C">
        <w:rPr>
          <w:rFonts w:ascii="Arial" w:hAnsi="Arial" w:cs="Arial"/>
          <w:color w:val="4472C4" w:themeColor="accent1"/>
          <w:sz w:val="22"/>
          <w:szCs w:val="22"/>
        </w:rPr>
        <w:t xml:space="preserve"> high</w:t>
      </w:r>
      <w:r w:rsidR="00EC5950" w:rsidRPr="00B6054C">
        <w:rPr>
          <w:rFonts w:ascii="Arial" w:hAnsi="Arial" w:cs="Arial"/>
          <w:color w:val="4472C4" w:themeColor="accent1"/>
          <w:sz w:val="22"/>
          <w:szCs w:val="22"/>
        </w:rPr>
        <w:t>er</w:t>
      </w:r>
      <w:r w:rsidR="00ED5A32" w:rsidRPr="00B6054C">
        <w:rPr>
          <w:rFonts w:ascii="Arial" w:hAnsi="Arial" w:cs="Arial"/>
          <w:color w:val="4472C4" w:themeColor="accent1"/>
          <w:sz w:val="22"/>
          <w:szCs w:val="22"/>
        </w:rPr>
        <w:t xml:space="preserve"> coverage</w:t>
      </w:r>
      <w:r w:rsidR="003052C6" w:rsidRPr="00B6054C">
        <w:rPr>
          <w:rFonts w:ascii="Arial" w:hAnsi="Arial" w:cs="Arial"/>
          <w:color w:val="4472C4" w:themeColor="accent1"/>
          <w:sz w:val="22"/>
          <w:szCs w:val="22"/>
        </w:rPr>
        <w:t xml:space="preserve"> (compared to 50% or higher in our main analyses)</w:t>
      </w:r>
      <w:r w:rsidR="00ED5A32" w:rsidRPr="00B6054C">
        <w:rPr>
          <w:rFonts w:ascii="Arial" w:hAnsi="Arial" w:cs="Arial"/>
          <w:color w:val="4472C4" w:themeColor="accent1"/>
          <w:sz w:val="22"/>
          <w:szCs w:val="22"/>
        </w:rPr>
        <w:t xml:space="preserve"> did not change our results</w:t>
      </w:r>
      <w:r w:rsidR="009141F4" w:rsidRPr="00B6054C">
        <w:rPr>
          <w:rFonts w:ascii="Arial" w:hAnsi="Arial" w:cs="Arial"/>
          <w:color w:val="4472C4" w:themeColor="accent1"/>
          <w:sz w:val="22"/>
          <w:szCs w:val="22"/>
        </w:rPr>
        <w:t xml:space="preserve"> (</w:t>
      </w:r>
      <w:r w:rsidR="009141F4" w:rsidRPr="00B6054C">
        <w:rPr>
          <w:rFonts w:ascii="Arial" w:hAnsi="Arial" w:cs="Arial"/>
          <w:b/>
          <w:bCs/>
          <w:color w:val="4472C4" w:themeColor="accent1"/>
          <w:sz w:val="22"/>
          <w:szCs w:val="22"/>
        </w:rPr>
        <w:t xml:space="preserve">Supplemental Figure </w:t>
      </w:r>
      <w:r w:rsidR="00BF0C9C" w:rsidRPr="00B6054C">
        <w:rPr>
          <w:rFonts w:ascii="Arial" w:hAnsi="Arial" w:cs="Arial"/>
          <w:b/>
          <w:bCs/>
          <w:color w:val="4472C4" w:themeColor="accent1"/>
          <w:sz w:val="22"/>
          <w:szCs w:val="22"/>
        </w:rPr>
        <w:t>4</w:t>
      </w:r>
      <w:r w:rsidR="009141F4" w:rsidRPr="00B6054C">
        <w:rPr>
          <w:rFonts w:ascii="Arial" w:hAnsi="Arial" w:cs="Arial"/>
          <w:color w:val="4472C4" w:themeColor="accent1"/>
          <w:sz w:val="22"/>
          <w:szCs w:val="22"/>
        </w:rPr>
        <w:t>)</w:t>
      </w:r>
      <w:r w:rsidR="00ED5A32"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5205B4C7" w14:textId="77777777" w:rsidR="00F837F9" w:rsidRPr="00B6054C" w:rsidRDefault="00F837F9" w:rsidP="00C3033A">
      <w:pPr>
        <w:spacing w:after="0" w:line="360" w:lineRule="auto"/>
        <w:ind w:firstLine="720"/>
        <w:rPr>
          <w:rFonts w:ascii="Arial" w:hAnsi="Arial" w:cs="Arial"/>
          <w:color w:val="4472C4" w:themeColor="accent1"/>
          <w:sz w:val="22"/>
          <w:szCs w:val="22"/>
        </w:rPr>
      </w:pPr>
    </w:p>
    <w:p w14:paraId="53664B72" w14:textId="24BDE8DD" w:rsidR="00824673" w:rsidRDefault="00824673" w:rsidP="00687E88">
      <w:pPr>
        <w:spacing w:after="0" w:line="240" w:lineRule="auto"/>
        <w:rPr>
          <w:rFonts w:ascii="Arial" w:hAnsi="Arial" w:cs="Arial"/>
          <w:color w:val="4472C4" w:themeColor="accent1"/>
          <w:sz w:val="22"/>
          <w:szCs w:val="22"/>
        </w:rPr>
      </w:pPr>
      <w:r w:rsidRPr="00B6054C">
        <w:rPr>
          <w:rFonts w:ascii="Arial" w:hAnsi="Arial" w:cs="Arial"/>
          <w:noProof/>
          <w:color w:val="4472C4" w:themeColor="accent1"/>
          <w:sz w:val="22"/>
          <w:szCs w:val="22"/>
        </w:rPr>
        <w:drawing>
          <wp:anchor distT="0" distB="0" distL="114300" distR="114300" simplePos="0" relativeHeight="251658239" behindDoc="0" locked="0" layoutInCell="1" allowOverlap="1" wp14:anchorId="0F05B0C4" wp14:editId="54E6225E">
            <wp:simplePos x="0" y="0"/>
            <wp:positionH relativeFrom="column">
              <wp:posOffset>0</wp:posOffset>
            </wp:positionH>
            <wp:positionV relativeFrom="paragraph">
              <wp:posOffset>503</wp:posOffset>
            </wp:positionV>
            <wp:extent cx="5943600" cy="2604770"/>
            <wp:effectExtent l="0" t="0" r="0" b="0"/>
            <wp:wrapSquare wrapText="bothSides"/>
            <wp:docPr id="496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C7B45" w:rsidRPr="00B6054C">
        <w:rPr>
          <w:rFonts w:ascii="Arial" w:hAnsi="Arial" w:cs="Arial"/>
          <w:color w:val="000000" w:themeColor="text1"/>
          <w:sz w:val="22"/>
          <w:szCs w:val="22"/>
        </w:rPr>
        <w:br/>
      </w:r>
      <w:r w:rsidRPr="00B6054C">
        <w:rPr>
          <w:rFonts w:ascii="Arial" w:hAnsi="Arial" w:cs="Arial"/>
          <w:b/>
          <w:bCs/>
          <w:color w:val="4472C4" w:themeColor="accent1"/>
          <w:sz w:val="22"/>
          <w:szCs w:val="22"/>
        </w:rPr>
        <w:t xml:space="preserve">Supplemental Figure </w:t>
      </w:r>
      <w:r w:rsidR="00A66458" w:rsidRPr="00B6054C">
        <w:rPr>
          <w:rFonts w:ascii="Arial" w:hAnsi="Arial" w:cs="Arial"/>
          <w:b/>
          <w:bCs/>
          <w:color w:val="4472C4" w:themeColor="accent1"/>
          <w:sz w:val="22"/>
          <w:szCs w:val="22"/>
        </w:rPr>
        <w:t>4</w:t>
      </w:r>
      <w:r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3%, and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5% of county electrical customers, in counties with 20% of data missing or less. Estimates are from conditional Poisson regression models adjusted for daily wind speed, temperature, and precipitation. </w:t>
      </w:r>
    </w:p>
    <w:p w14:paraId="2D86F831" w14:textId="77777777" w:rsidR="00687E88" w:rsidRPr="00B6054C" w:rsidRDefault="00687E88" w:rsidP="00687E88">
      <w:pPr>
        <w:spacing w:after="0" w:line="240" w:lineRule="auto"/>
        <w:rPr>
          <w:rFonts w:ascii="Arial" w:hAnsi="Arial" w:cs="Arial"/>
          <w:b/>
          <w:bCs/>
          <w:color w:val="4472C4" w:themeColor="accent1"/>
          <w:sz w:val="22"/>
          <w:szCs w:val="22"/>
        </w:rPr>
      </w:pPr>
    </w:p>
    <w:p w14:paraId="431D839F" w14:textId="2A90C03B" w:rsidR="00291EBD"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(3) The study uses different sources for the number of affected customers and the total number of customers. This inconsistency may introduce bias in estimating the proportion of the population affected by power outages. The authors should justify this approach or explore alternative sources that ensure consistency.</w:t>
      </w:r>
    </w:p>
    <w:p w14:paraId="0C2DDE08" w14:textId="77777777" w:rsidR="00BF27FD" w:rsidRPr="00B6054C" w:rsidRDefault="00BF27FD" w:rsidP="00C3033A">
      <w:pPr>
        <w:spacing w:after="0" w:line="360" w:lineRule="auto"/>
        <w:rPr>
          <w:rFonts w:ascii="Arial" w:hAnsi="Arial" w:cs="Arial"/>
          <w:color w:val="000000" w:themeColor="text1"/>
          <w:sz w:val="22"/>
          <w:szCs w:val="22"/>
        </w:rPr>
      </w:pPr>
    </w:p>
    <w:p w14:paraId="0FE7489C" w14:textId="2419732E" w:rsidR="003328AA" w:rsidRPr="00B6054C" w:rsidRDefault="003328AA"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Because we identified the customer counts from POUS as inaccurate and inconsistent, we opted to use alternative data sources</w:t>
      </w:r>
      <w:r w:rsidR="005B751C" w:rsidRPr="00B6054C">
        <w:rPr>
          <w:rFonts w:ascii="Arial" w:hAnsi="Arial" w:cs="Arial"/>
          <w:color w:val="4472C4" w:themeColor="accent1"/>
          <w:sz w:val="22"/>
          <w:szCs w:val="22"/>
        </w:rPr>
        <w:t xml:space="preserve"> to estimate customer counts by county</w:t>
      </w:r>
      <w:r w:rsidR="00654F98">
        <w:rPr>
          <w:rFonts w:ascii="Arial" w:hAnsi="Arial" w:cs="Arial"/>
          <w:color w:val="4472C4" w:themeColor="accent1"/>
          <w:sz w:val="22"/>
          <w:szCs w:val="22"/>
        </w:rPr>
        <w:t xml:space="preserve">. </w:t>
      </w:r>
      <w:r w:rsidR="00654F98" w:rsidRPr="00B6054C">
        <w:rPr>
          <w:rFonts w:ascii="Arial" w:hAnsi="Arial" w:cs="Arial"/>
          <w:color w:val="4472C4" w:themeColor="accent1"/>
          <w:sz w:val="22"/>
          <w:szCs w:val="22"/>
        </w:rPr>
        <w:t>We have added additional justification about the unreliability of POUS customer counts</w:t>
      </w:r>
      <w:r w:rsidR="005B751C" w:rsidRPr="00B6054C">
        <w:rPr>
          <w:rFonts w:ascii="Arial" w:hAnsi="Arial" w:cs="Arial"/>
          <w:color w:val="4472C4" w:themeColor="accent1"/>
          <w:sz w:val="22"/>
          <w:szCs w:val="22"/>
        </w:rPr>
        <w:t xml:space="preserve"> </w:t>
      </w:r>
      <w:r w:rsidR="002F1BE0" w:rsidRPr="00B94FD5">
        <w:rPr>
          <w:rFonts w:ascii="Arial" w:hAnsi="Arial" w:cs="Arial"/>
          <w:color w:val="4472C4" w:themeColor="accent1"/>
          <w:sz w:val="22"/>
          <w:szCs w:val="22"/>
        </w:rPr>
        <w:t>(page 5, exposure assessment, paragraph 1)</w:t>
      </w:r>
      <w:r w:rsidR="00B94FD5" w:rsidRPr="00B94FD5">
        <w:rPr>
          <w:rFonts w:ascii="Arial" w:hAnsi="Arial" w:cs="Arial"/>
          <w:color w:val="4472C4" w:themeColor="accent1"/>
          <w:sz w:val="22"/>
          <w:szCs w:val="22"/>
        </w:rPr>
        <w:t>:</w:t>
      </w:r>
    </w:p>
    <w:p w14:paraId="5B4098FF" w14:textId="7F645F42" w:rsidR="00EC262C" w:rsidRPr="00B6054C" w:rsidRDefault="00EC262C" w:rsidP="00C3033A">
      <w:pPr>
        <w:spacing w:after="0" w:line="360" w:lineRule="auto"/>
        <w:rPr>
          <w:rFonts w:ascii="Arial" w:hAnsi="Arial" w:cs="Arial"/>
          <w:color w:val="4472C4" w:themeColor="accent1"/>
          <w:sz w:val="22"/>
          <w:szCs w:val="22"/>
        </w:rPr>
      </w:pPr>
    </w:p>
    <w:p w14:paraId="1659DE79" w14:textId="49E378C8" w:rsidR="00357EFE" w:rsidRDefault="00A52F84"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A56491" w:rsidRPr="00A56491">
        <w:rPr>
          <w:rFonts w:ascii="Arial" w:hAnsi="Arial" w:cs="Arial"/>
          <w:color w:val="4472C4" w:themeColor="accent1"/>
          <w:sz w:val="22"/>
          <w:szCs w:val="22"/>
        </w:rPr>
        <w:t>Utilities rarely provide total counts of customers served, and thus, these data are often unreliable from POUS. POUS captures counts of customers served when available but inconsistencies and gaps mean estimates provided by POUS often differ by orders of magnitude across months and years. Instead of relying on these unstable estimates, we 2013-</w:t>
      </w:r>
      <w:r w:rsidR="00A56491" w:rsidRPr="00A56491">
        <w:rPr>
          <w:rFonts w:ascii="Arial" w:hAnsi="Arial" w:cs="Arial"/>
          <w:color w:val="4472C4" w:themeColor="accent1"/>
          <w:sz w:val="22"/>
          <w:szCs w:val="22"/>
        </w:rPr>
        <w:lastRenderedPageBreak/>
        <w:t>2018 American Community Survey estimates of the number of households and establishments by county to estimate the proportion of state customers in each county. We then multiplied the proportion of customers in each county by the estimated total number of customers served in each state from the Energy Information Administration (27) to estimate the number of county customers.</w:t>
      </w:r>
      <w:r w:rsidR="00A56491">
        <w:rPr>
          <w:rFonts w:ascii="Arial" w:hAnsi="Arial" w:cs="Arial"/>
          <w:color w:val="4472C4" w:themeColor="accent1"/>
          <w:sz w:val="22"/>
          <w:szCs w:val="22"/>
        </w:rPr>
        <w:t>”</w:t>
      </w:r>
    </w:p>
    <w:p w14:paraId="7F94C1C7" w14:textId="77777777" w:rsidR="007B3F3B" w:rsidRPr="00B6054C" w:rsidRDefault="007B3F3B" w:rsidP="00C3033A">
      <w:pPr>
        <w:spacing w:after="0" w:line="360" w:lineRule="auto"/>
        <w:ind w:firstLine="360"/>
        <w:rPr>
          <w:rFonts w:ascii="Arial" w:hAnsi="Arial" w:cs="Arial"/>
          <w:color w:val="4472C4" w:themeColor="accent1"/>
          <w:sz w:val="22"/>
          <w:szCs w:val="22"/>
        </w:rPr>
      </w:pPr>
    </w:p>
    <w:p w14:paraId="2ADBD66F" w14:textId="08C4437F" w:rsidR="00AF4B59" w:rsidRDefault="00AF4B59" w:rsidP="007B3F3B">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We’ve also added text to the limitations</w:t>
      </w:r>
      <w:r w:rsidR="007B3F3B">
        <w:rPr>
          <w:rFonts w:ascii="Arial" w:hAnsi="Arial" w:cs="Arial"/>
          <w:color w:val="4472C4" w:themeColor="accent1"/>
          <w:sz w:val="22"/>
          <w:szCs w:val="22"/>
        </w:rPr>
        <w:t xml:space="preserve"> </w:t>
      </w:r>
      <w:r w:rsidR="00871D4B" w:rsidRPr="00C02CF9">
        <w:rPr>
          <w:rFonts w:ascii="Arial" w:hAnsi="Arial" w:cs="Arial"/>
          <w:color w:val="4472C4" w:themeColor="accent1"/>
          <w:sz w:val="22"/>
          <w:szCs w:val="22"/>
        </w:rPr>
        <w:t xml:space="preserve">(page </w:t>
      </w:r>
      <w:r w:rsidR="00176E65">
        <w:rPr>
          <w:rFonts w:ascii="Arial" w:hAnsi="Arial" w:cs="Arial"/>
          <w:color w:val="4472C4" w:themeColor="accent1"/>
          <w:sz w:val="22"/>
          <w:szCs w:val="22"/>
        </w:rPr>
        <w:t>20</w:t>
      </w:r>
      <w:r w:rsidR="00871D4B" w:rsidRPr="00C02CF9">
        <w:rPr>
          <w:rFonts w:ascii="Arial" w:hAnsi="Arial" w:cs="Arial"/>
          <w:color w:val="4472C4" w:themeColor="accent1"/>
          <w:sz w:val="22"/>
          <w:szCs w:val="22"/>
        </w:rPr>
        <w:t>, paragraph</w:t>
      </w:r>
      <w:r w:rsidR="00176E65">
        <w:rPr>
          <w:rFonts w:ascii="Arial" w:hAnsi="Arial" w:cs="Arial"/>
          <w:color w:val="4472C4" w:themeColor="accent1"/>
          <w:sz w:val="22"/>
          <w:szCs w:val="22"/>
        </w:rPr>
        <w:t xml:space="preserve"> 3</w:t>
      </w:r>
      <w:r w:rsidR="00871D4B" w:rsidRPr="00C02CF9">
        <w:rPr>
          <w:rFonts w:ascii="Arial" w:hAnsi="Arial" w:cs="Arial"/>
          <w:color w:val="4472C4" w:themeColor="accent1"/>
          <w:sz w:val="22"/>
          <w:szCs w:val="22"/>
        </w:rPr>
        <w:t>)</w:t>
      </w:r>
      <w:r w:rsidR="007B3F3B" w:rsidRPr="00C02CF9">
        <w:rPr>
          <w:rFonts w:ascii="Arial" w:hAnsi="Arial" w:cs="Arial"/>
          <w:color w:val="4472C4" w:themeColor="accent1"/>
          <w:sz w:val="22"/>
          <w:szCs w:val="22"/>
        </w:rPr>
        <w:t>:</w:t>
      </w:r>
    </w:p>
    <w:p w14:paraId="6DBA3D23" w14:textId="77777777" w:rsidR="00E06CE8" w:rsidRPr="00B6054C" w:rsidRDefault="00E06CE8" w:rsidP="007B3F3B">
      <w:pPr>
        <w:spacing w:after="0" w:line="360" w:lineRule="auto"/>
        <w:rPr>
          <w:rFonts w:ascii="Arial" w:hAnsi="Arial" w:cs="Arial"/>
          <w:color w:val="4472C4" w:themeColor="accent1"/>
          <w:sz w:val="22"/>
          <w:szCs w:val="22"/>
        </w:rPr>
      </w:pPr>
    </w:p>
    <w:p w14:paraId="53EB1727" w14:textId="6EABC539" w:rsidR="00F16F0E" w:rsidRDefault="00C34C26" w:rsidP="00C3033A">
      <w:pPr>
        <w:spacing w:after="0" w:line="360" w:lineRule="auto"/>
        <w:ind w:firstLine="360"/>
        <w:rPr>
          <w:rFonts w:ascii="Arial" w:hAnsi="Arial" w:cs="Arial"/>
          <w:color w:val="4472C4" w:themeColor="accent1"/>
          <w:sz w:val="22"/>
          <w:szCs w:val="22"/>
        </w:rPr>
      </w:pPr>
      <w:r w:rsidRPr="00B6054C">
        <w:rPr>
          <w:rFonts w:ascii="Arial" w:hAnsi="Arial" w:cs="Arial"/>
          <w:color w:val="4472C4" w:themeColor="accent1"/>
          <w:sz w:val="22"/>
          <w:szCs w:val="22"/>
        </w:rPr>
        <w:t>“</w:t>
      </w:r>
      <w:r w:rsidR="007220AF" w:rsidRPr="007220AF">
        <w:rPr>
          <w:rFonts w:ascii="Arial" w:hAnsi="Arial" w:cs="Arial"/>
          <w:color w:val="4472C4" w:themeColor="accent1"/>
          <w:sz w:val="22"/>
          <w:szCs w:val="22"/>
        </w:rPr>
        <w:t>Because POUS did not supply reliable counts of electrical customers by county, we estimated the number of electrical customers using American Community Survey and Energy Information Administration data. We do not know how accurate these estimates are, and, to our knowledge, no better data exist. If these estimates were not accurate, this may have introduced bias (likely non-differential) into our effect estimates.</w:t>
      </w:r>
      <w:r w:rsidR="007220AF">
        <w:rPr>
          <w:rFonts w:ascii="Arial" w:hAnsi="Arial" w:cs="Arial"/>
          <w:color w:val="4472C4" w:themeColor="accent1"/>
          <w:sz w:val="22"/>
          <w:szCs w:val="22"/>
        </w:rPr>
        <w:t>”</w:t>
      </w:r>
    </w:p>
    <w:p w14:paraId="583A46C0" w14:textId="46520733" w:rsidR="008F5013" w:rsidRDefault="007C7B45" w:rsidP="00C3033A">
      <w:pPr>
        <w:spacing w:after="0" w:line="360" w:lineRule="auto"/>
        <w:ind w:firstLine="360"/>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(4) If vulnerable individuals (e.g., people of lower SES) are overrepresented among the exposed group, while healthier individuals are not affected, the population-level effect may be overestimated. The authors should clarify how they accounted for this potential bias.</w:t>
      </w:r>
      <w:r w:rsidRPr="00B6054C">
        <w:rPr>
          <w:rStyle w:val="apple-converted-space"/>
          <w:rFonts w:ascii="Arial" w:hAnsi="Arial" w:cs="Arial"/>
          <w:color w:val="000000" w:themeColor="text1"/>
          <w:sz w:val="22"/>
          <w:szCs w:val="22"/>
        </w:rPr>
        <w:t> </w:t>
      </w:r>
    </w:p>
    <w:p w14:paraId="5507698F" w14:textId="77777777" w:rsidR="00F16F0E" w:rsidRPr="00B6054C" w:rsidRDefault="00F16F0E" w:rsidP="00C3033A">
      <w:pPr>
        <w:spacing w:after="0" w:line="360" w:lineRule="auto"/>
        <w:ind w:firstLine="360"/>
        <w:rPr>
          <w:rStyle w:val="apple-converted-space"/>
          <w:rFonts w:ascii="Arial" w:hAnsi="Arial" w:cs="Arial"/>
          <w:color w:val="4472C4" w:themeColor="accent1"/>
          <w:sz w:val="22"/>
          <w:szCs w:val="22"/>
        </w:rPr>
      </w:pPr>
    </w:p>
    <w:p w14:paraId="4EB924F7" w14:textId="38D40A64" w:rsidR="008F5013" w:rsidRDefault="008B7830" w:rsidP="00C3033A">
      <w:pPr>
        <w:spacing w:after="0" w:line="360" w:lineRule="auto"/>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 xml:space="preserve">Thank you for bringing up this </w:t>
      </w:r>
      <w:r w:rsidR="001943B9" w:rsidRPr="00B6054C">
        <w:rPr>
          <w:rStyle w:val="apple-converted-space"/>
          <w:rFonts w:ascii="Arial" w:hAnsi="Arial" w:cs="Arial"/>
          <w:color w:val="4472C4" w:themeColor="accent1"/>
          <w:sz w:val="22"/>
          <w:szCs w:val="22"/>
        </w:rPr>
        <w:t xml:space="preserve">important </w:t>
      </w:r>
      <w:r w:rsidRPr="00B6054C">
        <w:rPr>
          <w:rStyle w:val="apple-converted-space"/>
          <w:rFonts w:ascii="Arial" w:hAnsi="Arial" w:cs="Arial"/>
          <w:color w:val="4472C4" w:themeColor="accent1"/>
          <w:sz w:val="22"/>
          <w:szCs w:val="22"/>
        </w:rPr>
        <w:t xml:space="preserve">point. This is something we considered when conducting this analysis. Our group conducted a study using the same power outage exposure data </w:t>
      </w:r>
      <w:r w:rsidR="00F55378" w:rsidRPr="00B6054C">
        <w:rPr>
          <w:rStyle w:val="apple-converted-space"/>
          <w:rFonts w:ascii="Arial" w:hAnsi="Arial" w:cs="Arial"/>
          <w:color w:val="4472C4" w:themeColor="accent1"/>
          <w:sz w:val="22"/>
          <w:szCs w:val="22"/>
        </w:rPr>
        <w:t>we use here, and</w:t>
      </w:r>
      <w:r w:rsidRPr="00B6054C">
        <w:rPr>
          <w:rStyle w:val="apple-converted-space"/>
          <w:rFonts w:ascii="Arial" w:hAnsi="Arial" w:cs="Arial"/>
          <w:color w:val="4472C4" w:themeColor="accent1"/>
          <w:sz w:val="22"/>
          <w:szCs w:val="22"/>
        </w:rPr>
        <w:t xml:space="preserve"> we did find that lower SES </w:t>
      </w:r>
      <w:r w:rsidR="00C1130A" w:rsidRPr="00B6054C">
        <w:rPr>
          <w:rStyle w:val="apple-converted-space"/>
          <w:rFonts w:ascii="Arial" w:hAnsi="Arial" w:cs="Arial"/>
          <w:color w:val="4472C4" w:themeColor="accent1"/>
          <w:sz w:val="22"/>
          <w:szCs w:val="22"/>
        </w:rPr>
        <w:t>counties</w:t>
      </w:r>
      <w:r w:rsidRPr="00B6054C">
        <w:rPr>
          <w:rStyle w:val="apple-converted-space"/>
          <w:rFonts w:ascii="Arial" w:hAnsi="Arial" w:cs="Arial"/>
          <w:color w:val="4472C4" w:themeColor="accent1"/>
          <w:sz w:val="22"/>
          <w:szCs w:val="22"/>
        </w:rPr>
        <w:t xml:space="preserve"> were likely more exposed</w:t>
      </w:r>
      <w:r w:rsidR="00AC1DEF" w:rsidRPr="00B6054C">
        <w:rPr>
          <w:rStyle w:val="apple-converted-space"/>
          <w:rFonts w:ascii="Arial" w:hAnsi="Arial" w:cs="Arial"/>
          <w:color w:val="4472C4" w:themeColor="accent1"/>
          <w:sz w:val="22"/>
          <w:szCs w:val="22"/>
        </w:rPr>
        <w:t xml:space="preserve"> to power outage</w:t>
      </w:r>
      <w:r w:rsidR="00194095" w:rsidRPr="00B6054C">
        <w:rPr>
          <w:rStyle w:val="apple-converted-space"/>
          <w:rFonts w:ascii="Arial" w:hAnsi="Arial" w:cs="Arial"/>
          <w:color w:val="4472C4" w:themeColor="accent1"/>
          <w:sz w:val="22"/>
          <w:szCs w:val="22"/>
        </w:rPr>
        <w:t>, which means they could be overrepresented among the exposed group</w:t>
      </w:r>
      <w:r w:rsidR="00AC1DEF" w:rsidRPr="00B6054C">
        <w:rPr>
          <w:rStyle w:val="apple-converted-space"/>
          <w:rFonts w:ascii="Arial" w:hAnsi="Arial" w:cs="Arial"/>
          <w:color w:val="4472C4" w:themeColor="accent1"/>
          <w:sz w:val="22"/>
          <w:szCs w:val="22"/>
        </w:rPr>
        <w:t>. S</w:t>
      </w:r>
      <w:r w:rsidR="00653628" w:rsidRPr="00B6054C">
        <w:rPr>
          <w:rStyle w:val="apple-converted-space"/>
          <w:rFonts w:ascii="Arial" w:hAnsi="Arial" w:cs="Arial"/>
          <w:color w:val="4472C4" w:themeColor="accent1"/>
          <w:sz w:val="22"/>
          <w:szCs w:val="22"/>
        </w:rPr>
        <w:t>o</w:t>
      </w:r>
      <w:r w:rsidR="00AC1DEF" w:rsidRPr="00B6054C">
        <w:rPr>
          <w:rStyle w:val="apple-converted-space"/>
          <w:rFonts w:ascii="Arial" w:hAnsi="Arial" w:cs="Arial"/>
          <w:color w:val="4472C4" w:themeColor="accent1"/>
          <w:sz w:val="22"/>
          <w:szCs w:val="22"/>
        </w:rPr>
        <w:t>,</w:t>
      </w:r>
      <w:r w:rsidR="00653628" w:rsidRPr="00B6054C">
        <w:rPr>
          <w:rStyle w:val="apple-converted-space"/>
          <w:rFonts w:ascii="Arial" w:hAnsi="Arial" w:cs="Arial"/>
          <w:color w:val="4472C4" w:themeColor="accent1"/>
          <w:sz w:val="22"/>
          <w:szCs w:val="22"/>
        </w:rPr>
        <w:t xml:space="preserve"> it is likely true that the effect we estimate here is influenced by that fa</w:t>
      </w:r>
      <w:r w:rsidR="0015053F" w:rsidRPr="00B6054C">
        <w:rPr>
          <w:rStyle w:val="apple-converted-space"/>
          <w:rFonts w:ascii="Arial" w:hAnsi="Arial" w:cs="Arial"/>
          <w:color w:val="4472C4" w:themeColor="accent1"/>
          <w:sz w:val="22"/>
          <w:szCs w:val="22"/>
        </w:rPr>
        <w:t>ct.</w:t>
      </w:r>
      <w:r w:rsidR="00F36CC0" w:rsidRPr="00B6054C">
        <w:rPr>
          <w:rStyle w:val="apple-converted-space"/>
          <w:rFonts w:ascii="Arial" w:hAnsi="Arial" w:cs="Arial"/>
          <w:color w:val="4472C4" w:themeColor="accent1"/>
          <w:sz w:val="22"/>
          <w:szCs w:val="22"/>
        </w:rPr>
        <w:t xml:space="preserve"> W</w:t>
      </w:r>
      <w:r w:rsidRPr="00B6054C">
        <w:rPr>
          <w:rStyle w:val="apple-converted-space"/>
          <w:rFonts w:ascii="Arial" w:hAnsi="Arial" w:cs="Arial"/>
          <w:color w:val="4472C4" w:themeColor="accent1"/>
          <w:sz w:val="22"/>
          <w:szCs w:val="22"/>
        </w:rPr>
        <w:t>e</w:t>
      </w:r>
      <w:r w:rsidR="00E15AA2" w:rsidRPr="00B6054C">
        <w:rPr>
          <w:rStyle w:val="apple-converted-space"/>
          <w:rFonts w:ascii="Arial" w:hAnsi="Arial" w:cs="Arial"/>
          <w:color w:val="4472C4" w:themeColor="accent1"/>
          <w:sz w:val="22"/>
          <w:szCs w:val="22"/>
        </w:rPr>
        <w:t xml:space="preserve">’ve </w:t>
      </w:r>
      <w:r w:rsidRPr="00B6054C">
        <w:rPr>
          <w:rStyle w:val="apple-converted-space"/>
          <w:rFonts w:ascii="Arial" w:hAnsi="Arial" w:cs="Arial"/>
          <w:color w:val="4472C4" w:themeColor="accent1"/>
          <w:sz w:val="22"/>
          <w:szCs w:val="22"/>
        </w:rPr>
        <w:t>included the following sentence in our limitations</w:t>
      </w:r>
      <w:r w:rsidR="002C1171" w:rsidRPr="00B6054C">
        <w:rPr>
          <w:rStyle w:val="apple-converted-space"/>
          <w:rFonts w:ascii="Arial" w:hAnsi="Arial" w:cs="Arial"/>
          <w:color w:val="4472C4" w:themeColor="accent1"/>
          <w:sz w:val="22"/>
          <w:szCs w:val="22"/>
        </w:rPr>
        <w:t>,</w:t>
      </w:r>
      <w:r w:rsidRPr="00B6054C">
        <w:rPr>
          <w:rStyle w:val="apple-converted-space"/>
          <w:rFonts w:ascii="Arial" w:hAnsi="Arial" w:cs="Arial"/>
          <w:color w:val="4472C4" w:themeColor="accent1"/>
          <w:sz w:val="22"/>
          <w:szCs w:val="22"/>
        </w:rPr>
        <w:t xml:space="preserve"> which cites </w:t>
      </w:r>
      <w:r w:rsidR="00AE3271" w:rsidRPr="00B6054C">
        <w:rPr>
          <w:rStyle w:val="apple-converted-space"/>
          <w:rFonts w:ascii="Arial" w:hAnsi="Arial" w:cs="Arial"/>
          <w:color w:val="4472C4" w:themeColor="accent1"/>
          <w:sz w:val="22"/>
          <w:szCs w:val="22"/>
        </w:rPr>
        <w:t>our</w:t>
      </w:r>
      <w:r w:rsidRPr="00B6054C">
        <w:rPr>
          <w:rStyle w:val="apple-converted-space"/>
          <w:rFonts w:ascii="Arial" w:hAnsi="Arial" w:cs="Arial"/>
          <w:color w:val="4472C4" w:themeColor="accent1"/>
          <w:sz w:val="22"/>
          <w:szCs w:val="22"/>
        </w:rPr>
        <w:t xml:space="preserve"> </w:t>
      </w:r>
      <w:r w:rsidR="00EC5950" w:rsidRPr="00B6054C">
        <w:rPr>
          <w:rStyle w:val="apple-converted-space"/>
          <w:rFonts w:ascii="Arial" w:hAnsi="Arial" w:cs="Arial"/>
          <w:color w:val="4472C4" w:themeColor="accent1"/>
          <w:sz w:val="22"/>
          <w:szCs w:val="22"/>
        </w:rPr>
        <w:t xml:space="preserve">previous </w:t>
      </w:r>
      <w:r w:rsidRPr="00B6054C">
        <w:rPr>
          <w:rStyle w:val="apple-converted-space"/>
          <w:rFonts w:ascii="Arial" w:hAnsi="Arial" w:cs="Arial"/>
          <w:color w:val="4472C4" w:themeColor="accent1"/>
          <w:sz w:val="22"/>
          <w:szCs w:val="22"/>
        </w:rPr>
        <w:t>study</w:t>
      </w:r>
      <w:r w:rsidR="00AE3271" w:rsidRPr="00B6054C">
        <w:rPr>
          <w:rStyle w:val="apple-converted-space"/>
          <w:rFonts w:ascii="Arial" w:hAnsi="Arial" w:cs="Arial"/>
          <w:color w:val="4472C4" w:themeColor="accent1"/>
          <w:sz w:val="22"/>
          <w:szCs w:val="22"/>
        </w:rPr>
        <w:t xml:space="preserve"> showing that vulnerable communities are likely more </w:t>
      </w:r>
      <w:r w:rsidR="00AE3271" w:rsidRPr="00C02CF9">
        <w:rPr>
          <w:rStyle w:val="apple-converted-space"/>
          <w:rFonts w:ascii="Arial" w:hAnsi="Arial" w:cs="Arial"/>
          <w:color w:val="4472C4" w:themeColor="accent1"/>
          <w:sz w:val="22"/>
          <w:szCs w:val="22"/>
        </w:rPr>
        <w:t>exposed</w:t>
      </w:r>
      <w:r w:rsidR="001503ED" w:rsidRPr="00C02CF9">
        <w:rPr>
          <w:rFonts w:ascii="Arial" w:hAnsi="Arial" w:cs="Arial"/>
          <w:color w:val="4472C4" w:themeColor="accent1"/>
          <w:sz w:val="22"/>
          <w:szCs w:val="22"/>
        </w:rPr>
        <w:t xml:space="preserve"> (page </w:t>
      </w:r>
      <w:r w:rsidR="004E0F2F">
        <w:rPr>
          <w:rFonts w:ascii="Arial" w:hAnsi="Arial" w:cs="Arial"/>
          <w:color w:val="4472C4" w:themeColor="accent1"/>
          <w:sz w:val="22"/>
          <w:szCs w:val="22"/>
        </w:rPr>
        <w:t>20</w:t>
      </w:r>
      <w:r w:rsidR="001503ED" w:rsidRPr="00C02CF9">
        <w:rPr>
          <w:rFonts w:ascii="Arial" w:hAnsi="Arial" w:cs="Arial"/>
          <w:color w:val="4472C4" w:themeColor="accent1"/>
          <w:sz w:val="22"/>
          <w:szCs w:val="22"/>
        </w:rPr>
        <w:t xml:space="preserve">, </w:t>
      </w:r>
      <w:r w:rsidR="004E0F2F">
        <w:rPr>
          <w:rFonts w:ascii="Arial" w:hAnsi="Arial" w:cs="Arial"/>
          <w:color w:val="4472C4" w:themeColor="accent1"/>
          <w:sz w:val="22"/>
          <w:szCs w:val="22"/>
        </w:rPr>
        <w:t>final paragraph</w:t>
      </w:r>
      <w:r w:rsidR="001503ED" w:rsidRPr="00C02CF9">
        <w:rPr>
          <w:rFonts w:ascii="Arial" w:hAnsi="Arial" w:cs="Arial"/>
          <w:color w:val="4472C4" w:themeColor="accent1"/>
          <w:sz w:val="22"/>
          <w:szCs w:val="22"/>
        </w:rPr>
        <w:t>)</w:t>
      </w:r>
      <w:r w:rsidR="00BE791E" w:rsidRPr="00C02CF9">
        <w:rPr>
          <w:rFonts w:ascii="Arial" w:hAnsi="Arial" w:cs="Arial"/>
          <w:color w:val="4472C4" w:themeColor="accent1"/>
          <w:sz w:val="22"/>
          <w:szCs w:val="22"/>
        </w:rPr>
        <w:t>:</w:t>
      </w:r>
    </w:p>
    <w:p w14:paraId="54FAED9A" w14:textId="77777777" w:rsidR="00F15DA4" w:rsidRPr="00B6054C" w:rsidRDefault="00F15DA4" w:rsidP="00C3033A">
      <w:pPr>
        <w:spacing w:after="0" w:line="360" w:lineRule="auto"/>
        <w:rPr>
          <w:rStyle w:val="apple-converted-space"/>
          <w:rFonts w:ascii="Arial" w:hAnsi="Arial" w:cs="Arial"/>
          <w:color w:val="4472C4" w:themeColor="accent1"/>
          <w:sz w:val="22"/>
          <w:szCs w:val="22"/>
        </w:rPr>
      </w:pPr>
    </w:p>
    <w:p w14:paraId="0AAFB81B" w14:textId="283A133F" w:rsidR="00C70E10" w:rsidRPr="00B6054C" w:rsidRDefault="00C70E10" w:rsidP="00C3033A">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Pr="00B6054C">
        <w:rPr>
          <w:rFonts w:ascii="Arial" w:hAnsi="Arial" w:cs="Arial"/>
          <w:color w:val="4472C4" w:themeColor="accent1"/>
          <w:sz w:val="22"/>
          <w:szCs w:val="22"/>
        </w:rPr>
        <w:t xml:space="preserve">Next, power outages may be more common in high social vulnerability communities </w:t>
      </w:r>
      <w:r w:rsidRPr="00B6054C">
        <w:rPr>
          <w:rFonts w:ascii="Arial" w:hAnsi="Arial" w:cs="Arial"/>
          <w:color w:val="4472C4" w:themeColor="accent1"/>
          <w:sz w:val="22"/>
          <w:szCs w:val="22"/>
        </w:rPr>
        <w:fldChar w:fldCharType="begin"/>
      </w:r>
      <w:r w:rsidRPr="00B6054C">
        <w:rPr>
          <w:rFonts w:ascii="Arial" w:hAnsi="Arial" w:cs="Arial"/>
          <w:color w:val="4472C4" w:themeColor="accent1"/>
          <w:sz w:val="22"/>
          <w:szCs w:val="22"/>
        </w:rPr>
        <w:instrText xml:space="preserve"> ADDIN ZOTERO_ITEM CSL_CITATION {"citationID":"lwLjqDmw","properties":{"formattedCitation":"(5)","plainCitation":"(5)","noteIndex":0},"citationItems":[{"id":176,"uris":["http://zotero.org/users/local/hHKggCUl/items/5MSNWAQ5"],"itemData":{"id":176,"type":"article-journal","abstract":"Abstract\n            Power outages threaten public health. While outages will likely increase with climate change, an aging electrical grid, and increased energy demand, little is known about their frequency and distribution within states. Here, we characterize 2018–2020 outages, finding an average of 520 million customer-hours total without power annually across 2447 US counties (73.7% of the US population). 17,484 8+ hour outages (a medically-relevant duration with potential health consequences) and 231,174 1+ hour outages took place, with greatest prevalence in Northeastern, Southern, and Appalachian counties. Arkansas, Louisiana, and Michigan counties experience a dual burden of frequent 8+ hour outages and high social vulnerability and prevalence of electricity-dependent durable medical equipment use. 62.1% of 8+ hour outages co-occur with extreme weather/climate events, particularly heavy precipitation, anomalous heat, and tropical cyclones. Results could support future large-scale epidemiology studies, inform equitable disaster preparedness and response, and prioritize geographic areas for resource allocation and interventions.","container-title":"Nature Communications","DOI":"10.1038/s41467-023-38084-6","ISSN":"2041-1723","issue":"1","journalAbbreviation":"Nat Commun","language":"en","page":"2470","source":"DOI.org (Crossref)","title":"Spatiotemporal distribution of power outages with climate events and social vulnerability in the USA","volume":"14","author":[{"family":"Do","given":"Vivian"},{"family":"McBrien","given":"Heather"},{"family":"Flores","given":"Nina M."},{"family":"Northrop","given":"Alexander J."},{"family":"Schlegelmilch","given":"Jeffrey"},{"family":"Kiang","given":"Mathew V."},{"family":"Casey","given":"Joan A."}],"issued":{"date-parts":[["2023",4,29]]}}}],"schema":"https://github.com/citation-style-language/schema/raw/master/csl-citation.json"} </w:instrText>
      </w:r>
      <w:r w:rsidRPr="00B6054C">
        <w:rPr>
          <w:rFonts w:ascii="Arial" w:hAnsi="Arial" w:cs="Arial"/>
          <w:color w:val="4472C4" w:themeColor="accent1"/>
          <w:sz w:val="22"/>
          <w:szCs w:val="22"/>
        </w:rPr>
        <w:fldChar w:fldCharType="separate"/>
      </w:r>
      <w:r w:rsidRPr="00B6054C">
        <w:rPr>
          <w:rFonts w:ascii="Arial" w:hAnsi="Arial" w:cs="Arial"/>
          <w:noProof/>
          <w:color w:val="4472C4" w:themeColor="accent1"/>
          <w:sz w:val="22"/>
          <w:szCs w:val="22"/>
        </w:rPr>
        <w:t>(5)</w:t>
      </w:r>
      <w:r w:rsidRPr="00B6054C">
        <w:rPr>
          <w:rFonts w:ascii="Arial" w:hAnsi="Arial" w:cs="Arial"/>
          <w:color w:val="4472C4" w:themeColor="accent1"/>
          <w:sz w:val="22"/>
          <w:szCs w:val="22"/>
        </w:rPr>
        <w:fldChar w:fldCharType="end"/>
      </w:r>
      <w:r w:rsidRPr="00B6054C">
        <w:rPr>
          <w:rFonts w:ascii="Arial" w:hAnsi="Arial" w:cs="Arial"/>
          <w:color w:val="4472C4" w:themeColor="accent1"/>
          <w:sz w:val="22"/>
          <w:szCs w:val="22"/>
        </w:rPr>
        <w:t xml:space="preserve">. High social vulnerability counties may have been over-represented in the exposed group in our study. This means that our effect estimates may not be generalizable to counties with lower social vulnerability, and we may have overestimated the effect of power outage on hospitalization. At the same time, our study population was comprised of Medicare Fee-For-Service beneficiaries, who may be less vulnerable to health effects from power outages due to higher individual-level SES and fewer chronic health conditions compared to Medicare Advantage beneficiaries, which may have led to underestimation of the population-level effect” </w:t>
      </w:r>
    </w:p>
    <w:p w14:paraId="6B231F00" w14:textId="4ACE9E81" w:rsidR="00022DFA"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lastRenderedPageBreak/>
        <w:br/>
        <w:t>(5) Based on Figure 1, most excluded counties are in the Midwest and Western regions, raising concerns about regional representativeness. Please consider focusing on regions with more complete data (e.g., South and Northeast) and assessing whether included and excluded counties are comparable in main characteristics.</w:t>
      </w:r>
    </w:p>
    <w:p w14:paraId="2DB78D72" w14:textId="77777777" w:rsidR="002928B4" w:rsidRPr="00B6054C" w:rsidRDefault="002928B4" w:rsidP="00C3033A">
      <w:pPr>
        <w:spacing w:after="0" w:line="360" w:lineRule="auto"/>
        <w:rPr>
          <w:rFonts w:ascii="Arial" w:hAnsi="Arial" w:cs="Arial"/>
          <w:color w:val="000000" w:themeColor="text1"/>
          <w:sz w:val="22"/>
          <w:szCs w:val="22"/>
        </w:rPr>
      </w:pPr>
    </w:p>
    <w:p w14:paraId="2FEFA9AB" w14:textId="1E691F29" w:rsidR="00000BB2" w:rsidRPr="00B6054C" w:rsidRDefault="00A01747"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We</w:t>
      </w:r>
      <w:r w:rsidR="00EC5950" w:rsidRPr="00B6054C">
        <w:rPr>
          <w:rFonts w:ascii="Arial" w:hAnsi="Arial" w:cs="Arial"/>
          <w:color w:val="4472C4" w:themeColor="accent1"/>
          <w:sz w:val="22"/>
          <w:szCs w:val="22"/>
        </w:rPr>
        <w:t xml:space="preserve"> are </w:t>
      </w:r>
      <w:r w:rsidRPr="00B6054C">
        <w:rPr>
          <w:rFonts w:ascii="Arial" w:hAnsi="Arial" w:cs="Arial"/>
          <w:color w:val="4472C4" w:themeColor="accent1"/>
          <w:sz w:val="22"/>
          <w:szCs w:val="22"/>
        </w:rPr>
        <w:t xml:space="preserve">not </w:t>
      </w:r>
      <w:r w:rsidR="002C1171" w:rsidRPr="00B6054C">
        <w:rPr>
          <w:rFonts w:ascii="Arial" w:hAnsi="Arial" w:cs="Arial"/>
          <w:color w:val="4472C4" w:themeColor="accent1"/>
          <w:sz w:val="22"/>
          <w:szCs w:val="22"/>
        </w:rPr>
        <w:t>certain</w:t>
      </w:r>
      <w:r w:rsidRPr="00B6054C">
        <w:rPr>
          <w:rFonts w:ascii="Arial" w:hAnsi="Arial" w:cs="Arial"/>
          <w:color w:val="4472C4" w:themeColor="accent1"/>
          <w:sz w:val="22"/>
          <w:szCs w:val="22"/>
        </w:rPr>
        <w:t xml:space="preserve"> what the reviewer </w:t>
      </w:r>
      <w:r w:rsidR="00865598" w:rsidRPr="00B6054C">
        <w:rPr>
          <w:rFonts w:ascii="Arial" w:hAnsi="Arial" w:cs="Arial"/>
          <w:color w:val="4472C4" w:themeColor="accent1"/>
          <w:sz w:val="22"/>
          <w:szCs w:val="22"/>
        </w:rPr>
        <w:t>means</w:t>
      </w:r>
      <w:r w:rsidRPr="00B6054C">
        <w:rPr>
          <w:rFonts w:ascii="Arial" w:hAnsi="Arial" w:cs="Arial"/>
          <w:color w:val="4472C4" w:themeColor="accent1"/>
          <w:sz w:val="22"/>
          <w:szCs w:val="22"/>
        </w:rPr>
        <w:t xml:space="preserve"> by ‘focus on regions with more complete data</w:t>
      </w:r>
      <w:r w:rsidR="002C1171"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We think that they </w:t>
      </w:r>
      <w:r w:rsidR="00EC5950" w:rsidRPr="00B6054C">
        <w:rPr>
          <w:rFonts w:ascii="Arial" w:hAnsi="Arial" w:cs="Arial"/>
          <w:color w:val="4472C4" w:themeColor="accent1"/>
          <w:sz w:val="22"/>
          <w:szCs w:val="22"/>
        </w:rPr>
        <w:t xml:space="preserve">may </w:t>
      </w:r>
      <w:r w:rsidRPr="00B6054C">
        <w:rPr>
          <w:rFonts w:ascii="Arial" w:hAnsi="Arial" w:cs="Arial"/>
          <w:color w:val="4472C4" w:themeColor="accent1"/>
          <w:sz w:val="22"/>
          <w:szCs w:val="22"/>
        </w:rPr>
        <w:t xml:space="preserve">be suggesting that we </w:t>
      </w:r>
      <w:r w:rsidR="00EC5950" w:rsidRPr="00B6054C">
        <w:rPr>
          <w:rFonts w:ascii="Arial" w:hAnsi="Arial" w:cs="Arial"/>
          <w:color w:val="4472C4" w:themeColor="accent1"/>
          <w:sz w:val="22"/>
          <w:szCs w:val="22"/>
        </w:rPr>
        <w:t xml:space="preserve">conduct </w:t>
      </w:r>
      <w:r w:rsidRPr="00B6054C">
        <w:rPr>
          <w:rFonts w:ascii="Arial" w:hAnsi="Arial" w:cs="Arial"/>
          <w:color w:val="4472C4" w:themeColor="accent1"/>
          <w:sz w:val="22"/>
          <w:szCs w:val="22"/>
        </w:rPr>
        <w:t>a</w:t>
      </w:r>
      <w:r w:rsidR="00EC5950" w:rsidRPr="00B6054C">
        <w:rPr>
          <w:rFonts w:ascii="Arial" w:hAnsi="Arial" w:cs="Arial"/>
          <w:color w:val="4472C4" w:themeColor="accent1"/>
          <w:sz w:val="22"/>
          <w:szCs w:val="22"/>
        </w:rPr>
        <w:t>n additional</w:t>
      </w:r>
      <w:r w:rsidRPr="00B6054C">
        <w:rPr>
          <w:rFonts w:ascii="Arial" w:hAnsi="Arial" w:cs="Arial"/>
          <w:color w:val="4472C4" w:themeColor="accent1"/>
          <w:sz w:val="22"/>
          <w:szCs w:val="22"/>
        </w:rPr>
        <w:t xml:space="preserve"> sensitivity analysis </w:t>
      </w:r>
      <w:r w:rsidR="00EC5950" w:rsidRPr="00B6054C">
        <w:rPr>
          <w:rFonts w:ascii="Arial" w:hAnsi="Arial" w:cs="Arial"/>
          <w:color w:val="4472C4" w:themeColor="accent1"/>
          <w:sz w:val="22"/>
          <w:szCs w:val="22"/>
        </w:rPr>
        <w:t xml:space="preserve">excluding </w:t>
      </w:r>
      <w:r w:rsidRPr="00B6054C">
        <w:rPr>
          <w:rFonts w:ascii="Arial" w:hAnsi="Arial" w:cs="Arial"/>
          <w:color w:val="4472C4" w:themeColor="accent1"/>
          <w:sz w:val="22"/>
          <w:szCs w:val="22"/>
        </w:rPr>
        <w:t xml:space="preserve">regions with missing data and </w:t>
      </w:r>
      <w:r w:rsidR="00EC5950" w:rsidRPr="00B6054C">
        <w:rPr>
          <w:rFonts w:ascii="Arial" w:hAnsi="Arial" w:cs="Arial"/>
          <w:color w:val="4472C4" w:themeColor="accent1"/>
          <w:sz w:val="22"/>
          <w:szCs w:val="22"/>
        </w:rPr>
        <w:t xml:space="preserve">restricting </w:t>
      </w:r>
      <w:r w:rsidR="002C1171" w:rsidRPr="00B6054C">
        <w:rPr>
          <w:rFonts w:ascii="Arial" w:hAnsi="Arial" w:cs="Arial"/>
          <w:color w:val="4472C4" w:themeColor="accent1"/>
          <w:sz w:val="22"/>
          <w:szCs w:val="22"/>
        </w:rPr>
        <w:t xml:space="preserve">analyses </w:t>
      </w:r>
      <w:r w:rsidRPr="00B6054C">
        <w:rPr>
          <w:rFonts w:ascii="Arial" w:hAnsi="Arial" w:cs="Arial"/>
          <w:color w:val="4472C4" w:themeColor="accent1"/>
          <w:sz w:val="22"/>
          <w:szCs w:val="22"/>
        </w:rPr>
        <w:t>in those regions of the US with more complete data. However, health-related characteristics</w:t>
      </w:r>
      <w:r w:rsidR="002C1171" w:rsidRPr="00B6054C">
        <w:rPr>
          <w:rFonts w:ascii="Arial" w:hAnsi="Arial" w:cs="Arial"/>
          <w:color w:val="4472C4" w:themeColor="accent1"/>
          <w:sz w:val="22"/>
          <w:szCs w:val="22"/>
        </w:rPr>
        <w:t xml:space="preserve"> and other sociodemographic variables</w:t>
      </w:r>
      <w:r w:rsidRPr="00B6054C">
        <w:rPr>
          <w:rFonts w:ascii="Arial" w:hAnsi="Arial" w:cs="Arial"/>
          <w:color w:val="4472C4" w:themeColor="accent1"/>
          <w:sz w:val="22"/>
          <w:szCs w:val="22"/>
        </w:rPr>
        <w:t xml:space="preserve"> vary so much between regions of the US that if effect estimates from such a sensitivity analysis are different, it would</w:t>
      </w:r>
      <w:r w:rsidR="00EC5950" w:rsidRPr="00B6054C">
        <w:rPr>
          <w:rFonts w:ascii="Arial" w:hAnsi="Arial" w:cs="Arial"/>
          <w:color w:val="4472C4" w:themeColor="accent1"/>
          <w:sz w:val="22"/>
          <w:szCs w:val="22"/>
        </w:rPr>
        <w:t xml:space="preserve"> not </w:t>
      </w:r>
      <w:r w:rsidR="002C1171" w:rsidRPr="00B6054C">
        <w:rPr>
          <w:rFonts w:ascii="Arial" w:hAnsi="Arial" w:cs="Arial"/>
          <w:color w:val="4472C4" w:themeColor="accent1"/>
          <w:sz w:val="22"/>
          <w:szCs w:val="22"/>
        </w:rPr>
        <w:t xml:space="preserve">necessarily </w:t>
      </w:r>
      <w:r w:rsidR="00EC5950" w:rsidRPr="00B6054C">
        <w:rPr>
          <w:rFonts w:ascii="Arial" w:hAnsi="Arial" w:cs="Arial"/>
          <w:color w:val="4472C4" w:themeColor="accent1"/>
          <w:sz w:val="22"/>
          <w:szCs w:val="22"/>
        </w:rPr>
        <w:t>be evidence of missing data impacts</w:t>
      </w:r>
      <w:r w:rsidRPr="00B6054C">
        <w:rPr>
          <w:rFonts w:ascii="Arial" w:hAnsi="Arial" w:cs="Arial"/>
          <w:color w:val="4472C4" w:themeColor="accent1"/>
          <w:sz w:val="22"/>
          <w:szCs w:val="22"/>
        </w:rPr>
        <w:t xml:space="preserve">. </w:t>
      </w:r>
      <w:r w:rsidR="00FE261E" w:rsidRPr="00B6054C">
        <w:rPr>
          <w:rFonts w:ascii="Arial" w:hAnsi="Arial" w:cs="Arial"/>
          <w:color w:val="4472C4" w:themeColor="accent1"/>
          <w:sz w:val="22"/>
          <w:szCs w:val="22"/>
        </w:rPr>
        <w:t xml:space="preserve">There’s no reason </w:t>
      </w:r>
      <w:r w:rsidR="00FE261E" w:rsidRPr="00B6054C">
        <w:rPr>
          <w:rFonts w:ascii="Arial" w:hAnsi="Arial" w:cs="Arial"/>
          <w:i/>
          <w:iCs/>
          <w:color w:val="4472C4" w:themeColor="accent1"/>
          <w:sz w:val="22"/>
          <w:szCs w:val="22"/>
        </w:rPr>
        <w:t>a priori</w:t>
      </w:r>
      <w:r w:rsidR="00FE261E" w:rsidRPr="00B6054C">
        <w:rPr>
          <w:rFonts w:ascii="Arial" w:hAnsi="Arial" w:cs="Arial"/>
          <w:color w:val="4472C4" w:themeColor="accent1"/>
          <w:sz w:val="22"/>
          <w:szCs w:val="22"/>
        </w:rPr>
        <w:t xml:space="preserve"> to think that the effect of outage on health would be the same across regions. </w:t>
      </w:r>
      <w:r w:rsidR="00B21DFC" w:rsidRPr="00B6054C">
        <w:rPr>
          <w:rFonts w:ascii="Arial" w:hAnsi="Arial" w:cs="Arial"/>
          <w:color w:val="4472C4" w:themeColor="accent1"/>
          <w:sz w:val="22"/>
          <w:szCs w:val="22"/>
        </w:rPr>
        <w:t xml:space="preserve">Therefore, we have opted not to conduct </w:t>
      </w:r>
      <w:r w:rsidR="00EC5950" w:rsidRPr="00B6054C">
        <w:rPr>
          <w:rFonts w:ascii="Arial" w:hAnsi="Arial" w:cs="Arial"/>
          <w:color w:val="4472C4" w:themeColor="accent1"/>
          <w:sz w:val="22"/>
          <w:szCs w:val="22"/>
        </w:rPr>
        <w:t xml:space="preserve">this </w:t>
      </w:r>
      <w:r w:rsidR="00B21DFC" w:rsidRPr="00B6054C">
        <w:rPr>
          <w:rFonts w:ascii="Arial" w:hAnsi="Arial" w:cs="Arial"/>
          <w:color w:val="4472C4" w:themeColor="accent1"/>
          <w:sz w:val="22"/>
          <w:szCs w:val="22"/>
        </w:rPr>
        <w:t xml:space="preserve">additional </w:t>
      </w:r>
      <w:r w:rsidR="00EC5950" w:rsidRPr="00B6054C">
        <w:rPr>
          <w:rFonts w:ascii="Arial" w:hAnsi="Arial" w:cs="Arial"/>
          <w:color w:val="4472C4" w:themeColor="accent1"/>
          <w:sz w:val="22"/>
          <w:szCs w:val="22"/>
        </w:rPr>
        <w:t xml:space="preserve">analysis </w:t>
      </w:r>
      <w:r w:rsidR="00B21DFC" w:rsidRPr="00B6054C">
        <w:rPr>
          <w:rFonts w:ascii="Arial" w:hAnsi="Arial" w:cs="Arial"/>
          <w:color w:val="4472C4" w:themeColor="accent1"/>
          <w:sz w:val="22"/>
          <w:szCs w:val="22"/>
        </w:rPr>
        <w:t>in this case.</w:t>
      </w:r>
    </w:p>
    <w:p w14:paraId="7779D502" w14:textId="628553E0" w:rsidR="00556EC9" w:rsidRDefault="007C7B45" w:rsidP="00C3033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(6) The Poisson regression model was adjusted for temperature, precipitation, and wind speed, but it did not account for air pollution and other extreme weather events, such as wildfires and ice storms, which may influence both power outages and hospitalizations. I suggest adjusting for air pollution and a more comprehensive set of meteorological covariates including extreme weather events in sensitivity analyses.</w:t>
      </w:r>
      <w:r w:rsidRPr="00B6054C">
        <w:rPr>
          <w:rStyle w:val="apple-converted-space"/>
          <w:rFonts w:ascii="Arial" w:hAnsi="Arial" w:cs="Arial"/>
          <w:color w:val="000000" w:themeColor="text1"/>
          <w:sz w:val="22"/>
          <w:szCs w:val="22"/>
        </w:rPr>
        <w:t> </w:t>
      </w:r>
    </w:p>
    <w:p w14:paraId="3AF3DC5C" w14:textId="77777777" w:rsidR="009257D4" w:rsidRPr="00B6054C" w:rsidRDefault="009257D4" w:rsidP="00C3033A">
      <w:pPr>
        <w:spacing w:after="0" w:line="360" w:lineRule="auto"/>
        <w:rPr>
          <w:rStyle w:val="apple-converted-space"/>
          <w:rFonts w:ascii="Arial" w:hAnsi="Arial" w:cs="Arial"/>
          <w:color w:val="4472C4" w:themeColor="accent1"/>
          <w:sz w:val="22"/>
          <w:szCs w:val="22"/>
        </w:rPr>
      </w:pPr>
    </w:p>
    <w:p w14:paraId="335C22C8" w14:textId="38905CD5" w:rsidR="00081350" w:rsidRPr="00B6054C" w:rsidRDefault="00081350"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We appreciate this comment and the opportunity to consider additional important time-varying confounders. After consideration, we do not believe that air pollution confounds the relationship between power outage and healthcare use, other than by operating through extreme weather or wildfire smoke. We have drawn the hypothesized relationships on the DAG below.</w:t>
      </w:r>
    </w:p>
    <w:p w14:paraId="596661CE" w14:textId="565B3B24" w:rsidR="00CA1FA6" w:rsidRPr="00B6054C" w:rsidRDefault="002E1C66" w:rsidP="00C3033A">
      <w:pPr>
        <w:spacing w:after="0" w:line="360" w:lineRule="auto"/>
        <w:rPr>
          <w:rStyle w:val="apple-converted-space"/>
          <w:rFonts w:ascii="Arial" w:hAnsi="Arial" w:cs="Arial"/>
          <w:color w:val="4472C4" w:themeColor="accent1"/>
          <w:sz w:val="22"/>
          <w:szCs w:val="22"/>
        </w:rPr>
      </w:pPr>
      <w:r w:rsidRPr="00B6054C">
        <w:rPr>
          <w:rFonts w:ascii="Arial" w:hAnsi="Arial" w:cs="Arial"/>
          <w:noProof/>
          <w:color w:val="000000" w:themeColor="text1"/>
          <w:sz w:val="22"/>
          <w:szCs w:val="22"/>
        </w:rPr>
        <w:lastRenderedPageBreak/>
        <w:drawing>
          <wp:inline distT="0" distB="0" distL="0" distR="0" wp14:anchorId="20CE2D59" wp14:editId="20AE82CE">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3D5BC398" w14:textId="73D05E1A" w:rsidR="00CA1FA6" w:rsidRPr="00B6054C" w:rsidRDefault="00CA1FA6" w:rsidP="000A591F">
      <w:pPr>
        <w:spacing w:after="0" w:line="240" w:lineRule="auto"/>
        <w:rPr>
          <w:rStyle w:val="apple-converted-space"/>
          <w:rFonts w:ascii="Arial" w:hAnsi="Arial" w:cs="Arial"/>
          <w:color w:val="4472C4" w:themeColor="accent1"/>
          <w:sz w:val="22"/>
          <w:szCs w:val="22"/>
        </w:rPr>
      </w:pPr>
      <w:r w:rsidRPr="00B6054C">
        <w:rPr>
          <w:rStyle w:val="apple-converted-space"/>
          <w:rFonts w:ascii="Arial" w:hAnsi="Arial" w:cs="Arial"/>
          <w:b/>
          <w:bCs/>
          <w:color w:val="4472C4" w:themeColor="accent1"/>
          <w:sz w:val="22"/>
          <w:szCs w:val="22"/>
        </w:rPr>
        <w:t>Supplemental Figure 5</w:t>
      </w:r>
      <w:r w:rsidRPr="00B6054C">
        <w:rPr>
          <w:rStyle w:val="apple-converted-space"/>
          <w:rFonts w:ascii="Arial" w:hAnsi="Arial" w:cs="Arial"/>
          <w:color w:val="4472C4" w:themeColor="accent1"/>
          <w:sz w:val="22"/>
          <w:szCs w:val="22"/>
        </w:rPr>
        <w:t xml:space="preserve">: Directed acyclic graph describing hypothesized causal relationships between power outage, hospitalizations among older adults, and potential confounders. </w:t>
      </w:r>
    </w:p>
    <w:p w14:paraId="23C7EBF2" w14:textId="3FEB34F7" w:rsidR="00081350" w:rsidRDefault="00081350" w:rsidP="000A591F">
      <w:pPr>
        <w:spacing w:after="0" w:line="24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Regarding extreme weather events, we believe that controlling for temperature, precipitation, and wind speed would capture all aspects of these events, such as ice storms, and thus do not pursue additionally adjusting for them.</w:t>
      </w:r>
    </w:p>
    <w:p w14:paraId="562E5D81" w14:textId="77777777" w:rsidR="000A591F" w:rsidRPr="00B6054C" w:rsidRDefault="000A591F" w:rsidP="000A591F">
      <w:pPr>
        <w:spacing w:after="0" w:line="240" w:lineRule="auto"/>
        <w:rPr>
          <w:rStyle w:val="apple-converted-space"/>
          <w:rFonts w:ascii="Arial" w:hAnsi="Arial" w:cs="Arial"/>
          <w:color w:val="4472C4" w:themeColor="accent1"/>
          <w:sz w:val="22"/>
          <w:szCs w:val="22"/>
        </w:rPr>
      </w:pPr>
    </w:p>
    <w:p w14:paraId="68031717" w14:textId="32DF561C" w:rsidR="00081350" w:rsidRPr="00B6054C" w:rsidRDefault="00347285"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In response to this comment</w:t>
      </w:r>
      <w:r w:rsidR="00B21DFC" w:rsidRPr="00B6054C">
        <w:rPr>
          <w:rStyle w:val="apple-converted-space"/>
          <w:rFonts w:ascii="Arial" w:hAnsi="Arial" w:cs="Arial"/>
          <w:color w:val="4472C4" w:themeColor="accent1"/>
          <w:sz w:val="22"/>
          <w:szCs w:val="22"/>
        </w:rPr>
        <w:t>,</w:t>
      </w:r>
      <w:r w:rsidRPr="00B6054C">
        <w:rPr>
          <w:rStyle w:val="apple-converted-space"/>
          <w:rFonts w:ascii="Arial" w:hAnsi="Arial" w:cs="Arial"/>
          <w:color w:val="4472C4" w:themeColor="accent1"/>
          <w:sz w:val="22"/>
          <w:szCs w:val="22"/>
        </w:rPr>
        <w:t xml:space="preserve"> </w:t>
      </w:r>
      <w:r w:rsidR="00DF6DCB" w:rsidRPr="00B6054C">
        <w:rPr>
          <w:rStyle w:val="apple-converted-space"/>
          <w:rFonts w:ascii="Arial" w:hAnsi="Arial" w:cs="Arial"/>
          <w:color w:val="4472C4" w:themeColor="accent1"/>
          <w:sz w:val="22"/>
          <w:szCs w:val="22"/>
        </w:rPr>
        <w:t>we</w:t>
      </w:r>
      <w:r w:rsidR="00AE5318" w:rsidRPr="00B6054C">
        <w:rPr>
          <w:rStyle w:val="apple-converted-space"/>
          <w:rFonts w:ascii="Arial" w:hAnsi="Arial" w:cs="Arial"/>
          <w:color w:val="4472C4" w:themeColor="accent1"/>
          <w:sz w:val="22"/>
          <w:szCs w:val="22"/>
        </w:rPr>
        <w:t xml:space="preserve"> have included</w:t>
      </w:r>
      <w:r w:rsidR="00081350" w:rsidRPr="00B6054C">
        <w:rPr>
          <w:rStyle w:val="apple-converted-space"/>
          <w:rFonts w:ascii="Arial" w:hAnsi="Arial" w:cs="Arial"/>
          <w:color w:val="4472C4" w:themeColor="accent1"/>
          <w:sz w:val="22"/>
          <w:szCs w:val="22"/>
        </w:rPr>
        <w:t xml:space="preserve"> a new sensitivity analysis</w:t>
      </w:r>
      <w:r w:rsidR="00B21DFC" w:rsidRPr="00B6054C">
        <w:rPr>
          <w:rStyle w:val="apple-converted-space"/>
          <w:rFonts w:ascii="Arial" w:hAnsi="Arial" w:cs="Arial"/>
          <w:color w:val="4472C4" w:themeColor="accent1"/>
          <w:sz w:val="22"/>
          <w:szCs w:val="22"/>
        </w:rPr>
        <w:t xml:space="preserve"> </w:t>
      </w:r>
      <w:r w:rsidR="00081350" w:rsidRPr="00B6054C">
        <w:rPr>
          <w:rStyle w:val="apple-converted-space"/>
          <w:rFonts w:ascii="Arial" w:hAnsi="Arial" w:cs="Arial"/>
          <w:color w:val="4472C4" w:themeColor="accent1"/>
          <w:sz w:val="22"/>
          <w:szCs w:val="22"/>
        </w:rPr>
        <w:t>control</w:t>
      </w:r>
      <w:r w:rsidR="00CA209A" w:rsidRPr="00B6054C">
        <w:rPr>
          <w:rStyle w:val="apple-converted-space"/>
          <w:rFonts w:ascii="Arial" w:hAnsi="Arial" w:cs="Arial"/>
          <w:color w:val="4472C4" w:themeColor="accent1"/>
          <w:sz w:val="22"/>
          <w:szCs w:val="22"/>
        </w:rPr>
        <w:t>l</w:t>
      </w:r>
      <w:r w:rsidR="00E278BF" w:rsidRPr="00B6054C">
        <w:rPr>
          <w:rStyle w:val="apple-converted-space"/>
          <w:rFonts w:ascii="Arial" w:hAnsi="Arial" w:cs="Arial"/>
          <w:color w:val="4472C4" w:themeColor="accent1"/>
          <w:sz w:val="22"/>
          <w:szCs w:val="22"/>
        </w:rPr>
        <w:t>ing</w:t>
      </w:r>
      <w:r w:rsidR="00081350" w:rsidRPr="00B6054C">
        <w:rPr>
          <w:rStyle w:val="apple-converted-space"/>
          <w:rFonts w:ascii="Arial" w:hAnsi="Arial" w:cs="Arial"/>
          <w:color w:val="4472C4" w:themeColor="accent1"/>
          <w:sz w:val="22"/>
          <w:szCs w:val="22"/>
        </w:rPr>
        <w:t xml:space="preserve"> models for </w:t>
      </w:r>
      <w:r w:rsidR="008616E9" w:rsidRPr="00B6054C">
        <w:rPr>
          <w:rStyle w:val="apple-converted-space"/>
          <w:rFonts w:ascii="Arial" w:hAnsi="Arial" w:cs="Arial"/>
          <w:color w:val="4472C4" w:themeColor="accent1"/>
          <w:sz w:val="22"/>
          <w:szCs w:val="22"/>
        </w:rPr>
        <w:t xml:space="preserve">smoke days using </w:t>
      </w:r>
      <w:r w:rsidR="00081350" w:rsidRPr="00B6054C">
        <w:rPr>
          <w:rStyle w:val="apple-converted-space"/>
          <w:rFonts w:ascii="Arial" w:hAnsi="Arial" w:cs="Arial"/>
          <w:color w:val="4472C4" w:themeColor="accent1"/>
          <w:sz w:val="22"/>
          <w:szCs w:val="22"/>
        </w:rPr>
        <w:t>daily wildfire-generated fine particulate matter</w:t>
      </w:r>
      <w:r w:rsidR="00DF20C7" w:rsidRPr="00B6054C">
        <w:rPr>
          <w:rStyle w:val="apple-converted-space"/>
          <w:rFonts w:ascii="Arial" w:hAnsi="Arial" w:cs="Arial"/>
          <w:color w:val="4472C4" w:themeColor="accent1"/>
          <w:sz w:val="22"/>
          <w:szCs w:val="22"/>
        </w:rPr>
        <w:t xml:space="preserve"> estimates</w:t>
      </w:r>
      <w:r w:rsidR="00081350" w:rsidRPr="00B6054C">
        <w:rPr>
          <w:rStyle w:val="apple-converted-space"/>
          <w:rFonts w:ascii="Arial" w:hAnsi="Arial" w:cs="Arial"/>
          <w:color w:val="4472C4" w:themeColor="accent1"/>
          <w:sz w:val="22"/>
          <w:szCs w:val="22"/>
        </w:rPr>
        <w:t xml:space="preserve"> </w:t>
      </w:r>
      <w:r w:rsidR="0073546C" w:rsidRPr="00B6054C">
        <w:rPr>
          <w:rStyle w:val="apple-converted-space"/>
          <w:rFonts w:ascii="Arial" w:hAnsi="Arial" w:cs="Arial"/>
          <w:color w:val="4472C4" w:themeColor="accent1"/>
          <w:sz w:val="22"/>
          <w:szCs w:val="22"/>
        </w:rPr>
        <w:t xml:space="preserve">from </w:t>
      </w:r>
      <w:r w:rsidR="00081350" w:rsidRPr="00B6054C">
        <w:rPr>
          <w:rStyle w:val="apple-converted-space"/>
          <w:rFonts w:ascii="Arial" w:hAnsi="Arial" w:cs="Arial"/>
          <w:color w:val="4472C4" w:themeColor="accent1"/>
          <w:sz w:val="22"/>
          <w:szCs w:val="22"/>
        </w:rPr>
        <w:t>Childs et al. ES&amp;T 2023. While the frequency of co-occurring power outage and wildfire smoke is relatively low, we do agree that when it occurs, wildfire smoke could act as a confounder. We have added new sentence</w:t>
      </w:r>
      <w:r w:rsidR="00B21DFC" w:rsidRPr="00B6054C">
        <w:rPr>
          <w:rStyle w:val="apple-converted-space"/>
          <w:rFonts w:ascii="Arial" w:hAnsi="Arial" w:cs="Arial"/>
          <w:color w:val="4472C4" w:themeColor="accent1"/>
          <w:sz w:val="22"/>
          <w:szCs w:val="22"/>
        </w:rPr>
        <w:t>s</w:t>
      </w:r>
      <w:r w:rsidR="00081350" w:rsidRPr="00B6054C">
        <w:rPr>
          <w:rStyle w:val="apple-converted-space"/>
          <w:rFonts w:ascii="Arial" w:hAnsi="Arial" w:cs="Arial"/>
          <w:color w:val="4472C4" w:themeColor="accent1"/>
          <w:sz w:val="22"/>
          <w:szCs w:val="22"/>
        </w:rPr>
        <w:t xml:space="preserve"> to the methods</w:t>
      </w:r>
      <w:r w:rsidR="00B21DFC" w:rsidRPr="00B6054C">
        <w:rPr>
          <w:rStyle w:val="apple-converted-space"/>
          <w:rFonts w:ascii="Arial" w:hAnsi="Arial" w:cs="Arial"/>
          <w:color w:val="4472C4" w:themeColor="accent1"/>
          <w:sz w:val="22"/>
          <w:szCs w:val="22"/>
        </w:rPr>
        <w:t xml:space="preserve"> and results</w:t>
      </w:r>
      <w:r w:rsidR="00081350" w:rsidRPr="00B6054C">
        <w:rPr>
          <w:rStyle w:val="apple-converted-space"/>
          <w:rFonts w:ascii="Arial" w:hAnsi="Arial" w:cs="Arial"/>
          <w:color w:val="4472C4" w:themeColor="accent1"/>
          <w:sz w:val="22"/>
          <w:szCs w:val="22"/>
        </w:rPr>
        <w:t xml:space="preserve"> describing this sensitivity analysis</w:t>
      </w:r>
      <w:r w:rsidR="00F67F40" w:rsidRPr="00B6054C">
        <w:rPr>
          <w:rStyle w:val="apple-converted-space"/>
          <w:rFonts w:ascii="Arial" w:hAnsi="Arial" w:cs="Arial"/>
          <w:color w:val="4472C4" w:themeColor="accent1"/>
          <w:sz w:val="22"/>
          <w:szCs w:val="22"/>
        </w:rPr>
        <w:t xml:space="preserve"> </w:t>
      </w:r>
      <w:r w:rsidR="00F67F40" w:rsidRPr="00382B77">
        <w:rPr>
          <w:rFonts w:ascii="Arial" w:hAnsi="Arial" w:cs="Arial"/>
          <w:color w:val="4472C4" w:themeColor="accent1"/>
          <w:sz w:val="22"/>
          <w:szCs w:val="22"/>
        </w:rPr>
        <w:t xml:space="preserve">(page 9, </w:t>
      </w:r>
      <w:r w:rsidR="00C770EF">
        <w:rPr>
          <w:rFonts w:ascii="Arial" w:hAnsi="Arial" w:cs="Arial"/>
          <w:color w:val="4472C4" w:themeColor="accent1"/>
          <w:sz w:val="22"/>
          <w:szCs w:val="22"/>
        </w:rPr>
        <w:t>final paragraph</w:t>
      </w:r>
      <w:r w:rsidR="00F67F40" w:rsidRPr="00382B77">
        <w:rPr>
          <w:rFonts w:ascii="Arial" w:hAnsi="Arial" w:cs="Arial"/>
          <w:color w:val="4472C4" w:themeColor="accent1"/>
          <w:sz w:val="22"/>
          <w:szCs w:val="22"/>
        </w:rPr>
        <w:t>)</w:t>
      </w:r>
      <w:r w:rsidR="00382B77" w:rsidRPr="00382B77">
        <w:rPr>
          <w:rFonts w:ascii="Arial" w:hAnsi="Arial" w:cs="Arial"/>
          <w:color w:val="4472C4" w:themeColor="accent1"/>
          <w:sz w:val="22"/>
          <w:szCs w:val="22"/>
        </w:rPr>
        <w:t>:</w:t>
      </w:r>
      <w:r w:rsidR="00382B77">
        <w:rPr>
          <w:rFonts w:ascii="Arial" w:hAnsi="Arial" w:cs="Arial"/>
          <w:color w:val="4472C4" w:themeColor="accent1"/>
          <w:sz w:val="22"/>
          <w:szCs w:val="22"/>
        </w:rPr>
        <w:br/>
      </w:r>
    </w:p>
    <w:p w14:paraId="2B9F1E34" w14:textId="25C4789C" w:rsidR="00081350" w:rsidRDefault="00081350" w:rsidP="00C041F5">
      <w:pPr>
        <w:spacing w:after="0" w:line="360" w:lineRule="auto"/>
        <w:ind w:firstLine="720"/>
        <w:rPr>
          <w:rFonts w:ascii="Arial" w:hAnsi="Arial" w:cs="Arial"/>
          <w:color w:val="4472C4" w:themeColor="accent1"/>
          <w:sz w:val="22"/>
          <w:szCs w:val="22"/>
        </w:rPr>
      </w:pPr>
      <w:r w:rsidRPr="00B6054C">
        <w:rPr>
          <w:rStyle w:val="apple-converted-space"/>
          <w:rFonts w:ascii="Arial" w:hAnsi="Arial" w:cs="Arial"/>
          <w:color w:val="4472C4" w:themeColor="accent1"/>
          <w:sz w:val="22"/>
          <w:szCs w:val="22"/>
        </w:rPr>
        <w:t>“</w:t>
      </w:r>
      <w:r w:rsidR="0048698D" w:rsidRPr="00B6054C">
        <w:rPr>
          <w:rStyle w:val="apple-converted-space"/>
          <w:rFonts w:ascii="Arial" w:hAnsi="Arial" w:cs="Arial"/>
          <w:color w:val="4472C4" w:themeColor="accent1"/>
          <w:sz w:val="22"/>
          <w:szCs w:val="22"/>
        </w:rPr>
        <w:t xml:space="preserve">Because of wildfire-related power shutoffs, wildfire smoke could be a confounder. We conducted a sensitivity analysis </w:t>
      </w:r>
      <w:r w:rsidR="00B21DFC" w:rsidRPr="00B6054C">
        <w:rPr>
          <w:rStyle w:val="apple-converted-space"/>
          <w:rFonts w:ascii="Arial" w:hAnsi="Arial" w:cs="Arial"/>
          <w:color w:val="4472C4" w:themeColor="accent1"/>
          <w:sz w:val="22"/>
          <w:szCs w:val="22"/>
        </w:rPr>
        <w:t>using</w:t>
      </w:r>
      <w:r w:rsidR="0048698D" w:rsidRPr="00B6054C">
        <w:rPr>
          <w:rStyle w:val="apple-converted-space"/>
          <w:rFonts w:ascii="Arial" w:hAnsi="Arial" w:cs="Arial"/>
          <w:color w:val="4472C4" w:themeColor="accent1"/>
          <w:sz w:val="22"/>
          <w:szCs w:val="22"/>
        </w:rPr>
        <w:t xml:space="preserve"> estimates of wildfire PM</w:t>
      </w:r>
      <w:r w:rsidR="0048698D" w:rsidRPr="00B6054C">
        <w:rPr>
          <w:rStyle w:val="apple-converted-space"/>
          <w:rFonts w:ascii="Arial" w:hAnsi="Arial" w:cs="Arial"/>
          <w:color w:val="4472C4" w:themeColor="accent1"/>
          <w:sz w:val="22"/>
          <w:szCs w:val="22"/>
          <w:vertAlign w:val="subscript"/>
        </w:rPr>
        <w:t>2.5</w:t>
      </w:r>
      <w:r w:rsidR="0048698D" w:rsidRPr="00B6054C">
        <w:rPr>
          <w:rStyle w:val="apple-converted-space"/>
          <w:rFonts w:ascii="Arial" w:hAnsi="Arial" w:cs="Arial"/>
          <w:color w:val="4472C4" w:themeColor="accent1"/>
          <w:sz w:val="22"/>
          <w:szCs w:val="22"/>
        </w:rPr>
        <w:t xml:space="preserve"> from Childs et al. 2023 to categorize county-days as exposed or </w:t>
      </w:r>
      <w:r w:rsidR="00B21DFC" w:rsidRPr="00B6054C">
        <w:rPr>
          <w:rStyle w:val="apple-converted-space"/>
          <w:rFonts w:ascii="Arial" w:hAnsi="Arial" w:cs="Arial"/>
          <w:color w:val="4472C4" w:themeColor="accent1"/>
          <w:sz w:val="22"/>
          <w:szCs w:val="22"/>
        </w:rPr>
        <w:t>un</w:t>
      </w:r>
      <w:r w:rsidR="0048698D" w:rsidRPr="00B6054C">
        <w:rPr>
          <w:rStyle w:val="apple-converted-space"/>
          <w:rFonts w:ascii="Arial" w:hAnsi="Arial" w:cs="Arial"/>
          <w:color w:val="4472C4" w:themeColor="accent1"/>
          <w:sz w:val="22"/>
          <w:szCs w:val="22"/>
        </w:rPr>
        <w:t xml:space="preserve">exposed to wildfire smoke. We considered </w:t>
      </w:r>
      <w:r w:rsidR="007C5F89" w:rsidRPr="00B6054C">
        <w:rPr>
          <w:rStyle w:val="apple-converted-space"/>
          <w:rFonts w:ascii="Arial" w:hAnsi="Arial" w:cs="Arial"/>
          <w:color w:val="4472C4" w:themeColor="accent1"/>
          <w:sz w:val="22"/>
          <w:szCs w:val="22"/>
        </w:rPr>
        <w:t xml:space="preserve">a county-day exposed if the concentration of wildfire smoke </w:t>
      </w:r>
      <w:r w:rsidR="00570A3A" w:rsidRPr="00B6054C">
        <w:rPr>
          <w:rStyle w:val="apple-converted-space"/>
          <w:rFonts w:ascii="Arial" w:hAnsi="Arial" w:cs="Arial"/>
          <w:color w:val="4472C4" w:themeColor="accent1"/>
          <w:sz w:val="22"/>
          <w:szCs w:val="22"/>
        </w:rPr>
        <w:t xml:space="preserve">was </w:t>
      </w:r>
      <w:r w:rsidR="00AD5156" w:rsidRPr="00B6054C">
        <w:rPr>
          <w:rStyle w:val="apple-converted-space"/>
          <w:rFonts w:ascii="Arial" w:hAnsi="Arial" w:cs="Arial"/>
          <w:color w:val="4472C4" w:themeColor="accent1"/>
          <w:sz w:val="22"/>
          <w:szCs w:val="22"/>
        </w:rPr>
        <w:t>&gt;</w:t>
      </w:r>
      <w:r w:rsidR="00570A3A" w:rsidRPr="00B6054C">
        <w:rPr>
          <w:rStyle w:val="apple-converted-space"/>
          <w:rFonts w:ascii="Arial" w:hAnsi="Arial" w:cs="Arial"/>
          <w:color w:val="4472C4" w:themeColor="accent1"/>
          <w:sz w:val="22"/>
          <w:szCs w:val="22"/>
        </w:rPr>
        <w:t xml:space="preserve"> 0 </w:t>
      </w:r>
      <w:r w:rsidR="00EE2477" w:rsidRPr="00B6054C">
        <w:rPr>
          <w:rFonts w:ascii="Arial" w:hAnsi="Arial" w:cs="Arial"/>
          <w:color w:val="4472C4" w:themeColor="accent1"/>
          <w:sz w:val="22"/>
          <w:szCs w:val="22"/>
        </w:rPr>
        <w:t>µg/m³</w:t>
      </w:r>
      <w:r w:rsidR="000466B8" w:rsidRPr="00B6054C">
        <w:rPr>
          <w:rFonts w:ascii="Arial" w:hAnsi="Arial" w:cs="Arial"/>
          <w:color w:val="4472C4" w:themeColor="accent1"/>
          <w:sz w:val="22"/>
          <w:szCs w:val="22"/>
        </w:rPr>
        <w:t xml:space="preserve"> and adjusted for this binary </w:t>
      </w:r>
      <w:r w:rsidR="00481952" w:rsidRPr="00B6054C">
        <w:rPr>
          <w:rFonts w:ascii="Arial" w:hAnsi="Arial" w:cs="Arial"/>
          <w:color w:val="4472C4" w:themeColor="accent1"/>
          <w:sz w:val="22"/>
          <w:szCs w:val="22"/>
        </w:rPr>
        <w:t xml:space="preserve">‘smoke-day’ </w:t>
      </w:r>
      <w:r w:rsidR="000466B8" w:rsidRPr="00B6054C">
        <w:rPr>
          <w:rFonts w:ascii="Arial" w:hAnsi="Arial" w:cs="Arial"/>
          <w:color w:val="4472C4" w:themeColor="accent1"/>
          <w:sz w:val="22"/>
          <w:szCs w:val="22"/>
        </w:rPr>
        <w:t xml:space="preserve">variable in our analysis” </w:t>
      </w:r>
    </w:p>
    <w:p w14:paraId="40AC1CFC" w14:textId="77777777" w:rsidR="00AA221B" w:rsidRPr="00B6054C" w:rsidRDefault="00AA221B" w:rsidP="00C041F5">
      <w:pPr>
        <w:spacing w:after="0" w:line="360" w:lineRule="auto"/>
        <w:ind w:firstLine="720"/>
        <w:rPr>
          <w:rFonts w:ascii="Arial" w:hAnsi="Arial" w:cs="Arial"/>
          <w:color w:val="4472C4" w:themeColor="accent1"/>
          <w:sz w:val="22"/>
          <w:szCs w:val="22"/>
        </w:rPr>
      </w:pPr>
    </w:p>
    <w:p w14:paraId="2C1B4550" w14:textId="61C4F629" w:rsidR="00020491" w:rsidRPr="00B6054C" w:rsidRDefault="00020491" w:rsidP="00C3033A">
      <w:pPr>
        <w:spacing w:after="0" w:line="360" w:lineRule="auto"/>
        <w:rPr>
          <w:rStyle w:val="apple-converted-space"/>
          <w:rFonts w:ascii="Arial" w:hAnsi="Arial" w:cs="Arial"/>
          <w:color w:val="4472C4" w:themeColor="accent1"/>
          <w:sz w:val="22"/>
          <w:szCs w:val="22"/>
        </w:rPr>
      </w:pPr>
      <w:r w:rsidRPr="00B6054C">
        <w:rPr>
          <w:rFonts w:ascii="Arial" w:hAnsi="Arial" w:cs="Arial"/>
          <w:color w:val="4472C4" w:themeColor="accent1"/>
          <w:sz w:val="22"/>
          <w:szCs w:val="22"/>
        </w:rPr>
        <w:t>To the results, we added</w:t>
      </w:r>
      <w:r w:rsidR="00AA221B">
        <w:rPr>
          <w:rFonts w:ascii="Arial" w:hAnsi="Arial" w:cs="Arial"/>
          <w:color w:val="4472C4" w:themeColor="accent1"/>
          <w:sz w:val="22"/>
          <w:szCs w:val="22"/>
        </w:rPr>
        <w:t xml:space="preserve"> </w:t>
      </w:r>
      <w:r w:rsidR="00403483" w:rsidRPr="00B6054C">
        <w:rPr>
          <w:rFonts w:ascii="Arial" w:hAnsi="Arial" w:cs="Arial"/>
          <w:color w:val="4472C4" w:themeColor="accent1"/>
          <w:sz w:val="22"/>
          <w:szCs w:val="22"/>
        </w:rPr>
        <w:t>(page 1</w:t>
      </w:r>
      <w:r w:rsidR="007212C5">
        <w:rPr>
          <w:rFonts w:ascii="Arial" w:hAnsi="Arial" w:cs="Arial"/>
          <w:color w:val="4472C4" w:themeColor="accent1"/>
          <w:sz w:val="22"/>
          <w:szCs w:val="22"/>
        </w:rPr>
        <w:t>3</w:t>
      </w:r>
      <w:r w:rsidR="00403483" w:rsidRPr="00B6054C">
        <w:rPr>
          <w:rFonts w:ascii="Arial" w:hAnsi="Arial" w:cs="Arial"/>
          <w:color w:val="4472C4" w:themeColor="accent1"/>
          <w:sz w:val="22"/>
          <w:szCs w:val="22"/>
        </w:rPr>
        <w:t xml:space="preserve">, paragraph </w:t>
      </w:r>
      <w:r w:rsidR="004165BC" w:rsidRPr="00B6054C">
        <w:rPr>
          <w:rFonts w:ascii="Arial" w:hAnsi="Arial" w:cs="Arial"/>
          <w:color w:val="4472C4" w:themeColor="accent1"/>
          <w:sz w:val="22"/>
          <w:szCs w:val="22"/>
        </w:rPr>
        <w:t>5)</w:t>
      </w:r>
      <w:r w:rsidR="00AA221B">
        <w:rPr>
          <w:rFonts w:ascii="Arial" w:hAnsi="Arial" w:cs="Arial"/>
          <w:color w:val="4472C4" w:themeColor="accent1"/>
          <w:sz w:val="22"/>
          <w:szCs w:val="22"/>
        </w:rPr>
        <w:t>:</w:t>
      </w:r>
    </w:p>
    <w:p w14:paraId="05408ADD" w14:textId="71B91716" w:rsidR="00212107" w:rsidRDefault="008F4EF6" w:rsidP="00913DFF">
      <w:pPr>
        <w:spacing w:after="0" w:line="360" w:lineRule="auto"/>
        <w:ind w:firstLine="720"/>
        <w:rPr>
          <w:rStyle w:val="apple-converted-space"/>
          <w:rFonts w:ascii="Arial" w:hAnsi="Arial" w:cs="Arial"/>
          <w:color w:val="4472C4" w:themeColor="accent1"/>
          <w:sz w:val="22"/>
          <w:szCs w:val="22"/>
        </w:rPr>
      </w:pPr>
      <w:r w:rsidRPr="00B6054C">
        <w:rPr>
          <w:rFonts w:ascii="Arial" w:hAnsi="Arial" w:cs="Arial"/>
          <w:noProof/>
          <w:color w:val="4472C4" w:themeColor="accent1"/>
          <w:sz w:val="22"/>
          <w:szCs w:val="22"/>
        </w:rPr>
        <w:lastRenderedPageBreak/>
        <mc:AlternateContent>
          <mc:Choice Requires="wps">
            <w:drawing>
              <wp:anchor distT="0" distB="0" distL="114300" distR="114300" simplePos="0" relativeHeight="251667456" behindDoc="0" locked="0" layoutInCell="1" allowOverlap="1" wp14:anchorId="18B6B083" wp14:editId="55AA30DA">
                <wp:simplePos x="0" y="0"/>
                <wp:positionH relativeFrom="column">
                  <wp:posOffset>5213350</wp:posOffset>
                </wp:positionH>
                <wp:positionV relativeFrom="paragraph">
                  <wp:posOffset>1238250</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6B083" id="_x0000_s1028" type="#_x0000_t202" style="position:absolute;left:0;text-align:left;margin-left:410.5pt;margin-top:97.5pt;width:40.1pt;height:41.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" fillcolor="white [3201]" stroked="f" strokeweight=".5pt">
                <v:textbox>
                  <w:txbxContent>
                    <w:p w14:paraId="531C976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1%</w:t>
                      </w:r>
                    </w:p>
                    <w:p w14:paraId="0AE9DD7C" w14:textId="77777777" w:rsidR="003A219E" w:rsidRPr="00F73731" w:rsidRDefault="003A219E" w:rsidP="003A219E">
                      <w:pPr>
                        <w:spacing w:after="0"/>
                        <w:rPr>
                          <w:rFonts w:ascii="Arial" w:eastAsia="Garamond" w:hAnsi="Arial" w:cs="Arial"/>
                          <w:sz w:val="18"/>
                          <w:szCs w:val="18"/>
                        </w:rPr>
                      </w:pPr>
                      <w:r w:rsidRPr="00F73731">
                        <w:rPr>
                          <w:rFonts w:ascii="Arial" w:eastAsia="Garamond" w:hAnsi="Arial" w:cs="Arial"/>
                          <w:sz w:val="18"/>
                          <w:szCs w:val="18"/>
                        </w:rPr>
                        <w:t>≥ 3%</w:t>
                      </w:r>
                    </w:p>
                    <w:p w14:paraId="48E289F4" w14:textId="77777777" w:rsidR="003A219E" w:rsidRPr="00F73731" w:rsidRDefault="003A219E" w:rsidP="003A219E">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Pr="00B6054C">
        <w:rPr>
          <w:rFonts w:ascii="Arial" w:hAnsi="Arial" w:cs="Arial"/>
          <w:b/>
          <w:bCs/>
          <w:noProof/>
          <w:color w:val="4472C4" w:themeColor="accent1"/>
          <w:sz w:val="22"/>
          <w:szCs w:val="22"/>
        </w:rPr>
        <w:drawing>
          <wp:anchor distT="0" distB="0" distL="114300" distR="114300" simplePos="0" relativeHeight="251666432" behindDoc="0" locked="0" layoutInCell="1" allowOverlap="1" wp14:anchorId="30A11EBD" wp14:editId="09EB8296">
            <wp:simplePos x="0" y="0"/>
            <wp:positionH relativeFrom="column">
              <wp:posOffset>4885690</wp:posOffset>
            </wp:positionH>
            <wp:positionV relativeFrom="paragraph">
              <wp:posOffset>1031401</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B6054C">
        <w:rPr>
          <w:rFonts w:ascii="Arial" w:hAnsi="Arial" w:cs="Arial"/>
          <w:noProof/>
          <w:color w:val="4472C4" w:themeColor="accent1"/>
          <w:sz w:val="22"/>
          <w:szCs w:val="22"/>
        </w:rPr>
        <w:drawing>
          <wp:anchor distT="0" distB="0" distL="114300" distR="114300" simplePos="0" relativeHeight="251662335" behindDoc="0" locked="0" layoutInCell="1" allowOverlap="1" wp14:anchorId="1C968319" wp14:editId="46B08B1D">
            <wp:simplePos x="0" y="0"/>
            <wp:positionH relativeFrom="column">
              <wp:posOffset>86</wp:posOffset>
            </wp:positionH>
            <wp:positionV relativeFrom="paragraph">
              <wp:posOffset>510411</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2"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3DFF">
        <w:rPr>
          <w:rStyle w:val="apple-converted-space"/>
          <w:rFonts w:ascii="Arial" w:hAnsi="Arial" w:cs="Arial"/>
          <w:color w:val="4472C4" w:themeColor="accent1"/>
          <w:sz w:val="22"/>
          <w:szCs w:val="22"/>
        </w:rPr>
        <w:t>“</w:t>
      </w:r>
      <w:r w:rsidR="00913DFF" w:rsidRPr="00913DFF">
        <w:rPr>
          <w:rStyle w:val="apple-converted-space"/>
          <w:rFonts w:ascii="Arial" w:hAnsi="Arial" w:cs="Arial"/>
          <w:color w:val="4472C4" w:themeColor="accent1"/>
          <w:sz w:val="22"/>
          <w:szCs w:val="22"/>
        </w:rPr>
        <w:t>Our results remained unchanged when we adjusted for wildfire smoke days (</w:t>
      </w:r>
      <w:r w:rsidR="00913DFF" w:rsidRPr="00E40C82">
        <w:rPr>
          <w:rStyle w:val="apple-converted-space"/>
          <w:rFonts w:ascii="Arial" w:hAnsi="Arial" w:cs="Arial"/>
          <w:b/>
          <w:bCs/>
          <w:color w:val="4472C4" w:themeColor="accent1"/>
          <w:sz w:val="22"/>
          <w:szCs w:val="22"/>
        </w:rPr>
        <w:t>Supplemental Figure 6</w:t>
      </w:r>
      <w:r w:rsidR="00913DFF" w:rsidRPr="00913DFF">
        <w:rPr>
          <w:rStyle w:val="apple-converted-space"/>
          <w:rFonts w:ascii="Arial" w:hAnsi="Arial" w:cs="Arial"/>
          <w:color w:val="4472C4" w:themeColor="accent1"/>
          <w:sz w:val="22"/>
          <w:szCs w:val="22"/>
        </w:rPr>
        <w:t>).</w:t>
      </w:r>
      <w:r w:rsidR="00E210BF">
        <w:rPr>
          <w:rStyle w:val="apple-converted-space"/>
          <w:rFonts w:ascii="Arial" w:hAnsi="Arial" w:cs="Arial"/>
          <w:color w:val="4472C4" w:themeColor="accent1"/>
          <w:sz w:val="22"/>
          <w:szCs w:val="22"/>
        </w:rPr>
        <w:t>”</w:t>
      </w:r>
    </w:p>
    <w:p w14:paraId="3AAFF5AD" w14:textId="77777777" w:rsidR="00E210BF" w:rsidRPr="00B6054C" w:rsidRDefault="00E210BF" w:rsidP="00913DFF">
      <w:pPr>
        <w:spacing w:after="0" w:line="360" w:lineRule="auto"/>
        <w:ind w:firstLine="720"/>
        <w:rPr>
          <w:rStyle w:val="apple-converted-space"/>
          <w:rFonts w:ascii="Arial" w:hAnsi="Arial" w:cs="Arial"/>
          <w:color w:val="4472C4" w:themeColor="accent1"/>
          <w:sz w:val="22"/>
          <w:szCs w:val="22"/>
        </w:rPr>
      </w:pPr>
    </w:p>
    <w:p w14:paraId="51ADD79F" w14:textId="41A8BBB3" w:rsidR="00212107" w:rsidRPr="00B6054C" w:rsidRDefault="008A0844" w:rsidP="00F42C50">
      <w:pPr>
        <w:spacing w:after="0" w:line="240" w:lineRule="auto"/>
        <w:rPr>
          <w:rStyle w:val="apple-converted-space"/>
          <w:rFonts w:ascii="Arial" w:hAnsi="Arial" w:cs="Arial"/>
          <w:color w:val="4472C4" w:themeColor="accent1"/>
          <w:sz w:val="22"/>
          <w:szCs w:val="22"/>
        </w:rPr>
      </w:pPr>
      <w:r w:rsidRPr="00B6054C">
        <w:rPr>
          <w:rFonts w:ascii="Arial" w:hAnsi="Arial" w:cs="Arial"/>
          <w:b/>
          <w:bCs/>
          <w:color w:val="4472C4" w:themeColor="accent1"/>
          <w:sz w:val="22"/>
          <w:szCs w:val="22"/>
        </w:rPr>
        <w:t xml:space="preserve">Supplemental Figure </w:t>
      </w:r>
      <w:r w:rsidR="00713806" w:rsidRPr="00B6054C">
        <w:rPr>
          <w:rFonts w:ascii="Arial" w:hAnsi="Arial" w:cs="Arial"/>
          <w:b/>
          <w:bCs/>
          <w:color w:val="4472C4" w:themeColor="accent1"/>
          <w:sz w:val="22"/>
          <w:szCs w:val="22"/>
        </w:rPr>
        <w:t>6</w:t>
      </w:r>
      <w:r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3%, and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5% of county electrical customers. Estimates are from conditional Poisson regression models adjusted for daily wind speed, temperature, </w:t>
      </w:r>
      <w:r w:rsidR="00E22EC5" w:rsidRPr="00B6054C">
        <w:rPr>
          <w:rFonts w:ascii="Arial" w:hAnsi="Arial" w:cs="Arial"/>
          <w:color w:val="4472C4" w:themeColor="accent1"/>
          <w:sz w:val="22"/>
          <w:szCs w:val="22"/>
        </w:rPr>
        <w:t>precipitation and wildfire PM</w:t>
      </w:r>
      <w:r w:rsidR="00E22EC5" w:rsidRPr="00B6054C">
        <w:rPr>
          <w:rFonts w:ascii="Arial" w:hAnsi="Arial" w:cs="Arial"/>
          <w:color w:val="4472C4" w:themeColor="accent1"/>
          <w:sz w:val="22"/>
          <w:szCs w:val="22"/>
          <w:vertAlign w:val="subscript"/>
        </w:rPr>
        <w:t>2.5</w:t>
      </w:r>
      <w:r w:rsidR="00E22EC5" w:rsidRPr="00B6054C">
        <w:rPr>
          <w:rFonts w:ascii="Arial" w:hAnsi="Arial" w:cs="Arial"/>
          <w:color w:val="4472C4" w:themeColor="accent1"/>
          <w:sz w:val="22"/>
          <w:szCs w:val="22"/>
        </w:rPr>
        <w:t xml:space="preserve">. </w:t>
      </w:r>
    </w:p>
    <w:p w14:paraId="06703DA1" w14:textId="44EFDE2B" w:rsidR="00381467"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(7) This study did not distinguish between planned and unplanned power outages. Planned outages may have less severe health effects as residents may be better prepared. If possible, the authors should analyze them separately.</w:t>
      </w:r>
    </w:p>
    <w:p w14:paraId="32F82737" w14:textId="77777777" w:rsidR="007B14D2" w:rsidRPr="00B6054C" w:rsidRDefault="007B14D2" w:rsidP="00C3033A">
      <w:pPr>
        <w:spacing w:after="0" w:line="360" w:lineRule="auto"/>
        <w:rPr>
          <w:rFonts w:ascii="Arial" w:hAnsi="Arial" w:cs="Arial"/>
          <w:color w:val="4472C4" w:themeColor="accent1"/>
          <w:sz w:val="22"/>
          <w:szCs w:val="22"/>
        </w:rPr>
      </w:pPr>
    </w:p>
    <w:p w14:paraId="1AF8FCE4" w14:textId="41CD66E8" w:rsidR="00381467" w:rsidRDefault="00B43888"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This is a very important point – planned and unplanned outages do likely have very different effects on health. Unfortunately, there </w:t>
      </w:r>
      <w:r w:rsidR="00E278BF" w:rsidRPr="00B6054C">
        <w:rPr>
          <w:rFonts w:ascii="Arial" w:hAnsi="Arial" w:cs="Arial"/>
          <w:color w:val="4472C4" w:themeColor="accent1"/>
          <w:sz w:val="22"/>
          <w:szCs w:val="22"/>
        </w:rPr>
        <w:t xml:space="preserve">are </w:t>
      </w:r>
      <w:r w:rsidRPr="00B6054C">
        <w:rPr>
          <w:rFonts w:ascii="Arial" w:hAnsi="Arial" w:cs="Arial"/>
          <w:color w:val="4472C4" w:themeColor="accent1"/>
          <w:sz w:val="22"/>
          <w:szCs w:val="22"/>
        </w:rPr>
        <w:t xml:space="preserve">no data available that allow us to distinguish between the two at the moment. </w:t>
      </w:r>
      <w:r w:rsidR="008B56DE" w:rsidRPr="00B6054C">
        <w:rPr>
          <w:rFonts w:ascii="Arial" w:hAnsi="Arial" w:cs="Arial"/>
          <w:color w:val="4472C4" w:themeColor="accent1"/>
          <w:sz w:val="22"/>
          <w:szCs w:val="22"/>
        </w:rPr>
        <w:t xml:space="preserve">We </w:t>
      </w:r>
      <w:r w:rsidR="0052457B" w:rsidRPr="00B6054C">
        <w:rPr>
          <w:rFonts w:ascii="Arial" w:hAnsi="Arial" w:cs="Arial"/>
          <w:color w:val="4472C4" w:themeColor="accent1"/>
          <w:sz w:val="22"/>
          <w:szCs w:val="22"/>
        </w:rPr>
        <w:t>have included the following sentence in the limitations section</w:t>
      </w:r>
      <w:r w:rsidR="007C1395" w:rsidRPr="00B6054C">
        <w:rPr>
          <w:rFonts w:ascii="Arial" w:hAnsi="Arial" w:cs="Arial"/>
          <w:color w:val="4472C4" w:themeColor="accent1"/>
          <w:sz w:val="22"/>
          <w:szCs w:val="22"/>
        </w:rPr>
        <w:t xml:space="preserve"> </w:t>
      </w:r>
      <w:r w:rsidR="0052457B" w:rsidRPr="00B6054C">
        <w:rPr>
          <w:rFonts w:ascii="Arial" w:hAnsi="Arial" w:cs="Arial"/>
          <w:color w:val="4472C4" w:themeColor="accent1"/>
          <w:sz w:val="22"/>
          <w:szCs w:val="22"/>
        </w:rPr>
        <w:t>addressing this issue</w:t>
      </w:r>
      <w:r w:rsidR="00C71562">
        <w:rPr>
          <w:rFonts w:ascii="Arial" w:hAnsi="Arial" w:cs="Arial"/>
          <w:color w:val="4472C4" w:themeColor="accent1"/>
          <w:sz w:val="22"/>
          <w:szCs w:val="22"/>
        </w:rPr>
        <w:t xml:space="preserve"> </w:t>
      </w:r>
      <w:r w:rsidR="00C71562" w:rsidRPr="00B6054C">
        <w:rPr>
          <w:rFonts w:ascii="Arial" w:hAnsi="Arial" w:cs="Arial"/>
          <w:color w:val="4472C4" w:themeColor="accent1"/>
          <w:sz w:val="22"/>
          <w:szCs w:val="22"/>
        </w:rPr>
        <w:t xml:space="preserve">(page </w:t>
      </w:r>
      <w:r w:rsidR="00D6306A">
        <w:rPr>
          <w:rFonts w:ascii="Arial" w:hAnsi="Arial" w:cs="Arial"/>
          <w:color w:val="4472C4" w:themeColor="accent1"/>
          <w:sz w:val="22"/>
          <w:szCs w:val="22"/>
        </w:rPr>
        <w:t>21</w:t>
      </w:r>
      <w:r w:rsidR="00C71562" w:rsidRPr="00B6054C">
        <w:rPr>
          <w:rFonts w:ascii="Arial" w:hAnsi="Arial" w:cs="Arial"/>
          <w:color w:val="4472C4" w:themeColor="accent1"/>
          <w:sz w:val="22"/>
          <w:szCs w:val="22"/>
        </w:rPr>
        <w:t xml:space="preserve">, </w:t>
      </w:r>
      <w:r w:rsidR="00D6306A">
        <w:rPr>
          <w:rFonts w:ascii="Arial" w:hAnsi="Arial" w:cs="Arial"/>
          <w:color w:val="4472C4" w:themeColor="accent1"/>
          <w:sz w:val="22"/>
          <w:szCs w:val="22"/>
        </w:rPr>
        <w:t>paragraph</w:t>
      </w:r>
      <w:r w:rsidR="00C71562" w:rsidRPr="00B6054C">
        <w:rPr>
          <w:rFonts w:ascii="Arial" w:hAnsi="Arial" w:cs="Arial"/>
          <w:color w:val="4472C4" w:themeColor="accent1"/>
          <w:sz w:val="22"/>
          <w:szCs w:val="22"/>
        </w:rPr>
        <w:t xml:space="preserve"> 2)</w:t>
      </w:r>
      <w:r w:rsidR="00C71562">
        <w:rPr>
          <w:rFonts w:ascii="Arial" w:hAnsi="Arial" w:cs="Arial"/>
          <w:color w:val="4472C4" w:themeColor="accent1"/>
          <w:sz w:val="22"/>
          <w:szCs w:val="22"/>
        </w:rPr>
        <w:t>:</w:t>
      </w:r>
    </w:p>
    <w:p w14:paraId="274EB81A" w14:textId="77777777" w:rsidR="00832F50" w:rsidRPr="00B6054C" w:rsidRDefault="00832F50" w:rsidP="00C3033A">
      <w:pPr>
        <w:spacing w:after="0" w:line="360" w:lineRule="auto"/>
        <w:rPr>
          <w:rFonts w:ascii="Arial" w:hAnsi="Arial" w:cs="Arial"/>
          <w:color w:val="4472C4" w:themeColor="accent1"/>
          <w:sz w:val="22"/>
          <w:szCs w:val="22"/>
        </w:rPr>
      </w:pPr>
    </w:p>
    <w:p w14:paraId="77181BEA" w14:textId="13A61DC6" w:rsidR="008B56DE" w:rsidRPr="00B6054C" w:rsidRDefault="008B56DE"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“Further, we were unable to distinguish between planned and unplanned power outages, which may have different effects on hospitalizations</w:t>
      </w:r>
      <w:r w:rsidR="009331BA">
        <w:rPr>
          <w:rFonts w:ascii="Arial" w:hAnsi="Arial" w:cs="Arial"/>
          <w:color w:val="4472C4" w:themeColor="accent1"/>
          <w:sz w:val="22"/>
          <w:szCs w:val="22"/>
        </w:rPr>
        <w:t>.”</w:t>
      </w:r>
    </w:p>
    <w:p w14:paraId="72F3D438" w14:textId="77777777" w:rsidR="001D545A" w:rsidRDefault="007C7B45" w:rsidP="00C3033A">
      <w:pPr>
        <w:spacing w:after="0" w:line="360" w:lineRule="auto"/>
        <w:rPr>
          <w:rStyle w:val="apple-converted-space"/>
          <w:rFonts w:ascii="Arial" w:hAnsi="Arial" w:cs="Arial"/>
          <w:color w:val="000000" w:themeColor="text1"/>
          <w:sz w:val="22"/>
          <w:szCs w:val="22"/>
        </w:rPr>
      </w:pPr>
      <w:r w:rsidRPr="00B6054C">
        <w:rPr>
          <w:rFonts w:ascii="Arial" w:hAnsi="Arial" w:cs="Arial"/>
          <w:color w:val="000000" w:themeColor="text1"/>
          <w:sz w:val="22"/>
          <w:szCs w:val="22"/>
        </w:rPr>
        <w:br/>
        <w:t xml:space="preserve">(8) The analyses were conducted at the county level given the exposure assessment method. It would be more appropriate to explore effect modification by county-level characteristics such as </w:t>
      </w:r>
      <w:r w:rsidRPr="00B6054C">
        <w:rPr>
          <w:rFonts w:ascii="Arial" w:hAnsi="Arial" w:cs="Arial"/>
          <w:color w:val="000000" w:themeColor="text1"/>
          <w:sz w:val="22"/>
          <w:szCs w:val="22"/>
        </w:rPr>
        <w:lastRenderedPageBreak/>
        <w:t>urban/rural, socioeconomic status, and geographic region. Since the temperature and season data are readily available, please consider implementing the effect modification by temperature and season in the current study.</w:t>
      </w:r>
      <w:r w:rsidRPr="00B6054C">
        <w:rPr>
          <w:rStyle w:val="apple-converted-space"/>
          <w:rFonts w:ascii="Arial" w:hAnsi="Arial" w:cs="Arial"/>
          <w:color w:val="000000" w:themeColor="text1"/>
          <w:sz w:val="22"/>
          <w:szCs w:val="22"/>
        </w:rPr>
        <w:t> </w:t>
      </w:r>
    </w:p>
    <w:p w14:paraId="24FEDF39" w14:textId="77777777" w:rsidR="00E26310" w:rsidRPr="00B6054C" w:rsidRDefault="00E26310" w:rsidP="00C3033A">
      <w:pPr>
        <w:spacing w:after="0" w:line="360" w:lineRule="auto"/>
        <w:rPr>
          <w:rStyle w:val="apple-converted-space"/>
          <w:rFonts w:ascii="Arial" w:hAnsi="Arial" w:cs="Arial"/>
          <w:color w:val="000000" w:themeColor="text1"/>
          <w:sz w:val="22"/>
          <w:szCs w:val="22"/>
        </w:rPr>
      </w:pPr>
    </w:p>
    <w:p w14:paraId="36D4B027" w14:textId="44DF79D6" w:rsidR="00A05A03" w:rsidRPr="00B6054C" w:rsidRDefault="00A05A03" w:rsidP="00C3033A">
      <w:pPr>
        <w:spacing w:after="0" w:line="360" w:lineRule="auto"/>
        <w:rPr>
          <w:rStyle w:val="apple-converted-space"/>
          <w:rFonts w:ascii="Arial" w:hAnsi="Arial" w:cs="Arial"/>
          <w:color w:val="4472C4" w:themeColor="accent1"/>
          <w:sz w:val="22"/>
          <w:szCs w:val="22"/>
        </w:rPr>
      </w:pPr>
      <w:r w:rsidRPr="00B6054C">
        <w:rPr>
          <w:rStyle w:val="apple-converted-space"/>
          <w:rFonts w:ascii="Arial" w:hAnsi="Arial" w:cs="Arial"/>
          <w:color w:val="4472C4" w:themeColor="accent1"/>
          <w:sz w:val="22"/>
          <w:szCs w:val="22"/>
        </w:rPr>
        <w:t>Thank you for this comment – we have added the</w:t>
      </w:r>
      <w:r w:rsidR="002E36E3" w:rsidRPr="00B6054C">
        <w:rPr>
          <w:rStyle w:val="apple-converted-space"/>
          <w:rFonts w:ascii="Arial" w:hAnsi="Arial" w:cs="Arial"/>
          <w:color w:val="4472C4" w:themeColor="accent1"/>
          <w:sz w:val="22"/>
          <w:szCs w:val="22"/>
        </w:rPr>
        <w:t>se additional analyses</w:t>
      </w:r>
      <w:r w:rsidRPr="00B6054C">
        <w:rPr>
          <w:rStyle w:val="apple-converted-space"/>
          <w:rFonts w:ascii="Arial" w:hAnsi="Arial" w:cs="Arial"/>
          <w:color w:val="4472C4" w:themeColor="accent1"/>
          <w:sz w:val="22"/>
          <w:szCs w:val="22"/>
        </w:rPr>
        <w:t xml:space="preserve"> to the manuscript. </w:t>
      </w:r>
    </w:p>
    <w:p w14:paraId="66406C4E" w14:textId="77777777" w:rsidR="009029AE" w:rsidRDefault="009029AE" w:rsidP="00C3033A">
      <w:pPr>
        <w:spacing w:after="0" w:line="360" w:lineRule="auto"/>
        <w:rPr>
          <w:rStyle w:val="apple-converted-space"/>
          <w:rFonts w:ascii="Arial" w:hAnsi="Arial" w:cs="Arial"/>
          <w:color w:val="4472C4" w:themeColor="accent1"/>
          <w:sz w:val="22"/>
          <w:szCs w:val="22"/>
          <w:highlight w:val="yellow"/>
        </w:rPr>
      </w:pPr>
    </w:p>
    <w:p w14:paraId="68FC1943" w14:textId="22C57AD5" w:rsidR="00A05A03" w:rsidRPr="00A5768B" w:rsidRDefault="00A05A03" w:rsidP="00C3033A">
      <w:pPr>
        <w:spacing w:after="0" w:line="360" w:lineRule="auto"/>
        <w:rPr>
          <w:rStyle w:val="apple-converted-space"/>
          <w:rFonts w:ascii="Arial" w:hAnsi="Arial" w:cs="Arial"/>
          <w:color w:val="4472C4" w:themeColor="accent1"/>
          <w:sz w:val="22"/>
          <w:szCs w:val="22"/>
        </w:rPr>
      </w:pPr>
      <w:r w:rsidRPr="00A5768B">
        <w:rPr>
          <w:rStyle w:val="apple-converted-space"/>
          <w:rFonts w:ascii="Arial" w:hAnsi="Arial" w:cs="Arial"/>
          <w:color w:val="4472C4" w:themeColor="accent1"/>
          <w:sz w:val="22"/>
          <w:szCs w:val="22"/>
        </w:rPr>
        <w:t>To the methods, we added the following</w:t>
      </w:r>
      <w:r w:rsidR="00E314E4">
        <w:rPr>
          <w:rStyle w:val="apple-converted-space"/>
          <w:rFonts w:ascii="Arial" w:hAnsi="Arial" w:cs="Arial"/>
          <w:color w:val="4472C4" w:themeColor="accent1"/>
          <w:sz w:val="22"/>
          <w:szCs w:val="22"/>
        </w:rPr>
        <w:t xml:space="preserve"> (page 10, paragraph 2):</w:t>
      </w:r>
    </w:p>
    <w:p w14:paraId="51D224C5" w14:textId="77777777" w:rsidR="00717417" w:rsidRPr="00A5768B" w:rsidRDefault="00717417" w:rsidP="00C3033A">
      <w:pPr>
        <w:spacing w:after="0" w:line="360" w:lineRule="auto"/>
        <w:rPr>
          <w:rStyle w:val="apple-converted-space"/>
          <w:rFonts w:ascii="Arial" w:hAnsi="Arial" w:cs="Arial"/>
          <w:color w:val="4472C4" w:themeColor="accent1"/>
          <w:sz w:val="22"/>
          <w:szCs w:val="22"/>
        </w:rPr>
      </w:pPr>
    </w:p>
    <w:p w14:paraId="17EA3C9A" w14:textId="052E4B5E" w:rsidR="00F30975" w:rsidRPr="00A5768B" w:rsidRDefault="00E55DAF" w:rsidP="008358DD">
      <w:pPr>
        <w:spacing w:after="0" w:line="360" w:lineRule="auto"/>
        <w:ind w:firstLine="720"/>
        <w:rPr>
          <w:rStyle w:val="apple-converted-space"/>
          <w:rFonts w:ascii="Arial" w:hAnsi="Arial" w:cs="Arial"/>
          <w:color w:val="4472C4" w:themeColor="accent1"/>
          <w:sz w:val="22"/>
          <w:szCs w:val="22"/>
        </w:rPr>
      </w:pPr>
      <w:r w:rsidRPr="00A5768B">
        <w:rPr>
          <w:rStyle w:val="apple-converted-space"/>
          <w:rFonts w:ascii="Arial" w:hAnsi="Arial" w:cs="Arial"/>
          <w:color w:val="4472C4" w:themeColor="accent1"/>
          <w:sz w:val="22"/>
          <w:szCs w:val="22"/>
        </w:rPr>
        <w:t>“</w:t>
      </w:r>
      <w:r w:rsidR="00A05A03" w:rsidRPr="00A5768B">
        <w:rPr>
          <w:rStyle w:val="apple-converted-space"/>
          <w:rFonts w:ascii="Arial" w:hAnsi="Arial" w:cs="Arial"/>
          <w:color w:val="4472C4" w:themeColor="accent1"/>
          <w:sz w:val="22"/>
          <w:szCs w:val="22"/>
        </w:rPr>
        <w:t>Because power ou</w:t>
      </w:r>
      <w:r w:rsidR="001712B9" w:rsidRPr="00A5768B">
        <w:rPr>
          <w:rStyle w:val="apple-converted-space"/>
          <w:rFonts w:ascii="Arial" w:hAnsi="Arial" w:cs="Arial"/>
          <w:color w:val="4472C4" w:themeColor="accent1"/>
          <w:sz w:val="22"/>
          <w:szCs w:val="22"/>
        </w:rPr>
        <w:t>t</w:t>
      </w:r>
      <w:r w:rsidR="00A05A03" w:rsidRPr="00A5768B">
        <w:rPr>
          <w:rStyle w:val="apple-converted-space"/>
          <w:rFonts w:ascii="Arial" w:hAnsi="Arial" w:cs="Arial"/>
          <w:color w:val="4472C4" w:themeColor="accent1"/>
          <w:sz w:val="22"/>
          <w:szCs w:val="22"/>
        </w:rPr>
        <w:t xml:space="preserve">age may affect health by exposing people to extreme indoor temperatures, we </w:t>
      </w:r>
      <w:r w:rsidR="002F2B9D" w:rsidRPr="00A5768B">
        <w:rPr>
          <w:rStyle w:val="apple-converted-space"/>
          <w:rFonts w:ascii="Arial" w:hAnsi="Arial" w:cs="Arial"/>
          <w:color w:val="4472C4" w:themeColor="accent1"/>
          <w:sz w:val="22"/>
          <w:szCs w:val="22"/>
        </w:rPr>
        <w:t xml:space="preserve">also </w:t>
      </w:r>
      <w:r w:rsidR="00477884" w:rsidRPr="00A5768B">
        <w:rPr>
          <w:rStyle w:val="apple-converted-space"/>
          <w:rFonts w:ascii="Arial" w:hAnsi="Arial" w:cs="Arial"/>
          <w:color w:val="4472C4" w:themeColor="accent1"/>
          <w:sz w:val="22"/>
          <w:szCs w:val="22"/>
        </w:rPr>
        <w:t xml:space="preserve">aimed </w:t>
      </w:r>
      <w:r w:rsidR="00E278BF" w:rsidRPr="00A5768B">
        <w:rPr>
          <w:rStyle w:val="apple-converted-space"/>
          <w:rFonts w:ascii="Arial" w:hAnsi="Arial" w:cs="Arial"/>
          <w:color w:val="4472C4" w:themeColor="accent1"/>
          <w:sz w:val="22"/>
          <w:szCs w:val="22"/>
        </w:rPr>
        <w:t>to</w:t>
      </w:r>
      <w:r w:rsidR="00A05A03" w:rsidRPr="00A5768B">
        <w:rPr>
          <w:rStyle w:val="apple-converted-space"/>
          <w:rFonts w:ascii="Arial" w:hAnsi="Arial" w:cs="Arial"/>
          <w:color w:val="4472C4" w:themeColor="accent1"/>
          <w:sz w:val="22"/>
          <w:szCs w:val="22"/>
        </w:rPr>
        <w:t xml:space="preserve"> </w:t>
      </w:r>
      <w:r w:rsidR="00C02CF9" w:rsidRPr="00A5768B">
        <w:rPr>
          <w:rStyle w:val="apple-converted-space"/>
          <w:rFonts w:ascii="Arial" w:hAnsi="Arial" w:cs="Arial"/>
          <w:color w:val="4472C4" w:themeColor="accent1"/>
          <w:sz w:val="22"/>
          <w:szCs w:val="22"/>
        </w:rPr>
        <w:t>test if the</w:t>
      </w:r>
      <w:r w:rsidR="006A6EE3" w:rsidRPr="00A5768B">
        <w:rPr>
          <w:rStyle w:val="apple-converted-space"/>
          <w:rFonts w:ascii="Arial" w:hAnsi="Arial" w:cs="Arial"/>
          <w:color w:val="4472C4" w:themeColor="accent1"/>
          <w:sz w:val="22"/>
          <w:szCs w:val="22"/>
        </w:rPr>
        <w:t xml:space="preserve"> </w:t>
      </w:r>
      <w:r w:rsidR="00C02CF9" w:rsidRPr="00A5768B">
        <w:rPr>
          <w:rStyle w:val="apple-converted-space"/>
          <w:rFonts w:ascii="Arial" w:hAnsi="Arial" w:cs="Arial"/>
          <w:color w:val="4472C4" w:themeColor="accent1"/>
          <w:sz w:val="22"/>
          <w:szCs w:val="22"/>
        </w:rPr>
        <w:t xml:space="preserve">effect of power outage on </w:t>
      </w:r>
      <w:r w:rsidR="00EF6E6E" w:rsidRPr="00A5768B">
        <w:rPr>
          <w:rStyle w:val="apple-converted-space"/>
          <w:rFonts w:ascii="Arial" w:hAnsi="Arial" w:cs="Arial"/>
          <w:color w:val="4472C4" w:themeColor="accent1"/>
          <w:sz w:val="22"/>
          <w:szCs w:val="22"/>
        </w:rPr>
        <w:t>CVD and respiratory</w:t>
      </w:r>
      <w:r w:rsidR="006E43AB" w:rsidRPr="00A5768B">
        <w:rPr>
          <w:rStyle w:val="apple-converted-space"/>
          <w:rFonts w:ascii="Arial" w:hAnsi="Arial" w:cs="Arial"/>
          <w:color w:val="4472C4" w:themeColor="accent1"/>
          <w:sz w:val="22"/>
          <w:szCs w:val="22"/>
        </w:rPr>
        <w:t xml:space="preserve"> </w:t>
      </w:r>
      <w:r w:rsidR="00C02CF9" w:rsidRPr="00A5768B">
        <w:rPr>
          <w:rStyle w:val="apple-converted-space"/>
          <w:rFonts w:ascii="Arial" w:hAnsi="Arial" w:cs="Arial"/>
          <w:color w:val="4472C4" w:themeColor="accent1"/>
          <w:sz w:val="22"/>
          <w:szCs w:val="22"/>
        </w:rPr>
        <w:t xml:space="preserve">hospitalizations </w:t>
      </w:r>
      <w:r w:rsidR="006A6EE3" w:rsidRPr="00A5768B">
        <w:rPr>
          <w:rStyle w:val="apple-converted-space"/>
          <w:rFonts w:ascii="Arial" w:hAnsi="Arial" w:cs="Arial"/>
          <w:color w:val="4472C4" w:themeColor="accent1"/>
          <w:sz w:val="22"/>
          <w:szCs w:val="22"/>
        </w:rPr>
        <w:t>changed</w:t>
      </w:r>
      <w:r w:rsidR="00477884" w:rsidRPr="00A5768B">
        <w:rPr>
          <w:rStyle w:val="apple-converted-space"/>
          <w:rFonts w:ascii="Arial" w:hAnsi="Arial" w:cs="Arial"/>
          <w:color w:val="4472C4" w:themeColor="accent1"/>
          <w:sz w:val="22"/>
          <w:szCs w:val="22"/>
        </w:rPr>
        <w:t xml:space="preserve"> further</w:t>
      </w:r>
      <w:r w:rsidR="006A6EE3" w:rsidRPr="00A5768B">
        <w:rPr>
          <w:rStyle w:val="apple-converted-space"/>
          <w:rFonts w:ascii="Arial" w:hAnsi="Arial" w:cs="Arial"/>
          <w:color w:val="4472C4" w:themeColor="accent1"/>
          <w:sz w:val="22"/>
          <w:szCs w:val="22"/>
        </w:rPr>
        <w:t xml:space="preserve"> on</w:t>
      </w:r>
      <w:r w:rsidR="00C02CF9" w:rsidRPr="00A5768B">
        <w:rPr>
          <w:rStyle w:val="apple-converted-space"/>
          <w:rFonts w:ascii="Arial" w:hAnsi="Arial" w:cs="Arial"/>
          <w:color w:val="4472C4" w:themeColor="accent1"/>
          <w:sz w:val="22"/>
          <w:szCs w:val="22"/>
        </w:rPr>
        <w:t xml:space="preserve"> anomalously hot and anomalously cold days. </w:t>
      </w:r>
      <w:r w:rsidR="00D60B1C" w:rsidRPr="00A5768B">
        <w:rPr>
          <w:rStyle w:val="apple-converted-space"/>
          <w:rFonts w:ascii="Arial" w:hAnsi="Arial" w:cs="Arial"/>
          <w:color w:val="4472C4" w:themeColor="accent1"/>
          <w:sz w:val="22"/>
          <w:szCs w:val="22"/>
        </w:rPr>
        <w:t>B</w:t>
      </w:r>
      <w:r w:rsidR="00C02CF9" w:rsidRPr="00A5768B">
        <w:rPr>
          <w:rStyle w:val="apple-converted-space"/>
          <w:rFonts w:ascii="Arial" w:hAnsi="Arial" w:cs="Arial"/>
          <w:color w:val="4472C4" w:themeColor="accent1"/>
          <w:sz w:val="22"/>
          <w:szCs w:val="22"/>
        </w:rPr>
        <w:t xml:space="preserve">ecause </w:t>
      </w:r>
      <w:r w:rsidR="003149A6" w:rsidRPr="00A5768B">
        <w:rPr>
          <w:rStyle w:val="apple-converted-space"/>
          <w:rFonts w:ascii="Arial" w:hAnsi="Arial" w:cs="Arial"/>
          <w:color w:val="4472C4" w:themeColor="accent1"/>
          <w:sz w:val="22"/>
          <w:szCs w:val="22"/>
        </w:rPr>
        <w:t>we are not aware o</w:t>
      </w:r>
      <w:r w:rsidR="00D2193B" w:rsidRPr="00A5768B">
        <w:rPr>
          <w:rStyle w:val="apple-converted-space"/>
          <w:rFonts w:ascii="Arial" w:hAnsi="Arial" w:cs="Arial"/>
          <w:color w:val="4472C4" w:themeColor="accent1"/>
          <w:sz w:val="22"/>
          <w:szCs w:val="22"/>
        </w:rPr>
        <w:t xml:space="preserve">f </w:t>
      </w:r>
      <w:r w:rsidR="00477884" w:rsidRPr="00A5768B">
        <w:rPr>
          <w:rStyle w:val="apple-converted-space"/>
          <w:rFonts w:ascii="Arial" w:hAnsi="Arial" w:cs="Arial"/>
          <w:color w:val="4472C4" w:themeColor="accent1"/>
          <w:sz w:val="22"/>
          <w:szCs w:val="22"/>
        </w:rPr>
        <w:t xml:space="preserve">existing </w:t>
      </w:r>
      <w:r w:rsidR="00D2193B" w:rsidRPr="00A5768B">
        <w:rPr>
          <w:rStyle w:val="apple-converted-space"/>
          <w:rFonts w:ascii="Arial" w:hAnsi="Arial" w:cs="Arial"/>
          <w:color w:val="4472C4" w:themeColor="accent1"/>
          <w:sz w:val="22"/>
          <w:szCs w:val="22"/>
        </w:rPr>
        <w:t>methods</w:t>
      </w:r>
      <w:r w:rsidR="00C02CF9" w:rsidRPr="00A5768B">
        <w:rPr>
          <w:rStyle w:val="apple-converted-space"/>
          <w:rFonts w:ascii="Arial" w:hAnsi="Arial" w:cs="Arial"/>
          <w:color w:val="4472C4" w:themeColor="accent1"/>
          <w:sz w:val="22"/>
          <w:szCs w:val="22"/>
        </w:rPr>
        <w:t xml:space="preserve"> </w:t>
      </w:r>
      <w:r w:rsidR="00D2193B" w:rsidRPr="00A5768B">
        <w:rPr>
          <w:rStyle w:val="apple-converted-space"/>
          <w:rFonts w:ascii="Arial" w:hAnsi="Arial" w:cs="Arial"/>
          <w:color w:val="4472C4" w:themeColor="accent1"/>
          <w:sz w:val="22"/>
          <w:szCs w:val="22"/>
        </w:rPr>
        <w:t>for distributed lags for interactions</w:t>
      </w:r>
      <w:r w:rsidR="00E615F6" w:rsidRPr="00A5768B">
        <w:rPr>
          <w:rStyle w:val="apple-converted-space"/>
          <w:rFonts w:ascii="Arial" w:hAnsi="Arial" w:cs="Arial"/>
          <w:color w:val="4472C4" w:themeColor="accent1"/>
          <w:sz w:val="22"/>
          <w:szCs w:val="22"/>
        </w:rPr>
        <w:t xml:space="preserve">, we </w:t>
      </w:r>
      <w:r w:rsidR="008358DD" w:rsidRPr="00A5768B">
        <w:rPr>
          <w:rStyle w:val="apple-converted-space"/>
          <w:rFonts w:ascii="Arial" w:hAnsi="Arial" w:cs="Arial"/>
          <w:color w:val="4472C4" w:themeColor="accent1"/>
          <w:sz w:val="22"/>
          <w:szCs w:val="22"/>
        </w:rPr>
        <w:t xml:space="preserve">modeled the association between a single lag of power outage exposure and hospitalizations for these effect modification analyses. </w:t>
      </w:r>
      <w:r w:rsidR="00477884" w:rsidRPr="00A5768B">
        <w:rPr>
          <w:rStyle w:val="apple-converted-space"/>
          <w:rFonts w:ascii="Arial" w:hAnsi="Arial" w:cs="Arial"/>
          <w:color w:val="4472C4" w:themeColor="accent1"/>
          <w:sz w:val="22"/>
          <w:szCs w:val="22"/>
        </w:rPr>
        <w:t xml:space="preserve">We selected lags that corresponded to the day with the highest effect estimate for each of our two outcomes. </w:t>
      </w:r>
      <w:r w:rsidR="008358DD" w:rsidRPr="00A5768B">
        <w:rPr>
          <w:rStyle w:val="apple-converted-space"/>
          <w:rFonts w:ascii="Arial" w:hAnsi="Arial" w:cs="Arial"/>
          <w:color w:val="4472C4" w:themeColor="accent1"/>
          <w:sz w:val="22"/>
          <w:szCs w:val="22"/>
        </w:rPr>
        <w:t xml:space="preserve">We used the same </w:t>
      </w:r>
      <w:r w:rsidR="00195E25" w:rsidRPr="00A5768B">
        <w:rPr>
          <w:rStyle w:val="apple-converted-space"/>
          <w:rFonts w:ascii="Arial" w:hAnsi="Arial" w:cs="Arial"/>
          <w:color w:val="4472C4" w:themeColor="accent1"/>
          <w:sz w:val="22"/>
          <w:szCs w:val="22"/>
        </w:rPr>
        <w:t xml:space="preserve">conditional Poisson </w:t>
      </w:r>
      <w:r w:rsidR="00E615F6" w:rsidRPr="00A5768B">
        <w:rPr>
          <w:rStyle w:val="apple-converted-space"/>
          <w:rFonts w:ascii="Arial" w:hAnsi="Arial" w:cs="Arial"/>
          <w:color w:val="4472C4" w:themeColor="accent1"/>
          <w:sz w:val="22"/>
          <w:szCs w:val="22"/>
        </w:rPr>
        <w:t>model</w:t>
      </w:r>
      <w:r w:rsidR="00195E25" w:rsidRPr="00A5768B">
        <w:rPr>
          <w:rStyle w:val="apple-converted-space"/>
          <w:rFonts w:ascii="Arial" w:hAnsi="Arial" w:cs="Arial"/>
          <w:color w:val="4472C4" w:themeColor="accent1"/>
          <w:sz w:val="22"/>
          <w:szCs w:val="22"/>
        </w:rPr>
        <w:t xml:space="preserve"> and </w:t>
      </w:r>
      <w:r w:rsidR="008358DD" w:rsidRPr="00A5768B">
        <w:rPr>
          <w:rStyle w:val="apple-converted-space"/>
          <w:rFonts w:ascii="Arial" w:hAnsi="Arial" w:cs="Arial"/>
          <w:color w:val="4472C4" w:themeColor="accent1"/>
          <w:sz w:val="22"/>
          <w:szCs w:val="22"/>
        </w:rPr>
        <w:t xml:space="preserve">case-crossover </w:t>
      </w:r>
      <w:r w:rsidR="00D35BE0" w:rsidRPr="00A5768B">
        <w:rPr>
          <w:rStyle w:val="apple-converted-space"/>
          <w:rFonts w:ascii="Arial" w:hAnsi="Arial" w:cs="Arial"/>
          <w:color w:val="4472C4" w:themeColor="accent1"/>
          <w:sz w:val="22"/>
          <w:szCs w:val="22"/>
        </w:rPr>
        <w:t xml:space="preserve">as in the main analysis. </w:t>
      </w:r>
    </w:p>
    <w:p w14:paraId="2F12A0B9" w14:textId="249143C5" w:rsidR="00C02CF9" w:rsidRPr="00A5768B" w:rsidRDefault="002F15EC" w:rsidP="008358DD">
      <w:pPr>
        <w:spacing w:after="0" w:line="360" w:lineRule="auto"/>
        <w:ind w:firstLine="720"/>
        <w:rPr>
          <w:rStyle w:val="apple-converted-space"/>
          <w:rFonts w:ascii="Arial" w:hAnsi="Arial" w:cs="Arial"/>
          <w:color w:val="4472C4" w:themeColor="accent1"/>
          <w:sz w:val="22"/>
          <w:szCs w:val="22"/>
        </w:rPr>
      </w:pPr>
      <w:r w:rsidRPr="00A5768B">
        <w:rPr>
          <w:rStyle w:val="apple-converted-space"/>
          <w:rFonts w:ascii="Arial" w:hAnsi="Arial" w:cs="Arial"/>
          <w:color w:val="4472C4" w:themeColor="accent1"/>
          <w:sz w:val="22"/>
          <w:szCs w:val="22"/>
        </w:rPr>
        <w:t>For CVD</w:t>
      </w:r>
      <w:r w:rsidR="005A7909" w:rsidRPr="00A5768B">
        <w:rPr>
          <w:rStyle w:val="apple-converted-space"/>
          <w:rFonts w:ascii="Arial" w:hAnsi="Arial" w:cs="Arial"/>
          <w:color w:val="4472C4" w:themeColor="accent1"/>
          <w:sz w:val="22"/>
          <w:szCs w:val="22"/>
        </w:rPr>
        <w:t xml:space="preserve"> hospitalizations,</w:t>
      </w:r>
      <w:r w:rsidRPr="00A5768B">
        <w:rPr>
          <w:rStyle w:val="apple-converted-space"/>
          <w:rFonts w:ascii="Arial" w:hAnsi="Arial" w:cs="Arial"/>
          <w:color w:val="4472C4" w:themeColor="accent1"/>
          <w:sz w:val="22"/>
          <w:szCs w:val="22"/>
        </w:rPr>
        <w:t xml:space="preserve"> we modelled the effect of</w:t>
      </w:r>
      <w:r w:rsidR="00E615F6" w:rsidRPr="00A5768B">
        <w:rPr>
          <w:rStyle w:val="apple-converted-space"/>
          <w:rFonts w:ascii="Arial" w:hAnsi="Arial" w:cs="Arial"/>
          <w:color w:val="4472C4" w:themeColor="accent1"/>
          <w:sz w:val="22"/>
          <w:szCs w:val="22"/>
        </w:rPr>
        <w:t xml:space="preserve"> </w:t>
      </w:r>
      <w:r w:rsidR="00371D67" w:rsidRPr="00A5768B">
        <w:rPr>
          <w:rStyle w:val="apple-converted-space"/>
          <w:rFonts w:ascii="Arial" w:hAnsi="Arial" w:cs="Arial"/>
          <w:color w:val="4472C4" w:themeColor="accent1"/>
          <w:sz w:val="22"/>
          <w:szCs w:val="22"/>
        </w:rPr>
        <w:t xml:space="preserve">8+ hour </w:t>
      </w:r>
      <w:r w:rsidR="00E615F6" w:rsidRPr="00A5768B">
        <w:rPr>
          <w:rStyle w:val="apple-converted-space"/>
          <w:rFonts w:ascii="Arial" w:hAnsi="Arial" w:cs="Arial"/>
          <w:color w:val="4472C4" w:themeColor="accent1"/>
          <w:sz w:val="22"/>
          <w:szCs w:val="22"/>
        </w:rPr>
        <w:t>power outage</w:t>
      </w:r>
      <w:r w:rsidR="00EF5C10" w:rsidRPr="00A5768B">
        <w:rPr>
          <w:rStyle w:val="apple-converted-space"/>
          <w:rFonts w:ascii="Arial" w:hAnsi="Arial" w:cs="Arial"/>
          <w:color w:val="4472C4" w:themeColor="accent1"/>
          <w:sz w:val="22"/>
          <w:szCs w:val="22"/>
        </w:rPr>
        <w:t xml:space="preserve"> lagged by two days</w:t>
      </w:r>
      <w:r w:rsidR="00477884" w:rsidRPr="00A5768B">
        <w:rPr>
          <w:rStyle w:val="apple-converted-space"/>
          <w:rFonts w:ascii="Arial" w:hAnsi="Arial" w:cs="Arial"/>
          <w:color w:val="4472C4" w:themeColor="accent1"/>
          <w:sz w:val="22"/>
          <w:szCs w:val="22"/>
        </w:rPr>
        <w:t xml:space="preserve"> and</w:t>
      </w:r>
      <w:r w:rsidR="00EF5C10" w:rsidRPr="00A5768B">
        <w:rPr>
          <w:rStyle w:val="apple-converted-space"/>
          <w:rFonts w:ascii="Arial" w:hAnsi="Arial" w:cs="Arial"/>
          <w:color w:val="4472C4" w:themeColor="accent1"/>
          <w:sz w:val="22"/>
          <w:szCs w:val="22"/>
        </w:rPr>
        <w:t xml:space="preserve"> same-day</w:t>
      </w:r>
      <w:r w:rsidR="00477884" w:rsidRPr="00A5768B">
        <w:rPr>
          <w:rStyle w:val="apple-converted-space"/>
          <w:rFonts w:ascii="Arial" w:hAnsi="Arial" w:cs="Arial"/>
          <w:color w:val="4472C4" w:themeColor="accent1"/>
          <w:sz w:val="22"/>
          <w:szCs w:val="22"/>
        </w:rPr>
        <w:t xml:space="preserve"> anomalously hot temperatures</w:t>
      </w:r>
      <w:r w:rsidR="008923F9" w:rsidRPr="00A5768B">
        <w:rPr>
          <w:rStyle w:val="apple-converted-space"/>
          <w:rFonts w:ascii="Arial" w:hAnsi="Arial" w:cs="Arial"/>
          <w:color w:val="4472C4" w:themeColor="accent1"/>
          <w:sz w:val="22"/>
          <w:szCs w:val="22"/>
        </w:rPr>
        <w:t xml:space="preserve">. </w:t>
      </w:r>
      <w:r w:rsidR="001975CE" w:rsidRPr="00A5768B">
        <w:rPr>
          <w:rStyle w:val="apple-converted-space"/>
          <w:rFonts w:ascii="Arial" w:hAnsi="Arial" w:cs="Arial"/>
          <w:color w:val="4472C4" w:themeColor="accent1"/>
          <w:sz w:val="22"/>
          <w:szCs w:val="22"/>
        </w:rPr>
        <w:t>To test for effect modification on hot days, we</w:t>
      </w:r>
      <w:r w:rsidR="00E615F6" w:rsidRPr="00A5768B">
        <w:rPr>
          <w:rStyle w:val="apple-converted-space"/>
          <w:rFonts w:ascii="Arial" w:hAnsi="Arial" w:cs="Arial"/>
          <w:color w:val="4472C4" w:themeColor="accent1"/>
          <w:sz w:val="22"/>
          <w:szCs w:val="22"/>
        </w:rPr>
        <w:t xml:space="preserve"> </w:t>
      </w:r>
      <w:r w:rsidR="00195E25" w:rsidRPr="00A5768B">
        <w:rPr>
          <w:rStyle w:val="apple-converted-space"/>
          <w:rFonts w:ascii="Arial" w:hAnsi="Arial" w:cs="Arial"/>
          <w:color w:val="4472C4" w:themeColor="accent1"/>
          <w:sz w:val="22"/>
          <w:szCs w:val="22"/>
        </w:rPr>
        <w:t xml:space="preserve">included a </w:t>
      </w:r>
      <w:r w:rsidR="00477884" w:rsidRPr="00A5768B">
        <w:rPr>
          <w:rStyle w:val="apple-converted-space"/>
          <w:rFonts w:ascii="Arial" w:hAnsi="Arial" w:cs="Arial"/>
          <w:color w:val="4472C4" w:themeColor="accent1"/>
          <w:sz w:val="22"/>
          <w:szCs w:val="22"/>
        </w:rPr>
        <w:t xml:space="preserve">binary </w:t>
      </w:r>
      <w:r w:rsidR="00195E25" w:rsidRPr="00A5768B">
        <w:rPr>
          <w:rStyle w:val="apple-converted-space"/>
          <w:rFonts w:ascii="Arial" w:hAnsi="Arial" w:cs="Arial"/>
          <w:color w:val="4472C4" w:themeColor="accent1"/>
          <w:sz w:val="22"/>
          <w:szCs w:val="22"/>
        </w:rPr>
        <w:t xml:space="preserve">term for </w:t>
      </w:r>
      <w:r w:rsidR="00E615F6" w:rsidRPr="00A5768B">
        <w:rPr>
          <w:rStyle w:val="apple-converted-space"/>
          <w:rFonts w:ascii="Arial" w:hAnsi="Arial" w:cs="Arial"/>
          <w:color w:val="4472C4" w:themeColor="accent1"/>
          <w:sz w:val="22"/>
          <w:szCs w:val="22"/>
        </w:rPr>
        <w:t xml:space="preserve">anomalously hot days </w:t>
      </w:r>
      <w:r w:rsidR="00195E25" w:rsidRPr="00A5768B">
        <w:rPr>
          <w:rStyle w:val="apple-converted-space"/>
          <w:rFonts w:ascii="Arial" w:hAnsi="Arial" w:cs="Arial"/>
          <w:color w:val="4472C4" w:themeColor="accent1"/>
          <w:sz w:val="22"/>
          <w:szCs w:val="22"/>
        </w:rPr>
        <w:t>a</w:t>
      </w:r>
      <w:r w:rsidR="0041636C" w:rsidRPr="00A5768B">
        <w:rPr>
          <w:rStyle w:val="apple-converted-space"/>
          <w:rFonts w:ascii="Arial" w:hAnsi="Arial" w:cs="Arial"/>
          <w:color w:val="4472C4" w:themeColor="accent1"/>
          <w:sz w:val="22"/>
          <w:szCs w:val="22"/>
        </w:rPr>
        <w:t>nd an</w:t>
      </w:r>
      <w:r w:rsidR="00195E25" w:rsidRPr="00A5768B">
        <w:rPr>
          <w:rStyle w:val="apple-converted-space"/>
          <w:rFonts w:ascii="Arial" w:hAnsi="Arial" w:cs="Arial"/>
          <w:color w:val="4472C4" w:themeColor="accent1"/>
          <w:sz w:val="22"/>
          <w:szCs w:val="22"/>
        </w:rPr>
        <w:t xml:space="preserve"> interaction term </w:t>
      </w:r>
      <w:r w:rsidR="00477884" w:rsidRPr="00A5768B">
        <w:rPr>
          <w:rStyle w:val="apple-converted-space"/>
          <w:rFonts w:ascii="Arial" w:hAnsi="Arial" w:cs="Arial"/>
          <w:color w:val="4472C4" w:themeColor="accent1"/>
          <w:sz w:val="22"/>
          <w:szCs w:val="22"/>
        </w:rPr>
        <w:t xml:space="preserve">between </w:t>
      </w:r>
      <w:r w:rsidR="00E615F6" w:rsidRPr="00A5768B">
        <w:rPr>
          <w:rStyle w:val="apple-converted-space"/>
          <w:rFonts w:ascii="Arial" w:hAnsi="Arial" w:cs="Arial"/>
          <w:color w:val="4472C4" w:themeColor="accent1"/>
          <w:sz w:val="22"/>
          <w:szCs w:val="22"/>
        </w:rPr>
        <w:t xml:space="preserve">anomalously hot days </w:t>
      </w:r>
      <w:r w:rsidR="00477884" w:rsidRPr="00A5768B">
        <w:rPr>
          <w:rStyle w:val="apple-converted-space"/>
          <w:rFonts w:ascii="Arial" w:hAnsi="Arial" w:cs="Arial"/>
          <w:color w:val="4472C4" w:themeColor="accent1"/>
          <w:sz w:val="22"/>
          <w:szCs w:val="22"/>
        </w:rPr>
        <w:t xml:space="preserve">and </w:t>
      </w:r>
      <w:r w:rsidR="00E615F6" w:rsidRPr="00A5768B">
        <w:rPr>
          <w:rStyle w:val="apple-converted-space"/>
          <w:rFonts w:ascii="Arial" w:hAnsi="Arial" w:cs="Arial"/>
          <w:color w:val="4472C4" w:themeColor="accent1"/>
          <w:sz w:val="22"/>
          <w:szCs w:val="22"/>
        </w:rPr>
        <w:t xml:space="preserve">power outage. </w:t>
      </w:r>
      <w:r w:rsidR="007B5451" w:rsidRPr="00A5768B">
        <w:rPr>
          <w:rStyle w:val="apple-converted-space"/>
          <w:rFonts w:ascii="Arial" w:hAnsi="Arial" w:cs="Arial"/>
          <w:color w:val="4472C4" w:themeColor="accent1"/>
          <w:sz w:val="22"/>
          <w:szCs w:val="22"/>
        </w:rPr>
        <w:t xml:space="preserve">We conducted a separate analysis </w:t>
      </w:r>
      <w:r w:rsidR="003C6C09" w:rsidRPr="00A5768B">
        <w:rPr>
          <w:rStyle w:val="apple-converted-space"/>
          <w:rFonts w:ascii="Arial" w:hAnsi="Arial" w:cs="Arial"/>
          <w:color w:val="4472C4" w:themeColor="accent1"/>
          <w:sz w:val="22"/>
          <w:szCs w:val="22"/>
        </w:rPr>
        <w:t>to assess for effect modification by cold, including a</w:t>
      </w:r>
      <w:r w:rsidR="00477884" w:rsidRPr="00A5768B">
        <w:rPr>
          <w:rStyle w:val="apple-converted-space"/>
          <w:rFonts w:ascii="Arial" w:hAnsi="Arial" w:cs="Arial"/>
          <w:color w:val="4472C4" w:themeColor="accent1"/>
          <w:sz w:val="22"/>
          <w:szCs w:val="22"/>
        </w:rPr>
        <w:t xml:space="preserve"> binary</w:t>
      </w:r>
      <w:r w:rsidR="003C6C09" w:rsidRPr="00A5768B">
        <w:rPr>
          <w:rStyle w:val="apple-converted-space"/>
          <w:rFonts w:ascii="Arial" w:hAnsi="Arial" w:cs="Arial"/>
          <w:color w:val="4472C4" w:themeColor="accent1"/>
          <w:sz w:val="22"/>
          <w:szCs w:val="22"/>
        </w:rPr>
        <w:t xml:space="preserve"> term for </w:t>
      </w:r>
      <w:r w:rsidR="008C5382" w:rsidRPr="00A5768B">
        <w:rPr>
          <w:rStyle w:val="apple-converted-space"/>
          <w:rFonts w:ascii="Arial" w:hAnsi="Arial" w:cs="Arial"/>
          <w:color w:val="4472C4" w:themeColor="accent1"/>
          <w:sz w:val="22"/>
          <w:szCs w:val="22"/>
        </w:rPr>
        <w:t xml:space="preserve">same-day </w:t>
      </w:r>
      <w:r w:rsidR="003C6C09" w:rsidRPr="00A5768B">
        <w:rPr>
          <w:rStyle w:val="apple-converted-space"/>
          <w:rFonts w:ascii="Arial" w:hAnsi="Arial" w:cs="Arial"/>
          <w:color w:val="4472C4" w:themeColor="accent1"/>
          <w:sz w:val="22"/>
          <w:szCs w:val="22"/>
        </w:rPr>
        <w:t xml:space="preserve">anomalously </w:t>
      </w:r>
      <w:r w:rsidR="007B5451" w:rsidRPr="00A5768B">
        <w:rPr>
          <w:rStyle w:val="apple-converted-space"/>
          <w:rFonts w:ascii="Arial" w:hAnsi="Arial" w:cs="Arial"/>
          <w:color w:val="4472C4" w:themeColor="accent1"/>
          <w:sz w:val="22"/>
          <w:szCs w:val="22"/>
        </w:rPr>
        <w:t>cold days</w:t>
      </w:r>
      <w:r w:rsidR="003C6C09" w:rsidRPr="00A5768B">
        <w:rPr>
          <w:rStyle w:val="apple-converted-space"/>
          <w:rFonts w:ascii="Arial" w:hAnsi="Arial" w:cs="Arial"/>
          <w:color w:val="4472C4" w:themeColor="accent1"/>
          <w:sz w:val="22"/>
          <w:szCs w:val="22"/>
        </w:rPr>
        <w:t xml:space="preserve"> </w:t>
      </w:r>
      <w:r w:rsidR="007B5451" w:rsidRPr="00A5768B">
        <w:rPr>
          <w:rStyle w:val="apple-converted-space"/>
          <w:rFonts w:ascii="Arial" w:hAnsi="Arial" w:cs="Arial"/>
          <w:color w:val="4472C4" w:themeColor="accent1"/>
          <w:sz w:val="22"/>
          <w:szCs w:val="22"/>
        </w:rPr>
        <w:t xml:space="preserve">and an interaction term </w:t>
      </w:r>
      <w:r w:rsidR="00477884" w:rsidRPr="00A5768B">
        <w:rPr>
          <w:rStyle w:val="apple-converted-space"/>
          <w:rFonts w:ascii="Arial" w:hAnsi="Arial" w:cs="Arial"/>
          <w:color w:val="4472C4" w:themeColor="accent1"/>
          <w:sz w:val="22"/>
          <w:szCs w:val="22"/>
        </w:rPr>
        <w:t xml:space="preserve">between </w:t>
      </w:r>
      <w:r w:rsidR="007B5451" w:rsidRPr="00A5768B">
        <w:rPr>
          <w:rStyle w:val="apple-converted-space"/>
          <w:rFonts w:ascii="Arial" w:hAnsi="Arial" w:cs="Arial"/>
          <w:color w:val="4472C4" w:themeColor="accent1"/>
          <w:sz w:val="22"/>
          <w:szCs w:val="22"/>
        </w:rPr>
        <w:t xml:space="preserve">anomalously cold days </w:t>
      </w:r>
      <w:r w:rsidR="00477884" w:rsidRPr="00A5768B">
        <w:rPr>
          <w:rStyle w:val="apple-converted-space"/>
          <w:rFonts w:ascii="Arial" w:hAnsi="Arial" w:cs="Arial"/>
          <w:color w:val="4472C4" w:themeColor="accent1"/>
          <w:sz w:val="22"/>
          <w:szCs w:val="22"/>
        </w:rPr>
        <w:t xml:space="preserve">and </w:t>
      </w:r>
      <w:r w:rsidR="00C300F5" w:rsidRPr="00A5768B">
        <w:rPr>
          <w:rStyle w:val="apple-converted-space"/>
          <w:rFonts w:ascii="Arial" w:hAnsi="Arial" w:cs="Arial"/>
          <w:color w:val="4472C4" w:themeColor="accent1"/>
          <w:sz w:val="22"/>
          <w:szCs w:val="22"/>
        </w:rPr>
        <w:t xml:space="preserve">lagged </w:t>
      </w:r>
      <w:r w:rsidR="007B5451" w:rsidRPr="00A5768B">
        <w:rPr>
          <w:rStyle w:val="apple-converted-space"/>
          <w:rFonts w:ascii="Arial" w:hAnsi="Arial" w:cs="Arial"/>
          <w:color w:val="4472C4" w:themeColor="accent1"/>
          <w:sz w:val="22"/>
          <w:szCs w:val="22"/>
        </w:rPr>
        <w:t>power outage</w:t>
      </w:r>
      <w:r w:rsidR="00141A82" w:rsidRPr="00A5768B">
        <w:rPr>
          <w:rStyle w:val="apple-converted-space"/>
          <w:rFonts w:ascii="Arial" w:hAnsi="Arial" w:cs="Arial"/>
          <w:color w:val="4472C4" w:themeColor="accent1"/>
          <w:sz w:val="22"/>
          <w:szCs w:val="22"/>
        </w:rPr>
        <w:t>.</w:t>
      </w:r>
      <w:r w:rsidR="001227E5" w:rsidRPr="00A5768B">
        <w:rPr>
          <w:rStyle w:val="apple-converted-space"/>
          <w:rFonts w:ascii="Arial" w:hAnsi="Arial" w:cs="Arial"/>
          <w:color w:val="4472C4" w:themeColor="accent1"/>
          <w:sz w:val="22"/>
          <w:szCs w:val="22"/>
        </w:rPr>
        <w:t xml:space="preserve"> For respiratory hospitalizations, </w:t>
      </w:r>
      <w:r w:rsidR="00526E74" w:rsidRPr="00A5768B">
        <w:rPr>
          <w:rStyle w:val="apple-converted-space"/>
          <w:rFonts w:ascii="Arial" w:hAnsi="Arial" w:cs="Arial"/>
          <w:color w:val="4472C4" w:themeColor="accent1"/>
          <w:sz w:val="22"/>
          <w:szCs w:val="22"/>
        </w:rPr>
        <w:t xml:space="preserve">we took the same approach, </w:t>
      </w:r>
      <w:r w:rsidR="001227E5" w:rsidRPr="00A5768B">
        <w:rPr>
          <w:rStyle w:val="apple-converted-space"/>
          <w:rFonts w:ascii="Arial" w:hAnsi="Arial" w:cs="Arial"/>
          <w:color w:val="4472C4" w:themeColor="accent1"/>
          <w:sz w:val="22"/>
          <w:szCs w:val="22"/>
        </w:rPr>
        <w:t>but used same-day power outage</w:t>
      </w:r>
      <w:r w:rsidR="007E2249" w:rsidRPr="00A5768B">
        <w:rPr>
          <w:rStyle w:val="apple-converted-space"/>
          <w:rFonts w:ascii="Arial" w:hAnsi="Arial" w:cs="Arial"/>
          <w:color w:val="4472C4" w:themeColor="accent1"/>
          <w:sz w:val="22"/>
          <w:szCs w:val="22"/>
        </w:rPr>
        <w:t xml:space="preserve"> rather than lagged </w:t>
      </w:r>
      <w:r w:rsidR="00C77D19" w:rsidRPr="00A5768B">
        <w:rPr>
          <w:rStyle w:val="apple-converted-space"/>
          <w:rFonts w:ascii="Arial" w:hAnsi="Arial" w:cs="Arial"/>
          <w:color w:val="4472C4" w:themeColor="accent1"/>
          <w:sz w:val="22"/>
          <w:szCs w:val="22"/>
        </w:rPr>
        <w:t>exposure.</w:t>
      </w:r>
    </w:p>
    <w:p w14:paraId="1B6B2699" w14:textId="11283234" w:rsidR="00CE7CF5" w:rsidRPr="00A5768B" w:rsidRDefault="005F691D" w:rsidP="003E6651">
      <w:pPr>
        <w:spacing w:after="0" w:line="360" w:lineRule="auto"/>
        <w:ind w:firstLine="720"/>
        <w:rPr>
          <w:rStyle w:val="apple-converted-space"/>
          <w:rFonts w:ascii="Arial" w:hAnsi="Arial" w:cs="Arial"/>
          <w:color w:val="4472C4" w:themeColor="accent1"/>
          <w:sz w:val="22"/>
          <w:szCs w:val="22"/>
        </w:rPr>
      </w:pPr>
      <w:r w:rsidRPr="00A5768B">
        <w:rPr>
          <w:rStyle w:val="apple-converted-space"/>
          <w:rFonts w:ascii="Arial" w:hAnsi="Arial" w:cs="Arial"/>
          <w:color w:val="4472C4" w:themeColor="accent1"/>
          <w:sz w:val="22"/>
          <w:szCs w:val="22"/>
        </w:rPr>
        <w:t>To conduct these analyses, f</w:t>
      </w:r>
      <w:r w:rsidR="00083026" w:rsidRPr="00A5768B">
        <w:rPr>
          <w:rStyle w:val="apple-converted-space"/>
          <w:rFonts w:ascii="Arial" w:hAnsi="Arial" w:cs="Arial"/>
          <w:color w:val="4472C4" w:themeColor="accent1"/>
          <w:sz w:val="22"/>
          <w:szCs w:val="22"/>
        </w:rPr>
        <w:t xml:space="preserve">irst, we identified </w:t>
      </w:r>
      <w:r w:rsidR="00CB13CB" w:rsidRPr="00A5768B">
        <w:rPr>
          <w:rStyle w:val="apple-converted-space"/>
          <w:rFonts w:ascii="Arial" w:hAnsi="Arial" w:cs="Arial"/>
          <w:color w:val="4472C4" w:themeColor="accent1"/>
          <w:sz w:val="22"/>
          <w:szCs w:val="22"/>
        </w:rPr>
        <w:t xml:space="preserve">anomalously </w:t>
      </w:r>
      <w:r w:rsidR="00083026" w:rsidRPr="00A5768B">
        <w:rPr>
          <w:rStyle w:val="apple-converted-space"/>
          <w:rFonts w:ascii="Arial" w:hAnsi="Arial" w:cs="Arial"/>
          <w:color w:val="4472C4" w:themeColor="accent1"/>
          <w:sz w:val="22"/>
          <w:szCs w:val="22"/>
        </w:rPr>
        <w:t>hot and cold days using both a threshold and an absolute cutoff</w:t>
      </w:r>
      <w:r w:rsidR="00B21DFC" w:rsidRPr="00A5768B">
        <w:rPr>
          <w:rStyle w:val="apple-converted-space"/>
          <w:rFonts w:ascii="Arial" w:hAnsi="Arial" w:cs="Arial"/>
          <w:color w:val="4472C4" w:themeColor="accent1"/>
          <w:sz w:val="22"/>
          <w:szCs w:val="22"/>
        </w:rPr>
        <w:t>.</w:t>
      </w:r>
      <w:r w:rsidR="00770159" w:rsidRPr="00A5768B">
        <w:rPr>
          <w:rStyle w:val="apple-converted-space"/>
          <w:rFonts w:ascii="Arial" w:hAnsi="Arial" w:cs="Arial"/>
          <w:color w:val="4472C4" w:themeColor="accent1"/>
          <w:sz w:val="22"/>
          <w:szCs w:val="22"/>
        </w:rPr>
        <w:t xml:space="preserve"> The temperature on hot days had to fall above both the percentile-based threshold and absolute cutoff</w:t>
      </w:r>
      <w:r w:rsidR="00190FDF" w:rsidRPr="00A5768B">
        <w:rPr>
          <w:rStyle w:val="apple-converted-space"/>
          <w:rFonts w:ascii="Arial" w:hAnsi="Arial" w:cs="Arial"/>
          <w:color w:val="4472C4" w:themeColor="accent1"/>
          <w:sz w:val="22"/>
          <w:szCs w:val="22"/>
        </w:rPr>
        <w:t xml:space="preserve"> </w:t>
      </w:r>
      <w:r w:rsidR="00DF068B" w:rsidRPr="00A5768B">
        <w:rPr>
          <w:rStyle w:val="apple-converted-space"/>
          <w:rFonts w:ascii="Arial" w:hAnsi="Arial" w:cs="Arial"/>
          <w:color w:val="4472C4" w:themeColor="accent1"/>
          <w:sz w:val="22"/>
          <w:szCs w:val="22"/>
        </w:rPr>
        <w:t>and below both for cold days</w:t>
      </w:r>
      <w:r w:rsidR="00770159" w:rsidRPr="00A5768B">
        <w:rPr>
          <w:rStyle w:val="apple-converted-space"/>
          <w:rFonts w:ascii="Arial" w:hAnsi="Arial" w:cs="Arial"/>
          <w:color w:val="4472C4" w:themeColor="accent1"/>
          <w:sz w:val="22"/>
          <w:szCs w:val="22"/>
        </w:rPr>
        <w:t xml:space="preserve">. </w:t>
      </w:r>
      <w:r w:rsidR="00B21DFC" w:rsidRPr="00A5768B">
        <w:rPr>
          <w:rStyle w:val="apple-converted-space"/>
          <w:rFonts w:ascii="Arial" w:hAnsi="Arial" w:cs="Arial"/>
          <w:color w:val="4472C4" w:themeColor="accent1"/>
          <w:sz w:val="22"/>
          <w:szCs w:val="22"/>
        </w:rPr>
        <w:t>U</w:t>
      </w:r>
      <w:r w:rsidR="00515681" w:rsidRPr="00A5768B">
        <w:rPr>
          <w:rStyle w:val="apple-converted-space"/>
          <w:rFonts w:ascii="Arial" w:hAnsi="Arial" w:cs="Arial"/>
          <w:color w:val="4472C4" w:themeColor="accent1"/>
          <w:sz w:val="22"/>
          <w:szCs w:val="22"/>
        </w:rPr>
        <w:t>sing data from 1970-20</w:t>
      </w:r>
      <w:r w:rsidR="00F40A21" w:rsidRPr="00A5768B">
        <w:rPr>
          <w:rStyle w:val="apple-converted-space"/>
          <w:rFonts w:ascii="Arial" w:hAnsi="Arial" w:cs="Arial"/>
          <w:color w:val="4472C4" w:themeColor="accent1"/>
          <w:sz w:val="22"/>
          <w:szCs w:val="22"/>
        </w:rPr>
        <w:t>1</w:t>
      </w:r>
      <w:r w:rsidR="00515681" w:rsidRPr="00A5768B">
        <w:rPr>
          <w:rStyle w:val="apple-converted-space"/>
          <w:rFonts w:ascii="Arial" w:hAnsi="Arial" w:cs="Arial"/>
          <w:color w:val="4472C4" w:themeColor="accent1"/>
          <w:sz w:val="22"/>
          <w:szCs w:val="22"/>
        </w:rPr>
        <w:t xml:space="preserve">0, we identified the </w:t>
      </w:r>
      <w:r w:rsidR="00253DD4" w:rsidRPr="00A5768B">
        <w:rPr>
          <w:rStyle w:val="apple-converted-space"/>
          <w:rFonts w:ascii="Arial" w:hAnsi="Arial" w:cs="Arial"/>
          <w:color w:val="4472C4" w:themeColor="accent1"/>
          <w:sz w:val="22"/>
          <w:szCs w:val="22"/>
        </w:rPr>
        <w:t>15</w:t>
      </w:r>
      <w:r w:rsidR="00515681" w:rsidRPr="00A5768B">
        <w:rPr>
          <w:rStyle w:val="apple-converted-space"/>
          <w:rFonts w:ascii="Arial" w:hAnsi="Arial" w:cs="Arial"/>
          <w:color w:val="4472C4" w:themeColor="accent1"/>
          <w:sz w:val="22"/>
          <w:szCs w:val="22"/>
          <w:vertAlign w:val="superscript"/>
        </w:rPr>
        <w:t>th</w:t>
      </w:r>
      <w:r w:rsidR="00515681" w:rsidRPr="00A5768B">
        <w:rPr>
          <w:rStyle w:val="apple-converted-space"/>
          <w:rFonts w:ascii="Arial" w:hAnsi="Arial" w:cs="Arial"/>
          <w:color w:val="4472C4" w:themeColor="accent1"/>
          <w:sz w:val="22"/>
          <w:szCs w:val="22"/>
        </w:rPr>
        <w:t xml:space="preserve"> and </w:t>
      </w:r>
      <w:r w:rsidR="00253DD4" w:rsidRPr="00A5768B">
        <w:rPr>
          <w:rStyle w:val="apple-converted-space"/>
          <w:rFonts w:ascii="Arial" w:hAnsi="Arial" w:cs="Arial"/>
          <w:color w:val="4472C4" w:themeColor="accent1"/>
          <w:sz w:val="22"/>
          <w:szCs w:val="22"/>
        </w:rPr>
        <w:t>8</w:t>
      </w:r>
      <w:r w:rsidR="00515681" w:rsidRPr="00A5768B">
        <w:rPr>
          <w:rStyle w:val="apple-converted-space"/>
          <w:rFonts w:ascii="Arial" w:hAnsi="Arial" w:cs="Arial"/>
          <w:color w:val="4472C4" w:themeColor="accent1"/>
          <w:sz w:val="22"/>
          <w:szCs w:val="22"/>
        </w:rPr>
        <w:t>5</w:t>
      </w:r>
      <w:r w:rsidR="00515681" w:rsidRPr="00A5768B">
        <w:rPr>
          <w:rStyle w:val="apple-converted-space"/>
          <w:rFonts w:ascii="Arial" w:hAnsi="Arial" w:cs="Arial"/>
          <w:color w:val="4472C4" w:themeColor="accent1"/>
          <w:sz w:val="22"/>
          <w:szCs w:val="22"/>
          <w:vertAlign w:val="superscript"/>
        </w:rPr>
        <w:t>th</w:t>
      </w:r>
      <w:r w:rsidR="00515681" w:rsidRPr="00A5768B">
        <w:rPr>
          <w:rStyle w:val="apple-converted-space"/>
          <w:rFonts w:ascii="Arial" w:hAnsi="Arial" w:cs="Arial"/>
          <w:color w:val="4472C4" w:themeColor="accent1"/>
          <w:sz w:val="22"/>
          <w:szCs w:val="22"/>
        </w:rPr>
        <w:t xml:space="preserve"> percentile temperature</w:t>
      </w:r>
      <w:r w:rsidR="00E177B3" w:rsidRPr="00A5768B">
        <w:rPr>
          <w:rStyle w:val="apple-converted-space"/>
          <w:rFonts w:ascii="Arial" w:hAnsi="Arial" w:cs="Arial"/>
          <w:color w:val="4472C4" w:themeColor="accent1"/>
          <w:sz w:val="22"/>
          <w:szCs w:val="22"/>
        </w:rPr>
        <w:t xml:space="preserve">s </w:t>
      </w:r>
      <w:r w:rsidR="00477884" w:rsidRPr="00A5768B">
        <w:rPr>
          <w:rStyle w:val="apple-converted-space"/>
          <w:rFonts w:ascii="Arial" w:hAnsi="Arial" w:cs="Arial"/>
          <w:color w:val="4472C4" w:themeColor="accent1"/>
          <w:sz w:val="22"/>
          <w:szCs w:val="22"/>
        </w:rPr>
        <w:t xml:space="preserve">for </w:t>
      </w:r>
      <w:r w:rsidR="00515681" w:rsidRPr="00A5768B">
        <w:rPr>
          <w:rStyle w:val="apple-converted-space"/>
          <w:rFonts w:ascii="Arial" w:hAnsi="Arial" w:cs="Arial"/>
          <w:color w:val="4472C4" w:themeColor="accent1"/>
          <w:sz w:val="22"/>
          <w:szCs w:val="22"/>
        </w:rPr>
        <w:t xml:space="preserve">each county. </w:t>
      </w:r>
      <w:r w:rsidR="00717D53" w:rsidRPr="00A5768B">
        <w:rPr>
          <w:rStyle w:val="apple-converted-space"/>
          <w:rFonts w:ascii="Arial" w:hAnsi="Arial" w:cs="Arial"/>
          <w:color w:val="4472C4" w:themeColor="accent1"/>
          <w:sz w:val="22"/>
          <w:szCs w:val="22"/>
        </w:rPr>
        <w:t>We then categorized days</w:t>
      </w:r>
      <w:r w:rsidR="00AB356D" w:rsidRPr="00A5768B">
        <w:rPr>
          <w:rStyle w:val="apple-converted-space"/>
          <w:rFonts w:ascii="Arial" w:hAnsi="Arial" w:cs="Arial"/>
          <w:color w:val="4472C4" w:themeColor="accent1"/>
          <w:sz w:val="22"/>
          <w:szCs w:val="22"/>
        </w:rPr>
        <w:t xml:space="preserve"> in our study period (2018)</w:t>
      </w:r>
      <w:r w:rsidR="00717D53" w:rsidRPr="00A5768B">
        <w:rPr>
          <w:rStyle w:val="apple-converted-space"/>
          <w:rFonts w:ascii="Arial" w:hAnsi="Arial" w:cs="Arial"/>
          <w:color w:val="4472C4" w:themeColor="accent1"/>
          <w:sz w:val="22"/>
          <w:szCs w:val="22"/>
        </w:rPr>
        <w:t xml:space="preserve"> as anomalously hot or cold if they were </w:t>
      </w:r>
      <w:r w:rsidR="00203E22" w:rsidRPr="00A5768B">
        <w:rPr>
          <w:rStyle w:val="apple-converted-space"/>
          <w:rFonts w:ascii="Arial" w:hAnsi="Arial" w:cs="Arial"/>
          <w:color w:val="4472C4" w:themeColor="accent1"/>
          <w:sz w:val="22"/>
          <w:szCs w:val="22"/>
        </w:rPr>
        <w:t>above the 85</w:t>
      </w:r>
      <w:r w:rsidR="00203E22" w:rsidRPr="00A5768B">
        <w:rPr>
          <w:rStyle w:val="apple-converted-space"/>
          <w:rFonts w:ascii="Arial" w:hAnsi="Arial" w:cs="Arial"/>
          <w:color w:val="4472C4" w:themeColor="accent1"/>
          <w:sz w:val="22"/>
          <w:szCs w:val="22"/>
          <w:vertAlign w:val="superscript"/>
        </w:rPr>
        <w:t>th</w:t>
      </w:r>
      <w:r w:rsidR="00203E22" w:rsidRPr="00A5768B">
        <w:rPr>
          <w:rStyle w:val="apple-converted-space"/>
          <w:rFonts w:ascii="Arial" w:hAnsi="Arial" w:cs="Arial"/>
          <w:color w:val="4472C4" w:themeColor="accent1"/>
          <w:sz w:val="22"/>
          <w:szCs w:val="22"/>
        </w:rPr>
        <w:t xml:space="preserve"> or </w:t>
      </w:r>
      <w:r w:rsidR="00717D53" w:rsidRPr="00A5768B">
        <w:rPr>
          <w:rStyle w:val="apple-converted-space"/>
          <w:rFonts w:ascii="Arial" w:hAnsi="Arial" w:cs="Arial"/>
          <w:color w:val="4472C4" w:themeColor="accent1"/>
          <w:sz w:val="22"/>
          <w:szCs w:val="22"/>
        </w:rPr>
        <w:t>below the 15</w:t>
      </w:r>
      <w:r w:rsidR="00717D53" w:rsidRPr="00A5768B">
        <w:rPr>
          <w:rStyle w:val="apple-converted-space"/>
          <w:rFonts w:ascii="Arial" w:hAnsi="Arial" w:cs="Arial"/>
          <w:color w:val="4472C4" w:themeColor="accent1"/>
          <w:sz w:val="22"/>
          <w:szCs w:val="22"/>
          <w:vertAlign w:val="superscript"/>
        </w:rPr>
        <w:t>th</w:t>
      </w:r>
      <w:r w:rsidR="00717D53" w:rsidRPr="00A5768B">
        <w:rPr>
          <w:rStyle w:val="apple-converted-space"/>
          <w:rFonts w:ascii="Arial" w:hAnsi="Arial" w:cs="Arial"/>
          <w:color w:val="4472C4" w:themeColor="accent1"/>
          <w:sz w:val="22"/>
          <w:szCs w:val="22"/>
        </w:rPr>
        <w:t xml:space="preserve"> percentile </w:t>
      </w:r>
      <w:r w:rsidR="007032EF" w:rsidRPr="00A5768B">
        <w:rPr>
          <w:rStyle w:val="apple-converted-space"/>
          <w:rFonts w:ascii="Arial" w:hAnsi="Arial" w:cs="Arial"/>
          <w:color w:val="4472C4" w:themeColor="accent1"/>
          <w:sz w:val="22"/>
          <w:szCs w:val="22"/>
        </w:rPr>
        <w:t>temperatures</w:t>
      </w:r>
      <w:r w:rsidR="00717D53" w:rsidRPr="00A5768B">
        <w:rPr>
          <w:rStyle w:val="apple-converted-space"/>
          <w:rFonts w:ascii="Arial" w:hAnsi="Arial" w:cs="Arial"/>
          <w:color w:val="4472C4" w:themeColor="accent1"/>
          <w:sz w:val="22"/>
          <w:szCs w:val="22"/>
        </w:rPr>
        <w:t xml:space="preserve">, </w:t>
      </w:r>
      <w:r w:rsidR="00717D53" w:rsidRPr="00A5768B">
        <w:rPr>
          <w:rStyle w:val="apple-converted-space"/>
          <w:rFonts w:ascii="Arial" w:hAnsi="Arial" w:cs="Arial"/>
          <w:i/>
          <w:color w:val="4472C4" w:themeColor="accent1"/>
          <w:sz w:val="22"/>
          <w:szCs w:val="22"/>
        </w:rPr>
        <w:t>and</w:t>
      </w:r>
      <w:r w:rsidR="00717D53" w:rsidRPr="00A5768B">
        <w:rPr>
          <w:rStyle w:val="apple-converted-space"/>
          <w:rFonts w:ascii="Arial" w:hAnsi="Arial" w:cs="Arial"/>
          <w:color w:val="4472C4" w:themeColor="accent1"/>
          <w:sz w:val="22"/>
          <w:szCs w:val="22"/>
        </w:rPr>
        <w:t xml:space="preserve"> </w:t>
      </w:r>
      <w:r w:rsidR="00203E22" w:rsidRPr="00A5768B">
        <w:rPr>
          <w:rStyle w:val="apple-converted-space"/>
          <w:rFonts w:ascii="Arial" w:hAnsi="Arial" w:cs="Arial"/>
          <w:color w:val="4472C4" w:themeColor="accent1"/>
          <w:sz w:val="22"/>
          <w:szCs w:val="22"/>
        </w:rPr>
        <w:t>hotter than 24</w:t>
      </w:r>
      <w:r w:rsidR="00203E22" w:rsidRPr="00A5768B">
        <w:rPr>
          <w:rStyle w:val="apple-converted-space"/>
          <w:rFonts w:ascii="Arial" w:hAnsi="Arial" w:cs="Arial"/>
          <w:color w:val="4472C4" w:themeColor="accent1"/>
          <w:sz w:val="22"/>
          <w:szCs w:val="22"/>
          <w:vertAlign w:val="superscript"/>
        </w:rPr>
        <w:t>o</w:t>
      </w:r>
      <w:r w:rsidR="00203E22" w:rsidRPr="00A5768B">
        <w:rPr>
          <w:rStyle w:val="apple-converted-space"/>
          <w:rFonts w:ascii="Arial" w:hAnsi="Arial" w:cs="Arial"/>
          <w:color w:val="4472C4" w:themeColor="accent1"/>
          <w:sz w:val="22"/>
          <w:szCs w:val="22"/>
        </w:rPr>
        <w:t xml:space="preserve">C or </w:t>
      </w:r>
      <w:r w:rsidR="00717D53" w:rsidRPr="00A5768B">
        <w:rPr>
          <w:rStyle w:val="apple-converted-space"/>
          <w:rFonts w:ascii="Arial" w:hAnsi="Arial" w:cs="Arial"/>
          <w:color w:val="4472C4" w:themeColor="accent1"/>
          <w:sz w:val="22"/>
          <w:szCs w:val="22"/>
        </w:rPr>
        <w:t>colder than 0</w:t>
      </w:r>
      <w:r w:rsidR="00203E22" w:rsidRPr="00A5768B">
        <w:rPr>
          <w:rStyle w:val="apple-converted-space"/>
          <w:rFonts w:ascii="Arial" w:hAnsi="Arial" w:cs="Arial"/>
          <w:color w:val="4472C4" w:themeColor="accent1"/>
          <w:sz w:val="22"/>
          <w:szCs w:val="22"/>
          <w:vertAlign w:val="superscript"/>
        </w:rPr>
        <w:t>o</w:t>
      </w:r>
      <w:r w:rsidR="00203E22" w:rsidRPr="00A5768B">
        <w:rPr>
          <w:rStyle w:val="apple-converted-space"/>
          <w:rFonts w:ascii="Arial" w:hAnsi="Arial" w:cs="Arial"/>
          <w:color w:val="4472C4" w:themeColor="accent1"/>
          <w:sz w:val="22"/>
          <w:szCs w:val="22"/>
        </w:rPr>
        <w:t>C</w:t>
      </w:r>
      <w:r w:rsidR="00717D53" w:rsidRPr="00A5768B">
        <w:rPr>
          <w:rStyle w:val="apple-converted-space"/>
          <w:rFonts w:ascii="Arial" w:hAnsi="Arial" w:cs="Arial"/>
          <w:color w:val="4472C4" w:themeColor="accent1"/>
          <w:sz w:val="22"/>
          <w:szCs w:val="22"/>
        </w:rPr>
        <w:t xml:space="preserve"> </w:t>
      </w:r>
      <w:r w:rsidR="009E053D" w:rsidRPr="00A5768B">
        <w:rPr>
          <w:rStyle w:val="apple-converted-space"/>
          <w:rFonts w:ascii="Arial" w:hAnsi="Arial" w:cs="Arial"/>
          <w:color w:val="4472C4" w:themeColor="accent1"/>
          <w:sz w:val="22"/>
          <w:szCs w:val="22"/>
        </w:rPr>
        <w:t>(absolute cutoffs)</w:t>
      </w:r>
      <w:r w:rsidR="00B21DFC" w:rsidRPr="00A5768B">
        <w:rPr>
          <w:rStyle w:val="apple-converted-space"/>
          <w:rFonts w:ascii="Arial" w:hAnsi="Arial" w:cs="Arial"/>
          <w:color w:val="4472C4" w:themeColor="accent1"/>
          <w:sz w:val="22"/>
          <w:szCs w:val="22"/>
        </w:rPr>
        <w:t>, respectively</w:t>
      </w:r>
      <w:r w:rsidR="00B6726B">
        <w:rPr>
          <w:rStyle w:val="apple-converted-space"/>
          <w:rFonts w:ascii="Arial" w:hAnsi="Arial" w:cs="Arial"/>
          <w:color w:val="4472C4" w:themeColor="accent1"/>
          <w:sz w:val="22"/>
          <w:szCs w:val="22"/>
        </w:rPr>
        <w:t>.</w:t>
      </w:r>
      <w:r w:rsidR="00E55DAF" w:rsidRPr="00A5768B">
        <w:rPr>
          <w:rStyle w:val="apple-converted-space"/>
          <w:rFonts w:ascii="Arial" w:hAnsi="Arial" w:cs="Arial"/>
          <w:color w:val="4472C4" w:themeColor="accent1"/>
          <w:sz w:val="22"/>
          <w:szCs w:val="22"/>
        </w:rPr>
        <w:t>”</w:t>
      </w:r>
    </w:p>
    <w:p w14:paraId="43CBF143" w14:textId="435069D6" w:rsidR="00FE688B" w:rsidRPr="00A5768B" w:rsidRDefault="00FE688B" w:rsidP="005C3CD6">
      <w:pPr>
        <w:spacing w:after="0" w:line="360" w:lineRule="auto"/>
        <w:rPr>
          <w:rStyle w:val="apple-converted-space"/>
          <w:rFonts w:ascii="Arial" w:hAnsi="Arial" w:cs="Arial"/>
          <w:color w:val="4472C4" w:themeColor="accent1"/>
          <w:sz w:val="22"/>
          <w:szCs w:val="22"/>
        </w:rPr>
      </w:pPr>
    </w:p>
    <w:p w14:paraId="5011972D" w14:textId="0A4E3433" w:rsidR="00B0310D" w:rsidRPr="00A5768B" w:rsidRDefault="00B0310D" w:rsidP="004D4640">
      <w:pPr>
        <w:spacing w:after="0" w:line="360" w:lineRule="auto"/>
        <w:rPr>
          <w:rStyle w:val="apple-converted-space"/>
          <w:rFonts w:ascii="Arial" w:hAnsi="Arial" w:cs="Arial"/>
          <w:color w:val="4472C4" w:themeColor="accent1"/>
          <w:sz w:val="22"/>
          <w:szCs w:val="22"/>
        </w:rPr>
      </w:pPr>
      <w:r w:rsidRPr="00A5768B">
        <w:rPr>
          <w:rStyle w:val="apple-converted-space"/>
          <w:rFonts w:ascii="Arial" w:hAnsi="Arial" w:cs="Arial"/>
          <w:color w:val="4472C4" w:themeColor="accent1"/>
          <w:sz w:val="22"/>
          <w:szCs w:val="22"/>
        </w:rPr>
        <w:t>To the results, we added the following</w:t>
      </w:r>
      <w:r w:rsidR="00A6454A">
        <w:rPr>
          <w:rStyle w:val="apple-converted-space"/>
          <w:rFonts w:ascii="Arial" w:hAnsi="Arial" w:cs="Arial"/>
          <w:color w:val="4472C4" w:themeColor="accent1"/>
          <w:sz w:val="22"/>
          <w:szCs w:val="22"/>
        </w:rPr>
        <w:t xml:space="preserve"> (page 15, final paragraph):</w:t>
      </w:r>
    </w:p>
    <w:p w14:paraId="70344B2D" w14:textId="242585CE" w:rsidR="0036719D" w:rsidRPr="00A5768B" w:rsidRDefault="003E7557" w:rsidP="00AF08E7">
      <w:pPr>
        <w:spacing w:after="0" w:line="360" w:lineRule="auto"/>
        <w:ind w:firstLine="720"/>
        <w:rPr>
          <w:rFonts w:ascii="Arial" w:hAnsi="Arial" w:cs="Arial"/>
          <w:color w:val="4472C4" w:themeColor="accent1"/>
          <w:sz w:val="22"/>
          <w:szCs w:val="22"/>
        </w:rPr>
      </w:pPr>
      <w:r w:rsidRPr="00A5768B">
        <w:rPr>
          <w:rStyle w:val="apple-converted-space"/>
          <w:rFonts w:ascii="Arial" w:hAnsi="Arial" w:cs="Arial"/>
          <w:color w:val="4472C4" w:themeColor="accent1"/>
          <w:sz w:val="22"/>
          <w:szCs w:val="22"/>
        </w:rPr>
        <w:lastRenderedPageBreak/>
        <w:t>“When we</w:t>
      </w:r>
      <w:r w:rsidR="00EA13DA" w:rsidRPr="00A5768B">
        <w:rPr>
          <w:rStyle w:val="apple-converted-space"/>
          <w:rFonts w:ascii="Arial" w:hAnsi="Arial" w:cs="Arial"/>
          <w:color w:val="4472C4" w:themeColor="accent1"/>
          <w:sz w:val="22"/>
          <w:szCs w:val="22"/>
        </w:rPr>
        <w:t xml:space="preserve"> </w:t>
      </w:r>
      <w:r w:rsidR="005A3685" w:rsidRPr="00A5768B">
        <w:rPr>
          <w:rStyle w:val="apple-converted-space"/>
          <w:rFonts w:ascii="Arial" w:hAnsi="Arial" w:cs="Arial"/>
          <w:color w:val="4472C4" w:themeColor="accent1"/>
          <w:sz w:val="22"/>
          <w:szCs w:val="22"/>
        </w:rPr>
        <w:t>tested if</w:t>
      </w:r>
      <w:r w:rsidR="00EA13DA" w:rsidRPr="00A5768B">
        <w:rPr>
          <w:rStyle w:val="apple-converted-space"/>
          <w:rFonts w:ascii="Arial" w:hAnsi="Arial" w:cs="Arial"/>
          <w:color w:val="4472C4" w:themeColor="accent1"/>
          <w:sz w:val="22"/>
          <w:szCs w:val="22"/>
        </w:rPr>
        <w:t xml:space="preserve"> th</w:t>
      </w:r>
      <w:r w:rsidR="00592E7E" w:rsidRPr="00A5768B">
        <w:rPr>
          <w:rStyle w:val="apple-converted-space"/>
          <w:rFonts w:ascii="Arial" w:hAnsi="Arial" w:cs="Arial"/>
          <w:color w:val="4472C4" w:themeColor="accent1"/>
          <w:sz w:val="22"/>
          <w:szCs w:val="22"/>
        </w:rPr>
        <w:t>e effect of</w:t>
      </w:r>
      <w:r w:rsidRPr="00A5768B">
        <w:rPr>
          <w:rStyle w:val="apple-converted-space"/>
          <w:rFonts w:ascii="Arial" w:hAnsi="Arial" w:cs="Arial"/>
          <w:color w:val="4472C4" w:themeColor="accent1"/>
          <w:sz w:val="22"/>
          <w:szCs w:val="22"/>
        </w:rPr>
        <w:t xml:space="preserve"> power outage </w:t>
      </w:r>
      <w:r w:rsidR="00EA13DA" w:rsidRPr="00A5768B">
        <w:rPr>
          <w:rStyle w:val="apple-converted-space"/>
          <w:rFonts w:ascii="Arial" w:hAnsi="Arial" w:cs="Arial"/>
          <w:color w:val="4472C4" w:themeColor="accent1"/>
          <w:sz w:val="22"/>
          <w:szCs w:val="22"/>
        </w:rPr>
        <w:t>on</w:t>
      </w:r>
      <w:r w:rsidR="00934BE6" w:rsidRPr="00A5768B">
        <w:rPr>
          <w:rStyle w:val="apple-converted-space"/>
          <w:rFonts w:ascii="Arial" w:hAnsi="Arial" w:cs="Arial"/>
          <w:color w:val="4472C4" w:themeColor="accent1"/>
          <w:sz w:val="22"/>
          <w:szCs w:val="22"/>
        </w:rPr>
        <w:t xml:space="preserve"> CVD hospitalizations differed on</w:t>
      </w:r>
      <w:r w:rsidRPr="00A5768B">
        <w:rPr>
          <w:rStyle w:val="apple-converted-space"/>
          <w:rFonts w:ascii="Arial" w:hAnsi="Arial" w:cs="Arial"/>
          <w:color w:val="4472C4" w:themeColor="accent1"/>
          <w:sz w:val="22"/>
          <w:szCs w:val="22"/>
        </w:rPr>
        <w:t xml:space="preserve"> anomalous</w:t>
      </w:r>
      <w:r w:rsidR="00EA13DA" w:rsidRPr="00A5768B">
        <w:rPr>
          <w:rStyle w:val="apple-converted-space"/>
          <w:rFonts w:ascii="Arial" w:hAnsi="Arial" w:cs="Arial"/>
          <w:color w:val="4472C4" w:themeColor="accent1"/>
          <w:sz w:val="22"/>
          <w:szCs w:val="22"/>
        </w:rPr>
        <w:t>ly hot days</w:t>
      </w:r>
      <w:r w:rsidR="003D1FDA" w:rsidRPr="00A5768B">
        <w:rPr>
          <w:rStyle w:val="apple-converted-space"/>
          <w:rFonts w:ascii="Arial" w:hAnsi="Arial" w:cs="Arial"/>
          <w:color w:val="4472C4" w:themeColor="accent1"/>
          <w:sz w:val="22"/>
          <w:szCs w:val="22"/>
        </w:rPr>
        <w:t>,</w:t>
      </w:r>
      <w:r w:rsidRPr="00A5768B">
        <w:rPr>
          <w:rStyle w:val="apple-converted-space"/>
          <w:rFonts w:ascii="Arial" w:hAnsi="Arial" w:cs="Arial"/>
          <w:color w:val="4472C4" w:themeColor="accent1"/>
          <w:sz w:val="22"/>
          <w:szCs w:val="22"/>
        </w:rPr>
        <w:t xml:space="preserve"> </w:t>
      </w:r>
      <w:r w:rsidR="00477884" w:rsidRPr="00A5768B">
        <w:rPr>
          <w:rStyle w:val="apple-converted-space"/>
          <w:rFonts w:ascii="Arial" w:hAnsi="Arial" w:cs="Arial"/>
          <w:color w:val="4472C4" w:themeColor="accent1"/>
          <w:sz w:val="22"/>
          <w:szCs w:val="22"/>
        </w:rPr>
        <w:t>we observed</w:t>
      </w:r>
      <w:r w:rsidR="00260784" w:rsidRPr="00A5768B">
        <w:rPr>
          <w:rStyle w:val="apple-converted-space"/>
          <w:rFonts w:ascii="Arial" w:hAnsi="Arial" w:cs="Arial"/>
          <w:color w:val="4472C4" w:themeColor="accent1"/>
          <w:sz w:val="22"/>
          <w:szCs w:val="22"/>
        </w:rPr>
        <w:t xml:space="preserve"> a larger power outage-associate</w:t>
      </w:r>
      <w:r w:rsidR="00156107" w:rsidRPr="00A5768B">
        <w:rPr>
          <w:rStyle w:val="apple-converted-space"/>
          <w:rFonts w:ascii="Arial" w:hAnsi="Arial" w:cs="Arial"/>
          <w:color w:val="4472C4" w:themeColor="accent1"/>
          <w:sz w:val="22"/>
          <w:szCs w:val="22"/>
        </w:rPr>
        <w:t>d</w:t>
      </w:r>
      <w:r w:rsidR="00260784" w:rsidRPr="00A5768B">
        <w:rPr>
          <w:rStyle w:val="apple-converted-space"/>
          <w:rFonts w:ascii="Arial" w:hAnsi="Arial" w:cs="Arial"/>
          <w:color w:val="4472C4" w:themeColor="accent1"/>
          <w:sz w:val="22"/>
          <w:szCs w:val="22"/>
        </w:rPr>
        <w:t xml:space="preserve"> increase in </w:t>
      </w:r>
      <w:r w:rsidR="00477884" w:rsidRPr="00A5768B">
        <w:rPr>
          <w:rStyle w:val="apple-converted-space"/>
          <w:rFonts w:ascii="Arial" w:hAnsi="Arial" w:cs="Arial"/>
          <w:color w:val="4472C4" w:themeColor="accent1"/>
          <w:sz w:val="22"/>
          <w:szCs w:val="22"/>
        </w:rPr>
        <w:t xml:space="preserve">CVD </w:t>
      </w:r>
      <w:r w:rsidR="00260784" w:rsidRPr="00A5768B">
        <w:rPr>
          <w:rStyle w:val="apple-converted-space"/>
          <w:rFonts w:ascii="Arial" w:hAnsi="Arial" w:cs="Arial"/>
          <w:color w:val="4472C4" w:themeColor="accent1"/>
          <w:sz w:val="22"/>
          <w:szCs w:val="22"/>
        </w:rPr>
        <w:t xml:space="preserve">hospitalizations on hot days compared to non-hot days </w:t>
      </w:r>
      <w:r w:rsidR="00BF2F1E" w:rsidRPr="00A5768B">
        <w:rPr>
          <w:rStyle w:val="apple-converted-space"/>
          <w:rFonts w:ascii="Arial" w:hAnsi="Arial" w:cs="Arial"/>
          <w:color w:val="4472C4" w:themeColor="accent1"/>
          <w:sz w:val="22"/>
          <w:szCs w:val="22"/>
        </w:rPr>
        <w:t>(</w:t>
      </w:r>
      <w:r w:rsidR="00BF2F1E" w:rsidRPr="00A5768B">
        <w:rPr>
          <w:rStyle w:val="apple-converted-space"/>
          <w:rFonts w:ascii="Arial" w:hAnsi="Arial" w:cs="Arial"/>
          <w:b/>
          <w:bCs/>
          <w:color w:val="4472C4" w:themeColor="accent1"/>
          <w:sz w:val="22"/>
          <w:szCs w:val="22"/>
        </w:rPr>
        <w:t xml:space="preserve">Supplementary </w:t>
      </w:r>
      <w:r w:rsidR="005D46D5" w:rsidRPr="00A5768B">
        <w:rPr>
          <w:rStyle w:val="apple-converted-space"/>
          <w:rFonts w:ascii="Arial" w:hAnsi="Arial" w:cs="Arial"/>
          <w:b/>
          <w:bCs/>
          <w:color w:val="4472C4" w:themeColor="accent1"/>
          <w:sz w:val="22"/>
          <w:szCs w:val="22"/>
        </w:rPr>
        <w:t>Table</w:t>
      </w:r>
      <w:r w:rsidR="00BF2F1E" w:rsidRPr="00A5768B">
        <w:rPr>
          <w:rStyle w:val="apple-converted-space"/>
          <w:rFonts w:ascii="Arial" w:hAnsi="Arial" w:cs="Arial"/>
          <w:b/>
          <w:bCs/>
          <w:color w:val="4472C4" w:themeColor="accent1"/>
          <w:sz w:val="22"/>
          <w:szCs w:val="22"/>
        </w:rPr>
        <w:t xml:space="preserve"> </w:t>
      </w:r>
      <w:r w:rsidR="00BB2BFF" w:rsidRPr="00A5768B">
        <w:rPr>
          <w:rStyle w:val="apple-converted-space"/>
          <w:rFonts w:ascii="Arial" w:hAnsi="Arial" w:cs="Arial"/>
          <w:b/>
          <w:bCs/>
          <w:color w:val="4472C4" w:themeColor="accent1"/>
          <w:sz w:val="22"/>
          <w:szCs w:val="22"/>
        </w:rPr>
        <w:t>3</w:t>
      </w:r>
      <w:r w:rsidR="00BF2F1E" w:rsidRPr="00A5768B">
        <w:rPr>
          <w:rStyle w:val="apple-converted-space"/>
          <w:rFonts w:ascii="Arial" w:hAnsi="Arial" w:cs="Arial"/>
          <w:color w:val="4472C4" w:themeColor="accent1"/>
          <w:sz w:val="22"/>
          <w:szCs w:val="22"/>
        </w:rPr>
        <w:t>)</w:t>
      </w:r>
      <w:r w:rsidR="009A4301" w:rsidRPr="00A5768B">
        <w:rPr>
          <w:rStyle w:val="apple-converted-space"/>
          <w:rFonts w:ascii="Arial" w:hAnsi="Arial" w:cs="Arial"/>
          <w:color w:val="4472C4" w:themeColor="accent1"/>
          <w:sz w:val="22"/>
          <w:szCs w:val="22"/>
        </w:rPr>
        <w:t xml:space="preserve">. </w:t>
      </w:r>
      <w:r w:rsidR="003860A8" w:rsidRPr="00A5768B">
        <w:rPr>
          <w:rStyle w:val="apple-converted-space"/>
          <w:rFonts w:ascii="Arial" w:hAnsi="Arial" w:cs="Arial"/>
          <w:color w:val="4472C4" w:themeColor="accent1"/>
          <w:sz w:val="22"/>
          <w:szCs w:val="22"/>
        </w:rPr>
        <w:t>On cold days, there was no additional effect</w:t>
      </w:r>
      <w:r w:rsidR="00E15DB8" w:rsidRPr="00A5768B">
        <w:rPr>
          <w:rStyle w:val="apple-converted-space"/>
          <w:rFonts w:ascii="Arial" w:hAnsi="Arial" w:cs="Arial"/>
          <w:color w:val="4472C4" w:themeColor="accent1"/>
          <w:sz w:val="22"/>
          <w:szCs w:val="22"/>
        </w:rPr>
        <w:t xml:space="preserve"> of power outage on </w:t>
      </w:r>
      <w:r w:rsidR="00477884" w:rsidRPr="00A5768B">
        <w:rPr>
          <w:rStyle w:val="apple-converted-space"/>
          <w:rFonts w:ascii="Arial" w:hAnsi="Arial" w:cs="Arial"/>
          <w:color w:val="4472C4" w:themeColor="accent1"/>
          <w:sz w:val="22"/>
          <w:szCs w:val="22"/>
        </w:rPr>
        <w:t xml:space="preserve">CVD </w:t>
      </w:r>
      <w:r w:rsidR="00E15DB8" w:rsidRPr="00A5768B">
        <w:rPr>
          <w:rStyle w:val="apple-converted-space"/>
          <w:rFonts w:ascii="Arial" w:hAnsi="Arial" w:cs="Arial"/>
          <w:color w:val="4472C4" w:themeColor="accent1"/>
          <w:sz w:val="22"/>
          <w:szCs w:val="22"/>
        </w:rPr>
        <w:t>hospitalizations.</w:t>
      </w:r>
      <w:r w:rsidR="00AF08E7" w:rsidRPr="00A5768B">
        <w:rPr>
          <w:rStyle w:val="apple-converted-space"/>
          <w:rFonts w:ascii="Arial" w:hAnsi="Arial" w:cs="Arial"/>
          <w:color w:val="4472C4" w:themeColor="accent1"/>
          <w:sz w:val="22"/>
          <w:szCs w:val="22"/>
        </w:rPr>
        <w:t xml:space="preserve"> We </w:t>
      </w:r>
      <w:r w:rsidR="00DC7A1D" w:rsidRPr="00A5768B">
        <w:rPr>
          <w:rStyle w:val="apple-converted-space"/>
          <w:rFonts w:ascii="Arial" w:hAnsi="Arial" w:cs="Arial"/>
          <w:color w:val="4472C4" w:themeColor="accent1"/>
          <w:sz w:val="22"/>
          <w:szCs w:val="22"/>
        </w:rPr>
        <w:t>found no additional effect of power outage on respiratory hospitalization on hot</w:t>
      </w:r>
      <w:r w:rsidR="00B5410A" w:rsidRPr="00A5768B">
        <w:rPr>
          <w:rStyle w:val="apple-converted-space"/>
          <w:rFonts w:ascii="Arial" w:hAnsi="Arial" w:cs="Arial"/>
          <w:color w:val="4472C4" w:themeColor="accent1"/>
          <w:sz w:val="22"/>
          <w:szCs w:val="22"/>
        </w:rPr>
        <w:t xml:space="preserve"> </w:t>
      </w:r>
      <w:r w:rsidR="006A2B75" w:rsidRPr="00A5768B">
        <w:rPr>
          <w:rStyle w:val="apple-converted-space"/>
          <w:rFonts w:ascii="Arial" w:hAnsi="Arial" w:cs="Arial"/>
          <w:color w:val="4472C4" w:themeColor="accent1"/>
          <w:sz w:val="22"/>
          <w:szCs w:val="22"/>
        </w:rPr>
        <w:t>days</w:t>
      </w:r>
      <w:r w:rsidR="00B40623" w:rsidRPr="00A5768B">
        <w:rPr>
          <w:rStyle w:val="apple-converted-space"/>
          <w:rFonts w:ascii="Arial" w:hAnsi="Arial" w:cs="Arial"/>
          <w:color w:val="4472C4" w:themeColor="accent1"/>
          <w:sz w:val="22"/>
          <w:szCs w:val="22"/>
        </w:rPr>
        <w:t>.</w:t>
      </w:r>
      <w:r w:rsidR="00B5410A" w:rsidRPr="00A5768B">
        <w:rPr>
          <w:rStyle w:val="apple-converted-space"/>
          <w:rFonts w:ascii="Arial" w:hAnsi="Arial" w:cs="Arial"/>
          <w:color w:val="4472C4" w:themeColor="accent1"/>
          <w:sz w:val="22"/>
          <w:szCs w:val="22"/>
        </w:rPr>
        <w:t xml:space="preserve"> The effect of power outage on</w:t>
      </w:r>
      <w:r w:rsidR="00D1145D" w:rsidRPr="00A5768B">
        <w:rPr>
          <w:rStyle w:val="apple-converted-space"/>
          <w:rFonts w:ascii="Arial" w:hAnsi="Arial" w:cs="Arial"/>
          <w:color w:val="4472C4" w:themeColor="accent1"/>
          <w:sz w:val="22"/>
          <w:szCs w:val="22"/>
        </w:rPr>
        <w:t xml:space="preserve"> respiratory</w:t>
      </w:r>
      <w:r w:rsidR="00B5410A" w:rsidRPr="00A5768B">
        <w:rPr>
          <w:rStyle w:val="apple-converted-space"/>
          <w:rFonts w:ascii="Arial" w:hAnsi="Arial" w:cs="Arial"/>
          <w:color w:val="4472C4" w:themeColor="accent1"/>
          <w:sz w:val="22"/>
          <w:szCs w:val="22"/>
        </w:rPr>
        <w:t xml:space="preserve"> hospitalizations was attenuated slightly on anomalously cold days (</w:t>
      </w:r>
      <w:r w:rsidR="00B5410A" w:rsidRPr="00A5768B">
        <w:rPr>
          <w:rStyle w:val="apple-converted-space"/>
          <w:rFonts w:ascii="Arial" w:hAnsi="Arial" w:cs="Arial"/>
          <w:b/>
          <w:bCs/>
          <w:color w:val="4472C4" w:themeColor="accent1"/>
          <w:sz w:val="22"/>
          <w:szCs w:val="22"/>
        </w:rPr>
        <w:t>Supplementary Table 3</w:t>
      </w:r>
      <w:r w:rsidR="00B5410A" w:rsidRPr="00A5768B">
        <w:rPr>
          <w:rStyle w:val="apple-converted-space"/>
          <w:rFonts w:ascii="Arial" w:hAnsi="Arial" w:cs="Arial"/>
          <w:color w:val="4472C4" w:themeColor="accent1"/>
          <w:sz w:val="22"/>
          <w:szCs w:val="22"/>
        </w:rPr>
        <w:t>).</w:t>
      </w:r>
    </w:p>
    <w:p w14:paraId="1F671200" w14:textId="71A2CE92" w:rsidR="00BF2F1E" w:rsidRPr="00A5768B" w:rsidRDefault="00A55710" w:rsidP="00C3033A">
      <w:pPr>
        <w:spacing w:after="0" w:line="360" w:lineRule="auto"/>
        <w:ind w:firstLine="720"/>
        <w:rPr>
          <w:rFonts w:ascii="Arial" w:hAnsi="Arial" w:cs="Arial"/>
          <w:color w:val="4472C4" w:themeColor="accent1"/>
          <w:sz w:val="22"/>
          <w:szCs w:val="22"/>
        </w:rPr>
      </w:pPr>
      <w:r w:rsidRPr="00A5768B">
        <w:rPr>
          <w:rFonts w:ascii="Arial" w:hAnsi="Arial" w:cs="Arial"/>
          <w:color w:val="4472C4" w:themeColor="accent1"/>
          <w:sz w:val="22"/>
          <w:szCs w:val="22"/>
        </w:rPr>
        <w:t>We’ve also added the following sentences to the discussion</w:t>
      </w:r>
      <w:r w:rsidR="006A76CE">
        <w:rPr>
          <w:rFonts w:ascii="Arial" w:hAnsi="Arial" w:cs="Arial"/>
          <w:color w:val="4472C4" w:themeColor="accent1"/>
          <w:sz w:val="22"/>
          <w:szCs w:val="22"/>
        </w:rPr>
        <w:t xml:space="preserve"> (page 17, final paragraph):</w:t>
      </w:r>
    </w:p>
    <w:p w14:paraId="4F1377F3" w14:textId="79FA4B9E" w:rsidR="007B2D34" w:rsidRDefault="00D25411" w:rsidP="00C3033A">
      <w:pPr>
        <w:spacing w:after="0" w:line="360" w:lineRule="auto"/>
        <w:ind w:firstLine="720"/>
        <w:rPr>
          <w:rFonts w:ascii="Arial" w:hAnsi="Arial" w:cs="Arial"/>
          <w:color w:val="4472C4" w:themeColor="accent1"/>
          <w:sz w:val="22"/>
          <w:szCs w:val="22"/>
        </w:rPr>
      </w:pPr>
      <w:r w:rsidRPr="00A5768B">
        <w:rPr>
          <w:rFonts w:ascii="Arial" w:hAnsi="Arial" w:cs="Arial"/>
          <w:color w:val="4472C4" w:themeColor="accent1"/>
          <w:sz w:val="22"/>
          <w:szCs w:val="22"/>
        </w:rPr>
        <w:t>“</w:t>
      </w:r>
      <w:r w:rsidR="002867FE" w:rsidRPr="002867FE">
        <w:rPr>
          <w:rFonts w:ascii="Arial" w:hAnsi="Arial" w:cs="Arial"/>
          <w:color w:val="4472C4" w:themeColor="accent1"/>
          <w:sz w:val="22"/>
          <w:szCs w:val="22"/>
        </w:rPr>
        <w:t>Further, many power outages are caused by climate-related severe weather like heat waves, winter storms, hurricanes, wildfires, and floods (3, 45, 46), which likely amplifies health risks (20, 47, 48). While we did not directly assess co-exposure to extreme weather in this study, we controlled for temperature, wind, and precipitation as time-varying confounders in our main analysis. We also conducted a secondary analysis where we tested for modification of the effect of power outage on cardiovascular and respiratory hospitalizations by temperature. We analyzed power outages that occurred on anomalously hot or anomalously cold days and found larger effects of power outage on cardiovascular-related hospitalizations on hot days, attenuated effects of power outage on respiratory-related hospitalizations on cold days, and no changes on other days. Enabled by new national datasets of power outage exposure (23, 24), further research could better describe the lagged effects of co-exposure to power outage and extreme temperatures, and could investigate if keeping indoor temperatures stable could prevent some of the adverse health effects of power outages on CVD. Future studies should also examine the joint health effects of outages and severe weather.</w:t>
      </w:r>
      <w:r w:rsidR="002867FE">
        <w:rPr>
          <w:rFonts w:ascii="Arial" w:hAnsi="Arial" w:cs="Arial"/>
          <w:color w:val="4472C4" w:themeColor="accent1"/>
          <w:sz w:val="22"/>
          <w:szCs w:val="22"/>
        </w:rPr>
        <w:t>”</w:t>
      </w:r>
    </w:p>
    <w:p w14:paraId="03F3C892" w14:textId="77777777" w:rsidR="006874FB" w:rsidRPr="00B6054C" w:rsidRDefault="006874FB" w:rsidP="00BF155B">
      <w:pPr>
        <w:spacing w:after="0" w:line="360" w:lineRule="auto"/>
        <w:rPr>
          <w:rFonts w:ascii="Arial" w:hAnsi="Arial" w:cs="Arial"/>
          <w:color w:val="4472C4" w:themeColor="accent1"/>
          <w:sz w:val="22"/>
          <w:szCs w:val="22"/>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2013"/>
      </w:tblGrid>
      <w:tr w:rsidR="00BF155B" w:rsidRPr="00082C45" w14:paraId="68CDCB59" w14:textId="77777777" w:rsidTr="00B26766">
        <w:tc>
          <w:tcPr>
            <w:tcW w:w="1870" w:type="dxa"/>
            <w:tcBorders>
              <w:bottom w:val="single" w:sz="4" w:space="0" w:color="auto"/>
            </w:tcBorders>
            <w:vAlign w:val="center"/>
          </w:tcPr>
          <w:p w14:paraId="17E2F0F7" w14:textId="77777777" w:rsidR="00BF155B" w:rsidRPr="00082C45" w:rsidRDefault="00BF155B" w:rsidP="00B26766">
            <w:pPr>
              <w:jc w:val="center"/>
              <w:rPr>
                <w:rFonts w:ascii="Arial" w:hAnsi="Arial" w:cs="Arial"/>
                <w:b/>
                <w:bCs/>
                <w:sz w:val="22"/>
                <w:szCs w:val="22"/>
              </w:rPr>
            </w:pPr>
          </w:p>
        </w:tc>
        <w:tc>
          <w:tcPr>
            <w:tcW w:w="1870" w:type="dxa"/>
            <w:tcBorders>
              <w:bottom w:val="single" w:sz="4" w:space="0" w:color="auto"/>
            </w:tcBorders>
            <w:vAlign w:val="center"/>
          </w:tcPr>
          <w:p w14:paraId="784304F3"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CVD hot</w:t>
            </w:r>
          </w:p>
        </w:tc>
        <w:tc>
          <w:tcPr>
            <w:tcW w:w="1870" w:type="dxa"/>
            <w:tcBorders>
              <w:bottom w:val="single" w:sz="4" w:space="0" w:color="auto"/>
            </w:tcBorders>
            <w:vAlign w:val="center"/>
          </w:tcPr>
          <w:p w14:paraId="3E21DA95"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CVD cold</w:t>
            </w:r>
          </w:p>
        </w:tc>
        <w:tc>
          <w:tcPr>
            <w:tcW w:w="1870" w:type="dxa"/>
            <w:tcBorders>
              <w:bottom w:val="single" w:sz="4" w:space="0" w:color="auto"/>
            </w:tcBorders>
            <w:vAlign w:val="center"/>
          </w:tcPr>
          <w:p w14:paraId="33CB6D28"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Respiratory hot</w:t>
            </w:r>
          </w:p>
        </w:tc>
        <w:tc>
          <w:tcPr>
            <w:tcW w:w="2013" w:type="dxa"/>
            <w:tcBorders>
              <w:bottom w:val="single" w:sz="4" w:space="0" w:color="auto"/>
            </w:tcBorders>
            <w:vAlign w:val="center"/>
          </w:tcPr>
          <w:p w14:paraId="1E276802" w14:textId="77777777" w:rsidR="00BF155B" w:rsidRPr="00082C45" w:rsidRDefault="00BF155B" w:rsidP="00B26766">
            <w:pPr>
              <w:jc w:val="center"/>
              <w:rPr>
                <w:rFonts w:ascii="Arial" w:hAnsi="Arial" w:cs="Arial"/>
                <w:b/>
                <w:bCs/>
                <w:sz w:val="22"/>
                <w:szCs w:val="22"/>
              </w:rPr>
            </w:pPr>
            <w:r w:rsidRPr="00082C45">
              <w:rPr>
                <w:rFonts w:ascii="Arial" w:hAnsi="Arial" w:cs="Arial"/>
                <w:b/>
                <w:bCs/>
                <w:sz w:val="22"/>
                <w:szCs w:val="22"/>
              </w:rPr>
              <w:t>Respiratory cold</w:t>
            </w:r>
          </w:p>
        </w:tc>
      </w:tr>
      <w:tr w:rsidR="00BF155B" w:rsidRPr="002440D6" w14:paraId="27F3D568" w14:textId="77777777" w:rsidTr="00B26766">
        <w:tc>
          <w:tcPr>
            <w:tcW w:w="1870" w:type="dxa"/>
            <w:tcBorders>
              <w:top w:val="single" w:sz="4" w:space="0" w:color="auto"/>
            </w:tcBorders>
            <w:shd w:val="clear" w:color="auto" w:fill="D9E2F3" w:themeFill="accent1" w:themeFillTint="33"/>
            <w:vAlign w:val="center"/>
          </w:tcPr>
          <w:p w14:paraId="39FEFF22" w14:textId="77777777" w:rsidR="00BF155B" w:rsidRPr="00E87895" w:rsidRDefault="00BF155B" w:rsidP="00B26766">
            <w:pPr>
              <w:jc w:val="center"/>
              <w:rPr>
                <w:rFonts w:ascii="Arial" w:hAnsi="Arial" w:cs="Arial"/>
                <w:sz w:val="20"/>
                <w:szCs w:val="20"/>
              </w:rPr>
            </w:pPr>
            <w:r w:rsidRPr="00E87895">
              <w:rPr>
                <w:rFonts w:ascii="Arial" w:hAnsi="Arial" w:cs="Arial"/>
                <w:sz w:val="20"/>
                <w:szCs w:val="20"/>
              </w:rPr>
              <w:t>8+ hour power outage</w:t>
            </w:r>
          </w:p>
        </w:tc>
        <w:tc>
          <w:tcPr>
            <w:tcW w:w="1870" w:type="dxa"/>
            <w:tcBorders>
              <w:top w:val="single" w:sz="4" w:space="0" w:color="auto"/>
            </w:tcBorders>
            <w:shd w:val="clear" w:color="auto" w:fill="D9E2F3" w:themeFill="accent1" w:themeFillTint="33"/>
            <w:vAlign w:val="center"/>
          </w:tcPr>
          <w:p w14:paraId="068E811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23FBED2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[1.02, 1.04]</w:t>
            </w:r>
          </w:p>
          <w:p w14:paraId="12C502A7" w14:textId="77777777" w:rsidR="00BF155B" w:rsidRPr="002440D6" w:rsidRDefault="00BF155B" w:rsidP="00B26766">
            <w:pPr>
              <w:jc w:val="center"/>
              <w:rPr>
                <w:rFonts w:ascii="Arial" w:hAnsi="Arial" w:cs="Arial"/>
                <w:sz w:val="18"/>
                <w:szCs w:val="18"/>
              </w:rPr>
            </w:pPr>
          </w:p>
        </w:tc>
        <w:tc>
          <w:tcPr>
            <w:tcW w:w="1870" w:type="dxa"/>
            <w:tcBorders>
              <w:top w:val="single" w:sz="4" w:space="0" w:color="auto"/>
            </w:tcBorders>
            <w:shd w:val="clear" w:color="auto" w:fill="D9E2F3" w:themeFill="accent1" w:themeFillTint="33"/>
            <w:vAlign w:val="center"/>
          </w:tcPr>
          <w:p w14:paraId="2B037738"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3F015BD0"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[1.03 1.05]</w:t>
            </w:r>
          </w:p>
        </w:tc>
        <w:tc>
          <w:tcPr>
            <w:tcW w:w="1870" w:type="dxa"/>
            <w:tcBorders>
              <w:top w:val="single" w:sz="4" w:space="0" w:color="auto"/>
            </w:tcBorders>
            <w:shd w:val="clear" w:color="auto" w:fill="D9E2F3" w:themeFill="accent1" w:themeFillTint="33"/>
            <w:vAlign w:val="center"/>
          </w:tcPr>
          <w:p w14:paraId="322C0471"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5DB340A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[1.00, 1.01]</w:t>
            </w:r>
          </w:p>
          <w:p w14:paraId="40C38209" w14:textId="77777777" w:rsidR="00BF155B" w:rsidRPr="002440D6" w:rsidRDefault="00BF155B" w:rsidP="00B26766">
            <w:pPr>
              <w:jc w:val="center"/>
              <w:rPr>
                <w:rFonts w:ascii="Arial" w:hAnsi="Arial" w:cs="Arial"/>
                <w:sz w:val="18"/>
                <w:szCs w:val="18"/>
              </w:rPr>
            </w:pPr>
          </w:p>
        </w:tc>
        <w:tc>
          <w:tcPr>
            <w:tcW w:w="2013" w:type="dxa"/>
            <w:tcBorders>
              <w:top w:val="single" w:sz="4" w:space="0" w:color="auto"/>
            </w:tcBorders>
            <w:shd w:val="clear" w:color="auto" w:fill="D9E2F3" w:themeFill="accent1" w:themeFillTint="33"/>
            <w:vAlign w:val="center"/>
          </w:tcPr>
          <w:p w14:paraId="27605E6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37133631" w14:textId="77777777" w:rsidR="00BF155B" w:rsidRPr="002440D6" w:rsidRDefault="00BF155B"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[1.02, 1.06]</w:t>
            </w:r>
          </w:p>
          <w:p w14:paraId="7712D149" w14:textId="77777777" w:rsidR="00BF155B" w:rsidRPr="002440D6" w:rsidRDefault="00BF155B" w:rsidP="00B26766">
            <w:pPr>
              <w:pStyle w:val="HTMLPreformatted"/>
              <w:jc w:val="center"/>
              <w:rPr>
                <w:rFonts w:ascii="Arial" w:hAnsi="Arial" w:cs="Arial"/>
                <w:sz w:val="18"/>
                <w:szCs w:val="18"/>
              </w:rPr>
            </w:pPr>
          </w:p>
        </w:tc>
      </w:tr>
      <w:tr w:rsidR="00BF155B" w:rsidRPr="002440D6" w14:paraId="32865CA1" w14:textId="77777777" w:rsidTr="00B26766">
        <w:tc>
          <w:tcPr>
            <w:tcW w:w="1870" w:type="dxa"/>
            <w:vAlign w:val="center"/>
          </w:tcPr>
          <w:p w14:paraId="504EC23C" w14:textId="77777777" w:rsidR="00BF155B" w:rsidRPr="00E87895" w:rsidRDefault="00BF155B" w:rsidP="00B26766">
            <w:pPr>
              <w:jc w:val="center"/>
              <w:rPr>
                <w:rFonts w:ascii="Arial" w:hAnsi="Arial" w:cs="Arial"/>
                <w:sz w:val="20"/>
                <w:szCs w:val="20"/>
              </w:rPr>
            </w:pPr>
            <w:r w:rsidRPr="00E87895">
              <w:rPr>
                <w:rFonts w:ascii="Arial" w:hAnsi="Arial" w:cs="Arial"/>
                <w:sz w:val="20"/>
                <w:szCs w:val="20"/>
              </w:rPr>
              <w:t>Anomalous temperature day</w:t>
            </w:r>
          </w:p>
        </w:tc>
        <w:tc>
          <w:tcPr>
            <w:tcW w:w="1870" w:type="dxa"/>
            <w:vAlign w:val="center"/>
          </w:tcPr>
          <w:p w14:paraId="787E4E43"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208D51B5"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[0.99, 1.00]</w:t>
            </w:r>
          </w:p>
          <w:p w14:paraId="68845FD9" w14:textId="77777777" w:rsidR="00BF155B" w:rsidRPr="002440D6" w:rsidRDefault="00BF155B" w:rsidP="00B26766">
            <w:pPr>
              <w:jc w:val="center"/>
              <w:rPr>
                <w:rFonts w:ascii="Arial" w:hAnsi="Arial" w:cs="Arial"/>
                <w:sz w:val="18"/>
                <w:szCs w:val="18"/>
              </w:rPr>
            </w:pPr>
          </w:p>
        </w:tc>
        <w:tc>
          <w:tcPr>
            <w:tcW w:w="1870" w:type="dxa"/>
            <w:vAlign w:val="center"/>
          </w:tcPr>
          <w:p w14:paraId="395DF288"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1.05</w:t>
            </w:r>
          </w:p>
          <w:p w14:paraId="642E180E"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[1.04, 1.06]</w:t>
            </w:r>
          </w:p>
          <w:p w14:paraId="575DCA52" w14:textId="77777777" w:rsidR="00BF155B" w:rsidRPr="002440D6" w:rsidRDefault="00BF155B" w:rsidP="00B26766">
            <w:pPr>
              <w:jc w:val="center"/>
              <w:rPr>
                <w:rFonts w:ascii="Arial" w:hAnsi="Arial" w:cs="Arial"/>
                <w:sz w:val="18"/>
                <w:szCs w:val="18"/>
              </w:rPr>
            </w:pPr>
          </w:p>
        </w:tc>
        <w:tc>
          <w:tcPr>
            <w:tcW w:w="1870" w:type="dxa"/>
            <w:vAlign w:val="center"/>
          </w:tcPr>
          <w:p w14:paraId="44278195"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3AA30A25"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[1.01, 1.05]</w:t>
            </w:r>
          </w:p>
          <w:p w14:paraId="1BC8FF31" w14:textId="77777777" w:rsidR="00BF155B" w:rsidRPr="002440D6" w:rsidRDefault="00BF155B" w:rsidP="00B26766">
            <w:pPr>
              <w:jc w:val="center"/>
              <w:rPr>
                <w:rFonts w:ascii="Arial" w:hAnsi="Arial" w:cs="Arial"/>
                <w:sz w:val="18"/>
                <w:szCs w:val="18"/>
              </w:rPr>
            </w:pPr>
          </w:p>
        </w:tc>
        <w:tc>
          <w:tcPr>
            <w:tcW w:w="2013" w:type="dxa"/>
            <w:vAlign w:val="center"/>
          </w:tcPr>
          <w:p w14:paraId="08F2B4C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1.07</w:t>
            </w:r>
          </w:p>
          <w:p w14:paraId="620EC036"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[1.06, 1.08]</w:t>
            </w:r>
          </w:p>
          <w:p w14:paraId="6AF0CA1B" w14:textId="77777777" w:rsidR="00BF155B" w:rsidRPr="002440D6" w:rsidRDefault="00BF155B" w:rsidP="00B26766">
            <w:pPr>
              <w:jc w:val="center"/>
              <w:rPr>
                <w:rFonts w:ascii="Arial" w:hAnsi="Arial" w:cs="Arial"/>
                <w:sz w:val="18"/>
                <w:szCs w:val="18"/>
              </w:rPr>
            </w:pPr>
          </w:p>
        </w:tc>
      </w:tr>
      <w:tr w:rsidR="00BF155B" w:rsidRPr="002440D6" w14:paraId="4300DE63" w14:textId="77777777" w:rsidTr="00B26766">
        <w:tc>
          <w:tcPr>
            <w:tcW w:w="1870" w:type="dxa"/>
            <w:shd w:val="clear" w:color="auto" w:fill="D9E2F3" w:themeFill="accent1" w:themeFillTint="33"/>
            <w:vAlign w:val="center"/>
          </w:tcPr>
          <w:p w14:paraId="679C58D7" w14:textId="00ADD504" w:rsidR="00BF155B" w:rsidRPr="00E87895" w:rsidRDefault="00BF155B" w:rsidP="00B26766">
            <w:pPr>
              <w:jc w:val="center"/>
              <w:rPr>
                <w:rFonts w:ascii="Arial" w:hAnsi="Arial" w:cs="Arial"/>
                <w:sz w:val="20"/>
                <w:szCs w:val="20"/>
              </w:rPr>
            </w:pPr>
            <w:r w:rsidRPr="00E87895">
              <w:rPr>
                <w:rFonts w:ascii="Arial" w:hAnsi="Arial" w:cs="Arial"/>
                <w:sz w:val="20"/>
                <w:szCs w:val="20"/>
              </w:rPr>
              <w:t>Power outage and anomalous temperature day</w:t>
            </w:r>
            <w:r>
              <w:rPr>
                <w:rFonts w:ascii="Arial" w:hAnsi="Arial" w:cs="Arial"/>
                <w:sz w:val="20"/>
                <w:szCs w:val="20"/>
              </w:rPr>
              <w:t xml:space="preserve"> interaction</w:t>
            </w:r>
          </w:p>
        </w:tc>
        <w:tc>
          <w:tcPr>
            <w:tcW w:w="1870" w:type="dxa"/>
            <w:shd w:val="clear" w:color="auto" w:fill="D9E2F3" w:themeFill="accent1" w:themeFillTint="33"/>
            <w:vAlign w:val="center"/>
          </w:tcPr>
          <w:p w14:paraId="74090D77"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1.06</w:t>
            </w:r>
          </w:p>
          <w:p w14:paraId="1A567483" w14:textId="580AB830"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w:t>
            </w:r>
            <w:ins w:id="0" w:author="Joan Casey" w:date="2025-09-02T16:13:00Z" w16du:dateUtc="2025-09-02T20:13:00Z">
              <w:r w:rsidR="00477884">
                <w:rPr>
                  <w:rStyle w:val="gntyacmbb4b"/>
                  <w:rFonts w:ascii="Arial" w:eastAsiaTheme="majorEastAsia" w:hAnsi="Arial" w:cs="Arial"/>
                  <w:sz w:val="18"/>
                  <w:szCs w:val="18"/>
                </w:rPr>
                <w:t xml:space="preserve"> </w:t>
              </w:r>
            </w:ins>
            <w:r w:rsidRPr="002440D6">
              <w:rPr>
                <w:rStyle w:val="gntyacmbb4b"/>
                <w:rFonts w:ascii="Arial" w:eastAsiaTheme="majorEastAsia" w:hAnsi="Arial" w:cs="Arial"/>
                <w:sz w:val="18"/>
                <w:szCs w:val="18"/>
              </w:rPr>
              <w:t>[1.02, 1.10]</w:t>
            </w:r>
          </w:p>
          <w:p w14:paraId="01C076D2" w14:textId="77777777" w:rsidR="00BF155B" w:rsidRPr="002440D6" w:rsidRDefault="00BF155B" w:rsidP="00B26766">
            <w:pPr>
              <w:jc w:val="center"/>
              <w:rPr>
                <w:rFonts w:ascii="Arial" w:hAnsi="Arial" w:cs="Arial"/>
                <w:sz w:val="18"/>
                <w:szCs w:val="18"/>
              </w:rPr>
            </w:pPr>
          </w:p>
        </w:tc>
        <w:tc>
          <w:tcPr>
            <w:tcW w:w="1870" w:type="dxa"/>
            <w:shd w:val="clear" w:color="auto" w:fill="D9E2F3" w:themeFill="accent1" w:themeFillTint="33"/>
            <w:vAlign w:val="center"/>
          </w:tcPr>
          <w:p w14:paraId="4F9B16BA"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0.96</w:t>
            </w:r>
          </w:p>
          <w:p w14:paraId="0BC3BF82"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[0.91, 1.01]</w:t>
            </w:r>
          </w:p>
          <w:p w14:paraId="6F9691D9" w14:textId="77777777" w:rsidR="00BF155B" w:rsidRPr="002440D6" w:rsidRDefault="00BF155B" w:rsidP="00B26766">
            <w:pPr>
              <w:jc w:val="center"/>
              <w:rPr>
                <w:rFonts w:ascii="Arial" w:hAnsi="Arial" w:cs="Arial"/>
                <w:sz w:val="18"/>
                <w:szCs w:val="18"/>
              </w:rPr>
            </w:pPr>
          </w:p>
        </w:tc>
        <w:tc>
          <w:tcPr>
            <w:tcW w:w="1870" w:type="dxa"/>
            <w:shd w:val="clear" w:color="auto" w:fill="D9E2F3" w:themeFill="accent1" w:themeFillTint="33"/>
            <w:vAlign w:val="center"/>
          </w:tcPr>
          <w:p w14:paraId="7E6637CD"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1.02</w:t>
            </w:r>
          </w:p>
          <w:p w14:paraId="3277AAFC" w14:textId="77777777" w:rsidR="00BF155B" w:rsidRPr="002440D6" w:rsidRDefault="00BF155B"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[0.97, 1.07]</w:t>
            </w:r>
          </w:p>
          <w:p w14:paraId="33E75499" w14:textId="77777777" w:rsidR="00BF155B" w:rsidRPr="002440D6" w:rsidRDefault="00BF155B" w:rsidP="00B26766">
            <w:pPr>
              <w:jc w:val="center"/>
              <w:rPr>
                <w:rFonts w:ascii="Arial" w:hAnsi="Arial" w:cs="Arial"/>
                <w:sz w:val="18"/>
                <w:szCs w:val="18"/>
              </w:rPr>
            </w:pPr>
          </w:p>
        </w:tc>
        <w:tc>
          <w:tcPr>
            <w:tcW w:w="2013" w:type="dxa"/>
            <w:shd w:val="clear" w:color="auto" w:fill="D9E2F3" w:themeFill="accent1" w:themeFillTint="33"/>
            <w:vAlign w:val="center"/>
          </w:tcPr>
          <w:p w14:paraId="4CA53D42" w14:textId="77777777" w:rsidR="00BF155B" w:rsidRPr="002440D6" w:rsidRDefault="00BF155B"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0.91</w:t>
            </w:r>
          </w:p>
          <w:p w14:paraId="7A2BF858" w14:textId="77777777" w:rsidR="00BF155B" w:rsidRPr="002440D6" w:rsidRDefault="00BF155B"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[0.85, 0.97]</w:t>
            </w:r>
          </w:p>
          <w:p w14:paraId="03E35357" w14:textId="77777777" w:rsidR="00BF155B" w:rsidRPr="002440D6" w:rsidRDefault="00BF155B" w:rsidP="00B26766">
            <w:pPr>
              <w:jc w:val="center"/>
              <w:rPr>
                <w:rFonts w:ascii="Arial" w:hAnsi="Arial" w:cs="Arial"/>
                <w:sz w:val="18"/>
                <w:szCs w:val="18"/>
              </w:rPr>
            </w:pPr>
          </w:p>
        </w:tc>
      </w:tr>
    </w:tbl>
    <w:p w14:paraId="4847D5ED" w14:textId="77777777" w:rsidR="0036719D" w:rsidRDefault="0036719D" w:rsidP="00C3033A">
      <w:pPr>
        <w:spacing w:after="0" w:line="360" w:lineRule="auto"/>
        <w:rPr>
          <w:rStyle w:val="apple-converted-space"/>
          <w:rFonts w:ascii="Arial" w:hAnsi="Arial" w:cs="Arial"/>
          <w:color w:val="4472C4" w:themeColor="accent1"/>
          <w:sz w:val="22"/>
          <w:szCs w:val="22"/>
        </w:rPr>
      </w:pPr>
    </w:p>
    <w:p w14:paraId="7DB7066D" w14:textId="1761F270" w:rsidR="00E104E3" w:rsidRPr="00034B56" w:rsidRDefault="00E104E3" w:rsidP="00E104E3">
      <w:pPr>
        <w:rPr>
          <w:rFonts w:ascii="Arial" w:hAnsi="Arial" w:cs="Arial"/>
          <w:color w:val="4472C4" w:themeColor="accent1"/>
          <w:sz w:val="20"/>
          <w:szCs w:val="20"/>
        </w:rPr>
      </w:pPr>
      <w:r w:rsidRPr="00034B56">
        <w:rPr>
          <w:rFonts w:ascii="Arial" w:hAnsi="Arial" w:cs="Arial"/>
          <w:b/>
          <w:bCs/>
          <w:color w:val="4472C4" w:themeColor="accent1"/>
          <w:sz w:val="20"/>
          <w:szCs w:val="20"/>
        </w:rPr>
        <w:t>Supplemental Table 3</w:t>
      </w:r>
      <w:r w:rsidRPr="00034B56">
        <w:rPr>
          <w:rFonts w:ascii="Arial" w:hAnsi="Arial" w:cs="Arial"/>
          <w:color w:val="4472C4" w:themeColor="accent1"/>
          <w:sz w:val="20"/>
          <w:szCs w:val="20"/>
        </w:rPr>
        <w:t>: Rate ratios and 95% confidence intervals for the association between county-level 8+ hour power outage exposure and cardiovascular- and respiratory-related hospitalizations in US 2018 Medicare Fee-For-Service beneficiaries on anomalously hot and anomalously cold days. Estimates are from conditional Poisson regression models adjusted for daily wind speed, temperature, and precipitation.</w:t>
      </w:r>
    </w:p>
    <w:p w14:paraId="686F68A7" w14:textId="77777777" w:rsidR="009029AE" w:rsidRDefault="009029AE" w:rsidP="00C3033A">
      <w:pPr>
        <w:spacing w:after="0" w:line="360" w:lineRule="auto"/>
        <w:rPr>
          <w:rStyle w:val="apple-converted-space"/>
          <w:rFonts w:ascii="Arial" w:hAnsi="Arial" w:cs="Arial"/>
          <w:color w:val="4472C4" w:themeColor="accent1"/>
          <w:sz w:val="22"/>
          <w:szCs w:val="22"/>
        </w:rPr>
      </w:pPr>
    </w:p>
    <w:p w14:paraId="39FC44CF" w14:textId="77777777" w:rsidR="009029AE"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(9) Since the approach to handling missing data is critical to the results, a sensitivity analysis should be conducted to assess the robustness of the findings when removing data with varying proportions of missingness.</w:t>
      </w:r>
    </w:p>
    <w:p w14:paraId="7C41509D" w14:textId="77777777" w:rsidR="009029AE" w:rsidRDefault="009029AE" w:rsidP="00C3033A">
      <w:pPr>
        <w:spacing w:after="0" w:line="360" w:lineRule="auto"/>
        <w:rPr>
          <w:rFonts w:ascii="Arial" w:hAnsi="Arial" w:cs="Arial"/>
          <w:color w:val="000000" w:themeColor="text1"/>
          <w:sz w:val="22"/>
          <w:szCs w:val="22"/>
        </w:rPr>
      </w:pPr>
    </w:p>
    <w:p w14:paraId="4889984E" w14:textId="37C01AC6" w:rsidR="00642DBF" w:rsidRPr="00B6054C" w:rsidRDefault="00642DBF" w:rsidP="00D95A29">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added an additional sensitivity analysis only </w:t>
      </w:r>
      <w:r w:rsidR="006A5558" w:rsidRPr="00B6054C">
        <w:rPr>
          <w:rFonts w:ascii="Arial" w:hAnsi="Arial" w:cs="Arial"/>
          <w:color w:val="4472C4" w:themeColor="accent1"/>
          <w:sz w:val="22"/>
          <w:szCs w:val="22"/>
        </w:rPr>
        <w:t xml:space="preserve">including </w:t>
      </w:r>
      <w:r w:rsidRPr="00B6054C">
        <w:rPr>
          <w:rFonts w:ascii="Arial" w:hAnsi="Arial" w:cs="Arial"/>
          <w:color w:val="4472C4" w:themeColor="accent1"/>
          <w:sz w:val="22"/>
          <w:szCs w:val="22"/>
        </w:rPr>
        <w:t xml:space="preserve">counties with less than 20% missing data, in response to </w:t>
      </w:r>
      <w:r w:rsidR="008D0DA6" w:rsidRPr="00B6054C">
        <w:rPr>
          <w:rFonts w:ascii="Arial" w:hAnsi="Arial" w:cs="Arial"/>
          <w:color w:val="4472C4" w:themeColor="accent1"/>
          <w:sz w:val="22"/>
          <w:szCs w:val="22"/>
        </w:rPr>
        <w:t xml:space="preserve">the reviewer’s </w:t>
      </w:r>
      <w:r w:rsidRPr="00B6054C">
        <w:rPr>
          <w:rFonts w:ascii="Arial" w:hAnsi="Arial" w:cs="Arial"/>
          <w:color w:val="4472C4" w:themeColor="accent1"/>
          <w:sz w:val="22"/>
          <w:szCs w:val="22"/>
        </w:rPr>
        <w:t>comment</w:t>
      </w:r>
      <w:r w:rsidR="004A4071" w:rsidRPr="00B6054C">
        <w:rPr>
          <w:rFonts w:ascii="Arial" w:hAnsi="Arial" w:cs="Arial"/>
          <w:color w:val="4472C4" w:themeColor="accent1"/>
          <w:sz w:val="22"/>
          <w:szCs w:val="22"/>
        </w:rPr>
        <w:t>. We</w:t>
      </w:r>
      <w:r w:rsidR="008D0DA6" w:rsidRPr="00B6054C">
        <w:rPr>
          <w:rFonts w:ascii="Arial" w:hAnsi="Arial" w:cs="Arial"/>
          <w:color w:val="4472C4" w:themeColor="accent1"/>
          <w:sz w:val="22"/>
          <w:szCs w:val="22"/>
        </w:rPr>
        <w:t xml:space="preserve"> ha</w:t>
      </w:r>
      <w:r w:rsidR="004A4071" w:rsidRPr="00B6054C">
        <w:rPr>
          <w:rFonts w:ascii="Arial" w:hAnsi="Arial" w:cs="Arial"/>
          <w:color w:val="4472C4" w:themeColor="accent1"/>
          <w:sz w:val="22"/>
          <w:szCs w:val="22"/>
        </w:rPr>
        <w:t>ve included the following additional text</w:t>
      </w:r>
      <w:r w:rsidR="001A1C4A" w:rsidRPr="00B6054C">
        <w:rPr>
          <w:rFonts w:ascii="Arial" w:hAnsi="Arial" w:cs="Arial"/>
          <w:color w:val="4472C4" w:themeColor="accent1"/>
          <w:sz w:val="22"/>
          <w:szCs w:val="22"/>
        </w:rPr>
        <w:t xml:space="preserve"> in the manuscript</w:t>
      </w:r>
      <w:r w:rsidR="008C473A" w:rsidRPr="00B6054C">
        <w:rPr>
          <w:rFonts w:ascii="Arial" w:hAnsi="Arial" w:cs="Arial"/>
          <w:color w:val="4472C4" w:themeColor="accent1"/>
          <w:sz w:val="22"/>
          <w:szCs w:val="22"/>
        </w:rPr>
        <w:t>,</w:t>
      </w:r>
      <w:r w:rsidR="001A1C4A" w:rsidRPr="00B6054C">
        <w:rPr>
          <w:rFonts w:ascii="Arial" w:hAnsi="Arial" w:cs="Arial"/>
          <w:color w:val="4472C4" w:themeColor="accent1"/>
          <w:sz w:val="22"/>
          <w:szCs w:val="22"/>
        </w:rPr>
        <w:t xml:space="preserve"> as well as the additional </w:t>
      </w:r>
      <w:r w:rsidR="00F02B9A" w:rsidRPr="00B6054C">
        <w:rPr>
          <w:rFonts w:ascii="Arial" w:hAnsi="Arial" w:cs="Arial"/>
          <w:color w:val="4472C4" w:themeColor="accent1"/>
          <w:sz w:val="22"/>
          <w:szCs w:val="22"/>
        </w:rPr>
        <w:t xml:space="preserve">supplemental </w:t>
      </w:r>
      <w:r w:rsidR="001A1C4A" w:rsidRPr="00B6054C">
        <w:rPr>
          <w:rFonts w:ascii="Arial" w:hAnsi="Arial" w:cs="Arial"/>
          <w:color w:val="4472C4" w:themeColor="accent1"/>
          <w:sz w:val="22"/>
          <w:szCs w:val="22"/>
        </w:rPr>
        <w:t xml:space="preserve">figure below </w:t>
      </w:r>
      <w:r w:rsidR="00C377A6" w:rsidRPr="00D95A29">
        <w:rPr>
          <w:rFonts w:ascii="Arial" w:hAnsi="Arial" w:cs="Arial"/>
          <w:color w:val="4472C4" w:themeColor="accent1"/>
          <w:sz w:val="22"/>
          <w:szCs w:val="22"/>
        </w:rPr>
        <w:t>(sensitivity analyses, page 9, paragraph 2)</w:t>
      </w:r>
      <w:r w:rsidR="00D95A29" w:rsidRPr="00D95A29">
        <w:rPr>
          <w:rFonts w:ascii="Arial" w:hAnsi="Arial" w:cs="Arial"/>
          <w:color w:val="4472C4" w:themeColor="accent1"/>
          <w:sz w:val="22"/>
          <w:szCs w:val="22"/>
        </w:rPr>
        <w:t>:</w:t>
      </w:r>
    </w:p>
    <w:p w14:paraId="64091268" w14:textId="5070D9F9" w:rsidR="00D164FC" w:rsidRPr="00B6054C" w:rsidRDefault="00D164FC"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“Because of the large proportion of missing data in the POUS dataset, we conducted an additional sensitivity analysis limiting our analysis to counties with 20% of data missing or less” </w:t>
      </w:r>
    </w:p>
    <w:p w14:paraId="09D9BEBD" w14:textId="5B9322B9" w:rsidR="00642DBF" w:rsidRPr="00B6054C" w:rsidRDefault="00BA1343" w:rsidP="00C3033A">
      <w:pPr>
        <w:spacing w:after="0" w:line="360" w:lineRule="auto"/>
        <w:ind w:firstLine="720"/>
        <w:rPr>
          <w:rFonts w:ascii="Arial" w:hAnsi="Arial" w:cs="Arial"/>
          <w:color w:val="4472C4" w:themeColor="accent1"/>
          <w:sz w:val="22"/>
          <w:szCs w:val="22"/>
        </w:rPr>
      </w:pPr>
      <w:r w:rsidRPr="002A5EB9">
        <w:rPr>
          <w:rFonts w:ascii="Arial" w:hAnsi="Arial" w:cs="Arial"/>
          <w:color w:val="4472C4" w:themeColor="accent1"/>
          <w:sz w:val="22"/>
          <w:szCs w:val="22"/>
        </w:rPr>
        <w:t>And to the results, we added (r</w:t>
      </w:r>
      <w:r w:rsidR="00B31232" w:rsidRPr="002A5EB9">
        <w:rPr>
          <w:rFonts w:ascii="Arial" w:hAnsi="Arial" w:cs="Arial"/>
          <w:color w:val="4472C4" w:themeColor="accent1"/>
          <w:sz w:val="22"/>
          <w:szCs w:val="22"/>
        </w:rPr>
        <w:t>esults, sensitivity analyses, page 12</w:t>
      </w:r>
      <w:r w:rsidRPr="002A5EB9">
        <w:rPr>
          <w:rFonts w:ascii="Arial" w:hAnsi="Arial" w:cs="Arial"/>
          <w:color w:val="4472C4" w:themeColor="accent1"/>
          <w:sz w:val="22"/>
          <w:szCs w:val="22"/>
        </w:rPr>
        <w:t>)</w:t>
      </w:r>
      <w:r w:rsidR="00B31232" w:rsidRPr="002A5EB9">
        <w:rPr>
          <w:rFonts w:ascii="Arial" w:hAnsi="Arial" w:cs="Arial"/>
          <w:color w:val="4472C4" w:themeColor="accent1"/>
          <w:sz w:val="22"/>
          <w:szCs w:val="22"/>
        </w:rPr>
        <w:t xml:space="preserve">: </w:t>
      </w:r>
      <w:r w:rsidR="00D164FC" w:rsidRPr="002A5EB9">
        <w:rPr>
          <w:rFonts w:ascii="Arial" w:hAnsi="Arial" w:cs="Arial"/>
          <w:color w:val="4472C4" w:themeColor="accent1"/>
          <w:sz w:val="22"/>
          <w:szCs w:val="22"/>
        </w:rPr>
        <w:t>“</w:t>
      </w:r>
      <w:r w:rsidR="00D164FC" w:rsidRPr="00B6054C">
        <w:rPr>
          <w:rFonts w:ascii="Arial" w:hAnsi="Arial" w:cs="Arial"/>
          <w:color w:val="4472C4" w:themeColor="accent1"/>
          <w:sz w:val="22"/>
          <w:szCs w:val="22"/>
        </w:rPr>
        <w:t>Restricting to counties with 80% or higher coverage (compared to 50% or higher in our main analyses) did not change our results (</w:t>
      </w:r>
      <w:r w:rsidR="00D164FC" w:rsidRPr="00B6054C">
        <w:rPr>
          <w:rFonts w:ascii="Arial" w:hAnsi="Arial" w:cs="Arial"/>
          <w:b/>
          <w:bCs/>
          <w:color w:val="4472C4" w:themeColor="accent1"/>
          <w:sz w:val="22"/>
          <w:szCs w:val="22"/>
        </w:rPr>
        <w:t xml:space="preserve">Supplemental Figure </w:t>
      </w:r>
      <w:r w:rsidR="00E823F2" w:rsidRPr="00B6054C">
        <w:rPr>
          <w:rFonts w:ascii="Arial" w:hAnsi="Arial" w:cs="Arial"/>
          <w:b/>
          <w:bCs/>
          <w:color w:val="4472C4" w:themeColor="accent1"/>
          <w:sz w:val="22"/>
          <w:szCs w:val="22"/>
        </w:rPr>
        <w:t>4</w:t>
      </w:r>
      <w:r w:rsidR="00D164FC" w:rsidRPr="00B6054C">
        <w:rPr>
          <w:rFonts w:ascii="Arial" w:hAnsi="Arial" w:cs="Arial"/>
          <w:color w:val="4472C4" w:themeColor="accent1"/>
          <w:sz w:val="22"/>
          <w:szCs w:val="22"/>
        </w:rPr>
        <w:t>)</w:t>
      </w:r>
      <w:r w:rsidR="00A75F3C" w:rsidRPr="00B6054C">
        <w:rPr>
          <w:rFonts w:ascii="Arial" w:hAnsi="Arial" w:cs="Arial"/>
          <w:color w:val="4472C4" w:themeColor="accent1"/>
          <w:sz w:val="22"/>
          <w:szCs w:val="22"/>
        </w:rPr>
        <w:t>.</w:t>
      </w:r>
      <w:r w:rsidR="00D164FC" w:rsidRPr="00B6054C">
        <w:rPr>
          <w:rFonts w:ascii="Arial" w:hAnsi="Arial" w:cs="Arial"/>
          <w:color w:val="4472C4" w:themeColor="accent1"/>
          <w:sz w:val="22"/>
          <w:szCs w:val="22"/>
        </w:rPr>
        <w:t>”</w:t>
      </w:r>
    </w:p>
    <w:p w14:paraId="01771522" w14:textId="6BEB9F3A" w:rsidR="00642DBF" w:rsidRPr="00B6054C" w:rsidRDefault="00BF155B" w:rsidP="002329B0">
      <w:pPr>
        <w:spacing w:after="0" w:line="240" w:lineRule="auto"/>
        <w:rPr>
          <w:rFonts w:ascii="Arial" w:hAnsi="Arial" w:cs="Arial"/>
          <w:b/>
          <w:bCs/>
          <w:color w:val="4472C4" w:themeColor="accent1"/>
          <w:sz w:val="22"/>
          <w:szCs w:val="22"/>
        </w:rPr>
      </w:pPr>
      <w:r w:rsidRPr="00B6054C">
        <w:rPr>
          <w:rFonts w:ascii="Arial" w:hAnsi="Arial" w:cs="Arial"/>
          <w:b/>
          <w:bCs/>
          <w:noProof/>
          <w:color w:val="4472C4" w:themeColor="accent1"/>
          <w:sz w:val="22"/>
          <w:szCs w:val="22"/>
          <w:highlight w:val="yellow"/>
        </w:rPr>
        <w:drawing>
          <wp:anchor distT="0" distB="0" distL="114300" distR="114300" simplePos="0" relativeHeight="251670528" behindDoc="0" locked="0" layoutInCell="1" allowOverlap="1" wp14:anchorId="0F9A7415" wp14:editId="381F3F7D">
            <wp:simplePos x="0" y="0"/>
            <wp:positionH relativeFrom="column">
              <wp:posOffset>4928870</wp:posOffset>
            </wp:positionH>
            <wp:positionV relativeFrom="paragraph">
              <wp:posOffset>789940</wp:posOffset>
            </wp:positionV>
            <wp:extent cx="1412875" cy="774065"/>
            <wp:effectExtent l="12700" t="12700" r="9525" b="13335"/>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Pr="00B6054C">
        <w:rPr>
          <w:rFonts w:ascii="Arial" w:hAnsi="Arial" w:cs="Arial"/>
          <w:noProof/>
          <w:color w:val="4472C4" w:themeColor="accent1"/>
          <w:sz w:val="22"/>
          <w:szCs w:val="22"/>
          <w:highlight w:val="yellow"/>
        </w:rPr>
        <mc:AlternateContent>
          <mc:Choice Requires="wps">
            <w:drawing>
              <wp:anchor distT="0" distB="0" distL="114300" distR="114300" simplePos="0" relativeHeight="251671552" behindDoc="0" locked="0" layoutInCell="1" allowOverlap="1" wp14:anchorId="50725CDE" wp14:editId="1E29794D">
                <wp:simplePos x="0" y="0"/>
                <wp:positionH relativeFrom="column">
                  <wp:posOffset>5256619</wp:posOffset>
                </wp:positionH>
                <wp:positionV relativeFrom="paragraph">
                  <wp:posOffset>1018540</wp:posOffset>
                </wp:positionV>
                <wp:extent cx="509270" cy="528320"/>
                <wp:effectExtent l="0" t="0" r="0" b="5080"/>
                <wp:wrapSquare wrapText="bothSides"/>
                <wp:docPr id="262257157"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5CDE" id="_x0000_s1029" type="#_x0000_t202" style="position:absolute;margin-left:413.9pt;margin-top:80.2pt;width:40.1pt;height:4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" fillcolor="white [3201]" stroked="f" strokeweight=".5pt">
                <v:textbox>
                  <w:txbxContent>
                    <w:p w14:paraId="3C411A2A"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1%</w:t>
                      </w:r>
                    </w:p>
                    <w:p w14:paraId="2895978C" w14:textId="77777777" w:rsidR="00642DBF" w:rsidRPr="00F73731" w:rsidRDefault="00642DBF" w:rsidP="00642DBF">
                      <w:pPr>
                        <w:spacing w:after="0"/>
                        <w:rPr>
                          <w:rFonts w:ascii="Arial" w:eastAsia="Garamond" w:hAnsi="Arial" w:cs="Arial"/>
                          <w:sz w:val="18"/>
                          <w:szCs w:val="18"/>
                        </w:rPr>
                      </w:pPr>
                      <w:r w:rsidRPr="00F73731">
                        <w:rPr>
                          <w:rFonts w:ascii="Arial" w:eastAsia="Garamond" w:hAnsi="Arial" w:cs="Arial"/>
                          <w:sz w:val="18"/>
                          <w:szCs w:val="18"/>
                        </w:rPr>
                        <w:t>≥ 3%</w:t>
                      </w:r>
                    </w:p>
                    <w:p w14:paraId="0DE3AAFB" w14:textId="77777777" w:rsidR="00642DBF" w:rsidRPr="00F73731" w:rsidRDefault="00642DBF" w:rsidP="00642DBF">
                      <w:pPr>
                        <w:spacing w:after="0"/>
                        <w:rPr>
                          <w:sz w:val="18"/>
                          <w:szCs w:val="18"/>
                        </w:rPr>
                      </w:pPr>
                      <w:r w:rsidRPr="00F73731">
                        <w:rPr>
                          <w:rFonts w:ascii="Arial" w:eastAsia="Garamond" w:hAnsi="Arial" w:cs="Arial"/>
                          <w:sz w:val="18"/>
                          <w:szCs w:val="18"/>
                        </w:rPr>
                        <w:t>≥ 5%</w:t>
                      </w:r>
                    </w:p>
                  </w:txbxContent>
                </v:textbox>
                <w10:wrap type="square"/>
              </v:shape>
            </w:pict>
          </mc:Fallback>
        </mc:AlternateContent>
      </w:r>
      <w:r w:rsidR="00642DBF" w:rsidRPr="00B6054C">
        <w:rPr>
          <w:rFonts w:ascii="Arial" w:hAnsi="Arial" w:cs="Arial"/>
          <w:noProof/>
          <w:color w:val="4472C4" w:themeColor="accent1"/>
          <w:sz w:val="22"/>
          <w:szCs w:val="22"/>
        </w:rPr>
        <w:drawing>
          <wp:anchor distT="0" distB="0" distL="114300" distR="114300" simplePos="0" relativeHeight="251669504" behindDoc="0" locked="0" layoutInCell="1" allowOverlap="1" wp14:anchorId="204A8B74" wp14:editId="66D4A938">
            <wp:simplePos x="0" y="0"/>
            <wp:positionH relativeFrom="column">
              <wp:posOffset>0</wp:posOffset>
            </wp:positionH>
            <wp:positionV relativeFrom="paragraph">
              <wp:posOffset>503</wp:posOffset>
            </wp:positionV>
            <wp:extent cx="5943600" cy="2604770"/>
            <wp:effectExtent l="0" t="0" r="0"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5943600" cy="2604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2DBF" w:rsidRPr="00B6054C">
        <w:rPr>
          <w:rFonts w:ascii="Arial" w:hAnsi="Arial" w:cs="Arial"/>
          <w:color w:val="000000" w:themeColor="text1"/>
          <w:sz w:val="22"/>
          <w:szCs w:val="22"/>
        </w:rPr>
        <w:br/>
      </w:r>
      <w:r w:rsidR="00642DBF" w:rsidRPr="00B6054C">
        <w:rPr>
          <w:rFonts w:ascii="Arial" w:hAnsi="Arial" w:cs="Arial"/>
          <w:b/>
          <w:bCs/>
          <w:color w:val="4472C4" w:themeColor="accent1"/>
          <w:sz w:val="22"/>
          <w:szCs w:val="22"/>
        </w:rPr>
        <w:t xml:space="preserve">Supplemental Figure </w:t>
      </w:r>
      <w:r w:rsidR="008E15DE" w:rsidRPr="00B6054C">
        <w:rPr>
          <w:rFonts w:ascii="Arial" w:hAnsi="Arial" w:cs="Arial"/>
          <w:b/>
          <w:bCs/>
          <w:color w:val="4472C4" w:themeColor="accent1"/>
          <w:sz w:val="22"/>
          <w:szCs w:val="22"/>
        </w:rPr>
        <w:t>4</w:t>
      </w:r>
      <w:r w:rsidR="00642DBF" w:rsidRPr="00B6054C">
        <w:rPr>
          <w:rFonts w:ascii="Arial" w:hAnsi="Arial" w:cs="Arial"/>
          <w:color w:val="4472C4" w:themeColor="accent1"/>
          <w:sz w:val="22"/>
          <w:szCs w:val="22"/>
        </w:rPr>
        <w:t xml:space="preserve">: Rate ratios and 95% confidence intervals for the association between county-level 8+ hour power outage exposure and cardiovascular- and respiratory-related hospitalizations in US 2018 Medicare Fee-For-Service beneficiaries for outages affecting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1%,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3%, and </w:t>
      </w:r>
      <w:r w:rsidR="00642DBF" w:rsidRPr="00B6054C">
        <w:rPr>
          <w:rFonts w:ascii="Arial" w:eastAsia="Garamond" w:hAnsi="Arial" w:cs="Arial"/>
          <w:color w:val="4472C4" w:themeColor="accent1"/>
          <w:sz w:val="22"/>
          <w:szCs w:val="22"/>
        </w:rPr>
        <w:t>≥</w:t>
      </w:r>
      <w:r w:rsidR="00642DBF" w:rsidRPr="00B6054C">
        <w:rPr>
          <w:rFonts w:ascii="Arial" w:hAnsi="Arial" w:cs="Arial"/>
          <w:color w:val="4472C4" w:themeColor="accent1"/>
          <w:sz w:val="22"/>
          <w:szCs w:val="22"/>
        </w:rPr>
        <w:t xml:space="preserve">5% of county electrical customers, in counties with 20% of data missing or less. Estimates are from conditional Poisson regression models adjusted for daily wind speed, temperature, and precipitation. </w:t>
      </w:r>
    </w:p>
    <w:p w14:paraId="177033D7" w14:textId="73515A99" w:rsidR="00912FCB"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Minor comments:</w:t>
      </w:r>
      <w:r w:rsidRPr="00B6054C">
        <w:rPr>
          <w:rFonts w:ascii="Arial" w:hAnsi="Arial" w:cs="Arial"/>
          <w:color w:val="000000" w:themeColor="text1"/>
          <w:sz w:val="22"/>
          <w:szCs w:val="22"/>
        </w:rPr>
        <w:br/>
        <w:t>(1) Please consider including the results for qAIC in supplementary materials for completeness.</w:t>
      </w:r>
    </w:p>
    <w:p w14:paraId="76290DA0" w14:textId="77777777" w:rsidR="002218CA" w:rsidRDefault="002218CA" w:rsidP="00C3033A">
      <w:pPr>
        <w:spacing w:after="0" w:line="360" w:lineRule="auto"/>
        <w:rPr>
          <w:rFonts w:ascii="Arial" w:hAnsi="Arial" w:cs="Arial"/>
          <w:color w:val="4472C4" w:themeColor="accent1"/>
          <w:sz w:val="22"/>
          <w:szCs w:val="22"/>
        </w:rPr>
      </w:pPr>
    </w:p>
    <w:p w14:paraId="4681858A" w14:textId="3A414CB8" w:rsidR="00912FCB" w:rsidRPr="00B6054C" w:rsidRDefault="00291EBD"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Yes, thank you - we’ve added the qAICs to the supplement.</w:t>
      </w:r>
    </w:p>
    <w:p w14:paraId="71ECCF14" w14:textId="77777777" w:rsidR="004A7C39"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lastRenderedPageBreak/>
        <w:br/>
        <w:t>(2) In the main analysis results for CVD hospitalizations, the authors report increases in CVD-related hospitalizations 1-3 and 6 days after power outage exposure. However, Figure 2 suggests that significant increases are only observed on lag days 1 and 2. Additionally, Figure 2 indicates that power outages with a size ≥1% appear to have protective effects on CVD-related hospitalizations on lag days 4 and 5 (a similar pattern is observed in Supplemental Figure 1). Could the authors provide an explanation for these findings?</w:t>
      </w:r>
    </w:p>
    <w:p w14:paraId="590A3262" w14:textId="77777777" w:rsidR="00EE7CCB" w:rsidRDefault="00EE7CCB" w:rsidP="00C3033A">
      <w:pPr>
        <w:pStyle w:val="NormalWeb"/>
        <w:spacing w:before="0" w:beforeAutospacing="0" w:after="0" w:afterAutospacing="0" w:line="360" w:lineRule="auto"/>
        <w:rPr>
          <w:rFonts w:ascii="Arial" w:hAnsi="Arial" w:cs="Arial"/>
          <w:color w:val="4472C4" w:themeColor="accent1"/>
          <w:sz w:val="22"/>
          <w:szCs w:val="22"/>
        </w:rPr>
      </w:pPr>
    </w:p>
    <w:p w14:paraId="39A1FE36" w14:textId="1F407762" w:rsidR="0033678A" w:rsidRPr="00B6054C" w:rsidRDefault="0033678A"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Thank you for bringing this up. There is some evidence in the literature of week-later delayed effects of heat on CVD hospitalizations, </w:t>
      </w:r>
      <w:r w:rsidR="0059331B" w:rsidRPr="00B6054C">
        <w:rPr>
          <w:rFonts w:ascii="Arial" w:hAnsi="Arial" w:cs="Arial"/>
          <w:color w:val="4472C4" w:themeColor="accent1"/>
          <w:sz w:val="22"/>
          <w:szCs w:val="22"/>
        </w:rPr>
        <w:t xml:space="preserve">which is why we interpreted lag 6 as positive, </w:t>
      </w:r>
      <w:r w:rsidRPr="00B6054C">
        <w:rPr>
          <w:rFonts w:ascii="Arial" w:hAnsi="Arial" w:cs="Arial"/>
          <w:color w:val="4472C4" w:themeColor="accent1"/>
          <w:sz w:val="22"/>
          <w:szCs w:val="22"/>
        </w:rPr>
        <w:t>but we were already on the fence about how to interpret that last lag</w:t>
      </w:r>
      <w:r w:rsidR="008C473A"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even before comment</w:t>
      </w:r>
      <w:r w:rsidR="003C1F44" w:rsidRPr="00B6054C">
        <w:rPr>
          <w:rFonts w:ascii="Arial" w:hAnsi="Arial" w:cs="Arial"/>
          <w:color w:val="4472C4" w:themeColor="accent1"/>
          <w:sz w:val="22"/>
          <w:szCs w:val="22"/>
        </w:rPr>
        <w:t>s from both this reviewer and Reviewer 1 about lag 6</w:t>
      </w:r>
      <w:r w:rsidRPr="00B6054C">
        <w:rPr>
          <w:rFonts w:ascii="Arial" w:hAnsi="Arial" w:cs="Arial"/>
          <w:color w:val="4472C4" w:themeColor="accent1"/>
          <w:sz w:val="22"/>
          <w:szCs w:val="22"/>
        </w:rPr>
        <w:t>. We have removed that interpretation from our manuscript</w:t>
      </w:r>
      <w:r w:rsidR="008C473A"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and it now </w:t>
      </w:r>
      <w:r w:rsidRPr="00EE7CCB">
        <w:rPr>
          <w:rFonts w:ascii="Arial" w:hAnsi="Arial" w:cs="Arial"/>
          <w:color w:val="4472C4" w:themeColor="accent1"/>
          <w:sz w:val="22"/>
          <w:szCs w:val="22"/>
        </w:rPr>
        <w:t>reads</w:t>
      </w:r>
      <w:r w:rsidR="00A03901" w:rsidRPr="00EE7CCB">
        <w:rPr>
          <w:rFonts w:ascii="Arial" w:hAnsi="Arial" w:cs="Arial"/>
          <w:color w:val="4472C4" w:themeColor="accent1"/>
          <w:sz w:val="22"/>
          <w:szCs w:val="22"/>
        </w:rPr>
        <w:t xml:space="preserve"> (page 1</w:t>
      </w:r>
      <w:r w:rsidR="00842C7C">
        <w:rPr>
          <w:rFonts w:ascii="Arial" w:hAnsi="Arial" w:cs="Arial"/>
          <w:color w:val="4472C4" w:themeColor="accent1"/>
          <w:sz w:val="22"/>
          <w:szCs w:val="22"/>
        </w:rPr>
        <w:t>2</w:t>
      </w:r>
      <w:r w:rsidR="00A03901" w:rsidRPr="00EE7CCB">
        <w:rPr>
          <w:rFonts w:ascii="Arial" w:hAnsi="Arial" w:cs="Arial"/>
          <w:color w:val="4472C4" w:themeColor="accent1"/>
          <w:sz w:val="22"/>
          <w:szCs w:val="22"/>
        </w:rPr>
        <w:t>, CVD hospitalizations, Main analysis)</w:t>
      </w:r>
      <w:r w:rsidR="00EE7CCB">
        <w:rPr>
          <w:rFonts w:ascii="Arial" w:hAnsi="Arial" w:cs="Arial"/>
          <w:color w:val="4472C4" w:themeColor="accent1"/>
          <w:sz w:val="22"/>
          <w:szCs w:val="22"/>
        </w:rPr>
        <w:t>:</w:t>
      </w:r>
    </w:p>
    <w:p w14:paraId="499919A0" w14:textId="77777777" w:rsidR="00EE7CCB" w:rsidRDefault="00EE7CCB"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3C35B6D1" w14:textId="773BBB9B" w:rsidR="00A039F4" w:rsidRDefault="00A039F4"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“In our main analysis, we used a case-crossover design with a conditional Poisson model to test the association between 8+ hour power outage and emergency CVD hospitalization rates up to 1 week after power outage exposure. We found increases in CVD-related hospitalizations 1-3 days after power outage exposure (</w:t>
      </w:r>
      <w:r w:rsidRPr="00B6054C">
        <w:rPr>
          <w:rFonts w:ascii="Arial" w:hAnsi="Arial" w:cs="Arial"/>
          <w:b/>
          <w:bCs/>
          <w:color w:val="4472C4" w:themeColor="accent1"/>
          <w:sz w:val="22"/>
          <w:szCs w:val="22"/>
        </w:rPr>
        <w:t>Figure 2</w:t>
      </w:r>
      <w:r w:rsidRPr="00B6054C">
        <w:rPr>
          <w:rFonts w:ascii="Arial" w:hAnsi="Arial" w:cs="Arial"/>
          <w:color w:val="4472C4" w:themeColor="accent1"/>
          <w:sz w:val="22"/>
          <w:szCs w:val="22"/>
        </w:rPr>
        <w:t xml:space="preserve">)” </w:t>
      </w:r>
    </w:p>
    <w:p w14:paraId="40A1C2D2" w14:textId="77777777" w:rsidR="003902EA" w:rsidRPr="00B6054C" w:rsidRDefault="003902EA"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78D17B1D" w14:textId="5B943D8E" w:rsidR="00797FDF" w:rsidRPr="00B6054C" w:rsidRDefault="00797FDF" w:rsidP="00CA3C7E">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The observed protective effect on hospitalizations 4–5 days after a power outage may be a harvesting effect</w:t>
      </w:r>
      <w:r w:rsidR="00C27F24" w:rsidRPr="00B6054C">
        <w:rPr>
          <w:rFonts w:ascii="Arial" w:hAnsi="Arial" w:cs="Arial"/>
          <w:color w:val="4472C4" w:themeColor="accent1"/>
          <w:sz w:val="22"/>
          <w:szCs w:val="22"/>
        </w:rPr>
        <w:t xml:space="preserve">, or an artifact produced by using a natural </w:t>
      </w:r>
      <w:r w:rsidR="00D135E1" w:rsidRPr="00B6054C">
        <w:rPr>
          <w:rFonts w:ascii="Arial" w:hAnsi="Arial" w:cs="Arial"/>
          <w:color w:val="4472C4" w:themeColor="accent1"/>
          <w:sz w:val="22"/>
          <w:szCs w:val="22"/>
        </w:rPr>
        <w:t>spline-based</w:t>
      </w:r>
      <w:r w:rsidR="00C27F24" w:rsidRPr="00B6054C">
        <w:rPr>
          <w:rFonts w:ascii="Arial" w:hAnsi="Arial" w:cs="Arial"/>
          <w:color w:val="4472C4" w:themeColor="accent1"/>
          <w:sz w:val="22"/>
          <w:szCs w:val="22"/>
        </w:rPr>
        <w:t xml:space="preserve"> model</w:t>
      </w:r>
      <w:r w:rsidRPr="00B6054C">
        <w:rPr>
          <w:rFonts w:ascii="Arial" w:hAnsi="Arial" w:cs="Arial"/>
          <w:color w:val="4472C4" w:themeColor="accent1"/>
          <w:sz w:val="22"/>
          <w:szCs w:val="22"/>
        </w:rPr>
        <w:t>. For larger outages, there seems to be no</w:t>
      </w:r>
      <w:r w:rsidR="008B07F8" w:rsidRPr="00B6054C">
        <w:rPr>
          <w:rFonts w:ascii="Arial" w:hAnsi="Arial" w:cs="Arial"/>
          <w:color w:val="4472C4" w:themeColor="accent1"/>
          <w:sz w:val="22"/>
          <w:szCs w:val="22"/>
        </w:rPr>
        <w:t xml:space="preserve"> protective effect</w:t>
      </w:r>
      <w:r w:rsidRPr="00B6054C">
        <w:rPr>
          <w:rFonts w:ascii="Arial" w:hAnsi="Arial" w:cs="Arial"/>
          <w:color w:val="4472C4" w:themeColor="accent1"/>
          <w:sz w:val="22"/>
          <w:szCs w:val="22"/>
        </w:rPr>
        <w:t xml:space="preserve"> on</w:t>
      </w:r>
      <w:r w:rsidR="008B07F8" w:rsidRPr="00B6054C">
        <w:rPr>
          <w:rFonts w:ascii="Arial" w:hAnsi="Arial" w:cs="Arial"/>
          <w:color w:val="4472C4" w:themeColor="accent1"/>
          <w:sz w:val="22"/>
          <w:szCs w:val="22"/>
        </w:rPr>
        <w:t xml:space="preserve"> hospitalizations 4-5 days after exposure,</w:t>
      </w:r>
      <w:r w:rsidRPr="00B6054C">
        <w:rPr>
          <w:rFonts w:ascii="Arial" w:hAnsi="Arial" w:cs="Arial"/>
          <w:color w:val="4472C4" w:themeColor="accent1"/>
          <w:sz w:val="22"/>
          <w:szCs w:val="22"/>
        </w:rPr>
        <w:t xml:space="preserve"> making it unclear </w:t>
      </w:r>
      <w:r w:rsidR="009F5EC2" w:rsidRPr="00B6054C">
        <w:rPr>
          <w:rFonts w:ascii="Arial" w:hAnsi="Arial" w:cs="Arial"/>
          <w:color w:val="4472C4" w:themeColor="accent1"/>
          <w:sz w:val="22"/>
          <w:szCs w:val="22"/>
        </w:rPr>
        <w:t xml:space="preserve">to us </w:t>
      </w:r>
      <w:r w:rsidRPr="00B6054C">
        <w:rPr>
          <w:rFonts w:ascii="Arial" w:hAnsi="Arial" w:cs="Arial"/>
          <w:color w:val="4472C4" w:themeColor="accent1"/>
          <w:sz w:val="22"/>
          <w:szCs w:val="22"/>
        </w:rPr>
        <w:t>whether any true protective effect exists.</w:t>
      </w:r>
      <w:r w:rsidR="003077EA" w:rsidRPr="00B6054C">
        <w:rPr>
          <w:rFonts w:ascii="Arial" w:hAnsi="Arial" w:cs="Arial"/>
          <w:color w:val="4472C4" w:themeColor="accent1"/>
          <w:sz w:val="22"/>
          <w:szCs w:val="22"/>
        </w:rPr>
        <w:t xml:space="preserve"> We’ve added the following text explaining our interpretation of these findings to the discussio</w:t>
      </w:r>
      <w:r w:rsidR="003077EA" w:rsidRPr="00467E14">
        <w:rPr>
          <w:rFonts w:ascii="Arial" w:hAnsi="Arial" w:cs="Arial"/>
          <w:color w:val="4472C4" w:themeColor="accent1"/>
          <w:sz w:val="22"/>
          <w:szCs w:val="22"/>
        </w:rPr>
        <w:t>n</w:t>
      </w:r>
      <w:r w:rsidR="00BC39D3" w:rsidRPr="00467E14">
        <w:rPr>
          <w:rFonts w:ascii="Arial" w:hAnsi="Arial" w:cs="Arial"/>
          <w:color w:val="4472C4" w:themeColor="accent1"/>
          <w:sz w:val="22"/>
          <w:szCs w:val="22"/>
        </w:rPr>
        <w:t xml:space="preserve"> (</w:t>
      </w:r>
      <w:r w:rsidR="005E1C6B" w:rsidRPr="00467E14">
        <w:rPr>
          <w:rFonts w:ascii="Arial" w:hAnsi="Arial" w:cs="Arial"/>
          <w:color w:val="4472C4" w:themeColor="accent1"/>
          <w:sz w:val="22"/>
          <w:szCs w:val="22"/>
        </w:rPr>
        <w:t>page 1</w:t>
      </w:r>
      <w:r w:rsidR="00330D86">
        <w:rPr>
          <w:rFonts w:ascii="Arial" w:hAnsi="Arial" w:cs="Arial"/>
          <w:color w:val="4472C4" w:themeColor="accent1"/>
          <w:sz w:val="22"/>
          <w:szCs w:val="22"/>
        </w:rPr>
        <w:t>7,</w:t>
      </w:r>
      <w:r w:rsidR="005E1C6B" w:rsidRPr="00467E14">
        <w:rPr>
          <w:rFonts w:ascii="Arial" w:hAnsi="Arial" w:cs="Arial"/>
          <w:color w:val="4472C4" w:themeColor="accent1"/>
          <w:sz w:val="22"/>
          <w:szCs w:val="22"/>
        </w:rPr>
        <w:t xml:space="preserve"> paragraph 1)</w:t>
      </w:r>
      <w:r w:rsidR="00BC39D3" w:rsidRPr="00467E14">
        <w:rPr>
          <w:rFonts w:ascii="Arial" w:hAnsi="Arial" w:cs="Arial"/>
          <w:color w:val="4472C4" w:themeColor="accent1"/>
          <w:sz w:val="22"/>
          <w:szCs w:val="22"/>
        </w:rPr>
        <w:t>:</w:t>
      </w:r>
    </w:p>
    <w:p w14:paraId="016F7496" w14:textId="05AE8420" w:rsidR="0056448C" w:rsidRPr="00B6054C" w:rsidRDefault="00E9781A"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0149DC" w:rsidRPr="000149DC">
        <w:rPr>
          <w:rFonts w:ascii="Arial" w:hAnsi="Arial" w:cs="Arial"/>
          <w:color w:val="4472C4" w:themeColor="accent1"/>
          <w:sz w:val="22"/>
          <w:szCs w:val="22"/>
        </w:rPr>
        <w:t>We observed a protective effect on hospitalizations 4–5 days after a power outage, which may be a harvesting effect or an artifact resulting from the use of a natural spline-based model. For larger outages, there was no protective effect on hospitalizations 4-5 days after exposure, making it unclear whether any true protective effect exists.</w:t>
      </w:r>
      <w:r w:rsidR="000149DC">
        <w:rPr>
          <w:rFonts w:ascii="Arial" w:hAnsi="Arial" w:cs="Arial"/>
          <w:color w:val="4472C4" w:themeColor="accent1"/>
          <w:sz w:val="22"/>
          <w:szCs w:val="22"/>
        </w:rPr>
        <w:t>”</w:t>
      </w:r>
    </w:p>
    <w:p w14:paraId="077323D0" w14:textId="77777777" w:rsidR="007824C8" w:rsidRPr="00B6054C" w:rsidRDefault="007C7B45"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br/>
        <w:t>(3) The discussion could include an explanation for the differing lag effects observed for CVD and respiratory-related hospitalizations.</w:t>
      </w:r>
    </w:p>
    <w:p w14:paraId="0F676051" w14:textId="4FBDD325" w:rsidR="0033678A" w:rsidRPr="00B6054C" w:rsidRDefault="0033678A" w:rsidP="00C3033A">
      <w:pPr>
        <w:spacing w:after="0" w:line="360" w:lineRule="auto"/>
        <w:rPr>
          <w:rFonts w:ascii="Arial" w:hAnsi="Arial" w:cs="Arial"/>
          <w:color w:val="000000" w:themeColor="text1"/>
          <w:sz w:val="22"/>
          <w:szCs w:val="22"/>
        </w:rPr>
      </w:pPr>
    </w:p>
    <w:p w14:paraId="5A9B8C0F" w14:textId="11200DA9" w:rsidR="003D24E2" w:rsidRDefault="003D24E2"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lastRenderedPageBreak/>
        <w:t>Yes – we chose to analyze these two outcomes separately because we hypothesized that th</w:t>
      </w:r>
      <w:r w:rsidR="00F127CE" w:rsidRPr="00B6054C">
        <w:rPr>
          <w:rFonts w:ascii="Arial" w:hAnsi="Arial" w:cs="Arial"/>
          <w:color w:val="4472C4" w:themeColor="accent1"/>
          <w:sz w:val="22"/>
          <w:szCs w:val="22"/>
        </w:rPr>
        <w:t xml:space="preserve">e effects of power outage on CVD and </w:t>
      </w:r>
      <w:r w:rsidR="008B64BA" w:rsidRPr="00B6054C">
        <w:rPr>
          <w:rFonts w:ascii="Arial" w:hAnsi="Arial" w:cs="Arial"/>
          <w:color w:val="4472C4" w:themeColor="accent1"/>
          <w:sz w:val="22"/>
          <w:szCs w:val="22"/>
        </w:rPr>
        <w:t>respiratory</w:t>
      </w:r>
      <w:r w:rsidR="00F127CE" w:rsidRPr="00B6054C">
        <w:rPr>
          <w:rFonts w:ascii="Arial" w:hAnsi="Arial" w:cs="Arial"/>
          <w:color w:val="4472C4" w:themeColor="accent1"/>
          <w:sz w:val="22"/>
          <w:szCs w:val="22"/>
        </w:rPr>
        <w:t xml:space="preserve"> </w:t>
      </w:r>
      <w:r w:rsidR="008B64BA" w:rsidRPr="00B6054C">
        <w:rPr>
          <w:rFonts w:ascii="Arial" w:hAnsi="Arial" w:cs="Arial"/>
          <w:color w:val="4472C4" w:themeColor="accent1"/>
          <w:sz w:val="22"/>
          <w:szCs w:val="22"/>
        </w:rPr>
        <w:t>hospitalizations</w:t>
      </w:r>
      <w:r w:rsidR="00F127CE" w:rsidRPr="00B6054C">
        <w:rPr>
          <w:rFonts w:ascii="Arial" w:hAnsi="Arial" w:cs="Arial"/>
          <w:color w:val="4472C4" w:themeColor="accent1"/>
          <w:sz w:val="22"/>
          <w:szCs w:val="22"/>
        </w:rPr>
        <w:t xml:space="preserve"> may be different. </w:t>
      </w:r>
      <w:r w:rsidR="00181F7C" w:rsidRPr="00B6054C">
        <w:rPr>
          <w:rFonts w:ascii="Arial" w:hAnsi="Arial" w:cs="Arial"/>
          <w:color w:val="4472C4" w:themeColor="accent1"/>
          <w:sz w:val="22"/>
          <w:szCs w:val="22"/>
        </w:rPr>
        <w:t xml:space="preserve">We have </w:t>
      </w:r>
      <w:r w:rsidR="008B64BA" w:rsidRPr="00B6054C">
        <w:rPr>
          <w:rFonts w:ascii="Arial" w:hAnsi="Arial" w:cs="Arial"/>
          <w:color w:val="4472C4" w:themeColor="accent1"/>
          <w:sz w:val="22"/>
          <w:szCs w:val="22"/>
        </w:rPr>
        <w:t xml:space="preserve">included the following text in the discussion </w:t>
      </w:r>
      <w:r w:rsidR="005D77E0" w:rsidRPr="009372BB">
        <w:rPr>
          <w:rFonts w:ascii="Arial" w:hAnsi="Arial" w:cs="Arial"/>
          <w:color w:val="4472C4" w:themeColor="accent1"/>
          <w:sz w:val="22"/>
          <w:szCs w:val="22"/>
        </w:rPr>
        <w:t>(page 1</w:t>
      </w:r>
      <w:r w:rsidR="001B68DB">
        <w:rPr>
          <w:rFonts w:ascii="Arial" w:hAnsi="Arial" w:cs="Arial"/>
          <w:color w:val="4472C4" w:themeColor="accent1"/>
          <w:sz w:val="22"/>
          <w:szCs w:val="22"/>
        </w:rPr>
        <w:t>7</w:t>
      </w:r>
      <w:r w:rsidR="005D77E0" w:rsidRPr="009372BB">
        <w:rPr>
          <w:rFonts w:ascii="Arial" w:hAnsi="Arial" w:cs="Arial"/>
          <w:color w:val="4472C4" w:themeColor="accent1"/>
          <w:sz w:val="22"/>
          <w:szCs w:val="22"/>
        </w:rPr>
        <w:t>, paragraph 2)</w:t>
      </w:r>
      <w:r w:rsidR="00916E9D" w:rsidRPr="009372BB">
        <w:rPr>
          <w:rFonts w:ascii="Arial" w:hAnsi="Arial" w:cs="Arial"/>
          <w:color w:val="4472C4" w:themeColor="accent1"/>
          <w:sz w:val="22"/>
          <w:szCs w:val="22"/>
        </w:rPr>
        <w:t>:</w:t>
      </w:r>
    </w:p>
    <w:p w14:paraId="680E7695" w14:textId="77777777" w:rsidR="00EA5640" w:rsidRPr="00B6054C" w:rsidRDefault="00EA5640" w:rsidP="00C3033A">
      <w:pPr>
        <w:spacing w:after="0" w:line="360" w:lineRule="auto"/>
        <w:rPr>
          <w:rFonts w:ascii="Arial" w:hAnsi="Arial" w:cs="Arial"/>
          <w:color w:val="4472C4" w:themeColor="accent1"/>
          <w:sz w:val="22"/>
          <w:szCs w:val="22"/>
        </w:rPr>
      </w:pPr>
    </w:p>
    <w:p w14:paraId="1D9675BD" w14:textId="51467E45" w:rsidR="004838B2" w:rsidRDefault="004838B2"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 xml:space="preserve">“We hypothesized that power outages may lead to CVD and respiratory hospitalizations in older adults due to increased heat exposure, cold exposure, stress, and loss of electricity to life-sustaining medical devices and mobility aids. Power outages may also cause changes in indoor air quality when dehumidifiers, air purifiers, and ventilation systems lose power. </w:t>
      </w:r>
      <w:r w:rsidR="00923759" w:rsidRPr="00923759">
        <w:rPr>
          <w:rFonts w:ascii="Arial" w:hAnsi="Arial" w:cs="Arial"/>
          <w:color w:val="4472C4" w:themeColor="accent1"/>
          <w:sz w:val="22"/>
          <w:szCs w:val="22"/>
        </w:rPr>
        <w:t>The lagged effects of CVD and respiratory hospitalizations due to power outage likely differ, since the lagged effects of high or low temperature and air pollution appear to differ for CVD and respiratory disease (37, 43, 44).</w:t>
      </w:r>
      <w:r w:rsidR="00923759">
        <w:rPr>
          <w:rFonts w:ascii="Arial" w:hAnsi="Arial" w:cs="Arial"/>
          <w:color w:val="4472C4" w:themeColor="accent1"/>
          <w:sz w:val="22"/>
          <w:szCs w:val="22"/>
        </w:rPr>
        <w:t>”</w:t>
      </w:r>
    </w:p>
    <w:p w14:paraId="1ECBC4F8" w14:textId="77777777" w:rsidR="00EA5640" w:rsidRPr="00B6054C" w:rsidRDefault="00EA5640" w:rsidP="00C3033A">
      <w:pPr>
        <w:spacing w:after="0" w:line="360" w:lineRule="auto"/>
        <w:ind w:firstLine="720"/>
        <w:rPr>
          <w:rFonts w:ascii="Arial" w:hAnsi="Arial" w:cs="Arial"/>
          <w:color w:val="4472C4" w:themeColor="accent1"/>
          <w:sz w:val="22"/>
          <w:szCs w:val="22"/>
        </w:rPr>
      </w:pPr>
    </w:p>
    <w:p w14:paraId="2E28C066" w14:textId="4BA3849E" w:rsidR="0033678A" w:rsidRDefault="00FD73CC"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 you for your comments Reviewer 3</w:t>
      </w:r>
      <w:r w:rsidR="00A1631D" w:rsidRPr="00B6054C">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1B69B63D" w14:textId="77777777" w:rsidR="00552122" w:rsidRPr="00B6054C" w:rsidRDefault="00552122" w:rsidP="00C3033A">
      <w:pPr>
        <w:pStyle w:val="NormalWeb"/>
        <w:spacing w:before="0" w:beforeAutospacing="0" w:after="0" w:afterAutospacing="0" w:line="360" w:lineRule="auto"/>
        <w:rPr>
          <w:rFonts w:ascii="Arial" w:hAnsi="Arial" w:cs="Arial"/>
          <w:color w:val="4472C4" w:themeColor="accent1"/>
          <w:sz w:val="22"/>
          <w:szCs w:val="22"/>
        </w:rPr>
      </w:pPr>
    </w:p>
    <w:p w14:paraId="6731A5B2" w14:textId="7257970A" w:rsidR="00451111" w:rsidRDefault="00556EC9"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 xml:space="preserve">Editor comments: </w:t>
      </w:r>
    </w:p>
    <w:p w14:paraId="37D87042" w14:textId="77777777" w:rsidR="00DE4975" w:rsidRPr="00B6054C" w:rsidRDefault="00DE4975" w:rsidP="00C3033A">
      <w:pPr>
        <w:spacing w:after="0" w:line="360" w:lineRule="auto"/>
        <w:rPr>
          <w:rFonts w:ascii="Arial" w:hAnsi="Arial" w:cs="Arial"/>
          <w:color w:val="000000" w:themeColor="text1"/>
          <w:sz w:val="22"/>
          <w:szCs w:val="22"/>
        </w:rPr>
      </w:pPr>
    </w:p>
    <w:p w14:paraId="3AB36460" w14:textId="77777777" w:rsidR="00F3656F" w:rsidRDefault="00556EC9" w:rsidP="00C3033A">
      <w:pPr>
        <w:spacing w:after="0" w:line="360" w:lineRule="auto"/>
        <w:rPr>
          <w:rFonts w:ascii="Arial" w:hAnsi="Arial" w:cs="Arial"/>
          <w:color w:val="000000" w:themeColor="text1"/>
          <w:sz w:val="22"/>
          <w:szCs w:val="22"/>
        </w:rPr>
      </w:pPr>
      <w:r w:rsidRPr="00B6054C">
        <w:rPr>
          <w:rFonts w:ascii="Arial" w:hAnsi="Arial" w:cs="Arial"/>
          <w:color w:val="000000" w:themeColor="text1"/>
          <w:sz w:val="22"/>
          <w:szCs w:val="22"/>
        </w:rPr>
        <w:t>1. Agree with R2 about improving the description of the total number of outages (7 outages, SD=29, of 8+ hours). The huge right skew renders mean/SD uninterpretable, so median/IQR is needed.</w:t>
      </w:r>
    </w:p>
    <w:p w14:paraId="372B3A4A" w14:textId="77777777" w:rsidR="00E006A7" w:rsidRPr="00B6054C" w:rsidRDefault="00E006A7" w:rsidP="00C3033A">
      <w:pPr>
        <w:spacing w:after="0" w:line="360" w:lineRule="auto"/>
        <w:rPr>
          <w:rFonts w:ascii="Arial" w:hAnsi="Arial" w:cs="Arial"/>
          <w:color w:val="000000" w:themeColor="text1"/>
          <w:sz w:val="22"/>
          <w:szCs w:val="22"/>
        </w:rPr>
      </w:pPr>
    </w:p>
    <w:p w14:paraId="7D64A48B" w14:textId="6B745F6E" w:rsidR="00E006A7" w:rsidRPr="00B6054C" w:rsidRDefault="007F03F6" w:rsidP="00C3033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We have changed this to report the IQR and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and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quantiles</w:t>
      </w:r>
      <w:r w:rsidR="00CE02BA">
        <w:rPr>
          <w:rFonts w:ascii="Arial" w:hAnsi="Arial" w:cs="Arial"/>
          <w:color w:val="4472C4" w:themeColor="accent1"/>
          <w:sz w:val="22"/>
          <w:szCs w:val="22"/>
        </w:rPr>
        <w:t xml:space="preserve">: </w:t>
      </w:r>
      <w:r w:rsidR="00CE02BA" w:rsidRPr="00B6054C">
        <w:rPr>
          <w:rFonts w:ascii="Arial" w:hAnsi="Arial" w:cs="Arial"/>
          <w:color w:val="4472C4" w:themeColor="accent1"/>
          <w:sz w:val="22"/>
          <w:szCs w:val="22"/>
        </w:rPr>
        <w:t xml:space="preserve">(page </w:t>
      </w:r>
      <w:r w:rsidR="00297E71">
        <w:rPr>
          <w:rFonts w:ascii="Arial" w:hAnsi="Arial" w:cs="Arial"/>
          <w:color w:val="4472C4" w:themeColor="accent1"/>
          <w:sz w:val="22"/>
          <w:szCs w:val="22"/>
        </w:rPr>
        <w:t>11</w:t>
      </w:r>
      <w:r w:rsidR="00CE02BA" w:rsidRPr="00B6054C">
        <w:rPr>
          <w:rFonts w:ascii="Arial" w:hAnsi="Arial" w:cs="Arial"/>
          <w:color w:val="4472C4" w:themeColor="accent1"/>
          <w:sz w:val="22"/>
          <w:szCs w:val="22"/>
        </w:rPr>
        <w:t xml:space="preserve">, </w:t>
      </w:r>
      <w:r w:rsidR="00297E71">
        <w:rPr>
          <w:rFonts w:ascii="Arial" w:hAnsi="Arial" w:cs="Arial"/>
          <w:color w:val="4472C4" w:themeColor="accent1"/>
          <w:sz w:val="22"/>
          <w:szCs w:val="22"/>
        </w:rPr>
        <w:t>R</w:t>
      </w:r>
      <w:r w:rsidR="00CE02BA" w:rsidRPr="00B6054C">
        <w:rPr>
          <w:rFonts w:ascii="Arial" w:hAnsi="Arial" w:cs="Arial"/>
          <w:color w:val="4472C4" w:themeColor="accent1"/>
          <w:sz w:val="22"/>
          <w:szCs w:val="22"/>
        </w:rPr>
        <w:t>esults</w:t>
      </w:r>
      <w:r w:rsidR="00297E71">
        <w:rPr>
          <w:rFonts w:ascii="Arial" w:hAnsi="Arial" w:cs="Arial"/>
          <w:color w:val="4472C4" w:themeColor="accent1"/>
          <w:sz w:val="22"/>
          <w:szCs w:val="22"/>
        </w:rPr>
        <w:t>,</w:t>
      </w:r>
      <w:r w:rsidR="00CE02BA" w:rsidRPr="00B6054C">
        <w:rPr>
          <w:rFonts w:ascii="Arial" w:hAnsi="Arial" w:cs="Arial"/>
          <w:color w:val="4472C4" w:themeColor="accent1"/>
          <w:sz w:val="22"/>
          <w:szCs w:val="22"/>
        </w:rPr>
        <w:t xml:space="preserve"> paragraph 2)</w:t>
      </w:r>
      <w:r w:rsidR="00CE02BA">
        <w:rPr>
          <w:rFonts w:ascii="Arial" w:hAnsi="Arial" w:cs="Arial"/>
          <w:color w:val="4472C4" w:themeColor="accent1"/>
          <w:sz w:val="22"/>
          <w:szCs w:val="22"/>
        </w:rPr>
        <w:t>.</w:t>
      </w:r>
      <w:r w:rsidR="00CE02BA" w:rsidRPr="00B6054C">
        <w:rPr>
          <w:rFonts w:ascii="Arial" w:hAnsi="Arial" w:cs="Arial"/>
          <w:color w:val="000000" w:themeColor="text1"/>
          <w:sz w:val="22"/>
          <w:szCs w:val="22"/>
        </w:rPr>
        <w:br/>
      </w:r>
    </w:p>
    <w:p w14:paraId="6073F90C" w14:textId="18ABC7F6" w:rsidR="008061B1" w:rsidRDefault="007F03F6"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Pr="00B6054C">
        <w:rPr>
          <w:rFonts w:ascii="Arial" w:hAnsi="Arial" w:cs="Arial"/>
          <w:color w:val="4472C4" w:themeColor="accent1"/>
          <w:sz w:val="22"/>
          <w:szCs w:val="22"/>
        </w:rPr>
        <w:t xml:space="preserve"> 65+ (N = 23,645,101). These counties experienced a median of 2 (IQR = 4,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0,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15)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w:t>
      </w:r>
      <w:r w:rsidR="007B5DA9">
        <w:rPr>
          <w:rFonts w:ascii="Arial" w:hAnsi="Arial" w:cs="Arial"/>
          <w:color w:val="4472C4" w:themeColor="accent1"/>
          <w:sz w:val="22"/>
          <w:szCs w:val="22"/>
        </w:rPr>
        <w:t>.</w:t>
      </w:r>
      <w:r w:rsidRPr="00B6054C">
        <w:rPr>
          <w:rFonts w:ascii="Arial" w:hAnsi="Arial" w:cs="Arial"/>
          <w:color w:val="4472C4" w:themeColor="accent1"/>
          <w:sz w:val="22"/>
          <w:szCs w:val="22"/>
        </w:rPr>
        <w:t xml:space="preserve">” </w:t>
      </w:r>
    </w:p>
    <w:p w14:paraId="78C76179" w14:textId="016024E4" w:rsidR="00291D3D" w:rsidRDefault="00556EC9" w:rsidP="00C3033A">
      <w:pPr>
        <w:pStyle w:val="NormalWeb"/>
        <w:spacing w:before="0" w:beforeAutospacing="0" w:after="0" w:afterAutospacing="0" w:line="360" w:lineRule="auto"/>
        <w:ind w:firstLine="720"/>
        <w:rPr>
          <w:rFonts w:ascii="Arial" w:hAnsi="Arial" w:cs="Arial"/>
          <w:color w:val="000000" w:themeColor="text1"/>
          <w:sz w:val="22"/>
          <w:szCs w:val="22"/>
        </w:rPr>
      </w:pPr>
      <w:r w:rsidRPr="00B6054C">
        <w:rPr>
          <w:rFonts w:ascii="Arial" w:hAnsi="Arial" w:cs="Arial"/>
          <w:color w:val="000000" w:themeColor="text1"/>
          <w:sz w:val="22"/>
          <w:szCs w:val="22"/>
        </w:rPr>
        <w:br/>
        <w:t xml:space="preserve">2. Also, even if removing the mean/SD, as R2 points out I just think the phrasing of this statistic is not easy for readers: "counties experienced an average of 7 (standard deviation, SD=29) 8+ hour power outages affecting ≥1% of customers in 2018." I have lived in rural U.S., and I had maybe 1 of these outages per year. So it does not resonate with me. The issue is definitional -- the reader's mind automatically interprets this to mean that each individual in the U.S&gt; experiences 8 outages per year. But the 1% bit of the statistic is doing a lot of work here -- it </w:t>
      </w:r>
      <w:r w:rsidRPr="00B6054C">
        <w:rPr>
          <w:rFonts w:ascii="Arial" w:hAnsi="Arial" w:cs="Arial"/>
          <w:color w:val="000000" w:themeColor="text1"/>
          <w:sz w:val="22"/>
          <w:szCs w:val="22"/>
        </w:rPr>
        <w:lastRenderedPageBreak/>
        <w:t>means that only a tiny number of households, different each time, are affected. The more useful statistic is the median + IQR of power outages experienced by a given person/household per year.</w:t>
      </w:r>
    </w:p>
    <w:p w14:paraId="4C935858" w14:textId="77777777" w:rsidR="001265C4" w:rsidRPr="00B6054C" w:rsidRDefault="001265C4"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14E45FFE" w14:textId="6B90A3BA" w:rsidR="00690F44" w:rsidRDefault="00690F44" w:rsidP="00486EAA">
      <w:pPr>
        <w:pStyle w:val="NormalWeb"/>
        <w:spacing w:before="0" w:beforeAutospacing="0" w:after="0" w:afterAutospacing="0" w:line="360" w:lineRule="auto"/>
        <w:rPr>
          <w:rFonts w:ascii="Arial" w:hAnsi="Arial" w:cs="Arial"/>
          <w:color w:val="4472C4" w:themeColor="accent1"/>
          <w:sz w:val="22"/>
          <w:szCs w:val="22"/>
        </w:rPr>
      </w:pPr>
      <w:r w:rsidRPr="00B6054C">
        <w:rPr>
          <w:rFonts w:ascii="Arial" w:hAnsi="Arial" w:cs="Arial"/>
          <w:color w:val="4472C4" w:themeColor="accent1"/>
          <w:sz w:val="22"/>
          <w:szCs w:val="22"/>
        </w:rPr>
        <w:t>Thanks for</w:t>
      </w:r>
      <w:r w:rsidR="00E1602C" w:rsidRPr="00B6054C">
        <w:rPr>
          <w:rFonts w:ascii="Arial" w:hAnsi="Arial" w:cs="Arial"/>
          <w:color w:val="4472C4" w:themeColor="accent1"/>
          <w:sz w:val="22"/>
          <w:szCs w:val="22"/>
        </w:rPr>
        <w:t xml:space="preserve"> highlighting this point again. </w:t>
      </w:r>
      <w:r w:rsidRPr="00B6054C">
        <w:rPr>
          <w:rFonts w:ascii="Arial" w:hAnsi="Arial" w:cs="Arial"/>
          <w:color w:val="4472C4" w:themeColor="accent1"/>
          <w:sz w:val="22"/>
          <w:szCs w:val="22"/>
        </w:rPr>
        <w:t>What you said makes a lot of sense.</w:t>
      </w:r>
      <w:r w:rsidR="00785508" w:rsidRPr="00B6054C">
        <w:rPr>
          <w:rFonts w:ascii="Arial" w:hAnsi="Arial" w:cs="Arial"/>
          <w:color w:val="4472C4" w:themeColor="accent1"/>
          <w:sz w:val="22"/>
          <w:szCs w:val="22"/>
        </w:rPr>
        <w:t xml:space="preserve"> We also wanted to calculate the statistic that you mention, but</w:t>
      </w:r>
      <w:r w:rsidRPr="00B6054C">
        <w:rPr>
          <w:rFonts w:ascii="Arial" w:hAnsi="Arial" w:cs="Arial"/>
          <w:color w:val="4472C4" w:themeColor="accent1"/>
          <w:sz w:val="22"/>
          <w:szCs w:val="22"/>
        </w:rPr>
        <w:t xml:space="preserve"> we </w:t>
      </w:r>
      <w:r w:rsidR="008C473A" w:rsidRPr="00B6054C">
        <w:rPr>
          <w:rFonts w:ascii="Arial" w:hAnsi="Arial" w:cs="Arial"/>
          <w:color w:val="4472C4" w:themeColor="accent1"/>
          <w:sz w:val="22"/>
          <w:szCs w:val="22"/>
        </w:rPr>
        <w:t>cannot with</w:t>
      </w:r>
      <w:r w:rsidR="00785508" w:rsidRPr="00B6054C">
        <w:rPr>
          <w:rFonts w:ascii="Arial" w:hAnsi="Arial" w:cs="Arial"/>
          <w:color w:val="4472C4" w:themeColor="accent1"/>
          <w:sz w:val="22"/>
          <w:szCs w:val="22"/>
        </w:rPr>
        <w:t xml:space="preserve"> the </w:t>
      </w:r>
      <w:r w:rsidR="000C1E0B" w:rsidRPr="00B6054C">
        <w:rPr>
          <w:rFonts w:ascii="Arial" w:hAnsi="Arial" w:cs="Arial"/>
          <w:color w:val="4472C4" w:themeColor="accent1"/>
          <w:sz w:val="22"/>
          <w:szCs w:val="22"/>
        </w:rPr>
        <w:t xml:space="preserve">data we have available. We </w:t>
      </w:r>
      <w:r w:rsidR="008C473A" w:rsidRPr="00B6054C">
        <w:rPr>
          <w:rFonts w:ascii="Arial" w:hAnsi="Arial" w:cs="Arial"/>
          <w:color w:val="4472C4" w:themeColor="accent1"/>
          <w:sz w:val="22"/>
          <w:szCs w:val="22"/>
        </w:rPr>
        <w:t xml:space="preserve">have updated the text to help the </w:t>
      </w:r>
      <w:r w:rsidR="009F08C3" w:rsidRPr="00B6054C">
        <w:rPr>
          <w:rFonts w:ascii="Arial" w:hAnsi="Arial" w:cs="Arial"/>
          <w:color w:val="4472C4" w:themeColor="accent1"/>
          <w:sz w:val="22"/>
          <w:szCs w:val="22"/>
        </w:rPr>
        <w:t>reader interpret</w:t>
      </w:r>
      <w:r w:rsidR="008C473A" w:rsidRPr="00B6054C">
        <w:rPr>
          <w:rFonts w:ascii="Arial" w:hAnsi="Arial" w:cs="Arial"/>
          <w:color w:val="4472C4" w:themeColor="accent1"/>
          <w:sz w:val="22"/>
          <w:szCs w:val="22"/>
        </w:rPr>
        <w:t xml:space="preserve"> our exposure metric</w:t>
      </w:r>
      <w:r w:rsidR="007B5DA9">
        <w:rPr>
          <w:rFonts w:ascii="Arial" w:hAnsi="Arial" w:cs="Arial"/>
          <w:color w:val="4472C4" w:themeColor="accent1"/>
          <w:sz w:val="22"/>
          <w:szCs w:val="22"/>
        </w:rPr>
        <w:t xml:space="preserve"> </w:t>
      </w:r>
      <w:r w:rsidR="003063DB" w:rsidRPr="00B6054C">
        <w:rPr>
          <w:rFonts w:ascii="Arial" w:hAnsi="Arial" w:cs="Arial"/>
          <w:color w:val="4472C4" w:themeColor="accent1"/>
          <w:sz w:val="22"/>
          <w:szCs w:val="22"/>
        </w:rPr>
        <w:t xml:space="preserve">(page </w:t>
      </w:r>
      <w:r w:rsidR="003063DB">
        <w:rPr>
          <w:rFonts w:ascii="Arial" w:hAnsi="Arial" w:cs="Arial"/>
          <w:color w:val="4472C4" w:themeColor="accent1"/>
          <w:sz w:val="22"/>
          <w:szCs w:val="22"/>
        </w:rPr>
        <w:t>11</w:t>
      </w:r>
      <w:r w:rsidR="003063DB" w:rsidRPr="00B6054C">
        <w:rPr>
          <w:rFonts w:ascii="Arial" w:hAnsi="Arial" w:cs="Arial"/>
          <w:color w:val="4472C4" w:themeColor="accent1"/>
          <w:sz w:val="22"/>
          <w:szCs w:val="22"/>
        </w:rPr>
        <w:t xml:space="preserve">, </w:t>
      </w:r>
      <w:r w:rsidR="003063DB">
        <w:rPr>
          <w:rFonts w:ascii="Arial" w:hAnsi="Arial" w:cs="Arial"/>
          <w:color w:val="4472C4" w:themeColor="accent1"/>
          <w:sz w:val="22"/>
          <w:szCs w:val="22"/>
        </w:rPr>
        <w:t>R</w:t>
      </w:r>
      <w:r w:rsidR="003063DB" w:rsidRPr="00B6054C">
        <w:rPr>
          <w:rFonts w:ascii="Arial" w:hAnsi="Arial" w:cs="Arial"/>
          <w:color w:val="4472C4" w:themeColor="accent1"/>
          <w:sz w:val="22"/>
          <w:szCs w:val="22"/>
        </w:rPr>
        <w:t>esults</w:t>
      </w:r>
      <w:r w:rsidR="003063DB">
        <w:rPr>
          <w:rFonts w:ascii="Arial" w:hAnsi="Arial" w:cs="Arial"/>
          <w:color w:val="4472C4" w:themeColor="accent1"/>
          <w:sz w:val="22"/>
          <w:szCs w:val="22"/>
        </w:rPr>
        <w:t>,</w:t>
      </w:r>
      <w:r w:rsidR="003063DB" w:rsidRPr="00B6054C">
        <w:rPr>
          <w:rFonts w:ascii="Arial" w:hAnsi="Arial" w:cs="Arial"/>
          <w:color w:val="4472C4" w:themeColor="accent1"/>
          <w:sz w:val="22"/>
          <w:szCs w:val="22"/>
        </w:rPr>
        <w:t xml:space="preserve"> paragraph 2)</w:t>
      </w:r>
      <w:r w:rsidR="003063DB">
        <w:rPr>
          <w:rFonts w:ascii="Arial" w:hAnsi="Arial" w:cs="Arial"/>
          <w:color w:val="4472C4" w:themeColor="accent1"/>
          <w:sz w:val="22"/>
          <w:szCs w:val="22"/>
        </w:rPr>
        <w:t>:</w:t>
      </w:r>
    </w:p>
    <w:p w14:paraId="695457A0" w14:textId="77777777" w:rsidR="001265C4" w:rsidRPr="00B6054C" w:rsidRDefault="001265C4" w:rsidP="00C3033A">
      <w:pPr>
        <w:spacing w:after="0" w:line="360" w:lineRule="auto"/>
        <w:rPr>
          <w:rFonts w:ascii="Arial" w:hAnsi="Arial" w:cs="Arial"/>
          <w:color w:val="4472C4" w:themeColor="accent1"/>
          <w:sz w:val="22"/>
          <w:szCs w:val="22"/>
        </w:rPr>
      </w:pPr>
    </w:p>
    <w:p w14:paraId="7DB65F4F" w14:textId="1122D494" w:rsidR="00F96C7F" w:rsidRDefault="00DB774E" w:rsidP="00C3033A">
      <w:pPr>
        <w:pStyle w:val="NormalWeb"/>
        <w:spacing w:before="0" w:beforeAutospacing="0" w:after="0" w:afterAutospacing="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“We included 2,161 US counties, covering 71.1% of older adult Medicare Fee-For-Service beneficiaries age</w:t>
      </w:r>
      <w:r w:rsidR="00FC65E0">
        <w:rPr>
          <w:rFonts w:ascii="Arial" w:hAnsi="Arial" w:cs="Arial"/>
          <w:color w:val="4472C4" w:themeColor="accent1"/>
          <w:sz w:val="22"/>
          <w:szCs w:val="22"/>
        </w:rPr>
        <w:t>d</w:t>
      </w:r>
      <w:r w:rsidRPr="00B6054C">
        <w:rPr>
          <w:rFonts w:ascii="Arial" w:hAnsi="Arial" w:cs="Arial"/>
          <w:color w:val="4472C4" w:themeColor="accent1"/>
          <w:sz w:val="22"/>
          <w:szCs w:val="22"/>
        </w:rPr>
        <w:t xml:space="preserve"> 65+ (N = 23,645,101). These counties experienced a median of </w:t>
      </w:r>
      <w:r w:rsidR="008C473A" w:rsidRPr="00B6054C">
        <w:rPr>
          <w:rFonts w:ascii="Arial" w:hAnsi="Arial" w:cs="Arial"/>
          <w:color w:val="4472C4" w:themeColor="accent1"/>
          <w:sz w:val="22"/>
          <w:szCs w:val="22"/>
        </w:rPr>
        <w:t>two</w:t>
      </w:r>
      <w:r w:rsidRPr="00B6054C">
        <w:rPr>
          <w:rFonts w:ascii="Arial" w:hAnsi="Arial" w:cs="Arial"/>
          <w:color w:val="4472C4" w:themeColor="accent1"/>
          <w:sz w:val="22"/>
          <w:szCs w:val="22"/>
        </w:rPr>
        <w:t xml:space="preserve"> (IQR = 4, 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0, 95</w:t>
      </w:r>
      <w:r w:rsidRPr="00B6054C">
        <w:rPr>
          <w:rFonts w:ascii="Arial" w:hAnsi="Arial" w:cs="Arial"/>
          <w:color w:val="4472C4" w:themeColor="accent1"/>
          <w:sz w:val="22"/>
          <w:szCs w:val="22"/>
          <w:vertAlign w:val="superscript"/>
        </w:rPr>
        <w:t>th</w:t>
      </w:r>
      <w:r w:rsidRPr="00B6054C">
        <w:rPr>
          <w:rFonts w:ascii="Arial" w:hAnsi="Arial" w:cs="Arial"/>
          <w:color w:val="4472C4" w:themeColor="accent1"/>
          <w:sz w:val="22"/>
          <w:szCs w:val="22"/>
        </w:rPr>
        <w:t xml:space="preserve"> percentile = 15) 8+ hour power outages affecting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1% of customers in 2018 (</w:t>
      </w:r>
      <w:r w:rsidRPr="00B6054C">
        <w:rPr>
          <w:rFonts w:ascii="Arial" w:hAnsi="Arial" w:cs="Arial"/>
          <w:b/>
          <w:bCs/>
          <w:color w:val="4472C4" w:themeColor="accent1"/>
          <w:sz w:val="22"/>
          <w:szCs w:val="22"/>
        </w:rPr>
        <w:t>Figure 1</w:t>
      </w:r>
      <w:r w:rsidRPr="00B6054C">
        <w:rPr>
          <w:rFonts w:ascii="Arial" w:hAnsi="Arial" w:cs="Arial"/>
          <w:color w:val="4472C4" w:themeColor="accent1"/>
          <w:sz w:val="22"/>
          <w:szCs w:val="22"/>
        </w:rPr>
        <w:t xml:space="preserve">). Because counties were considered exposed to an 8+ hour power outage if </w:t>
      </w:r>
      <w:r w:rsidRPr="00B6054C">
        <w:rPr>
          <w:rFonts w:ascii="Arial" w:eastAsia="Garamond" w:hAnsi="Arial" w:cs="Arial"/>
          <w:color w:val="4472C4" w:themeColor="accent1"/>
          <w:sz w:val="22"/>
          <w:szCs w:val="22"/>
        </w:rPr>
        <w:t>≥</w:t>
      </w:r>
      <w:r w:rsidRPr="00B6054C">
        <w:rPr>
          <w:rFonts w:ascii="Arial" w:hAnsi="Arial" w:cs="Arial"/>
          <w:color w:val="4472C4" w:themeColor="accent1"/>
          <w:sz w:val="22"/>
          <w:szCs w:val="22"/>
        </w:rPr>
        <w:t xml:space="preserve">1% of customers were without power for 8+ hours, it was not the case that individuals experienced a median of </w:t>
      </w:r>
      <w:r w:rsidR="008C473A" w:rsidRPr="00B6054C">
        <w:rPr>
          <w:rFonts w:ascii="Arial" w:hAnsi="Arial" w:cs="Arial"/>
          <w:color w:val="4472C4" w:themeColor="accent1"/>
          <w:sz w:val="22"/>
          <w:szCs w:val="22"/>
        </w:rPr>
        <w:t>two</w:t>
      </w:r>
      <w:r w:rsidRPr="00B6054C">
        <w:rPr>
          <w:rFonts w:ascii="Arial" w:hAnsi="Arial" w:cs="Arial"/>
          <w:color w:val="4472C4" w:themeColor="accent1"/>
          <w:sz w:val="22"/>
          <w:szCs w:val="22"/>
        </w:rPr>
        <w:t xml:space="preserve"> 8+ hour outages; rather, a small portion of customers in these counties were </w:t>
      </w:r>
      <w:r w:rsidR="008C473A" w:rsidRPr="00B6054C">
        <w:rPr>
          <w:rFonts w:ascii="Arial" w:hAnsi="Arial" w:cs="Arial"/>
          <w:color w:val="4472C4" w:themeColor="accent1"/>
          <w:sz w:val="22"/>
          <w:szCs w:val="22"/>
        </w:rPr>
        <w:t xml:space="preserve">likely </w:t>
      </w:r>
      <w:r w:rsidRPr="00B6054C">
        <w:rPr>
          <w:rFonts w:ascii="Arial" w:hAnsi="Arial" w:cs="Arial"/>
          <w:color w:val="4472C4" w:themeColor="accent1"/>
          <w:sz w:val="22"/>
          <w:szCs w:val="22"/>
        </w:rPr>
        <w:t>affected by 8+ hour outages</w:t>
      </w:r>
      <w:r w:rsidR="007B5DA9">
        <w:rPr>
          <w:rFonts w:ascii="Arial" w:hAnsi="Arial" w:cs="Arial"/>
          <w:color w:val="4472C4" w:themeColor="accent1"/>
          <w:sz w:val="22"/>
          <w:szCs w:val="22"/>
        </w:rPr>
        <w:t>.”</w:t>
      </w:r>
    </w:p>
    <w:p w14:paraId="68D58890" w14:textId="02E09B67" w:rsidR="007B3486" w:rsidRDefault="00556EC9" w:rsidP="00C3033A">
      <w:pPr>
        <w:pStyle w:val="NormalWeb"/>
        <w:spacing w:before="0" w:beforeAutospacing="0" w:after="0" w:afterAutospacing="0" w:line="360" w:lineRule="auto"/>
        <w:ind w:firstLine="720"/>
        <w:rPr>
          <w:rFonts w:ascii="Arial" w:hAnsi="Arial" w:cs="Arial"/>
          <w:color w:val="000000" w:themeColor="text1"/>
          <w:sz w:val="22"/>
          <w:szCs w:val="22"/>
        </w:rPr>
      </w:pPr>
      <w:r w:rsidRPr="00B6054C">
        <w:rPr>
          <w:rFonts w:ascii="Arial" w:hAnsi="Arial" w:cs="Arial"/>
          <w:color w:val="000000" w:themeColor="text1"/>
          <w:sz w:val="22"/>
          <w:szCs w:val="22"/>
        </w:rPr>
        <w:br/>
        <w:t>3. Would a DAG be helpful in illuminating the assumptions in this causal inference paper? In particular, being transparent about which confounders are and are not controlled for?</w:t>
      </w:r>
    </w:p>
    <w:p w14:paraId="35D3FE08" w14:textId="77777777" w:rsidR="00486EAA" w:rsidRPr="00B6054C" w:rsidRDefault="00486EAA" w:rsidP="00C3033A">
      <w:pPr>
        <w:pStyle w:val="NormalWeb"/>
        <w:spacing w:before="0" w:beforeAutospacing="0" w:after="0" w:afterAutospacing="0" w:line="360" w:lineRule="auto"/>
        <w:ind w:firstLine="720"/>
        <w:rPr>
          <w:rFonts w:ascii="Arial" w:hAnsi="Arial" w:cs="Arial"/>
          <w:color w:val="4472C4" w:themeColor="accent1"/>
          <w:sz w:val="22"/>
          <w:szCs w:val="22"/>
        </w:rPr>
      </w:pPr>
    </w:p>
    <w:p w14:paraId="2670E798" w14:textId="21BDBA27" w:rsidR="007B3486" w:rsidRPr="00B6054C" w:rsidRDefault="00305A2B" w:rsidP="00C3033A">
      <w:pPr>
        <w:spacing w:after="0" w:line="360" w:lineRule="auto"/>
        <w:rPr>
          <w:rFonts w:ascii="Arial" w:hAnsi="Arial" w:cs="Arial"/>
          <w:color w:val="000000" w:themeColor="text1"/>
          <w:sz w:val="22"/>
          <w:szCs w:val="22"/>
        </w:rPr>
      </w:pPr>
      <w:r w:rsidRPr="00B6054C">
        <w:rPr>
          <w:rFonts w:ascii="Arial" w:hAnsi="Arial" w:cs="Arial"/>
          <w:color w:val="4472C4" w:themeColor="accent1"/>
          <w:sz w:val="22"/>
          <w:szCs w:val="22"/>
        </w:rPr>
        <w:lastRenderedPageBreak/>
        <w:t>Yes</w:t>
      </w:r>
      <w:r w:rsidR="007B3486" w:rsidRPr="00B6054C">
        <w:rPr>
          <w:rFonts w:ascii="Arial" w:hAnsi="Arial" w:cs="Arial"/>
          <w:color w:val="4472C4" w:themeColor="accent1"/>
          <w:sz w:val="22"/>
          <w:szCs w:val="22"/>
        </w:rPr>
        <w:t xml:space="preserve"> – we can make a </w:t>
      </w:r>
      <w:r w:rsidR="00690F44" w:rsidRPr="00B6054C">
        <w:rPr>
          <w:rFonts w:ascii="Arial" w:hAnsi="Arial" w:cs="Arial"/>
          <w:color w:val="4472C4" w:themeColor="accent1"/>
          <w:sz w:val="22"/>
          <w:szCs w:val="22"/>
        </w:rPr>
        <w:t>DAG</w:t>
      </w:r>
      <w:r w:rsidR="007B3486" w:rsidRPr="00B6054C">
        <w:rPr>
          <w:rFonts w:ascii="Arial" w:hAnsi="Arial" w:cs="Arial"/>
          <w:color w:val="4472C4" w:themeColor="accent1"/>
          <w:sz w:val="22"/>
          <w:szCs w:val="22"/>
        </w:rPr>
        <w:t xml:space="preserve">! Here it is: </w:t>
      </w:r>
      <w:r w:rsidR="003F2204" w:rsidRPr="00B6054C">
        <w:rPr>
          <w:rFonts w:ascii="Arial" w:hAnsi="Arial" w:cs="Arial"/>
          <w:noProof/>
          <w:color w:val="000000" w:themeColor="text1"/>
          <w:sz w:val="22"/>
          <w:szCs w:val="22"/>
        </w:rPr>
        <w:drawing>
          <wp:inline distT="0" distB="0" distL="0" distR="0" wp14:anchorId="4F6D41B2" wp14:editId="3EC456EB">
            <wp:extent cx="4882149" cy="3455581"/>
            <wp:effectExtent l="0" t="0" r="0" b="0"/>
            <wp:docPr id="629768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16CE9478" w14:textId="55B4B27D" w:rsidR="00FE7C1D" w:rsidRPr="00B6054C" w:rsidRDefault="00F83510" w:rsidP="008429F5">
      <w:pPr>
        <w:spacing w:after="0" w:line="240" w:lineRule="auto"/>
        <w:rPr>
          <w:rFonts w:ascii="Arial" w:hAnsi="Arial" w:cs="Arial"/>
          <w:color w:val="4472C4" w:themeColor="accent1"/>
          <w:sz w:val="22"/>
          <w:szCs w:val="22"/>
        </w:rPr>
      </w:pPr>
      <w:r w:rsidRPr="00B6054C">
        <w:rPr>
          <w:rStyle w:val="apple-converted-space"/>
          <w:rFonts w:ascii="Arial" w:hAnsi="Arial" w:cs="Arial"/>
          <w:b/>
          <w:bCs/>
          <w:color w:val="4472C4" w:themeColor="accent1"/>
          <w:sz w:val="22"/>
          <w:szCs w:val="22"/>
        </w:rPr>
        <w:t>Supplemental Figure 5</w:t>
      </w:r>
      <w:r w:rsidRPr="00B6054C">
        <w:rPr>
          <w:rStyle w:val="apple-converted-space"/>
          <w:rFonts w:ascii="Arial" w:hAnsi="Arial" w:cs="Arial"/>
          <w:color w:val="4472C4" w:themeColor="accent1"/>
          <w:sz w:val="22"/>
          <w:szCs w:val="22"/>
        </w:rPr>
        <w:t xml:space="preserve">: Directed acyclic graph describing hypothesized causal relationships between power outage, hospitalizations among older adults, and potential confounders. </w:t>
      </w:r>
    </w:p>
    <w:p w14:paraId="696AEB8A" w14:textId="35BA3404" w:rsidR="0023525A" w:rsidRDefault="006F778B" w:rsidP="008429F5">
      <w:pPr>
        <w:spacing w:after="0" w:line="24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We </w:t>
      </w:r>
      <w:r w:rsidR="00FE7C1D" w:rsidRPr="00B6054C">
        <w:rPr>
          <w:rFonts w:ascii="Arial" w:hAnsi="Arial" w:cs="Arial"/>
          <w:color w:val="4472C4" w:themeColor="accent1"/>
          <w:sz w:val="22"/>
          <w:szCs w:val="22"/>
        </w:rPr>
        <w:t>controlled for wind speed, temperature, and precipitation, which we think should capture severe weather and its impact on hospitalizations. Those are the variables in the top right. Our case-crossover study design automatically controls for the county-level characteristics in the top-left corner that could also confound the relationship</w:t>
      </w:r>
      <w:r w:rsidR="000E53BF" w:rsidRPr="00B6054C">
        <w:rPr>
          <w:rFonts w:ascii="Arial" w:hAnsi="Arial" w:cs="Arial"/>
          <w:color w:val="4472C4" w:themeColor="accent1"/>
          <w:sz w:val="22"/>
          <w:szCs w:val="22"/>
        </w:rPr>
        <w:t xml:space="preserve"> of interest. </w:t>
      </w:r>
    </w:p>
    <w:p w14:paraId="1BD28EF2" w14:textId="77777777" w:rsidR="008429F5" w:rsidRPr="00B6054C" w:rsidRDefault="008429F5" w:rsidP="008429F5">
      <w:pPr>
        <w:spacing w:after="0" w:line="240" w:lineRule="auto"/>
        <w:rPr>
          <w:rFonts w:ascii="Arial" w:hAnsi="Arial" w:cs="Arial"/>
          <w:color w:val="000000" w:themeColor="text1"/>
          <w:sz w:val="22"/>
          <w:szCs w:val="22"/>
        </w:rPr>
      </w:pPr>
    </w:p>
    <w:p w14:paraId="36109822" w14:textId="434EA6DC" w:rsidR="002A6704" w:rsidRDefault="0023525A" w:rsidP="00C3033A">
      <w:pPr>
        <w:spacing w:after="0" w:line="360" w:lineRule="auto"/>
        <w:rPr>
          <w:rFonts w:ascii="Arial" w:hAnsi="Arial" w:cs="Arial"/>
          <w:color w:val="000000" w:themeColor="text1"/>
          <w:sz w:val="22"/>
          <w:szCs w:val="22"/>
        </w:rPr>
      </w:pPr>
      <w:r w:rsidRPr="00B6054C">
        <w:rPr>
          <w:rFonts w:ascii="Arial" w:hAnsi="Arial" w:cs="Arial"/>
          <w:color w:val="4472C4" w:themeColor="accent1"/>
          <w:sz w:val="22"/>
          <w:szCs w:val="22"/>
        </w:rPr>
        <w:t>We</w:t>
      </w:r>
      <w:r w:rsidR="00EE16A6" w:rsidRPr="00B6054C">
        <w:rPr>
          <w:rFonts w:ascii="Arial" w:hAnsi="Arial" w:cs="Arial"/>
          <w:color w:val="4472C4" w:themeColor="accent1"/>
          <w:sz w:val="22"/>
          <w:szCs w:val="22"/>
        </w:rPr>
        <w:t xml:space="preserve"> have</w:t>
      </w:r>
      <w:r w:rsidRPr="00B6054C">
        <w:rPr>
          <w:rFonts w:ascii="Arial" w:hAnsi="Arial" w:cs="Arial"/>
          <w:color w:val="4472C4" w:themeColor="accent1"/>
          <w:sz w:val="22"/>
          <w:szCs w:val="22"/>
        </w:rPr>
        <w:t xml:space="preserve"> added this to </w:t>
      </w:r>
      <w:r w:rsidR="004230EB" w:rsidRPr="00B6054C">
        <w:rPr>
          <w:rFonts w:ascii="Arial" w:hAnsi="Arial" w:cs="Arial"/>
          <w:color w:val="4472C4" w:themeColor="accent1"/>
          <w:sz w:val="22"/>
          <w:szCs w:val="22"/>
        </w:rPr>
        <w:t xml:space="preserve">DAG </w:t>
      </w:r>
      <w:r w:rsidRPr="00B6054C">
        <w:rPr>
          <w:rFonts w:ascii="Arial" w:hAnsi="Arial" w:cs="Arial"/>
          <w:color w:val="4472C4" w:themeColor="accent1"/>
          <w:sz w:val="22"/>
          <w:szCs w:val="22"/>
        </w:rPr>
        <w:t>the supplemental conten</w:t>
      </w:r>
      <w:r w:rsidR="008429F5">
        <w:rPr>
          <w:rFonts w:ascii="Arial" w:hAnsi="Arial" w:cs="Arial"/>
          <w:color w:val="4472C4" w:themeColor="accent1"/>
          <w:sz w:val="22"/>
          <w:szCs w:val="22"/>
        </w:rPr>
        <w:t>t.</w:t>
      </w:r>
      <w:r w:rsidR="00556EC9" w:rsidRPr="00B6054C">
        <w:rPr>
          <w:rFonts w:ascii="Arial" w:hAnsi="Arial" w:cs="Arial"/>
          <w:color w:val="000000" w:themeColor="text1"/>
          <w:sz w:val="22"/>
          <w:szCs w:val="22"/>
        </w:rPr>
        <w:br/>
      </w:r>
      <w:r w:rsidR="00556EC9" w:rsidRPr="00B6054C">
        <w:rPr>
          <w:rFonts w:ascii="Arial" w:hAnsi="Arial" w:cs="Arial"/>
          <w:color w:val="000000" w:themeColor="text1"/>
          <w:sz w:val="22"/>
          <w:szCs w:val="22"/>
        </w:rPr>
        <w:br/>
        <w:t>4. Could the authors describe their results in absolute terms? The Poisson output of IRR is useful as a relative measure. But ultimately, it is hard to get a sense for the absolute impact as all of the IRRs are tiny even if statistically significant.</w:t>
      </w:r>
    </w:p>
    <w:p w14:paraId="4A1E71B5" w14:textId="77777777" w:rsidR="00E01D83" w:rsidRPr="00B6054C" w:rsidRDefault="00E01D83" w:rsidP="00C3033A">
      <w:pPr>
        <w:spacing w:after="0" w:line="360" w:lineRule="auto"/>
        <w:rPr>
          <w:rFonts w:ascii="Arial" w:hAnsi="Arial" w:cs="Arial"/>
          <w:color w:val="000000" w:themeColor="text1"/>
          <w:sz w:val="22"/>
          <w:szCs w:val="22"/>
        </w:rPr>
      </w:pPr>
    </w:p>
    <w:p w14:paraId="2A44D28A" w14:textId="77777777" w:rsidR="00CA6FB1" w:rsidRDefault="003C108A" w:rsidP="00C3033A">
      <w:pPr>
        <w:spacing w:after="0" w:line="360" w:lineRule="auto"/>
        <w:rPr>
          <w:rFonts w:ascii="Arial" w:hAnsi="Arial" w:cs="Arial"/>
          <w:color w:val="4472C4" w:themeColor="accent1"/>
          <w:sz w:val="22"/>
          <w:szCs w:val="22"/>
        </w:rPr>
      </w:pPr>
      <w:r w:rsidRPr="00B6054C">
        <w:rPr>
          <w:rFonts w:ascii="Arial" w:hAnsi="Arial" w:cs="Arial"/>
          <w:color w:val="4472C4" w:themeColor="accent1"/>
          <w:sz w:val="22"/>
          <w:szCs w:val="22"/>
        </w:rPr>
        <w:t xml:space="preserve">Yes </w:t>
      </w:r>
      <w:r w:rsidR="00E90FA9" w:rsidRPr="00B6054C">
        <w:rPr>
          <w:rFonts w:ascii="Arial" w:hAnsi="Arial" w:cs="Arial"/>
          <w:color w:val="4472C4" w:themeColor="accent1"/>
          <w:sz w:val="22"/>
          <w:szCs w:val="22"/>
        </w:rPr>
        <w:t>–</w:t>
      </w:r>
      <w:r w:rsidR="00BF5F46" w:rsidRPr="00B6054C">
        <w:rPr>
          <w:rFonts w:ascii="Arial" w:hAnsi="Arial" w:cs="Arial"/>
          <w:color w:val="4472C4" w:themeColor="accent1"/>
          <w:sz w:val="22"/>
          <w:szCs w:val="22"/>
        </w:rPr>
        <w:t xml:space="preserve"> w</w:t>
      </w:r>
      <w:r w:rsidR="00E90FA9" w:rsidRPr="00B6054C">
        <w:rPr>
          <w:rFonts w:ascii="Arial" w:hAnsi="Arial" w:cs="Arial"/>
          <w:color w:val="4472C4" w:themeColor="accent1"/>
          <w:sz w:val="22"/>
          <w:szCs w:val="22"/>
        </w:rPr>
        <w:t>e</w:t>
      </w:r>
      <w:r w:rsidR="00727ABF" w:rsidRPr="00B6054C">
        <w:rPr>
          <w:rFonts w:ascii="Arial" w:hAnsi="Arial" w:cs="Arial"/>
          <w:color w:val="4472C4" w:themeColor="accent1"/>
          <w:sz w:val="22"/>
          <w:szCs w:val="22"/>
        </w:rPr>
        <w:t xml:space="preserve">’ve added the following to the </w:t>
      </w:r>
      <w:r w:rsidR="00DC3DB6" w:rsidRPr="00B6054C">
        <w:rPr>
          <w:rFonts w:ascii="Arial" w:hAnsi="Arial" w:cs="Arial"/>
          <w:color w:val="4472C4" w:themeColor="accent1"/>
          <w:sz w:val="22"/>
          <w:szCs w:val="22"/>
        </w:rPr>
        <w:t xml:space="preserve">methods and the </w:t>
      </w:r>
      <w:r w:rsidR="007B7E72" w:rsidRPr="00B6054C">
        <w:rPr>
          <w:rFonts w:ascii="Arial" w:hAnsi="Arial" w:cs="Arial"/>
          <w:color w:val="4472C4" w:themeColor="accent1"/>
          <w:sz w:val="22"/>
          <w:szCs w:val="22"/>
        </w:rPr>
        <w:t>results</w:t>
      </w:r>
      <w:r w:rsidR="00CA6FB1">
        <w:rPr>
          <w:rFonts w:ascii="Arial" w:hAnsi="Arial" w:cs="Arial"/>
          <w:color w:val="4472C4" w:themeColor="accent1"/>
          <w:sz w:val="22"/>
          <w:szCs w:val="22"/>
        </w:rPr>
        <w:t>:</w:t>
      </w:r>
    </w:p>
    <w:p w14:paraId="1DD62B1F" w14:textId="77777777" w:rsidR="00CA6FB1" w:rsidRDefault="00CA6FB1" w:rsidP="00C3033A">
      <w:pPr>
        <w:spacing w:after="0" w:line="360" w:lineRule="auto"/>
        <w:rPr>
          <w:rFonts w:ascii="Arial" w:hAnsi="Arial" w:cs="Arial"/>
          <w:color w:val="4472C4" w:themeColor="accent1"/>
          <w:sz w:val="22"/>
          <w:szCs w:val="22"/>
        </w:rPr>
      </w:pPr>
    </w:p>
    <w:p w14:paraId="6B8FE0EA" w14:textId="497F0620" w:rsidR="00727ABF" w:rsidRDefault="00CA6FB1" w:rsidP="00C3033A">
      <w:pPr>
        <w:spacing w:after="0" w:line="360" w:lineRule="auto"/>
        <w:rPr>
          <w:rFonts w:ascii="Arial" w:hAnsi="Arial" w:cs="Arial"/>
          <w:color w:val="4472C4" w:themeColor="accent1"/>
          <w:sz w:val="22"/>
          <w:szCs w:val="22"/>
        </w:rPr>
      </w:pPr>
      <w:r>
        <w:rPr>
          <w:rFonts w:ascii="Arial" w:hAnsi="Arial" w:cs="Arial"/>
          <w:color w:val="4472C4" w:themeColor="accent1"/>
          <w:sz w:val="22"/>
          <w:szCs w:val="22"/>
        </w:rPr>
        <w:t xml:space="preserve">Methods </w:t>
      </w:r>
      <w:r w:rsidR="0097559E">
        <w:rPr>
          <w:rFonts w:ascii="Arial" w:hAnsi="Arial" w:cs="Arial"/>
          <w:color w:val="4472C4" w:themeColor="accent1"/>
          <w:sz w:val="22"/>
          <w:szCs w:val="22"/>
        </w:rPr>
        <w:t>(p</w:t>
      </w:r>
      <w:r w:rsidR="00C215C2" w:rsidRPr="00E01D83">
        <w:rPr>
          <w:rFonts w:ascii="Arial" w:hAnsi="Arial" w:cs="Arial"/>
          <w:color w:val="4472C4" w:themeColor="accent1"/>
          <w:sz w:val="22"/>
          <w:szCs w:val="22"/>
        </w:rPr>
        <w:t>age 9</w:t>
      </w:r>
      <w:r w:rsidR="00EE03D9" w:rsidRPr="00E01D83">
        <w:rPr>
          <w:rFonts w:ascii="Arial" w:hAnsi="Arial" w:cs="Arial"/>
          <w:color w:val="4472C4" w:themeColor="accent1"/>
          <w:sz w:val="22"/>
          <w:szCs w:val="22"/>
        </w:rPr>
        <w:t>, paragraph</w:t>
      </w:r>
      <w:r w:rsidR="0097559E">
        <w:rPr>
          <w:rFonts w:ascii="Arial" w:hAnsi="Arial" w:cs="Arial"/>
          <w:color w:val="4472C4" w:themeColor="accent1"/>
          <w:sz w:val="22"/>
          <w:szCs w:val="22"/>
        </w:rPr>
        <w:t xml:space="preserve"> 2)</w:t>
      </w:r>
      <w:r w:rsidR="00A65E43">
        <w:rPr>
          <w:rFonts w:ascii="Arial" w:hAnsi="Arial" w:cs="Arial"/>
          <w:color w:val="4472C4" w:themeColor="accent1"/>
          <w:sz w:val="22"/>
          <w:szCs w:val="22"/>
        </w:rPr>
        <w:t>:</w:t>
      </w:r>
    </w:p>
    <w:p w14:paraId="0FB630CB" w14:textId="77777777" w:rsidR="00E01D83" w:rsidRPr="00B6054C" w:rsidRDefault="00E01D83" w:rsidP="00C3033A">
      <w:pPr>
        <w:spacing w:after="0" w:line="360" w:lineRule="auto"/>
        <w:rPr>
          <w:rFonts w:ascii="Arial" w:hAnsi="Arial" w:cs="Arial"/>
          <w:color w:val="4472C4" w:themeColor="accent1"/>
          <w:sz w:val="22"/>
          <w:szCs w:val="22"/>
        </w:rPr>
      </w:pPr>
    </w:p>
    <w:p w14:paraId="5481F4DD" w14:textId="338E067F" w:rsidR="00D215D5" w:rsidRDefault="00D215D5"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EE2688" w:rsidRPr="00EE2688">
        <w:rPr>
          <w:rFonts w:ascii="Arial" w:hAnsi="Arial" w:cs="Arial"/>
          <w:color w:val="4472C4" w:themeColor="accent1"/>
          <w:sz w:val="22"/>
          <w:szCs w:val="22"/>
        </w:rPr>
        <w:t xml:space="preserve">Finally, to express our main analysis results in absolute terms, we calculated the population attributable fraction of </w:t>
      </w:r>
      <w:r w:rsidR="008543DB" w:rsidRPr="008543DB">
        <w:rPr>
          <w:rFonts w:ascii="Arial" w:hAnsi="Arial" w:cs="Arial"/>
          <w:color w:val="4472C4" w:themeColor="accent1"/>
          <w:sz w:val="22"/>
          <w:szCs w:val="22"/>
        </w:rPr>
        <w:t xml:space="preserve">cardiovascular </w:t>
      </w:r>
      <w:r w:rsidR="00EE2688" w:rsidRPr="00EE2688">
        <w:rPr>
          <w:rFonts w:ascii="Arial" w:hAnsi="Arial" w:cs="Arial"/>
          <w:color w:val="4472C4" w:themeColor="accent1"/>
          <w:sz w:val="22"/>
          <w:szCs w:val="22"/>
        </w:rPr>
        <w:t xml:space="preserve">and respiratory hospitalizations due to power outage and used it to estimate the excess </w:t>
      </w:r>
      <w:r w:rsidR="008543DB" w:rsidRPr="008543DB">
        <w:rPr>
          <w:rFonts w:ascii="Arial" w:hAnsi="Arial" w:cs="Arial"/>
          <w:color w:val="4472C4" w:themeColor="accent1"/>
          <w:sz w:val="22"/>
          <w:szCs w:val="22"/>
        </w:rPr>
        <w:t xml:space="preserve">cardiovascular </w:t>
      </w:r>
      <w:r w:rsidR="00EE2688" w:rsidRPr="00EE2688">
        <w:rPr>
          <w:rFonts w:ascii="Arial" w:hAnsi="Arial" w:cs="Arial"/>
          <w:color w:val="4472C4" w:themeColor="accent1"/>
          <w:sz w:val="22"/>
          <w:szCs w:val="22"/>
        </w:rPr>
        <w:t>and respiratory hospitalizations associated with power outages in the Medicare Fee-For-Service population in 2018.</w:t>
      </w:r>
      <w:r w:rsidR="00EE2688">
        <w:rPr>
          <w:rFonts w:ascii="Arial" w:hAnsi="Arial" w:cs="Arial"/>
          <w:color w:val="4472C4" w:themeColor="accent1"/>
          <w:sz w:val="22"/>
          <w:szCs w:val="22"/>
        </w:rPr>
        <w:t>”</w:t>
      </w:r>
    </w:p>
    <w:p w14:paraId="35577832" w14:textId="77777777" w:rsidR="00864F95" w:rsidRPr="00B6054C" w:rsidRDefault="00864F95" w:rsidP="00C3033A">
      <w:pPr>
        <w:spacing w:after="0" w:line="360" w:lineRule="auto"/>
        <w:ind w:firstLine="720"/>
        <w:rPr>
          <w:rFonts w:ascii="Arial" w:hAnsi="Arial" w:cs="Arial"/>
          <w:color w:val="4472C4" w:themeColor="accent1"/>
          <w:sz w:val="22"/>
          <w:szCs w:val="22"/>
        </w:rPr>
      </w:pPr>
    </w:p>
    <w:p w14:paraId="37A7FBF5" w14:textId="05B387CD" w:rsidR="00084251" w:rsidRDefault="00084251" w:rsidP="00A65E43">
      <w:pPr>
        <w:spacing w:after="0" w:line="360" w:lineRule="auto"/>
        <w:rPr>
          <w:rFonts w:ascii="Arial" w:hAnsi="Arial" w:cs="Arial"/>
          <w:color w:val="4472C4" w:themeColor="accent1"/>
          <w:sz w:val="22"/>
          <w:szCs w:val="22"/>
        </w:rPr>
      </w:pPr>
      <w:r w:rsidRPr="000327A1">
        <w:rPr>
          <w:rFonts w:ascii="Arial" w:hAnsi="Arial" w:cs="Arial"/>
          <w:color w:val="4472C4" w:themeColor="accent1"/>
          <w:sz w:val="22"/>
          <w:szCs w:val="22"/>
        </w:rPr>
        <w:t>Results</w:t>
      </w:r>
      <w:r w:rsidR="00E82D2B">
        <w:rPr>
          <w:rFonts w:ascii="Arial" w:hAnsi="Arial" w:cs="Arial"/>
          <w:color w:val="4472C4" w:themeColor="accent1"/>
          <w:sz w:val="22"/>
          <w:szCs w:val="22"/>
        </w:rPr>
        <w:t xml:space="preserve"> (</w:t>
      </w:r>
      <w:r w:rsidRPr="000327A1">
        <w:rPr>
          <w:rFonts w:ascii="Arial" w:hAnsi="Arial" w:cs="Arial"/>
          <w:color w:val="4472C4" w:themeColor="accent1"/>
          <w:sz w:val="22"/>
          <w:szCs w:val="22"/>
        </w:rPr>
        <w:t>page 1</w:t>
      </w:r>
      <w:r w:rsidR="00E82D2B">
        <w:rPr>
          <w:rFonts w:ascii="Arial" w:hAnsi="Arial" w:cs="Arial"/>
          <w:color w:val="4472C4" w:themeColor="accent1"/>
          <w:sz w:val="22"/>
          <w:szCs w:val="22"/>
        </w:rPr>
        <w:t>6, paragraph 2)</w:t>
      </w:r>
      <w:r w:rsidRPr="000327A1">
        <w:rPr>
          <w:rFonts w:ascii="Arial" w:hAnsi="Arial" w:cs="Arial"/>
          <w:color w:val="4472C4" w:themeColor="accent1"/>
          <w:sz w:val="22"/>
          <w:szCs w:val="22"/>
        </w:rPr>
        <w:t>:</w:t>
      </w:r>
    </w:p>
    <w:p w14:paraId="131DF937" w14:textId="77777777" w:rsidR="00A65E43" w:rsidRPr="00B6054C" w:rsidRDefault="00A65E43" w:rsidP="00A65E43">
      <w:pPr>
        <w:spacing w:after="0" w:line="360" w:lineRule="auto"/>
        <w:rPr>
          <w:rFonts w:ascii="Arial" w:hAnsi="Arial" w:cs="Arial"/>
          <w:color w:val="4472C4" w:themeColor="accent1"/>
          <w:sz w:val="22"/>
          <w:szCs w:val="22"/>
        </w:rPr>
      </w:pPr>
    </w:p>
    <w:p w14:paraId="3F5FEA83" w14:textId="6639D6D3" w:rsidR="00817DAB" w:rsidRPr="00B6054C" w:rsidRDefault="00727ABF" w:rsidP="00C3033A">
      <w:pPr>
        <w:spacing w:after="0" w:line="360" w:lineRule="auto"/>
        <w:ind w:firstLine="720"/>
        <w:rPr>
          <w:rFonts w:ascii="Arial" w:hAnsi="Arial" w:cs="Arial"/>
          <w:color w:val="4472C4" w:themeColor="accent1"/>
          <w:sz w:val="22"/>
          <w:szCs w:val="22"/>
        </w:rPr>
      </w:pPr>
      <w:r w:rsidRPr="00B6054C">
        <w:rPr>
          <w:rFonts w:ascii="Arial" w:hAnsi="Arial" w:cs="Arial"/>
          <w:color w:val="4472C4" w:themeColor="accent1"/>
          <w:sz w:val="22"/>
          <w:szCs w:val="22"/>
        </w:rPr>
        <w:t>“</w:t>
      </w:r>
      <w:r w:rsidR="00350A44" w:rsidRPr="00350A44">
        <w:rPr>
          <w:rFonts w:ascii="Arial" w:hAnsi="Arial" w:cs="Arial"/>
          <w:color w:val="4472C4" w:themeColor="accent1"/>
          <w:sz w:val="22"/>
          <w:szCs w:val="22"/>
        </w:rPr>
        <w:t>With an average of seven 8+ hour power outages per year, a 1.04 RR (95% CI: 1.02, 1.06) increase in CVD-related hospitalizations in the seven-day period following an outage would result in approximately 2408 (95% CI: 1105, 3735) CVD-related hospitalizations due to power outage per year in the Fee-for-Service Medicare population, in the absence of other sources of bias. Similarly, across all lags, a 1.05 RR (1.02, 1.08) increase in respiratory-related hospitalizations with power outage would result in approximately 1838 (95% CI: 819, 2884) power outage-attributable respiratory hospitalizations per year in this population.</w:t>
      </w:r>
      <w:r w:rsidR="00350A44">
        <w:rPr>
          <w:rFonts w:ascii="Arial" w:hAnsi="Arial" w:cs="Arial"/>
          <w:color w:val="4472C4" w:themeColor="accent1"/>
          <w:sz w:val="22"/>
          <w:szCs w:val="22"/>
        </w:rPr>
        <w:t>”</w:t>
      </w:r>
    </w:p>
    <w:sectPr w:rsidR="00817DAB" w:rsidRPr="00B605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710D"/>
    <w:multiLevelType w:val="hybridMultilevel"/>
    <w:tmpl w:val="4A4CAB24"/>
    <w:lvl w:ilvl="0" w:tplc="4B4E71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764A8A"/>
    <w:multiLevelType w:val="hybridMultilevel"/>
    <w:tmpl w:val="DBDE9562"/>
    <w:lvl w:ilvl="0" w:tplc="5D086F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B30E41"/>
    <w:multiLevelType w:val="hybridMultilevel"/>
    <w:tmpl w:val="AD66A89A"/>
    <w:lvl w:ilvl="0" w:tplc="ADB6C1F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5A1802"/>
    <w:multiLevelType w:val="hybridMultilevel"/>
    <w:tmpl w:val="9F98F1B2"/>
    <w:lvl w:ilvl="0" w:tplc="54F4944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3D614E"/>
    <w:multiLevelType w:val="hybridMultilevel"/>
    <w:tmpl w:val="60A2A950"/>
    <w:lvl w:ilvl="0" w:tplc="1EA8534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1973002">
    <w:abstractNumId w:val="3"/>
  </w:num>
  <w:num w:numId="2" w16cid:durableId="2036421292">
    <w:abstractNumId w:val="2"/>
  </w:num>
  <w:num w:numId="3" w16cid:durableId="475993653">
    <w:abstractNumId w:val="1"/>
  </w:num>
  <w:num w:numId="4" w16cid:durableId="650791824">
    <w:abstractNumId w:val="4"/>
  </w:num>
  <w:num w:numId="5" w16cid:durableId="16141707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 Casey">
    <w15:presenceInfo w15:providerId="None" w15:userId="Joan Cas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F4C"/>
    <w:rsid w:val="00000BB2"/>
    <w:rsid w:val="00001562"/>
    <w:rsid w:val="00002530"/>
    <w:rsid w:val="00003092"/>
    <w:rsid w:val="00004268"/>
    <w:rsid w:val="00004E4F"/>
    <w:rsid w:val="00004E79"/>
    <w:rsid w:val="00004E8F"/>
    <w:rsid w:val="0000555E"/>
    <w:rsid w:val="00011593"/>
    <w:rsid w:val="000138C8"/>
    <w:rsid w:val="00013E71"/>
    <w:rsid w:val="000149DC"/>
    <w:rsid w:val="00015599"/>
    <w:rsid w:val="00016CA5"/>
    <w:rsid w:val="000202E8"/>
    <w:rsid w:val="00020491"/>
    <w:rsid w:val="00020579"/>
    <w:rsid w:val="00020FD3"/>
    <w:rsid w:val="00022DFA"/>
    <w:rsid w:val="00022F71"/>
    <w:rsid w:val="00024726"/>
    <w:rsid w:val="000249A4"/>
    <w:rsid w:val="00026139"/>
    <w:rsid w:val="00030816"/>
    <w:rsid w:val="000327A1"/>
    <w:rsid w:val="00033424"/>
    <w:rsid w:val="00034286"/>
    <w:rsid w:val="000343A6"/>
    <w:rsid w:val="00034B56"/>
    <w:rsid w:val="00035864"/>
    <w:rsid w:val="00035B3A"/>
    <w:rsid w:val="000375EC"/>
    <w:rsid w:val="00040545"/>
    <w:rsid w:val="0004370E"/>
    <w:rsid w:val="000466B8"/>
    <w:rsid w:val="000479FB"/>
    <w:rsid w:val="00047C06"/>
    <w:rsid w:val="00051BF3"/>
    <w:rsid w:val="00054C5F"/>
    <w:rsid w:val="00055164"/>
    <w:rsid w:val="00055E7E"/>
    <w:rsid w:val="00056203"/>
    <w:rsid w:val="00056DD3"/>
    <w:rsid w:val="00062092"/>
    <w:rsid w:val="0006286B"/>
    <w:rsid w:val="00064625"/>
    <w:rsid w:val="0006481C"/>
    <w:rsid w:val="00064D58"/>
    <w:rsid w:val="00064EFC"/>
    <w:rsid w:val="00064FE6"/>
    <w:rsid w:val="000650C1"/>
    <w:rsid w:val="00065144"/>
    <w:rsid w:val="00065369"/>
    <w:rsid w:val="00066D03"/>
    <w:rsid w:val="00067C45"/>
    <w:rsid w:val="00070528"/>
    <w:rsid w:val="00071695"/>
    <w:rsid w:val="00071AF2"/>
    <w:rsid w:val="00071B66"/>
    <w:rsid w:val="00072A3D"/>
    <w:rsid w:val="0007374D"/>
    <w:rsid w:val="00074359"/>
    <w:rsid w:val="0007583F"/>
    <w:rsid w:val="000779FE"/>
    <w:rsid w:val="00081350"/>
    <w:rsid w:val="00082179"/>
    <w:rsid w:val="000822A1"/>
    <w:rsid w:val="000826CE"/>
    <w:rsid w:val="00083026"/>
    <w:rsid w:val="00084251"/>
    <w:rsid w:val="000848F5"/>
    <w:rsid w:val="00084DC0"/>
    <w:rsid w:val="0008563F"/>
    <w:rsid w:val="00085EDE"/>
    <w:rsid w:val="00085F4E"/>
    <w:rsid w:val="00086DAF"/>
    <w:rsid w:val="00087B4E"/>
    <w:rsid w:val="0009011E"/>
    <w:rsid w:val="00092052"/>
    <w:rsid w:val="00092331"/>
    <w:rsid w:val="000949DE"/>
    <w:rsid w:val="000952F5"/>
    <w:rsid w:val="0009565C"/>
    <w:rsid w:val="00095DE7"/>
    <w:rsid w:val="0009607F"/>
    <w:rsid w:val="000A066F"/>
    <w:rsid w:val="000A20A5"/>
    <w:rsid w:val="000A2B9D"/>
    <w:rsid w:val="000A3283"/>
    <w:rsid w:val="000A33F7"/>
    <w:rsid w:val="000A4CAC"/>
    <w:rsid w:val="000A53B3"/>
    <w:rsid w:val="000A591F"/>
    <w:rsid w:val="000A77BB"/>
    <w:rsid w:val="000B1432"/>
    <w:rsid w:val="000B1C32"/>
    <w:rsid w:val="000B2294"/>
    <w:rsid w:val="000B2D2E"/>
    <w:rsid w:val="000B5B3C"/>
    <w:rsid w:val="000B6AD2"/>
    <w:rsid w:val="000B7E1C"/>
    <w:rsid w:val="000C1E0B"/>
    <w:rsid w:val="000C23E1"/>
    <w:rsid w:val="000C645C"/>
    <w:rsid w:val="000C75ED"/>
    <w:rsid w:val="000C7863"/>
    <w:rsid w:val="000D0EA9"/>
    <w:rsid w:val="000D25C3"/>
    <w:rsid w:val="000D2D18"/>
    <w:rsid w:val="000D315D"/>
    <w:rsid w:val="000D3558"/>
    <w:rsid w:val="000D490D"/>
    <w:rsid w:val="000D5C89"/>
    <w:rsid w:val="000D5EC3"/>
    <w:rsid w:val="000D756D"/>
    <w:rsid w:val="000E0A2A"/>
    <w:rsid w:val="000E209D"/>
    <w:rsid w:val="000E232F"/>
    <w:rsid w:val="000E2DA0"/>
    <w:rsid w:val="000E366D"/>
    <w:rsid w:val="000E3DF7"/>
    <w:rsid w:val="000E53BF"/>
    <w:rsid w:val="000E6C21"/>
    <w:rsid w:val="000E7000"/>
    <w:rsid w:val="000F0FE6"/>
    <w:rsid w:val="000F2F2C"/>
    <w:rsid w:val="000F47A3"/>
    <w:rsid w:val="001011EE"/>
    <w:rsid w:val="00101AF8"/>
    <w:rsid w:val="00102235"/>
    <w:rsid w:val="00102417"/>
    <w:rsid w:val="001025E2"/>
    <w:rsid w:val="00102A4C"/>
    <w:rsid w:val="0010410F"/>
    <w:rsid w:val="00106C33"/>
    <w:rsid w:val="00107549"/>
    <w:rsid w:val="00110477"/>
    <w:rsid w:val="00111AE4"/>
    <w:rsid w:val="001124A8"/>
    <w:rsid w:val="001125A3"/>
    <w:rsid w:val="00112D9B"/>
    <w:rsid w:val="0011506A"/>
    <w:rsid w:val="00116B57"/>
    <w:rsid w:val="001208D2"/>
    <w:rsid w:val="00120AD3"/>
    <w:rsid w:val="001220FB"/>
    <w:rsid w:val="001227E5"/>
    <w:rsid w:val="0012317A"/>
    <w:rsid w:val="001234C8"/>
    <w:rsid w:val="001235FE"/>
    <w:rsid w:val="00124672"/>
    <w:rsid w:val="001256DB"/>
    <w:rsid w:val="001264DF"/>
    <w:rsid w:val="001265C4"/>
    <w:rsid w:val="0013174B"/>
    <w:rsid w:val="00131EC6"/>
    <w:rsid w:val="001329D1"/>
    <w:rsid w:val="00132ED3"/>
    <w:rsid w:val="001349AF"/>
    <w:rsid w:val="00134D7B"/>
    <w:rsid w:val="001355FB"/>
    <w:rsid w:val="00135F85"/>
    <w:rsid w:val="00136D16"/>
    <w:rsid w:val="00137DC6"/>
    <w:rsid w:val="001408E7"/>
    <w:rsid w:val="00140FAF"/>
    <w:rsid w:val="00141A82"/>
    <w:rsid w:val="00142F87"/>
    <w:rsid w:val="00143D4C"/>
    <w:rsid w:val="00144071"/>
    <w:rsid w:val="00146960"/>
    <w:rsid w:val="00146F33"/>
    <w:rsid w:val="0014731A"/>
    <w:rsid w:val="001503ED"/>
    <w:rsid w:val="001503F0"/>
    <w:rsid w:val="0015053F"/>
    <w:rsid w:val="00151BAF"/>
    <w:rsid w:val="00152C08"/>
    <w:rsid w:val="00153861"/>
    <w:rsid w:val="00153EFC"/>
    <w:rsid w:val="0015408D"/>
    <w:rsid w:val="0015541C"/>
    <w:rsid w:val="001557A7"/>
    <w:rsid w:val="00156107"/>
    <w:rsid w:val="00157C3D"/>
    <w:rsid w:val="00162B61"/>
    <w:rsid w:val="00162EF9"/>
    <w:rsid w:val="00166466"/>
    <w:rsid w:val="00170955"/>
    <w:rsid w:val="001710ED"/>
    <w:rsid w:val="001712B9"/>
    <w:rsid w:val="00172CB8"/>
    <w:rsid w:val="00175770"/>
    <w:rsid w:val="00175B89"/>
    <w:rsid w:val="00176307"/>
    <w:rsid w:val="00176AC9"/>
    <w:rsid w:val="00176E65"/>
    <w:rsid w:val="00177B0C"/>
    <w:rsid w:val="00181F7C"/>
    <w:rsid w:val="001845F4"/>
    <w:rsid w:val="00184F1F"/>
    <w:rsid w:val="00185620"/>
    <w:rsid w:val="001857BB"/>
    <w:rsid w:val="001858EC"/>
    <w:rsid w:val="00186322"/>
    <w:rsid w:val="001867A2"/>
    <w:rsid w:val="00190AF1"/>
    <w:rsid w:val="00190FDF"/>
    <w:rsid w:val="001918E7"/>
    <w:rsid w:val="001935DD"/>
    <w:rsid w:val="00194095"/>
    <w:rsid w:val="001943B9"/>
    <w:rsid w:val="00194589"/>
    <w:rsid w:val="0019472A"/>
    <w:rsid w:val="001957C4"/>
    <w:rsid w:val="00195E25"/>
    <w:rsid w:val="00196595"/>
    <w:rsid w:val="001966F1"/>
    <w:rsid w:val="001975CE"/>
    <w:rsid w:val="00197ACE"/>
    <w:rsid w:val="00197E23"/>
    <w:rsid w:val="001A1C4A"/>
    <w:rsid w:val="001A296F"/>
    <w:rsid w:val="001A2B65"/>
    <w:rsid w:val="001A3C93"/>
    <w:rsid w:val="001A4A1F"/>
    <w:rsid w:val="001A7B50"/>
    <w:rsid w:val="001B09E2"/>
    <w:rsid w:val="001B0A39"/>
    <w:rsid w:val="001B1A9D"/>
    <w:rsid w:val="001B41E7"/>
    <w:rsid w:val="001B46FE"/>
    <w:rsid w:val="001B4EBA"/>
    <w:rsid w:val="001B5CFA"/>
    <w:rsid w:val="001B5DA8"/>
    <w:rsid w:val="001B5E5F"/>
    <w:rsid w:val="001B68DB"/>
    <w:rsid w:val="001C0CF8"/>
    <w:rsid w:val="001C0FBD"/>
    <w:rsid w:val="001C5A37"/>
    <w:rsid w:val="001C65DD"/>
    <w:rsid w:val="001D0E83"/>
    <w:rsid w:val="001D3575"/>
    <w:rsid w:val="001D545A"/>
    <w:rsid w:val="001D5863"/>
    <w:rsid w:val="001D7CC9"/>
    <w:rsid w:val="001E1920"/>
    <w:rsid w:val="001E2CFE"/>
    <w:rsid w:val="001E3C38"/>
    <w:rsid w:val="001E43C7"/>
    <w:rsid w:val="001E4B50"/>
    <w:rsid w:val="001E5F13"/>
    <w:rsid w:val="001F1BA5"/>
    <w:rsid w:val="001F5BF2"/>
    <w:rsid w:val="001F7ECE"/>
    <w:rsid w:val="001F7F4D"/>
    <w:rsid w:val="00200A8A"/>
    <w:rsid w:val="00201A2D"/>
    <w:rsid w:val="002034C9"/>
    <w:rsid w:val="00203B12"/>
    <w:rsid w:val="00203E22"/>
    <w:rsid w:val="00212107"/>
    <w:rsid w:val="00212F97"/>
    <w:rsid w:val="00213543"/>
    <w:rsid w:val="00213FD2"/>
    <w:rsid w:val="00214C27"/>
    <w:rsid w:val="00216FC6"/>
    <w:rsid w:val="00217009"/>
    <w:rsid w:val="00217124"/>
    <w:rsid w:val="00217E75"/>
    <w:rsid w:val="0022010F"/>
    <w:rsid w:val="002218CA"/>
    <w:rsid w:val="00222EA3"/>
    <w:rsid w:val="0022310B"/>
    <w:rsid w:val="0022465F"/>
    <w:rsid w:val="0022657B"/>
    <w:rsid w:val="002272FD"/>
    <w:rsid w:val="002275F6"/>
    <w:rsid w:val="00231841"/>
    <w:rsid w:val="00231E9E"/>
    <w:rsid w:val="002329B0"/>
    <w:rsid w:val="002335D3"/>
    <w:rsid w:val="0023525A"/>
    <w:rsid w:val="0023683A"/>
    <w:rsid w:val="00236B59"/>
    <w:rsid w:val="00237F66"/>
    <w:rsid w:val="00241620"/>
    <w:rsid w:val="002428D1"/>
    <w:rsid w:val="00243431"/>
    <w:rsid w:val="0024355E"/>
    <w:rsid w:val="00243C1C"/>
    <w:rsid w:val="00244B2E"/>
    <w:rsid w:val="00245E1A"/>
    <w:rsid w:val="002505DE"/>
    <w:rsid w:val="0025183C"/>
    <w:rsid w:val="00253407"/>
    <w:rsid w:val="00253B31"/>
    <w:rsid w:val="00253B99"/>
    <w:rsid w:val="00253DD4"/>
    <w:rsid w:val="0025773E"/>
    <w:rsid w:val="0026033A"/>
    <w:rsid w:val="00260757"/>
    <w:rsid w:val="00260784"/>
    <w:rsid w:val="002607C3"/>
    <w:rsid w:val="0026092A"/>
    <w:rsid w:val="0026168F"/>
    <w:rsid w:val="00261909"/>
    <w:rsid w:val="0026257C"/>
    <w:rsid w:val="002626E4"/>
    <w:rsid w:val="00263CEA"/>
    <w:rsid w:val="00263F35"/>
    <w:rsid w:val="00264142"/>
    <w:rsid w:val="00264BA3"/>
    <w:rsid w:val="00265B6A"/>
    <w:rsid w:val="00267611"/>
    <w:rsid w:val="00270807"/>
    <w:rsid w:val="00270B3B"/>
    <w:rsid w:val="00271157"/>
    <w:rsid w:val="00271DF6"/>
    <w:rsid w:val="002727F4"/>
    <w:rsid w:val="00275798"/>
    <w:rsid w:val="002803A5"/>
    <w:rsid w:val="00280957"/>
    <w:rsid w:val="00281AC2"/>
    <w:rsid w:val="002833D7"/>
    <w:rsid w:val="002836A2"/>
    <w:rsid w:val="00283DDC"/>
    <w:rsid w:val="00284E58"/>
    <w:rsid w:val="00286201"/>
    <w:rsid w:val="002867FE"/>
    <w:rsid w:val="00287A29"/>
    <w:rsid w:val="00287A9E"/>
    <w:rsid w:val="00287CFE"/>
    <w:rsid w:val="00290CF3"/>
    <w:rsid w:val="00291D3D"/>
    <w:rsid w:val="00291EBD"/>
    <w:rsid w:val="002928B4"/>
    <w:rsid w:val="0029303D"/>
    <w:rsid w:val="00294C5D"/>
    <w:rsid w:val="0029571C"/>
    <w:rsid w:val="00295D3D"/>
    <w:rsid w:val="00296A34"/>
    <w:rsid w:val="002978F6"/>
    <w:rsid w:val="00297B45"/>
    <w:rsid w:val="00297E71"/>
    <w:rsid w:val="002A0293"/>
    <w:rsid w:val="002A030B"/>
    <w:rsid w:val="002A22F1"/>
    <w:rsid w:val="002A27FB"/>
    <w:rsid w:val="002A3BB1"/>
    <w:rsid w:val="002A497A"/>
    <w:rsid w:val="002A4BF8"/>
    <w:rsid w:val="002A5EB9"/>
    <w:rsid w:val="002A6467"/>
    <w:rsid w:val="002A6704"/>
    <w:rsid w:val="002B0F63"/>
    <w:rsid w:val="002B2987"/>
    <w:rsid w:val="002B39E7"/>
    <w:rsid w:val="002B3C94"/>
    <w:rsid w:val="002B47C2"/>
    <w:rsid w:val="002B50E2"/>
    <w:rsid w:val="002B5739"/>
    <w:rsid w:val="002B7B5D"/>
    <w:rsid w:val="002C0266"/>
    <w:rsid w:val="002C0354"/>
    <w:rsid w:val="002C0E64"/>
    <w:rsid w:val="002C1171"/>
    <w:rsid w:val="002C2B29"/>
    <w:rsid w:val="002C3CDB"/>
    <w:rsid w:val="002C49CC"/>
    <w:rsid w:val="002C4A0A"/>
    <w:rsid w:val="002C4A90"/>
    <w:rsid w:val="002C4BB9"/>
    <w:rsid w:val="002C54B2"/>
    <w:rsid w:val="002C6804"/>
    <w:rsid w:val="002C75A5"/>
    <w:rsid w:val="002C7B9C"/>
    <w:rsid w:val="002D02A6"/>
    <w:rsid w:val="002D050E"/>
    <w:rsid w:val="002D3419"/>
    <w:rsid w:val="002D3B31"/>
    <w:rsid w:val="002D4DCE"/>
    <w:rsid w:val="002D5A24"/>
    <w:rsid w:val="002D63F8"/>
    <w:rsid w:val="002D7A11"/>
    <w:rsid w:val="002D7B0C"/>
    <w:rsid w:val="002E0BA9"/>
    <w:rsid w:val="002E1C66"/>
    <w:rsid w:val="002E2A49"/>
    <w:rsid w:val="002E36E3"/>
    <w:rsid w:val="002E3D23"/>
    <w:rsid w:val="002E3F34"/>
    <w:rsid w:val="002E5BE5"/>
    <w:rsid w:val="002E65E1"/>
    <w:rsid w:val="002E71ED"/>
    <w:rsid w:val="002E7757"/>
    <w:rsid w:val="002E7B6E"/>
    <w:rsid w:val="002F15EC"/>
    <w:rsid w:val="002F1BE0"/>
    <w:rsid w:val="002F284B"/>
    <w:rsid w:val="002F2B9D"/>
    <w:rsid w:val="002F2E11"/>
    <w:rsid w:val="002F376B"/>
    <w:rsid w:val="002F6C7F"/>
    <w:rsid w:val="002F6F42"/>
    <w:rsid w:val="002F78CB"/>
    <w:rsid w:val="00300727"/>
    <w:rsid w:val="003009BB"/>
    <w:rsid w:val="0030362F"/>
    <w:rsid w:val="00303737"/>
    <w:rsid w:val="00304B00"/>
    <w:rsid w:val="00304F72"/>
    <w:rsid w:val="003051F1"/>
    <w:rsid w:val="003052C6"/>
    <w:rsid w:val="00305A2B"/>
    <w:rsid w:val="003063DB"/>
    <w:rsid w:val="0030741B"/>
    <w:rsid w:val="00307516"/>
    <w:rsid w:val="003077EA"/>
    <w:rsid w:val="00307800"/>
    <w:rsid w:val="00307B4B"/>
    <w:rsid w:val="003111D6"/>
    <w:rsid w:val="0031151D"/>
    <w:rsid w:val="00311BA2"/>
    <w:rsid w:val="0031313A"/>
    <w:rsid w:val="003149A6"/>
    <w:rsid w:val="00314C4A"/>
    <w:rsid w:val="00315830"/>
    <w:rsid w:val="003161EB"/>
    <w:rsid w:val="003166B0"/>
    <w:rsid w:val="00317A0C"/>
    <w:rsid w:val="003218B8"/>
    <w:rsid w:val="00321AA0"/>
    <w:rsid w:val="00326A81"/>
    <w:rsid w:val="00327848"/>
    <w:rsid w:val="003302DA"/>
    <w:rsid w:val="00330D86"/>
    <w:rsid w:val="003319D3"/>
    <w:rsid w:val="003328AA"/>
    <w:rsid w:val="0033535B"/>
    <w:rsid w:val="00335985"/>
    <w:rsid w:val="00335D11"/>
    <w:rsid w:val="00335E15"/>
    <w:rsid w:val="0033655A"/>
    <w:rsid w:val="0033678A"/>
    <w:rsid w:val="003370FF"/>
    <w:rsid w:val="00337A3A"/>
    <w:rsid w:val="00341A51"/>
    <w:rsid w:val="00342BC6"/>
    <w:rsid w:val="003431D3"/>
    <w:rsid w:val="00343759"/>
    <w:rsid w:val="003446D5"/>
    <w:rsid w:val="00345ECE"/>
    <w:rsid w:val="00346F49"/>
    <w:rsid w:val="00347285"/>
    <w:rsid w:val="003474D1"/>
    <w:rsid w:val="00347CBF"/>
    <w:rsid w:val="003505A9"/>
    <w:rsid w:val="00350A44"/>
    <w:rsid w:val="00350D35"/>
    <w:rsid w:val="003516F6"/>
    <w:rsid w:val="0035252A"/>
    <w:rsid w:val="003527B0"/>
    <w:rsid w:val="00352BCD"/>
    <w:rsid w:val="00354738"/>
    <w:rsid w:val="00354C80"/>
    <w:rsid w:val="00355432"/>
    <w:rsid w:val="00357BA8"/>
    <w:rsid w:val="00357EFE"/>
    <w:rsid w:val="00360723"/>
    <w:rsid w:val="00360C88"/>
    <w:rsid w:val="0036558D"/>
    <w:rsid w:val="00366BEF"/>
    <w:rsid w:val="00366D22"/>
    <w:rsid w:val="00367035"/>
    <w:rsid w:val="0036719D"/>
    <w:rsid w:val="003677CC"/>
    <w:rsid w:val="00370910"/>
    <w:rsid w:val="00371D67"/>
    <w:rsid w:val="00372AC3"/>
    <w:rsid w:val="00373DF3"/>
    <w:rsid w:val="00374695"/>
    <w:rsid w:val="003746EF"/>
    <w:rsid w:val="00374BE4"/>
    <w:rsid w:val="00375BE4"/>
    <w:rsid w:val="003761E1"/>
    <w:rsid w:val="00376373"/>
    <w:rsid w:val="0037722A"/>
    <w:rsid w:val="003773B7"/>
    <w:rsid w:val="00377EF1"/>
    <w:rsid w:val="00380659"/>
    <w:rsid w:val="003806B7"/>
    <w:rsid w:val="00380783"/>
    <w:rsid w:val="00381467"/>
    <w:rsid w:val="00382B77"/>
    <w:rsid w:val="0038391E"/>
    <w:rsid w:val="00384427"/>
    <w:rsid w:val="003860A8"/>
    <w:rsid w:val="00387077"/>
    <w:rsid w:val="00387CF0"/>
    <w:rsid w:val="003902C1"/>
    <w:rsid w:val="003902EA"/>
    <w:rsid w:val="00390388"/>
    <w:rsid w:val="003912E7"/>
    <w:rsid w:val="003934E0"/>
    <w:rsid w:val="00393CCC"/>
    <w:rsid w:val="00394DFE"/>
    <w:rsid w:val="003955D5"/>
    <w:rsid w:val="003A10EF"/>
    <w:rsid w:val="003A219E"/>
    <w:rsid w:val="003A249E"/>
    <w:rsid w:val="003A2C79"/>
    <w:rsid w:val="003A33F9"/>
    <w:rsid w:val="003A3478"/>
    <w:rsid w:val="003A3BF1"/>
    <w:rsid w:val="003A3E91"/>
    <w:rsid w:val="003A663E"/>
    <w:rsid w:val="003A7E4B"/>
    <w:rsid w:val="003A7F54"/>
    <w:rsid w:val="003B010D"/>
    <w:rsid w:val="003B0A28"/>
    <w:rsid w:val="003B0F47"/>
    <w:rsid w:val="003B26DD"/>
    <w:rsid w:val="003B4912"/>
    <w:rsid w:val="003B58F3"/>
    <w:rsid w:val="003C108A"/>
    <w:rsid w:val="003C1F44"/>
    <w:rsid w:val="003C2F87"/>
    <w:rsid w:val="003C33A7"/>
    <w:rsid w:val="003C3A61"/>
    <w:rsid w:val="003C437D"/>
    <w:rsid w:val="003C54DE"/>
    <w:rsid w:val="003C5CFD"/>
    <w:rsid w:val="003C6568"/>
    <w:rsid w:val="003C6C09"/>
    <w:rsid w:val="003D1FDA"/>
    <w:rsid w:val="003D24E2"/>
    <w:rsid w:val="003D2F4F"/>
    <w:rsid w:val="003D38B9"/>
    <w:rsid w:val="003D5721"/>
    <w:rsid w:val="003D58EE"/>
    <w:rsid w:val="003D5F44"/>
    <w:rsid w:val="003D675F"/>
    <w:rsid w:val="003D6935"/>
    <w:rsid w:val="003D72A7"/>
    <w:rsid w:val="003E0519"/>
    <w:rsid w:val="003E10DE"/>
    <w:rsid w:val="003E1130"/>
    <w:rsid w:val="003E1DB9"/>
    <w:rsid w:val="003E2305"/>
    <w:rsid w:val="003E56C5"/>
    <w:rsid w:val="003E58BB"/>
    <w:rsid w:val="003E61A4"/>
    <w:rsid w:val="003E64E0"/>
    <w:rsid w:val="003E6651"/>
    <w:rsid w:val="003E684A"/>
    <w:rsid w:val="003E734B"/>
    <w:rsid w:val="003E7557"/>
    <w:rsid w:val="003E7D82"/>
    <w:rsid w:val="003F0838"/>
    <w:rsid w:val="003F2204"/>
    <w:rsid w:val="003F24B4"/>
    <w:rsid w:val="003F2B4F"/>
    <w:rsid w:val="003F2CEA"/>
    <w:rsid w:val="003F3607"/>
    <w:rsid w:val="003F3621"/>
    <w:rsid w:val="003F536E"/>
    <w:rsid w:val="003F574E"/>
    <w:rsid w:val="003F5C9A"/>
    <w:rsid w:val="003F5F52"/>
    <w:rsid w:val="003F706A"/>
    <w:rsid w:val="003F731F"/>
    <w:rsid w:val="003F7EDA"/>
    <w:rsid w:val="003F7FCC"/>
    <w:rsid w:val="00403178"/>
    <w:rsid w:val="00403483"/>
    <w:rsid w:val="00403908"/>
    <w:rsid w:val="004043D0"/>
    <w:rsid w:val="00405FB6"/>
    <w:rsid w:val="00407408"/>
    <w:rsid w:val="00407C8C"/>
    <w:rsid w:val="00410065"/>
    <w:rsid w:val="00411228"/>
    <w:rsid w:val="0041231D"/>
    <w:rsid w:val="004124FE"/>
    <w:rsid w:val="00412633"/>
    <w:rsid w:val="00413F4D"/>
    <w:rsid w:val="0041636C"/>
    <w:rsid w:val="004165BC"/>
    <w:rsid w:val="004230EB"/>
    <w:rsid w:val="00423CFC"/>
    <w:rsid w:val="00423DDC"/>
    <w:rsid w:val="00425950"/>
    <w:rsid w:val="00425DD8"/>
    <w:rsid w:val="0042704F"/>
    <w:rsid w:val="00427B7C"/>
    <w:rsid w:val="00432F70"/>
    <w:rsid w:val="004336AF"/>
    <w:rsid w:val="00433C0D"/>
    <w:rsid w:val="00434EAC"/>
    <w:rsid w:val="00435091"/>
    <w:rsid w:val="00435716"/>
    <w:rsid w:val="00436C3D"/>
    <w:rsid w:val="004378F3"/>
    <w:rsid w:val="00437A47"/>
    <w:rsid w:val="00443231"/>
    <w:rsid w:val="00443822"/>
    <w:rsid w:val="00443AF7"/>
    <w:rsid w:val="00443C4B"/>
    <w:rsid w:val="0044407B"/>
    <w:rsid w:val="004442EC"/>
    <w:rsid w:val="004448E9"/>
    <w:rsid w:val="00444BB7"/>
    <w:rsid w:val="00444BF5"/>
    <w:rsid w:val="004453FE"/>
    <w:rsid w:val="0044583C"/>
    <w:rsid w:val="00445A9F"/>
    <w:rsid w:val="00445E76"/>
    <w:rsid w:val="004507DE"/>
    <w:rsid w:val="00450A18"/>
    <w:rsid w:val="00450B83"/>
    <w:rsid w:val="00451111"/>
    <w:rsid w:val="004511C0"/>
    <w:rsid w:val="0045121D"/>
    <w:rsid w:val="00451904"/>
    <w:rsid w:val="00452232"/>
    <w:rsid w:val="004553D6"/>
    <w:rsid w:val="004558A8"/>
    <w:rsid w:val="00461A9B"/>
    <w:rsid w:val="00461F16"/>
    <w:rsid w:val="004623BD"/>
    <w:rsid w:val="0046420C"/>
    <w:rsid w:val="004651B3"/>
    <w:rsid w:val="00465EA0"/>
    <w:rsid w:val="0046651F"/>
    <w:rsid w:val="00466A9D"/>
    <w:rsid w:val="00467E14"/>
    <w:rsid w:val="0047309D"/>
    <w:rsid w:val="00473AB3"/>
    <w:rsid w:val="00473BDC"/>
    <w:rsid w:val="004741C7"/>
    <w:rsid w:val="004755B0"/>
    <w:rsid w:val="004764FF"/>
    <w:rsid w:val="00477884"/>
    <w:rsid w:val="00480230"/>
    <w:rsid w:val="00480A38"/>
    <w:rsid w:val="00481952"/>
    <w:rsid w:val="00481A62"/>
    <w:rsid w:val="00483621"/>
    <w:rsid w:val="004838B2"/>
    <w:rsid w:val="0048431C"/>
    <w:rsid w:val="00485678"/>
    <w:rsid w:val="00485FFB"/>
    <w:rsid w:val="0048698D"/>
    <w:rsid w:val="00486EAA"/>
    <w:rsid w:val="004870CE"/>
    <w:rsid w:val="0048792F"/>
    <w:rsid w:val="00487DA3"/>
    <w:rsid w:val="004908B6"/>
    <w:rsid w:val="0049169F"/>
    <w:rsid w:val="00492B79"/>
    <w:rsid w:val="00494BFE"/>
    <w:rsid w:val="00495405"/>
    <w:rsid w:val="00495424"/>
    <w:rsid w:val="00495A66"/>
    <w:rsid w:val="00495E4A"/>
    <w:rsid w:val="00496A90"/>
    <w:rsid w:val="00496DB9"/>
    <w:rsid w:val="00497C64"/>
    <w:rsid w:val="004A315F"/>
    <w:rsid w:val="004A325F"/>
    <w:rsid w:val="004A34DA"/>
    <w:rsid w:val="004A3540"/>
    <w:rsid w:val="004A3544"/>
    <w:rsid w:val="004A35E0"/>
    <w:rsid w:val="004A4071"/>
    <w:rsid w:val="004A5988"/>
    <w:rsid w:val="004A5E9F"/>
    <w:rsid w:val="004A73DF"/>
    <w:rsid w:val="004A7451"/>
    <w:rsid w:val="004A7C39"/>
    <w:rsid w:val="004B2187"/>
    <w:rsid w:val="004B2585"/>
    <w:rsid w:val="004B62D4"/>
    <w:rsid w:val="004B7018"/>
    <w:rsid w:val="004B7932"/>
    <w:rsid w:val="004B7CC4"/>
    <w:rsid w:val="004C0527"/>
    <w:rsid w:val="004C087F"/>
    <w:rsid w:val="004C1511"/>
    <w:rsid w:val="004C1856"/>
    <w:rsid w:val="004C293D"/>
    <w:rsid w:val="004C49B1"/>
    <w:rsid w:val="004C52AE"/>
    <w:rsid w:val="004C56A8"/>
    <w:rsid w:val="004C59D3"/>
    <w:rsid w:val="004C6B61"/>
    <w:rsid w:val="004C75DF"/>
    <w:rsid w:val="004C7E50"/>
    <w:rsid w:val="004D0383"/>
    <w:rsid w:val="004D4640"/>
    <w:rsid w:val="004D47C7"/>
    <w:rsid w:val="004D4A01"/>
    <w:rsid w:val="004D4CB9"/>
    <w:rsid w:val="004D5DD3"/>
    <w:rsid w:val="004D65C1"/>
    <w:rsid w:val="004E0C92"/>
    <w:rsid w:val="004E0F2F"/>
    <w:rsid w:val="004E3D06"/>
    <w:rsid w:val="004E5B91"/>
    <w:rsid w:val="004F1207"/>
    <w:rsid w:val="004F1B47"/>
    <w:rsid w:val="004F23C1"/>
    <w:rsid w:val="004F45D6"/>
    <w:rsid w:val="004F5088"/>
    <w:rsid w:val="004F5BC5"/>
    <w:rsid w:val="004F6628"/>
    <w:rsid w:val="004F6F61"/>
    <w:rsid w:val="00501222"/>
    <w:rsid w:val="00503837"/>
    <w:rsid w:val="00503F63"/>
    <w:rsid w:val="00504E38"/>
    <w:rsid w:val="005051C2"/>
    <w:rsid w:val="00505464"/>
    <w:rsid w:val="0050599E"/>
    <w:rsid w:val="005062C7"/>
    <w:rsid w:val="00510F8E"/>
    <w:rsid w:val="00512642"/>
    <w:rsid w:val="00512C18"/>
    <w:rsid w:val="0051333F"/>
    <w:rsid w:val="0051563E"/>
    <w:rsid w:val="00515681"/>
    <w:rsid w:val="00515EB5"/>
    <w:rsid w:val="00516120"/>
    <w:rsid w:val="00516EFB"/>
    <w:rsid w:val="00517B1F"/>
    <w:rsid w:val="0052216C"/>
    <w:rsid w:val="0052457B"/>
    <w:rsid w:val="00526E74"/>
    <w:rsid w:val="00527403"/>
    <w:rsid w:val="00533115"/>
    <w:rsid w:val="00533D28"/>
    <w:rsid w:val="00533E4F"/>
    <w:rsid w:val="005349C1"/>
    <w:rsid w:val="00536194"/>
    <w:rsid w:val="005378B0"/>
    <w:rsid w:val="005402E2"/>
    <w:rsid w:val="005408BB"/>
    <w:rsid w:val="00541389"/>
    <w:rsid w:val="00543337"/>
    <w:rsid w:val="005441FF"/>
    <w:rsid w:val="00544E4A"/>
    <w:rsid w:val="00545BCD"/>
    <w:rsid w:val="00547488"/>
    <w:rsid w:val="00551616"/>
    <w:rsid w:val="00552122"/>
    <w:rsid w:val="005526AF"/>
    <w:rsid w:val="00553BF3"/>
    <w:rsid w:val="00554C7B"/>
    <w:rsid w:val="0055560D"/>
    <w:rsid w:val="005566F1"/>
    <w:rsid w:val="00556920"/>
    <w:rsid w:val="00556EC9"/>
    <w:rsid w:val="0055750C"/>
    <w:rsid w:val="00561028"/>
    <w:rsid w:val="00562648"/>
    <w:rsid w:val="0056332B"/>
    <w:rsid w:val="0056448C"/>
    <w:rsid w:val="00564986"/>
    <w:rsid w:val="00564E5C"/>
    <w:rsid w:val="00565676"/>
    <w:rsid w:val="00566150"/>
    <w:rsid w:val="005672F3"/>
    <w:rsid w:val="00570182"/>
    <w:rsid w:val="00570A3A"/>
    <w:rsid w:val="00570B51"/>
    <w:rsid w:val="00572C4F"/>
    <w:rsid w:val="0057366E"/>
    <w:rsid w:val="005737C3"/>
    <w:rsid w:val="00574529"/>
    <w:rsid w:val="0057547D"/>
    <w:rsid w:val="005754E5"/>
    <w:rsid w:val="00576570"/>
    <w:rsid w:val="00576F04"/>
    <w:rsid w:val="00577E6A"/>
    <w:rsid w:val="00577E9C"/>
    <w:rsid w:val="005802F9"/>
    <w:rsid w:val="005808B9"/>
    <w:rsid w:val="00583109"/>
    <w:rsid w:val="00585274"/>
    <w:rsid w:val="00585A97"/>
    <w:rsid w:val="0058784F"/>
    <w:rsid w:val="00587BFA"/>
    <w:rsid w:val="00592929"/>
    <w:rsid w:val="00592E7E"/>
    <w:rsid w:val="0059331B"/>
    <w:rsid w:val="005935E3"/>
    <w:rsid w:val="005948CC"/>
    <w:rsid w:val="00595120"/>
    <w:rsid w:val="005951D7"/>
    <w:rsid w:val="005969EA"/>
    <w:rsid w:val="00597106"/>
    <w:rsid w:val="00597126"/>
    <w:rsid w:val="005A14DA"/>
    <w:rsid w:val="005A2116"/>
    <w:rsid w:val="005A3685"/>
    <w:rsid w:val="005A7909"/>
    <w:rsid w:val="005A7FFA"/>
    <w:rsid w:val="005B0BCE"/>
    <w:rsid w:val="005B173C"/>
    <w:rsid w:val="005B1C2E"/>
    <w:rsid w:val="005B3865"/>
    <w:rsid w:val="005B4F76"/>
    <w:rsid w:val="005B6F6E"/>
    <w:rsid w:val="005B751C"/>
    <w:rsid w:val="005B7EC9"/>
    <w:rsid w:val="005C12D6"/>
    <w:rsid w:val="005C1897"/>
    <w:rsid w:val="005C1E0F"/>
    <w:rsid w:val="005C3CD6"/>
    <w:rsid w:val="005C4FD5"/>
    <w:rsid w:val="005C62C1"/>
    <w:rsid w:val="005C67B9"/>
    <w:rsid w:val="005C7483"/>
    <w:rsid w:val="005C7DF9"/>
    <w:rsid w:val="005D06B3"/>
    <w:rsid w:val="005D06C4"/>
    <w:rsid w:val="005D0912"/>
    <w:rsid w:val="005D0C95"/>
    <w:rsid w:val="005D3825"/>
    <w:rsid w:val="005D46D5"/>
    <w:rsid w:val="005D500C"/>
    <w:rsid w:val="005D5BDF"/>
    <w:rsid w:val="005D77E0"/>
    <w:rsid w:val="005E09CA"/>
    <w:rsid w:val="005E1C6B"/>
    <w:rsid w:val="005E252E"/>
    <w:rsid w:val="005E36AD"/>
    <w:rsid w:val="005E49CC"/>
    <w:rsid w:val="005E610C"/>
    <w:rsid w:val="005E62B8"/>
    <w:rsid w:val="005E6E10"/>
    <w:rsid w:val="005E71A1"/>
    <w:rsid w:val="005E7214"/>
    <w:rsid w:val="005F16A4"/>
    <w:rsid w:val="005F228F"/>
    <w:rsid w:val="005F23F7"/>
    <w:rsid w:val="005F2A5C"/>
    <w:rsid w:val="005F3AC8"/>
    <w:rsid w:val="005F62E7"/>
    <w:rsid w:val="005F691D"/>
    <w:rsid w:val="005F742D"/>
    <w:rsid w:val="005F780D"/>
    <w:rsid w:val="0060099D"/>
    <w:rsid w:val="00600CA6"/>
    <w:rsid w:val="006014DF"/>
    <w:rsid w:val="00602C0B"/>
    <w:rsid w:val="00603909"/>
    <w:rsid w:val="00604B45"/>
    <w:rsid w:val="00606803"/>
    <w:rsid w:val="006101C2"/>
    <w:rsid w:val="00610B33"/>
    <w:rsid w:val="00611253"/>
    <w:rsid w:val="00614D0A"/>
    <w:rsid w:val="00614D45"/>
    <w:rsid w:val="0062005E"/>
    <w:rsid w:val="00620C6F"/>
    <w:rsid w:val="00622F6A"/>
    <w:rsid w:val="006235A7"/>
    <w:rsid w:val="00624287"/>
    <w:rsid w:val="00626A18"/>
    <w:rsid w:val="006318CA"/>
    <w:rsid w:val="00632636"/>
    <w:rsid w:val="00635F4D"/>
    <w:rsid w:val="006370E2"/>
    <w:rsid w:val="006373B6"/>
    <w:rsid w:val="0064012C"/>
    <w:rsid w:val="00640BED"/>
    <w:rsid w:val="0064158A"/>
    <w:rsid w:val="00642DBF"/>
    <w:rsid w:val="0064399B"/>
    <w:rsid w:val="0064405C"/>
    <w:rsid w:val="00645176"/>
    <w:rsid w:val="00645B86"/>
    <w:rsid w:val="00645D9B"/>
    <w:rsid w:val="0064609D"/>
    <w:rsid w:val="00646AEC"/>
    <w:rsid w:val="00646B64"/>
    <w:rsid w:val="00647079"/>
    <w:rsid w:val="0065220B"/>
    <w:rsid w:val="00652737"/>
    <w:rsid w:val="0065297A"/>
    <w:rsid w:val="00652A02"/>
    <w:rsid w:val="00652BD4"/>
    <w:rsid w:val="00653497"/>
    <w:rsid w:val="00653628"/>
    <w:rsid w:val="00653C73"/>
    <w:rsid w:val="00654F98"/>
    <w:rsid w:val="00656777"/>
    <w:rsid w:val="006571ED"/>
    <w:rsid w:val="00661578"/>
    <w:rsid w:val="00663740"/>
    <w:rsid w:val="0066374E"/>
    <w:rsid w:val="0066522E"/>
    <w:rsid w:val="006652C6"/>
    <w:rsid w:val="0066685B"/>
    <w:rsid w:val="006675C9"/>
    <w:rsid w:val="006679D4"/>
    <w:rsid w:val="0067121F"/>
    <w:rsid w:val="0067390A"/>
    <w:rsid w:val="00673A04"/>
    <w:rsid w:val="00674A83"/>
    <w:rsid w:val="00675C36"/>
    <w:rsid w:val="00676DDF"/>
    <w:rsid w:val="00680128"/>
    <w:rsid w:val="00680579"/>
    <w:rsid w:val="00681278"/>
    <w:rsid w:val="006843E2"/>
    <w:rsid w:val="006856B8"/>
    <w:rsid w:val="006874FB"/>
    <w:rsid w:val="00687E88"/>
    <w:rsid w:val="00690002"/>
    <w:rsid w:val="00690F44"/>
    <w:rsid w:val="00690FFA"/>
    <w:rsid w:val="00691D9C"/>
    <w:rsid w:val="00693036"/>
    <w:rsid w:val="0069354D"/>
    <w:rsid w:val="006935DF"/>
    <w:rsid w:val="00694642"/>
    <w:rsid w:val="006A03B2"/>
    <w:rsid w:val="006A1343"/>
    <w:rsid w:val="006A18BE"/>
    <w:rsid w:val="006A1C60"/>
    <w:rsid w:val="006A2068"/>
    <w:rsid w:val="006A2B75"/>
    <w:rsid w:val="006A381A"/>
    <w:rsid w:val="006A5558"/>
    <w:rsid w:val="006A614B"/>
    <w:rsid w:val="006A6EE3"/>
    <w:rsid w:val="006A726E"/>
    <w:rsid w:val="006A76CE"/>
    <w:rsid w:val="006B2706"/>
    <w:rsid w:val="006B2E35"/>
    <w:rsid w:val="006B3968"/>
    <w:rsid w:val="006B430B"/>
    <w:rsid w:val="006B6433"/>
    <w:rsid w:val="006B6A79"/>
    <w:rsid w:val="006B6D24"/>
    <w:rsid w:val="006B6DA9"/>
    <w:rsid w:val="006B76FD"/>
    <w:rsid w:val="006B7975"/>
    <w:rsid w:val="006B7A0F"/>
    <w:rsid w:val="006C2F8C"/>
    <w:rsid w:val="006C3946"/>
    <w:rsid w:val="006C4A42"/>
    <w:rsid w:val="006C5823"/>
    <w:rsid w:val="006C6383"/>
    <w:rsid w:val="006C6AF6"/>
    <w:rsid w:val="006D10CF"/>
    <w:rsid w:val="006D19D1"/>
    <w:rsid w:val="006D1C90"/>
    <w:rsid w:val="006D296D"/>
    <w:rsid w:val="006D461F"/>
    <w:rsid w:val="006D56C5"/>
    <w:rsid w:val="006D5BBF"/>
    <w:rsid w:val="006D61A6"/>
    <w:rsid w:val="006D7547"/>
    <w:rsid w:val="006D7FC4"/>
    <w:rsid w:val="006E008E"/>
    <w:rsid w:val="006E02D7"/>
    <w:rsid w:val="006E37B4"/>
    <w:rsid w:val="006E43AB"/>
    <w:rsid w:val="006E5279"/>
    <w:rsid w:val="006E7015"/>
    <w:rsid w:val="006E7FAE"/>
    <w:rsid w:val="006F03E4"/>
    <w:rsid w:val="006F334F"/>
    <w:rsid w:val="006F4D03"/>
    <w:rsid w:val="006F4ED9"/>
    <w:rsid w:val="006F5842"/>
    <w:rsid w:val="006F5E47"/>
    <w:rsid w:val="006F6AFC"/>
    <w:rsid w:val="006F73BB"/>
    <w:rsid w:val="006F778B"/>
    <w:rsid w:val="006F7C19"/>
    <w:rsid w:val="0070027C"/>
    <w:rsid w:val="00701162"/>
    <w:rsid w:val="0070291A"/>
    <w:rsid w:val="007032EF"/>
    <w:rsid w:val="007034C2"/>
    <w:rsid w:val="007044DF"/>
    <w:rsid w:val="0070487E"/>
    <w:rsid w:val="007054C0"/>
    <w:rsid w:val="00706527"/>
    <w:rsid w:val="00706690"/>
    <w:rsid w:val="00706B6C"/>
    <w:rsid w:val="007073F9"/>
    <w:rsid w:val="0071336A"/>
    <w:rsid w:val="00713806"/>
    <w:rsid w:val="007139FC"/>
    <w:rsid w:val="00715C51"/>
    <w:rsid w:val="00716199"/>
    <w:rsid w:val="00717407"/>
    <w:rsid w:val="00717417"/>
    <w:rsid w:val="00717A05"/>
    <w:rsid w:val="00717D53"/>
    <w:rsid w:val="00717E8D"/>
    <w:rsid w:val="0072126A"/>
    <w:rsid w:val="007212C5"/>
    <w:rsid w:val="007216E7"/>
    <w:rsid w:val="00721889"/>
    <w:rsid w:val="00721991"/>
    <w:rsid w:val="00721B8F"/>
    <w:rsid w:val="0072207E"/>
    <w:rsid w:val="007220AF"/>
    <w:rsid w:val="00722752"/>
    <w:rsid w:val="00722776"/>
    <w:rsid w:val="0072513A"/>
    <w:rsid w:val="00725D8B"/>
    <w:rsid w:val="007263BF"/>
    <w:rsid w:val="00726B42"/>
    <w:rsid w:val="00727970"/>
    <w:rsid w:val="00727ABF"/>
    <w:rsid w:val="00730386"/>
    <w:rsid w:val="007306BD"/>
    <w:rsid w:val="00733699"/>
    <w:rsid w:val="007338F4"/>
    <w:rsid w:val="00733929"/>
    <w:rsid w:val="00734074"/>
    <w:rsid w:val="00734522"/>
    <w:rsid w:val="00734AC2"/>
    <w:rsid w:val="0073546C"/>
    <w:rsid w:val="00737696"/>
    <w:rsid w:val="00740291"/>
    <w:rsid w:val="00740306"/>
    <w:rsid w:val="00740321"/>
    <w:rsid w:val="007429A6"/>
    <w:rsid w:val="00743034"/>
    <w:rsid w:val="00744035"/>
    <w:rsid w:val="007440F8"/>
    <w:rsid w:val="007459AF"/>
    <w:rsid w:val="007460F5"/>
    <w:rsid w:val="00746860"/>
    <w:rsid w:val="00746C2F"/>
    <w:rsid w:val="00747059"/>
    <w:rsid w:val="007474FE"/>
    <w:rsid w:val="007479C6"/>
    <w:rsid w:val="00750104"/>
    <w:rsid w:val="00751B7F"/>
    <w:rsid w:val="00752295"/>
    <w:rsid w:val="0075270E"/>
    <w:rsid w:val="00754361"/>
    <w:rsid w:val="007545D4"/>
    <w:rsid w:val="007572C8"/>
    <w:rsid w:val="007605E7"/>
    <w:rsid w:val="007609BC"/>
    <w:rsid w:val="00760C4D"/>
    <w:rsid w:val="00764CF2"/>
    <w:rsid w:val="00764F4C"/>
    <w:rsid w:val="00765714"/>
    <w:rsid w:val="007660B5"/>
    <w:rsid w:val="007673F0"/>
    <w:rsid w:val="00767A53"/>
    <w:rsid w:val="00767EE0"/>
    <w:rsid w:val="00767FDB"/>
    <w:rsid w:val="00770159"/>
    <w:rsid w:val="007706C3"/>
    <w:rsid w:val="00770B3E"/>
    <w:rsid w:val="00773B3D"/>
    <w:rsid w:val="00774886"/>
    <w:rsid w:val="00776618"/>
    <w:rsid w:val="007770B2"/>
    <w:rsid w:val="00780B5E"/>
    <w:rsid w:val="00780BFF"/>
    <w:rsid w:val="00781672"/>
    <w:rsid w:val="007824C8"/>
    <w:rsid w:val="00782695"/>
    <w:rsid w:val="0078312F"/>
    <w:rsid w:val="00783B51"/>
    <w:rsid w:val="0078409A"/>
    <w:rsid w:val="0078486F"/>
    <w:rsid w:val="00785508"/>
    <w:rsid w:val="00786337"/>
    <w:rsid w:val="00786954"/>
    <w:rsid w:val="00793494"/>
    <w:rsid w:val="00793606"/>
    <w:rsid w:val="0079368B"/>
    <w:rsid w:val="00794917"/>
    <w:rsid w:val="007956CD"/>
    <w:rsid w:val="00796B9B"/>
    <w:rsid w:val="00797FDF"/>
    <w:rsid w:val="007A0A38"/>
    <w:rsid w:val="007A1666"/>
    <w:rsid w:val="007A2610"/>
    <w:rsid w:val="007A3358"/>
    <w:rsid w:val="007A55FE"/>
    <w:rsid w:val="007A565E"/>
    <w:rsid w:val="007A6C47"/>
    <w:rsid w:val="007A7F80"/>
    <w:rsid w:val="007B111C"/>
    <w:rsid w:val="007B114E"/>
    <w:rsid w:val="007B14D2"/>
    <w:rsid w:val="007B17A6"/>
    <w:rsid w:val="007B1868"/>
    <w:rsid w:val="007B1F0B"/>
    <w:rsid w:val="007B2D34"/>
    <w:rsid w:val="007B3312"/>
    <w:rsid w:val="007B3486"/>
    <w:rsid w:val="007B3F3B"/>
    <w:rsid w:val="007B405A"/>
    <w:rsid w:val="007B5451"/>
    <w:rsid w:val="007B5DA9"/>
    <w:rsid w:val="007B5F86"/>
    <w:rsid w:val="007B6109"/>
    <w:rsid w:val="007B7A13"/>
    <w:rsid w:val="007B7E72"/>
    <w:rsid w:val="007C1395"/>
    <w:rsid w:val="007C1FFF"/>
    <w:rsid w:val="007C2EE9"/>
    <w:rsid w:val="007C5F89"/>
    <w:rsid w:val="007C7124"/>
    <w:rsid w:val="007C7B45"/>
    <w:rsid w:val="007D117D"/>
    <w:rsid w:val="007D520D"/>
    <w:rsid w:val="007D5703"/>
    <w:rsid w:val="007D5D59"/>
    <w:rsid w:val="007D6F55"/>
    <w:rsid w:val="007D6F95"/>
    <w:rsid w:val="007E0649"/>
    <w:rsid w:val="007E195C"/>
    <w:rsid w:val="007E2249"/>
    <w:rsid w:val="007E2795"/>
    <w:rsid w:val="007E3E93"/>
    <w:rsid w:val="007E4554"/>
    <w:rsid w:val="007E4BB5"/>
    <w:rsid w:val="007E512D"/>
    <w:rsid w:val="007E56A8"/>
    <w:rsid w:val="007E5AE2"/>
    <w:rsid w:val="007E6088"/>
    <w:rsid w:val="007E6ECC"/>
    <w:rsid w:val="007E6FE1"/>
    <w:rsid w:val="007F03F6"/>
    <w:rsid w:val="007F079B"/>
    <w:rsid w:val="007F18F5"/>
    <w:rsid w:val="007F29A9"/>
    <w:rsid w:val="007F44FA"/>
    <w:rsid w:val="007F62AD"/>
    <w:rsid w:val="007F6CBF"/>
    <w:rsid w:val="007F70A1"/>
    <w:rsid w:val="008010EE"/>
    <w:rsid w:val="00802A5C"/>
    <w:rsid w:val="00803D15"/>
    <w:rsid w:val="00804E71"/>
    <w:rsid w:val="0080601C"/>
    <w:rsid w:val="008061B1"/>
    <w:rsid w:val="00806C3A"/>
    <w:rsid w:val="0080782E"/>
    <w:rsid w:val="0080795A"/>
    <w:rsid w:val="00810FB3"/>
    <w:rsid w:val="008121DC"/>
    <w:rsid w:val="00812F6C"/>
    <w:rsid w:val="00812FA1"/>
    <w:rsid w:val="00814741"/>
    <w:rsid w:val="00816F22"/>
    <w:rsid w:val="00817DAB"/>
    <w:rsid w:val="00820946"/>
    <w:rsid w:val="00821C2A"/>
    <w:rsid w:val="00821D46"/>
    <w:rsid w:val="0082204A"/>
    <w:rsid w:val="00822302"/>
    <w:rsid w:val="008226E1"/>
    <w:rsid w:val="008229E8"/>
    <w:rsid w:val="00824673"/>
    <w:rsid w:val="0082579B"/>
    <w:rsid w:val="00825AAB"/>
    <w:rsid w:val="0083073E"/>
    <w:rsid w:val="0083092C"/>
    <w:rsid w:val="00830B45"/>
    <w:rsid w:val="00831414"/>
    <w:rsid w:val="008320B5"/>
    <w:rsid w:val="00832558"/>
    <w:rsid w:val="00832F50"/>
    <w:rsid w:val="00834400"/>
    <w:rsid w:val="0083499C"/>
    <w:rsid w:val="008354DD"/>
    <w:rsid w:val="008358DD"/>
    <w:rsid w:val="0083770D"/>
    <w:rsid w:val="00837F7B"/>
    <w:rsid w:val="008406FD"/>
    <w:rsid w:val="00840708"/>
    <w:rsid w:val="0084143C"/>
    <w:rsid w:val="008423A1"/>
    <w:rsid w:val="00842944"/>
    <w:rsid w:val="008429F5"/>
    <w:rsid w:val="00842C7C"/>
    <w:rsid w:val="00842D91"/>
    <w:rsid w:val="0084484E"/>
    <w:rsid w:val="00844EC2"/>
    <w:rsid w:val="00851134"/>
    <w:rsid w:val="00851688"/>
    <w:rsid w:val="00851912"/>
    <w:rsid w:val="00851ECD"/>
    <w:rsid w:val="00852F98"/>
    <w:rsid w:val="00853AD4"/>
    <w:rsid w:val="008543DB"/>
    <w:rsid w:val="008548B6"/>
    <w:rsid w:val="00855190"/>
    <w:rsid w:val="00857308"/>
    <w:rsid w:val="00857A1E"/>
    <w:rsid w:val="00860470"/>
    <w:rsid w:val="008615D4"/>
    <w:rsid w:val="008616E9"/>
    <w:rsid w:val="00862B9C"/>
    <w:rsid w:val="0086352E"/>
    <w:rsid w:val="00863E6E"/>
    <w:rsid w:val="008640EB"/>
    <w:rsid w:val="00864F95"/>
    <w:rsid w:val="00865598"/>
    <w:rsid w:val="0086626D"/>
    <w:rsid w:val="008666E4"/>
    <w:rsid w:val="00866744"/>
    <w:rsid w:val="00866C5B"/>
    <w:rsid w:val="0086788F"/>
    <w:rsid w:val="008702F8"/>
    <w:rsid w:val="00870B7C"/>
    <w:rsid w:val="00870F5F"/>
    <w:rsid w:val="008710C1"/>
    <w:rsid w:val="00871586"/>
    <w:rsid w:val="00871D4B"/>
    <w:rsid w:val="008730E1"/>
    <w:rsid w:val="008738A4"/>
    <w:rsid w:val="008745F9"/>
    <w:rsid w:val="00874E57"/>
    <w:rsid w:val="00876FE0"/>
    <w:rsid w:val="00880419"/>
    <w:rsid w:val="008813A6"/>
    <w:rsid w:val="00884DA6"/>
    <w:rsid w:val="00885F28"/>
    <w:rsid w:val="0089083A"/>
    <w:rsid w:val="00890B39"/>
    <w:rsid w:val="008914A5"/>
    <w:rsid w:val="008923F9"/>
    <w:rsid w:val="008924EA"/>
    <w:rsid w:val="00892C09"/>
    <w:rsid w:val="008936EE"/>
    <w:rsid w:val="0089440B"/>
    <w:rsid w:val="008958BB"/>
    <w:rsid w:val="0089601B"/>
    <w:rsid w:val="008A0844"/>
    <w:rsid w:val="008A1814"/>
    <w:rsid w:val="008A1886"/>
    <w:rsid w:val="008A29D9"/>
    <w:rsid w:val="008A4AF5"/>
    <w:rsid w:val="008A5754"/>
    <w:rsid w:val="008A63FA"/>
    <w:rsid w:val="008B07F8"/>
    <w:rsid w:val="008B25BD"/>
    <w:rsid w:val="008B4325"/>
    <w:rsid w:val="008B45AA"/>
    <w:rsid w:val="008B48A7"/>
    <w:rsid w:val="008B50A2"/>
    <w:rsid w:val="008B56DE"/>
    <w:rsid w:val="008B64BA"/>
    <w:rsid w:val="008B71D2"/>
    <w:rsid w:val="008B7688"/>
    <w:rsid w:val="008B7830"/>
    <w:rsid w:val="008C0741"/>
    <w:rsid w:val="008C1A4D"/>
    <w:rsid w:val="008C2A20"/>
    <w:rsid w:val="008C34F5"/>
    <w:rsid w:val="008C37B1"/>
    <w:rsid w:val="008C391E"/>
    <w:rsid w:val="008C473A"/>
    <w:rsid w:val="008C5382"/>
    <w:rsid w:val="008C7D46"/>
    <w:rsid w:val="008D0DA6"/>
    <w:rsid w:val="008D10B8"/>
    <w:rsid w:val="008D1342"/>
    <w:rsid w:val="008D205F"/>
    <w:rsid w:val="008D3AE6"/>
    <w:rsid w:val="008D3D74"/>
    <w:rsid w:val="008D4E2F"/>
    <w:rsid w:val="008D534C"/>
    <w:rsid w:val="008D5899"/>
    <w:rsid w:val="008D660E"/>
    <w:rsid w:val="008E1077"/>
    <w:rsid w:val="008E15DE"/>
    <w:rsid w:val="008E2559"/>
    <w:rsid w:val="008E2591"/>
    <w:rsid w:val="008E3B44"/>
    <w:rsid w:val="008E448A"/>
    <w:rsid w:val="008E4B95"/>
    <w:rsid w:val="008E57B0"/>
    <w:rsid w:val="008E5941"/>
    <w:rsid w:val="008E72DB"/>
    <w:rsid w:val="008F0D8B"/>
    <w:rsid w:val="008F19CF"/>
    <w:rsid w:val="008F235E"/>
    <w:rsid w:val="008F2F20"/>
    <w:rsid w:val="008F3128"/>
    <w:rsid w:val="008F46DA"/>
    <w:rsid w:val="008F4EF6"/>
    <w:rsid w:val="008F5013"/>
    <w:rsid w:val="008F65D2"/>
    <w:rsid w:val="008F69DA"/>
    <w:rsid w:val="008F7AFD"/>
    <w:rsid w:val="00900C92"/>
    <w:rsid w:val="00901552"/>
    <w:rsid w:val="009024CF"/>
    <w:rsid w:val="00902502"/>
    <w:rsid w:val="009029AE"/>
    <w:rsid w:val="009042BD"/>
    <w:rsid w:val="00905120"/>
    <w:rsid w:val="0090642A"/>
    <w:rsid w:val="00912FCB"/>
    <w:rsid w:val="0091301D"/>
    <w:rsid w:val="00913098"/>
    <w:rsid w:val="009135C4"/>
    <w:rsid w:val="00913DFF"/>
    <w:rsid w:val="009141F4"/>
    <w:rsid w:val="00916E9D"/>
    <w:rsid w:val="00920178"/>
    <w:rsid w:val="009205F5"/>
    <w:rsid w:val="0092124F"/>
    <w:rsid w:val="00923759"/>
    <w:rsid w:val="00924987"/>
    <w:rsid w:val="009257D4"/>
    <w:rsid w:val="009277A0"/>
    <w:rsid w:val="00930915"/>
    <w:rsid w:val="00930941"/>
    <w:rsid w:val="00930BA7"/>
    <w:rsid w:val="0093288F"/>
    <w:rsid w:val="00933117"/>
    <w:rsid w:val="009331BA"/>
    <w:rsid w:val="00933ECF"/>
    <w:rsid w:val="00934034"/>
    <w:rsid w:val="00934071"/>
    <w:rsid w:val="00934BE6"/>
    <w:rsid w:val="00934CB9"/>
    <w:rsid w:val="0093560F"/>
    <w:rsid w:val="0093623F"/>
    <w:rsid w:val="00936427"/>
    <w:rsid w:val="009366E6"/>
    <w:rsid w:val="009372BB"/>
    <w:rsid w:val="00941408"/>
    <w:rsid w:val="00942A82"/>
    <w:rsid w:val="00945176"/>
    <w:rsid w:val="00945512"/>
    <w:rsid w:val="0094563E"/>
    <w:rsid w:val="00946556"/>
    <w:rsid w:val="00950F94"/>
    <w:rsid w:val="009511D6"/>
    <w:rsid w:val="00954782"/>
    <w:rsid w:val="00955D48"/>
    <w:rsid w:val="00956277"/>
    <w:rsid w:val="0095637B"/>
    <w:rsid w:val="009568C6"/>
    <w:rsid w:val="009572AC"/>
    <w:rsid w:val="00957A9B"/>
    <w:rsid w:val="009604A0"/>
    <w:rsid w:val="00960F1C"/>
    <w:rsid w:val="00967143"/>
    <w:rsid w:val="0097017D"/>
    <w:rsid w:val="00970AC7"/>
    <w:rsid w:val="00970D38"/>
    <w:rsid w:val="00972311"/>
    <w:rsid w:val="009735FC"/>
    <w:rsid w:val="00973F9D"/>
    <w:rsid w:val="0097559E"/>
    <w:rsid w:val="00977115"/>
    <w:rsid w:val="00977603"/>
    <w:rsid w:val="00977C5C"/>
    <w:rsid w:val="00977ED6"/>
    <w:rsid w:val="00980128"/>
    <w:rsid w:val="00980FF9"/>
    <w:rsid w:val="0098116C"/>
    <w:rsid w:val="009834A1"/>
    <w:rsid w:val="0098499D"/>
    <w:rsid w:val="00984A4A"/>
    <w:rsid w:val="00985782"/>
    <w:rsid w:val="00986FC2"/>
    <w:rsid w:val="00987C8A"/>
    <w:rsid w:val="009903F4"/>
    <w:rsid w:val="00990E6A"/>
    <w:rsid w:val="00991DAB"/>
    <w:rsid w:val="00994A1F"/>
    <w:rsid w:val="009954F6"/>
    <w:rsid w:val="0099619D"/>
    <w:rsid w:val="009A1656"/>
    <w:rsid w:val="009A32A3"/>
    <w:rsid w:val="009A4301"/>
    <w:rsid w:val="009A4F24"/>
    <w:rsid w:val="009A62E4"/>
    <w:rsid w:val="009A720D"/>
    <w:rsid w:val="009B1BCA"/>
    <w:rsid w:val="009B512C"/>
    <w:rsid w:val="009B5E60"/>
    <w:rsid w:val="009C0977"/>
    <w:rsid w:val="009C1C80"/>
    <w:rsid w:val="009C217D"/>
    <w:rsid w:val="009C2670"/>
    <w:rsid w:val="009C3A27"/>
    <w:rsid w:val="009C3EF4"/>
    <w:rsid w:val="009C4FAE"/>
    <w:rsid w:val="009C71A5"/>
    <w:rsid w:val="009C7E79"/>
    <w:rsid w:val="009D1051"/>
    <w:rsid w:val="009D1C35"/>
    <w:rsid w:val="009D317F"/>
    <w:rsid w:val="009D3783"/>
    <w:rsid w:val="009D495F"/>
    <w:rsid w:val="009D4C42"/>
    <w:rsid w:val="009E053D"/>
    <w:rsid w:val="009E1812"/>
    <w:rsid w:val="009E2707"/>
    <w:rsid w:val="009E3023"/>
    <w:rsid w:val="009E4479"/>
    <w:rsid w:val="009E7BFE"/>
    <w:rsid w:val="009F03B9"/>
    <w:rsid w:val="009F08C3"/>
    <w:rsid w:val="009F1B03"/>
    <w:rsid w:val="009F1C98"/>
    <w:rsid w:val="009F2865"/>
    <w:rsid w:val="009F2D4C"/>
    <w:rsid w:val="009F2F50"/>
    <w:rsid w:val="009F3A23"/>
    <w:rsid w:val="009F4D70"/>
    <w:rsid w:val="009F5EC2"/>
    <w:rsid w:val="009F73F5"/>
    <w:rsid w:val="00A00B4F"/>
    <w:rsid w:val="00A01747"/>
    <w:rsid w:val="00A02EA6"/>
    <w:rsid w:val="00A02EBF"/>
    <w:rsid w:val="00A03901"/>
    <w:rsid w:val="00A039F4"/>
    <w:rsid w:val="00A04328"/>
    <w:rsid w:val="00A043DF"/>
    <w:rsid w:val="00A047C3"/>
    <w:rsid w:val="00A05A03"/>
    <w:rsid w:val="00A07C77"/>
    <w:rsid w:val="00A119DE"/>
    <w:rsid w:val="00A14B65"/>
    <w:rsid w:val="00A154F1"/>
    <w:rsid w:val="00A15C4F"/>
    <w:rsid w:val="00A1631D"/>
    <w:rsid w:val="00A16B91"/>
    <w:rsid w:val="00A16E10"/>
    <w:rsid w:val="00A1734B"/>
    <w:rsid w:val="00A17498"/>
    <w:rsid w:val="00A17E1A"/>
    <w:rsid w:val="00A212FE"/>
    <w:rsid w:val="00A217E3"/>
    <w:rsid w:val="00A2242A"/>
    <w:rsid w:val="00A22A27"/>
    <w:rsid w:val="00A233A1"/>
    <w:rsid w:val="00A23C51"/>
    <w:rsid w:val="00A24F8C"/>
    <w:rsid w:val="00A26F92"/>
    <w:rsid w:val="00A27869"/>
    <w:rsid w:val="00A27F7B"/>
    <w:rsid w:val="00A3025C"/>
    <w:rsid w:val="00A30465"/>
    <w:rsid w:val="00A314E5"/>
    <w:rsid w:val="00A316BF"/>
    <w:rsid w:val="00A3179C"/>
    <w:rsid w:val="00A31A13"/>
    <w:rsid w:val="00A31FE5"/>
    <w:rsid w:val="00A3378F"/>
    <w:rsid w:val="00A339DF"/>
    <w:rsid w:val="00A35C0E"/>
    <w:rsid w:val="00A36B1F"/>
    <w:rsid w:val="00A372B1"/>
    <w:rsid w:val="00A37A92"/>
    <w:rsid w:val="00A418D5"/>
    <w:rsid w:val="00A44994"/>
    <w:rsid w:val="00A449F9"/>
    <w:rsid w:val="00A4501C"/>
    <w:rsid w:val="00A45047"/>
    <w:rsid w:val="00A4596E"/>
    <w:rsid w:val="00A46BD8"/>
    <w:rsid w:val="00A46C6B"/>
    <w:rsid w:val="00A511A1"/>
    <w:rsid w:val="00A52F84"/>
    <w:rsid w:val="00A5385C"/>
    <w:rsid w:val="00A54203"/>
    <w:rsid w:val="00A55710"/>
    <w:rsid w:val="00A56491"/>
    <w:rsid w:val="00A5749E"/>
    <w:rsid w:val="00A5768B"/>
    <w:rsid w:val="00A57C22"/>
    <w:rsid w:val="00A57D92"/>
    <w:rsid w:val="00A6032D"/>
    <w:rsid w:val="00A6060C"/>
    <w:rsid w:val="00A60928"/>
    <w:rsid w:val="00A6179C"/>
    <w:rsid w:val="00A617A0"/>
    <w:rsid w:val="00A618D2"/>
    <w:rsid w:val="00A622FF"/>
    <w:rsid w:val="00A62B66"/>
    <w:rsid w:val="00A635B1"/>
    <w:rsid w:val="00A63976"/>
    <w:rsid w:val="00A63989"/>
    <w:rsid w:val="00A63B39"/>
    <w:rsid w:val="00A6454A"/>
    <w:rsid w:val="00A65E43"/>
    <w:rsid w:val="00A65F7F"/>
    <w:rsid w:val="00A66458"/>
    <w:rsid w:val="00A66E8C"/>
    <w:rsid w:val="00A66EF3"/>
    <w:rsid w:val="00A675F0"/>
    <w:rsid w:val="00A71DFD"/>
    <w:rsid w:val="00A729BE"/>
    <w:rsid w:val="00A74288"/>
    <w:rsid w:val="00A75F3C"/>
    <w:rsid w:val="00A76D6C"/>
    <w:rsid w:val="00A81716"/>
    <w:rsid w:val="00A821E4"/>
    <w:rsid w:val="00A82201"/>
    <w:rsid w:val="00A826A5"/>
    <w:rsid w:val="00A82F09"/>
    <w:rsid w:val="00A830C6"/>
    <w:rsid w:val="00A84632"/>
    <w:rsid w:val="00A84929"/>
    <w:rsid w:val="00A8540A"/>
    <w:rsid w:val="00A8567F"/>
    <w:rsid w:val="00A85C0F"/>
    <w:rsid w:val="00A866DB"/>
    <w:rsid w:val="00A867AE"/>
    <w:rsid w:val="00A869B7"/>
    <w:rsid w:val="00A86CCF"/>
    <w:rsid w:val="00A911C0"/>
    <w:rsid w:val="00A92660"/>
    <w:rsid w:val="00A93EF3"/>
    <w:rsid w:val="00A9447E"/>
    <w:rsid w:val="00A946F9"/>
    <w:rsid w:val="00A94F2B"/>
    <w:rsid w:val="00AA05F2"/>
    <w:rsid w:val="00AA077E"/>
    <w:rsid w:val="00AA187E"/>
    <w:rsid w:val="00AA221B"/>
    <w:rsid w:val="00AA2436"/>
    <w:rsid w:val="00AA280A"/>
    <w:rsid w:val="00AA2CE5"/>
    <w:rsid w:val="00AA33B5"/>
    <w:rsid w:val="00AA3D18"/>
    <w:rsid w:val="00AA45EE"/>
    <w:rsid w:val="00AA4C76"/>
    <w:rsid w:val="00AA53BC"/>
    <w:rsid w:val="00AA69F6"/>
    <w:rsid w:val="00AA7F05"/>
    <w:rsid w:val="00AB34A6"/>
    <w:rsid w:val="00AB356D"/>
    <w:rsid w:val="00AB36F0"/>
    <w:rsid w:val="00AB3942"/>
    <w:rsid w:val="00AB3A25"/>
    <w:rsid w:val="00AB3B8E"/>
    <w:rsid w:val="00AB40D3"/>
    <w:rsid w:val="00AB421A"/>
    <w:rsid w:val="00AB4908"/>
    <w:rsid w:val="00AB4E14"/>
    <w:rsid w:val="00AB4E70"/>
    <w:rsid w:val="00AB6978"/>
    <w:rsid w:val="00AB7137"/>
    <w:rsid w:val="00AB71F7"/>
    <w:rsid w:val="00AC0B8C"/>
    <w:rsid w:val="00AC1DEF"/>
    <w:rsid w:val="00AC22F1"/>
    <w:rsid w:val="00AC30C4"/>
    <w:rsid w:val="00AC3657"/>
    <w:rsid w:val="00AC3D97"/>
    <w:rsid w:val="00AC3E8D"/>
    <w:rsid w:val="00AC460E"/>
    <w:rsid w:val="00AC67A2"/>
    <w:rsid w:val="00AC69B1"/>
    <w:rsid w:val="00AC7E59"/>
    <w:rsid w:val="00AD25F1"/>
    <w:rsid w:val="00AD3E67"/>
    <w:rsid w:val="00AD430F"/>
    <w:rsid w:val="00AD4C74"/>
    <w:rsid w:val="00AD5156"/>
    <w:rsid w:val="00AD5B16"/>
    <w:rsid w:val="00AD72C7"/>
    <w:rsid w:val="00AE0E1C"/>
    <w:rsid w:val="00AE0F8F"/>
    <w:rsid w:val="00AE22DE"/>
    <w:rsid w:val="00AE269D"/>
    <w:rsid w:val="00AE3235"/>
    <w:rsid w:val="00AE3271"/>
    <w:rsid w:val="00AE3B73"/>
    <w:rsid w:val="00AE3EAF"/>
    <w:rsid w:val="00AE49B9"/>
    <w:rsid w:val="00AE52F9"/>
    <w:rsid w:val="00AE5318"/>
    <w:rsid w:val="00AE7207"/>
    <w:rsid w:val="00AF0326"/>
    <w:rsid w:val="00AF08E7"/>
    <w:rsid w:val="00AF0AC0"/>
    <w:rsid w:val="00AF0D9D"/>
    <w:rsid w:val="00AF1E63"/>
    <w:rsid w:val="00AF30EE"/>
    <w:rsid w:val="00AF32B0"/>
    <w:rsid w:val="00AF37BA"/>
    <w:rsid w:val="00AF43C1"/>
    <w:rsid w:val="00AF4429"/>
    <w:rsid w:val="00AF4B59"/>
    <w:rsid w:val="00AF7144"/>
    <w:rsid w:val="00AF7B28"/>
    <w:rsid w:val="00B00AC4"/>
    <w:rsid w:val="00B01A4F"/>
    <w:rsid w:val="00B0310D"/>
    <w:rsid w:val="00B0397F"/>
    <w:rsid w:val="00B048A2"/>
    <w:rsid w:val="00B048EC"/>
    <w:rsid w:val="00B04F3B"/>
    <w:rsid w:val="00B05CEB"/>
    <w:rsid w:val="00B06FAC"/>
    <w:rsid w:val="00B07525"/>
    <w:rsid w:val="00B1311B"/>
    <w:rsid w:val="00B14399"/>
    <w:rsid w:val="00B1458F"/>
    <w:rsid w:val="00B14E5E"/>
    <w:rsid w:val="00B153D4"/>
    <w:rsid w:val="00B1541F"/>
    <w:rsid w:val="00B164CF"/>
    <w:rsid w:val="00B16DA7"/>
    <w:rsid w:val="00B176B7"/>
    <w:rsid w:val="00B21DFC"/>
    <w:rsid w:val="00B23A90"/>
    <w:rsid w:val="00B23C35"/>
    <w:rsid w:val="00B258E4"/>
    <w:rsid w:val="00B264C0"/>
    <w:rsid w:val="00B26978"/>
    <w:rsid w:val="00B2743E"/>
    <w:rsid w:val="00B27DC6"/>
    <w:rsid w:val="00B3112B"/>
    <w:rsid w:val="00B31232"/>
    <w:rsid w:val="00B31398"/>
    <w:rsid w:val="00B3220C"/>
    <w:rsid w:val="00B35594"/>
    <w:rsid w:val="00B3633B"/>
    <w:rsid w:val="00B36A49"/>
    <w:rsid w:val="00B36E2B"/>
    <w:rsid w:val="00B3795F"/>
    <w:rsid w:val="00B37E46"/>
    <w:rsid w:val="00B40623"/>
    <w:rsid w:val="00B40EBF"/>
    <w:rsid w:val="00B41E5C"/>
    <w:rsid w:val="00B424E0"/>
    <w:rsid w:val="00B43888"/>
    <w:rsid w:val="00B43C6F"/>
    <w:rsid w:val="00B43E75"/>
    <w:rsid w:val="00B4536F"/>
    <w:rsid w:val="00B45A25"/>
    <w:rsid w:val="00B45CF6"/>
    <w:rsid w:val="00B468C6"/>
    <w:rsid w:val="00B47DB4"/>
    <w:rsid w:val="00B5116B"/>
    <w:rsid w:val="00B52B4E"/>
    <w:rsid w:val="00B53A4A"/>
    <w:rsid w:val="00B5410A"/>
    <w:rsid w:val="00B55B9E"/>
    <w:rsid w:val="00B568F4"/>
    <w:rsid w:val="00B5696A"/>
    <w:rsid w:val="00B56AB6"/>
    <w:rsid w:val="00B56ADC"/>
    <w:rsid w:val="00B575C9"/>
    <w:rsid w:val="00B57C76"/>
    <w:rsid w:val="00B6054C"/>
    <w:rsid w:val="00B606FB"/>
    <w:rsid w:val="00B62206"/>
    <w:rsid w:val="00B6424B"/>
    <w:rsid w:val="00B655F0"/>
    <w:rsid w:val="00B66508"/>
    <w:rsid w:val="00B6726B"/>
    <w:rsid w:val="00B71288"/>
    <w:rsid w:val="00B7203A"/>
    <w:rsid w:val="00B721CE"/>
    <w:rsid w:val="00B75551"/>
    <w:rsid w:val="00B77477"/>
    <w:rsid w:val="00B77FBC"/>
    <w:rsid w:val="00B80A56"/>
    <w:rsid w:val="00B813E1"/>
    <w:rsid w:val="00B8162B"/>
    <w:rsid w:val="00B8227C"/>
    <w:rsid w:val="00B83763"/>
    <w:rsid w:val="00B83DCF"/>
    <w:rsid w:val="00B83DF1"/>
    <w:rsid w:val="00B84094"/>
    <w:rsid w:val="00B84303"/>
    <w:rsid w:val="00B84492"/>
    <w:rsid w:val="00B8537E"/>
    <w:rsid w:val="00B868B6"/>
    <w:rsid w:val="00B86C8E"/>
    <w:rsid w:val="00B86EAE"/>
    <w:rsid w:val="00B90289"/>
    <w:rsid w:val="00B912F1"/>
    <w:rsid w:val="00B91992"/>
    <w:rsid w:val="00B94FD5"/>
    <w:rsid w:val="00B956E5"/>
    <w:rsid w:val="00B95EEE"/>
    <w:rsid w:val="00BA0698"/>
    <w:rsid w:val="00BA1343"/>
    <w:rsid w:val="00BA2079"/>
    <w:rsid w:val="00BA3524"/>
    <w:rsid w:val="00BA3CFF"/>
    <w:rsid w:val="00BA40E1"/>
    <w:rsid w:val="00BA45AF"/>
    <w:rsid w:val="00BA6C30"/>
    <w:rsid w:val="00BA75F6"/>
    <w:rsid w:val="00BA79ED"/>
    <w:rsid w:val="00BA79F3"/>
    <w:rsid w:val="00BB1084"/>
    <w:rsid w:val="00BB147F"/>
    <w:rsid w:val="00BB29EB"/>
    <w:rsid w:val="00BB2B5D"/>
    <w:rsid w:val="00BB2BFF"/>
    <w:rsid w:val="00BB2DE9"/>
    <w:rsid w:val="00BB40F6"/>
    <w:rsid w:val="00BB545A"/>
    <w:rsid w:val="00BB5F9F"/>
    <w:rsid w:val="00BB68B5"/>
    <w:rsid w:val="00BB6E58"/>
    <w:rsid w:val="00BC172B"/>
    <w:rsid w:val="00BC208B"/>
    <w:rsid w:val="00BC2887"/>
    <w:rsid w:val="00BC2D1A"/>
    <w:rsid w:val="00BC39D3"/>
    <w:rsid w:val="00BC3E8B"/>
    <w:rsid w:val="00BC4F4F"/>
    <w:rsid w:val="00BC50E7"/>
    <w:rsid w:val="00BC5151"/>
    <w:rsid w:val="00BC53A6"/>
    <w:rsid w:val="00BC670D"/>
    <w:rsid w:val="00BC6CD0"/>
    <w:rsid w:val="00BC7507"/>
    <w:rsid w:val="00BC765E"/>
    <w:rsid w:val="00BD0178"/>
    <w:rsid w:val="00BD0AD2"/>
    <w:rsid w:val="00BD251F"/>
    <w:rsid w:val="00BD62B6"/>
    <w:rsid w:val="00BD747A"/>
    <w:rsid w:val="00BD7842"/>
    <w:rsid w:val="00BE01F0"/>
    <w:rsid w:val="00BE279B"/>
    <w:rsid w:val="00BE29B4"/>
    <w:rsid w:val="00BE425E"/>
    <w:rsid w:val="00BE44BC"/>
    <w:rsid w:val="00BE4D0B"/>
    <w:rsid w:val="00BE7084"/>
    <w:rsid w:val="00BE791E"/>
    <w:rsid w:val="00BF0C9C"/>
    <w:rsid w:val="00BF12A7"/>
    <w:rsid w:val="00BF155B"/>
    <w:rsid w:val="00BF1D30"/>
    <w:rsid w:val="00BF2411"/>
    <w:rsid w:val="00BF27FD"/>
    <w:rsid w:val="00BF2F1E"/>
    <w:rsid w:val="00BF3B6A"/>
    <w:rsid w:val="00BF3B85"/>
    <w:rsid w:val="00BF3CC0"/>
    <w:rsid w:val="00BF3D7E"/>
    <w:rsid w:val="00BF4623"/>
    <w:rsid w:val="00BF4A92"/>
    <w:rsid w:val="00BF4CFA"/>
    <w:rsid w:val="00BF56B6"/>
    <w:rsid w:val="00BF5F46"/>
    <w:rsid w:val="00C001DB"/>
    <w:rsid w:val="00C0088F"/>
    <w:rsid w:val="00C02592"/>
    <w:rsid w:val="00C02CF9"/>
    <w:rsid w:val="00C038AA"/>
    <w:rsid w:val="00C041F5"/>
    <w:rsid w:val="00C0485F"/>
    <w:rsid w:val="00C04E83"/>
    <w:rsid w:val="00C052FF"/>
    <w:rsid w:val="00C07E9D"/>
    <w:rsid w:val="00C10CC2"/>
    <w:rsid w:val="00C1130A"/>
    <w:rsid w:val="00C11AC3"/>
    <w:rsid w:val="00C1284A"/>
    <w:rsid w:val="00C1651E"/>
    <w:rsid w:val="00C179AE"/>
    <w:rsid w:val="00C20095"/>
    <w:rsid w:val="00C20557"/>
    <w:rsid w:val="00C20C2B"/>
    <w:rsid w:val="00C215C2"/>
    <w:rsid w:val="00C21FCC"/>
    <w:rsid w:val="00C22AC1"/>
    <w:rsid w:val="00C22B82"/>
    <w:rsid w:val="00C23D03"/>
    <w:rsid w:val="00C25D80"/>
    <w:rsid w:val="00C25DA4"/>
    <w:rsid w:val="00C2623C"/>
    <w:rsid w:val="00C26388"/>
    <w:rsid w:val="00C27F24"/>
    <w:rsid w:val="00C30045"/>
    <w:rsid w:val="00C3007E"/>
    <w:rsid w:val="00C300F5"/>
    <w:rsid w:val="00C3033A"/>
    <w:rsid w:val="00C30B02"/>
    <w:rsid w:val="00C30BC2"/>
    <w:rsid w:val="00C31653"/>
    <w:rsid w:val="00C31C4A"/>
    <w:rsid w:val="00C31FBB"/>
    <w:rsid w:val="00C326F6"/>
    <w:rsid w:val="00C342FF"/>
    <w:rsid w:val="00C34C26"/>
    <w:rsid w:val="00C377A6"/>
    <w:rsid w:val="00C40EED"/>
    <w:rsid w:val="00C41E44"/>
    <w:rsid w:val="00C42837"/>
    <w:rsid w:val="00C43165"/>
    <w:rsid w:val="00C43981"/>
    <w:rsid w:val="00C43A5F"/>
    <w:rsid w:val="00C4434B"/>
    <w:rsid w:val="00C45C37"/>
    <w:rsid w:val="00C45F32"/>
    <w:rsid w:val="00C4685A"/>
    <w:rsid w:val="00C47493"/>
    <w:rsid w:val="00C47987"/>
    <w:rsid w:val="00C50EAD"/>
    <w:rsid w:val="00C50FDF"/>
    <w:rsid w:val="00C56E0C"/>
    <w:rsid w:val="00C56FF4"/>
    <w:rsid w:val="00C574DE"/>
    <w:rsid w:val="00C5780C"/>
    <w:rsid w:val="00C608F8"/>
    <w:rsid w:val="00C6095E"/>
    <w:rsid w:val="00C60C2D"/>
    <w:rsid w:val="00C63611"/>
    <w:rsid w:val="00C650E6"/>
    <w:rsid w:val="00C654D6"/>
    <w:rsid w:val="00C65D41"/>
    <w:rsid w:val="00C66165"/>
    <w:rsid w:val="00C70143"/>
    <w:rsid w:val="00C70E10"/>
    <w:rsid w:val="00C71562"/>
    <w:rsid w:val="00C71C19"/>
    <w:rsid w:val="00C721B3"/>
    <w:rsid w:val="00C73288"/>
    <w:rsid w:val="00C73852"/>
    <w:rsid w:val="00C74390"/>
    <w:rsid w:val="00C74F36"/>
    <w:rsid w:val="00C75AFC"/>
    <w:rsid w:val="00C7642D"/>
    <w:rsid w:val="00C76E9E"/>
    <w:rsid w:val="00C770B1"/>
    <w:rsid w:val="00C770EF"/>
    <w:rsid w:val="00C77D19"/>
    <w:rsid w:val="00C77E7E"/>
    <w:rsid w:val="00C822ED"/>
    <w:rsid w:val="00C82842"/>
    <w:rsid w:val="00C8312B"/>
    <w:rsid w:val="00C858A2"/>
    <w:rsid w:val="00C863AA"/>
    <w:rsid w:val="00C86761"/>
    <w:rsid w:val="00C86EF3"/>
    <w:rsid w:val="00C872B2"/>
    <w:rsid w:val="00C87B12"/>
    <w:rsid w:val="00C91B0D"/>
    <w:rsid w:val="00C92ED8"/>
    <w:rsid w:val="00C9382B"/>
    <w:rsid w:val="00C94102"/>
    <w:rsid w:val="00C951C4"/>
    <w:rsid w:val="00C952F7"/>
    <w:rsid w:val="00C9735C"/>
    <w:rsid w:val="00C97436"/>
    <w:rsid w:val="00CA029B"/>
    <w:rsid w:val="00CA1FA6"/>
    <w:rsid w:val="00CA209A"/>
    <w:rsid w:val="00CA2D01"/>
    <w:rsid w:val="00CA3B24"/>
    <w:rsid w:val="00CA3C7E"/>
    <w:rsid w:val="00CA3E0B"/>
    <w:rsid w:val="00CA3F0E"/>
    <w:rsid w:val="00CA46C1"/>
    <w:rsid w:val="00CA4871"/>
    <w:rsid w:val="00CA6FB1"/>
    <w:rsid w:val="00CA75E2"/>
    <w:rsid w:val="00CB0380"/>
    <w:rsid w:val="00CB04C4"/>
    <w:rsid w:val="00CB0B13"/>
    <w:rsid w:val="00CB13CB"/>
    <w:rsid w:val="00CB51EF"/>
    <w:rsid w:val="00CB5CCB"/>
    <w:rsid w:val="00CB7828"/>
    <w:rsid w:val="00CC1280"/>
    <w:rsid w:val="00CC155D"/>
    <w:rsid w:val="00CC2CD7"/>
    <w:rsid w:val="00CC3DA2"/>
    <w:rsid w:val="00CC511C"/>
    <w:rsid w:val="00CC5ED8"/>
    <w:rsid w:val="00CC6611"/>
    <w:rsid w:val="00CC7CAE"/>
    <w:rsid w:val="00CD1590"/>
    <w:rsid w:val="00CD29CD"/>
    <w:rsid w:val="00CD2D16"/>
    <w:rsid w:val="00CD3464"/>
    <w:rsid w:val="00CD3EA8"/>
    <w:rsid w:val="00CD4A74"/>
    <w:rsid w:val="00CD4BD3"/>
    <w:rsid w:val="00CD6474"/>
    <w:rsid w:val="00CD6D66"/>
    <w:rsid w:val="00CE02BA"/>
    <w:rsid w:val="00CE118F"/>
    <w:rsid w:val="00CE149D"/>
    <w:rsid w:val="00CE49A4"/>
    <w:rsid w:val="00CE55BA"/>
    <w:rsid w:val="00CE5C5E"/>
    <w:rsid w:val="00CE69E3"/>
    <w:rsid w:val="00CE70BE"/>
    <w:rsid w:val="00CE71F4"/>
    <w:rsid w:val="00CE73A9"/>
    <w:rsid w:val="00CE7CF5"/>
    <w:rsid w:val="00CF1D62"/>
    <w:rsid w:val="00CF2356"/>
    <w:rsid w:val="00CF2FAA"/>
    <w:rsid w:val="00CF3889"/>
    <w:rsid w:val="00CF3FB9"/>
    <w:rsid w:val="00CF406B"/>
    <w:rsid w:val="00CF4F03"/>
    <w:rsid w:val="00CF56F7"/>
    <w:rsid w:val="00CF6E52"/>
    <w:rsid w:val="00CF6FF1"/>
    <w:rsid w:val="00CF76CB"/>
    <w:rsid w:val="00CF7FC8"/>
    <w:rsid w:val="00D0083B"/>
    <w:rsid w:val="00D02BA0"/>
    <w:rsid w:val="00D04BED"/>
    <w:rsid w:val="00D06DEE"/>
    <w:rsid w:val="00D07AC4"/>
    <w:rsid w:val="00D10C13"/>
    <w:rsid w:val="00D1145D"/>
    <w:rsid w:val="00D11F4E"/>
    <w:rsid w:val="00D12842"/>
    <w:rsid w:val="00D1329F"/>
    <w:rsid w:val="00D135E1"/>
    <w:rsid w:val="00D140F7"/>
    <w:rsid w:val="00D1499B"/>
    <w:rsid w:val="00D164FC"/>
    <w:rsid w:val="00D207E8"/>
    <w:rsid w:val="00D2128A"/>
    <w:rsid w:val="00D215D5"/>
    <w:rsid w:val="00D2193B"/>
    <w:rsid w:val="00D22016"/>
    <w:rsid w:val="00D2232B"/>
    <w:rsid w:val="00D23AA1"/>
    <w:rsid w:val="00D2498D"/>
    <w:rsid w:val="00D24A9A"/>
    <w:rsid w:val="00D24DE5"/>
    <w:rsid w:val="00D24E63"/>
    <w:rsid w:val="00D25411"/>
    <w:rsid w:val="00D254B9"/>
    <w:rsid w:val="00D25A25"/>
    <w:rsid w:val="00D31A98"/>
    <w:rsid w:val="00D3285B"/>
    <w:rsid w:val="00D32F80"/>
    <w:rsid w:val="00D3333A"/>
    <w:rsid w:val="00D33B0A"/>
    <w:rsid w:val="00D34EF7"/>
    <w:rsid w:val="00D35BE0"/>
    <w:rsid w:val="00D41C5E"/>
    <w:rsid w:val="00D42122"/>
    <w:rsid w:val="00D428A5"/>
    <w:rsid w:val="00D4434D"/>
    <w:rsid w:val="00D447B8"/>
    <w:rsid w:val="00D4599A"/>
    <w:rsid w:val="00D46C3A"/>
    <w:rsid w:val="00D47DE4"/>
    <w:rsid w:val="00D53739"/>
    <w:rsid w:val="00D54D1C"/>
    <w:rsid w:val="00D606BE"/>
    <w:rsid w:val="00D60B1C"/>
    <w:rsid w:val="00D62734"/>
    <w:rsid w:val="00D6306A"/>
    <w:rsid w:val="00D63F89"/>
    <w:rsid w:val="00D64865"/>
    <w:rsid w:val="00D649E3"/>
    <w:rsid w:val="00D674BD"/>
    <w:rsid w:val="00D679E1"/>
    <w:rsid w:val="00D70569"/>
    <w:rsid w:val="00D70BB6"/>
    <w:rsid w:val="00D741A8"/>
    <w:rsid w:val="00D7431C"/>
    <w:rsid w:val="00D74B43"/>
    <w:rsid w:val="00D75118"/>
    <w:rsid w:val="00D75D1B"/>
    <w:rsid w:val="00D761CF"/>
    <w:rsid w:val="00D7630A"/>
    <w:rsid w:val="00D804B4"/>
    <w:rsid w:val="00D81651"/>
    <w:rsid w:val="00D81731"/>
    <w:rsid w:val="00D82E2E"/>
    <w:rsid w:val="00D8334C"/>
    <w:rsid w:val="00D87497"/>
    <w:rsid w:val="00D904ED"/>
    <w:rsid w:val="00D91226"/>
    <w:rsid w:val="00D915A2"/>
    <w:rsid w:val="00D9196B"/>
    <w:rsid w:val="00D929FA"/>
    <w:rsid w:val="00D95A29"/>
    <w:rsid w:val="00D96B4C"/>
    <w:rsid w:val="00D97109"/>
    <w:rsid w:val="00D97AF4"/>
    <w:rsid w:val="00DA21E1"/>
    <w:rsid w:val="00DA3323"/>
    <w:rsid w:val="00DA394A"/>
    <w:rsid w:val="00DA3BB9"/>
    <w:rsid w:val="00DA6AB6"/>
    <w:rsid w:val="00DB196D"/>
    <w:rsid w:val="00DB2C1A"/>
    <w:rsid w:val="00DB312A"/>
    <w:rsid w:val="00DB4544"/>
    <w:rsid w:val="00DB6B27"/>
    <w:rsid w:val="00DB774E"/>
    <w:rsid w:val="00DB7C4C"/>
    <w:rsid w:val="00DC1B26"/>
    <w:rsid w:val="00DC2E4F"/>
    <w:rsid w:val="00DC2FE5"/>
    <w:rsid w:val="00DC3301"/>
    <w:rsid w:val="00DC3DB6"/>
    <w:rsid w:val="00DC5E93"/>
    <w:rsid w:val="00DC60D1"/>
    <w:rsid w:val="00DC69AE"/>
    <w:rsid w:val="00DC7617"/>
    <w:rsid w:val="00DC7A1D"/>
    <w:rsid w:val="00DC7C36"/>
    <w:rsid w:val="00DD0ECD"/>
    <w:rsid w:val="00DD1B18"/>
    <w:rsid w:val="00DD2975"/>
    <w:rsid w:val="00DD3141"/>
    <w:rsid w:val="00DD3229"/>
    <w:rsid w:val="00DD4ED0"/>
    <w:rsid w:val="00DD53C1"/>
    <w:rsid w:val="00DD60BA"/>
    <w:rsid w:val="00DD7B3F"/>
    <w:rsid w:val="00DE0E6F"/>
    <w:rsid w:val="00DE2EE8"/>
    <w:rsid w:val="00DE4975"/>
    <w:rsid w:val="00DE53B2"/>
    <w:rsid w:val="00DE570E"/>
    <w:rsid w:val="00DE5989"/>
    <w:rsid w:val="00DE6E7A"/>
    <w:rsid w:val="00DE77B6"/>
    <w:rsid w:val="00DF068B"/>
    <w:rsid w:val="00DF20C7"/>
    <w:rsid w:val="00DF398B"/>
    <w:rsid w:val="00DF4449"/>
    <w:rsid w:val="00DF4999"/>
    <w:rsid w:val="00DF4E4D"/>
    <w:rsid w:val="00DF6DCB"/>
    <w:rsid w:val="00DF79F7"/>
    <w:rsid w:val="00E006A7"/>
    <w:rsid w:val="00E01A27"/>
    <w:rsid w:val="00E01D83"/>
    <w:rsid w:val="00E0332A"/>
    <w:rsid w:val="00E04E8B"/>
    <w:rsid w:val="00E05849"/>
    <w:rsid w:val="00E0634B"/>
    <w:rsid w:val="00E06CE8"/>
    <w:rsid w:val="00E07469"/>
    <w:rsid w:val="00E104E3"/>
    <w:rsid w:val="00E11253"/>
    <w:rsid w:val="00E134EA"/>
    <w:rsid w:val="00E1504F"/>
    <w:rsid w:val="00E15859"/>
    <w:rsid w:val="00E15AA2"/>
    <w:rsid w:val="00E15DB8"/>
    <w:rsid w:val="00E1602C"/>
    <w:rsid w:val="00E16E06"/>
    <w:rsid w:val="00E177B3"/>
    <w:rsid w:val="00E208D5"/>
    <w:rsid w:val="00E210BF"/>
    <w:rsid w:val="00E21818"/>
    <w:rsid w:val="00E22EC5"/>
    <w:rsid w:val="00E2362A"/>
    <w:rsid w:val="00E2416D"/>
    <w:rsid w:val="00E24D48"/>
    <w:rsid w:val="00E261F7"/>
    <w:rsid w:val="00E26310"/>
    <w:rsid w:val="00E26511"/>
    <w:rsid w:val="00E27102"/>
    <w:rsid w:val="00E278BF"/>
    <w:rsid w:val="00E30BDE"/>
    <w:rsid w:val="00E314E4"/>
    <w:rsid w:val="00E34310"/>
    <w:rsid w:val="00E348E4"/>
    <w:rsid w:val="00E40548"/>
    <w:rsid w:val="00E40C69"/>
    <w:rsid w:val="00E40C82"/>
    <w:rsid w:val="00E40CB0"/>
    <w:rsid w:val="00E41286"/>
    <w:rsid w:val="00E4128F"/>
    <w:rsid w:val="00E414CE"/>
    <w:rsid w:val="00E416D2"/>
    <w:rsid w:val="00E429B7"/>
    <w:rsid w:val="00E440DB"/>
    <w:rsid w:val="00E4535F"/>
    <w:rsid w:val="00E458DB"/>
    <w:rsid w:val="00E4734A"/>
    <w:rsid w:val="00E5137F"/>
    <w:rsid w:val="00E52817"/>
    <w:rsid w:val="00E53B96"/>
    <w:rsid w:val="00E55339"/>
    <w:rsid w:val="00E55DAF"/>
    <w:rsid w:val="00E57D0B"/>
    <w:rsid w:val="00E57E4E"/>
    <w:rsid w:val="00E60075"/>
    <w:rsid w:val="00E603D9"/>
    <w:rsid w:val="00E615F4"/>
    <w:rsid w:val="00E615F6"/>
    <w:rsid w:val="00E617A0"/>
    <w:rsid w:val="00E62C23"/>
    <w:rsid w:val="00E63D8B"/>
    <w:rsid w:val="00E63E72"/>
    <w:rsid w:val="00E65639"/>
    <w:rsid w:val="00E65F6C"/>
    <w:rsid w:val="00E671A5"/>
    <w:rsid w:val="00E703D4"/>
    <w:rsid w:val="00E704CE"/>
    <w:rsid w:val="00E710A9"/>
    <w:rsid w:val="00E73485"/>
    <w:rsid w:val="00E74161"/>
    <w:rsid w:val="00E74C3F"/>
    <w:rsid w:val="00E7502E"/>
    <w:rsid w:val="00E76563"/>
    <w:rsid w:val="00E76973"/>
    <w:rsid w:val="00E77E49"/>
    <w:rsid w:val="00E804A1"/>
    <w:rsid w:val="00E823F2"/>
    <w:rsid w:val="00E82D2B"/>
    <w:rsid w:val="00E82E19"/>
    <w:rsid w:val="00E847F4"/>
    <w:rsid w:val="00E84EBC"/>
    <w:rsid w:val="00E901FB"/>
    <w:rsid w:val="00E902E8"/>
    <w:rsid w:val="00E908C2"/>
    <w:rsid w:val="00E90981"/>
    <w:rsid w:val="00E90FA9"/>
    <w:rsid w:val="00E91878"/>
    <w:rsid w:val="00E94B92"/>
    <w:rsid w:val="00E9781A"/>
    <w:rsid w:val="00E97B44"/>
    <w:rsid w:val="00EA021F"/>
    <w:rsid w:val="00EA13DA"/>
    <w:rsid w:val="00EA5491"/>
    <w:rsid w:val="00EA5640"/>
    <w:rsid w:val="00EA6F5F"/>
    <w:rsid w:val="00EA72AB"/>
    <w:rsid w:val="00EA7934"/>
    <w:rsid w:val="00EB11B4"/>
    <w:rsid w:val="00EB1541"/>
    <w:rsid w:val="00EB16B3"/>
    <w:rsid w:val="00EB1C2B"/>
    <w:rsid w:val="00EB3163"/>
    <w:rsid w:val="00EB4D3E"/>
    <w:rsid w:val="00EB55CA"/>
    <w:rsid w:val="00EB6D71"/>
    <w:rsid w:val="00EB6FD7"/>
    <w:rsid w:val="00EB7B97"/>
    <w:rsid w:val="00EC0AC4"/>
    <w:rsid w:val="00EC0B1C"/>
    <w:rsid w:val="00EC0D5F"/>
    <w:rsid w:val="00EC2511"/>
    <w:rsid w:val="00EC262C"/>
    <w:rsid w:val="00EC2B7F"/>
    <w:rsid w:val="00EC44CC"/>
    <w:rsid w:val="00EC458E"/>
    <w:rsid w:val="00EC5555"/>
    <w:rsid w:val="00EC5950"/>
    <w:rsid w:val="00EC5A2D"/>
    <w:rsid w:val="00EC5ED0"/>
    <w:rsid w:val="00EC7AA2"/>
    <w:rsid w:val="00ED01D9"/>
    <w:rsid w:val="00ED1845"/>
    <w:rsid w:val="00ED2B40"/>
    <w:rsid w:val="00ED4A08"/>
    <w:rsid w:val="00ED4CBD"/>
    <w:rsid w:val="00ED5191"/>
    <w:rsid w:val="00ED5A32"/>
    <w:rsid w:val="00ED5AC3"/>
    <w:rsid w:val="00ED7487"/>
    <w:rsid w:val="00ED7DE7"/>
    <w:rsid w:val="00EE03D9"/>
    <w:rsid w:val="00EE0FE6"/>
    <w:rsid w:val="00EE16A6"/>
    <w:rsid w:val="00EE2477"/>
    <w:rsid w:val="00EE2688"/>
    <w:rsid w:val="00EE383C"/>
    <w:rsid w:val="00EE5E1C"/>
    <w:rsid w:val="00EE6E84"/>
    <w:rsid w:val="00EE70BD"/>
    <w:rsid w:val="00EE766A"/>
    <w:rsid w:val="00EE7CCB"/>
    <w:rsid w:val="00EF37DC"/>
    <w:rsid w:val="00EF3CDF"/>
    <w:rsid w:val="00EF4A7A"/>
    <w:rsid w:val="00EF5864"/>
    <w:rsid w:val="00EF5C10"/>
    <w:rsid w:val="00EF63C4"/>
    <w:rsid w:val="00EF6E6E"/>
    <w:rsid w:val="00EF7FB3"/>
    <w:rsid w:val="00F017CA"/>
    <w:rsid w:val="00F02482"/>
    <w:rsid w:val="00F02889"/>
    <w:rsid w:val="00F02B9A"/>
    <w:rsid w:val="00F04789"/>
    <w:rsid w:val="00F0682A"/>
    <w:rsid w:val="00F07370"/>
    <w:rsid w:val="00F074FD"/>
    <w:rsid w:val="00F07BF4"/>
    <w:rsid w:val="00F127CE"/>
    <w:rsid w:val="00F12E08"/>
    <w:rsid w:val="00F131CB"/>
    <w:rsid w:val="00F154A0"/>
    <w:rsid w:val="00F15DA4"/>
    <w:rsid w:val="00F165F8"/>
    <w:rsid w:val="00F16ACF"/>
    <w:rsid w:val="00F16EBD"/>
    <w:rsid w:val="00F16F0E"/>
    <w:rsid w:val="00F17053"/>
    <w:rsid w:val="00F179C7"/>
    <w:rsid w:val="00F17B94"/>
    <w:rsid w:val="00F200A4"/>
    <w:rsid w:val="00F2012A"/>
    <w:rsid w:val="00F212F7"/>
    <w:rsid w:val="00F218A3"/>
    <w:rsid w:val="00F21E58"/>
    <w:rsid w:val="00F226B1"/>
    <w:rsid w:val="00F30975"/>
    <w:rsid w:val="00F31B81"/>
    <w:rsid w:val="00F33889"/>
    <w:rsid w:val="00F340C7"/>
    <w:rsid w:val="00F34D46"/>
    <w:rsid w:val="00F35341"/>
    <w:rsid w:val="00F356F3"/>
    <w:rsid w:val="00F361FF"/>
    <w:rsid w:val="00F3656F"/>
    <w:rsid w:val="00F36CC0"/>
    <w:rsid w:val="00F371E2"/>
    <w:rsid w:val="00F40A21"/>
    <w:rsid w:val="00F412CB"/>
    <w:rsid w:val="00F41BB0"/>
    <w:rsid w:val="00F41DB6"/>
    <w:rsid w:val="00F42C50"/>
    <w:rsid w:val="00F44E9A"/>
    <w:rsid w:val="00F46BDD"/>
    <w:rsid w:val="00F47311"/>
    <w:rsid w:val="00F52393"/>
    <w:rsid w:val="00F5240B"/>
    <w:rsid w:val="00F524BD"/>
    <w:rsid w:val="00F52BA6"/>
    <w:rsid w:val="00F52C3C"/>
    <w:rsid w:val="00F54BF8"/>
    <w:rsid w:val="00F55116"/>
    <w:rsid w:val="00F55378"/>
    <w:rsid w:val="00F553E4"/>
    <w:rsid w:val="00F55B3C"/>
    <w:rsid w:val="00F5729E"/>
    <w:rsid w:val="00F609DD"/>
    <w:rsid w:val="00F60C29"/>
    <w:rsid w:val="00F610D5"/>
    <w:rsid w:val="00F61115"/>
    <w:rsid w:val="00F62307"/>
    <w:rsid w:val="00F63867"/>
    <w:rsid w:val="00F65402"/>
    <w:rsid w:val="00F672E6"/>
    <w:rsid w:val="00F67F40"/>
    <w:rsid w:val="00F70012"/>
    <w:rsid w:val="00F71E43"/>
    <w:rsid w:val="00F720A4"/>
    <w:rsid w:val="00F7347A"/>
    <w:rsid w:val="00F73731"/>
    <w:rsid w:val="00F74924"/>
    <w:rsid w:val="00F778E4"/>
    <w:rsid w:val="00F82D41"/>
    <w:rsid w:val="00F83510"/>
    <w:rsid w:val="00F837F9"/>
    <w:rsid w:val="00F83AC8"/>
    <w:rsid w:val="00F85B70"/>
    <w:rsid w:val="00F86452"/>
    <w:rsid w:val="00F90093"/>
    <w:rsid w:val="00F900EB"/>
    <w:rsid w:val="00F927A9"/>
    <w:rsid w:val="00F957BB"/>
    <w:rsid w:val="00F95F9A"/>
    <w:rsid w:val="00F96C7F"/>
    <w:rsid w:val="00FA0EBF"/>
    <w:rsid w:val="00FA1F99"/>
    <w:rsid w:val="00FA20BA"/>
    <w:rsid w:val="00FA2326"/>
    <w:rsid w:val="00FA276B"/>
    <w:rsid w:val="00FA29DA"/>
    <w:rsid w:val="00FA2F79"/>
    <w:rsid w:val="00FA4A7D"/>
    <w:rsid w:val="00FA7C30"/>
    <w:rsid w:val="00FB078F"/>
    <w:rsid w:val="00FB0E41"/>
    <w:rsid w:val="00FB1B10"/>
    <w:rsid w:val="00FB2F6F"/>
    <w:rsid w:val="00FB32B7"/>
    <w:rsid w:val="00FB3BFD"/>
    <w:rsid w:val="00FB40DD"/>
    <w:rsid w:val="00FB459C"/>
    <w:rsid w:val="00FB4A80"/>
    <w:rsid w:val="00FB4AE4"/>
    <w:rsid w:val="00FB5EE8"/>
    <w:rsid w:val="00FB6A83"/>
    <w:rsid w:val="00FB7947"/>
    <w:rsid w:val="00FC0FD8"/>
    <w:rsid w:val="00FC27A3"/>
    <w:rsid w:val="00FC2D72"/>
    <w:rsid w:val="00FC37A0"/>
    <w:rsid w:val="00FC3F49"/>
    <w:rsid w:val="00FC46CA"/>
    <w:rsid w:val="00FC4B9F"/>
    <w:rsid w:val="00FC4CAD"/>
    <w:rsid w:val="00FC6240"/>
    <w:rsid w:val="00FC657D"/>
    <w:rsid w:val="00FC65E0"/>
    <w:rsid w:val="00FC6DAF"/>
    <w:rsid w:val="00FC7865"/>
    <w:rsid w:val="00FC7945"/>
    <w:rsid w:val="00FD35A0"/>
    <w:rsid w:val="00FD383B"/>
    <w:rsid w:val="00FD4093"/>
    <w:rsid w:val="00FD5F34"/>
    <w:rsid w:val="00FD654D"/>
    <w:rsid w:val="00FD73CC"/>
    <w:rsid w:val="00FD7A11"/>
    <w:rsid w:val="00FE022C"/>
    <w:rsid w:val="00FE1638"/>
    <w:rsid w:val="00FE261E"/>
    <w:rsid w:val="00FE2652"/>
    <w:rsid w:val="00FE3E12"/>
    <w:rsid w:val="00FE575C"/>
    <w:rsid w:val="00FE688B"/>
    <w:rsid w:val="00FE6BB0"/>
    <w:rsid w:val="00FE7442"/>
    <w:rsid w:val="00FE7C1D"/>
    <w:rsid w:val="00FE7F18"/>
    <w:rsid w:val="00FF1229"/>
    <w:rsid w:val="00FF1A48"/>
    <w:rsid w:val="00FF2D0B"/>
    <w:rsid w:val="00FF3BAC"/>
    <w:rsid w:val="00FF436C"/>
    <w:rsid w:val="00FF559B"/>
    <w:rsid w:val="00FF59D2"/>
    <w:rsid w:val="00FF64BC"/>
    <w:rsid w:val="00FF694F"/>
    <w:rsid w:val="00FF7B50"/>
    <w:rsid w:val="00FF7E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2A26B"/>
  <w15:chartTrackingRefBased/>
  <w15:docId w15:val="{493D3D2B-0AA3-9D41-A480-0382672D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F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F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F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F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F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F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F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F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F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F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F4C"/>
    <w:rPr>
      <w:rFonts w:eastAsiaTheme="majorEastAsia" w:cstheme="majorBidi"/>
      <w:color w:val="272727" w:themeColor="text1" w:themeTint="D8"/>
    </w:rPr>
  </w:style>
  <w:style w:type="paragraph" w:styleId="Title">
    <w:name w:val="Title"/>
    <w:basedOn w:val="Normal"/>
    <w:next w:val="Normal"/>
    <w:link w:val="TitleChar"/>
    <w:uiPriority w:val="10"/>
    <w:qFormat/>
    <w:rsid w:val="0076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64F4C"/>
    <w:rPr>
      <w:i/>
      <w:iCs/>
      <w:color w:val="404040" w:themeColor="text1" w:themeTint="BF"/>
    </w:rPr>
  </w:style>
  <w:style w:type="paragraph" w:styleId="ListParagraph">
    <w:name w:val="List Paragraph"/>
    <w:basedOn w:val="Normal"/>
    <w:uiPriority w:val="34"/>
    <w:qFormat/>
    <w:rsid w:val="00764F4C"/>
    <w:pPr>
      <w:ind w:left="720"/>
      <w:contextualSpacing/>
    </w:pPr>
  </w:style>
  <w:style w:type="character" w:styleId="IntenseEmphasis">
    <w:name w:val="Intense Emphasis"/>
    <w:basedOn w:val="DefaultParagraphFont"/>
    <w:uiPriority w:val="21"/>
    <w:qFormat/>
    <w:rsid w:val="00764F4C"/>
    <w:rPr>
      <w:i/>
      <w:iCs/>
      <w:color w:val="2F5496" w:themeColor="accent1" w:themeShade="BF"/>
    </w:rPr>
  </w:style>
  <w:style w:type="paragraph" w:styleId="IntenseQuote">
    <w:name w:val="Intense Quote"/>
    <w:basedOn w:val="Normal"/>
    <w:next w:val="Normal"/>
    <w:link w:val="IntenseQuoteChar"/>
    <w:uiPriority w:val="30"/>
    <w:qFormat/>
    <w:rsid w:val="00764F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F4C"/>
    <w:rPr>
      <w:i/>
      <w:iCs/>
      <w:color w:val="2F5496" w:themeColor="accent1" w:themeShade="BF"/>
    </w:rPr>
  </w:style>
  <w:style w:type="character" w:styleId="IntenseReference">
    <w:name w:val="Intense Reference"/>
    <w:basedOn w:val="DefaultParagraphFont"/>
    <w:uiPriority w:val="32"/>
    <w:qFormat/>
    <w:rsid w:val="00764F4C"/>
    <w:rPr>
      <w:b/>
      <w:bCs/>
      <w:smallCaps/>
      <w:color w:val="2F5496" w:themeColor="accent1" w:themeShade="BF"/>
      <w:spacing w:val="5"/>
    </w:rPr>
  </w:style>
  <w:style w:type="character" w:customStyle="1" w:styleId="apple-converted-space">
    <w:name w:val="apple-converted-space"/>
    <w:basedOn w:val="DefaultParagraphFont"/>
    <w:rsid w:val="00764F4C"/>
  </w:style>
  <w:style w:type="character" w:customStyle="1" w:styleId="c-timestamplabel">
    <w:name w:val="c-timestamp__label"/>
    <w:basedOn w:val="DefaultParagraphFont"/>
    <w:rsid w:val="00F95F9A"/>
  </w:style>
  <w:style w:type="paragraph" w:styleId="NormalWeb">
    <w:name w:val="Normal (Web)"/>
    <w:basedOn w:val="Normal"/>
    <w:uiPriority w:val="99"/>
    <w:unhideWhenUsed/>
    <w:rsid w:val="007824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C7B45"/>
    <w:rPr>
      <w:color w:val="0000FF"/>
      <w:u w:val="single"/>
    </w:rPr>
  </w:style>
  <w:style w:type="character" w:styleId="UnresolvedMention">
    <w:name w:val="Unresolved Mention"/>
    <w:basedOn w:val="DefaultParagraphFont"/>
    <w:uiPriority w:val="99"/>
    <w:semiHidden/>
    <w:unhideWhenUsed/>
    <w:rsid w:val="007A6C47"/>
    <w:rPr>
      <w:color w:val="605E5C"/>
      <w:shd w:val="clear" w:color="auto" w:fill="E1DFDD"/>
    </w:rPr>
  </w:style>
  <w:style w:type="character" w:styleId="CommentReference">
    <w:name w:val="annotation reference"/>
    <w:basedOn w:val="DefaultParagraphFont"/>
    <w:uiPriority w:val="99"/>
    <w:semiHidden/>
    <w:unhideWhenUsed/>
    <w:rsid w:val="00FD654D"/>
    <w:rPr>
      <w:sz w:val="16"/>
      <w:szCs w:val="16"/>
    </w:rPr>
  </w:style>
  <w:style w:type="paragraph" w:styleId="CommentText">
    <w:name w:val="annotation text"/>
    <w:basedOn w:val="Normal"/>
    <w:link w:val="CommentTextChar"/>
    <w:uiPriority w:val="99"/>
    <w:semiHidden/>
    <w:unhideWhenUsed/>
    <w:rsid w:val="00FD654D"/>
    <w:pPr>
      <w:spacing w:line="240" w:lineRule="auto"/>
    </w:pPr>
    <w:rPr>
      <w:sz w:val="20"/>
      <w:szCs w:val="20"/>
    </w:rPr>
  </w:style>
  <w:style w:type="character" w:customStyle="1" w:styleId="CommentTextChar">
    <w:name w:val="Comment Text Char"/>
    <w:basedOn w:val="DefaultParagraphFont"/>
    <w:link w:val="CommentText"/>
    <w:uiPriority w:val="99"/>
    <w:semiHidden/>
    <w:rsid w:val="00FD654D"/>
    <w:rPr>
      <w:sz w:val="20"/>
      <w:szCs w:val="20"/>
    </w:rPr>
  </w:style>
  <w:style w:type="paragraph" w:styleId="CommentSubject">
    <w:name w:val="annotation subject"/>
    <w:basedOn w:val="CommentText"/>
    <w:next w:val="CommentText"/>
    <w:link w:val="CommentSubjectChar"/>
    <w:uiPriority w:val="99"/>
    <w:semiHidden/>
    <w:unhideWhenUsed/>
    <w:rsid w:val="00FD654D"/>
    <w:rPr>
      <w:b/>
      <w:bCs/>
    </w:rPr>
  </w:style>
  <w:style w:type="character" w:customStyle="1" w:styleId="CommentSubjectChar">
    <w:name w:val="Comment Subject Char"/>
    <w:basedOn w:val="CommentTextChar"/>
    <w:link w:val="CommentSubject"/>
    <w:uiPriority w:val="99"/>
    <w:semiHidden/>
    <w:rsid w:val="00FD654D"/>
    <w:rPr>
      <w:b/>
      <w:bCs/>
      <w:sz w:val="20"/>
      <w:szCs w:val="20"/>
    </w:rPr>
  </w:style>
  <w:style w:type="paragraph" w:styleId="Revision">
    <w:name w:val="Revision"/>
    <w:hidden/>
    <w:uiPriority w:val="99"/>
    <w:semiHidden/>
    <w:rsid w:val="00243C1C"/>
    <w:pPr>
      <w:spacing w:after="0" w:line="240" w:lineRule="auto"/>
    </w:pPr>
  </w:style>
  <w:style w:type="paragraph" w:styleId="HTMLPreformatted">
    <w:name w:val="HTML Preformatted"/>
    <w:basedOn w:val="Normal"/>
    <w:link w:val="HTMLPreformattedChar"/>
    <w:uiPriority w:val="99"/>
    <w:unhideWhenUsed/>
    <w:rsid w:val="00487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870CE"/>
    <w:rPr>
      <w:rFonts w:ascii="Courier New" w:eastAsia="Times New Roman" w:hAnsi="Courier New" w:cs="Courier New"/>
      <w:kern w:val="0"/>
      <w:sz w:val="20"/>
      <w:szCs w:val="20"/>
      <w14:ligatures w14:val="none"/>
    </w:rPr>
  </w:style>
  <w:style w:type="character" w:customStyle="1" w:styleId="gnd-iwgdo3b">
    <w:name w:val="gnd-iwgdo3b"/>
    <w:basedOn w:val="DefaultParagraphFont"/>
    <w:rsid w:val="004870CE"/>
  </w:style>
  <w:style w:type="character" w:customStyle="1" w:styleId="gnd-iwgdn2b">
    <w:name w:val="gnd-iwgdn2b"/>
    <w:basedOn w:val="DefaultParagraphFont"/>
    <w:rsid w:val="004870CE"/>
  </w:style>
  <w:style w:type="character" w:customStyle="1" w:styleId="gnd-iwgdh3b">
    <w:name w:val="gnd-iwgdh3b"/>
    <w:basedOn w:val="DefaultParagraphFont"/>
    <w:rsid w:val="004870CE"/>
  </w:style>
  <w:style w:type="character" w:styleId="FollowedHyperlink">
    <w:name w:val="FollowedHyperlink"/>
    <w:basedOn w:val="DefaultParagraphFont"/>
    <w:uiPriority w:val="99"/>
    <w:semiHidden/>
    <w:unhideWhenUsed/>
    <w:rsid w:val="00717E8D"/>
    <w:rPr>
      <w:color w:val="954F72" w:themeColor="followedHyperlink"/>
      <w:u w:val="single"/>
    </w:rPr>
  </w:style>
  <w:style w:type="table" w:styleId="TableGrid">
    <w:name w:val="Table Grid"/>
    <w:basedOn w:val="TableNormal"/>
    <w:uiPriority w:val="39"/>
    <w:rsid w:val="00BF15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ntyacmbb4b">
    <w:name w:val="gntyacmbb4b"/>
    <w:basedOn w:val="DefaultParagraphFont"/>
    <w:rsid w:val="00BF15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56063">
      <w:bodyDiv w:val="1"/>
      <w:marLeft w:val="0"/>
      <w:marRight w:val="0"/>
      <w:marTop w:val="0"/>
      <w:marBottom w:val="0"/>
      <w:divBdr>
        <w:top w:val="none" w:sz="0" w:space="0" w:color="auto"/>
        <w:left w:val="none" w:sz="0" w:space="0" w:color="auto"/>
        <w:bottom w:val="none" w:sz="0" w:space="0" w:color="auto"/>
        <w:right w:val="none" w:sz="0" w:space="0" w:color="auto"/>
      </w:divBdr>
      <w:divsChild>
        <w:div w:id="780494349">
          <w:marLeft w:val="0"/>
          <w:marRight w:val="0"/>
          <w:marTop w:val="0"/>
          <w:marBottom w:val="0"/>
          <w:divBdr>
            <w:top w:val="none" w:sz="0" w:space="0" w:color="auto"/>
            <w:left w:val="none" w:sz="0" w:space="0" w:color="auto"/>
            <w:bottom w:val="none" w:sz="0" w:space="0" w:color="auto"/>
            <w:right w:val="none" w:sz="0" w:space="0" w:color="auto"/>
          </w:divBdr>
          <w:divsChild>
            <w:div w:id="734358543">
              <w:marLeft w:val="0"/>
              <w:marRight w:val="0"/>
              <w:marTop w:val="0"/>
              <w:marBottom w:val="0"/>
              <w:divBdr>
                <w:top w:val="none" w:sz="0" w:space="0" w:color="auto"/>
                <w:left w:val="none" w:sz="0" w:space="0" w:color="auto"/>
                <w:bottom w:val="none" w:sz="0" w:space="0" w:color="auto"/>
                <w:right w:val="none" w:sz="0" w:space="0" w:color="auto"/>
              </w:divBdr>
              <w:divsChild>
                <w:div w:id="4364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51009">
          <w:marLeft w:val="0"/>
          <w:marRight w:val="0"/>
          <w:marTop w:val="0"/>
          <w:marBottom w:val="0"/>
          <w:divBdr>
            <w:top w:val="none" w:sz="0" w:space="0" w:color="auto"/>
            <w:left w:val="none" w:sz="0" w:space="0" w:color="auto"/>
            <w:bottom w:val="none" w:sz="0" w:space="0" w:color="auto"/>
            <w:right w:val="none" w:sz="0" w:space="0" w:color="auto"/>
          </w:divBdr>
          <w:divsChild>
            <w:div w:id="1609775937">
              <w:marLeft w:val="0"/>
              <w:marRight w:val="0"/>
              <w:marTop w:val="0"/>
              <w:marBottom w:val="0"/>
              <w:divBdr>
                <w:top w:val="none" w:sz="0" w:space="0" w:color="auto"/>
                <w:left w:val="none" w:sz="0" w:space="0" w:color="auto"/>
                <w:bottom w:val="none" w:sz="0" w:space="0" w:color="auto"/>
                <w:right w:val="none" w:sz="0" w:space="0" w:color="auto"/>
              </w:divBdr>
              <w:divsChild>
                <w:div w:id="451483922">
                  <w:marLeft w:val="0"/>
                  <w:marRight w:val="0"/>
                  <w:marTop w:val="0"/>
                  <w:marBottom w:val="0"/>
                  <w:divBdr>
                    <w:top w:val="none" w:sz="0" w:space="0" w:color="auto"/>
                    <w:left w:val="none" w:sz="0" w:space="0" w:color="auto"/>
                    <w:bottom w:val="none" w:sz="0" w:space="0" w:color="auto"/>
                    <w:right w:val="none" w:sz="0" w:space="0" w:color="auto"/>
                  </w:divBdr>
                </w:div>
              </w:divsChild>
            </w:div>
            <w:div w:id="426460021">
              <w:marLeft w:val="0"/>
              <w:marRight w:val="0"/>
              <w:marTop w:val="0"/>
              <w:marBottom w:val="0"/>
              <w:divBdr>
                <w:top w:val="none" w:sz="0" w:space="0" w:color="auto"/>
                <w:left w:val="none" w:sz="0" w:space="0" w:color="auto"/>
                <w:bottom w:val="none" w:sz="0" w:space="0" w:color="auto"/>
                <w:right w:val="none" w:sz="0" w:space="0" w:color="auto"/>
              </w:divBdr>
              <w:divsChild>
                <w:div w:id="134358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046316">
      <w:bodyDiv w:val="1"/>
      <w:marLeft w:val="0"/>
      <w:marRight w:val="0"/>
      <w:marTop w:val="0"/>
      <w:marBottom w:val="0"/>
      <w:divBdr>
        <w:top w:val="none" w:sz="0" w:space="0" w:color="auto"/>
        <w:left w:val="none" w:sz="0" w:space="0" w:color="auto"/>
        <w:bottom w:val="none" w:sz="0" w:space="0" w:color="auto"/>
        <w:right w:val="none" w:sz="0" w:space="0" w:color="auto"/>
      </w:divBdr>
      <w:divsChild>
        <w:div w:id="1890219922">
          <w:marLeft w:val="0"/>
          <w:marRight w:val="0"/>
          <w:marTop w:val="0"/>
          <w:marBottom w:val="0"/>
          <w:divBdr>
            <w:top w:val="none" w:sz="0" w:space="0" w:color="auto"/>
            <w:left w:val="none" w:sz="0" w:space="0" w:color="auto"/>
            <w:bottom w:val="none" w:sz="0" w:space="0" w:color="auto"/>
            <w:right w:val="none" w:sz="0" w:space="0" w:color="auto"/>
          </w:divBdr>
          <w:divsChild>
            <w:div w:id="1314065388">
              <w:marLeft w:val="0"/>
              <w:marRight w:val="0"/>
              <w:marTop w:val="0"/>
              <w:marBottom w:val="0"/>
              <w:divBdr>
                <w:top w:val="none" w:sz="0" w:space="0" w:color="auto"/>
                <w:left w:val="none" w:sz="0" w:space="0" w:color="auto"/>
                <w:bottom w:val="none" w:sz="0" w:space="0" w:color="auto"/>
                <w:right w:val="none" w:sz="0" w:space="0" w:color="auto"/>
              </w:divBdr>
              <w:divsChild>
                <w:div w:id="1194462564">
                  <w:marLeft w:val="0"/>
                  <w:marRight w:val="0"/>
                  <w:marTop w:val="0"/>
                  <w:marBottom w:val="0"/>
                  <w:divBdr>
                    <w:top w:val="none" w:sz="0" w:space="0" w:color="auto"/>
                    <w:left w:val="none" w:sz="0" w:space="0" w:color="auto"/>
                    <w:bottom w:val="none" w:sz="0" w:space="0" w:color="auto"/>
                    <w:right w:val="none" w:sz="0" w:space="0" w:color="auto"/>
                  </w:divBdr>
                  <w:divsChild>
                    <w:div w:id="1809400898">
                      <w:marLeft w:val="0"/>
                      <w:marRight w:val="0"/>
                      <w:marTop w:val="0"/>
                      <w:marBottom w:val="0"/>
                      <w:divBdr>
                        <w:top w:val="none" w:sz="0" w:space="0" w:color="auto"/>
                        <w:left w:val="none" w:sz="0" w:space="0" w:color="auto"/>
                        <w:bottom w:val="none" w:sz="0" w:space="0" w:color="auto"/>
                        <w:right w:val="none" w:sz="0" w:space="0" w:color="auto"/>
                      </w:divBdr>
                      <w:divsChild>
                        <w:div w:id="1613365608">
                          <w:marLeft w:val="0"/>
                          <w:marRight w:val="0"/>
                          <w:marTop w:val="0"/>
                          <w:marBottom w:val="0"/>
                          <w:divBdr>
                            <w:top w:val="none" w:sz="0" w:space="0" w:color="auto"/>
                            <w:left w:val="none" w:sz="0" w:space="0" w:color="auto"/>
                            <w:bottom w:val="none" w:sz="0" w:space="0" w:color="auto"/>
                            <w:right w:val="none" w:sz="0" w:space="0" w:color="auto"/>
                          </w:divBdr>
                          <w:divsChild>
                            <w:div w:id="1674406962">
                              <w:marLeft w:val="0"/>
                              <w:marRight w:val="0"/>
                              <w:marTop w:val="0"/>
                              <w:marBottom w:val="0"/>
                              <w:divBdr>
                                <w:top w:val="none" w:sz="0" w:space="0" w:color="auto"/>
                                <w:left w:val="none" w:sz="0" w:space="0" w:color="auto"/>
                                <w:bottom w:val="none" w:sz="0" w:space="0" w:color="auto"/>
                                <w:right w:val="none" w:sz="0" w:space="0" w:color="auto"/>
                              </w:divBdr>
                              <w:divsChild>
                                <w:div w:id="1501235096">
                                  <w:marLeft w:val="0"/>
                                  <w:marRight w:val="0"/>
                                  <w:marTop w:val="0"/>
                                  <w:marBottom w:val="0"/>
                                  <w:divBdr>
                                    <w:top w:val="none" w:sz="0" w:space="0" w:color="auto"/>
                                    <w:left w:val="none" w:sz="0" w:space="0" w:color="auto"/>
                                    <w:bottom w:val="none" w:sz="0" w:space="0" w:color="auto"/>
                                    <w:right w:val="none" w:sz="0" w:space="0" w:color="auto"/>
                                  </w:divBdr>
                                  <w:divsChild>
                                    <w:div w:id="11394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915444">
          <w:marLeft w:val="0"/>
          <w:marRight w:val="0"/>
          <w:marTop w:val="0"/>
          <w:marBottom w:val="0"/>
          <w:divBdr>
            <w:top w:val="none" w:sz="0" w:space="0" w:color="auto"/>
            <w:left w:val="none" w:sz="0" w:space="0" w:color="auto"/>
            <w:bottom w:val="none" w:sz="0" w:space="0" w:color="auto"/>
            <w:right w:val="none" w:sz="0" w:space="0" w:color="auto"/>
          </w:divBdr>
          <w:divsChild>
            <w:div w:id="390809830">
              <w:marLeft w:val="0"/>
              <w:marRight w:val="0"/>
              <w:marTop w:val="0"/>
              <w:marBottom w:val="0"/>
              <w:divBdr>
                <w:top w:val="none" w:sz="0" w:space="0" w:color="auto"/>
                <w:left w:val="none" w:sz="0" w:space="0" w:color="auto"/>
                <w:bottom w:val="none" w:sz="0" w:space="0" w:color="auto"/>
                <w:right w:val="none" w:sz="0" w:space="0" w:color="auto"/>
              </w:divBdr>
              <w:divsChild>
                <w:div w:id="2030327037">
                  <w:marLeft w:val="0"/>
                  <w:marRight w:val="0"/>
                  <w:marTop w:val="0"/>
                  <w:marBottom w:val="0"/>
                  <w:divBdr>
                    <w:top w:val="none" w:sz="0" w:space="0" w:color="auto"/>
                    <w:left w:val="none" w:sz="0" w:space="0" w:color="auto"/>
                    <w:bottom w:val="none" w:sz="0" w:space="0" w:color="auto"/>
                    <w:right w:val="none" w:sz="0" w:space="0" w:color="auto"/>
                  </w:divBdr>
                  <w:divsChild>
                    <w:div w:id="1986814429">
                      <w:marLeft w:val="0"/>
                      <w:marRight w:val="0"/>
                      <w:marTop w:val="0"/>
                      <w:marBottom w:val="0"/>
                      <w:divBdr>
                        <w:top w:val="none" w:sz="0" w:space="0" w:color="auto"/>
                        <w:left w:val="none" w:sz="0" w:space="0" w:color="auto"/>
                        <w:bottom w:val="none" w:sz="0" w:space="0" w:color="auto"/>
                        <w:right w:val="none" w:sz="0" w:space="0" w:color="auto"/>
                      </w:divBdr>
                      <w:divsChild>
                        <w:div w:id="141895022">
                          <w:marLeft w:val="0"/>
                          <w:marRight w:val="0"/>
                          <w:marTop w:val="0"/>
                          <w:marBottom w:val="0"/>
                          <w:divBdr>
                            <w:top w:val="none" w:sz="0" w:space="0" w:color="auto"/>
                            <w:left w:val="none" w:sz="0" w:space="0" w:color="auto"/>
                            <w:bottom w:val="none" w:sz="0" w:space="0" w:color="auto"/>
                            <w:right w:val="none" w:sz="0" w:space="0" w:color="auto"/>
                          </w:divBdr>
                          <w:divsChild>
                            <w:div w:id="145090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390434">
          <w:marLeft w:val="0"/>
          <w:marRight w:val="0"/>
          <w:marTop w:val="0"/>
          <w:marBottom w:val="0"/>
          <w:divBdr>
            <w:top w:val="none" w:sz="0" w:space="0" w:color="auto"/>
            <w:left w:val="none" w:sz="0" w:space="0" w:color="auto"/>
            <w:bottom w:val="none" w:sz="0" w:space="0" w:color="auto"/>
            <w:right w:val="none" w:sz="0" w:space="0" w:color="auto"/>
          </w:divBdr>
          <w:divsChild>
            <w:div w:id="1082291193">
              <w:marLeft w:val="0"/>
              <w:marRight w:val="0"/>
              <w:marTop w:val="0"/>
              <w:marBottom w:val="0"/>
              <w:divBdr>
                <w:top w:val="none" w:sz="0" w:space="0" w:color="auto"/>
                <w:left w:val="none" w:sz="0" w:space="0" w:color="auto"/>
                <w:bottom w:val="none" w:sz="0" w:space="0" w:color="auto"/>
                <w:right w:val="none" w:sz="0" w:space="0" w:color="auto"/>
              </w:divBdr>
              <w:divsChild>
                <w:div w:id="153381593">
                  <w:marLeft w:val="0"/>
                  <w:marRight w:val="0"/>
                  <w:marTop w:val="0"/>
                  <w:marBottom w:val="0"/>
                  <w:divBdr>
                    <w:top w:val="none" w:sz="0" w:space="0" w:color="auto"/>
                    <w:left w:val="none" w:sz="0" w:space="0" w:color="auto"/>
                    <w:bottom w:val="none" w:sz="0" w:space="0" w:color="auto"/>
                    <w:right w:val="none" w:sz="0" w:space="0" w:color="auto"/>
                  </w:divBdr>
                  <w:divsChild>
                    <w:div w:id="1110322546">
                      <w:marLeft w:val="0"/>
                      <w:marRight w:val="0"/>
                      <w:marTop w:val="0"/>
                      <w:marBottom w:val="0"/>
                      <w:divBdr>
                        <w:top w:val="none" w:sz="0" w:space="0" w:color="auto"/>
                        <w:left w:val="none" w:sz="0" w:space="0" w:color="auto"/>
                        <w:bottom w:val="none" w:sz="0" w:space="0" w:color="auto"/>
                        <w:right w:val="none" w:sz="0" w:space="0" w:color="auto"/>
                      </w:divBdr>
                      <w:divsChild>
                        <w:div w:id="166021273">
                          <w:marLeft w:val="0"/>
                          <w:marRight w:val="0"/>
                          <w:marTop w:val="0"/>
                          <w:marBottom w:val="0"/>
                          <w:divBdr>
                            <w:top w:val="none" w:sz="0" w:space="0" w:color="auto"/>
                            <w:left w:val="none" w:sz="0" w:space="0" w:color="auto"/>
                            <w:bottom w:val="none" w:sz="0" w:space="0" w:color="auto"/>
                            <w:right w:val="none" w:sz="0" w:space="0" w:color="auto"/>
                          </w:divBdr>
                          <w:divsChild>
                            <w:div w:id="123512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owerOutage.u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journals.lww.com/environepidem/fulltext/2025/08000/assessing_bias_in_measuring_power_outage_exposure.4.aspx" TargetMode="Externa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journals.lww.com/environepidem/fulltext/2025/08000/assessing_bias_in_measuring_power_outage_exposure.4.aspx"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13071</Words>
  <Characters>74511</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cp:revision>
  <dcterms:created xsi:type="dcterms:W3CDTF">2025-09-03T00:51:00Z</dcterms:created>
  <dcterms:modified xsi:type="dcterms:W3CDTF">2025-09-03T00:51:00Z</dcterms:modified>
</cp:coreProperties>
</file>