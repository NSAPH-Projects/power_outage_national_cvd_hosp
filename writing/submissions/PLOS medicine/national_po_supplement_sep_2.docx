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4574E" w14:textId="59ED1F4C" w:rsidR="0012440D" w:rsidRPr="006552FF" w:rsidRDefault="0012440D" w:rsidP="0012440D">
      <w:pPr>
        <w:rPr>
          <w:rFonts w:ascii="Arial" w:hAnsi="Arial" w:cs="Arial"/>
          <w:b/>
          <w:sz w:val="28"/>
          <w:szCs w:val="28"/>
        </w:rPr>
      </w:pPr>
      <w:r>
        <w:rPr>
          <w:rFonts w:ascii="Arial" w:hAnsi="Arial" w:cs="Arial"/>
          <w:b/>
          <w:sz w:val="28"/>
          <w:szCs w:val="28"/>
        </w:rPr>
        <w:t xml:space="preserve">Supplemental content for: </w:t>
      </w:r>
      <w:r w:rsidRPr="006552FF">
        <w:rPr>
          <w:rFonts w:ascii="Arial" w:hAnsi="Arial" w:cs="Arial"/>
          <w:b/>
          <w:sz w:val="28"/>
          <w:szCs w:val="28"/>
        </w:rPr>
        <w:t xml:space="preserve">Power outages </w:t>
      </w:r>
      <w:r>
        <w:rPr>
          <w:rFonts w:ascii="Arial" w:hAnsi="Arial" w:cs="Arial"/>
          <w:b/>
          <w:sz w:val="28"/>
          <w:szCs w:val="28"/>
        </w:rPr>
        <w:t>and</w:t>
      </w:r>
      <w:r w:rsidRPr="006552FF">
        <w:rPr>
          <w:rFonts w:ascii="Arial" w:hAnsi="Arial" w:cs="Arial"/>
          <w:b/>
          <w:sz w:val="28"/>
          <w:szCs w:val="28"/>
        </w:rPr>
        <w:t xml:space="preserve"> cardiovascular and respiratory hospitalizations among US older adults</w:t>
      </w:r>
    </w:p>
    <w:p w14:paraId="53D368C6" w14:textId="77777777" w:rsidR="00425DD8" w:rsidRDefault="00425DD8"/>
    <w:p w14:paraId="706752C9" w14:textId="77777777" w:rsidR="00A27647" w:rsidRDefault="00A27647"/>
    <w:p w14:paraId="46DFE793" w14:textId="054313AE" w:rsidR="00A27647" w:rsidRDefault="00B71A77" w:rsidP="00B71A77">
      <w:pPr>
        <w:tabs>
          <w:tab w:val="left" w:pos="6861"/>
        </w:tabs>
      </w:pPr>
      <w:r>
        <w:tab/>
      </w:r>
    </w:p>
    <w:p w14:paraId="16C3C44D" w14:textId="77777777" w:rsidR="00A27647" w:rsidRDefault="00A27647"/>
    <w:p w14:paraId="6F4E85E7" w14:textId="77777777" w:rsidR="00A27647" w:rsidRDefault="00A27647"/>
    <w:p w14:paraId="3273D725" w14:textId="77777777" w:rsidR="00A27647" w:rsidRDefault="00A27647"/>
    <w:p w14:paraId="21117365" w14:textId="77777777" w:rsidR="00A27647" w:rsidRDefault="00A27647"/>
    <w:p w14:paraId="3584B213" w14:textId="77777777" w:rsidR="00A27647" w:rsidRDefault="00A27647"/>
    <w:p w14:paraId="3EB04836" w14:textId="77777777" w:rsidR="00A27647" w:rsidRDefault="00A27647"/>
    <w:p w14:paraId="0BCF1A22" w14:textId="77777777" w:rsidR="00A27647" w:rsidRDefault="00A27647"/>
    <w:p w14:paraId="232A4E04" w14:textId="77777777" w:rsidR="00A27647" w:rsidRDefault="00A27647"/>
    <w:p w14:paraId="28FFA3C1" w14:textId="77777777" w:rsidR="00A27647" w:rsidRDefault="00A27647"/>
    <w:p w14:paraId="7239F4B5" w14:textId="77777777" w:rsidR="00A27647" w:rsidRDefault="00A27647"/>
    <w:p w14:paraId="346DBC8A" w14:textId="77777777" w:rsidR="00A27647" w:rsidRDefault="00A27647"/>
    <w:p w14:paraId="70E6CC7A" w14:textId="77777777" w:rsidR="00A27647" w:rsidRDefault="00A27647"/>
    <w:p w14:paraId="613F560F" w14:textId="77777777" w:rsidR="00A27647" w:rsidRDefault="00A27647"/>
    <w:p w14:paraId="55D57376" w14:textId="77777777" w:rsidR="00A27647" w:rsidRDefault="00A27647"/>
    <w:p w14:paraId="78BB52ED" w14:textId="77777777" w:rsidR="00A27647" w:rsidRDefault="00A27647"/>
    <w:p w14:paraId="45693EDD" w14:textId="77777777" w:rsidR="00A27647" w:rsidRDefault="00A27647"/>
    <w:p w14:paraId="719D8C5C" w14:textId="77777777" w:rsidR="00A27647" w:rsidRDefault="00A27647"/>
    <w:p w14:paraId="441E8ABA" w14:textId="77777777" w:rsidR="00A27647" w:rsidRDefault="00A27647"/>
    <w:p w14:paraId="62BCCB39" w14:textId="77777777" w:rsidR="00A27647" w:rsidRDefault="00A27647"/>
    <w:p w14:paraId="7FCD38BF" w14:textId="77777777" w:rsidR="00A27647" w:rsidRDefault="00A27647"/>
    <w:p w14:paraId="7F06FEEE" w14:textId="77777777" w:rsidR="00A27647" w:rsidRDefault="00A27647"/>
    <w:p w14:paraId="4A6EE0EE" w14:textId="77777777" w:rsidR="00A27647" w:rsidRDefault="00A27647"/>
    <w:p w14:paraId="1AB7D6AA" w14:textId="77777777" w:rsidR="00A27647" w:rsidRDefault="00A27647"/>
    <w:p w14:paraId="19B3072F" w14:textId="77777777" w:rsidR="00A27647" w:rsidRDefault="00A27647"/>
    <w:p w14:paraId="04275E3C" w14:textId="77777777" w:rsidR="00A27647" w:rsidRDefault="00A27647"/>
    <w:p w14:paraId="7556D433" w14:textId="77777777" w:rsidR="00A27647" w:rsidRDefault="00A27647"/>
    <w:p w14:paraId="1F178F68" w14:textId="77777777" w:rsidR="00A27647" w:rsidRDefault="00A27647"/>
    <w:p w14:paraId="65E54B64" w14:textId="77777777" w:rsidR="00A27647" w:rsidRDefault="00A27647"/>
    <w:p w14:paraId="288A2787" w14:textId="77777777" w:rsidR="00A27647" w:rsidRDefault="00A27647"/>
    <w:p w14:paraId="571B249B" w14:textId="77777777" w:rsidR="00A27647" w:rsidRDefault="00A27647"/>
    <w:p w14:paraId="475841D9" w14:textId="77777777" w:rsidR="00A27647" w:rsidRDefault="00A27647"/>
    <w:p w14:paraId="1FE2FF1F" w14:textId="77777777" w:rsidR="00A27647" w:rsidRDefault="00A27647"/>
    <w:p w14:paraId="09C39A41" w14:textId="77777777" w:rsidR="00722865" w:rsidRDefault="00722865"/>
    <w:p w14:paraId="4037BB8C" w14:textId="77777777" w:rsidR="00722865" w:rsidRDefault="00722865"/>
    <w:p w14:paraId="0E61E23E" w14:textId="77777777" w:rsidR="00722865" w:rsidRDefault="00722865"/>
    <w:p w14:paraId="49DB9E59" w14:textId="77777777" w:rsidR="005F0902" w:rsidRDefault="005F0902"/>
    <w:p w14:paraId="5C38CBB8" w14:textId="77777777" w:rsidR="005F0902" w:rsidRDefault="005F0902"/>
    <w:p w14:paraId="627289AC" w14:textId="77777777" w:rsidR="00722865" w:rsidRDefault="00722865"/>
    <w:p w14:paraId="45E2B39A" w14:textId="77777777" w:rsidR="00722865" w:rsidRDefault="00722865"/>
    <w:p w14:paraId="67FD838A" w14:textId="77777777" w:rsidR="008F3BE6" w:rsidRDefault="008F3BE6" w:rsidP="00722865"/>
    <w:p w14:paraId="420AF7A2" w14:textId="785FE8AF" w:rsidR="00722865" w:rsidRPr="002641B8" w:rsidRDefault="00722865" w:rsidP="00722865">
      <w:pPr>
        <w:rPr>
          <w:rFonts w:ascii="Arial" w:hAnsi="Arial" w:cs="Arial"/>
          <w:sz w:val="22"/>
          <w:szCs w:val="22"/>
        </w:rPr>
      </w:pPr>
      <w:r w:rsidRPr="00CF3DBF">
        <w:rPr>
          <w:rFonts w:ascii="Arial" w:hAnsi="Arial" w:cs="Arial"/>
          <w:b/>
          <w:bCs/>
          <w:sz w:val="22"/>
          <w:szCs w:val="22"/>
        </w:rPr>
        <w:lastRenderedPageBreak/>
        <w:t>Supplementa</w:t>
      </w:r>
      <w:r>
        <w:rPr>
          <w:rFonts w:ascii="Arial" w:hAnsi="Arial" w:cs="Arial"/>
          <w:b/>
          <w:bCs/>
          <w:sz w:val="22"/>
          <w:szCs w:val="22"/>
        </w:rPr>
        <w:t>l</w:t>
      </w:r>
      <w:r w:rsidRPr="00CF3DBF">
        <w:rPr>
          <w:rFonts w:ascii="Arial" w:hAnsi="Arial" w:cs="Arial"/>
          <w:b/>
          <w:bCs/>
          <w:sz w:val="22"/>
          <w:szCs w:val="22"/>
        </w:rPr>
        <w:t xml:space="preserve"> Table </w:t>
      </w:r>
      <w:r w:rsidR="00E819F6">
        <w:rPr>
          <w:rFonts w:ascii="Arial" w:hAnsi="Arial" w:cs="Arial"/>
          <w:b/>
          <w:bCs/>
          <w:sz w:val="22"/>
          <w:szCs w:val="22"/>
        </w:rPr>
        <w:t>1</w:t>
      </w:r>
      <w:r w:rsidRPr="00CF3DBF">
        <w:rPr>
          <w:rFonts w:ascii="Arial" w:hAnsi="Arial" w:cs="Arial"/>
          <w:sz w:val="22"/>
          <w:szCs w:val="22"/>
        </w:rPr>
        <w:t>:</w:t>
      </w:r>
      <w:r>
        <w:rPr>
          <w:rFonts w:ascii="Arial" w:hAnsi="Arial" w:cs="Arial"/>
          <w:sz w:val="22"/>
          <w:szCs w:val="22"/>
        </w:rPr>
        <w:t xml:space="preserve"> Distribution of power outage exposure by potential confounders for main analysis of county-level </w:t>
      </w:r>
      <w:r w:rsidRPr="00CF3DBF">
        <w:rPr>
          <w:rFonts w:ascii="Arial" w:hAnsi="Arial" w:cs="Arial"/>
          <w:sz w:val="22"/>
          <w:szCs w:val="22"/>
        </w:rPr>
        <w:t xml:space="preserve">8+ hour power outage exposure and CVD and respiratory hospitalizations in US 2018 </w:t>
      </w:r>
      <w:r>
        <w:rPr>
          <w:rFonts w:ascii="Arial" w:hAnsi="Arial" w:cs="Arial"/>
          <w:sz w:val="22"/>
          <w:szCs w:val="22"/>
        </w:rPr>
        <w:t>F</w:t>
      </w:r>
      <w:r w:rsidRPr="00CF3DBF">
        <w:rPr>
          <w:rFonts w:ascii="Arial" w:hAnsi="Arial" w:cs="Arial"/>
          <w:sz w:val="22"/>
          <w:szCs w:val="22"/>
        </w:rPr>
        <w:t>ee-</w:t>
      </w:r>
      <w:r>
        <w:rPr>
          <w:rFonts w:ascii="Arial" w:hAnsi="Arial" w:cs="Arial"/>
          <w:sz w:val="22"/>
          <w:szCs w:val="22"/>
        </w:rPr>
        <w:t>F</w:t>
      </w:r>
      <w:r w:rsidRPr="00CF3DBF">
        <w:rPr>
          <w:rFonts w:ascii="Arial" w:hAnsi="Arial" w:cs="Arial"/>
          <w:sz w:val="22"/>
          <w:szCs w:val="22"/>
        </w:rPr>
        <w:t>or-</w:t>
      </w:r>
      <w:r>
        <w:rPr>
          <w:rFonts w:ascii="Arial" w:hAnsi="Arial" w:cs="Arial"/>
          <w:sz w:val="22"/>
          <w:szCs w:val="22"/>
        </w:rPr>
        <w:t>S</w:t>
      </w:r>
      <w:r w:rsidRPr="00CF3DBF">
        <w:rPr>
          <w:rFonts w:ascii="Arial" w:hAnsi="Arial" w:cs="Arial"/>
          <w:sz w:val="22"/>
          <w:szCs w:val="22"/>
        </w:rPr>
        <w:t>ervice Medicare beneficiaries</w:t>
      </w:r>
      <w:r>
        <w:rPr>
          <w:rFonts w:ascii="Arial" w:hAnsi="Arial" w:cs="Arial"/>
          <w:sz w:val="22"/>
          <w:szCs w:val="22"/>
        </w:rPr>
        <w:t>.</w:t>
      </w:r>
    </w:p>
    <w:p w14:paraId="39CACBA8" w14:textId="77777777" w:rsidR="00722865" w:rsidRDefault="00722865" w:rsidP="00722865">
      <w:pPr>
        <w:rPr>
          <w:rFonts w:ascii="Arial" w:hAnsi="Arial" w:cs="Arial"/>
          <w:b/>
          <w:bCs/>
          <w:sz w:val="22"/>
          <w:szCs w:val="22"/>
        </w:rPr>
      </w:pPr>
    </w:p>
    <w:p w14:paraId="29C24F35" w14:textId="77777777" w:rsidR="00722865" w:rsidRDefault="00722865" w:rsidP="00722865">
      <w:pPr>
        <w:rPr>
          <w:rFonts w:ascii="Arial" w:hAnsi="Arial" w:cs="Arial"/>
          <w:b/>
          <w:bCs/>
          <w:sz w:val="22"/>
          <w:szCs w:val="22"/>
        </w:rPr>
      </w:pPr>
    </w:p>
    <w:p w14:paraId="1E655E53" w14:textId="77777777" w:rsidR="00722865" w:rsidRDefault="00722865" w:rsidP="00722865">
      <w:pPr>
        <w:rPr>
          <w:rFonts w:ascii="Arial" w:hAnsi="Arial" w:cs="Arial"/>
          <w:b/>
          <w:bCs/>
          <w:sz w:val="22"/>
          <w:szCs w:val="22"/>
        </w:rPr>
      </w:pPr>
    </w:p>
    <w:p w14:paraId="31E0673A" w14:textId="77777777" w:rsidR="00722865" w:rsidRDefault="00722865" w:rsidP="00722865">
      <w:pPr>
        <w:rPr>
          <w:rFonts w:ascii="Arial" w:hAnsi="Arial" w:cs="Arial"/>
          <w:b/>
          <w:bCs/>
          <w:sz w:val="22"/>
          <w:szCs w:val="22"/>
        </w:rPr>
      </w:pPr>
    </w:p>
    <w:p w14:paraId="08E4E415" w14:textId="77777777" w:rsidR="00722865" w:rsidRDefault="00722865" w:rsidP="00722865">
      <w:pPr>
        <w:rPr>
          <w:rFonts w:ascii="Arial" w:hAnsi="Arial" w:cs="Arial"/>
          <w:b/>
          <w:bCs/>
          <w:sz w:val="22"/>
          <w:szCs w:val="22"/>
        </w:rPr>
      </w:pPr>
    </w:p>
    <w:p w14:paraId="500E9C18" w14:textId="77777777" w:rsidR="00722865" w:rsidRDefault="00722865" w:rsidP="00722865">
      <w:pPr>
        <w:rPr>
          <w:rFonts w:ascii="Arial" w:hAnsi="Arial" w:cs="Arial"/>
          <w:b/>
          <w:bCs/>
          <w:sz w:val="22"/>
          <w:szCs w:val="22"/>
        </w:rPr>
      </w:pPr>
    </w:p>
    <w:p w14:paraId="5B8733D6" w14:textId="77777777" w:rsidR="00722865" w:rsidRDefault="00722865" w:rsidP="00722865">
      <w:pPr>
        <w:rPr>
          <w:rFonts w:ascii="Arial" w:hAnsi="Arial" w:cs="Arial"/>
          <w:b/>
          <w:bCs/>
          <w:sz w:val="22"/>
          <w:szCs w:val="22"/>
        </w:rPr>
      </w:pPr>
    </w:p>
    <w:p w14:paraId="6CDC80E4" w14:textId="77777777" w:rsidR="00722865" w:rsidRDefault="00722865" w:rsidP="00722865">
      <w:pPr>
        <w:rPr>
          <w:rFonts w:ascii="Arial" w:hAnsi="Arial" w:cs="Arial"/>
          <w:b/>
          <w:bCs/>
          <w:sz w:val="22"/>
          <w:szCs w:val="22"/>
        </w:rPr>
      </w:pPr>
    </w:p>
    <w:p w14:paraId="62499719" w14:textId="77777777" w:rsidR="00722865" w:rsidRDefault="00722865" w:rsidP="00722865">
      <w:pPr>
        <w:rPr>
          <w:rFonts w:ascii="Arial" w:hAnsi="Arial" w:cs="Arial"/>
          <w:b/>
          <w:bCs/>
          <w:sz w:val="22"/>
          <w:szCs w:val="22"/>
        </w:rPr>
      </w:pPr>
    </w:p>
    <w:p w14:paraId="3C36860E" w14:textId="77777777" w:rsidR="00722865" w:rsidRDefault="00722865" w:rsidP="00722865">
      <w:pPr>
        <w:rPr>
          <w:rFonts w:ascii="Arial" w:hAnsi="Arial" w:cs="Arial"/>
          <w:b/>
          <w:bCs/>
          <w:sz w:val="22"/>
          <w:szCs w:val="22"/>
        </w:rPr>
      </w:pPr>
    </w:p>
    <w:p w14:paraId="12C1971D" w14:textId="77777777" w:rsidR="00722865" w:rsidRDefault="00722865" w:rsidP="00722865">
      <w:pPr>
        <w:rPr>
          <w:rFonts w:ascii="Arial" w:hAnsi="Arial" w:cs="Arial"/>
          <w:b/>
          <w:bCs/>
          <w:sz w:val="22"/>
          <w:szCs w:val="22"/>
        </w:rPr>
      </w:pPr>
    </w:p>
    <w:p w14:paraId="165505B1" w14:textId="77777777" w:rsidR="0084581D" w:rsidRDefault="0084581D" w:rsidP="00722865">
      <w:pPr>
        <w:rPr>
          <w:rFonts w:ascii="Arial" w:hAnsi="Arial" w:cs="Arial"/>
          <w:b/>
          <w:bCs/>
          <w:sz w:val="22"/>
          <w:szCs w:val="22"/>
        </w:rPr>
      </w:pPr>
    </w:p>
    <w:p w14:paraId="27CEE6B7" w14:textId="77777777" w:rsidR="00722865" w:rsidRDefault="00722865" w:rsidP="00722865">
      <w:pPr>
        <w:rPr>
          <w:rFonts w:ascii="Arial" w:hAnsi="Arial" w:cs="Arial"/>
          <w:b/>
          <w:bCs/>
          <w:sz w:val="22"/>
          <w:szCs w:val="22"/>
        </w:rPr>
      </w:pPr>
    </w:p>
    <w:p w14:paraId="4775B047" w14:textId="77777777" w:rsidR="00722865" w:rsidRDefault="00722865" w:rsidP="00722865">
      <w:pPr>
        <w:rPr>
          <w:rFonts w:ascii="Arial" w:hAnsi="Arial" w:cs="Arial"/>
          <w:b/>
          <w:bCs/>
          <w:sz w:val="22"/>
          <w:szCs w:val="22"/>
        </w:rPr>
      </w:pPr>
    </w:p>
    <w:p w14:paraId="08F87DAC" w14:textId="77777777" w:rsidR="00722865" w:rsidRDefault="00722865" w:rsidP="00722865">
      <w:pPr>
        <w:rPr>
          <w:rFonts w:ascii="Arial" w:hAnsi="Arial" w:cs="Arial"/>
          <w:b/>
          <w:bCs/>
          <w:sz w:val="22"/>
          <w:szCs w:val="22"/>
        </w:rPr>
      </w:pPr>
    </w:p>
    <w:p w14:paraId="3FF9D5D9" w14:textId="77777777" w:rsidR="00722865" w:rsidRDefault="00722865" w:rsidP="00722865">
      <w:pPr>
        <w:rPr>
          <w:rFonts w:ascii="Arial" w:hAnsi="Arial" w:cs="Arial"/>
          <w:b/>
          <w:bCs/>
          <w:sz w:val="22"/>
          <w:szCs w:val="22"/>
        </w:rPr>
      </w:pPr>
    </w:p>
    <w:p w14:paraId="6E8DBFAB" w14:textId="77777777" w:rsidR="00722865" w:rsidRDefault="00722865" w:rsidP="00722865">
      <w:pPr>
        <w:rPr>
          <w:rFonts w:ascii="Arial" w:hAnsi="Arial" w:cs="Arial"/>
          <w:b/>
          <w:bCs/>
          <w:sz w:val="22"/>
          <w:szCs w:val="22"/>
        </w:rPr>
      </w:pPr>
    </w:p>
    <w:p w14:paraId="4EFEFB28" w14:textId="77777777" w:rsidR="00722865" w:rsidRDefault="00722865" w:rsidP="00722865">
      <w:pPr>
        <w:rPr>
          <w:rFonts w:ascii="Arial" w:hAnsi="Arial" w:cs="Arial"/>
          <w:b/>
          <w:bCs/>
          <w:sz w:val="22"/>
          <w:szCs w:val="22"/>
        </w:rPr>
      </w:pPr>
    </w:p>
    <w:p w14:paraId="26F606EC" w14:textId="77777777" w:rsidR="00722865" w:rsidRDefault="00722865" w:rsidP="00722865">
      <w:pPr>
        <w:rPr>
          <w:rFonts w:ascii="Arial" w:hAnsi="Arial" w:cs="Arial"/>
          <w:b/>
          <w:bCs/>
          <w:sz w:val="22"/>
          <w:szCs w:val="22"/>
        </w:rPr>
      </w:pPr>
    </w:p>
    <w:p w14:paraId="477459F6" w14:textId="77777777" w:rsidR="00722865" w:rsidRDefault="00722865" w:rsidP="00722865">
      <w:pPr>
        <w:rPr>
          <w:rFonts w:ascii="Arial" w:hAnsi="Arial" w:cs="Arial"/>
          <w:b/>
          <w:bCs/>
          <w:sz w:val="22"/>
          <w:szCs w:val="22"/>
        </w:rPr>
      </w:pPr>
    </w:p>
    <w:p w14:paraId="55ABFE1E" w14:textId="77777777" w:rsidR="00722865" w:rsidRDefault="00722865" w:rsidP="00722865">
      <w:pPr>
        <w:rPr>
          <w:rFonts w:ascii="Arial" w:hAnsi="Arial" w:cs="Arial"/>
          <w:b/>
          <w:bCs/>
          <w:sz w:val="22"/>
          <w:szCs w:val="22"/>
        </w:rPr>
      </w:pPr>
    </w:p>
    <w:p w14:paraId="4240B73D" w14:textId="77777777" w:rsidR="00722865" w:rsidRDefault="00722865" w:rsidP="00722865">
      <w:pPr>
        <w:rPr>
          <w:rFonts w:ascii="Arial" w:hAnsi="Arial" w:cs="Arial"/>
          <w:b/>
          <w:bCs/>
          <w:sz w:val="22"/>
          <w:szCs w:val="22"/>
        </w:rPr>
      </w:pPr>
    </w:p>
    <w:p w14:paraId="47C2800B" w14:textId="77777777" w:rsidR="00722865" w:rsidRDefault="00722865" w:rsidP="00722865">
      <w:pPr>
        <w:rPr>
          <w:rFonts w:ascii="Arial" w:hAnsi="Arial" w:cs="Arial"/>
          <w:b/>
          <w:bCs/>
          <w:sz w:val="22"/>
          <w:szCs w:val="22"/>
        </w:rPr>
      </w:pPr>
    </w:p>
    <w:p w14:paraId="786B7878" w14:textId="77777777" w:rsidR="00774465" w:rsidRDefault="00774465" w:rsidP="00722865">
      <w:pPr>
        <w:rPr>
          <w:rFonts w:ascii="Arial" w:hAnsi="Arial" w:cs="Arial"/>
          <w:b/>
          <w:bCs/>
          <w:sz w:val="22"/>
          <w:szCs w:val="22"/>
        </w:rPr>
      </w:pPr>
    </w:p>
    <w:p w14:paraId="05B56F9A" w14:textId="77777777" w:rsidR="00722865" w:rsidRDefault="00722865" w:rsidP="00722865">
      <w:pPr>
        <w:rPr>
          <w:rFonts w:ascii="Arial" w:hAnsi="Arial" w:cs="Arial"/>
          <w:b/>
          <w:bCs/>
          <w:sz w:val="22"/>
          <w:szCs w:val="22"/>
        </w:rPr>
      </w:pPr>
    </w:p>
    <w:tbl>
      <w:tblPr>
        <w:tblStyle w:val="TableGrid"/>
        <w:tblpPr w:leftFromText="180" w:rightFromText="180" w:vertAnchor="page" w:horzAnchor="margin" w:tblpY="2390"/>
        <w:tblW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 w:type="dxa"/>
          <w:bottom w:w="11" w:type="dxa"/>
        </w:tblCellMar>
        <w:tblLook w:val="04A0" w:firstRow="1" w:lastRow="0" w:firstColumn="1" w:lastColumn="0" w:noHBand="0" w:noVBand="1"/>
      </w:tblPr>
      <w:tblGrid>
        <w:gridCol w:w="1109"/>
        <w:gridCol w:w="2147"/>
        <w:gridCol w:w="1564"/>
      </w:tblGrid>
      <w:tr w:rsidR="0084581D" w:rsidRPr="00857560" w14:paraId="034D6995" w14:textId="77777777" w:rsidTr="002819E0">
        <w:tc>
          <w:tcPr>
            <w:tcW w:w="4820" w:type="dxa"/>
            <w:gridSpan w:val="3"/>
            <w:tcBorders>
              <w:bottom w:val="single" w:sz="4" w:space="0" w:color="auto"/>
            </w:tcBorders>
          </w:tcPr>
          <w:p w14:paraId="2ABBD7AA" w14:textId="77777777" w:rsidR="0084581D" w:rsidRPr="00D5661D" w:rsidRDefault="0084581D" w:rsidP="002819E0">
            <w:pPr>
              <w:rPr>
                <w:rFonts w:ascii="Arial" w:hAnsi="Arial" w:cs="Arial"/>
                <w:b/>
                <w:bCs/>
                <w:sz w:val="22"/>
                <w:szCs w:val="22"/>
              </w:rPr>
            </w:pPr>
            <w:r w:rsidRPr="00D5661D">
              <w:rPr>
                <w:rFonts w:ascii="Arial" w:hAnsi="Arial" w:cs="Arial"/>
                <w:b/>
                <w:bCs/>
                <w:sz w:val="22"/>
                <w:szCs w:val="22"/>
              </w:rPr>
              <w:t xml:space="preserve">Proportion of county-days with 8+ hour power outage affecting </w:t>
            </w:r>
            <w:r w:rsidRPr="00D5661D">
              <w:rPr>
                <w:rFonts w:ascii="Arial" w:eastAsia="Garamond" w:hAnsi="Arial" w:cs="Arial"/>
                <w:b/>
                <w:bCs/>
              </w:rPr>
              <w:t>≥</w:t>
            </w:r>
            <w:r w:rsidRPr="00D5661D">
              <w:rPr>
                <w:rFonts w:ascii="Arial" w:hAnsi="Arial" w:cs="Arial"/>
                <w:b/>
                <w:bCs/>
                <w:sz w:val="22"/>
                <w:szCs w:val="22"/>
              </w:rPr>
              <w:t>1% of county customers by potential confounder quartiles</w:t>
            </w:r>
          </w:p>
        </w:tc>
      </w:tr>
      <w:tr w:rsidR="0084581D" w:rsidRPr="00857560" w14:paraId="5C3A0601" w14:textId="77777777" w:rsidTr="002819E0">
        <w:tc>
          <w:tcPr>
            <w:tcW w:w="4820" w:type="dxa"/>
            <w:gridSpan w:val="3"/>
            <w:tcBorders>
              <w:top w:val="single" w:sz="4" w:space="0" w:color="auto"/>
            </w:tcBorders>
          </w:tcPr>
          <w:p w14:paraId="4BD81DEB" w14:textId="77777777" w:rsidR="0084581D" w:rsidRPr="00A97373" w:rsidRDefault="0084581D" w:rsidP="002819E0">
            <w:pPr>
              <w:rPr>
                <w:rFonts w:ascii="Arial" w:hAnsi="Arial" w:cs="Arial"/>
                <w:b/>
                <w:bCs/>
                <w:sz w:val="8"/>
                <w:szCs w:val="8"/>
              </w:rPr>
            </w:pPr>
          </w:p>
          <w:p w14:paraId="3D00A155" w14:textId="77777777" w:rsidR="0084581D" w:rsidRPr="00A97373" w:rsidRDefault="0084581D" w:rsidP="002819E0">
            <w:pPr>
              <w:rPr>
                <w:rFonts w:ascii="Arial" w:hAnsi="Arial" w:cs="Arial"/>
                <w:b/>
                <w:bCs/>
                <w:sz w:val="22"/>
                <w:szCs w:val="22"/>
              </w:rPr>
            </w:pPr>
            <w:r w:rsidRPr="00A97373">
              <w:rPr>
                <w:rFonts w:ascii="Arial" w:hAnsi="Arial" w:cs="Arial"/>
                <w:b/>
                <w:bCs/>
                <w:sz w:val="22"/>
                <w:szCs w:val="22"/>
              </w:rPr>
              <w:t>Wind speed</w:t>
            </w:r>
          </w:p>
        </w:tc>
      </w:tr>
      <w:tr w:rsidR="0084581D" w:rsidRPr="00857560" w14:paraId="1FB37B65" w14:textId="77777777" w:rsidTr="002819E0">
        <w:tc>
          <w:tcPr>
            <w:tcW w:w="1109" w:type="dxa"/>
          </w:tcPr>
          <w:p w14:paraId="3905432F" w14:textId="77777777" w:rsidR="0084581D" w:rsidRPr="00857560" w:rsidRDefault="0084581D" w:rsidP="002819E0">
            <w:pPr>
              <w:rPr>
                <w:rFonts w:ascii="Arial" w:hAnsi="Arial" w:cs="Arial"/>
                <w:sz w:val="22"/>
                <w:szCs w:val="22"/>
              </w:rPr>
            </w:pPr>
          </w:p>
        </w:tc>
        <w:tc>
          <w:tcPr>
            <w:tcW w:w="2147" w:type="dxa"/>
          </w:tcPr>
          <w:p w14:paraId="19EF2E5B" w14:textId="77777777" w:rsidR="0084581D" w:rsidRPr="00857560" w:rsidRDefault="0084581D" w:rsidP="002819E0">
            <w:pPr>
              <w:rPr>
                <w:rFonts w:ascii="Arial" w:hAnsi="Arial" w:cs="Arial"/>
                <w:sz w:val="22"/>
                <w:szCs w:val="22"/>
              </w:rPr>
            </w:pPr>
            <w:r w:rsidRPr="00857560">
              <w:rPr>
                <w:rFonts w:ascii="Arial" w:hAnsi="Arial" w:cs="Arial"/>
                <w:sz w:val="22"/>
                <w:szCs w:val="22"/>
              </w:rPr>
              <w:t>Quartile 1</w:t>
            </w:r>
          </w:p>
        </w:tc>
        <w:tc>
          <w:tcPr>
            <w:tcW w:w="1564" w:type="dxa"/>
          </w:tcPr>
          <w:p w14:paraId="07D20917" w14:textId="77777777" w:rsidR="0084581D" w:rsidRPr="00857560" w:rsidRDefault="0084581D" w:rsidP="002819E0">
            <w:pPr>
              <w:rPr>
                <w:rFonts w:ascii="Arial" w:hAnsi="Arial" w:cs="Arial"/>
                <w:sz w:val="22"/>
                <w:szCs w:val="22"/>
              </w:rPr>
            </w:pPr>
            <w:r w:rsidRPr="00857560">
              <w:rPr>
                <w:rFonts w:ascii="Arial" w:hAnsi="Arial" w:cs="Arial"/>
                <w:sz w:val="22"/>
                <w:szCs w:val="22"/>
              </w:rPr>
              <w:t>0.009</w:t>
            </w:r>
          </w:p>
        </w:tc>
      </w:tr>
      <w:tr w:rsidR="0084581D" w:rsidRPr="00857560" w14:paraId="27C42624" w14:textId="77777777" w:rsidTr="002819E0">
        <w:tc>
          <w:tcPr>
            <w:tcW w:w="1109" w:type="dxa"/>
            <w:shd w:val="clear" w:color="auto" w:fill="D9E2F3" w:themeFill="accent1" w:themeFillTint="33"/>
          </w:tcPr>
          <w:p w14:paraId="43918278" w14:textId="77777777" w:rsidR="0084581D" w:rsidRPr="00857560" w:rsidRDefault="0084581D" w:rsidP="002819E0">
            <w:pPr>
              <w:rPr>
                <w:rFonts w:ascii="Arial" w:hAnsi="Arial" w:cs="Arial"/>
                <w:sz w:val="22"/>
                <w:szCs w:val="22"/>
              </w:rPr>
            </w:pPr>
          </w:p>
        </w:tc>
        <w:tc>
          <w:tcPr>
            <w:tcW w:w="2147" w:type="dxa"/>
            <w:shd w:val="clear" w:color="auto" w:fill="D9E2F3" w:themeFill="accent1" w:themeFillTint="33"/>
          </w:tcPr>
          <w:p w14:paraId="404718F3" w14:textId="77777777" w:rsidR="0084581D" w:rsidRPr="00857560" w:rsidRDefault="0084581D" w:rsidP="002819E0">
            <w:pPr>
              <w:rPr>
                <w:rFonts w:ascii="Arial" w:hAnsi="Arial" w:cs="Arial"/>
                <w:sz w:val="22"/>
                <w:szCs w:val="22"/>
              </w:rPr>
            </w:pPr>
            <w:r w:rsidRPr="00857560">
              <w:rPr>
                <w:rFonts w:ascii="Arial" w:hAnsi="Arial" w:cs="Arial"/>
                <w:sz w:val="22"/>
                <w:szCs w:val="22"/>
              </w:rPr>
              <w:t>Quartile 2</w:t>
            </w:r>
          </w:p>
        </w:tc>
        <w:tc>
          <w:tcPr>
            <w:tcW w:w="1564" w:type="dxa"/>
            <w:shd w:val="clear" w:color="auto" w:fill="D9E2F3" w:themeFill="accent1" w:themeFillTint="33"/>
          </w:tcPr>
          <w:p w14:paraId="0294F693" w14:textId="77777777" w:rsidR="0084581D" w:rsidRPr="00857560" w:rsidRDefault="0084581D" w:rsidP="002819E0">
            <w:pPr>
              <w:rPr>
                <w:rFonts w:ascii="Arial" w:hAnsi="Arial" w:cs="Arial"/>
                <w:sz w:val="22"/>
                <w:szCs w:val="22"/>
              </w:rPr>
            </w:pPr>
            <w:r w:rsidRPr="00857560">
              <w:rPr>
                <w:rFonts w:ascii="Arial" w:hAnsi="Arial" w:cs="Arial"/>
                <w:sz w:val="22"/>
                <w:szCs w:val="22"/>
              </w:rPr>
              <w:t>0.009</w:t>
            </w:r>
          </w:p>
        </w:tc>
      </w:tr>
      <w:tr w:rsidR="0084581D" w:rsidRPr="00857560" w14:paraId="75B50A22" w14:textId="77777777" w:rsidTr="002819E0">
        <w:tc>
          <w:tcPr>
            <w:tcW w:w="1109" w:type="dxa"/>
          </w:tcPr>
          <w:p w14:paraId="2AF80A86" w14:textId="77777777" w:rsidR="0084581D" w:rsidRPr="00857560" w:rsidRDefault="0084581D" w:rsidP="002819E0">
            <w:pPr>
              <w:rPr>
                <w:rFonts w:ascii="Arial" w:hAnsi="Arial" w:cs="Arial"/>
                <w:sz w:val="22"/>
                <w:szCs w:val="22"/>
              </w:rPr>
            </w:pPr>
          </w:p>
        </w:tc>
        <w:tc>
          <w:tcPr>
            <w:tcW w:w="2147" w:type="dxa"/>
          </w:tcPr>
          <w:p w14:paraId="08B88030" w14:textId="77777777" w:rsidR="0084581D" w:rsidRPr="00857560" w:rsidRDefault="0084581D" w:rsidP="002819E0">
            <w:pPr>
              <w:rPr>
                <w:rFonts w:ascii="Arial" w:hAnsi="Arial" w:cs="Arial"/>
                <w:sz w:val="22"/>
                <w:szCs w:val="22"/>
              </w:rPr>
            </w:pPr>
            <w:r w:rsidRPr="00857560">
              <w:rPr>
                <w:rFonts w:ascii="Arial" w:hAnsi="Arial" w:cs="Arial"/>
                <w:sz w:val="22"/>
                <w:szCs w:val="22"/>
              </w:rPr>
              <w:t>Quartile 3</w:t>
            </w:r>
          </w:p>
        </w:tc>
        <w:tc>
          <w:tcPr>
            <w:tcW w:w="1564" w:type="dxa"/>
          </w:tcPr>
          <w:p w14:paraId="291A6C2F" w14:textId="77777777" w:rsidR="0084581D" w:rsidRPr="00857560" w:rsidRDefault="0084581D" w:rsidP="002819E0">
            <w:pPr>
              <w:rPr>
                <w:rFonts w:ascii="Arial" w:hAnsi="Arial" w:cs="Arial"/>
                <w:sz w:val="22"/>
                <w:szCs w:val="22"/>
              </w:rPr>
            </w:pPr>
            <w:r w:rsidRPr="00857560">
              <w:rPr>
                <w:rFonts w:ascii="Arial" w:hAnsi="Arial" w:cs="Arial"/>
                <w:sz w:val="22"/>
                <w:szCs w:val="22"/>
              </w:rPr>
              <w:t>0.010</w:t>
            </w:r>
          </w:p>
        </w:tc>
      </w:tr>
      <w:tr w:rsidR="0084581D" w:rsidRPr="00857560" w14:paraId="3CB29390" w14:textId="77777777" w:rsidTr="002819E0">
        <w:tc>
          <w:tcPr>
            <w:tcW w:w="1109" w:type="dxa"/>
            <w:shd w:val="clear" w:color="auto" w:fill="D9E2F3" w:themeFill="accent1" w:themeFillTint="33"/>
          </w:tcPr>
          <w:p w14:paraId="3D52A9FF" w14:textId="77777777" w:rsidR="0084581D" w:rsidRPr="00857560" w:rsidRDefault="0084581D" w:rsidP="002819E0">
            <w:pPr>
              <w:rPr>
                <w:rFonts w:ascii="Arial" w:hAnsi="Arial" w:cs="Arial"/>
                <w:sz w:val="22"/>
                <w:szCs w:val="22"/>
              </w:rPr>
            </w:pPr>
          </w:p>
        </w:tc>
        <w:tc>
          <w:tcPr>
            <w:tcW w:w="2147" w:type="dxa"/>
            <w:shd w:val="clear" w:color="auto" w:fill="D9E2F3" w:themeFill="accent1" w:themeFillTint="33"/>
          </w:tcPr>
          <w:p w14:paraId="275067D7" w14:textId="77777777" w:rsidR="0084581D" w:rsidRPr="00857560" w:rsidRDefault="0084581D" w:rsidP="002819E0">
            <w:pPr>
              <w:rPr>
                <w:rFonts w:ascii="Arial" w:hAnsi="Arial" w:cs="Arial"/>
                <w:sz w:val="22"/>
                <w:szCs w:val="22"/>
              </w:rPr>
            </w:pPr>
            <w:r w:rsidRPr="00857560">
              <w:rPr>
                <w:rFonts w:ascii="Arial" w:hAnsi="Arial" w:cs="Arial"/>
                <w:sz w:val="22"/>
                <w:szCs w:val="22"/>
              </w:rPr>
              <w:t>Quartile 4</w:t>
            </w:r>
          </w:p>
        </w:tc>
        <w:tc>
          <w:tcPr>
            <w:tcW w:w="1564" w:type="dxa"/>
            <w:shd w:val="clear" w:color="auto" w:fill="D9E2F3" w:themeFill="accent1" w:themeFillTint="33"/>
          </w:tcPr>
          <w:p w14:paraId="52AC7287" w14:textId="77777777" w:rsidR="0084581D" w:rsidRPr="00857560" w:rsidRDefault="0084581D" w:rsidP="002819E0">
            <w:pPr>
              <w:rPr>
                <w:rFonts w:ascii="Arial" w:hAnsi="Arial" w:cs="Arial"/>
                <w:sz w:val="22"/>
                <w:szCs w:val="22"/>
              </w:rPr>
            </w:pPr>
            <w:r w:rsidRPr="00857560">
              <w:rPr>
                <w:rFonts w:ascii="Arial" w:hAnsi="Arial" w:cs="Arial"/>
                <w:sz w:val="22"/>
                <w:szCs w:val="22"/>
              </w:rPr>
              <w:t>0.022</w:t>
            </w:r>
          </w:p>
        </w:tc>
      </w:tr>
      <w:tr w:rsidR="0084581D" w:rsidRPr="00857560" w14:paraId="3356BDFB" w14:textId="77777777" w:rsidTr="002819E0">
        <w:tc>
          <w:tcPr>
            <w:tcW w:w="4820" w:type="dxa"/>
            <w:gridSpan w:val="3"/>
          </w:tcPr>
          <w:p w14:paraId="29D3D215" w14:textId="77777777" w:rsidR="0084581D" w:rsidRPr="00A97373" w:rsidRDefault="0084581D" w:rsidP="002819E0">
            <w:pPr>
              <w:rPr>
                <w:rFonts w:ascii="Arial" w:hAnsi="Arial" w:cs="Arial"/>
                <w:b/>
                <w:bCs/>
                <w:sz w:val="8"/>
                <w:szCs w:val="8"/>
              </w:rPr>
            </w:pPr>
          </w:p>
          <w:p w14:paraId="3E2F3025" w14:textId="77777777" w:rsidR="0084581D" w:rsidRPr="00A97373" w:rsidRDefault="0084581D" w:rsidP="002819E0">
            <w:pPr>
              <w:rPr>
                <w:rFonts w:ascii="Arial" w:hAnsi="Arial" w:cs="Arial"/>
                <w:b/>
                <w:bCs/>
                <w:sz w:val="22"/>
                <w:szCs w:val="22"/>
              </w:rPr>
            </w:pPr>
            <w:r w:rsidRPr="00A97373">
              <w:rPr>
                <w:rFonts w:ascii="Arial" w:hAnsi="Arial" w:cs="Arial"/>
                <w:b/>
                <w:bCs/>
                <w:sz w:val="22"/>
                <w:szCs w:val="22"/>
              </w:rPr>
              <w:t>Precipitation</w:t>
            </w:r>
          </w:p>
        </w:tc>
      </w:tr>
      <w:tr w:rsidR="0084581D" w:rsidRPr="00857560" w14:paraId="79A2C2B8" w14:textId="77777777" w:rsidTr="002819E0">
        <w:tc>
          <w:tcPr>
            <w:tcW w:w="1109" w:type="dxa"/>
            <w:shd w:val="clear" w:color="auto" w:fill="D9E2F3" w:themeFill="accent1" w:themeFillTint="33"/>
          </w:tcPr>
          <w:p w14:paraId="21C3050D" w14:textId="77777777" w:rsidR="0084581D" w:rsidRPr="00857560" w:rsidRDefault="0084581D" w:rsidP="002819E0">
            <w:pPr>
              <w:rPr>
                <w:rFonts w:ascii="Arial" w:hAnsi="Arial" w:cs="Arial"/>
                <w:sz w:val="22"/>
                <w:szCs w:val="22"/>
              </w:rPr>
            </w:pPr>
          </w:p>
        </w:tc>
        <w:tc>
          <w:tcPr>
            <w:tcW w:w="2147" w:type="dxa"/>
            <w:shd w:val="clear" w:color="auto" w:fill="D9E2F3" w:themeFill="accent1" w:themeFillTint="33"/>
          </w:tcPr>
          <w:p w14:paraId="51A58668" w14:textId="77777777" w:rsidR="0084581D" w:rsidRPr="00857560" w:rsidRDefault="0084581D" w:rsidP="002819E0">
            <w:pPr>
              <w:rPr>
                <w:rFonts w:ascii="Arial" w:hAnsi="Arial" w:cs="Arial"/>
                <w:sz w:val="22"/>
                <w:szCs w:val="22"/>
              </w:rPr>
            </w:pPr>
            <w:r w:rsidRPr="00857560">
              <w:rPr>
                <w:rFonts w:ascii="Arial" w:hAnsi="Arial" w:cs="Arial"/>
                <w:sz w:val="22"/>
                <w:szCs w:val="22"/>
              </w:rPr>
              <w:t>Quartile 1</w:t>
            </w:r>
          </w:p>
        </w:tc>
        <w:tc>
          <w:tcPr>
            <w:tcW w:w="1564" w:type="dxa"/>
            <w:shd w:val="clear" w:color="auto" w:fill="D9E2F3" w:themeFill="accent1" w:themeFillTint="33"/>
          </w:tcPr>
          <w:p w14:paraId="562236F2" w14:textId="77777777" w:rsidR="0084581D" w:rsidRPr="00857560" w:rsidRDefault="0084581D" w:rsidP="002819E0">
            <w:pPr>
              <w:rPr>
                <w:rFonts w:ascii="Arial" w:hAnsi="Arial" w:cs="Arial"/>
                <w:sz w:val="22"/>
                <w:szCs w:val="22"/>
              </w:rPr>
            </w:pPr>
            <w:r w:rsidRPr="00857560">
              <w:rPr>
                <w:rFonts w:ascii="Arial" w:hAnsi="Arial" w:cs="Arial"/>
                <w:sz w:val="22"/>
                <w:szCs w:val="22"/>
              </w:rPr>
              <w:t xml:space="preserve">0.013 </w:t>
            </w:r>
          </w:p>
        </w:tc>
      </w:tr>
      <w:tr w:rsidR="0084581D" w:rsidRPr="00857560" w14:paraId="2F11C558" w14:textId="77777777" w:rsidTr="002819E0">
        <w:tc>
          <w:tcPr>
            <w:tcW w:w="1109" w:type="dxa"/>
          </w:tcPr>
          <w:p w14:paraId="741500C1" w14:textId="77777777" w:rsidR="0084581D" w:rsidRPr="00857560" w:rsidRDefault="0084581D" w:rsidP="002819E0">
            <w:pPr>
              <w:rPr>
                <w:rFonts w:ascii="Arial" w:hAnsi="Arial" w:cs="Arial"/>
                <w:sz w:val="22"/>
                <w:szCs w:val="22"/>
              </w:rPr>
            </w:pPr>
          </w:p>
        </w:tc>
        <w:tc>
          <w:tcPr>
            <w:tcW w:w="2147" w:type="dxa"/>
          </w:tcPr>
          <w:p w14:paraId="64CAEC50" w14:textId="77777777" w:rsidR="0084581D" w:rsidRPr="00857560" w:rsidRDefault="0084581D" w:rsidP="002819E0">
            <w:pPr>
              <w:rPr>
                <w:rFonts w:ascii="Arial" w:hAnsi="Arial" w:cs="Arial"/>
                <w:sz w:val="22"/>
                <w:szCs w:val="22"/>
              </w:rPr>
            </w:pPr>
            <w:r w:rsidRPr="00857560">
              <w:rPr>
                <w:rFonts w:ascii="Arial" w:hAnsi="Arial" w:cs="Arial"/>
                <w:sz w:val="22"/>
                <w:szCs w:val="22"/>
              </w:rPr>
              <w:t>Quartile 2</w:t>
            </w:r>
          </w:p>
        </w:tc>
        <w:tc>
          <w:tcPr>
            <w:tcW w:w="1564" w:type="dxa"/>
          </w:tcPr>
          <w:p w14:paraId="57D8B12C" w14:textId="77777777" w:rsidR="0084581D" w:rsidRPr="00857560" w:rsidRDefault="0084581D" w:rsidP="002819E0">
            <w:pPr>
              <w:rPr>
                <w:rFonts w:ascii="Arial" w:hAnsi="Arial" w:cs="Arial"/>
                <w:sz w:val="22"/>
                <w:szCs w:val="22"/>
              </w:rPr>
            </w:pPr>
            <w:r w:rsidRPr="00857560">
              <w:rPr>
                <w:rFonts w:ascii="Arial" w:hAnsi="Arial" w:cs="Arial"/>
                <w:sz w:val="22"/>
                <w:szCs w:val="22"/>
              </w:rPr>
              <w:t xml:space="preserve">0.014 </w:t>
            </w:r>
          </w:p>
        </w:tc>
      </w:tr>
      <w:tr w:rsidR="0084581D" w:rsidRPr="00857560" w14:paraId="7E212F0F" w14:textId="77777777" w:rsidTr="002819E0">
        <w:tc>
          <w:tcPr>
            <w:tcW w:w="1109" w:type="dxa"/>
            <w:shd w:val="clear" w:color="auto" w:fill="D9E2F3" w:themeFill="accent1" w:themeFillTint="33"/>
          </w:tcPr>
          <w:p w14:paraId="57CC8B12" w14:textId="77777777" w:rsidR="0084581D" w:rsidRPr="00857560" w:rsidRDefault="0084581D" w:rsidP="002819E0">
            <w:pPr>
              <w:rPr>
                <w:rFonts w:ascii="Arial" w:hAnsi="Arial" w:cs="Arial"/>
                <w:sz w:val="22"/>
                <w:szCs w:val="22"/>
              </w:rPr>
            </w:pPr>
          </w:p>
        </w:tc>
        <w:tc>
          <w:tcPr>
            <w:tcW w:w="2147" w:type="dxa"/>
            <w:shd w:val="clear" w:color="auto" w:fill="D9E2F3" w:themeFill="accent1" w:themeFillTint="33"/>
          </w:tcPr>
          <w:p w14:paraId="5D002407" w14:textId="77777777" w:rsidR="0084581D" w:rsidRPr="00857560" w:rsidRDefault="0084581D" w:rsidP="002819E0">
            <w:pPr>
              <w:rPr>
                <w:rFonts w:ascii="Arial" w:hAnsi="Arial" w:cs="Arial"/>
                <w:sz w:val="22"/>
                <w:szCs w:val="22"/>
              </w:rPr>
            </w:pPr>
            <w:r w:rsidRPr="00857560">
              <w:rPr>
                <w:rFonts w:ascii="Arial" w:hAnsi="Arial" w:cs="Arial"/>
                <w:sz w:val="22"/>
                <w:szCs w:val="22"/>
              </w:rPr>
              <w:t>Quartile 3</w:t>
            </w:r>
          </w:p>
        </w:tc>
        <w:tc>
          <w:tcPr>
            <w:tcW w:w="1564" w:type="dxa"/>
            <w:shd w:val="clear" w:color="auto" w:fill="D9E2F3" w:themeFill="accent1" w:themeFillTint="33"/>
          </w:tcPr>
          <w:p w14:paraId="69730F5C" w14:textId="77777777" w:rsidR="0084581D" w:rsidRPr="00857560" w:rsidRDefault="0084581D" w:rsidP="002819E0">
            <w:pPr>
              <w:rPr>
                <w:rFonts w:ascii="Arial" w:hAnsi="Arial" w:cs="Arial"/>
                <w:sz w:val="22"/>
                <w:szCs w:val="22"/>
              </w:rPr>
            </w:pPr>
            <w:r w:rsidRPr="00857560">
              <w:rPr>
                <w:rFonts w:ascii="Arial" w:hAnsi="Arial" w:cs="Arial"/>
                <w:sz w:val="22"/>
                <w:szCs w:val="22"/>
              </w:rPr>
              <w:t>0.012</w:t>
            </w:r>
          </w:p>
        </w:tc>
      </w:tr>
      <w:tr w:rsidR="0084581D" w:rsidRPr="00857560" w14:paraId="1B69516E" w14:textId="77777777" w:rsidTr="002819E0">
        <w:tc>
          <w:tcPr>
            <w:tcW w:w="1109" w:type="dxa"/>
          </w:tcPr>
          <w:p w14:paraId="5A174F34" w14:textId="77777777" w:rsidR="0084581D" w:rsidRPr="00857560" w:rsidRDefault="0084581D" w:rsidP="002819E0">
            <w:pPr>
              <w:rPr>
                <w:rFonts w:ascii="Arial" w:hAnsi="Arial" w:cs="Arial"/>
                <w:sz w:val="22"/>
                <w:szCs w:val="22"/>
              </w:rPr>
            </w:pPr>
          </w:p>
        </w:tc>
        <w:tc>
          <w:tcPr>
            <w:tcW w:w="2147" w:type="dxa"/>
          </w:tcPr>
          <w:p w14:paraId="4B46685D" w14:textId="77777777" w:rsidR="0084581D" w:rsidRPr="00857560" w:rsidRDefault="0084581D" w:rsidP="002819E0">
            <w:pPr>
              <w:rPr>
                <w:rFonts w:ascii="Arial" w:hAnsi="Arial" w:cs="Arial"/>
                <w:sz w:val="22"/>
                <w:szCs w:val="22"/>
              </w:rPr>
            </w:pPr>
            <w:r w:rsidRPr="00857560">
              <w:rPr>
                <w:rFonts w:ascii="Arial" w:hAnsi="Arial" w:cs="Arial"/>
                <w:sz w:val="22"/>
                <w:szCs w:val="22"/>
              </w:rPr>
              <w:t>Quartile 4</w:t>
            </w:r>
          </w:p>
        </w:tc>
        <w:tc>
          <w:tcPr>
            <w:tcW w:w="1564" w:type="dxa"/>
          </w:tcPr>
          <w:p w14:paraId="671E95E5" w14:textId="77777777" w:rsidR="0084581D" w:rsidRPr="00857560" w:rsidRDefault="0084581D" w:rsidP="002819E0">
            <w:pPr>
              <w:rPr>
                <w:rFonts w:ascii="Arial" w:hAnsi="Arial" w:cs="Arial"/>
                <w:sz w:val="22"/>
                <w:szCs w:val="22"/>
              </w:rPr>
            </w:pPr>
            <w:r w:rsidRPr="00857560">
              <w:rPr>
                <w:rFonts w:ascii="Arial" w:hAnsi="Arial" w:cs="Arial"/>
                <w:sz w:val="22"/>
                <w:szCs w:val="22"/>
              </w:rPr>
              <w:t>0.011</w:t>
            </w:r>
          </w:p>
        </w:tc>
      </w:tr>
      <w:tr w:rsidR="0084581D" w:rsidRPr="00857560" w14:paraId="1AB0865C" w14:textId="77777777" w:rsidTr="002819E0">
        <w:tc>
          <w:tcPr>
            <w:tcW w:w="4820" w:type="dxa"/>
            <w:gridSpan w:val="3"/>
          </w:tcPr>
          <w:p w14:paraId="32659745" w14:textId="77777777" w:rsidR="0084581D" w:rsidRPr="00A97373" w:rsidRDefault="0084581D" w:rsidP="002819E0">
            <w:pPr>
              <w:rPr>
                <w:rFonts w:ascii="Arial" w:hAnsi="Arial" w:cs="Arial"/>
                <w:b/>
                <w:bCs/>
                <w:sz w:val="8"/>
                <w:szCs w:val="8"/>
              </w:rPr>
            </w:pPr>
          </w:p>
          <w:p w14:paraId="7E68EF48" w14:textId="77777777" w:rsidR="0084581D" w:rsidRPr="00A97373" w:rsidRDefault="0084581D" w:rsidP="002819E0">
            <w:pPr>
              <w:rPr>
                <w:rFonts w:ascii="Arial" w:hAnsi="Arial" w:cs="Arial"/>
                <w:b/>
                <w:bCs/>
                <w:sz w:val="22"/>
                <w:szCs w:val="22"/>
              </w:rPr>
            </w:pPr>
            <w:r w:rsidRPr="00A97373">
              <w:rPr>
                <w:rFonts w:ascii="Arial" w:hAnsi="Arial" w:cs="Arial"/>
                <w:b/>
                <w:bCs/>
                <w:sz w:val="22"/>
                <w:szCs w:val="22"/>
              </w:rPr>
              <w:t>Daily maximum temperature</w:t>
            </w:r>
          </w:p>
        </w:tc>
      </w:tr>
      <w:tr w:rsidR="0084581D" w:rsidRPr="00857560" w14:paraId="00729008" w14:textId="77777777" w:rsidTr="002819E0">
        <w:tc>
          <w:tcPr>
            <w:tcW w:w="1109" w:type="dxa"/>
            <w:shd w:val="clear" w:color="auto" w:fill="D9E2F3" w:themeFill="accent1" w:themeFillTint="33"/>
          </w:tcPr>
          <w:p w14:paraId="011F2BCD" w14:textId="77777777" w:rsidR="0084581D" w:rsidRPr="00857560" w:rsidRDefault="0084581D" w:rsidP="002819E0">
            <w:pPr>
              <w:rPr>
                <w:rFonts w:ascii="Arial" w:hAnsi="Arial" w:cs="Arial"/>
                <w:sz w:val="22"/>
                <w:szCs w:val="22"/>
              </w:rPr>
            </w:pPr>
          </w:p>
        </w:tc>
        <w:tc>
          <w:tcPr>
            <w:tcW w:w="2147" w:type="dxa"/>
            <w:shd w:val="clear" w:color="auto" w:fill="D9E2F3" w:themeFill="accent1" w:themeFillTint="33"/>
          </w:tcPr>
          <w:p w14:paraId="23E009AD" w14:textId="77777777" w:rsidR="0084581D" w:rsidRPr="00857560" w:rsidRDefault="0084581D" w:rsidP="002819E0">
            <w:pPr>
              <w:rPr>
                <w:rFonts w:ascii="Arial" w:hAnsi="Arial" w:cs="Arial"/>
                <w:sz w:val="22"/>
                <w:szCs w:val="22"/>
              </w:rPr>
            </w:pPr>
            <w:r w:rsidRPr="00857560">
              <w:rPr>
                <w:rFonts w:ascii="Arial" w:hAnsi="Arial" w:cs="Arial"/>
                <w:sz w:val="22"/>
                <w:szCs w:val="22"/>
              </w:rPr>
              <w:t>Quartile 1</w:t>
            </w:r>
          </w:p>
        </w:tc>
        <w:tc>
          <w:tcPr>
            <w:tcW w:w="1564" w:type="dxa"/>
            <w:shd w:val="clear" w:color="auto" w:fill="D9E2F3" w:themeFill="accent1" w:themeFillTint="33"/>
          </w:tcPr>
          <w:p w14:paraId="64E00026" w14:textId="77777777" w:rsidR="0084581D" w:rsidRPr="00857560" w:rsidRDefault="0084581D" w:rsidP="002819E0">
            <w:pPr>
              <w:rPr>
                <w:rFonts w:ascii="Arial" w:hAnsi="Arial" w:cs="Arial"/>
                <w:sz w:val="22"/>
                <w:szCs w:val="22"/>
              </w:rPr>
            </w:pPr>
            <w:r w:rsidRPr="00857560">
              <w:rPr>
                <w:rFonts w:ascii="Arial" w:hAnsi="Arial" w:cs="Arial"/>
                <w:sz w:val="22"/>
                <w:szCs w:val="22"/>
              </w:rPr>
              <w:t xml:space="preserve">0.022 </w:t>
            </w:r>
          </w:p>
        </w:tc>
      </w:tr>
      <w:tr w:rsidR="0084581D" w:rsidRPr="00857560" w14:paraId="1A46DECF" w14:textId="77777777" w:rsidTr="002819E0">
        <w:tc>
          <w:tcPr>
            <w:tcW w:w="1109" w:type="dxa"/>
          </w:tcPr>
          <w:p w14:paraId="460C3316" w14:textId="77777777" w:rsidR="0084581D" w:rsidRPr="00857560" w:rsidRDefault="0084581D" w:rsidP="002819E0">
            <w:pPr>
              <w:rPr>
                <w:rFonts w:ascii="Arial" w:hAnsi="Arial" w:cs="Arial"/>
                <w:sz w:val="22"/>
                <w:szCs w:val="22"/>
              </w:rPr>
            </w:pPr>
          </w:p>
        </w:tc>
        <w:tc>
          <w:tcPr>
            <w:tcW w:w="2147" w:type="dxa"/>
          </w:tcPr>
          <w:p w14:paraId="5D10A4F7" w14:textId="77777777" w:rsidR="0084581D" w:rsidRPr="00857560" w:rsidRDefault="0084581D" w:rsidP="002819E0">
            <w:pPr>
              <w:rPr>
                <w:rFonts w:ascii="Arial" w:hAnsi="Arial" w:cs="Arial"/>
                <w:sz w:val="22"/>
                <w:szCs w:val="22"/>
              </w:rPr>
            </w:pPr>
            <w:r w:rsidRPr="00857560">
              <w:rPr>
                <w:rFonts w:ascii="Arial" w:hAnsi="Arial" w:cs="Arial"/>
                <w:sz w:val="22"/>
                <w:szCs w:val="22"/>
              </w:rPr>
              <w:t>Quartile 2</w:t>
            </w:r>
          </w:p>
        </w:tc>
        <w:tc>
          <w:tcPr>
            <w:tcW w:w="1564" w:type="dxa"/>
          </w:tcPr>
          <w:p w14:paraId="62957218" w14:textId="77777777" w:rsidR="0084581D" w:rsidRPr="00857560" w:rsidRDefault="0084581D" w:rsidP="002819E0">
            <w:pPr>
              <w:rPr>
                <w:rFonts w:ascii="Arial" w:hAnsi="Arial" w:cs="Arial"/>
                <w:sz w:val="22"/>
                <w:szCs w:val="22"/>
              </w:rPr>
            </w:pPr>
            <w:r w:rsidRPr="00857560">
              <w:rPr>
                <w:rFonts w:ascii="Arial" w:hAnsi="Arial" w:cs="Arial"/>
                <w:sz w:val="22"/>
                <w:szCs w:val="22"/>
              </w:rPr>
              <w:t xml:space="preserve">0.012 </w:t>
            </w:r>
          </w:p>
        </w:tc>
      </w:tr>
      <w:tr w:rsidR="0084581D" w:rsidRPr="00857560" w14:paraId="1F252584" w14:textId="77777777" w:rsidTr="002819E0">
        <w:tc>
          <w:tcPr>
            <w:tcW w:w="1109" w:type="dxa"/>
            <w:shd w:val="clear" w:color="auto" w:fill="D9E2F3" w:themeFill="accent1" w:themeFillTint="33"/>
          </w:tcPr>
          <w:p w14:paraId="2BDE67BE" w14:textId="77777777" w:rsidR="0084581D" w:rsidRPr="00857560" w:rsidRDefault="0084581D" w:rsidP="002819E0">
            <w:pPr>
              <w:rPr>
                <w:rFonts w:ascii="Arial" w:hAnsi="Arial" w:cs="Arial"/>
                <w:sz w:val="22"/>
                <w:szCs w:val="22"/>
              </w:rPr>
            </w:pPr>
          </w:p>
        </w:tc>
        <w:tc>
          <w:tcPr>
            <w:tcW w:w="2147" w:type="dxa"/>
            <w:shd w:val="clear" w:color="auto" w:fill="D9E2F3" w:themeFill="accent1" w:themeFillTint="33"/>
          </w:tcPr>
          <w:p w14:paraId="0E3EB4E0" w14:textId="77777777" w:rsidR="0084581D" w:rsidRPr="00857560" w:rsidRDefault="0084581D" w:rsidP="002819E0">
            <w:pPr>
              <w:rPr>
                <w:rFonts w:ascii="Arial" w:hAnsi="Arial" w:cs="Arial"/>
                <w:sz w:val="22"/>
                <w:szCs w:val="22"/>
              </w:rPr>
            </w:pPr>
            <w:r w:rsidRPr="00857560">
              <w:rPr>
                <w:rFonts w:ascii="Arial" w:hAnsi="Arial" w:cs="Arial"/>
                <w:sz w:val="22"/>
                <w:szCs w:val="22"/>
              </w:rPr>
              <w:t>Quartile 3</w:t>
            </w:r>
          </w:p>
        </w:tc>
        <w:tc>
          <w:tcPr>
            <w:tcW w:w="1564" w:type="dxa"/>
            <w:shd w:val="clear" w:color="auto" w:fill="D9E2F3" w:themeFill="accent1" w:themeFillTint="33"/>
          </w:tcPr>
          <w:p w14:paraId="16ADA87B" w14:textId="77777777" w:rsidR="0084581D" w:rsidRPr="00857560" w:rsidRDefault="0084581D" w:rsidP="002819E0">
            <w:pPr>
              <w:rPr>
                <w:rFonts w:ascii="Arial" w:hAnsi="Arial" w:cs="Arial"/>
                <w:sz w:val="22"/>
                <w:szCs w:val="22"/>
              </w:rPr>
            </w:pPr>
            <w:r w:rsidRPr="00857560">
              <w:rPr>
                <w:rFonts w:ascii="Arial" w:hAnsi="Arial" w:cs="Arial"/>
                <w:sz w:val="22"/>
                <w:szCs w:val="22"/>
              </w:rPr>
              <w:t>0.009</w:t>
            </w:r>
          </w:p>
        </w:tc>
      </w:tr>
      <w:tr w:rsidR="0084581D" w:rsidRPr="00857560" w14:paraId="1850F02B" w14:textId="77777777" w:rsidTr="002819E0">
        <w:tc>
          <w:tcPr>
            <w:tcW w:w="1109" w:type="dxa"/>
          </w:tcPr>
          <w:p w14:paraId="6F1D0095" w14:textId="77777777" w:rsidR="0084581D" w:rsidRPr="00857560" w:rsidRDefault="0084581D" w:rsidP="002819E0">
            <w:pPr>
              <w:rPr>
                <w:rFonts w:ascii="Arial" w:hAnsi="Arial" w:cs="Arial"/>
                <w:sz w:val="22"/>
                <w:szCs w:val="22"/>
              </w:rPr>
            </w:pPr>
          </w:p>
        </w:tc>
        <w:tc>
          <w:tcPr>
            <w:tcW w:w="2147" w:type="dxa"/>
          </w:tcPr>
          <w:p w14:paraId="46AC46D8" w14:textId="77777777" w:rsidR="0084581D" w:rsidRPr="00857560" w:rsidRDefault="0084581D" w:rsidP="002819E0">
            <w:pPr>
              <w:rPr>
                <w:rFonts w:ascii="Arial" w:hAnsi="Arial" w:cs="Arial"/>
                <w:sz w:val="22"/>
                <w:szCs w:val="22"/>
              </w:rPr>
            </w:pPr>
            <w:r w:rsidRPr="00857560">
              <w:rPr>
                <w:rFonts w:ascii="Arial" w:hAnsi="Arial" w:cs="Arial"/>
                <w:sz w:val="22"/>
                <w:szCs w:val="22"/>
              </w:rPr>
              <w:t>Quartile 4</w:t>
            </w:r>
          </w:p>
        </w:tc>
        <w:tc>
          <w:tcPr>
            <w:tcW w:w="1564" w:type="dxa"/>
          </w:tcPr>
          <w:p w14:paraId="5A26A9E7" w14:textId="77777777" w:rsidR="0084581D" w:rsidRPr="00857560" w:rsidRDefault="0084581D" w:rsidP="002819E0">
            <w:pPr>
              <w:rPr>
                <w:rFonts w:ascii="Arial" w:hAnsi="Arial" w:cs="Arial"/>
                <w:sz w:val="22"/>
                <w:szCs w:val="22"/>
              </w:rPr>
            </w:pPr>
            <w:r w:rsidRPr="00857560">
              <w:rPr>
                <w:rFonts w:ascii="Arial" w:hAnsi="Arial" w:cs="Arial"/>
                <w:sz w:val="22"/>
                <w:szCs w:val="22"/>
              </w:rPr>
              <w:t>0.008</w:t>
            </w:r>
          </w:p>
        </w:tc>
      </w:tr>
    </w:tbl>
    <w:p w14:paraId="62620135" w14:textId="77777777" w:rsidR="00A27647" w:rsidRDefault="00A27647">
      <w:pPr>
        <w:sectPr w:rsidR="00A27647">
          <w:pgSz w:w="12240" w:h="15840"/>
          <w:pgMar w:top="1440" w:right="1440" w:bottom="1440" w:left="1440" w:header="708" w:footer="708" w:gutter="0"/>
          <w:cols w:space="708"/>
          <w:docGrid w:linePitch="360"/>
        </w:sectPr>
      </w:pPr>
    </w:p>
    <w:p w14:paraId="7B9BB5D5" w14:textId="7BC73577" w:rsidR="001F692C" w:rsidRDefault="00A27647" w:rsidP="00A27647">
      <w:pPr>
        <w:rPr>
          <w:rFonts w:ascii="Arial" w:hAnsi="Arial" w:cs="Arial"/>
          <w:sz w:val="22"/>
          <w:szCs w:val="22"/>
        </w:rPr>
      </w:pPr>
      <w:r w:rsidRPr="00CF3DBF">
        <w:rPr>
          <w:rFonts w:ascii="Arial" w:hAnsi="Arial" w:cs="Arial"/>
          <w:b/>
          <w:bCs/>
          <w:sz w:val="22"/>
          <w:szCs w:val="22"/>
        </w:rPr>
        <w:lastRenderedPageBreak/>
        <w:t>Supplementa</w:t>
      </w:r>
      <w:r w:rsidR="00410987">
        <w:rPr>
          <w:rFonts w:ascii="Arial" w:hAnsi="Arial" w:cs="Arial"/>
          <w:b/>
          <w:bCs/>
          <w:sz w:val="22"/>
          <w:szCs w:val="22"/>
        </w:rPr>
        <w:t>l</w:t>
      </w:r>
      <w:r w:rsidRPr="00CF3DBF">
        <w:rPr>
          <w:rFonts w:ascii="Arial" w:hAnsi="Arial" w:cs="Arial"/>
          <w:b/>
          <w:bCs/>
          <w:sz w:val="22"/>
          <w:szCs w:val="22"/>
        </w:rPr>
        <w:t xml:space="preserve"> Table </w:t>
      </w:r>
      <w:r w:rsidR="004045FE">
        <w:rPr>
          <w:rFonts w:ascii="Arial" w:hAnsi="Arial" w:cs="Arial"/>
          <w:b/>
          <w:bCs/>
          <w:sz w:val="22"/>
          <w:szCs w:val="22"/>
        </w:rPr>
        <w:t>2</w:t>
      </w:r>
      <w:r w:rsidRPr="00CF3DBF">
        <w:rPr>
          <w:rFonts w:ascii="Arial" w:hAnsi="Arial" w:cs="Arial"/>
          <w:sz w:val="22"/>
          <w:szCs w:val="22"/>
        </w:rPr>
        <w:t>:</w:t>
      </w:r>
      <w:r w:rsidR="00675B2E" w:rsidRPr="00675B2E">
        <w:rPr>
          <w:rFonts w:ascii="Arial" w:hAnsi="Arial" w:cs="Arial"/>
          <w:sz w:val="22"/>
          <w:szCs w:val="22"/>
        </w:rPr>
        <w:t xml:space="preserve"> </w:t>
      </w:r>
      <w:r w:rsidR="00675B2E">
        <w:rPr>
          <w:rFonts w:ascii="Arial" w:hAnsi="Arial" w:cs="Arial"/>
          <w:sz w:val="22"/>
          <w:szCs w:val="22"/>
        </w:rPr>
        <w:t>Rate ratios</w:t>
      </w:r>
      <w:r w:rsidR="00675B2E" w:rsidRPr="00CF3DBF">
        <w:rPr>
          <w:rFonts w:ascii="Arial" w:hAnsi="Arial" w:cs="Arial"/>
          <w:sz w:val="22"/>
          <w:szCs w:val="22"/>
        </w:rPr>
        <w:t xml:space="preserve"> and </w:t>
      </w:r>
      <w:r w:rsidR="00675B2E">
        <w:rPr>
          <w:rFonts w:ascii="Arial" w:hAnsi="Arial" w:cs="Arial"/>
          <w:sz w:val="22"/>
          <w:szCs w:val="22"/>
        </w:rPr>
        <w:t>95% confidence intervals</w:t>
      </w:r>
      <w:r w:rsidR="00675B2E" w:rsidRPr="00CF3DBF">
        <w:rPr>
          <w:rFonts w:ascii="Arial" w:hAnsi="Arial" w:cs="Arial"/>
          <w:sz w:val="22"/>
          <w:szCs w:val="22"/>
        </w:rPr>
        <w:t xml:space="preserve"> </w:t>
      </w:r>
      <w:r w:rsidR="00675B2E">
        <w:rPr>
          <w:rFonts w:ascii="Arial" w:hAnsi="Arial" w:cs="Arial"/>
          <w:sz w:val="22"/>
          <w:szCs w:val="22"/>
        </w:rPr>
        <w:t>for</w:t>
      </w:r>
      <w:r w:rsidR="00675B2E" w:rsidRPr="00CF3DBF">
        <w:rPr>
          <w:rFonts w:ascii="Arial" w:hAnsi="Arial" w:cs="Arial"/>
          <w:sz w:val="22"/>
          <w:szCs w:val="22"/>
        </w:rPr>
        <w:t xml:space="preserve"> the association between </w:t>
      </w:r>
      <w:r w:rsidR="00675B2E">
        <w:rPr>
          <w:rFonts w:ascii="Arial" w:hAnsi="Arial" w:cs="Arial"/>
          <w:sz w:val="22"/>
          <w:szCs w:val="22"/>
        </w:rPr>
        <w:t xml:space="preserve">county-level </w:t>
      </w:r>
      <w:r w:rsidR="00675B2E" w:rsidRPr="00CF3DBF">
        <w:rPr>
          <w:rFonts w:ascii="Arial" w:hAnsi="Arial" w:cs="Arial"/>
          <w:sz w:val="22"/>
          <w:szCs w:val="22"/>
        </w:rPr>
        <w:t xml:space="preserve">8+ hour power outage exposure and CVD and respiratory hospitalizations in US 2018 </w:t>
      </w:r>
      <w:r w:rsidR="00675B2E">
        <w:rPr>
          <w:rFonts w:ascii="Arial" w:hAnsi="Arial" w:cs="Arial"/>
          <w:sz w:val="22"/>
          <w:szCs w:val="22"/>
        </w:rPr>
        <w:t>F</w:t>
      </w:r>
      <w:r w:rsidR="00675B2E" w:rsidRPr="00CF3DBF">
        <w:rPr>
          <w:rFonts w:ascii="Arial" w:hAnsi="Arial" w:cs="Arial"/>
          <w:sz w:val="22"/>
          <w:szCs w:val="22"/>
        </w:rPr>
        <w:t>ee-</w:t>
      </w:r>
      <w:r w:rsidR="00675B2E">
        <w:rPr>
          <w:rFonts w:ascii="Arial" w:hAnsi="Arial" w:cs="Arial"/>
          <w:sz w:val="22"/>
          <w:szCs w:val="22"/>
        </w:rPr>
        <w:t>F</w:t>
      </w:r>
      <w:r w:rsidR="00675B2E" w:rsidRPr="00CF3DBF">
        <w:rPr>
          <w:rFonts w:ascii="Arial" w:hAnsi="Arial" w:cs="Arial"/>
          <w:sz w:val="22"/>
          <w:szCs w:val="22"/>
        </w:rPr>
        <w:t>or-</w:t>
      </w:r>
      <w:r w:rsidR="00675B2E">
        <w:rPr>
          <w:rFonts w:ascii="Arial" w:hAnsi="Arial" w:cs="Arial"/>
          <w:sz w:val="22"/>
          <w:szCs w:val="22"/>
        </w:rPr>
        <w:t>S</w:t>
      </w:r>
      <w:r w:rsidR="00675B2E" w:rsidRPr="00CF3DBF">
        <w:rPr>
          <w:rFonts w:ascii="Arial" w:hAnsi="Arial" w:cs="Arial"/>
          <w:sz w:val="22"/>
          <w:szCs w:val="22"/>
        </w:rPr>
        <w:t xml:space="preserve">ervice Medicare beneficiaries for outages affecting </w:t>
      </w:r>
      <w:r w:rsidR="00675B2E" w:rsidRPr="00CF3DBF">
        <w:rPr>
          <w:rFonts w:ascii="Arial" w:eastAsia="Garamond" w:hAnsi="Arial" w:cs="Arial"/>
          <w:sz w:val="22"/>
          <w:szCs w:val="22"/>
        </w:rPr>
        <w:t>≥</w:t>
      </w:r>
      <w:r w:rsidR="00675B2E" w:rsidRPr="00CF3DBF">
        <w:rPr>
          <w:rFonts w:ascii="Arial" w:hAnsi="Arial" w:cs="Arial"/>
          <w:sz w:val="22"/>
          <w:szCs w:val="22"/>
        </w:rPr>
        <w:t xml:space="preserve">1%, </w:t>
      </w:r>
      <w:r w:rsidR="00675B2E" w:rsidRPr="00CF3DBF">
        <w:rPr>
          <w:rFonts w:ascii="Arial" w:eastAsia="Garamond" w:hAnsi="Arial" w:cs="Arial"/>
          <w:sz w:val="22"/>
          <w:szCs w:val="22"/>
        </w:rPr>
        <w:t>≥</w:t>
      </w:r>
      <w:r w:rsidR="00675B2E" w:rsidRPr="00CF3DBF">
        <w:rPr>
          <w:rFonts w:ascii="Arial" w:hAnsi="Arial" w:cs="Arial"/>
          <w:sz w:val="22"/>
          <w:szCs w:val="22"/>
        </w:rPr>
        <w:t xml:space="preserve">3%, and </w:t>
      </w:r>
      <w:r w:rsidR="00675B2E" w:rsidRPr="00CF3DBF">
        <w:rPr>
          <w:rFonts w:ascii="Arial" w:eastAsia="Garamond" w:hAnsi="Arial" w:cs="Arial"/>
          <w:sz w:val="22"/>
          <w:szCs w:val="22"/>
        </w:rPr>
        <w:t>≥</w:t>
      </w:r>
      <w:r w:rsidR="00675B2E" w:rsidRPr="00CF3DBF">
        <w:rPr>
          <w:rFonts w:ascii="Arial" w:hAnsi="Arial" w:cs="Arial"/>
          <w:sz w:val="22"/>
          <w:szCs w:val="22"/>
        </w:rPr>
        <w:t>5% of county electrical customers.</w:t>
      </w:r>
      <w:r w:rsidR="00675B2E">
        <w:rPr>
          <w:rFonts w:ascii="Arial" w:hAnsi="Arial" w:cs="Arial"/>
          <w:sz w:val="22"/>
          <w:szCs w:val="22"/>
        </w:rPr>
        <w:t xml:space="preserve"> Estimates are from conditional </w:t>
      </w:r>
      <w:r w:rsidR="001F692C">
        <w:rPr>
          <w:rFonts w:ascii="Arial" w:hAnsi="Arial" w:cs="Arial"/>
          <w:sz w:val="22"/>
          <w:szCs w:val="22"/>
        </w:rPr>
        <w:t xml:space="preserve">Poisson </w:t>
      </w:r>
      <w:r w:rsidR="00675B2E">
        <w:rPr>
          <w:rFonts w:ascii="Arial" w:hAnsi="Arial" w:cs="Arial"/>
          <w:sz w:val="22"/>
          <w:szCs w:val="22"/>
        </w:rPr>
        <w:t xml:space="preserve">regression models adjusted for </w:t>
      </w:r>
      <w:r w:rsidR="001F692C">
        <w:rPr>
          <w:rFonts w:ascii="Arial" w:hAnsi="Arial" w:cs="Arial"/>
          <w:sz w:val="22"/>
          <w:szCs w:val="22"/>
        </w:rPr>
        <w:t xml:space="preserve">daily </w:t>
      </w:r>
      <w:r w:rsidR="00675B2E">
        <w:rPr>
          <w:rFonts w:ascii="Arial" w:hAnsi="Arial" w:cs="Arial"/>
          <w:sz w:val="22"/>
          <w:szCs w:val="22"/>
        </w:rPr>
        <w:t xml:space="preserve">wind speed, temperature, and precipitation. </w:t>
      </w:r>
    </w:p>
    <w:p w14:paraId="5A83512E" w14:textId="5BB307F1" w:rsidR="00675B2E" w:rsidRDefault="00675B2E" w:rsidP="00A27647">
      <w:pPr>
        <w:rPr>
          <w:rFonts w:ascii="Arial" w:hAnsi="Arial" w:cs="Arial"/>
          <w:sz w:val="22"/>
          <w:szCs w:val="22"/>
        </w:rPr>
      </w:pPr>
      <w:r>
        <w:rPr>
          <w:rFonts w:ascii="Arial" w:hAnsi="Arial" w:cs="Arial"/>
          <w:sz w:val="22"/>
          <w:szCs w:val="22"/>
        </w:rPr>
        <w:t>CVD</w:t>
      </w:r>
      <w:r w:rsidR="001F692C">
        <w:rPr>
          <w:rFonts w:ascii="Arial" w:hAnsi="Arial" w:cs="Arial"/>
          <w:sz w:val="22"/>
          <w:szCs w:val="22"/>
        </w:rPr>
        <w:t>,</w:t>
      </w:r>
      <w:r>
        <w:rPr>
          <w:rFonts w:ascii="Arial" w:hAnsi="Arial" w:cs="Arial"/>
          <w:sz w:val="22"/>
          <w:szCs w:val="22"/>
        </w:rPr>
        <w:t xml:space="preserve"> cardiovascular disease</w:t>
      </w:r>
      <w:r w:rsidR="001F692C">
        <w:rPr>
          <w:rFonts w:ascii="Arial" w:hAnsi="Arial" w:cs="Arial"/>
          <w:sz w:val="22"/>
          <w:szCs w:val="22"/>
        </w:rPr>
        <w:t>;</w:t>
      </w:r>
      <w:r>
        <w:rPr>
          <w:rFonts w:ascii="Arial" w:hAnsi="Arial" w:cs="Arial"/>
          <w:sz w:val="22"/>
          <w:szCs w:val="22"/>
        </w:rPr>
        <w:t xml:space="preserve"> Resp</w:t>
      </w:r>
      <w:r w:rsidR="001F692C">
        <w:rPr>
          <w:rFonts w:ascii="Arial" w:hAnsi="Arial" w:cs="Arial"/>
          <w:sz w:val="22"/>
          <w:szCs w:val="22"/>
        </w:rPr>
        <w:t xml:space="preserve">, </w:t>
      </w:r>
      <w:r>
        <w:rPr>
          <w:rFonts w:ascii="Arial" w:hAnsi="Arial" w:cs="Arial"/>
          <w:sz w:val="22"/>
          <w:szCs w:val="22"/>
        </w:rPr>
        <w:t>respiratory disease</w:t>
      </w:r>
      <w:r w:rsidR="00E556A8">
        <w:rPr>
          <w:rFonts w:ascii="Arial" w:hAnsi="Arial" w:cs="Arial"/>
          <w:sz w:val="22"/>
          <w:szCs w:val="22"/>
        </w:rPr>
        <w:t xml:space="preserve">. </w:t>
      </w:r>
    </w:p>
    <w:p w14:paraId="60B4EF49" w14:textId="77777777" w:rsidR="00A27647" w:rsidRPr="004238E2" w:rsidRDefault="00A27647" w:rsidP="00A27647">
      <w:pPr>
        <w:rPr>
          <w:rFonts w:ascii="Arial" w:hAnsi="Arial" w:cs="Arial"/>
          <w:sz w:val="20"/>
          <w:szCs w:val="20"/>
        </w:rPr>
      </w:pPr>
    </w:p>
    <w:tbl>
      <w:tblPr>
        <w:tblW w:w="13325" w:type="dxa"/>
        <w:tblLook w:val="04A0" w:firstRow="1" w:lastRow="0" w:firstColumn="1" w:lastColumn="0" w:noHBand="0" w:noVBand="1"/>
      </w:tblPr>
      <w:tblGrid>
        <w:gridCol w:w="1134"/>
        <w:gridCol w:w="1134"/>
        <w:gridCol w:w="1560"/>
        <w:gridCol w:w="1559"/>
        <w:gridCol w:w="1701"/>
        <w:gridCol w:w="1559"/>
        <w:gridCol w:w="1559"/>
        <w:gridCol w:w="1560"/>
        <w:gridCol w:w="1559"/>
      </w:tblGrid>
      <w:tr w:rsidR="00A27647" w:rsidRPr="00597257" w14:paraId="37378682" w14:textId="77777777" w:rsidTr="00210991">
        <w:trPr>
          <w:trHeight w:val="320"/>
        </w:trPr>
        <w:tc>
          <w:tcPr>
            <w:tcW w:w="1134" w:type="dxa"/>
            <w:tcBorders>
              <w:top w:val="nil"/>
              <w:left w:val="nil"/>
              <w:bottom w:val="nil"/>
              <w:right w:val="nil"/>
            </w:tcBorders>
            <w:noWrap/>
            <w:vAlign w:val="bottom"/>
            <w:hideMark/>
          </w:tcPr>
          <w:p w14:paraId="184CAD19"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 xml:space="preserve">Power outage cut point </w:t>
            </w:r>
          </w:p>
        </w:tc>
        <w:tc>
          <w:tcPr>
            <w:tcW w:w="1134" w:type="dxa"/>
            <w:tcBorders>
              <w:top w:val="nil"/>
              <w:left w:val="nil"/>
              <w:bottom w:val="nil"/>
              <w:right w:val="nil"/>
            </w:tcBorders>
            <w:noWrap/>
            <w:vAlign w:val="bottom"/>
            <w:hideMark/>
          </w:tcPr>
          <w:p w14:paraId="509948EF"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Outcome type</w:t>
            </w:r>
          </w:p>
        </w:tc>
        <w:tc>
          <w:tcPr>
            <w:tcW w:w="1560" w:type="dxa"/>
            <w:tcBorders>
              <w:top w:val="nil"/>
              <w:left w:val="nil"/>
              <w:bottom w:val="nil"/>
              <w:right w:val="nil"/>
            </w:tcBorders>
            <w:noWrap/>
            <w:vAlign w:val="bottom"/>
            <w:hideMark/>
          </w:tcPr>
          <w:p w14:paraId="238FE326"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Lag day 0</w:t>
            </w:r>
          </w:p>
        </w:tc>
        <w:tc>
          <w:tcPr>
            <w:tcW w:w="1559" w:type="dxa"/>
            <w:tcBorders>
              <w:top w:val="nil"/>
              <w:left w:val="nil"/>
              <w:bottom w:val="nil"/>
              <w:right w:val="nil"/>
            </w:tcBorders>
            <w:noWrap/>
            <w:vAlign w:val="bottom"/>
            <w:hideMark/>
          </w:tcPr>
          <w:p w14:paraId="6209F8FA"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Lag day 1</w:t>
            </w:r>
          </w:p>
        </w:tc>
        <w:tc>
          <w:tcPr>
            <w:tcW w:w="1701" w:type="dxa"/>
            <w:tcBorders>
              <w:top w:val="nil"/>
              <w:left w:val="nil"/>
              <w:bottom w:val="nil"/>
              <w:right w:val="nil"/>
            </w:tcBorders>
            <w:noWrap/>
            <w:vAlign w:val="bottom"/>
            <w:hideMark/>
          </w:tcPr>
          <w:p w14:paraId="33A1764C"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Lag day 2</w:t>
            </w:r>
          </w:p>
        </w:tc>
        <w:tc>
          <w:tcPr>
            <w:tcW w:w="1559" w:type="dxa"/>
            <w:tcBorders>
              <w:top w:val="nil"/>
              <w:left w:val="nil"/>
              <w:bottom w:val="nil"/>
              <w:right w:val="nil"/>
            </w:tcBorders>
            <w:noWrap/>
            <w:vAlign w:val="bottom"/>
            <w:hideMark/>
          </w:tcPr>
          <w:p w14:paraId="54441587"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Lag day 3</w:t>
            </w:r>
          </w:p>
        </w:tc>
        <w:tc>
          <w:tcPr>
            <w:tcW w:w="1559" w:type="dxa"/>
            <w:tcBorders>
              <w:top w:val="nil"/>
              <w:left w:val="nil"/>
              <w:bottom w:val="nil"/>
              <w:right w:val="nil"/>
            </w:tcBorders>
            <w:noWrap/>
            <w:vAlign w:val="bottom"/>
            <w:hideMark/>
          </w:tcPr>
          <w:p w14:paraId="52FAC6AA"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Lag day 4</w:t>
            </w:r>
          </w:p>
        </w:tc>
        <w:tc>
          <w:tcPr>
            <w:tcW w:w="1560" w:type="dxa"/>
            <w:tcBorders>
              <w:top w:val="nil"/>
              <w:left w:val="nil"/>
              <w:bottom w:val="nil"/>
              <w:right w:val="nil"/>
            </w:tcBorders>
            <w:noWrap/>
            <w:vAlign w:val="bottom"/>
            <w:hideMark/>
          </w:tcPr>
          <w:p w14:paraId="79A453CD"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Lag day 5</w:t>
            </w:r>
          </w:p>
        </w:tc>
        <w:tc>
          <w:tcPr>
            <w:tcW w:w="1559" w:type="dxa"/>
            <w:tcBorders>
              <w:top w:val="nil"/>
              <w:left w:val="nil"/>
              <w:bottom w:val="nil"/>
              <w:right w:val="nil"/>
            </w:tcBorders>
            <w:noWrap/>
            <w:vAlign w:val="bottom"/>
            <w:hideMark/>
          </w:tcPr>
          <w:p w14:paraId="302FDCD4"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Lag day 6</w:t>
            </w:r>
          </w:p>
        </w:tc>
      </w:tr>
      <w:tr w:rsidR="00597257" w:rsidRPr="00597257" w14:paraId="6F27DCB7" w14:textId="77777777" w:rsidTr="00210991">
        <w:trPr>
          <w:trHeight w:val="320"/>
        </w:trPr>
        <w:tc>
          <w:tcPr>
            <w:tcW w:w="1134" w:type="dxa"/>
            <w:tcBorders>
              <w:top w:val="nil"/>
              <w:left w:val="nil"/>
              <w:bottom w:val="nil"/>
              <w:right w:val="nil"/>
            </w:tcBorders>
            <w:shd w:val="clear" w:color="auto" w:fill="D9E2F3" w:themeFill="accent1" w:themeFillTint="33"/>
            <w:noWrap/>
            <w:vAlign w:val="bottom"/>
            <w:hideMark/>
          </w:tcPr>
          <w:p w14:paraId="68300CBB" w14:textId="77777777" w:rsidR="00597257" w:rsidRPr="00597257" w:rsidRDefault="00597257" w:rsidP="00597257">
            <w:pPr>
              <w:jc w:val="right"/>
              <w:rPr>
                <w:rFonts w:ascii="Arial" w:hAnsi="Arial" w:cs="Arial"/>
                <w:color w:val="000000"/>
                <w:sz w:val="20"/>
                <w:szCs w:val="20"/>
              </w:rPr>
            </w:pPr>
            <w:r w:rsidRPr="00597257">
              <w:rPr>
                <w:rFonts w:ascii="Arial" w:hAnsi="Arial" w:cs="Arial"/>
                <w:color w:val="000000"/>
                <w:sz w:val="20"/>
                <w:szCs w:val="20"/>
              </w:rPr>
              <w:t>1%</w:t>
            </w:r>
          </w:p>
        </w:tc>
        <w:tc>
          <w:tcPr>
            <w:tcW w:w="1134" w:type="dxa"/>
            <w:tcBorders>
              <w:top w:val="nil"/>
              <w:left w:val="nil"/>
              <w:bottom w:val="nil"/>
              <w:right w:val="nil"/>
            </w:tcBorders>
            <w:shd w:val="clear" w:color="auto" w:fill="D9E2F3" w:themeFill="accent1" w:themeFillTint="33"/>
            <w:noWrap/>
            <w:vAlign w:val="bottom"/>
            <w:hideMark/>
          </w:tcPr>
          <w:p w14:paraId="1665442B" w14:textId="7777777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CVD</w:t>
            </w:r>
          </w:p>
        </w:tc>
        <w:tc>
          <w:tcPr>
            <w:tcW w:w="1560" w:type="dxa"/>
            <w:tcBorders>
              <w:top w:val="nil"/>
              <w:left w:val="nil"/>
              <w:bottom w:val="nil"/>
              <w:right w:val="nil"/>
            </w:tcBorders>
            <w:shd w:val="clear" w:color="auto" w:fill="D9E2F3" w:themeFill="accent1" w:themeFillTint="33"/>
            <w:noWrap/>
            <w:vAlign w:val="bottom"/>
            <w:hideMark/>
          </w:tcPr>
          <w:p w14:paraId="5A486DC1"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1.002, </w:t>
            </w:r>
          </w:p>
          <w:p w14:paraId="5DF9FD16" w14:textId="4049622F"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 1.014]</w:t>
            </w:r>
          </w:p>
        </w:tc>
        <w:tc>
          <w:tcPr>
            <w:tcW w:w="1559" w:type="dxa"/>
            <w:tcBorders>
              <w:top w:val="nil"/>
              <w:left w:val="nil"/>
              <w:bottom w:val="nil"/>
              <w:right w:val="nil"/>
            </w:tcBorders>
            <w:shd w:val="clear" w:color="auto" w:fill="D9E2F3" w:themeFill="accent1" w:themeFillTint="33"/>
            <w:noWrap/>
            <w:vAlign w:val="bottom"/>
            <w:hideMark/>
          </w:tcPr>
          <w:p w14:paraId="7B4209B5" w14:textId="62E557F3" w:rsidR="00597257" w:rsidRDefault="00597257" w:rsidP="00597257">
            <w:pPr>
              <w:rPr>
                <w:rFonts w:ascii="Arial" w:hAnsi="Arial" w:cs="Arial"/>
                <w:color w:val="000000"/>
                <w:sz w:val="20"/>
                <w:szCs w:val="20"/>
              </w:rPr>
            </w:pPr>
            <w:r w:rsidRPr="00597257">
              <w:rPr>
                <w:rFonts w:ascii="Arial" w:hAnsi="Arial" w:cs="Arial"/>
                <w:color w:val="000000"/>
                <w:sz w:val="20"/>
                <w:szCs w:val="20"/>
              </w:rPr>
              <w:t>1.02</w:t>
            </w:r>
            <w:r w:rsidR="002C6487">
              <w:rPr>
                <w:rFonts w:ascii="Arial" w:hAnsi="Arial" w:cs="Arial"/>
                <w:color w:val="000000"/>
                <w:sz w:val="20"/>
                <w:szCs w:val="20"/>
              </w:rPr>
              <w:t>0</w:t>
            </w:r>
            <w:r w:rsidRPr="00597257">
              <w:rPr>
                <w:rFonts w:ascii="Arial" w:hAnsi="Arial" w:cs="Arial"/>
                <w:color w:val="000000"/>
                <w:sz w:val="20"/>
                <w:szCs w:val="20"/>
              </w:rPr>
              <w:t xml:space="preserve">, </w:t>
            </w:r>
          </w:p>
          <w:p w14:paraId="7624FEAC" w14:textId="4DF2EB84"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[1.013, 1.026]</w:t>
            </w:r>
          </w:p>
        </w:tc>
        <w:tc>
          <w:tcPr>
            <w:tcW w:w="1701" w:type="dxa"/>
            <w:tcBorders>
              <w:top w:val="nil"/>
              <w:left w:val="nil"/>
              <w:bottom w:val="nil"/>
              <w:right w:val="nil"/>
            </w:tcBorders>
            <w:shd w:val="clear" w:color="auto" w:fill="D9E2F3" w:themeFill="accent1" w:themeFillTint="33"/>
            <w:noWrap/>
            <w:vAlign w:val="bottom"/>
            <w:hideMark/>
          </w:tcPr>
          <w:p w14:paraId="5F175F2D"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1.023, </w:t>
            </w:r>
          </w:p>
          <w:p w14:paraId="4B38D008" w14:textId="26A9E733"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[1.014, 1.032]</w:t>
            </w:r>
          </w:p>
        </w:tc>
        <w:tc>
          <w:tcPr>
            <w:tcW w:w="1559" w:type="dxa"/>
            <w:tcBorders>
              <w:top w:val="nil"/>
              <w:left w:val="nil"/>
              <w:bottom w:val="nil"/>
              <w:right w:val="nil"/>
            </w:tcBorders>
            <w:shd w:val="clear" w:color="auto" w:fill="D9E2F3" w:themeFill="accent1" w:themeFillTint="33"/>
            <w:noWrap/>
            <w:vAlign w:val="bottom"/>
            <w:hideMark/>
          </w:tcPr>
          <w:p w14:paraId="5B2E66DA"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1.006, </w:t>
            </w:r>
          </w:p>
          <w:p w14:paraId="352BC916" w14:textId="60D4B4F1"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[0.999, 1.012]</w:t>
            </w:r>
          </w:p>
        </w:tc>
        <w:tc>
          <w:tcPr>
            <w:tcW w:w="1559" w:type="dxa"/>
            <w:tcBorders>
              <w:top w:val="nil"/>
              <w:left w:val="nil"/>
              <w:bottom w:val="nil"/>
              <w:right w:val="nil"/>
            </w:tcBorders>
            <w:shd w:val="clear" w:color="auto" w:fill="D9E2F3" w:themeFill="accent1" w:themeFillTint="33"/>
            <w:noWrap/>
            <w:vAlign w:val="bottom"/>
            <w:hideMark/>
          </w:tcPr>
          <w:p w14:paraId="1A549D34"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0.988, </w:t>
            </w:r>
          </w:p>
          <w:p w14:paraId="5F2E6079" w14:textId="62C77EB4"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 0.997]</w:t>
            </w:r>
          </w:p>
        </w:tc>
        <w:tc>
          <w:tcPr>
            <w:tcW w:w="1560" w:type="dxa"/>
            <w:tcBorders>
              <w:top w:val="nil"/>
              <w:left w:val="nil"/>
              <w:bottom w:val="nil"/>
              <w:right w:val="nil"/>
            </w:tcBorders>
            <w:shd w:val="clear" w:color="auto" w:fill="D9E2F3" w:themeFill="accent1" w:themeFillTint="33"/>
            <w:noWrap/>
            <w:vAlign w:val="bottom"/>
            <w:hideMark/>
          </w:tcPr>
          <w:p w14:paraId="4CFB3357"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0.992, </w:t>
            </w:r>
          </w:p>
          <w:p w14:paraId="27F4E767" w14:textId="0CBD15D5"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[0.986, 0.998]</w:t>
            </w:r>
          </w:p>
        </w:tc>
        <w:tc>
          <w:tcPr>
            <w:tcW w:w="1559" w:type="dxa"/>
            <w:tcBorders>
              <w:top w:val="nil"/>
              <w:left w:val="nil"/>
              <w:bottom w:val="nil"/>
              <w:right w:val="nil"/>
            </w:tcBorders>
            <w:shd w:val="clear" w:color="auto" w:fill="D9E2F3" w:themeFill="accent1" w:themeFillTint="33"/>
            <w:noWrap/>
            <w:vAlign w:val="bottom"/>
            <w:hideMark/>
          </w:tcPr>
          <w:p w14:paraId="4AC28310"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1.009, </w:t>
            </w:r>
          </w:p>
          <w:p w14:paraId="2B5B786E" w14:textId="42DA462A"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[0.997, 1.021]</w:t>
            </w:r>
          </w:p>
        </w:tc>
      </w:tr>
      <w:tr w:rsidR="00597257" w:rsidRPr="00597257" w14:paraId="63EB0570" w14:textId="77777777" w:rsidTr="00210991">
        <w:trPr>
          <w:trHeight w:val="320"/>
        </w:trPr>
        <w:tc>
          <w:tcPr>
            <w:tcW w:w="1134" w:type="dxa"/>
            <w:tcBorders>
              <w:top w:val="nil"/>
              <w:left w:val="nil"/>
              <w:bottom w:val="nil"/>
              <w:right w:val="nil"/>
            </w:tcBorders>
            <w:noWrap/>
            <w:vAlign w:val="bottom"/>
            <w:hideMark/>
          </w:tcPr>
          <w:p w14:paraId="674B40A1" w14:textId="77777777" w:rsidR="00597257" w:rsidRPr="00597257" w:rsidRDefault="00597257" w:rsidP="00597257">
            <w:pPr>
              <w:jc w:val="right"/>
              <w:rPr>
                <w:rFonts w:ascii="Arial" w:hAnsi="Arial" w:cs="Arial"/>
                <w:color w:val="000000"/>
                <w:sz w:val="20"/>
                <w:szCs w:val="20"/>
              </w:rPr>
            </w:pPr>
            <w:r w:rsidRPr="00597257">
              <w:rPr>
                <w:rFonts w:ascii="Arial" w:hAnsi="Arial" w:cs="Arial"/>
                <w:color w:val="000000"/>
                <w:sz w:val="20"/>
                <w:szCs w:val="20"/>
              </w:rPr>
              <w:t>3%</w:t>
            </w:r>
          </w:p>
        </w:tc>
        <w:tc>
          <w:tcPr>
            <w:tcW w:w="1134" w:type="dxa"/>
            <w:tcBorders>
              <w:top w:val="nil"/>
              <w:left w:val="nil"/>
              <w:bottom w:val="nil"/>
              <w:right w:val="nil"/>
            </w:tcBorders>
            <w:noWrap/>
            <w:vAlign w:val="bottom"/>
            <w:hideMark/>
          </w:tcPr>
          <w:p w14:paraId="4CFB4CE9" w14:textId="7777777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CVD</w:t>
            </w:r>
          </w:p>
        </w:tc>
        <w:tc>
          <w:tcPr>
            <w:tcW w:w="1560" w:type="dxa"/>
            <w:tcBorders>
              <w:top w:val="nil"/>
              <w:left w:val="nil"/>
              <w:bottom w:val="nil"/>
              <w:right w:val="nil"/>
            </w:tcBorders>
            <w:noWrap/>
            <w:vAlign w:val="bottom"/>
            <w:hideMark/>
          </w:tcPr>
          <w:p w14:paraId="5C0C3BA3"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1.016, </w:t>
            </w:r>
          </w:p>
          <w:p w14:paraId="3E07F1B6" w14:textId="27A7664C"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[0.999, 1.032]</w:t>
            </w:r>
          </w:p>
        </w:tc>
        <w:tc>
          <w:tcPr>
            <w:tcW w:w="1559" w:type="dxa"/>
            <w:tcBorders>
              <w:top w:val="nil"/>
              <w:left w:val="nil"/>
              <w:bottom w:val="nil"/>
              <w:right w:val="nil"/>
            </w:tcBorders>
            <w:noWrap/>
            <w:vAlign w:val="bottom"/>
            <w:hideMark/>
          </w:tcPr>
          <w:p w14:paraId="286D4453"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1.027, </w:t>
            </w:r>
          </w:p>
          <w:p w14:paraId="4E375CC9" w14:textId="2F7B4E08"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[1.018, 1.036]</w:t>
            </w:r>
          </w:p>
        </w:tc>
        <w:tc>
          <w:tcPr>
            <w:tcW w:w="1701" w:type="dxa"/>
            <w:tcBorders>
              <w:top w:val="nil"/>
              <w:left w:val="nil"/>
              <w:bottom w:val="nil"/>
              <w:right w:val="nil"/>
            </w:tcBorders>
            <w:noWrap/>
            <w:vAlign w:val="bottom"/>
            <w:hideMark/>
          </w:tcPr>
          <w:p w14:paraId="25BA6C8D"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1.027, </w:t>
            </w:r>
          </w:p>
          <w:p w14:paraId="497E20C1" w14:textId="1EAB1E69"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[1.015, 1.039]</w:t>
            </w:r>
          </w:p>
        </w:tc>
        <w:tc>
          <w:tcPr>
            <w:tcW w:w="1559" w:type="dxa"/>
            <w:tcBorders>
              <w:top w:val="nil"/>
              <w:left w:val="nil"/>
              <w:bottom w:val="nil"/>
              <w:right w:val="nil"/>
            </w:tcBorders>
            <w:noWrap/>
            <w:vAlign w:val="bottom"/>
            <w:hideMark/>
          </w:tcPr>
          <w:p w14:paraId="32646BA9"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1.009, </w:t>
            </w:r>
          </w:p>
          <w:p w14:paraId="5E73F11D" w14:textId="1E2CA93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[1.001, 1.018]</w:t>
            </w:r>
          </w:p>
        </w:tc>
        <w:tc>
          <w:tcPr>
            <w:tcW w:w="1559" w:type="dxa"/>
            <w:tcBorders>
              <w:top w:val="nil"/>
              <w:left w:val="nil"/>
              <w:bottom w:val="nil"/>
              <w:right w:val="nil"/>
            </w:tcBorders>
            <w:noWrap/>
            <w:vAlign w:val="bottom"/>
            <w:hideMark/>
          </w:tcPr>
          <w:p w14:paraId="45FA5767"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0.993, </w:t>
            </w:r>
          </w:p>
          <w:p w14:paraId="0FAA2CD1" w14:textId="3B1F9740"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[0.981, 1.005]</w:t>
            </w:r>
          </w:p>
        </w:tc>
        <w:tc>
          <w:tcPr>
            <w:tcW w:w="1560" w:type="dxa"/>
            <w:tcBorders>
              <w:top w:val="nil"/>
              <w:left w:val="nil"/>
              <w:bottom w:val="nil"/>
              <w:right w:val="nil"/>
            </w:tcBorders>
            <w:noWrap/>
            <w:vAlign w:val="bottom"/>
            <w:hideMark/>
          </w:tcPr>
          <w:p w14:paraId="40B44B15"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0.995, </w:t>
            </w:r>
          </w:p>
          <w:p w14:paraId="465AF94E" w14:textId="5BED7BD4"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[0.987, 1.003]</w:t>
            </w:r>
          </w:p>
        </w:tc>
        <w:tc>
          <w:tcPr>
            <w:tcW w:w="1559" w:type="dxa"/>
            <w:tcBorders>
              <w:top w:val="nil"/>
              <w:left w:val="nil"/>
              <w:bottom w:val="nil"/>
              <w:right w:val="nil"/>
            </w:tcBorders>
            <w:noWrap/>
            <w:vAlign w:val="bottom"/>
            <w:hideMark/>
          </w:tcPr>
          <w:p w14:paraId="3CFDFBE7"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1.009, </w:t>
            </w:r>
          </w:p>
          <w:p w14:paraId="45D0521D" w14:textId="232AD36F"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[0.993, 1.025]</w:t>
            </w:r>
          </w:p>
        </w:tc>
      </w:tr>
      <w:tr w:rsidR="00597257" w:rsidRPr="00597257" w14:paraId="06163569" w14:textId="77777777" w:rsidTr="00210991">
        <w:trPr>
          <w:trHeight w:val="320"/>
        </w:trPr>
        <w:tc>
          <w:tcPr>
            <w:tcW w:w="1134" w:type="dxa"/>
            <w:tcBorders>
              <w:top w:val="nil"/>
              <w:left w:val="nil"/>
              <w:bottom w:val="nil"/>
              <w:right w:val="nil"/>
            </w:tcBorders>
            <w:shd w:val="clear" w:color="auto" w:fill="D9E2F3" w:themeFill="accent1" w:themeFillTint="33"/>
            <w:noWrap/>
            <w:vAlign w:val="bottom"/>
            <w:hideMark/>
          </w:tcPr>
          <w:p w14:paraId="4A3C90E6" w14:textId="77777777" w:rsidR="00597257" w:rsidRPr="00597257" w:rsidRDefault="00597257" w:rsidP="00597257">
            <w:pPr>
              <w:jc w:val="right"/>
              <w:rPr>
                <w:rFonts w:ascii="Arial" w:hAnsi="Arial" w:cs="Arial"/>
                <w:color w:val="000000"/>
                <w:sz w:val="20"/>
                <w:szCs w:val="20"/>
              </w:rPr>
            </w:pPr>
            <w:r w:rsidRPr="00597257">
              <w:rPr>
                <w:rFonts w:ascii="Arial" w:hAnsi="Arial" w:cs="Arial"/>
                <w:color w:val="000000"/>
                <w:sz w:val="20"/>
                <w:szCs w:val="20"/>
              </w:rPr>
              <w:t>5%</w:t>
            </w:r>
          </w:p>
        </w:tc>
        <w:tc>
          <w:tcPr>
            <w:tcW w:w="1134" w:type="dxa"/>
            <w:tcBorders>
              <w:top w:val="nil"/>
              <w:left w:val="nil"/>
              <w:bottom w:val="nil"/>
              <w:right w:val="nil"/>
            </w:tcBorders>
            <w:shd w:val="clear" w:color="auto" w:fill="D9E2F3" w:themeFill="accent1" w:themeFillTint="33"/>
            <w:noWrap/>
            <w:vAlign w:val="bottom"/>
            <w:hideMark/>
          </w:tcPr>
          <w:p w14:paraId="108FA106" w14:textId="7777777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CVD</w:t>
            </w:r>
          </w:p>
        </w:tc>
        <w:tc>
          <w:tcPr>
            <w:tcW w:w="1560" w:type="dxa"/>
            <w:tcBorders>
              <w:top w:val="nil"/>
              <w:left w:val="nil"/>
              <w:bottom w:val="nil"/>
              <w:right w:val="nil"/>
            </w:tcBorders>
            <w:shd w:val="clear" w:color="auto" w:fill="D9E2F3" w:themeFill="accent1" w:themeFillTint="33"/>
            <w:noWrap/>
            <w:vAlign w:val="bottom"/>
            <w:hideMark/>
          </w:tcPr>
          <w:p w14:paraId="54F36A3C"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1.025, </w:t>
            </w:r>
          </w:p>
          <w:p w14:paraId="1CBCC4B9" w14:textId="5C58C7BC"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[1.005, 1.045]</w:t>
            </w:r>
          </w:p>
        </w:tc>
        <w:tc>
          <w:tcPr>
            <w:tcW w:w="1559" w:type="dxa"/>
            <w:tcBorders>
              <w:top w:val="nil"/>
              <w:left w:val="nil"/>
              <w:bottom w:val="nil"/>
              <w:right w:val="nil"/>
            </w:tcBorders>
            <w:shd w:val="clear" w:color="auto" w:fill="D9E2F3" w:themeFill="accent1" w:themeFillTint="33"/>
            <w:noWrap/>
            <w:vAlign w:val="bottom"/>
            <w:hideMark/>
          </w:tcPr>
          <w:p w14:paraId="5973283A"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1.031, </w:t>
            </w:r>
          </w:p>
          <w:p w14:paraId="25828050" w14:textId="02E2FF92"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[1.021, 1.042]</w:t>
            </w:r>
          </w:p>
        </w:tc>
        <w:tc>
          <w:tcPr>
            <w:tcW w:w="1701" w:type="dxa"/>
            <w:tcBorders>
              <w:top w:val="nil"/>
              <w:left w:val="nil"/>
              <w:bottom w:val="nil"/>
              <w:right w:val="nil"/>
            </w:tcBorders>
            <w:shd w:val="clear" w:color="auto" w:fill="D9E2F3" w:themeFill="accent1" w:themeFillTint="33"/>
            <w:noWrap/>
            <w:vAlign w:val="bottom"/>
            <w:hideMark/>
          </w:tcPr>
          <w:p w14:paraId="5323BC41"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1.029, </w:t>
            </w:r>
          </w:p>
          <w:p w14:paraId="6B0D1A56" w14:textId="7BE31EDB"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[1.014, 1.044]</w:t>
            </w:r>
          </w:p>
        </w:tc>
        <w:tc>
          <w:tcPr>
            <w:tcW w:w="1559" w:type="dxa"/>
            <w:tcBorders>
              <w:top w:val="nil"/>
              <w:left w:val="nil"/>
              <w:bottom w:val="nil"/>
              <w:right w:val="nil"/>
            </w:tcBorders>
            <w:shd w:val="clear" w:color="auto" w:fill="D9E2F3" w:themeFill="accent1" w:themeFillTint="33"/>
            <w:noWrap/>
            <w:vAlign w:val="bottom"/>
            <w:hideMark/>
          </w:tcPr>
          <w:p w14:paraId="2C92DECC"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1.014, </w:t>
            </w:r>
          </w:p>
          <w:p w14:paraId="65D90007" w14:textId="51831393"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[1.004, 1.024]</w:t>
            </w:r>
          </w:p>
        </w:tc>
        <w:tc>
          <w:tcPr>
            <w:tcW w:w="1559" w:type="dxa"/>
            <w:tcBorders>
              <w:top w:val="nil"/>
              <w:left w:val="nil"/>
              <w:bottom w:val="nil"/>
              <w:right w:val="nil"/>
            </w:tcBorders>
            <w:shd w:val="clear" w:color="auto" w:fill="D9E2F3" w:themeFill="accent1" w:themeFillTint="33"/>
            <w:noWrap/>
            <w:vAlign w:val="bottom"/>
            <w:hideMark/>
          </w:tcPr>
          <w:p w14:paraId="5538BB6C" w14:textId="3F1407CA" w:rsidR="002E13B9" w:rsidRDefault="00597257" w:rsidP="00597257">
            <w:pPr>
              <w:rPr>
                <w:rFonts w:ascii="Arial" w:hAnsi="Arial" w:cs="Arial"/>
                <w:color w:val="000000"/>
                <w:sz w:val="20"/>
                <w:szCs w:val="20"/>
              </w:rPr>
            </w:pPr>
            <w:r w:rsidRPr="00597257">
              <w:rPr>
                <w:rFonts w:ascii="Arial" w:hAnsi="Arial" w:cs="Arial"/>
                <w:color w:val="000000"/>
                <w:sz w:val="20"/>
                <w:szCs w:val="20"/>
              </w:rPr>
              <w:t>1</w:t>
            </w:r>
            <w:r w:rsidR="002E13B9">
              <w:rPr>
                <w:rFonts w:ascii="Arial" w:hAnsi="Arial" w:cs="Arial"/>
                <w:color w:val="000000"/>
                <w:sz w:val="20"/>
                <w:szCs w:val="20"/>
              </w:rPr>
              <w:t>.000</w:t>
            </w:r>
            <w:r w:rsidRPr="00597257">
              <w:rPr>
                <w:rFonts w:ascii="Arial" w:hAnsi="Arial" w:cs="Arial"/>
                <w:color w:val="000000"/>
                <w:sz w:val="20"/>
                <w:szCs w:val="20"/>
              </w:rPr>
              <w:t xml:space="preserve">, </w:t>
            </w:r>
          </w:p>
          <w:p w14:paraId="2EFFE8FF" w14:textId="2FF7EC80"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[0.986, 1.014]</w:t>
            </w:r>
          </w:p>
        </w:tc>
        <w:tc>
          <w:tcPr>
            <w:tcW w:w="1560" w:type="dxa"/>
            <w:tcBorders>
              <w:top w:val="nil"/>
              <w:left w:val="nil"/>
              <w:bottom w:val="nil"/>
              <w:right w:val="nil"/>
            </w:tcBorders>
            <w:shd w:val="clear" w:color="auto" w:fill="D9E2F3" w:themeFill="accent1" w:themeFillTint="33"/>
            <w:noWrap/>
            <w:vAlign w:val="bottom"/>
            <w:hideMark/>
          </w:tcPr>
          <w:p w14:paraId="2977CCEB"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1</w:t>
            </w:r>
            <w:r w:rsidR="002E13B9">
              <w:rPr>
                <w:rFonts w:ascii="Arial" w:hAnsi="Arial" w:cs="Arial"/>
                <w:color w:val="000000"/>
                <w:sz w:val="20"/>
                <w:szCs w:val="20"/>
              </w:rPr>
              <w:t>.000</w:t>
            </w:r>
            <w:r w:rsidRPr="00597257">
              <w:rPr>
                <w:rFonts w:ascii="Arial" w:hAnsi="Arial" w:cs="Arial"/>
                <w:color w:val="000000"/>
                <w:sz w:val="20"/>
                <w:szCs w:val="20"/>
              </w:rPr>
              <w:t xml:space="preserve">, </w:t>
            </w:r>
          </w:p>
          <w:p w14:paraId="799B0788" w14:textId="3C87313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[0.991, 1.01]</w:t>
            </w:r>
          </w:p>
        </w:tc>
        <w:tc>
          <w:tcPr>
            <w:tcW w:w="1559" w:type="dxa"/>
            <w:tcBorders>
              <w:top w:val="nil"/>
              <w:left w:val="nil"/>
              <w:bottom w:val="nil"/>
              <w:right w:val="nil"/>
            </w:tcBorders>
            <w:shd w:val="clear" w:color="auto" w:fill="D9E2F3" w:themeFill="accent1" w:themeFillTint="33"/>
            <w:noWrap/>
            <w:vAlign w:val="bottom"/>
            <w:hideMark/>
          </w:tcPr>
          <w:p w14:paraId="4606913F"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1.01</w:t>
            </w:r>
            <w:r w:rsidR="002E13B9">
              <w:rPr>
                <w:rFonts w:ascii="Arial" w:hAnsi="Arial" w:cs="Arial"/>
                <w:color w:val="000000"/>
                <w:sz w:val="20"/>
                <w:szCs w:val="20"/>
              </w:rPr>
              <w:t>0</w:t>
            </w:r>
            <w:r w:rsidRPr="00597257">
              <w:rPr>
                <w:rFonts w:ascii="Arial" w:hAnsi="Arial" w:cs="Arial"/>
                <w:color w:val="000000"/>
                <w:sz w:val="20"/>
                <w:szCs w:val="20"/>
              </w:rPr>
              <w:t xml:space="preserve">, </w:t>
            </w:r>
          </w:p>
          <w:p w14:paraId="0F74921E" w14:textId="2F896C25"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[0.991, 1.03]</w:t>
            </w:r>
          </w:p>
        </w:tc>
      </w:tr>
      <w:tr w:rsidR="00597257" w:rsidRPr="00597257" w14:paraId="7D0C8600" w14:textId="77777777" w:rsidTr="00210991">
        <w:trPr>
          <w:trHeight w:val="320"/>
        </w:trPr>
        <w:tc>
          <w:tcPr>
            <w:tcW w:w="1134" w:type="dxa"/>
            <w:tcBorders>
              <w:top w:val="nil"/>
              <w:left w:val="nil"/>
              <w:bottom w:val="nil"/>
              <w:right w:val="nil"/>
            </w:tcBorders>
            <w:noWrap/>
            <w:vAlign w:val="bottom"/>
            <w:hideMark/>
          </w:tcPr>
          <w:p w14:paraId="1D0BAC94" w14:textId="77777777" w:rsidR="00597257" w:rsidRPr="00597257" w:rsidRDefault="00597257" w:rsidP="00597257">
            <w:pPr>
              <w:jc w:val="right"/>
              <w:rPr>
                <w:rFonts w:ascii="Arial" w:hAnsi="Arial" w:cs="Arial"/>
                <w:color w:val="000000"/>
                <w:sz w:val="20"/>
                <w:szCs w:val="20"/>
              </w:rPr>
            </w:pPr>
            <w:r w:rsidRPr="00597257">
              <w:rPr>
                <w:rFonts w:ascii="Arial" w:hAnsi="Arial" w:cs="Arial"/>
                <w:color w:val="000000"/>
                <w:sz w:val="20"/>
                <w:szCs w:val="20"/>
              </w:rPr>
              <w:t>1%</w:t>
            </w:r>
          </w:p>
        </w:tc>
        <w:tc>
          <w:tcPr>
            <w:tcW w:w="1134" w:type="dxa"/>
            <w:tcBorders>
              <w:top w:val="nil"/>
              <w:left w:val="nil"/>
              <w:bottom w:val="nil"/>
              <w:right w:val="nil"/>
            </w:tcBorders>
            <w:noWrap/>
            <w:vAlign w:val="bottom"/>
            <w:hideMark/>
          </w:tcPr>
          <w:p w14:paraId="63E85C6A" w14:textId="7777777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Resp</w:t>
            </w:r>
          </w:p>
        </w:tc>
        <w:tc>
          <w:tcPr>
            <w:tcW w:w="1560" w:type="dxa"/>
            <w:tcBorders>
              <w:top w:val="nil"/>
              <w:left w:val="nil"/>
              <w:bottom w:val="nil"/>
              <w:right w:val="nil"/>
            </w:tcBorders>
            <w:noWrap/>
            <w:vAlign w:val="bottom"/>
            <w:hideMark/>
          </w:tcPr>
          <w:p w14:paraId="3207A9BA"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1.025, </w:t>
            </w:r>
          </w:p>
          <w:p w14:paraId="5E57FBC1" w14:textId="193F7211"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[1.012, 1.038]</w:t>
            </w:r>
          </w:p>
        </w:tc>
        <w:tc>
          <w:tcPr>
            <w:tcW w:w="1559" w:type="dxa"/>
            <w:tcBorders>
              <w:top w:val="nil"/>
              <w:left w:val="nil"/>
              <w:bottom w:val="nil"/>
              <w:right w:val="nil"/>
            </w:tcBorders>
            <w:noWrap/>
            <w:vAlign w:val="bottom"/>
            <w:hideMark/>
          </w:tcPr>
          <w:p w14:paraId="40A74CD3"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1.017, </w:t>
            </w:r>
          </w:p>
          <w:p w14:paraId="7C631F41" w14:textId="31DB2F03"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[1.01, 1.024]</w:t>
            </w:r>
          </w:p>
        </w:tc>
        <w:tc>
          <w:tcPr>
            <w:tcW w:w="1701" w:type="dxa"/>
            <w:tcBorders>
              <w:top w:val="nil"/>
              <w:left w:val="nil"/>
              <w:bottom w:val="nil"/>
              <w:right w:val="nil"/>
            </w:tcBorders>
            <w:noWrap/>
            <w:vAlign w:val="bottom"/>
            <w:hideMark/>
          </w:tcPr>
          <w:p w14:paraId="3D8B7D4A"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1.009, </w:t>
            </w:r>
          </w:p>
          <w:p w14:paraId="489841AD" w14:textId="1CF9FDD4"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[1.003, 1.016]</w:t>
            </w:r>
          </w:p>
        </w:tc>
        <w:tc>
          <w:tcPr>
            <w:tcW w:w="1559" w:type="dxa"/>
            <w:tcBorders>
              <w:top w:val="nil"/>
              <w:left w:val="nil"/>
              <w:bottom w:val="nil"/>
              <w:right w:val="nil"/>
            </w:tcBorders>
            <w:noWrap/>
            <w:vAlign w:val="bottom"/>
            <w:hideMark/>
          </w:tcPr>
          <w:p w14:paraId="77F60CA4"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1.004, </w:t>
            </w:r>
          </w:p>
          <w:p w14:paraId="20B05989" w14:textId="1979FD45"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[0.995, 1.012]</w:t>
            </w:r>
          </w:p>
        </w:tc>
        <w:tc>
          <w:tcPr>
            <w:tcW w:w="1559" w:type="dxa"/>
            <w:tcBorders>
              <w:top w:val="nil"/>
              <w:left w:val="nil"/>
              <w:bottom w:val="nil"/>
              <w:right w:val="nil"/>
            </w:tcBorders>
            <w:noWrap/>
            <w:vAlign w:val="bottom"/>
            <w:hideMark/>
          </w:tcPr>
          <w:p w14:paraId="1588B732" w14:textId="3A4F3BFC" w:rsidR="002E13B9" w:rsidRDefault="00597257" w:rsidP="00597257">
            <w:pPr>
              <w:rPr>
                <w:rFonts w:ascii="Arial" w:hAnsi="Arial" w:cs="Arial"/>
                <w:color w:val="000000"/>
                <w:sz w:val="20"/>
                <w:szCs w:val="20"/>
              </w:rPr>
            </w:pPr>
            <w:r w:rsidRPr="00597257">
              <w:rPr>
                <w:rFonts w:ascii="Arial" w:hAnsi="Arial" w:cs="Arial"/>
                <w:color w:val="000000"/>
                <w:sz w:val="20"/>
                <w:szCs w:val="20"/>
              </w:rPr>
              <w:t>1</w:t>
            </w:r>
            <w:r w:rsidR="002E13B9">
              <w:rPr>
                <w:rFonts w:ascii="Arial" w:hAnsi="Arial" w:cs="Arial"/>
                <w:color w:val="000000"/>
                <w:sz w:val="20"/>
                <w:szCs w:val="20"/>
              </w:rPr>
              <w:t>.000</w:t>
            </w:r>
            <w:r w:rsidRPr="00597257">
              <w:rPr>
                <w:rFonts w:ascii="Arial" w:hAnsi="Arial" w:cs="Arial"/>
                <w:color w:val="000000"/>
                <w:sz w:val="20"/>
                <w:szCs w:val="20"/>
              </w:rPr>
              <w:t xml:space="preserve">, </w:t>
            </w:r>
          </w:p>
          <w:p w14:paraId="2C206401" w14:textId="7C7AFEAA"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[0.993, 1.007]</w:t>
            </w:r>
          </w:p>
        </w:tc>
        <w:tc>
          <w:tcPr>
            <w:tcW w:w="1560" w:type="dxa"/>
            <w:tcBorders>
              <w:top w:val="nil"/>
              <w:left w:val="nil"/>
              <w:bottom w:val="nil"/>
              <w:right w:val="nil"/>
            </w:tcBorders>
            <w:noWrap/>
            <w:vAlign w:val="bottom"/>
            <w:hideMark/>
          </w:tcPr>
          <w:p w14:paraId="51D64CA2"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0.998, </w:t>
            </w:r>
          </w:p>
          <w:p w14:paraId="04220DD5" w14:textId="73FD273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[0.992, 1.004]</w:t>
            </w:r>
          </w:p>
        </w:tc>
        <w:tc>
          <w:tcPr>
            <w:tcW w:w="1559" w:type="dxa"/>
            <w:tcBorders>
              <w:top w:val="nil"/>
              <w:left w:val="nil"/>
              <w:bottom w:val="nil"/>
              <w:right w:val="nil"/>
            </w:tcBorders>
            <w:noWrap/>
            <w:vAlign w:val="bottom"/>
            <w:hideMark/>
          </w:tcPr>
          <w:p w14:paraId="43F6D1CE"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0.997, </w:t>
            </w:r>
          </w:p>
          <w:p w14:paraId="2CCAD9A6" w14:textId="04FEF482"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[0.985, 1.01]</w:t>
            </w:r>
          </w:p>
        </w:tc>
      </w:tr>
      <w:tr w:rsidR="00597257" w:rsidRPr="00597257" w14:paraId="307DE427" w14:textId="77777777" w:rsidTr="00210991">
        <w:trPr>
          <w:trHeight w:val="320"/>
        </w:trPr>
        <w:tc>
          <w:tcPr>
            <w:tcW w:w="1134" w:type="dxa"/>
            <w:tcBorders>
              <w:top w:val="nil"/>
              <w:left w:val="nil"/>
              <w:bottom w:val="nil"/>
              <w:right w:val="nil"/>
            </w:tcBorders>
            <w:shd w:val="clear" w:color="auto" w:fill="D9E2F3" w:themeFill="accent1" w:themeFillTint="33"/>
            <w:noWrap/>
            <w:vAlign w:val="bottom"/>
            <w:hideMark/>
          </w:tcPr>
          <w:p w14:paraId="647D9FE4" w14:textId="77777777" w:rsidR="00597257" w:rsidRPr="00597257" w:rsidRDefault="00597257" w:rsidP="00597257">
            <w:pPr>
              <w:jc w:val="right"/>
              <w:rPr>
                <w:rFonts w:ascii="Arial" w:hAnsi="Arial" w:cs="Arial"/>
                <w:color w:val="000000"/>
                <w:sz w:val="20"/>
                <w:szCs w:val="20"/>
              </w:rPr>
            </w:pPr>
            <w:r w:rsidRPr="00597257">
              <w:rPr>
                <w:rFonts w:ascii="Arial" w:hAnsi="Arial" w:cs="Arial"/>
                <w:color w:val="000000"/>
                <w:sz w:val="20"/>
                <w:szCs w:val="20"/>
              </w:rPr>
              <w:t>3%</w:t>
            </w:r>
          </w:p>
        </w:tc>
        <w:tc>
          <w:tcPr>
            <w:tcW w:w="1134" w:type="dxa"/>
            <w:tcBorders>
              <w:top w:val="nil"/>
              <w:left w:val="nil"/>
              <w:bottom w:val="nil"/>
              <w:right w:val="nil"/>
            </w:tcBorders>
            <w:shd w:val="clear" w:color="auto" w:fill="D9E2F3" w:themeFill="accent1" w:themeFillTint="33"/>
            <w:noWrap/>
            <w:vAlign w:val="bottom"/>
            <w:hideMark/>
          </w:tcPr>
          <w:p w14:paraId="426BCB44" w14:textId="7777777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Resp</w:t>
            </w:r>
          </w:p>
        </w:tc>
        <w:tc>
          <w:tcPr>
            <w:tcW w:w="1560" w:type="dxa"/>
            <w:tcBorders>
              <w:top w:val="nil"/>
              <w:left w:val="nil"/>
              <w:bottom w:val="nil"/>
              <w:right w:val="nil"/>
            </w:tcBorders>
            <w:shd w:val="clear" w:color="auto" w:fill="D9E2F3" w:themeFill="accent1" w:themeFillTint="33"/>
            <w:noWrap/>
            <w:vAlign w:val="bottom"/>
            <w:hideMark/>
          </w:tcPr>
          <w:p w14:paraId="0AF875E4"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1.052, </w:t>
            </w:r>
          </w:p>
          <w:p w14:paraId="0BA66BE4" w14:textId="6B071D35"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[1.034, 1.071]</w:t>
            </w:r>
          </w:p>
        </w:tc>
        <w:tc>
          <w:tcPr>
            <w:tcW w:w="1559" w:type="dxa"/>
            <w:tcBorders>
              <w:top w:val="nil"/>
              <w:left w:val="nil"/>
              <w:bottom w:val="nil"/>
              <w:right w:val="nil"/>
            </w:tcBorders>
            <w:shd w:val="clear" w:color="auto" w:fill="D9E2F3" w:themeFill="accent1" w:themeFillTint="33"/>
            <w:noWrap/>
            <w:vAlign w:val="bottom"/>
            <w:hideMark/>
          </w:tcPr>
          <w:p w14:paraId="0B801AA0"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1.031, </w:t>
            </w:r>
          </w:p>
          <w:p w14:paraId="48B08004" w14:textId="6D3B001C"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[1.022, 1.04]</w:t>
            </w:r>
          </w:p>
        </w:tc>
        <w:tc>
          <w:tcPr>
            <w:tcW w:w="1701" w:type="dxa"/>
            <w:tcBorders>
              <w:top w:val="nil"/>
              <w:left w:val="nil"/>
              <w:bottom w:val="nil"/>
              <w:right w:val="nil"/>
            </w:tcBorders>
            <w:shd w:val="clear" w:color="auto" w:fill="D9E2F3" w:themeFill="accent1" w:themeFillTint="33"/>
            <w:noWrap/>
            <w:vAlign w:val="bottom"/>
            <w:hideMark/>
          </w:tcPr>
          <w:p w14:paraId="124B943E"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1.013, </w:t>
            </w:r>
          </w:p>
          <w:p w14:paraId="4E4F7F5C" w14:textId="2B526078"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[1.004, 1.022]</w:t>
            </w:r>
          </w:p>
        </w:tc>
        <w:tc>
          <w:tcPr>
            <w:tcW w:w="1559" w:type="dxa"/>
            <w:tcBorders>
              <w:top w:val="nil"/>
              <w:left w:val="nil"/>
              <w:bottom w:val="nil"/>
              <w:right w:val="nil"/>
            </w:tcBorders>
            <w:shd w:val="clear" w:color="auto" w:fill="D9E2F3" w:themeFill="accent1" w:themeFillTint="33"/>
            <w:noWrap/>
            <w:vAlign w:val="bottom"/>
            <w:hideMark/>
          </w:tcPr>
          <w:p w14:paraId="5497F575"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1.001, </w:t>
            </w:r>
          </w:p>
          <w:p w14:paraId="5529B543" w14:textId="354FE1D8"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 1.012]</w:t>
            </w:r>
          </w:p>
        </w:tc>
        <w:tc>
          <w:tcPr>
            <w:tcW w:w="1559" w:type="dxa"/>
            <w:tcBorders>
              <w:top w:val="nil"/>
              <w:left w:val="nil"/>
              <w:bottom w:val="nil"/>
              <w:right w:val="nil"/>
            </w:tcBorders>
            <w:shd w:val="clear" w:color="auto" w:fill="D9E2F3" w:themeFill="accent1" w:themeFillTint="33"/>
            <w:noWrap/>
            <w:vAlign w:val="bottom"/>
            <w:hideMark/>
          </w:tcPr>
          <w:p w14:paraId="54477DD0"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0.997, </w:t>
            </w:r>
          </w:p>
          <w:p w14:paraId="0D883145" w14:textId="38E8C12C"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[0.988, 1.006]</w:t>
            </w:r>
          </w:p>
        </w:tc>
        <w:tc>
          <w:tcPr>
            <w:tcW w:w="1560" w:type="dxa"/>
            <w:tcBorders>
              <w:top w:val="nil"/>
              <w:left w:val="nil"/>
              <w:bottom w:val="nil"/>
              <w:right w:val="nil"/>
            </w:tcBorders>
            <w:shd w:val="clear" w:color="auto" w:fill="D9E2F3" w:themeFill="accent1" w:themeFillTint="33"/>
            <w:noWrap/>
            <w:vAlign w:val="bottom"/>
            <w:hideMark/>
          </w:tcPr>
          <w:p w14:paraId="291A3D6F"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0.999, </w:t>
            </w:r>
          </w:p>
          <w:p w14:paraId="1CA6F82D" w14:textId="2546D305"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 1.007]</w:t>
            </w:r>
          </w:p>
        </w:tc>
        <w:tc>
          <w:tcPr>
            <w:tcW w:w="1559" w:type="dxa"/>
            <w:tcBorders>
              <w:top w:val="nil"/>
              <w:left w:val="nil"/>
              <w:bottom w:val="nil"/>
              <w:right w:val="nil"/>
            </w:tcBorders>
            <w:shd w:val="clear" w:color="auto" w:fill="D9E2F3" w:themeFill="accent1" w:themeFillTint="33"/>
            <w:noWrap/>
            <w:vAlign w:val="bottom"/>
            <w:hideMark/>
          </w:tcPr>
          <w:p w14:paraId="792DE983"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1.004, </w:t>
            </w:r>
          </w:p>
          <w:p w14:paraId="1FD45998" w14:textId="6EDB969D"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[0.987, 1.021]</w:t>
            </w:r>
          </w:p>
        </w:tc>
      </w:tr>
      <w:tr w:rsidR="00597257" w:rsidRPr="00597257" w14:paraId="400A7965" w14:textId="77777777" w:rsidTr="00210991">
        <w:trPr>
          <w:trHeight w:val="320"/>
        </w:trPr>
        <w:tc>
          <w:tcPr>
            <w:tcW w:w="1134" w:type="dxa"/>
            <w:tcBorders>
              <w:top w:val="nil"/>
              <w:left w:val="nil"/>
              <w:bottom w:val="nil"/>
              <w:right w:val="nil"/>
            </w:tcBorders>
            <w:noWrap/>
            <w:vAlign w:val="bottom"/>
            <w:hideMark/>
          </w:tcPr>
          <w:p w14:paraId="68A66E07" w14:textId="77777777" w:rsidR="00597257" w:rsidRPr="00597257" w:rsidRDefault="00597257" w:rsidP="00597257">
            <w:pPr>
              <w:jc w:val="right"/>
              <w:rPr>
                <w:rFonts w:ascii="Arial" w:hAnsi="Arial" w:cs="Arial"/>
                <w:color w:val="000000"/>
                <w:sz w:val="20"/>
                <w:szCs w:val="20"/>
              </w:rPr>
            </w:pPr>
            <w:r w:rsidRPr="00597257">
              <w:rPr>
                <w:rFonts w:ascii="Arial" w:hAnsi="Arial" w:cs="Arial"/>
                <w:color w:val="000000"/>
                <w:sz w:val="20"/>
                <w:szCs w:val="20"/>
              </w:rPr>
              <w:t>5%</w:t>
            </w:r>
          </w:p>
        </w:tc>
        <w:tc>
          <w:tcPr>
            <w:tcW w:w="1134" w:type="dxa"/>
            <w:tcBorders>
              <w:top w:val="nil"/>
              <w:left w:val="nil"/>
              <w:bottom w:val="nil"/>
              <w:right w:val="nil"/>
            </w:tcBorders>
            <w:noWrap/>
            <w:vAlign w:val="bottom"/>
            <w:hideMark/>
          </w:tcPr>
          <w:p w14:paraId="53D7F5C8" w14:textId="7777777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Resp</w:t>
            </w:r>
          </w:p>
        </w:tc>
        <w:tc>
          <w:tcPr>
            <w:tcW w:w="1560" w:type="dxa"/>
            <w:tcBorders>
              <w:top w:val="nil"/>
              <w:left w:val="nil"/>
              <w:bottom w:val="nil"/>
              <w:right w:val="nil"/>
            </w:tcBorders>
            <w:noWrap/>
            <w:vAlign w:val="bottom"/>
            <w:hideMark/>
          </w:tcPr>
          <w:p w14:paraId="44D8D868"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1.067, </w:t>
            </w:r>
          </w:p>
          <w:p w14:paraId="666128C0" w14:textId="78CF5410"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[1.046, 1.089]</w:t>
            </w:r>
          </w:p>
        </w:tc>
        <w:tc>
          <w:tcPr>
            <w:tcW w:w="1559" w:type="dxa"/>
            <w:tcBorders>
              <w:top w:val="nil"/>
              <w:left w:val="nil"/>
              <w:bottom w:val="nil"/>
              <w:right w:val="nil"/>
            </w:tcBorders>
            <w:noWrap/>
            <w:vAlign w:val="bottom"/>
            <w:hideMark/>
          </w:tcPr>
          <w:p w14:paraId="6B1BDAE8"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1.039, </w:t>
            </w:r>
          </w:p>
          <w:p w14:paraId="2177DACC" w14:textId="4C8A278B"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[1.029, 1.05]</w:t>
            </w:r>
          </w:p>
        </w:tc>
        <w:tc>
          <w:tcPr>
            <w:tcW w:w="1701" w:type="dxa"/>
            <w:tcBorders>
              <w:top w:val="nil"/>
              <w:left w:val="nil"/>
              <w:bottom w:val="nil"/>
              <w:right w:val="nil"/>
            </w:tcBorders>
            <w:noWrap/>
            <w:vAlign w:val="bottom"/>
            <w:hideMark/>
          </w:tcPr>
          <w:p w14:paraId="4D30B676"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1.016, </w:t>
            </w:r>
          </w:p>
          <w:p w14:paraId="525BA22D" w14:textId="7882CE49"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[1.005, 1.027]</w:t>
            </w:r>
          </w:p>
        </w:tc>
        <w:tc>
          <w:tcPr>
            <w:tcW w:w="1559" w:type="dxa"/>
            <w:tcBorders>
              <w:top w:val="nil"/>
              <w:left w:val="nil"/>
              <w:bottom w:val="nil"/>
              <w:right w:val="nil"/>
            </w:tcBorders>
            <w:noWrap/>
            <w:vAlign w:val="bottom"/>
            <w:hideMark/>
          </w:tcPr>
          <w:p w14:paraId="5EBD4EAE"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1.001, </w:t>
            </w:r>
          </w:p>
          <w:p w14:paraId="09D55B86" w14:textId="64B0691C"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[0.988, 1.014]</w:t>
            </w:r>
          </w:p>
        </w:tc>
        <w:tc>
          <w:tcPr>
            <w:tcW w:w="1559" w:type="dxa"/>
            <w:tcBorders>
              <w:top w:val="nil"/>
              <w:left w:val="nil"/>
              <w:bottom w:val="nil"/>
              <w:right w:val="nil"/>
            </w:tcBorders>
            <w:noWrap/>
            <w:vAlign w:val="bottom"/>
            <w:hideMark/>
          </w:tcPr>
          <w:p w14:paraId="3C72925D"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0.997, </w:t>
            </w:r>
          </w:p>
          <w:p w14:paraId="778C921C" w14:textId="55B283AE"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[0.987, 1.008]</w:t>
            </w:r>
          </w:p>
        </w:tc>
        <w:tc>
          <w:tcPr>
            <w:tcW w:w="1560" w:type="dxa"/>
            <w:tcBorders>
              <w:top w:val="nil"/>
              <w:left w:val="nil"/>
              <w:bottom w:val="nil"/>
              <w:right w:val="nil"/>
            </w:tcBorders>
            <w:noWrap/>
            <w:vAlign w:val="bottom"/>
            <w:hideMark/>
          </w:tcPr>
          <w:p w14:paraId="7CB18F7A"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1.001, </w:t>
            </w:r>
          </w:p>
          <w:p w14:paraId="11C976CC" w14:textId="6EB3A443"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[0.991, 1.011]</w:t>
            </w:r>
          </w:p>
        </w:tc>
        <w:tc>
          <w:tcPr>
            <w:tcW w:w="1559" w:type="dxa"/>
            <w:tcBorders>
              <w:top w:val="nil"/>
              <w:left w:val="nil"/>
              <w:bottom w:val="nil"/>
              <w:right w:val="nil"/>
            </w:tcBorders>
            <w:noWrap/>
            <w:vAlign w:val="bottom"/>
            <w:hideMark/>
          </w:tcPr>
          <w:p w14:paraId="2C95872C"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1.009, </w:t>
            </w:r>
          </w:p>
          <w:p w14:paraId="236DA2C7" w14:textId="716436C1"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[0.988, 1.029]</w:t>
            </w:r>
          </w:p>
        </w:tc>
      </w:tr>
    </w:tbl>
    <w:p w14:paraId="6CDFEE02" w14:textId="77777777" w:rsidR="006A0FC2" w:rsidRDefault="006A0FC2">
      <w:pPr>
        <w:sectPr w:rsidR="006A0FC2" w:rsidSect="00A27647">
          <w:pgSz w:w="15840" w:h="12240" w:orient="landscape"/>
          <w:pgMar w:top="1440" w:right="1440" w:bottom="1440" w:left="1440" w:header="708" w:footer="708" w:gutter="0"/>
          <w:cols w:space="708"/>
          <w:docGrid w:linePitch="360"/>
        </w:sectPr>
      </w:pPr>
    </w:p>
    <w:p w14:paraId="15C369D2" w14:textId="5DBA2AA4" w:rsidR="00CE0A5F" w:rsidRDefault="00B47156">
      <w:pPr>
        <w:rPr>
          <w:rFonts w:ascii="Arial" w:hAnsi="Arial" w:cs="Arial"/>
          <w:b/>
          <w:bCs/>
          <w:sz w:val="22"/>
          <w:szCs w:val="22"/>
        </w:rPr>
      </w:pPr>
      <w:r>
        <w:rPr>
          <w:rFonts w:ascii="Arial" w:hAnsi="Arial" w:cs="Arial"/>
          <w:noProof/>
          <w:sz w:val="22"/>
          <w:szCs w:val="22"/>
          <w14:ligatures w14:val="standardContextual"/>
        </w:rPr>
        <w:lastRenderedPageBreak/>
        <w:drawing>
          <wp:anchor distT="0" distB="0" distL="114300" distR="114300" simplePos="0" relativeHeight="251659263" behindDoc="0" locked="0" layoutInCell="1" allowOverlap="1" wp14:anchorId="48385C8D" wp14:editId="086C475F">
            <wp:simplePos x="0" y="0"/>
            <wp:positionH relativeFrom="column">
              <wp:posOffset>-173355</wp:posOffset>
            </wp:positionH>
            <wp:positionV relativeFrom="paragraph">
              <wp:posOffset>0</wp:posOffset>
            </wp:positionV>
            <wp:extent cx="6285230" cy="3529965"/>
            <wp:effectExtent l="0" t="0" r="1270" b="635"/>
            <wp:wrapSquare wrapText="bothSides"/>
            <wp:docPr id="72353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33804" name="Picture 723533804"/>
                    <pic:cNvPicPr/>
                  </pic:nvPicPr>
                  <pic:blipFill>
                    <a:blip r:embed="rId4" cstate="print">
                      <a:extLst>
                        <a:ext uri="{28A0092B-C50C-407E-A947-70E740481C1C}">
                          <a14:useLocalDpi xmlns:a14="http://schemas.microsoft.com/office/drawing/2010/main" val="0"/>
                        </a:ext>
                      </a:extLst>
                    </a:blip>
                    <a:stretch>
                      <a:fillRect/>
                    </a:stretch>
                  </pic:blipFill>
                  <pic:spPr>
                    <a:xfrm>
                      <a:off x="0" y="0"/>
                      <a:ext cx="6285230" cy="3529965"/>
                    </a:xfrm>
                    <a:prstGeom prst="rect">
                      <a:avLst/>
                    </a:prstGeom>
                  </pic:spPr>
                </pic:pic>
              </a:graphicData>
            </a:graphic>
            <wp14:sizeRelH relativeFrom="page">
              <wp14:pctWidth>0</wp14:pctWidth>
            </wp14:sizeRelH>
            <wp14:sizeRelV relativeFrom="page">
              <wp14:pctHeight>0</wp14:pctHeight>
            </wp14:sizeRelV>
          </wp:anchor>
        </w:drawing>
      </w:r>
      <w:r w:rsidRPr="007E4BAE">
        <w:rPr>
          <w:rFonts w:ascii="Arial" w:hAnsi="Arial" w:cs="Arial"/>
          <w:b/>
          <w:bCs/>
          <w:noProof/>
          <w:sz w:val="22"/>
          <w:szCs w:val="22"/>
          <w14:ligatures w14:val="standardContextual"/>
        </w:rPr>
        <w:drawing>
          <wp:anchor distT="0" distB="0" distL="114300" distR="114300" simplePos="0" relativeHeight="251660288" behindDoc="0" locked="0" layoutInCell="1" allowOverlap="1" wp14:anchorId="1D73E200" wp14:editId="215F4360">
            <wp:simplePos x="0" y="0"/>
            <wp:positionH relativeFrom="column">
              <wp:posOffset>4839110</wp:posOffset>
            </wp:positionH>
            <wp:positionV relativeFrom="paragraph">
              <wp:posOffset>424180</wp:posOffset>
            </wp:positionV>
            <wp:extent cx="1478280" cy="814070"/>
            <wp:effectExtent l="12700" t="12700" r="7620" b="11430"/>
            <wp:wrapSquare wrapText="bothSides"/>
            <wp:docPr id="152825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32388" name="Picture 442832388"/>
                    <pic:cNvPicPr/>
                  </pic:nvPicPr>
                  <pic:blipFill rotWithShape="1">
                    <a:blip r:embed="rId5" cstate="print">
                      <a:extLst>
                        <a:ext uri="{28A0092B-C50C-407E-A947-70E740481C1C}">
                          <a14:useLocalDpi xmlns:a14="http://schemas.microsoft.com/office/drawing/2010/main" val="0"/>
                        </a:ext>
                      </a:extLst>
                    </a:blip>
                    <a:srcRect l="77932" t="34650" r="1022" b="39364"/>
                    <a:stretch/>
                  </pic:blipFill>
                  <pic:spPr bwMode="auto">
                    <a:xfrm>
                      <a:off x="0" y="0"/>
                      <a:ext cx="1478280" cy="814070"/>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1A4C8C" w14:textId="7E449B1D" w:rsidR="0050424D" w:rsidRDefault="00A27647">
      <w:pPr>
        <w:rPr>
          <w:rFonts w:ascii="Arial" w:hAnsi="Arial" w:cs="Arial"/>
          <w:sz w:val="22"/>
          <w:szCs w:val="22"/>
        </w:rPr>
      </w:pPr>
      <w:r w:rsidRPr="007E4BAE">
        <w:rPr>
          <w:rFonts w:ascii="Arial" w:hAnsi="Arial" w:cs="Arial"/>
          <w:b/>
          <w:bCs/>
          <w:sz w:val="22"/>
          <w:szCs w:val="22"/>
        </w:rPr>
        <w:t>Supplementa</w:t>
      </w:r>
      <w:r w:rsidR="009C4AF5">
        <w:rPr>
          <w:rFonts w:ascii="Arial" w:hAnsi="Arial" w:cs="Arial"/>
          <w:b/>
          <w:bCs/>
          <w:sz w:val="22"/>
          <w:szCs w:val="22"/>
        </w:rPr>
        <w:t>l</w:t>
      </w:r>
      <w:r w:rsidRPr="007E4BAE">
        <w:rPr>
          <w:rFonts w:ascii="Arial" w:hAnsi="Arial" w:cs="Arial"/>
          <w:b/>
          <w:bCs/>
          <w:sz w:val="22"/>
          <w:szCs w:val="22"/>
        </w:rPr>
        <w:t xml:space="preserve"> Figure 1</w:t>
      </w:r>
      <w:r w:rsidRPr="007E4BAE">
        <w:rPr>
          <w:rFonts w:ascii="Arial" w:hAnsi="Arial" w:cs="Arial"/>
          <w:sz w:val="22"/>
          <w:szCs w:val="22"/>
        </w:rPr>
        <w:t xml:space="preserve">: </w:t>
      </w:r>
      <w:r w:rsidR="0050424D">
        <w:rPr>
          <w:rFonts w:ascii="Arial" w:hAnsi="Arial" w:cs="Arial"/>
          <w:sz w:val="22"/>
          <w:szCs w:val="22"/>
        </w:rPr>
        <w:t>Rate ratios</w:t>
      </w:r>
      <w:r w:rsidR="0050424D" w:rsidRPr="00CF3DBF">
        <w:rPr>
          <w:rFonts w:ascii="Arial" w:hAnsi="Arial" w:cs="Arial"/>
          <w:sz w:val="22"/>
          <w:szCs w:val="22"/>
        </w:rPr>
        <w:t xml:space="preserve"> and </w:t>
      </w:r>
      <w:r w:rsidR="0050424D">
        <w:rPr>
          <w:rFonts w:ascii="Arial" w:hAnsi="Arial" w:cs="Arial"/>
          <w:sz w:val="22"/>
          <w:szCs w:val="22"/>
        </w:rPr>
        <w:t>95% confidence intervals</w:t>
      </w:r>
      <w:r w:rsidR="0050424D" w:rsidRPr="00CF3DBF">
        <w:rPr>
          <w:rFonts w:ascii="Arial" w:hAnsi="Arial" w:cs="Arial"/>
          <w:sz w:val="22"/>
          <w:szCs w:val="22"/>
        </w:rPr>
        <w:t xml:space="preserve"> </w:t>
      </w:r>
      <w:r w:rsidR="0050424D">
        <w:rPr>
          <w:rFonts w:ascii="Arial" w:hAnsi="Arial" w:cs="Arial"/>
          <w:sz w:val="22"/>
          <w:szCs w:val="22"/>
        </w:rPr>
        <w:t>for</w:t>
      </w:r>
      <w:r w:rsidR="0050424D" w:rsidRPr="00CF3DBF">
        <w:rPr>
          <w:rFonts w:ascii="Arial" w:hAnsi="Arial" w:cs="Arial"/>
          <w:sz w:val="22"/>
          <w:szCs w:val="22"/>
        </w:rPr>
        <w:t xml:space="preserve"> the association between </w:t>
      </w:r>
      <w:r w:rsidR="0050424D">
        <w:rPr>
          <w:rFonts w:ascii="Arial" w:hAnsi="Arial" w:cs="Arial"/>
          <w:sz w:val="22"/>
          <w:szCs w:val="22"/>
        </w:rPr>
        <w:t xml:space="preserve">county-level </w:t>
      </w:r>
      <w:r w:rsidR="0050424D" w:rsidRPr="00CF3DBF">
        <w:rPr>
          <w:rFonts w:ascii="Arial" w:hAnsi="Arial" w:cs="Arial"/>
          <w:sz w:val="22"/>
          <w:szCs w:val="22"/>
        </w:rPr>
        <w:t xml:space="preserve">8+ hour power outage exposure and CVD and respiratory hospitalizations in US 2018 </w:t>
      </w:r>
      <w:r w:rsidR="0050424D">
        <w:rPr>
          <w:rFonts w:ascii="Arial" w:hAnsi="Arial" w:cs="Arial"/>
          <w:sz w:val="22"/>
          <w:szCs w:val="22"/>
        </w:rPr>
        <w:t>F</w:t>
      </w:r>
      <w:r w:rsidR="0050424D" w:rsidRPr="00CF3DBF">
        <w:rPr>
          <w:rFonts w:ascii="Arial" w:hAnsi="Arial" w:cs="Arial"/>
          <w:sz w:val="22"/>
          <w:szCs w:val="22"/>
        </w:rPr>
        <w:t>ee-</w:t>
      </w:r>
      <w:r w:rsidR="0050424D">
        <w:rPr>
          <w:rFonts w:ascii="Arial" w:hAnsi="Arial" w:cs="Arial"/>
          <w:sz w:val="22"/>
          <w:szCs w:val="22"/>
        </w:rPr>
        <w:t>F</w:t>
      </w:r>
      <w:r w:rsidR="0050424D" w:rsidRPr="00CF3DBF">
        <w:rPr>
          <w:rFonts w:ascii="Arial" w:hAnsi="Arial" w:cs="Arial"/>
          <w:sz w:val="22"/>
          <w:szCs w:val="22"/>
        </w:rPr>
        <w:t>or-</w:t>
      </w:r>
      <w:r w:rsidR="0050424D">
        <w:rPr>
          <w:rFonts w:ascii="Arial" w:hAnsi="Arial" w:cs="Arial"/>
          <w:sz w:val="22"/>
          <w:szCs w:val="22"/>
        </w:rPr>
        <w:t>S</w:t>
      </w:r>
      <w:r w:rsidR="0050424D" w:rsidRPr="00CF3DBF">
        <w:rPr>
          <w:rFonts w:ascii="Arial" w:hAnsi="Arial" w:cs="Arial"/>
          <w:sz w:val="22"/>
          <w:szCs w:val="22"/>
        </w:rPr>
        <w:t xml:space="preserve">ervice Medicare beneficiaries for </w:t>
      </w:r>
      <w:r w:rsidR="0050424D">
        <w:rPr>
          <w:rFonts w:ascii="Arial" w:hAnsi="Arial" w:cs="Arial"/>
          <w:sz w:val="22"/>
          <w:szCs w:val="22"/>
        </w:rPr>
        <w:t>4+, 8+, and 12+ hour power outages affecting</w:t>
      </w:r>
      <w:r w:rsidR="0050424D" w:rsidRPr="00CF3DBF">
        <w:rPr>
          <w:rFonts w:ascii="Arial" w:hAnsi="Arial" w:cs="Arial"/>
          <w:sz w:val="22"/>
          <w:szCs w:val="22"/>
        </w:rPr>
        <w:t xml:space="preserve"> </w:t>
      </w:r>
      <w:r w:rsidR="0050424D" w:rsidRPr="00CF3DBF">
        <w:rPr>
          <w:rFonts w:ascii="Arial" w:eastAsia="Garamond" w:hAnsi="Arial" w:cs="Arial"/>
          <w:sz w:val="22"/>
          <w:szCs w:val="22"/>
        </w:rPr>
        <w:t>≥</w:t>
      </w:r>
      <w:r w:rsidR="0050424D">
        <w:rPr>
          <w:rFonts w:ascii="Arial" w:hAnsi="Arial" w:cs="Arial"/>
          <w:sz w:val="22"/>
          <w:szCs w:val="22"/>
        </w:rPr>
        <w:t>1</w:t>
      </w:r>
      <w:r w:rsidR="0050424D" w:rsidRPr="00CF3DBF">
        <w:rPr>
          <w:rFonts w:ascii="Arial" w:hAnsi="Arial" w:cs="Arial"/>
          <w:sz w:val="22"/>
          <w:szCs w:val="22"/>
        </w:rPr>
        <w:t>%</w:t>
      </w:r>
      <w:r w:rsidR="0050424D">
        <w:rPr>
          <w:rFonts w:ascii="Arial" w:hAnsi="Arial" w:cs="Arial"/>
          <w:sz w:val="22"/>
          <w:szCs w:val="22"/>
        </w:rPr>
        <w:t xml:space="preserve"> of county customers. Estimates are from conditional </w:t>
      </w:r>
      <w:r w:rsidR="00F240FE">
        <w:rPr>
          <w:rFonts w:ascii="Arial" w:hAnsi="Arial" w:cs="Arial"/>
          <w:sz w:val="22"/>
          <w:szCs w:val="22"/>
        </w:rPr>
        <w:t xml:space="preserve">Poisson </w:t>
      </w:r>
      <w:r w:rsidR="0050424D">
        <w:rPr>
          <w:rFonts w:ascii="Arial" w:hAnsi="Arial" w:cs="Arial"/>
          <w:sz w:val="22"/>
          <w:szCs w:val="22"/>
        </w:rPr>
        <w:t xml:space="preserve">regression models adjusted for </w:t>
      </w:r>
      <w:r w:rsidR="00F240FE">
        <w:rPr>
          <w:rFonts w:ascii="Arial" w:hAnsi="Arial" w:cs="Arial"/>
          <w:sz w:val="22"/>
          <w:szCs w:val="22"/>
        </w:rPr>
        <w:t xml:space="preserve">daily </w:t>
      </w:r>
      <w:r w:rsidR="0050424D">
        <w:rPr>
          <w:rFonts w:ascii="Arial" w:hAnsi="Arial" w:cs="Arial"/>
          <w:sz w:val="22"/>
          <w:szCs w:val="22"/>
        </w:rPr>
        <w:t>wind speed, temperature, and precipitation.</w:t>
      </w:r>
    </w:p>
    <w:p w14:paraId="02C91878" w14:textId="78E65A47" w:rsidR="00B135E0" w:rsidRDefault="00B135E0">
      <w:pPr>
        <w:rPr>
          <w:rFonts w:ascii="Arial" w:hAnsi="Arial" w:cs="Arial"/>
          <w:sz w:val="22"/>
          <w:szCs w:val="22"/>
        </w:rPr>
      </w:pPr>
    </w:p>
    <w:p w14:paraId="13631CDA" w14:textId="124D3E3E" w:rsidR="00B135E0" w:rsidRDefault="00B135E0">
      <w:pPr>
        <w:rPr>
          <w:rFonts w:ascii="Arial" w:hAnsi="Arial" w:cs="Arial"/>
          <w:sz w:val="22"/>
          <w:szCs w:val="22"/>
        </w:rPr>
      </w:pPr>
    </w:p>
    <w:p w14:paraId="65BAA628" w14:textId="14BC68B7" w:rsidR="00B135E0" w:rsidRPr="007E4BAE" w:rsidRDefault="00B135E0">
      <w:pPr>
        <w:rPr>
          <w:rFonts w:ascii="Arial" w:hAnsi="Arial" w:cs="Arial"/>
          <w:sz w:val="22"/>
          <w:szCs w:val="22"/>
        </w:rPr>
        <w:sectPr w:rsidR="00B135E0" w:rsidRPr="007E4BAE" w:rsidSect="00A27647">
          <w:pgSz w:w="12240" w:h="15840"/>
          <w:pgMar w:top="1440" w:right="1440" w:bottom="1440" w:left="1440" w:header="708" w:footer="708" w:gutter="0"/>
          <w:cols w:space="708"/>
          <w:docGrid w:linePitch="360"/>
        </w:sectPr>
      </w:pPr>
    </w:p>
    <w:p w14:paraId="7B67334D" w14:textId="6FE122F3" w:rsidR="000B3690" w:rsidRDefault="005A2045">
      <w:pPr>
        <w:rPr>
          <w:rFonts w:ascii="Arial" w:hAnsi="Arial" w:cs="Arial"/>
          <w:sz w:val="20"/>
          <w:szCs w:val="20"/>
        </w:rPr>
      </w:pPr>
      <w:r w:rsidRPr="007E4BAE">
        <w:rPr>
          <w:rFonts w:ascii="Arial" w:hAnsi="Arial" w:cs="Arial"/>
          <w:b/>
          <w:bCs/>
          <w:sz w:val="22"/>
          <w:szCs w:val="22"/>
        </w:rPr>
        <w:lastRenderedPageBreak/>
        <w:t>Supplementa</w:t>
      </w:r>
      <w:r w:rsidR="002A0302">
        <w:rPr>
          <w:rFonts w:ascii="Arial" w:hAnsi="Arial" w:cs="Arial"/>
          <w:b/>
          <w:bCs/>
          <w:sz w:val="22"/>
          <w:szCs w:val="22"/>
        </w:rPr>
        <w:t>l</w:t>
      </w:r>
      <w:r w:rsidRPr="007E4BAE">
        <w:rPr>
          <w:rFonts w:ascii="Arial" w:hAnsi="Arial" w:cs="Arial"/>
          <w:b/>
          <w:bCs/>
          <w:sz w:val="22"/>
          <w:szCs w:val="22"/>
        </w:rPr>
        <w:t xml:space="preserve"> Figure </w:t>
      </w:r>
      <w:r>
        <w:rPr>
          <w:rFonts w:ascii="Arial" w:hAnsi="Arial" w:cs="Arial"/>
          <w:b/>
          <w:bCs/>
          <w:sz w:val="22"/>
          <w:szCs w:val="22"/>
        </w:rPr>
        <w:t>2</w:t>
      </w:r>
      <w:r w:rsidRPr="007E4BAE">
        <w:rPr>
          <w:rFonts w:ascii="Arial" w:hAnsi="Arial" w:cs="Arial"/>
          <w:sz w:val="22"/>
          <w:szCs w:val="22"/>
        </w:rPr>
        <w:t xml:space="preserve">: </w:t>
      </w:r>
      <w:r w:rsidR="000B3690" w:rsidRPr="0075771A">
        <w:rPr>
          <w:rFonts w:ascii="Arial" w:hAnsi="Arial" w:cs="Arial"/>
          <w:sz w:val="20"/>
          <w:szCs w:val="20"/>
        </w:rPr>
        <w:t>Rate ratios and 95% confidence intervals for the association between county-level</w:t>
      </w:r>
      <w:r w:rsidR="0032164A">
        <w:rPr>
          <w:rFonts w:ascii="Arial" w:hAnsi="Arial" w:cs="Arial"/>
          <w:sz w:val="20"/>
          <w:szCs w:val="20"/>
        </w:rPr>
        <w:t xml:space="preserve"> daily number of hours without power and</w:t>
      </w:r>
      <w:r w:rsidR="000B3690" w:rsidRPr="0075771A">
        <w:rPr>
          <w:rFonts w:ascii="Arial" w:hAnsi="Arial" w:cs="Arial"/>
          <w:sz w:val="20"/>
          <w:szCs w:val="20"/>
        </w:rPr>
        <w:t xml:space="preserve"> </w:t>
      </w:r>
      <w:r w:rsidR="000B3690">
        <w:rPr>
          <w:rFonts w:ascii="Arial" w:hAnsi="Arial" w:cs="Arial"/>
          <w:sz w:val="20"/>
          <w:szCs w:val="20"/>
        </w:rPr>
        <w:t>cardiovascular-</w:t>
      </w:r>
      <w:r w:rsidR="000B3690" w:rsidRPr="0075771A">
        <w:rPr>
          <w:rFonts w:ascii="Arial" w:hAnsi="Arial" w:cs="Arial"/>
          <w:sz w:val="20"/>
          <w:szCs w:val="20"/>
        </w:rPr>
        <w:t xml:space="preserve"> and respiratory</w:t>
      </w:r>
      <w:r w:rsidR="000B3690">
        <w:rPr>
          <w:rFonts w:ascii="Arial" w:hAnsi="Arial" w:cs="Arial"/>
          <w:sz w:val="20"/>
          <w:szCs w:val="20"/>
        </w:rPr>
        <w:t>-related</w:t>
      </w:r>
      <w:r w:rsidR="000B3690" w:rsidRPr="0075771A">
        <w:rPr>
          <w:rFonts w:ascii="Arial" w:hAnsi="Arial" w:cs="Arial"/>
          <w:sz w:val="20"/>
          <w:szCs w:val="20"/>
        </w:rPr>
        <w:t xml:space="preserve"> hospitalizations in US 2018 Medicare Fee-For-Service beneficiarie</w:t>
      </w:r>
      <w:r w:rsidR="0022584C">
        <w:rPr>
          <w:rFonts w:ascii="Arial" w:hAnsi="Arial" w:cs="Arial"/>
          <w:sz w:val="20"/>
          <w:szCs w:val="20"/>
        </w:rPr>
        <w:t xml:space="preserve">s. Estimates </w:t>
      </w:r>
      <w:r w:rsidR="000B3690" w:rsidRPr="0075771A">
        <w:rPr>
          <w:rFonts w:ascii="Arial" w:hAnsi="Arial" w:cs="Arial"/>
          <w:sz w:val="20"/>
          <w:szCs w:val="20"/>
        </w:rPr>
        <w:t xml:space="preserve">are from conditional Poisson regression models adjusted for </w:t>
      </w:r>
      <w:r w:rsidR="000B3690">
        <w:rPr>
          <w:rFonts w:ascii="Arial" w:hAnsi="Arial" w:cs="Arial"/>
          <w:sz w:val="20"/>
          <w:szCs w:val="20"/>
        </w:rPr>
        <w:t xml:space="preserve">daily </w:t>
      </w:r>
      <w:r w:rsidR="000B3690" w:rsidRPr="0075771A">
        <w:rPr>
          <w:rFonts w:ascii="Arial" w:hAnsi="Arial" w:cs="Arial"/>
          <w:sz w:val="20"/>
          <w:szCs w:val="20"/>
        </w:rPr>
        <w:t xml:space="preserve">wind speed, temperature, and precipitation. </w:t>
      </w:r>
      <w:r w:rsidR="005822D3">
        <w:rPr>
          <w:rFonts w:ascii="Arial" w:hAnsi="Arial" w:cs="Arial"/>
          <w:sz w:val="20"/>
          <w:szCs w:val="20"/>
        </w:rPr>
        <w:t>Results are from</w:t>
      </w:r>
      <w:r w:rsidR="007946F4">
        <w:rPr>
          <w:rFonts w:ascii="Arial" w:hAnsi="Arial" w:cs="Arial"/>
          <w:sz w:val="20"/>
          <w:szCs w:val="20"/>
        </w:rPr>
        <w:t xml:space="preserve"> the best fitting model tested</w:t>
      </w:r>
      <w:r w:rsidR="00DB5596">
        <w:rPr>
          <w:rFonts w:ascii="Arial" w:hAnsi="Arial" w:cs="Arial"/>
          <w:sz w:val="20"/>
          <w:szCs w:val="20"/>
        </w:rPr>
        <w:t xml:space="preserve"> based on </w:t>
      </w:r>
      <w:proofErr w:type="spellStart"/>
      <w:r w:rsidR="00DB5596">
        <w:rPr>
          <w:rFonts w:ascii="Arial" w:hAnsi="Arial" w:cs="Arial"/>
          <w:sz w:val="20"/>
          <w:szCs w:val="20"/>
        </w:rPr>
        <w:t>qAIC</w:t>
      </w:r>
      <w:proofErr w:type="spellEnd"/>
      <w:r w:rsidR="00DB5596">
        <w:rPr>
          <w:rFonts w:ascii="Arial" w:hAnsi="Arial" w:cs="Arial"/>
          <w:sz w:val="20"/>
          <w:szCs w:val="20"/>
        </w:rPr>
        <w:t xml:space="preserve"> comparison</w:t>
      </w:r>
      <w:r w:rsidR="007946F4">
        <w:rPr>
          <w:rFonts w:ascii="Arial" w:hAnsi="Arial" w:cs="Arial"/>
          <w:sz w:val="20"/>
          <w:szCs w:val="20"/>
        </w:rPr>
        <w:t xml:space="preserve">, with a </w:t>
      </w:r>
      <w:r w:rsidR="005822D3" w:rsidRPr="002A2B23">
        <w:rPr>
          <w:rFonts w:ascii="Arial" w:hAnsi="Arial" w:cs="Arial"/>
          <w:sz w:val="20"/>
          <w:szCs w:val="20"/>
        </w:rPr>
        <w:t>linear relationship between number of hours without power and respiratory hospitalizations</w:t>
      </w:r>
      <w:r w:rsidR="00A711EB">
        <w:rPr>
          <w:rFonts w:ascii="Arial" w:hAnsi="Arial" w:cs="Arial"/>
          <w:sz w:val="20"/>
          <w:szCs w:val="20"/>
        </w:rPr>
        <w:t xml:space="preserve"> or CVD hospitalizations</w:t>
      </w:r>
      <w:r w:rsidR="005822D3" w:rsidRPr="002A2B23">
        <w:rPr>
          <w:rFonts w:ascii="Arial" w:hAnsi="Arial" w:cs="Arial"/>
          <w:sz w:val="20"/>
          <w:szCs w:val="20"/>
        </w:rPr>
        <w:t xml:space="preserve">, </w:t>
      </w:r>
      <w:r w:rsidR="008A1D5E">
        <w:rPr>
          <w:rFonts w:ascii="Arial" w:hAnsi="Arial" w:cs="Arial"/>
          <w:sz w:val="20"/>
          <w:szCs w:val="20"/>
        </w:rPr>
        <w:t>and</w:t>
      </w:r>
      <w:r w:rsidR="005822D3" w:rsidRPr="002A2B23">
        <w:rPr>
          <w:rFonts w:ascii="Arial" w:hAnsi="Arial" w:cs="Arial"/>
          <w:sz w:val="20"/>
          <w:szCs w:val="20"/>
        </w:rPr>
        <w:t xml:space="preserve"> 4 degrees of freedom on the lag dimension.</w:t>
      </w:r>
    </w:p>
    <w:p w14:paraId="43575999" w14:textId="4648C5D5" w:rsidR="00E945BA" w:rsidRDefault="00E945BA">
      <w:pPr>
        <w:rPr>
          <w:rFonts w:ascii="Arial" w:hAnsi="Arial" w:cs="Arial"/>
          <w:sz w:val="22"/>
          <w:szCs w:val="22"/>
        </w:rPr>
      </w:pPr>
    </w:p>
    <w:p w14:paraId="09151648" w14:textId="172731C3" w:rsidR="00E945BA" w:rsidRDefault="0044129E">
      <w:pPr>
        <w:rPr>
          <w:rFonts w:ascii="Arial" w:hAnsi="Arial" w:cs="Arial"/>
          <w:sz w:val="28"/>
          <w:szCs w:val="28"/>
        </w:rPr>
      </w:pPr>
      <w:r>
        <w:rPr>
          <w:rFonts w:ascii="Arial" w:hAnsi="Arial" w:cs="Arial"/>
          <w:noProof/>
          <w:sz w:val="28"/>
          <w:szCs w:val="28"/>
          <w14:ligatures w14:val="standardContextual"/>
        </w:rPr>
        <w:drawing>
          <wp:anchor distT="0" distB="0" distL="114300" distR="114300" simplePos="0" relativeHeight="251663360" behindDoc="0" locked="0" layoutInCell="1" allowOverlap="1" wp14:anchorId="3B604DE2" wp14:editId="2285E567">
            <wp:simplePos x="0" y="0"/>
            <wp:positionH relativeFrom="column">
              <wp:posOffset>-173990</wp:posOffset>
            </wp:positionH>
            <wp:positionV relativeFrom="paragraph">
              <wp:posOffset>258445</wp:posOffset>
            </wp:positionV>
            <wp:extent cx="8171180" cy="2008505"/>
            <wp:effectExtent l="0" t="0" r="0" b="0"/>
            <wp:wrapSquare wrapText="bothSides"/>
            <wp:docPr id="102832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28264" name="Picture 1028328264"/>
                    <pic:cNvPicPr/>
                  </pic:nvPicPr>
                  <pic:blipFill rotWithShape="1">
                    <a:blip r:embed="rId6" cstate="print">
                      <a:extLst>
                        <a:ext uri="{28A0092B-C50C-407E-A947-70E740481C1C}">
                          <a14:useLocalDpi xmlns:a14="http://schemas.microsoft.com/office/drawing/2010/main" val="0"/>
                        </a:ext>
                      </a:extLst>
                    </a:blip>
                    <a:srcRect l="703"/>
                    <a:stretch/>
                  </pic:blipFill>
                  <pic:spPr bwMode="auto">
                    <a:xfrm>
                      <a:off x="0" y="0"/>
                      <a:ext cx="8171180" cy="2008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59B9">
        <w:rPr>
          <w:rFonts w:ascii="Arial" w:hAnsi="Arial" w:cs="Arial"/>
          <w:noProof/>
          <w:sz w:val="28"/>
          <w:szCs w:val="28"/>
          <w14:ligatures w14:val="standardContextual"/>
        </w:rPr>
        <w:t>Cardiovas</w:t>
      </w:r>
      <w:ins w:id="0" w:author="Heather M" w:date="2025-07-10T14:41:00Z" w16du:dateUtc="2025-07-10T18:41:00Z">
        <w:r w:rsidR="00E85AD5">
          <w:rPr>
            <w:rFonts w:ascii="Arial" w:hAnsi="Arial" w:cs="Arial"/>
            <w:noProof/>
            <w:sz w:val="28"/>
            <w:szCs w:val="28"/>
            <w14:ligatures w14:val="standardContextual"/>
          </w:rPr>
          <w:t>c</w:t>
        </w:r>
      </w:ins>
      <w:r w:rsidR="000659B9">
        <w:rPr>
          <w:rFonts w:ascii="Arial" w:hAnsi="Arial" w:cs="Arial"/>
          <w:noProof/>
          <w:sz w:val="28"/>
          <w:szCs w:val="28"/>
          <w14:ligatures w14:val="standardContextual"/>
        </w:rPr>
        <w:t>ular-related</w:t>
      </w:r>
      <w:r w:rsidR="00E945BA" w:rsidRPr="00E945BA">
        <w:rPr>
          <w:rFonts w:ascii="Arial" w:hAnsi="Arial" w:cs="Arial"/>
          <w:sz w:val="28"/>
          <w:szCs w:val="28"/>
        </w:rPr>
        <w:t xml:space="preserve"> hospitalizations</w:t>
      </w:r>
    </w:p>
    <w:p w14:paraId="09047784" w14:textId="29884487" w:rsidR="00E945BA" w:rsidRPr="00E945BA" w:rsidRDefault="00E945BA">
      <w:pPr>
        <w:rPr>
          <w:sz w:val="32"/>
          <w:szCs w:val="32"/>
        </w:rPr>
      </w:pPr>
      <w:r>
        <w:rPr>
          <w:rFonts w:ascii="Arial" w:hAnsi="Arial" w:cs="Arial"/>
          <w:sz w:val="28"/>
          <w:szCs w:val="28"/>
        </w:rPr>
        <w:t>Respiratory</w:t>
      </w:r>
      <w:r w:rsidR="000659B9">
        <w:rPr>
          <w:rFonts w:ascii="Arial" w:hAnsi="Arial" w:cs="Arial"/>
          <w:sz w:val="28"/>
          <w:szCs w:val="28"/>
        </w:rPr>
        <w:t>-related</w:t>
      </w:r>
      <w:r>
        <w:rPr>
          <w:rFonts w:ascii="Arial" w:hAnsi="Arial" w:cs="Arial"/>
          <w:sz w:val="28"/>
          <w:szCs w:val="28"/>
        </w:rPr>
        <w:t xml:space="preserve"> hospitalizations</w:t>
      </w:r>
    </w:p>
    <w:p w14:paraId="7D6D2CA5" w14:textId="77777777" w:rsidR="00754032" w:rsidRDefault="0044129E">
      <w:pPr>
        <w:rPr>
          <w:ins w:id="1" w:author="Heather M" w:date="2025-08-27T18:56:00Z" w16du:dateUtc="2025-08-27T22:56:00Z"/>
          <w:rFonts w:ascii="Arial" w:hAnsi="Arial" w:cs="Arial"/>
          <w:sz w:val="22"/>
          <w:szCs w:val="22"/>
        </w:rPr>
        <w:sectPr w:rsidR="00754032" w:rsidSect="00A40715">
          <w:pgSz w:w="15840" w:h="12240" w:orient="landscape"/>
          <w:pgMar w:top="1440" w:right="1440" w:bottom="1440" w:left="1440" w:header="708" w:footer="708" w:gutter="0"/>
          <w:cols w:space="708"/>
          <w:docGrid w:linePitch="360"/>
        </w:sectPr>
      </w:pPr>
      <w:r>
        <w:rPr>
          <w:rFonts w:ascii="Arial" w:hAnsi="Arial" w:cs="Arial"/>
          <w:noProof/>
          <w:sz w:val="22"/>
          <w:szCs w:val="22"/>
          <w14:ligatures w14:val="standardContextual"/>
        </w:rPr>
        <w:drawing>
          <wp:anchor distT="0" distB="0" distL="114300" distR="114300" simplePos="0" relativeHeight="251664384" behindDoc="0" locked="0" layoutInCell="1" allowOverlap="1" wp14:anchorId="21640A2F" wp14:editId="348510D6">
            <wp:simplePos x="0" y="0"/>
            <wp:positionH relativeFrom="column">
              <wp:posOffset>-127145</wp:posOffset>
            </wp:positionH>
            <wp:positionV relativeFrom="paragraph">
              <wp:posOffset>171450</wp:posOffset>
            </wp:positionV>
            <wp:extent cx="8171180" cy="1974850"/>
            <wp:effectExtent l="0" t="0" r="0" b="6350"/>
            <wp:wrapSquare wrapText="bothSides"/>
            <wp:docPr id="197762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2532" name="Picture 197762532"/>
                    <pic:cNvPicPr/>
                  </pic:nvPicPr>
                  <pic:blipFill rotWithShape="1">
                    <a:blip r:embed="rId7" cstate="print">
                      <a:extLst>
                        <a:ext uri="{28A0092B-C50C-407E-A947-70E740481C1C}">
                          <a14:useLocalDpi xmlns:a14="http://schemas.microsoft.com/office/drawing/2010/main" val="0"/>
                        </a:ext>
                      </a:extLst>
                    </a:blip>
                    <a:srcRect l="703"/>
                    <a:stretch/>
                  </pic:blipFill>
                  <pic:spPr bwMode="auto">
                    <a:xfrm>
                      <a:off x="0" y="0"/>
                      <a:ext cx="8171180" cy="1974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13AFB8" w14:textId="77777777" w:rsidR="00754032" w:rsidRDefault="00754032">
      <w:pPr>
        <w:rPr>
          <w:ins w:id="2" w:author="Heather M" w:date="2025-08-27T18:56:00Z" w16du:dateUtc="2025-08-27T22:56:00Z"/>
          <w:rFonts w:ascii="Arial" w:hAnsi="Arial" w:cs="Arial"/>
          <w:sz w:val="22"/>
          <w:szCs w:val="22"/>
        </w:rPr>
      </w:pPr>
    </w:p>
    <w:p w14:paraId="1D6B3E46" w14:textId="3DAF9E2B" w:rsidR="00754032" w:rsidRDefault="003B5CE2">
      <w:pPr>
        <w:rPr>
          <w:ins w:id="3" w:author="Heather M" w:date="2025-08-27T18:56:00Z" w16du:dateUtc="2025-08-27T22:56:00Z"/>
          <w:rFonts w:ascii="Arial" w:hAnsi="Arial" w:cs="Arial"/>
          <w:sz w:val="22"/>
          <w:szCs w:val="22"/>
        </w:rPr>
      </w:pPr>
      <w:ins w:id="4" w:author="Heather M" w:date="2025-08-27T18:56:00Z" w16du:dateUtc="2025-08-27T22:56:00Z">
        <w:r w:rsidRPr="005B0BCE">
          <w:rPr>
            <w:rFonts w:ascii="Arial" w:hAnsi="Arial" w:cs="Arial"/>
            <w:b/>
            <w:bCs/>
            <w:noProof/>
            <w:color w:val="4472C4" w:themeColor="accent1"/>
            <w:sz w:val="20"/>
            <w:szCs w:val="20"/>
            <w:highlight w:val="yellow"/>
          </w:rPr>
          <w:drawing>
            <wp:anchor distT="0" distB="0" distL="114300" distR="114300" simplePos="0" relativeHeight="251666432" behindDoc="0" locked="0" layoutInCell="1" allowOverlap="1" wp14:anchorId="16EC78E5" wp14:editId="07C9AE72">
              <wp:simplePos x="0" y="0"/>
              <wp:positionH relativeFrom="column">
                <wp:posOffset>-466</wp:posOffset>
              </wp:positionH>
              <wp:positionV relativeFrom="paragraph">
                <wp:posOffset>35560</wp:posOffset>
              </wp:positionV>
              <wp:extent cx="7545705" cy="3946525"/>
              <wp:effectExtent l="0" t="0" r="0" b="3175"/>
              <wp:wrapSquare wrapText="bothSides"/>
              <wp:docPr id="247509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9353" name="Picture 2475093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5705" cy="3946525"/>
                      </a:xfrm>
                      <a:prstGeom prst="rect">
                        <a:avLst/>
                      </a:prstGeom>
                    </pic:spPr>
                  </pic:pic>
                </a:graphicData>
              </a:graphic>
              <wp14:sizeRelH relativeFrom="page">
                <wp14:pctWidth>0</wp14:pctWidth>
              </wp14:sizeRelH>
              <wp14:sizeRelV relativeFrom="page">
                <wp14:pctHeight>0</wp14:pctHeight>
              </wp14:sizeRelV>
            </wp:anchor>
          </w:drawing>
        </w:r>
      </w:ins>
    </w:p>
    <w:p w14:paraId="6FEE8353" w14:textId="0D9ADE88" w:rsidR="00754032" w:rsidRDefault="003B5CE2">
      <w:pPr>
        <w:rPr>
          <w:ins w:id="5" w:author="Heather M" w:date="2025-08-27T18:56:00Z" w16du:dateUtc="2025-08-27T22:56:00Z"/>
          <w:rFonts w:ascii="Arial" w:hAnsi="Arial" w:cs="Arial"/>
          <w:sz w:val="22"/>
          <w:szCs w:val="22"/>
        </w:rPr>
      </w:pPr>
      <w:ins w:id="6" w:author="Heather M" w:date="2025-08-27T18:56:00Z" w16du:dateUtc="2025-08-27T22:56:00Z">
        <w:r w:rsidRPr="005B0BCE">
          <w:rPr>
            <w:rFonts w:ascii="Arial" w:hAnsi="Arial" w:cs="Arial"/>
            <w:b/>
            <w:bCs/>
            <w:noProof/>
            <w:color w:val="4472C4" w:themeColor="accent1"/>
            <w:sz w:val="20"/>
            <w:szCs w:val="20"/>
            <w:highlight w:val="yellow"/>
          </w:rPr>
          <mc:AlternateContent>
            <mc:Choice Requires="wps">
              <w:drawing>
                <wp:anchor distT="0" distB="0" distL="114300" distR="114300" simplePos="0" relativeHeight="251668480" behindDoc="0" locked="0" layoutInCell="1" allowOverlap="1" wp14:anchorId="59128297" wp14:editId="410B3662">
                  <wp:simplePos x="0" y="0"/>
                  <wp:positionH relativeFrom="column">
                    <wp:posOffset>6805737</wp:posOffset>
                  </wp:positionH>
                  <wp:positionV relativeFrom="paragraph">
                    <wp:posOffset>740941</wp:posOffset>
                  </wp:positionV>
                  <wp:extent cx="551180" cy="563245"/>
                  <wp:effectExtent l="0" t="0" r="0" b="0"/>
                  <wp:wrapSquare wrapText="bothSides"/>
                  <wp:docPr id="945677086" name="Text Box 3"/>
                  <wp:cNvGraphicFramePr/>
                  <a:graphic xmlns:a="http://schemas.openxmlformats.org/drawingml/2006/main">
                    <a:graphicData uri="http://schemas.microsoft.com/office/word/2010/wordprocessingShape">
                      <wps:wsp>
                        <wps:cNvSpPr txBox="1"/>
                        <wps:spPr>
                          <a:xfrm>
                            <a:off x="0" y="0"/>
                            <a:ext cx="551180" cy="563245"/>
                          </a:xfrm>
                          <a:prstGeom prst="rect">
                            <a:avLst/>
                          </a:prstGeom>
                          <a:solidFill>
                            <a:schemeClr val="lt1"/>
                          </a:solidFill>
                          <a:ln w="6350">
                            <a:noFill/>
                          </a:ln>
                        </wps:spPr>
                        <wps:txbx>
                          <w:txbxContent>
                            <w:p w14:paraId="1C3DE126" w14:textId="77777777" w:rsidR="00754032" w:rsidRPr="00F73731" w:rsidRDefault="00754032" w:rsidP="00754032">
                              <w:pPr>
                                <w:rPr>
                                  <w:rFonts w:ascii="Arial" w:eastAsia="Garamond" w:hAnsi="Arial" w:cs="Arial"/>
                                  <w:sz w:val="18"/>
                                  <w:szCs w:val="18"/>
                                </w:rPr>
                              </w:pPr>
                              <w:r w:rsidRPr="00F73731">
                                <w:rPr>
                                  <w:rFonts w:ascii="Arial" w:eastAsia="Garamond" w:hAnsi="Arial" w:cs="Arial"/>
                                  <w:sz w:val="18"/>
                                  <w:szCs w:val="18"/>
                                </w:rPr>
                                <w:t>≥ 1%</w:t>
                              </w:r>
                            </w:p>
                            <w:p w14:paraId="0CF32C19" w14:textId="77777777" w:rsidR="00754032" w:rsidRPr="00F73731" w:rsidRDefault="00754032" w:rsidP="00754032">
                              <w:pPr>
                                <w:rPr>
                                  <w:rFonts w:ascii="Arial" w:eastAsia="Garamond" w:hAnsi="Arial" w:cs="Arial"/>
                                  <w:sz w:val="18"/>
                                  <w:szCs w:val="18"/>
                                </w:rPr>
                              </w:pPr>
                              <w:r w:rsidRPr="00F73731">
                                <w:rPr>
                                  <w:rFonts w:ascii="Arial" w:eastAsia="Garamond" w:hAnsi="Arial" w:cs="Arial"/>
                                  <w:sz w:val="18"/>
                                  <w:szCs w:val="18"/>
                                </w:rPr>
                                <w:t>≥ 3%</w:t>
                              </w:r>
                            </w:p>
                            <w:p w14:paraId="67EF84E2" w14:textId="77777777" w:rsidR="00754032" w:rsidRPr="00F73731" w:rsidRDefault="00754032" w:rsidP="00754032">
                              <w:pPr>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128297" id="_x0000_t202" coordsize="21600,21600" o:spt="202" path="m,l,21600r21600,l21600,xe">
                  <v:stroke joinstyle="miter"/>
                  <v:path gradientshapeok="t" o:connecttype="rect"/>
                </v:shapetype>
                <v:shape id="Text Box 3" o:spid="_x0000_s1026" type="#_x0000_t202" style="position:absolute;margin-left:535.9pt;margin-top:58.35pt;width:43.4pt;height:4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" fillcolor="white [3201]" stroked="f" strokeweight=".5pt">
                  <v:textbox>
                    <w:txbxContent>
                      <w:p w14:paraId="1C3DE126" w14:textId="77777777" w:rsidR="00754032" w:rsidRPr="00F73731" w:rsidRDefault="00754032" w:rsidP="00754032">
                        <w:pPr>
                          <w:rPr>
                            <w:rFonts w:ascii="Arial" w:eastAsia="Garamond" w:hAnsi="Arial" w:cs="Arial"/>
                            <w:sz w:val="18"/>
                            <w:szCs w:val="18"/>
                          </w:rPr>
                        </w:pPr>
                        <w:r w:rsidRPr="00F73731">
                          <w:rPr>
                            <w:rFonts w:ascii="Arial" w:eastAsia="Garamond" w:hAnsi="Arial" w:cs="Arial"/>
                            <w:sz w:val="18"/>
                            <w:szCs w:val="18"/>
                          </w:rPr>
                          <w:t>≥ 1%</w:t>
                        </w:r>
                      </w:p>
                      <w:p w14:paraId="0CF32C19" w14:textId="77777777" w:rsidR="00754032" w:rsidRPr="00F73731" w:rsidRDefault="00754032" w:rsidP="00754032">
                        <w:pPr>
                          <w:rPr>
                            <w:rFonts w:ascii="Arial" w:eastAsia="Garamond" w:hAnsi="Arial" w:cs="Arial"/>
                            <w:sz w:val="18"/>
                            <w:szCs w:val="18"/>
                          </w:rPr>
                        </w:pPr>
                        <w:r w:rsidRPr="00F73731">
                          <w:rPr>
                            <w:rFonts w:ascii="Arial" w:eastAsia="Garamond" w:hAnsi="Arial" w:cs="Arial"/>
                            <w:sz w:val="18"/>
                            <w:szCs w:val="18"/>
                          </w:rPr>
                          <w:t>≥ 3%</w:t>
                        </w:r>
                      </w:p>
                      <w:p w14:paraId="67EF84E2" w14:textId="77777777" w:rsidR="00754032" w:rsidRPr="00F73731" w:rsidRDefault="00754032" w:rsidP="00754032">
                        <w:pPr>
                          <w:rPr>
                            <w:sz w:val="18"/>
                            <w:szCs w:val="18"/>
                          </w:rPr>
                        </w:pPr>
                        <w:r w:rsidRPr="00F73731">
                          <w:rPr>
                            <w:rFonts w:ascii="Arial" w:eastAsia="Garamond" w:hAnsi="Arial" w:cs="Arial"/>
                            <w:sz w:val="18"/>
                            <w:szCs w:val="18"/>
                          </w:rPr>
                          <w:t>≥ 5%</w:t>
                        </w:r>
                      </w:p>
                    </w:txbxContent>
                  </v:textbox>
                  <w10:wrap type="square"/>
                </v:shape>
              </w:pict>
            </mc:Fallback>
          </mc:AlternateContent>
        </w:r>
        <w:r w:rsidRPr="005B0BCE">
          <w:rPr>
            <w:rFonts w:ascii="Arial" w:hAnsi="Arial" w:cs="Arial"/>
            <w:b/>
            <w:bCs/>
            <w:noProof/>
            <w:color w:val="4472C4" w:themeColor="accent1"/>
            <w:sz w:val="20"/>
            <w:szCs w:val="20"/>
            <w:highlight w:val="yellow"/>
          </w:rPr>
          <w:drawing>
            <wp:anchor distT="0" distB="0" distL="114300" distR="114300" simplePos="0" relativeHeight="251667456" behindDoc="0" locked="0" layoutInCell="1" allowOverlap="1" wp14:anchorId="14B89F68" wp14:editId="0B07BEBD">
              <wp:simplePos x="0" y="0"/>
              <wp:positionH relativeFrom="column">
                <wp:posOffset>6470658</wp:posOffset>
              </wp:positionH>
              <wp:positionV relativeFrom="paragraph">
                <wp:posOffset>471853</wp:posOffset>
              </wp:positionV>
              <wp:extent cx="1530118" cy="838298"/>
              <wp:effectExtent l="12700" t="12700" r="6985" b="12700"/>
              <wp:wrapSquare wrapText="bothSides"/>
              <wp:docPr id="1826038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0118" cy="838298"/>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ins>
    </w:p>
    <w:p w14:paraId="705D7914" w14:textId="50C3CA5E" w:rsidR="00671899" w:rsidRPr="005E3803" w:rsidRDefault="00754032">
      <w:pPr>
        <w:rPr>
          <w:ins w:id="7" w:author="Heather M" w:date="2025-08-27T19:30:00Z" w16du:dateUtc="2025-08-27T23:30:00Z"/>
          <w:rFonts w:ascii="Arial" w:hAnsi="Arial" w:cs="Arial"/>
          <w:color w:val="000000" w:themeColor="text1"/>
          <w:sz w:val="20"/>
          <w:szCs w:val="20"/>
          <w:rPrChange w:id="8" w:author="Heather M" w:date="2025-09-02T14:24:00Z" w16du:dateUtc="2025-09-02T18:24:00Z">
            <w:rPr>
              <w:ins w:id="9" w:author="Heather M" w:date="2025-08-27T19:30:00Z" w16du:dateUtc="2025-08-27T23:30:00Z"/>
              <w:rFonts w:ascii="Arial" w:hAnsi="Arial" w:cs="Arial"/>
              <w:color w:val="4472C4" w:themeColor="accent1"/>
              <w:sz w:val="20"/>
              <w:szCs w:val="20"/>
            </w:rPr>
          </w:rPrChange>
        </w:rPr>
      </w:pPr>
      <w:ins w:id="10" w:author="Heather M" w:date="2025-08-27T18:57:00Z" w16du:dateUtc="2025-08-27T22:57:00Z">
        <w:r w:rsidRPr="005E3803">
          <w:rPr>
            <w:rFonts w:ascii="Arial" w:hAnsi="Arial" w:cs="Arial"/>
            <w:b/>
            <w:bCs/>
            <w:color w:val="000000" w:themeColor="text1"/>
            <w:sz w:val="20"/>
            <w:szCs w:val="20"/>
            <w:rPrChange w:id="11" w:author="Heather M" w:date="2025-09-02T14:24:00Z" w16du:dateUtc="2025-09-02T18:24:00Z">
              <w:rPr>
                <w:rFonts w:ascii="Arial" w:hAnsi="Arial" w:cs="Arial"/>
                <w:color w:val="4472C4" w:themeColor="accent1"/>
                <w:sz w:val="20"/>
                <w:szCs w:val="20"/>
              </w:rPr>
            </w:rPrChange>
          </w:rPr>
          <w:t>Supplementary Figure 3</w:t>
        </w:r>
        <w:r w:rsidRPr="005E3803">
          <w:rPr>
            <w:rFonts w:ascii="Arial" w:hAnsi="Arial" w:cs="Arial"/>
            <w:color w:val="000000" w:themeColor="text1"/>
            <w:sz w:val="20"/>
            <w:szCs w:val="20"/>
            <w:rPrChange w:id="12" w:author="Heather M" w:date="2025-09-02T14:24:00Z" w16du:dateUtc="2025-09-02T18:24:00Z">
              <w:rPr>
                <w:rFonts w:ascii="Arial" w:hAnsi="Arial" w:cs="Arial"/>
                <w:color w:val="4472C4" w:themeColor="accent1"/>
                <w:sz w:val="20"/>
                <w:szCs w:val="20"/>
              </w:rPr>
            </w:rPrChange>
          </w:rPr>
          <w:t xml:space="preserve">: </w:t>
        </w:r>
      </w:ins>
      <w:ins w:id="13" w:author="Heather M" w:date="2025-08-27T18:56:00Z" w16du:dateUtc="2025-08-27T22:56:00Z">
        <w:r w:rsidRPr="005E3803">
          <w:rPr>
            <w:rFonts w:ascii="Arial" w:hAnsi="Arial" w:cs="Arial"/>
            <w:color w:val="000000" w:themeColor="text1"/>
            <w:sz w:val="20"/>
            <w:szCs w:val="20"/>
            <w:rPrChange w:id="14" w:author="Heather M" w:date="2025-09-02T14:24:00Z" w16du:dateUtc="2025-09-02T18:24:00Z">
              <w:rPr>
                <w:rFonts w:ascii="Arial" w:hAnsi="Arial" w:cs="Arial"/>
                <w:color w:val="4472C4" w:themeColor="accent1"/>
                <w:sz w:val="20"/>
                <w:szCs w:val="20"/>
              </w:rPr>
            </w:rPrChange>
          </w:rPr>
          <w:t xml:space="preserve">Rate ratios and 95% confidence intervals for the association between county-level 8+ hour power outage exposure and cardiovascular- and respiratory-related hospitalizations in US 2018 Medicare Fee-For-Service beneficiaries for outages affecting </w:t>
        </w:r>
        <w:r w:rsidRPr="005E3803">
          <w:rPr>
            <w:rFonts w:ascii="Arial" w:eastAsia="Garamond" w:hAnsi="Arial" w:cs="Arial"/>
            <w:color w:val="000000" w:themeColor="text1"/>
            <w:sz w:val="20"/>
            <w:szCs w:val="20"/>
            <w:rPrChange w:id="15" w:author="Heather M" w:date="2025-09-02T14:24:00Z" w16du:dateUtc="2025-09-02T18:24:00Z">
              <w:rPr>
                <w:rFonts w:ascii="Arial" w:eastAsia="Garamond" w:hAnsi="Arial" w:cs="Arial"/>
                <w:color w:val="4472C4" w:themeColor="accent1"/>
                <w:sz w:val="20"/>
                <w:szCs w:val="20"/>
              </w:rPr>
            </w:rPrChange>
          </w:rPr>
          <w:t>≥</w:t>
        </w:r>
        <w:r w:rsidRPr="005E3803">
          <w:rPr>
            <w:rFonts w:ascii="Arial" w:hAnsi="Arial" w:cs="Arial"/>
            <w:color w:val="000000" w:themeColor="text1"/>
            <w:sz w:val="20"/>
            <w:szCs w:val="20"/>
            <w:rPrChange w:id="16" w:author="Heather M" w:date="2025-09-02T14:24:00Z" w16du:dateUtc="2025-09-02T18:24:00Z">
              <w:rPr>
                <w:rFonts w:ascii="Arial" w:hAnsi="Arial" w:cs="Arial"/>
                <w:color w:val="4472C4" w:themeColor="accent1"/>
                <w:sz w:val="20"/>
                <w:szCs w:val="20"/>
              </w:rPr>
            </w:rPrChange>
          </w:rPr>
          <w:t xml:space="preserve">1%, </w:t>
        </w:r>
        <w:r w:rsidRPr="005E3803">
          <w:rPr>
            <w:rFonts w:ascii="Arial" w:eastAsia="Garamond" w:hAnsi="Arial" w:cs="Arial"/>
            <w:color w:val="000000" w:themeColor="text1"/>
            <w:sz w:val="20"/>
            <w:szCs w:val="20"/>
            <w:rPrChange w:id="17" w:author="Heather M" w:date="2025-09-02T14:24:00Z" w16du:dateUtc="2025-09-02T18:24:00Z">
              <w:rPr>
                <w:rFonts w:ascii="Arial" w:eastAsia="Garamond" w:hAnsi="Arial" w:cs="Arial"/>
                <w:color w:val="4472C4" w:themeColor="accent1"/>
                <w:sz w:val="20"/>
                <w:szCs w:val="20"/>
              </w:rPr>
            </w:rPrChange>
          </w:rPr>
          <w:t>≥</w:t>
        </w:r>
        <w:r w:rsidRPr="005E3803">
          <w:rPr>
            <w:rFonts w:ascii="Arial" w:hAnsi="Arial" w:cs="Arial"/>
            <w:color w:val="000000" w:themeColor="text1"/>
            <w:sz w:val="20"/>
            <w:szCs w:val="20"/>
            <w:rPrChange w:id="18" w:author="Heather M" w:date="2025-09-02T14:24:00Z" w16du:dateUtc="2025-09-02T18:24:00Z">
              <w:rPr>
                <w:rFonts w:ascii="Arial" w:hAnsi="Arial" w:cs="Arial"/>
                <w:color w:val="4472C4" w:themeColor="accent1"/>
                <w:sz w:val="20"/>
                <w:szCs w:val="20"/>
              </w:rPr>
            </w:rPrChange>
          </w:rPr>
          <w:t xml:space="preserve">3%, and </w:t>
        </w:r>
        <w:r w:rsidRPr="005E3803">
          <w:rPr>
            <w:rFonts w:ascii="Arial" w:eastAsia="Garamond" w:hAnsi="Arial" w:cs="Arial"/>
            <w:color w:val="000000" w:themeColor="text1"/>
            <w:sz w:val="20"/>
            <w:szCs w:val="20"/>
            <w:rPrChange w:id="19" w:author="Heather M" w:date="2025-09-02T14:24:00Z" w16du:dateUtc="2025-09-02T18:24:00Z">
              <w:rPr>
                <w:rFonts w:ascii="Arial" w:eastAsia="Garamond" w:hAnsi="Arial" w:cs="Arial"/>
                <w:color w:val="4472C4" w:themeColor="accent1"/>
                <w:sz w:val="20"/>
                <w:szCs w:val="20"/>
              </w:rPr>
            </w:rPrChange>
          </w:rPr>
          <w:t>≥</w:t>
        </w:r>
        <w:r w:rsidRPr="005E3803">
          <w:rPr>
            <w:rFonts w:ascii="Arial" w:hAnsi="Arial" w:cs="Arial"/>
            <w:color w:val="000000" w:themeColor="text1"/>
            <w:sz w:val="20"/>
            <w:szCs w:val="20"/>
            <w:rPrChange w:id="20" w:author="Heather M" w:date="2025-09-02T14:24:00Z" w16du:dateUtc="2025-09-02T18:24:00Z">
              <w:rPr>
                <w:rFonts w:ascii="Arial" w:hAnsi="Arial" w:cs="Arial"/>
                <w:color w:val="4472C4" w:themeColor="accent1"/>
                <w:sz w:val="20"/>
                <w:szCs w:val="20"/>
              </w:rPr>
            </w:rPrChange>
          </w:rPr>
          <w:t xml:space="preserve">5% of county electrical customers. In this sensitivity analysis, instead of last observation carried forward, some missing values were replaced with 0. Estimates are from conditional Poisson regression models adjusted for daily wind speed, temperature, and precipitation. </w:t>
        </w:r>
      </w:ins>
    </w:p>
    <w:p w14:paraId="5FA5C79D" w14:textId="77777777" w:rsidR="00460A26" w:rsidRDefault="00460A26">
      <w:pPr>
        <w:rPr>
          <w:ins w:id="21" w:author="Heather M" w:date="2025-08-27T19:30:00Z" w16du:dateUtc="2025-08-27T23:30:00Z"/>
          <w:rFonts w:ascii="Arial" w:hAnsi="Arial" w:cs="Arial"/>
          <w:color w:val="4472C4" w:themeColor="accent1"/>
          <w:sz w:val="20"/>
          <w:szCs w:val="20"/>
        </w:rPr>
      </w:pPr>
    </w:p>
    <w:p w14:paraId="17F4B826" w14:textId="77777777" w:rsidR="00460A26" w:rsidRDefault="00460A26">
      <w:pPr>
        <w:rPr>
          <w:ins w:id="22" w:author="Heather M" w:date="2025-08-27T19:30:00Z" w16du:dateUtc="2025-08-27T23:30:00Z"/>
          <w:rFonts w:ascii="Arial" w:hAnsi="Arial" w:cs="Arial"/>
          <w:sz w:val="22"/>
          <w:szCs w:val="22"/>
        </w:rPr>
        <w:sectPr w:rsidR="00460A26" w:rsidSect="00A40715">
          <w:pgSz w:w="15840" w:h="12240" w:orient="landscape"/>
          <w:pgMar w:top="1440" w:right="1440" w:bottom="1440" w:left="1440" w:header="708" w:footer="708" w:gutter="0"/>
          <w:cols w:space="708"/>
          <w:docGrid w:linePitch="360"/>
        </w:sectPr>
      </w:pPr>
    </w:p>
    <w:p w14:paraId="1301ADED" w14:textId="65B32821" w:rsidR="00460A26" w:rsidRPr="00512C18" w:rsidRDefault="00BD5D87" w:rsidP="00460A26">
      <w:pPr>
        <w:rPr>
          <w:ins w:id="23" w:author="Heather M" w:date="2025-08-27T19:30:00Z" w16du:dateUtc="2025-08-27T23:30:00Z"/>
          <w:rFonts w:ascii="Arial" w:hAnsi="Arial" w:cs="Arial"/>
          <w:b/>
          <w:bCs/>
          <w:color w:val="4472C4" w:themeColor="accent1"/>
          <w:sz w:val="20"/>
          <w:szCs w:val="20"/>
        </w:rPr>
      </w:pPr>
      <w:ins w:id="24" w:author="Heather M" w:date="2025-08-27T19:30:00Z" w16du:dateUtc="2025-08-27T23:30:00Z">
        <w:r w:rsidRPr="00B31232">
          <w:rPr>
            <w:rFonts w:ascii="Arial" w:hAnsi="Arial" w:cs="Arial"/>
            <w:noProof/>
            <w:color w:val="4472C4" w:themeColor="accent1"/>
            <w:sz w:val="20"/>
            <w:szCs w:val="20"/>
            <w:highlight w:val="yellow"/>
          </w:rPr>
          <w:lastRenderedPageBreak/>
          <mc:AlternateContent>
            <mc:Choice Requires="wps">
              <w:drawing>
                <wp:anchor distT="0" distB="0" distL="114300" distR="114300" simplePos="0" relativeHeight="251673600" behindDoc="0" locked="0" layoutInCell="1" allowOverlap="1" wp14:anchorId="10D1852F" wp14:editId="1697F4C5">
                  <wp:simplePos x="0" y="0"/>
                  <wp:positionH relativeFrom="column">
                    <wp:posOffset>6921612</wp:posOffset>
                  </wp:positionH>
                  <wp:positionV relativeFrom="paragraph">
                    <wp:posOffset>1689735</wp:posOffset>
                  </wp:positionV>
                  <wp:extent cx="624840" cy="554355"/>
                  <wp:effectExtent l="0" t="0" r="0" b="4445"/>
                  <wp:wrapSquare wrapText="bothSides"/>
                  <wp:docPr id="262257157" name="Text Box 3"/>
                  <wp:cNvGraphicFramePr/>
                  <a:graphic xmlns:a="http://schemas.openxmlformats.org/drawingml/2006/main">
                    <a:graphicData uri="http://schemas.microsoft.com/office/word/2010/wordprocessingShape">
                      <wps:wsp>
                        <wps:cNvSpPr txBox="1"/>
                        <wps:spPr>
                          <a:xfrm>
                            <a:off x="0" y="0"/>
                            <a:ext cx="624840" cy="554355"/>
                          </a:xfrm>
                          <a:prstGeom prst="rect">
                            <a:avLst/>
                          </a:prstGeom>
                          <a:solidFill>
                            <a:schemeClr val="lt1"/>
                          </a:solidFill>
                          <a:ln w="6350">
                            <a:noFill/>
                          </a:ln>
                        </wps:spPr>
                        <wps:txbx>
                          <w:txbxContent>
                            <w:p w14:paraId="71002C38" w14:textId="77777777" w:rsidR="00460A26" w:rsidRPr="00460A26" w:rsidRDefault="00460A26" w:rsidP="00460A26">
                              <w:pPr>
                                <w:rPr>
                                  <w:rFonts w:ascii="Arial" w:eastAsia="Garamond" w:hAnsi="Arial" w:cs="Arial"/>
                                  <w:sz w:val="21"/>
                                  <w:szCs w:val="21"/>
                                </w:rPr>
                              </w:pPr>
                              <w:r w:rsidRPr="00460A26">
                                <w:rPr>
                                  <w:rFonts w:ascii="Arial" w:eastAsia="Garamond" w:hAnsi="Arial" w:cs="Arial"/>
                                  <w:sz w:val="21"/>
                                  <w:szCs w:val="21"/>
                                </w:rPr>
                                <w:t>≥ 1%</w:t>
                              </w:r>
                            </w:p>
                            <w:p w14:paraId="2EAD668B" w14:textId="77777777" w:rsidR="00460A26" w:rsidRPr="00460A26" w:rsidRDefault="00460A26" w:rsidP="00460A26">
                              <w:pPr>
                                <w:rPr>
                                  <w:rFonts w:ascii="Arial" w:eastAsia="Garamond" w:hAnsi="Arial" w:cs="Arial"/>
                                  <w:sz w:val="21"/>
                                  <w:szCs w:val="21"/>
                                </w:rPr>
                              </w:pPr>
                              <w:r w:rsidRPr="00460A26">
                                <w:rPr>
                                  <w:rFonts w:ascii="Arial" w:eastAsia="Garamond" w:hAnsi="Arial" w:cs="Arial"/>
                                  <w:sz w:val="21"/>
                                  <w:szCs w:val="21"/>
                                </w:rPr>
                                <w:t>≥ 3%</w:t>
                              </w:r>
                            </w:p>
                            <w:p w14:paraId="4D43A242" w14:textId="77777777" w:rsidR="00460A26" w:rsidRPr="00460A26" w:rsidRDefault="00460A26" w:rsidP="00460A26">
                              <w:pPr>
                                <w:rPr>
                                  <w:sz w:val="21"/>
                                  <w:szCs w:val="21"/>
                                </w:rPr>
                              </w:pPr>
                              <w:r w:rsidRPr="00460A26">
                                <w:rPr>
                                  <w:rFonts w:ascii="Arial" w:eastAsia="Garamond" w:hAnsi="Arial" w:cs="Arial"/>
                                  <w:sz w:val="21"/>
                                  <w:szCs w:val="21"/>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1852F" id="_x0000_s1027" type="#_x0000_t202" style="position:absolute;margin-left:545pt;margin-top:133.05pt;width:49.2pt;height:43.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" fillcolor="white [3201]" stroked="f" strokeweight=".5pt">
                  <v:textbox>
                    <w:txbxContent>
                      <w:p w14:paraId="71002C38" w14:textId="77777777" w:rsidR="00460A26" w:rsidRPr="00460A26" w:rsidRDefault="00460A26" w:rsidP="00460A26">
                        <w:pPr>
                          <w:rPr>
                            <w:rFonts w:ascii="Arial" w:eastAsia="Garamond" w:hAnsi="Arial" w:cs="Arial"/>
                            <w:sz w:val="21"/>
                            <w:szCs w:val="21"/>
                          </w:rPr>
                        </w:pPr>
                        <w:r w:rsidRPr="00460A26">
                          <w:rPr>
                            <w:rFonts w:ascii="Arial" w:eastAsia="Garamond" w:hAnsi="Arial" w:cs="Arial"/>
                            <w:sz w:val="21"/>
                            <w:szCs w:val="21"/>
                          </w:rPr>
                          <w:t>≥ 1%</w:t>
                        </w:r>
                      </w:p>
                      <w:p w14:paraId="2EAD668B" w14:textId="77777777" w:rsidR="00460A26" w:rsidRPr="00460A26" w:rsidRDefault="00460A26" w:rsidP="00460A26">
                        <w:pPr>
                          <w:rPr>
                            <w:rFonts w:ascii="Arial" w:eastAsia="Garamond" w:hAnsi="Arial" w:cs="Arial"/>
                            <w:sz w:val="21"/>
                            <w:szCs w:val="21"/>
                          </w:rPr>
                        </w:pPr>
                        <w:r w:rsidRPr="00460A26">
                          <w:rPr>
                            <w:rFonts w:ascii="Arial" w:eastAsia="Garamond" w:hAnsi="Arial" w:cs="Arial"/>
                            <w:sz w:val="21"/>
                            <w:szCs w:val="21"/>
                          </w:rPr>
                          <w:t>≥ 3%</w:t>
                        </w:r>
                      </w:p>
                      <w:p w14:paraId="4D43A242" w14:textId="77777777" w:rsidR="00460A26" w:rsidRPr="00460A26" w:rsidRDefault="00460A26" w:rsidP="00460A26">
                        <w:pPr>
                          <w:rPr>
                            <w:sz w:val="21"/>
                            <w:szCs w:val="21"/>
                          </w:rPr>
                        </w:pPr>
                        <w:r w:rsidRPr="00460A26">
                          <w:rPr>
                            <w:rFonts w:ascii="Arial" w:eastAsia="Garamond" w:hAnsi="Arial" w:cs="Arial"/>
                            <w:sz w:val="21"/>
                            <w:szCs w:val="21"/>
                          </w:rPr>
                          <w:t>≥ 5%</w:t>
                        </w:r>
                      </w:p>
                    </w:txbxContent>
                  </v:textbox>
                  <w10:wrap type="square"/>
                </v:shape>
              </w:pict>
            </mc:Fallback>
          </mc:AlternateContent>
        </w:r>
        <w:r w:rsidRPr="00B31232">
          <w:rPr>
            <w:rFonts w:ascii="Arial" w:hAnsi="Arial" w:cs="Arial"/>
            <w:b/>
            <w:bCs/>
            <w:noProof/>
            <w:color w:val="4472C4" w:themeColor="accent1"/>
            <w:sz w:val="20"/>
            <w:szCs w:val="20"/>
            <w:highlight w:val="yellow"/>
          </w:rPr>
          <w:drawing>
            <wp:anchor distT="0" distB="0" distL="114300" distR="114300" simplePos="0" relativeHeight="251672576" behindDoc="0" locked="0" layoutInCell="1" allowOverlap="1" wp14:anchorId="0AC812B8" wp14:editId="3E5F2788">
              <wp:simplePos x="0" y="0"/>
              <wp:positionH relativeFrom="column">
                <wp:posOffset>6609715</wp:posOffset>
              </wp:positionH>
              <wp:positionV relativeFrom="paragraph">
                <wp:posOffset>1388745</wp:posOffset>
              </wp:positionV>
              <wp:extent cx="1597660" cy="875030"/>
              <wp:effectExtent l="12700" t="12700" r="15240" b="13970"/>
              <wp:wrapSquare wrapText="bothSides"/>
              <wp:docPr id="1056838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7660" cy="875030"/>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460A26">
          <w:rPr>
            <w:rFonts w:ascii="Arial" w:hAnsi="Arial" w:cs="Arial"/>
            <w:noProof/>
            <w:color w:val="4472C4" w:themeColor="accent1"/>
            <w:sz w:val="22"/>
            <w:szCs w:val="22"/>
          </w:rPr>
          <w:drawing>
            <wp:anchor distT="0" distB="0" distL="114300" distR="114300" simplePos="0" relativeHeight="251670528" behindDoc="0" locked="0" layoutInCell="1" allowOverlap="1" wp14:anchorId="427A1B97" wp14:editId="5D5DCAE7">
              <wp:simplePos x="0" y="0"/>
              <wp:positionH relativeFrom="column">
                <wp:posOffset>-1</wp:posOffset>
              </wp:positionH>
              <wp:positionV relativeFrom="paragraph">
                <wp:posOffset>608</wp:posOffset>
              </wp:positionV>
              <wp:extent cx="7882359" cy="3454427"/>
              <wp:effectExtent l="0" t="0" r="4445" b="0"/>
              <wp:wrapSquare wrapText="bothSides"/>
              <wp:docPr id="108182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268" name="Picture 49686268"/>
                      <pic:cNvPicPr/>
                    </pic:nvPicPr>
                    <pic:blipFill rotWithShape="1">
                      <a:blip r:embed="rId10" cstate="print">
                        <a:extLst>
                          <a:ext uri="{28A0092B-C50C-407E-A947-70E740481C1C}">
                            <a14:useLocalDpi xmlns:a14="http://schemas.microsoft.com/office/drawing/2010/main" val="0"/>
                          </a:ext>
                        </a:extLst>
                      </a:blip>
                      <a:srcRect b="2233"/>
                      <a:stretch>
                        <a:fillRect/>
                      </a:stretch>
                    </pic:blipFill>
                    <pic:spPr bwMode="auto">
                      <a:xfrm>
                        <a:off x="0" y="0"/>
                        <a:ext cx="7910523" cy="3466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60A26" w:rsidRPr="00243C1C">
          <w:rPr>
            <w:rFonts w:ascii="Arial" w:hAnsi="Arial" w:cs="Arial"/>
            <w:color w:val="000000" w:themeColor="text1"/>
            <w:sz w:val="22"/>
            <w:szCs w:val="22"/>
          </w:rPr>
          <w:br/>
        </w:r>
        <w:r w:rsidR="00460A26" w:rsidRPr="005E3803">
          <w:rPr>
            <w:rFonts w:ascii="Arial" w:hAnsi="Arial" w:cs="Arial"/>
            <w:b/>
            <w:bCs/>
            <w:color w:val="000000" w:themeColor="text1"/>
            <w:sz w:val="20"/>
            <w:szCs w:val="20"/>
            <w:rPrChange w:id="25" w:author="Heather M" w:date="2025-09-02T14:24:00Z" w16du:dateUtc="2025-09-02T18:24:00Z">
              <w:rPr>
                <w:rFonts w:ascii="Arial" w:hAnsi="Arial" w:cs="Arial"/>
                <w:b/>
                <w:bCs/>
                <w:color w:val="4472C4" w:themeColor="accent1"/>
                <w:sz w:val="20"/>
                <w:szCs w:val="20"/>
              </w:rPr>
            </w:rPrChange>
          </w:rPr>
          <w:t>Supplemental Figure 4</w:t>
        </w:r>
        <w:r w:rsidR="00460A26" w:rsidRPr="005E3803">
          <w:rPr>
            <w:rFonts w:ascii="Arial" w:hAnsi="Arial" w:cs="Arial"/>
            <w:color w:val="000000" w:themeColor="text1"/>
            <w:sz w:val="20"/>
            <w:szCs w:val="20"/>
            <w:rPrChange w:id="26" w:author="Heather M" w:date="2025-09-02T14:24:00Z" w16du:dateUtc="2025-09-02T18:24:00Z">
              <w:rPr>
                <w:rFonts w:ascii="Arial" w:hAnsi="Arial" w:cs="Arial"/>
                <w:color w:val="4472C4" w:themeColor="accent1"/>
                <w:sz w:val="20"/>
                <w:szCs w:val="20"/>
              </w:rPr>
            </w:rPrChange>
          </w:rPr>
          <w:t xml:space="preserve">: Rate ratios and 95% confidence intervals for the association between county-level 8+ hour power outage exposure and cardiovascular- and respiratory-related hospitalizations in US 2018 Medicare Fee-For-Service beneficiaries for outages affecting </w:t>
        </w:r>
        <w:r w:rsidR="00460A26" w:rsidRPr="005E3803">
          <w:rPr>
            <w:rFonts w:ascii="Arial" w:eastAsia="Garamond" w:hAnsi="Arial" w:cs="Arial"/>
            <w:color w:val="000000" w:themeColor="text1"/>
            <w:sz w:val="20"/>
            <w:szCs w:val="20"/>
            <w:rPrChange w:id="27" w:author="Heather M" w:date="2025-09-02T14:24:00Z" w16du:dateUtc="2025-09-02T18:24:00Z">
              <w:rPr>
                <w:rFonts w:ascii="Arial" w:eastAsia="Garamond" w:hAnsi="Arial" w:cs="Arial"/>
                <w:color w:val="4472C4" w:themeColor="accent1"/>
                <w:sz w:val="20"/>
                <w:szCs w:val="20"/>
              </w:rPr>
            </w:rPrChange>
          </w:rPr>
          <w:t>≥</w:t>
        </w:r>
        <w:r w:rsidR="00460A26" w:rsidRPr="005E3803">
          <w:rPr>
            <w:rFonts w:ascii="Arial" w:hAnsi="Arial" w:cs="Arial"/>
            <w:color w:val="000000" w:themeColor="text1"/>
            <w:sz w:val="20"/>
            <w:szCs w:val="20"/>
            <w:rPrChange w:id="28" w:author="Heather M" w:date="2025-09-02T14:24:00Z" w16du:dateUtc="2025-09-02T18:24:00Z">
              <w:rPr>
                <w:rFonts w:ascii="Arial" w:hAnsi="Arial" w:cs="Arial"/>
                <w:color w:val="4472C4" w:themeColor="accent1"/>
                <w:sz w:val="20"/>
                <w:szCs w:val="20"/>
              </w:rPr>
            </w:rPrChange>
          </w:rPr>
          <w:t xml:space="preserve">1%, </w:t>
        </w:r>
        <w:r w:rsidR="00460A26" w:rsidRPr="005E3803">
          <w:rPr>
            <w:rFonts w:ascii="Arial" w:eastAsia="Garamond" w:hAnsi="Arial" w:cs="Arial"/>
            <w:color w:val="000000" w:themeColor="text1"/>
            <w:sz w:val="20"/>
            <w:szCs w:val="20"/>
            <w:rPrChange w:id="29" w:author="Heather M" w:date="2025-09-02T14:24:00Z" w16du:dateUtc="2025-09-02T18:24:00Z">
              <w:rPr>
                <w:rFonts w:ascii="Arial" w:eastAsia="Garamond" w:hAnsi="Arial" w:cs="Arial"/>
                <w:color w:val="4472C4" w:themeColor="accent1"/>
                <w:sz w:val="20"/>
                <w:szCs w:val="20"/>
              </w:rPr>
            </w:rPrChange>
          </w:rPr>
          <w:t>≥</w:t>
        </w:r>
        <w:r w:rsidR="00460A26" w:rsidRPr="005E3803">
          <w:rPr>
            <w:rFonts w:ascii="Arial" w:hAnsi="Arial" w:cs="Arial"/>
            <w:color w:val="000000" w:themeColor="text1"/>
            <w:sz w:val="20"/>
            <w:szCs w:val="20"/>
            <w:rPrChange w:id="30" w:author="Heather M" w:date="2025-09-02T14:24:00Z" w16du:dateUtc="2025-09-02T18:24:00Z">
              <w:rPr>
                <w:rFonts w:ascii="Arial" w:hAnsi="Arial" w:cs="Arial"/>
                <w:color w:val="4472C4" w:themeColor="accent1"/>
                <w:sz w:val="20"/>
                <w:szCs w:val="20"/>
              </w:rPr>
            </w:rPrChange>
          </w:rPr>
          <w:t xml:space="preserve">3%, and </w:t>
        </w:r>
        <w:r w:rsidR="00460A26" w:rsidRPr="005E3803">
          <w:rPr>
            <w:rFonts w:ascii="Arial" w:eastAsia="Garamond" w:hAnsi="Arial" w:cs="Arial"/>
            <w:color w:val="000000" w:themeColor="text1"/>
            <w:sz w:val="20"/>
            <w:szCs w:val="20"/>
            <w:rPrChange w:id="31" w:author="Heather M" w:date="2025-09-02T14:24:00Z" w16du:dateUtc="2025-09-02T18:24:00Z">
              <w:rPr>
                <w:rFonts w:ascii="Arial" w:eastAsia="Garamond" w:hAnsi="Arial" w:cs="Arial"/>
                <w:color w:val="4472C4" w:themeColor="accent1"/>
                <w:sz w:val="20"/>
                <w:szCs w:val="20"/>
              </w:rPr>
            </w:rPrChange>
          </w:rPr>
          <w:t>≥</w:t>
        </w:r>
        <w:r w:rsidR="00460A26" w:rsidRPr="005E3803">
          <w:rPr>
            <w:rFonts w:ascii="Arial" w:hAnsi="Arial" w:cs="Arial"/>
            <w:color w:val="000000" w:themeColor="text1"/>
            <w:sz w:val="20"/>
            <w:szCs w:val="20"/>
            <w:rPrChange w:id="32" w:author="Heather M" w:date="2025-09-02T14:24:00Z" w16du:dateUtc="2025-09-02T18:24:00Z">
              <w:rPr>
                <w:rFonts w:ascii="Arial" w:hAnsi="Arial" w:cs="Arial"/>
                <w:color w:val="4472C4" w:themeColor="accent1"/>
                <w:sz w:val="20"/>
                <w:szCs w:val="20"/>
              </w:rPr>
            </w:rPrChange>
          </w:rPr>
          <w:t xml:space="preserve">5% of county electrical customers, in counties with 20% of data missing or less. Estimates are from conditional Poisson regression models adjusted for daily wind speed, temperature, and precipitation. </w:t>
        </w:r>
      </w:ins>
    </w:p>
    <w:p w14:paraId="34ABA2EE" w14:textId="77777777" w:rsidR="00460A26" w:rsidRDefault="00460A26">
      <w:pPr>
        <w:rPr>
          <w:ins w:id="33" w:author="Heather M" w:date="2025-08-28T14:06:00Z" w16du:dateUtc="2025-08-28T18:06:00Z"/>
          <w:rFonts w:ascii="Arial" w:hAnsi="Arial" w:cs="Arial"/>
          <w:sz w:val="22"/>
          <w:szCs w:val="22"/>
        </w:rPr>
      </w:pPr>
    </w:p>
    <w:p w14:paraId="515DAD06" w14:textId="77777777" w:rsidR="005C058B" w:rsidRDefault="005C058B">
      <w:pPr>
        <w:rPr>
          <w:ins w:id="34" w:author="Heather M" w:date="2025-08-28T14:06:00Z" w16du:dateUtc="2025-08-28T18:06:00Z"/>
          <w:rFonts w:ascii="Arial" w:hAnsi="Arial" w:cs="Arial"/>
          <w:sz w:val="22"/>
          <w:szCs w:val="22"/>
        </w:rPr>
        <w:sectPr w:rsidR="005C058B" w:rsidSect="00A40715">
          <w:pgSz w:w="15840" w:h="12240" w:orient="landscape"/>
          <w:pgMar w:top="1440" w:right="1440" w:bottom="1440" w:left="1440" w:header="708" w:footer="708" w:gutter="0"/>
          <w:cols w:space="708"/>
          <w:docGrid w:linePitch="360"/>
        </w:sectPr>
      </w:pPr>
    </w:p>
    <w:p w14:paraId="79418A2E" w14:textId="77777777" w:rsidR="000237B2" w:rsidRDefault="000237B2" w:rsidP="000237B2">
      <w:pPr>
        <w:rPr>
          <w:ins w:id="35" w:author="Heather M" w:date="2025-08-28T14:06:00Z" w16du:dateUtc="2025-08-28T18:06:00Z"/>
          <w:rStyle w:val="apple-converted-space"/>
          <w:rFonts w:ascii="Arial" w:hAnsi="Arial" w:cs="Arial"/>
          <w:color w:val="4472C4" w:themeColor="accent1"/>
          <w:sz w:val="22"/>
          <w:szCs w:val="22"/>
        </w:rPr>
      </w:pPr>
      <w:ins w:id="36" w:author="Heather M" w:date="2025-08-28T14:06:00Z" w16du:dateUtc="2025-08-28T18:06:00Z">
        <w:r w:rsidRPr="00243C1C">
          <w:rPr>
            <w:rFonts w:ascii="Arial" w:hAnsi="Arial" w:cs="Arial"/>
            <w:noProof/>
            <w:color w:val="000000" w:themeColor="text1"/>
            <w:sz w:val="22"/>
            <w:szCs w:val="22"/>
          </w:rPr>
          <w:lastRenderedPageBreak/>
          <w:drawing>
            <wp:inline distT="0" distB="0" distL="0" distR="0" wp14:anchorId="0F155460" wp14:editId="40529328">
              <wp:extent cx="4882149" cy="3455581"/>
              <wp:effectExtent l="0" t="0" r="0" b="0"/>
              <wp:docPr id="572309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ins>
    </w:p>
    <w:p w14:paraId="625EF946" w14:textId="77777777" w:rsidR="000237B2" w:rsidRDefault="000237B2" w:rsidP="000237B2">
      <w:pPr>
        <w:rPr>
          <w:ins w:id="37" w:author="Heather M" w:date="2025-08-28T14:06:00Z" w16du:dateUtc="2025-08-28T18:06:00Z"/>
          <w:rStyle w:val="apple-converted-space"/>
          <w:rFonts w:ascii="Arial" w:hAnsi="Arial" w:cs="Arial"/>
          <w:color w:val="4472C4" w:themeColor="accent1"/>
          <w:sz w:val="22"/>
          <w:szCs w:val="22"/>
        </w:rPr>
      </w:pPr>
    </w:p>
    <w:p w14:paraId="708DE84A" w14:textId="1F3BB0A2" w:rsidR="000237B2" w:rsidRPr="005E3803" w:rsidRDefault="000237B2" w:rsidP="000237B2">
      <w:pPr>
        <w:rPr>
          <w:ins w:id="38" w:author="Heather M" w:date="2025-08-28T14:06:00Z" w16du:dateUtc="2025-08-28T18:06:00Z"/>
          <w:rStyle w:val="apple-converted-space"/>
          <w:rFonts w:ascii="Arial" w:hAnsi="Arial" w:cs="Arial"/>
          <w:color w:val="000000" w:themeColor="text1"/>
          <w:sz w:val="22"/>
          <w:szCs w:val="22"/>
          <w:rPrChange w:id="39" w:author="Heather M" w:date="2025-09-02T14:24:00Z" w16du:dateUtc="2025-09-02T18:24:00Z">
            <w:rPr>
              <w:ins w:id="40" w:author="Heather M" w:date="2025-08-28T14:06:00Z" w16du:dateUtc="2025-08-28T18:06:00Z"/>
              <w:rStyle w:val="apple-converted-space"/>
              <w:rFonts w:ascii="Arial" w:hAnsi="Arial" w:cs="Arial"/>
              <w:color w:val="4472C4" w:themeColor="accent1"/>
              <w:sz w:val="22"/>
              <w:szCs w:val="22"/>
            </w:rPr>
          </w:rPrChange>
        </w:rPr>
      </w:pPr>
      <w:ins w:id="41" w:author="Heather M" w:date="2025-08-28T14:06:00Z" w16du:dateUtc="2025-08-28T18:06:00Z">
        <w:r w:rsidRPr="005E3803">
          <w:rPr>
            <w:rStyle w:val="apple-converted-space"/>
            <w:rFonts w:ascii="Arial" w:hAnsi="Arial" w:cs="Arial"/>
            <w:b/>
            <w:bCs/>
            <w:color w:val="000000" w:themeColor="text1"/>
            <w:sz w:val="22"/>
            <w:szCs w:val="22"/>
            <w:rPrChange w:id="42" w:author="Heather M" w:date="2025-09-02T14:24:00Z" w16du:dateUtc="2025-09-02T18:24:00Z">
              <w:rPr>
                <w:rStyle w:val="apple-converted-space"/>
                <w:rFonts w:ascii="Arial" w:hAnsi="Arial" w:cs="Arial"/>
                <w:color w:val="4472C4" w:themeColor="accent1"/>
                <w:sz w:val="22"/>
                <w:szCs w:val="22"/>
              </w:rPr>
            </w:rPrChange>
          </w:rPr>
          <w:t>Supplemental Figure 5</w:t>
        </w:r>
        <w:r w:rsidRPr="005E3803">
          <w:rPr>
            <w:rStyle w:val="apple-converted-space"/>
            <w:rFonts w:ascii="Arial" w:hAnsi="Arial" w:cs="Arial"/>
            <w:color w:val="000000" w:themeColor="text1"/>
            <w:sz w:val="22"/>
            <w:szCs w:val="22"/>
            <w:rPrChange w:id="43" w:author="Heather M" w:date="2025-09-02T14:24:00Z" w16du:dateUtc="2025-09-02T18:24:00Z">
              <w:rPr>
                <w:rStyle w:val="apple-converted-space"/>
                <w:rFonts w:ascii="Arial" w:hAnsi="Arial" w:cs="Arial"/>
                <w:color w:val="4472C4" w:themeColor="accent1"/>
                <w:sz w:val="22"/>
                <w:szCs w:val="22"/>
              </w:rPr>
            </w:rPrChange>
          </w:rPr>
          <w:t>: Directed acyclic graph describing hypothesized causal relationships between power outage, hospitalizations among older adults, and potential con</w:t>
        </w:r>
      </w:ins>
      <w:ins w:id="44" w:author="Heather M" w:date="2025-08-28T14:07:00Z" w16du:dateUtc="2025-08-28T18:07:00Z">
        <w:r w:rsidRPr="005E3803">
          <w:rPr>
            <w:rStyle w:val="apple-converted-space"/>
            <w:rFonts w:ascii="Arial" w:hAnsi="Arial" w:cs="Arial"/>
            <w:color w:val="000000" w:themeColor="text1"/>
            <w:sz w:val="22"/>
            <w:szCs w:val="22"/>
            <w:rPrChange w:id="45" w:author="Heather M" w:date="2025-09-02T14:24:00Z" w16du:dateUtc="2025-09-02T18:24:00Z">
              <w:rPr>
                <w:rStyle w:val="apple-converted-space"/>
                <w:rFonts w:ascii="Arial" w:hAnsi="Arial" w:cs="Arial"/>
                <w:color w:val="4472C4" w:themeColor="accent1"/>
                <w:sz w:val="22"/>
                <w:szCs w:val="22"/>
              </w:rPr>
            </w:rPrChange>
          </w:rPr>
          <w:t xml:space="preserve">founders. </w:t>
        </w:r>
      </w:ins>
    </w:p>
    <w:p w14:paraId="3A5FE4C9" w14:textId="77777777" w:rsidR="00BE6546" w:rsidRDefault="00BE6546">
      <w:pPr>
        <w:rPr>
          <w:ins w:id="46" w:author="Heather M" w:date="2025-08-28T14:12:00Z" w16du:dateUtc="2025-08-28T18:12:00Z"/>
          <w:rFonts w:ascii="Arial" w:hAnsi="Arial" w:cs="Arial"/>
          <w:sz w:val="22"/>
          <w:szCs w:val="22"/>
        </w:rPr>
      </w:pPr>
    </w:p>
    <w:p w14:paraId="76DCBD82" w14:textId="77777777" w:rsidR="00A67024" w:rsidRDefault="00A67024">
      <w:pPr>
        <w:rPr>
          <w:ins w:id="47" w:author="Heather M" w:date="2025-08-28T14:12:00Z" w16du:dateUtc="2025-08-28T18:12:00Z"/>
          <w:rFonts w:ascii="Arial" w:hAnsi="Arial" w:cs="Arial"/>
          <w:sz w:val="22"/>
          <w:szCs w:val="22"/>
        </w:rPr>
        <w:sectPr w:rsidR="00A67024" w:rsidSect="00A40715">
          <w:pgSz w:w="15840" w:h="12240" w:orient="landscape"/>
          <w:pgMar w:top="1440" w:right="1440" w:bottom="1440" w:left="1440" w:header="708" w:footer="708" w:gutter="0"/>
          <w:cols w:space="708"/>
          <w:docGrid w:linePitch="360"/>
        </w:sectPr>
      </w:pPr>
    </w:p>
    <w:p w14:paraId="3D6FFDDA" w14:textId="0A13D78D" w:rsidR="00A67024" w:rsidRDefault="00A67024">
      <w:pPr>
        <w:rPr>
          <w:ins w:id="48" w:author="Heather M" w:date="2025-08-28T14:12:00Z" w16du:dateUtc="2025-08-28T18:12:00Z"/>
          <w:rFonts w:ascii="Arial" w:hAnsi="Arial" w:cs="Arial"/>
          <w:sz w:val="22"/>
          <w:szCs w:val="22"/>
        </w:rPr>
      </w:pPr>
      <w:ins w:id="49" w:author="Heather M" w:date="2025-08-28T14:12:00Z" w16du:dateUtc="2025-08-28T18:12:00Z">
        <w:r>
          <w:rPr>
            <w:rFonts w:ascii="Arial" w:hAnsi="Arial" w:cs="Arial"/>
            <w:noProof/>
            <w:color w:val="4472C4" w:themeColor="accent1"/>
            <w:sz w:val="22"/>
            <w:szCs w:val="22"/>
          </w:rPr>
          <w:lastRenderedPageBreak/>
          <w:drawing>
            <wp:anchor distT="0" distB="0" distL="114300" distR="114300" simplePos="0" relativeHeight="251675648" behindDoc="0" locked="0" layoutInCell="1" allowOverlap="1" wp14:anchorId="521C5B3B" wp14:editId="3F869BE9">
              <wp:simplePos x="0" y="0"/>
              <wp:positionH relativeFrom="column">
                <wp:posOffset>-138897</wp:posOffset>
              </wp:positionH>
              <wp:positionV relativeFrom="paragraph">
                <wp:posOffset>217</wp:posOffset>
              </wp:positionV>
              <wp:extent cx="5942603" cy="3112958"/>
              <wp:effectExtent l="0" t="0" r="1270" b="0"/>
              <wp:wrapSquare wrapText="bothSides"/>
              <wp:docPr id="2097265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65342" name="Picture 2097265342"/>
                      <pic:cNvPicPr/>
                    </pic:nvPicPr>
                    <pic:blipFill rotWithShape="1">
                      <a:blip r:embed="rId12" cstate="print">
                        <a:extLst>
                          <a:ext uri="{28A0092B-C50C-407E-A947-70E740481C1C}">
                            <a14:useLocalDpi xmlns:a14="http://schemas.microsoft.com/office/drawing/2010/main" val="0"/>
                          </a:ext>
                        </a:extLst>
                      </a:blip>
                      <a:srcRect b="1027"/>
                      <a:stretch>
                        <a:fillRect/>
                      </a:stretch>
                    </pic:blipFill>
                    <pic:spPr bwMode="auto">
                      <a:xfrm>
                        <a:off x="0" y="0"/>
                        <a:ext cx="5942603" cy="31129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p>
    <w:p w14:paraId="08FD88F7" w14:textId="103582DC" w:rsidR="00A67024" w:rsidRDefault="00A67024">
      <w:pPr>
        <w:rPr>
          <w:ins w:id="50" w:author="Heather M" w:date="2025-08-28T14:12:00Z" w16du:dateUtc="2025-08-28T18:12:00Z"/>
          <w:rFonts w:ascii="Arial" w:hAnsi="Arial" w:cs="Arial"/>
          <w:sz w:val="22"/>
          <w:szCs w:val="22"/>
        </w:rPr>
      </w:pPr>
    </w:p>
    <w:p w14:paraId="10C35191" w14:textId="22CDFD06" w:rsidR="00A67024" w:rsidRDefault="00A67024">
      <w:pPr>
        <w:rPr>
          <w:ins w:id="51" w:author="Heather M" w:date="2025-08-28T14:12:00Z" w16du:dateUtc="2025-08-28T18:12:00Z"/>
          <w:rFonts w:ascii="Arial" w:hAnsi="Arial" w:cs="Arial"/>
          <w:sz w:val="22"/>
          <w:szCs w:val="22"/>
        </w:rPr>
      </w:pPr>
    </w:p>
    <w:p w14:paraId="32D3404C" w14:textId="7C315236" w:rsidR="00A67024" w:rsidRDefault="00A67024">
      <w:pPr>
        <w:rPr>
          <w:ins w:id="52" w:author="Heather M" w:date="2025-08-28T14:12:00Z" w16du:dateUtc="2025-08-28T18:12:00Z"/>
          <w:rFonts w:ascii="Arial" w:hAnsi="Arial" w:cs="Arial"/>
          <w:sz w:val="22"/>
          <w:szCs w:val="22"/>
        </w:rPr>
      </w:pPr>
      <w:ins w:id="53" w:author="Heather M" w:date="2025-08-28T14:12:00Z" w16du:dateUtc="2025-08-28T18:12:00Z">
        <w:r w:rsidRPr="004A3544">
          <w:rPr>
            <w:rFonts w:ascii="Arial" w:hAnsi="Arial" w:cs="Arial"/>
            <w:b/>
            <w:bCs/>
            <w:noProof/>
            <w:color w:val="4472C4" w:themeColor="accent1"/>
            <w:sz w:val="20"/>
            <w:szCs w:val="20"/>
          </w:rPr>
          <w:drawing>
            <wp:anchor distT="0" distB="0" distL="114300" distR="114300" simplePos="0" relativeHeight="251676672" behindDoc="0" locked="0" layoutInCell="1" allowOverlap="1" wp14:anchorId="789C98FC" wp14:editId="0F1EB5DD">
              <wp:simplePos x="0" y="0"/>
              <wp:positionH relativeFrom="column">
                <wp:posOffset>5023952</wp:posOffset>
              </wp:positionH>
              <wp:positionV relativeFrom="paragraph">
                <wp:posOffset>154401</wp:posOffset>
              </wp:positionV>
              <wp:extent cx="1412875" cy="774065"/>
              <wp:effectExtent l="12700" t="12700" r="9525" b="13335"/>
              <wp:wrapSquare wrapText="bothSides"/>
              <wp:docPr id="500118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ins>
    </w:p>
    <w:p w14:paraId="1E4E6C01" w14:textId="60496EED" w:rsidR="00A67024" w:rsidRDefault="00A67024">
      <w:pPr>
        <w:rPr>
          <w:ins w:id="54" w:author="Heather M" w:date="2025-08-28T14:13:00Z" w16du:dateUtc="2025-08-28T18:13:00Z"/>
          <w:rFonts w:ascii="Arial" w:hAnsi="Arial" w:cs="Arial"/>
          <w:sz w:val="22"/>
          <w:szCs w:val="22"/>
        </w:rPr>
      </w:pPr>
    </w:p>
    <w:p w14:paraId="2016FFD8" w14:textId="15AF0539" w:rsidR="00A67024" w:rsidRDefault="00A67024">
      <w:pPr>
        <w:rPr>
          <w:ins w:id="55" w:author="Heather M" w:date="2025-08-28T14:13:00Z" w16du:dateUtc="2025-08-28T18:13:00Z"/>
          <w:rFonts w:ascii="Arial" w:hAnsi="Arial" w:cs="Arial"/>
          <w:sz w:val="22"/>
          <w:szCs w:val="22"/>
        </w:rPr>
      </w:pPr>
      <w:ins w:id="56" w:author="Heather M" w:date="2025-08-28T14:12:00Z" w16du:dateUtc="2025-08-28T18:12:00Z">
        <w:r w:rsidRPr="004A3544">
          <w:rPr>
            <w:rFonts w:ascii="Arial" w:hAnsi="Arial" w:cs="Arial"/>
            <w:noProof/>
            <w:color w:val="4472C4" w:themeColor="accent1"/>
            <w:sz w:val="20"/>
            <w:szCs w:val="20"/>
          </w:rPr>
          <mc:AlternateContent>
            <mc:Choice Requires="wps">
              <w:drawing>
                <wp:anchor distT="0" distB="0" distL="114300" distR="114300" simplePos="0" relativeHeight="251677696" behindDoc="0" locked="0" layoutInCell="1" allowOverlap="1" wp14:anchorId="3A873FA4" wp14:editId="61A64FC0">
                  <wp:simplePos x="0" y="0"/>
                  <wp:positionH relativeFrom="column">
                    <wp:posOffset>5323672</wp:posOffset>
                  </wp:positionH>
                  <wp:positionV relativeFrom="paragraph">
                    <wp:posOffset>81376</wp:posOffset>
                  </wp:positionV>
                  <wp:extent cx="509270" cy="528320"/>
                  <wp:effectExtent l="0" t="0" r="0" b="5080"/>
                  <wp:wrapSquare wrapText="bothSides"/>
                  <wp:docPr id="1832558281"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4AEC3A84" w14:textId="77777777" w:rsidR="00A67024" w:rsidRPr="00F73731" w:rsidRDefault="00A67024" w:rsidP="00A67024">
                              <w:pPr>
                                <w:rPr>
                                  <w:rFonts w:ascii="Arial" w:eastAsia="Garamond" w:hAnsi="Arial" w:cs="Arial"/>
                                  <w:sz w:val="18"/>
                                  <w:szCs w:val="18"/>
                                </w:rPr>
                              </w:pPr>
                              <w:r w:rsidRPr="00F73731">
                                <w:rPr>
                                  <w:rFonts w:ascii="Arial" w:eastAsia="Garamond" w:hAnsi="Arial" w:cs="Arial"/>
                                  <w:sz w:val="18"/>
                                  <w:szCs w:val="18"/>
                                </w:rPr>
                                <w:t>≥ 1%</w:t>
                              </w:r>
                            </w:p>
                            <w:p w14:paraId="638DBC7B" w14:textId="77777777" w:rsidR="00A67024" w:rsidRPr="00F73731" w:rsidRDefault="00A67024" w:rsidP="00A67024">
                              <w:pPr>
                                <w:rPr>
                                  <w:rFonts w:ascii="Arial" w:eastAsia="Garamond" w:hAnsi="Arial" w:cs="Arial"/>
                                  <w:sz w:val="18"/>
                                  <w:szCs w:val="18"/>
                                </w:rPr>
                              </w:pPr>
                              <w:r w:rsidRPr="00F73731">
                                <w:rPr>
                                  <w:rFonts w:ascii="Arial" w:eastAsia="Garamond" w:hAnsi="Arial" w:cs="Arial"/>
                                  <w:sz w:val="18"/>
                                  <w:szCs w:val="18"/>
                                </w:rPr>
                                <w:t>≥ 3%</w:t>
                              </w:r>
                            </w:p>
                            <w:p w14:paraId="4F84B56A" w14:textId="77777777" w:rsidR="00A67024" w:rsidRPr="00F73731" w:rsidRDefault="00A67024" w:rsidP="00A67024">
                              <w:pPr>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73FA4" id="_x0000_s1028" type="#_x0000_t202" style="position:absolute;margin-left:419.2pt;margin-top:6.4pt;width:40.1pt;height:4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" fillcolor="white [3201]" stroked="f" strokeweight=".5pt">
                  <v:textbox>
                    <w:txbxContent>
                      <w:p w14:paraId="4AEC3A84" w14:textId="77777777" w:rsidR="00A67024" w:rsidRPr="00F73731" w:rsidRDefault="00A67024" w:rsidP="00A67024">
                        <w:pPr>
                          <w:rPr>
                            <w:rFonts w:ascii="Arial" w:eastAsia="Garamond" w:hAnsi="Arial" w:cs="Arial"/>
                            <w:sz w:val="18"/>
                            <w:szCs w:val="18"/>
                          </w:rPr>
                        </w:pPr>
                        <w:r w:rsidRPr="00F73731">
                          <w:rPr>
                            <w:rFonts w:ascii="Arial" w:eastAsia="Garamond" w:hAnsi="Arial" w:cs="Arial"/>
                            <w:sz w:val="18"/>
                            <w:szCs w:val="18"/>
                          </w:rPr>
                          <w:t>≥ 1%</w:t>
                        </w:r>
                      </w:p>
                      <w:p w14:paraId="638DBC7B" w14:textId="77777777" w:rsidR="00A67024" w:rsidRPr="00F73731" w:rsidRDefault="00A67024" w:rsidP="00A67024">
                        <w:pPr>
                          <w:rPr>
                            <w:rFonts w:ascii="Arial" w:eastAsia="Garamond" w:hAnsi="Arial" w:cs="Arial"/>
                            <w:sz w:val="18"/>
                            <w:szCs w:val="18"/>
                          </w:rPr>
                        </w:pPr>
                        <w:r w:rsidRPr="00F73731">
                          <w:rPr>
                            <w:rFonts w:ascii="Arial" w:eastAsia="Garamond" w:hAnsi="Arial" w:cs="Arial"/>
                            <w:sz w:val="18"/>
                            <w:szCs w:val="18"/>
                          </w:rPr>
                          <w:t>≥ 3%</w:t>
                        </w:r>
                      </w:p>
                      <w:p w14:paraId="4F84B56A" w14:textId="77777777" w:rsidR="00A67024" w:rsidRPr="00F73731" w:rsidRDefault="00A67024" w:rsidP="00A67024">
                        <w:pPr>
                          <w:rPr>
                            <w:sz w:val="18"/>
                            <w:szCs w:val="18"/>
                          </w:rPr>
                        </w:pPr>
                        <w:r w:rsidRPr="00F73731">
                          <w:rPr>
                            <w:rFonts w:ascii="Arial" w:eastAsia="Garamond" w:hAnsi="Arial" w:cs="Arial"/>
                            <w:sz w:val="18"/>
                            <w:szCs w:val="18"/>
                          </w:rPr>
                          <w:t>≥ 5%</w:t>
                        </w:r>
                      </w:p>
                    </w:txbxContent>
                  </v:textbox>
                  <w10:wrap type="square"/>
                </v:shape>
              </w:pict>
            </mc:Fallback>
          </mc:AlternateContent>
        </w:r>
      </w:ins>
    </w:p>
    <w:p w14:paraId="1439289A" w14:textId="5AC0133E" w:rsidR="00A67024" w:rsidRDefault="00A67024">
      <w:pPr>
        <w:rPr>
          <w:ins w:id="57" w:author="Heather M" w:date="2025-08-28T14:13:00Z" w16du:dateUtc="2025-08-28T18:13:00Z"/>
          <w:rFonts w:ascii="Arial" w:hAnsi="Arial" w:cs="Arial"/>
          <w:sz w:val="22"/>
          <w:szCs w:val="22"/>
        </w:rPr>
      </w:pPr>
    </w:p>
    <w:p w14:paraId="3122FE83" w14:textId="208FC62A" w:rsidR="00A67024" w:rsidRDefault="00A67024">
      <w:pPr>
        <w:rPr>
          <w:ins w:id="58" w:author="Heather M" w:date="2025-08-28T14:13:00Z" w16du:dateUtc="2025-08-28T18:13:00Z"/>
          <w:rFonts w:ascii="Arial" w:hAnsi="Arial" w:cs="Arial"/>
          <w:sz w:val="22"/>
          <w:szCs w:val="22"/>
        </w:rPr>
      </w:pPr>
    </w:p>
    <w:p w14:paraId="33007815" w14:textId="725EB8F3" w:rsidR="00A67024" w:rsidRDefault="00A67024">
      <w:pPr>
        <w:rPr>
          <w:ins w:id="59" w:author="Heather M" w:date="2025-08-28T14:13:00Z" w16du:dateUtc="2025-08-28T18:13:00Z"/>
          <w:rFonts w:ascii="Arial" w:hAnsi="Arial" w:cs="Arial"/>
          <w:sz w:val="22"/>
          <w:szCs w:val="22"/>
        </w:rPr>
      </w:pPr>
    </w:p>
    <w:p w14:paraId="3CAA5DA9" w14:textId="26BB7DA4" w:rsidR="00A67024" w:rsidRDefault="00A67024">
      <w:pPr>
        <w:rPr>
          <w:ins w:id="60" w:author="Heather M" w:date="2025-08-28T14:13:00Z" w16du:dateUtc="2025-08-28T18:13:00Z"/>
          <w:rFonts w:ascii="Arial" w:hAnsi="Arial" w:cs="Arial"/>
          <w:sz w:val="22"/>
          <w:szCs w:val="22"/>
        </w:rPr>
      </w:pPr>
    </w:p>
    <w:p w14:paraId="6F16A191" w14:textId="6A906DB8" w:rsidR="00A67024" w:rsidRDefault="00A67024">
      <w:pPr>
        <w:rPr>
          <w:ins w:id="61" w:author="Heather M" w:date="2025-08-28T14:13:00Z" w16du:dateUtc="2025-08-28T18:13:00Z"/>
          <w:rFonts w:ascii="Arial" w:hAnsi="Arial" w:cs="Arial"/>
          <w:sz w:val="22"/>
          <w:szCs w:val="22"/>
        </w:rPr>
      </w:pPr>
    </w:p>
    <w:p w14:paraId="2BA4BD81" w14:textId="721C1DA0" w:rsidR="00A67024" w:rsidRDefault="00A67024">
      <w:pPr>
        <w:rPr>
          <w:ins w:id="62" w:author="Heather M" w:date="2025-08-28T14:13:00Z" w16du:dateUtc="2025-08-28T18:13:00Z"/>
          <w:rFonts w:ascii="Arial" w:hAnsi="Arial" w:cs="Arial"/>
          <w:sz w:val="22"/>
          <w:szCs w:val="22"/>
        </w:rPr>
      </w:pPr>
    </w:p>
    <w:p w14:paraId="1FED6FD6" w14:textId="6EB5EDF4" w:rsidR="00A67024" w:rsidRDefault="00A67024">
      <w:pPr>
        <w:rPr>
          <w:ins w:id="63" w:author="Heather M" w:date="2025-08-28T14:13:00Z" w16du:dateUtc="2025-08-28T18:13:00Z"/>
          <w:rFonts w:ascii="Arial" w:hAnsi="Arial" w:cs="Arial"/>
          <w:sz w:val="22"/>
          <w:szCs w:val="22"/>
        </w:rPr>
      </w:pPr>
    </w:p>
    <w:p w14:paraId="50E6E09F" w14:textId="1A8DE3DB" w:rsidR="00A67024" w:rsidRDefault="00A67024">
      <w:pPr>
        <w:rPr>
          <w:ins w:id="64" w:author="Heather M" w:date="2025-08-28T14:13:00Z" w16du:dateUtc="2025-08-28T18:13:00Z"/>
          <w:rFonts w:ascii="Arial" w:hAnsi="Arial" w:cs="Arial"/>
          <w:sz w:val="22"/>
          <w:szCs w:val="22"/>
        </w:rPr>
      </w:pPr>
    </w:p>
    <w:p w14:paraId="036E4BBD" w14:textId="64D70CE9" w:rsidR="00A67024" w:rsidRDefault="00A67024">
      <w:pPr>
        <w:rPr>
          <w:ins w:id="65" w:author="Heather M" w:date="2025-08-28T14:13:00Z" w16du:dateUtc="2025-08-28T18:13:00Z"/>
          <w:rFonts w:ascii="Arial" w:hAnsi="Arial" w:cs="Arial"/>
          <w:sz w:val="22"/>
          <w:szCs w:val="22"/>
        </w:rPr>
      </w:pPr>
    </w:p>
    <w:p w14:paraId="25958D37" w14:textId="54E1A505" w:rsidR="00A67024" w:rsidRDefault="00A67024">
      <w:pPr>
        <w:rPr>
          <w:ins w:id="66" w:author="Heather M" w:date="2025-08-28T14:13:00Z" w16du:dateUtc="2025-08-28T18:13:00Z"/>
          <w:rFonts w:ascii="Arial" w:hAnsi="Arial" w:cs="Arial"/>
          <w:sz w:val="22"/>
          <w:szCs w:val="22"/>
        </w:rPr>
      </w:pPr>
    </w:p>
    <w:p w14:paraId="2D57CCEB" w14:textId="13486166" w:rsidR="00A67024" w:rsidRDefault="00A67024">
      <w:pPr>
        <w:rPr>
          <w:ins w:id="67" w:author="Heather M" w:date="2025-08-28T14:13:00Z" w16du:dateUtc="2025-08-28T18:13:00Z"/>
          <w:rFonts w:ascii="Arial" w:hAnsi="Arial" w:cs="Arial"/>
          <w:sz w:val="22"/>
          <w:szCs w:val="22"/>
        </w:rPr>
      </w:pPr>
    </w:p>
    <w:p w14:paraId="39A86FD0" w14:textId="0308185A" w:rsidR="00A67024" w:rsidRDefault="00A67024">
      <w:pPr>
        <w:rPr>
          <w:ins w:id="68" w:author="Heather M" w:date="2025-08-28T14:13:00Z" w16du:dateUtc="2025-08-28T18:13:00Z"/>
          <w:rFonts w:ascii="Arial" w:hAnsi="Arial" w:cs="Arial"/>
          <w:sz w:val="22"/>
          <w:szCs w:val="22"/>
        </w:rPr>
      </w:pPr>
    </w:p>
    <w:p w14:paraId="71E50647" w14:textId="77777777" w:rsidR="00A67024" w:rsidRDefault="00A67024">
      <w:pPr>
        <w:rPr>
          <w:ins w:id="69" w:author="Heather M" w:date="2025-08-28T14:13:00Z" w16du:dateUtc="2025-08-28T18:13:00Z"/>
          <w:rFonts w:ascii="Arial" w:hAnsi="Arial" w:cs="Arial"/>
          <w:sz w:val="22"/>
          <w:szCs w:val="22"/>
        </w:rPr>
      </w:pPr>
    </w:p>
    <w:p w14:paraId="70EA7901" w14:textId="554DBE4B" w:rsidR="00A67024" w:rsidRDefault="00A67024">
      <w:pPr>
        <w:rPr>
          <w:ins w:id="70" w:author="Heather M" w:date="2025-08-28T14:13:00Z" w16du:dateUtc="2025-08-28T18:13:00Z"/>
          <w:rFonts w:ascii="Arial" w:hAnsi="Arial" w:cs="Arial"/>
          <w:sz w:val="22"/>
          <w:szCs w:val="22"/>
        </w:rPr>
      </w:pPr>
    </w:p>
    <w:p w14:paraId="684411BD" w14:textId="77777777" w:rsidR="00A67024" w:rsidRDefault="00A67024">
      <w:pPr>
        <w:rPr>
          <w:ins w:id="71" w:author="Heather M" w:date="2025-08-28T14:13:00Z" w16du:dateUtc="2025-08-28T18:13:00Z"/>
          <w:rFonts w:ascii="Arial" w:hAnsi="Arial" w:cs="Arial"/>
          <w:sz w:val="22"/>
          <w:szCs w:val="22"/>
        </w:rPr>
      </w:pPr>
    </w:p>
    <w:p w14:paraId="531E3DF1" w14:textId="203EA25C" w:rsidR="00A67024" w:rsidRPr="005E3803" w:rsidRDefault="00A67024" w:rsidP="00A67024">
      <w:pPr>
        <w:rPr>
          <w:ins w:id="72" w:author="Heather M" w:date="2025-08-28T14:13:00Z" w16du:dateUtc="2025-08-28T18:13:00Z"/>
          <w:rStyle w:val="apple-converted-space"/>
          <w:rFonts w:ascii="Arial" w:hAnsi="Arial" w:cs="Arial"/>
          <w:color w:val="000000" w:themeColor="text1"/>
          <w:sz w:val="22"/>
          <w:szCs w:val="22"/>
          <w:rPrChange w:id="73" w:author="Heather M" w:date="2025-09-02T14:24:00Z" w16du:dateUtc="2025-09-02T18:24:00Z">
            <w:rPr>
              <w:ins w:id="74" w:author="Heather M" w:date="2025-08-28T14:13:00Z" w16du:dateUtc="2025-08-28T18:13:00Z"/>
              <w:rStyle w:val="apple-converted-space"/>
              <w:rFonts w:ascii="Arial" w:hAnsi="Arial" w:cs="Arial"/>
              <w:color w:val="4472C4" w:themeColor="accent1"/>
              <w:sz w:val="22"/>
              <w:szCs w:val="22"/>
            </w:rPr>
          </w:rPrChange>
        </w:rPr>
      </w:pPr>
      <w:ins w:id="75" w:author="Heather M" w:date="2025-08-28T14:13:00Z" w16du:dateUtc="2025-08-28T18:13:00Z">
        <w:r w:rsidRPr="005E3803">
          <w:rPr>
            <w:rFonts w:ascii="Arial" w:hAnsi="Arial" w:cs="Arial"/>
            <w:b/>
            <w:bCs/>
            <w:color w:val="000000" w:themeColor="text1"/>
            <w:sz w:val="20"/>
            <w:szCs w:val="20"/>
            <w:rPrChange w:id="76" w:author="Heather M" w:date="2025-09-02T14:24:00Z" w16du:dateUtc="2025-09-02T18:24:00Z">
              <w:rPr>
                <w:rFonts w:ascii="Arial" w:hAnsi="Arial" w:cs="Arial"/>
                <w:b/>
                <w:bCs/>
                <w:color w:val="4472C4" w:themeColor="accent1"/>
                <w:sz w:val="20"/>
                <w:szCs w:val="20"/>
              </w:rPr>
            </w:rPrChange>
          </w:rPr>
          <w:t>Supplemental Figure 6</w:t>
        </w:r>
        <w:r w:rsidRPr="005E3803">
          <w:rPr>
            <w:rFonts w:ascii="Arial" w:hAnsi="Arial" w:cs="Arial"/>
            <w:color w:val="000000" w:themeColor="text1"/>
            <w:sz w:val="20"/>
            <w:szCs w:val="20"/>
            <w:rPrChange w:id="77" w:author="Heather M" w:date="2025-09-02T14:24:00Z" w16du:dateUtc="2025-09-02T18:24:00Z">
              <w:rPr>
                <w:rFonts w:ascii="Arial" w:hAnsi="Arial" w:cs="Arial"/>
                <w:color w:val="4472C4" w:themeColor="accent1"/>
                <w:sz w:val="20"/>
                <w:szCs w:val="20"/>
              </w:rPr>
            </w:rPrChange>
          </w:rPr>
          <w:t xml:space="preserve">: Rate ratios and 95% confidence intervals for the association between county-level 8+ hour power outage exposure and cardiovascular- and respiratory-related hospitalizations in US 2018 Medicare Fee-For-Service beneficiaries for outages affecting </w:t>
        </w:r>
        <w:r w:rsidRPr="005E3803">
          <w:rPr>
            <w:rFonts w:ascii="Arial" w:eastAsia="Garamond" w:hAnsi="Arial" w:cs="Arial"/>
            <w:color w:val="000000" w:themeColor="text1"/>
            <w:sz w:val="20"/>
            <w:szCs w:val="20"/>
            <w:rPrChange w:id="78" w:author="Heather M" w:date="2025-09-02T14:24:00Z" w16du:dateUtc="2025-09-02T18:24:00Z">
              <w:rPr>
                <w:rFonts w:ascii="Arial" w:eastAsia="Garamond" w:hAnsi="Arial" w:cs="Arial"/>
                <w:color w:val="4472C4" w:themeColor="accent1"/>
                <w:sz w:val="20"/>
                <w:szCs w:val="20"/>
              </w:rPr>
            </w:rPrChange>
          </w:rPr>
          <w:t>≥</w:t>
        </w:r>
        <w:r w:rsidRPr="005E3803">
          <w:rPr>
            <w:rFonts w:ascii="Arial" w:hAnsi="Arial" w:cs="Arial"/>
            <w:color w:val="000000" w:themeColor="text1"/>
            <w:sz w:val="20"/>
            <w:szCs w:val="20"/>
            <w:rPrChange w:id="79" w:author="Heather M" w:date="2025-09-02T14:24:00Z" w16du:dateUtc="2025-09-02T18:24:00Z">
              <w:rPr>
                <w:rFonts w:ascii="Arial" w:hAnsi="Arial" w:cs="Arial"/>
                <w:color w:val="4472C4" w:themeColor="accent1"/>
                <w:sz w:val="20"/>
                <w:szCs w:val="20"/>
              </w:rPr>
            </w:rPrChange>
          </w:rPr>
          <w:t xml:space="preserve">1%, </w:t>
        </w:r>
        <w:r w:rsidRPr="005E3803">
          <w:rPr>
            <w:rFonts w:ascii="Arial" w:eastAsia="Garamond" w:hAnsi="Arial" w:cs="Arial"/>
            <w:color w:val="000000" w:themeColor="text1"/>
            <w:sz w:val="20"/>
            <w:szCs w:val="20"/>
            <w:rPrChange w:id="80" w:author="Heather M" w:date="2025-09-02T14:24:00Z" w16du:dateUtc="2025-09-02T18:24:00Z">
              <w:rPr>
                <w:rFonts w:ascii="Arial" w:eastAsia="Garamond" w:hAnsi="Arial" w:cs="Arial"/>
                <w:color w:val="4472C4" w:themeColor="accent1"/>
                <w:sz w:val="20"/>
                <w:szCs w:val="20"/>
              </w:rPr>
            </w:rPrChange>
          </w:rPr>
          <w:t>≥</w:t>
        </w:r>
        <w:r w:rsidRPr="005E3803">
          <w:rPr>
            <w:rFonts w:ascii="Arial" w:hAnsi="Arial" w:cs="Arial"/>
            <w:color w:val="000000" w:themeColor="text1"/>
            <w:sz w:val="20"/>
            <w:szCs w:val="20"/>
            <w:rPrChange w:id="81" w:author="Heather M" w:date="2025-09-02T14:24:00Z" w16du:dateUtc="2025-09-02T18:24:00Z">
              <w:rPr>
                <w:rFonts w:ascii="Arial" w:hAnsi="Arial" w:cs="Arial"/>
                <w:color w:val="4472C4" w:themeColor="accent1"/>
                <w:sz w:val="20"/>
                <w:szCs w:val="20"/>
              </w:rPr>
            </w:rPrChange>
          </w:rPr>
          <w:t xml:space="preserve">3%, and </w:t>
        </w:r>
        <w:r w:rsidRPr="005E3803">
          <w:rPr>
            <w:rFonts w:ascii="Arial" w:eastAsia="Garamond" w:hAnsi="Arial" w:cs="Arial"/>
            <w:color w:val="000000" w:themeColor="text1"/>
            <w:sz w:val="20"/>
            <w:szCs w:val="20"/>
            <w:rPrChange w:id="82" w:author="Heather M" w:date="2025-09-02T14:24:00Z" w16du:dateUtc="2025-09-02T18:24:00Z">
              <w:rPr>
                <w:rFonts w:ascii="Arial" w:eastAsia="Garamond" w:hAnsi="Arial" w:cs="Arial"/>
                <w:color w:val="4472C4" w:themeColor="accent1"/>
                <w:sz w:val="20"/>
                <w:szCs w:val="20"/>
              </w:rPr>
            </w:rPrChange>
          </w:rPr>
          <w:t>≥</w:t>
        </w:r>
        <w:r w:rsidRPr="005E3803">
          <w:rPr>
            <w:rFonts w:ascii="Arial" w:hAnsi="Arial" w:cs="Arial"/>
            <w:color w:val="000000" w:themeColor="text1"/>
            <w:sz w:val="20"/>
            <w:szCs w:val="20"/>
            <w:rPrChange w:id="83" w:author="Heather M" w:date="2025-09-02T14:24:00Z" w16du:dateUtc="2025-09-02T18:24:00Z">
              <w:rPr>
                <w:rFonts w:ascii="Arial" w:hAnsi="Arial" w:cs="Arial"/>
                <w:color w:val="4472C4" w:themeColor="accent1"/>
                <w:sz w:val="20"/>
                <w:szCs w:val="20"/>
              </w:rPr>
            </w:rPrChange>
          </w:rPr>
          <w:t>5% of county electrical customers. Estimates are from conditional Poisson regression models adjusted for daily wind speed, temperature, precipitation</w:t>
        </w:r>
      </w:ins>
      <w:ins w:id="84" w:author="Joan Casey" w:date="2025-08-29T16:35:00Z" w16du:dateUtc="2025-08-29T23:35:00Z">
        <w:r w:rsidR="007304CB" w:rsidRPr="005E3803">
          <w:rPr>
            <w:rFonts w:ascii="Arial" w:hAnsi="Arial" w:cs="Arial"/>
            <w:color w:val="000000" w:themeColor="text1"/>
            <w:sz w:val="20"/>
            <w:szCs w:val="20"/>
            <w:rPrChange w:id="85" w:author="Heather M" w:date="2025-09-02T14:24:00Z" w16du:dateUtc="2025-09-02T18:24:00Z">
              <w:rPr>
                <w:rFonts w:ascii="Arial" w:hAnsi="Arial" w:cs="Arial"/>
                <w:color w:val="4472C4" w:themeColor="accent1"/>
                <w:sz w:val="20"/>
                <w:szCs w:val="20"/>
              </w:rPr>
            </w:rPrChange>
          </w:rPr>
          <w:t>,</w:t>
        </w:r>
      </w:ins>
      <w:ins w:id="86" w:author="Heather M" w:date="2025-08-28T14:13:00Z" w16du:dateUtc="2025-08-28T18:13:00Z">
        <w:r w:rsidRPr="005E3803">
          <w:rPr>
            <w:rFonts w:ascii="Arial" w:hAnsi="Arial" w:cs="Arial"/>
            <w:color w:val="000000" w:themeColor="text1"/>
            <w:sz w:val="20"/>
            <w:szCs w:val="20"/>
            <w:rPrChange w:id="87" w:author="Heather M" w:date="2025-09-02T14:24:00Z" w16du:dateUtc="2025-09-02T18:24:00Z">
              <w:rPr>
                <w:rFonts w:ascii="Arial" w:hAnsi="Arial" w:cs="Arial"/>
                <w:color w:val="4472C4" w:themeColor="accent1"/>
                <w:sz w:val="20"/>
                <w:szCs w:val="20"/>
              </w:rPr>
            </w:rPrChange>
          </w:rPr>
          <w:t xml:space="preserve"> and wildfire PM</w:t>
        </w:r>
        <w:r w:rsidRPr="005E3803">
          <w:rPr>
            <w:rFonts w:ascii="Arial" w:hAnsi="Arial" w:cs="Arial"/>
            <w:color w:val="000000" w:themeColor="text1"/>
            <w:sz w:val="20"/>
            <w:szCs w:val="20"/>
            <w:vertAlign w:val="subscript"/>
            <w:rPrChange w:id="88" w:author="Heather M" w:date="2025-09-02T14:24:00Z" w16du:dateUtc="2025-09-02T18:24:00Z">
              <w:rPr>
                <w:rFonts w:ascii="Arial" w:hAnsi="Arial" w:cs="Arial"/>
                <w:color w:val="4472C4" w:themeColor="accent1"/>
                <w:sz w:val="20"/>
                <w:szCs w:val="20"/>
                <w:vertAlign w:val="subscript"/>
              </w:rPr>
            </w:rPrChange>
          </w:rPr>
          <w:t>2.5</w:t>
        </w:r>
        <w:r w:rsidRPr="005E3803">
          <w:rPr>
            <w:rFonts w:ascii="Arial" w:hAnsi="Arial" w:cs="Arial"/>
            <w:color w:val="000000" w:themeColor="text1"/>
            <w:sz w:val="20"/>
            <w:szCs w:val="20"/>
            <w:rPrChange w:id="89" w:author="Heather M" w:date="2025-09-02T14:24:00Z" w16du:dateUtc="2025-09-02T18:24:00Z">
              <w:rPr>
                <w:rFonts w:ascii="Arial" w:hAnsi="Arial" w:cs="Arial"/>
                <w:color w:val="4472C4" w:themeColor="accent1"/>
                <w:sz w:val="20"/>
                <w:szCs w:val="20"/>
              </w:rPr>
            </w:rPrChange>
          </w:rPr>
          <w:t xml:space="preserve">. </w:t>
        </w:r>
      </w:ins>
    </w:p>
    <w:p w14:paraId="36042A8C" w14:textId="77777777" w:rsidR="008042B2" w:rsidRDefault="008042B2">
      <w:pPr>
        <w:rPr>
          <w:ins w:id="90" w:author="Heather M" w:date="2025-09-02T14:21:00Z" w16du:dateUtc="2025-09-02T18:21:00Z"/>
          <w:rFonts w:ascii="Arial" w:hAnsi="Arial" w:cs="Arial"/>
          <w:sz w:val="22"/>
          <w:szCs w:val="22"/>
        </w:rPr>
        <w:sectPr w:rsidR="008042B2" w:rsidSect="00A40715">
          <w:pgSz w:w="15840" w:h="12240" w:orient="landscape"/>
          <w:pgMar w:top="1440" w:right="1440" w:bottom="1440" w:left="1440" w:header="708" w:footer="708" w:gutter="0"/>
          <w:cols w:space="708"/>
          <w:docGrid w:linePitch="360"/>
        </w:sectPr>
      </w:pPr>
    </w:p>
    <w:p w14:paraId="599AF339" w14:textId="48578C21" w:rsidR="00C002FB" w:rsidRPr="005E3803" w:rsidRDefault="008042B2">
      <w:pPr>
        <w:rPr>
          <w:ins w:id="91" w:author="Heather M" w:date="2025-09-02T14:21:00Z" w16du:dateUtc="2025-09-02T18:21:00Z"/>
          <w:rFonts w:ascii="Arial" w:hAnsi="Arial" w:cs="Arial"/>
          <w:color w:val="000000" w:themeColor="text1"/>
          <w:sz w:val="20"/>
          <w:szCs w:val="20"/>
          <w:rPrChange w:id="92" w:author="Heather M" w:date="2025-09-02T14:23:00Z" w16du:dateUtc="2025-09-02T18:23:00Z">
            <w:rPr>
              <w:ins w:id="93" w:author="Heather M" w:date="2025-09-02T14:21:00Z" w16du:dateUtc="2025-09-02T18:21:00Z"/>
              <w:rFonts w:ascii="Arial" w:hAnsi="Arial" w:cs="Arial"/>
              <w:sz w:val="22"/>
              <w:szCs w:val="22"/>
            </w:rPr>
          </w:rPrChange>
        </w:rPr>
      </w:pPr>
      <w:ins w:id="94" w:author="Heather M" w:date="2025-09-02T14:21:00Z" w16du:dateUtc="2025-09-02T18:21:00Z">
        <w:r w:rsidRPr="005E3803">
          <w:rPr>
            <w:rFonts w:ascii="Arial" w:hAnsi="Arial" w:cs="Arial"/>
            <w:b/>
            <w:bCs/>
            <w:color w:val="000000" w:themeColor="text1"/>
            <w:sz w:val="20"/>
            <w:szCs w:val="20"/>
            <w:rPrChange w:id="95" w:author="Heather M" w:date="2025-09-02T14:23:00Z" w16du:dateUtc="2025-09-02T18:23:00Z">
              <w:rPr>
                <w:rFonts w:ascii="Arial" w:hAnsi="Arial" w:cs="Arial"/>
                <w:sz w:val="22"/>
                <w:szCs w:val="22"/>
              </w:rPr>
            </w:rPrChange>
          </w:rPr>
          <w:lastRenderedPageBreak/>
          <w:t>Supplemental Table 3</w:t>
        </w:r>
        <w:r w:rsidRPr="005E3803">
          <w:rPr>
            <w:rFonts w:ascii="Arial" w:hAnsi="Arial" w:cs="Arial"/>
            <w:color w:val="000000" w:themeColor="text1"/>
            <w:sz w:val="20"/>
            <w:szCs w:val="20"/>
            <w:rPrChange w:id="96" w:author="Heather M" w:date="2025-09-02T14:23:00Z" w16du:dateUtc="2025-09-02T18:23:00Z">
              <w:rPr>
                <w:rFonts w:ascii="Arial" w:hAnsi="Arial" w:cs="Arial"/>
                <w:sz w:val="22"/>
                <w:szCs w:val="22"/>
              </w:rPr>
            </w:rPrChange>
          </w:rPr>
          <w:t xml:space="preserve">: </w:t>
        </w:r>
      </w:ins>
      <w:ins w:id="97" w:author="Heather M" w:date="2025-09-02T14:22:00Z" w16du:dateUtc="2025-09-02T18:22:00Z">
        <w:r w:rsidR="000E289B" w:rsidRPr="005E3803">
          <w:rPr>
            <w:rFonts w:ascii="Arial" w:hAnsi="Arial" w:cs="Arial"/>
            <w:color w:val="000000" w:themeColor="text1"/>
            <w:sz w:val="20"/>
            <w:szCs w:val="20"/>
            <w:rPrChange w:id="98" w:author="Heather M" w:date="2025-09-02T14:23:00Z" w16du:dateUtc="2025-09-02T18:23:00Z">
              <w:rPr>
                <w:rFonts w:ascii="Arial" w:hAnsi="Arial" w:cs="Arial"/>
                <w:sz w:val="22"/>
                <w:szCs w:val="22"/>
              </w:rPr>
            </w:rPrChange>
          </w:rPr>
          <w:t xml:space="preserve">Rate ratios and 95% confidence intervals for the </w:t>
        </w:r>
        <w:r w:rsidR="000E289B" w:rsidRPr="005E3803">
          <w:rPr>
            <w:rFonts w:ascii="Arial" w:hAnsi="Arial" w:cs="Arial"/>
            <w:color w:val="000000" w:themeColor="text1"/>
            <w:sz w:val="20"/>
            <w:szCs w:val="20"/>
            <w:rPrChange w:id="99" w:author="Heather M" w:date="2025-09-02T14:23:00Z" w16du:dateUtc="2025-09-02T18:23:00Z">
              <w:rPr>
                <w:rFonts w:ascii="Arial" w:hAnsi="Arial" w:cs="Arial"/>
                <w:color w:val="4472C4" w:themeColor="accent1"/>
                <w:sz w:val="20"/>
                <w:szCs w:val="20"/>
              </w:rPr>
            </w:rPrChange>
          </w:rPr>
          <w:t xml:space="preserve">association between county-level 8+ hour power outage exposure and cardiovascular- and respiratory-related hospitalizations in US 2018 Medicare Fee-For-Service beneficiaries </w:t>
        </w:r>
        <w:r w:rsidR="007C4178" w:rsidRPr="005E3803">
          <w:rPr>
            <w:rFonts w:ascii="Arial" w:hAnsi="Arial" w:cs="Arial"/>
            <w:color w:val="000000" w:themeColor="text1"/>
            <w:sz w:val="20"/>
            <w:szCs w:val="20"/>
            <w:rPrChange w:id="100" w:author="Heather M" w:date="2025-09-02T14:23:00Z" w16du:dateUtc="2025-09-02T18:23:00Z">
              <w:rPr>
                <w:rFonts w:ascii="Arial" w:hAnsi="Arial" w:cs="Arial"/>
                <w:color w:val="4472C4" w:themeColor="accent1"/>
                <w:sz w:val="20"/>
                <w:szCs w:val="20"/>
              </w:rPr>
            </w:rPrChange>
          </w:rPr>
          <w:t xml:space="preserve">on anomalously hot and anomalously cold days. </w:t>
        </w:r>
        <w:proofErr w:type="gramStart"/>
        <w:r w:rsidR="005A7020" w:rsidRPr="005E3803">
          <w:rPr>
            <w:rFonts w:ascii="Arial" w:hAnsi="Arial" w:cs="Arial"/>
            <w:color w:val="000000" w:themeColor="text1"/>
            <w:sz w:val="20"/>
            <w:szCs w:val="20"/>
            <w:rPrChange w:id="101" w:author="Heather M" w:date="2025-09-02T14:23:00Z" w16du:dateUtc="2025-09-02T18:23:00Z">
              <w:rPr>
                <w:rFonts w:ascii="Arial" w:hAnsi="Arial" w:cs="Arial"/>
                <w:color w:val="4472C4" w:themeColor="accent1"/>
                <w:sz w:val="20"/>
                <w:szCs w:val="20"/>
              </w:rPr>
            </w:rPrChange>
          </w:rPr>
          <w:t>.Estimates</w:t>
        </w:r>
        <w:proofErr w:type="gramEnd"/>
        <w:r w:rsidR="005A7020" w:rsidRPr="005E3803">
          <w:rPr>
            <w:rFonts w:ascii="Arial" w:hAnsi="Arial" w:cs="Arial"/>
            <w:color w:val="000000" w:themeColor="text1"/>
            <w:sz w:val="20"/>
            <w:szCs w:val="20"/>
            <w:rPrChange w:id="102" w:author="Heather M" w:date="2025-09-02T14:23:00Z" w16du:dateUtc="2025-09-02T18:23:00Z">
              <w:rPr>
                <w:rFonts w:ascii="Arial" w:hAnsi="Arial" w:cs="Arial"/>
                <w:color w:val="4472C4" w:themeColor="accent1"/>
                <w:sz w:val="20"/>
                <w:szCs w:val="20"/>
              </w:rPr>
            </w:rPrChange>
          </w:rPr>
          <w:t xml:space="preserve"> are from conditional Poisson regression models adjusted for daily wind speed, temperature,</w:t>
        </w:r>
      </w:ins>
      <w:ins w:id="103" w:author="Heather M" w:date="2025-09-02T14:23:00Z" w16du:dateUtc="2025-09-02T18:23:00Z">
        <w:r w:rsidR="005A7020" w:rsidRPr="005E3803">
          <w:rPr>
            <w:rFonts w:ascii="Arial" w:hAnsi="Arial" w:cs="Arial"/>
            <w:color w:val="000000" w:themeColor="text1"/>
            <w:sz w:val="20"/>
            <w:szCs w:val="20"/>
            <w:rPrChange w:id="104" w:author="Heather M" w:date="2025-09-02T14:23:00Z" w16du:dateUtc="2025-09-02T18:23:00Z">
              <w:rPr>
                <w:rFonts w:ascii="Arial" w:hAnsi="Arial" w:cs="Arial"/>
                <w:color w:val="4472C4" w:themeColor="accent1"/>
                <w:sz w:val="20"/>
                <w:szCs w:val="20"/>
              </w:rPr>
            </w:rPrChange>
          </w:rPr>
          <w:t xml:space="preserve"> and</w:t>
        </w:r>
      </w:ins>
      <w:ins w:id="105" w:author="Heather M" w:date="2025-09-02T14:22:00Z" w16du:dateUtc="2025-09-02T18:22:00Z">
        <w:r w:rsidR="005A7020" w:rsidRPr="005E3803">
          <w:rPr>
            <w:rFonts w:ascii="Arial" w:hAnsi="Arial" w:cs="Arial"/>
            <w:color w:val="000000" w:themeColor="text1"/>
            <w:sz w:val="20"/>
            <w:szCs w:val="20"/>
            <w:rPrChange w:id="106" w:author="Heather M" w:date="2025-09-02T14:23:00Z" w16du:dateUtc="2025-09-02T18:23:00Z">
              <w:rPr>
                <w:rFonts w:ascii="Arial" w:hAnsi="Arial" w:cs="Arial"/>
                <w:color w:val="4472C4" w:themeColor="accent1"/>
                <w:sz w:val="20"/>
                <w:szCs w:val="20"/>
              </w:rPr>
            </w:rPrChange>
          </w:rPr>
          <w:t xml:space="preserve"> precipitation</w:t>
        </w:r>
      </w:ins>
      <w:ins w:id="107" w:author="Heather M" w:date="2025-09-02T14:23:00Z" w16du:dateUtc="2025-09-02T18:23:00Z">
        <w:r w:rsidR="005A7020" w:rsidRPr="005E3803">
          <w:rPr>
            <w:rFonts w:ascii="Arial" w:hAnsi="Arial" w:cs="Arial"/>
            <w:color w:val="000000" w:themeColor="text1"/>
            <w:sz w:val="20"/>
            <w:szCs w:val="20"/>
            <w:rPrChange w:id="108" w:author="Heather M" w:date="2025-09-02T14:23:00Z" w16du:dateUtc="2025-09-02T18:23:00Z">
              <w:rPr>
                <w:rFonts w:ascii="Arial" w:hAnsi="Arial" w:cs="Arial"/>
                <w:color w:val="4472C4" w:themeColor="accent1"/>
                <w:sz w:val="20"/>
                <w:szCs w:val="20"/>
              </w:rPr>
            </w:rPrChange>
          </w:rPr>
          <w:t>.</w:t>
        </w:r>
      </w:ins>
    </w:p>
    <w:p w14:paraId="4CBCE55E" w14:textId="77777777" w:rsidR="008042B2" w:rsidRDefault="008042B2">
      <w:pPr>
        <w:rPr>
          <w:ins w:id="109" w:author="Heather M" w:date="2025-09-02T14:21:00Z" w16du:dateUtc="2025-09-02T18:21:00Z"/>
          <w:rFonts w:ascii="Arial" w:hAnsi="Arial" w:cs="Arial"/>
          <w:sz w:val="22"/>
          <w:szCs w:val="22"/>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2013"/>
      </w:tblGrid>
      <w:tr w:rsidR="008042B2" w:rsidRPr="00082C45" w14:paraId="76BE2663" w14:textId="77777777" w:rsidTr="00B26766">
        <w:trPr>
          <w:ins w:id="110" w:author="Heather M" w:date="2025-09-02T14:21:00Z" w16du:dateUtc="2025-09-02T18:21:00Z"/>
        </w:trPr>
        <w:tc>
          <w:tcPr>
            <w:tcW w:w="1870" w:type="dxa"/>
            <w:tcBorders>
              <w:bottom w:val="single" w:sz="4" w:space="0" w:color="auto"/>
            </w:tcBorders>
            <w:vAlign w:val="center"/>
          </w:tcPr>
          <w:p w14:paraId="6D1D9E44" w14:textId="77777777" w:rsidR="008042B2" w:rsidRPr="00082C45" w:rsidRDefault="008042B2" w:rsidP="00B26766">
            <w:pPr>
              <w:jc w:val="center"/>
              <w:rPr>
                <w:ins w:id="111" w:author="Heather M" w:date="2025-09-02T14:21:00Z" w16du:dateUtc="2025-09-02T18:21:00Z"/>
                <w:rFonts w:ascii="Arial" w:hAnsi="Arial" w:cs="Arial"/>
                <w:b/>
                <w:bCs/>
                <w:sz w:val="22"/>
                <w:szCs w:val="22"/>
              </w:rPr>
            </w:pPr>
          </w:p>
        </w:tc>
        <w:tc>
          <w:tcPr>
            <w:tcW w:w="1870" w:type="dxa"/>
            <w:tcBorders>
              <w:bottom w:val="single" w:sz="4" w:space="0" w:color="auto"/>
            </w:tcBorders>
            <w:vAlign w:val="center"/>
          </w:tcPr>
          <w:p w14:paraId="244D854D" w14:textId="77777777" w:rsidR="008042B2" w:rsidRPr="00082C45" w:rsidRDefault="008042B2" w:rsidP="00B26766">
            <w:pPr>
              <w:jc w:val="center"/>
              <w:rPr>
                <w:ins w:id="112" w:author="Heather M" w:date="2025-09-02T14:21:00Z" w16du:dateUtc="2025-09-02T18:21:00Z"/>
                <w:rFonts w:ascii="Arial" w:hAnsi="Arial" w:cs="Arial"/>
                <w:b/>
                <w:bCs/>
                <w:sz w:val="22"/>
                <w:szCs w:val="22"/>
              </w:rPr>
            </w:pPr>
            <w:ins w:id="113" w:author="Heather M" w:date="2025-09-02T14:21:00Z" w16du:dateUtc="2025-09-02T18:21:00Z">
              <w:r w:rsidRPr="00082C45">
                <w:rPr>
                  <w:rFonts w:ascii="Arial" w:hAnsi="Arial" w:cs="Arial"/>
                  <w:b/>
                  <w:bCs/>
                  <w:sz w:val="22"/>
                  <w:szCs w:val="22"/>
                </w:rPr>
                <w:t>CVD hot</w:t>
              </w:r>
            </w:ins>
          </w:p>
        </w:tc>
        <w:tc>
          <w:tcPr>
            <w:tcW w:w="1870" w:type="dxa"/>
            <w:tcBorders>
              <w:bottom w:val="single" w:sz="4" w:space="0" w:color="auto"/>
            </w:tcBorders>
            <w:vAlign w:val="center"/>
          </w:tcPr>
          <w:p w14:paraId="4CFF9258" w14:textId="77777777" w:rsidR="008042B2" w:rsidRPr="00082C45" w:rsidRDefault="008042B2" w:rsidP="00B26766">
            <w:pPr>
              <w:jc w:val="center"/>
              <w:rPr>
                <w:ins w:id="114" w:author="Heather M" w:date="2025-09-02T14:21:00Z" w16du:dateUtc="2025-09-02T18:21:00Z"/>
                <w:rFonts w:ascii="Arial" w:hAnsi="Arial" w:cs="Arial"/>
                <w:b/>
                <w:bCs/>
                <w:sz w:val="22"/>
                <w:szCs w:val="22"/>
              </w:rPr>
            </w:pPr>
            <w:ins w:id="115" w:author="Heather M" w:date="2025-09-02T14:21:00Z" w16du:dateUtc="2025-09-02T18:21:00Z">
              <w:r w:rsidRPr="00082C45">
                <w:rPr>
                  <w:rFonts w:ascii="Arial" w:hAnsi="Arial" w:cs="Arial"/>
                  <w:b/>
                  <w:bCs/>
                  <w:sz w:val="22"/>
                  <w:szCs w:val="22"/>
                </w:rPr>
                <w:t>CVD cold</w:t>
              </w:r>
            </w:ins>
          </w:p>
        </w:tc>
        <w:tc>
          <w:tcPr>
            <w:tcW w:w="1870" w:type="dxa"/>
            <w:tcBorders>
              <w:bottom w:val="single" w:sz="4" w:space="0" w:color="auto"/>
            </w:tcBorders>
            <w:vAlign w:val="center"/>
          </w:tcPr>
          <w:p w14:paraId="039E1CBA" w14:textId="77777777" w:rsidR="008042B2" w:rsidRPr="00082C45" w:rsidRDefault="008042B2" w:rsidP="00B26766">
            <w:pPr>
              <w:jc w:val="center"/>
              <w:rPr>
                <w:ins w:id="116" w:author="Heather M" w:date="2025-09-02T14:21:00Z" w16du:dateUtc="2025-09-02T18:21:00Z"/>
                <w:rFonts w:ascii="Arial" w:hAnsi="Arial" w:cs="Arial"/>
                <w:b/>
                <w:bCs/>
                <w:sz w:val="22"/>
                <w:szCs w:val="22"/>
              </w:rPr>
            </w:pPr>
            <w:ins w:id="117" w:author="Heather M" w:date="2025-09-02T14:21:00Z" w16du:dateUtc="2025-09-02T18:21:00Z">
              <w:r w:rsidRPr="00082C45">
                <w:rPr>
                  <w:rFonts w:ascii="Arial" w:hAnsi="Arial" w:cs="Arial"/>
                  <w:b/>
                  <w:bCs/>
                  <w:sz w:val="22"/>
                  <w:szCs w:val="22"/>
                </w:rPr>
                <w:t>Respiratory hot</w:t>
              </w:r>
            </w:ins>
          </w:p>
        </w:tc>
        <w:tc>
          <w:tcPr>
            <w:tcW w:w="2013" w:type="dxa"/>
            <w:tcBorders>
              <w:bottom w:val="single" w:sz="4" w:space="0" w:color="auto"/>
            </w:tcBorders>
            <w:vAlign w:val="center"/>
          </w:tcPr>
          <w:p w14:paraId="63C0CE7B" w14:textId="77777777" w:rsidR="008042B2" w:rsidRPr="00082C45" w:rsidRDefault="008042B2" w:rsidP="00B26766">
            <w:pPr>
              <w:jc w:val="center"/>
              <w:rPr>
                <w:ins w:id="118" w:author="Heather M" w:date="2025-09-02T14:21:00Z" w16du:dateUtc="2025-09-02T18:21:00Z"/>
                <w:rFonts w:ascii="Arial" w:hAnsi="Arial" w:cs="Arial"/>
                <w:b/>
                <w:bCs/>
                <w:sz w:val="22"/>
                <w:szCs w:val="22"/>
              </w:rPr>
            </w:pPr>
            <w:ins w:id="119" w:author="Heather M" w:date="2025-09-02T14:21:00Z" w16du:dateUtc="2025-09-02T18:21:00Z">
              <w:r w:rsidRPr="00082C45">
                <w:rPr>
                  <w:rFonts w:ascii="Arial" w:hAnsi="Arial" w:cs="Arial"/>
                  <w:b/>
                  <w:bCs/>
                  <w:sz w:val="22"/>
                  <w:szCs w:val="22"/>
                </w:rPr>
                <w:t>Respiratory cold</w:t>
              </w:r>
            </w:ins>
          </w:p>
        </w:tc>
      </w:tr>
      <w:tr w:rsidR="008042B2" w:rsidRPr="002440D6" w14:paraId="2EAB8BE0" w14:textId="77777777" w:rsidTr="00B26766">
        <w:trPr>
          <w:ins w:id="120" w:author="Heather M" w:date="2025-09-02T14:21:00Z" w16du:dateUtc="2025-09-02T18:21:00Z"/>
        </w:trPr>
        <w:tc>
          <w:tcPr>
            <w:tcW w:w="1870" w:type="dxa"/>
            <w:tcBorders>
              <w:top w:val="single" w:sz="4" w:space="0" w:color="auto"/>
            </w:tcBorders>
            <w:shd w:val="clear" w:color="auto" w:fill="D9E2F3" w:themeFill="accent1" w:themeFillTint="33"/>
            <w:vAlign w:val="center"/>
          </w:tcPr>
          <w:p w14:paraId="77D39EC5" w14:textId="77777777" w:rsidR="008042B2" w:rsidRPr="00E87895" w:rsidRDefault="008042B2" w:rsidP="00B26766">
            <w:pPr>
              <w:jc w:val="center"/>
              <w:rPr>
                <w:ins w:id="121" w:author="Heather M" w:date="2025-09-02T14:21:00Z" w16du:dateUtc="2025-09-02T18:21:00Z"/>
                <w:rFonts w:ascii="Arial" w:hAnsi="Arial" w:cs="Arial"/>
                <w:sz w:val="20"/>
                <w:szCs w:val="20"/>
              </w:rPr>
            </w:pPr>
            <w:ins w:id="122" w:author="Heather M" w:date="2025-09-02T14:21:00Z" w16du:dateUtc="2025-09-02T18:21:00Z">
              <w:r w:rsidRPr="00E87895">
                <w:rPr>
                  <w:rFonts w:ascii="Arial" w:hAnsi="Arial" w:cs="Arial"/>
                  <w:sz w:val="20"/>
                  <w:szCs w:val="20"/>
                </w:rPr>
                <w:t>8+ hour power outage</w:t>
              </w:r>
            </w:ins>
          </w:p>
        </w:tc>
        <w:tc>
          <w:tcPr>
            <w:tcW w:w="1870" w:type="dxa"/>
            <w:tcBorders>
              <w:top w:val="single" w:sz="4" w:space="0" w:color="auto"/>
            </w:tcBorders>
            <w:shd w:val="clear" w:color="auto" w:fill="D9E2F3" w:themeFill="accent1" w:themeFillTint="33"/>
            <w:vAlign w:val="center"/>
          </w:tcPr>
          <w:p w14:paraId="0C7EE0AF" w14:textId="77777777" w:rsidR="008042B2" w:rsidRPr="002440D6" w:rsidRDefault="008042B2" w:rsidP="00B26766">
            <w:pPr>
              <w:pStyle w:val="HTMLPreformatted"/>
              <w:jc w:val="center"/>
              <w:rPr>
                <w:ins w:id="123" w:author="Heather M" w:date="2025-09-02T14:21:00Z" w16du:dateUtc="2025-09-02T18:21:00Z"/>
                <w:rStyle w:val="gntyacmbb4b"/>
                <w:rFonts w:ascii="Arial" w:eastAsiaTheme="majorEastAsia" w:hAnsi="Arial" w:cs="Arial"/>
                <w:sz w:val="18"/>
                <w:szCs w:val="18"/>
              </w:rPr>
            </w:pPr>
            <w:ins w:id="124" w:author="Heather M" w:date="2025-09-02T14:21:00Z" w16du:dateUtc="2025-09-02T18:21:00Z">
              <w:r w:rsidRPr="002440D6">
                <w:rPr>
                  <w:rStyle w:val="gntyacmbb4b"/>
                  <w:rFonts w:ascii="Arial" w:eastAsiaTheme="majorEastAsia" w:hAnsi="Arial" w:cs="Arial"/>
                  <w:sz w:val="18"/>
                  <w:szCs w:val="18"/>
                </w:rPr>
                <w:t>RR = 1.03</w:t>
              </w:r>
            </w:ins>
          </w:p>
          <w:p w14:paraId="7A7E4973" w14:textId="77777777" w:rsidR="008042B2" w:rsidRPr="002440D6" w:rsidRDefault="008042B2" w:rsidP="00B26766">
            <w:pPr>
              <w:pStyle w:val="HTMLPreformatted"/>
              <w:jc w:val="center"/>
              <w:rPr>
                <w:ins w:id="125" w:author="Heather M" w:date="2025-09-02T14:21:00Z" w16du:dateUtc="2025-09-02T18:21:00Z"/>
                <w:rFonts w:ascii="Arial" w:hAnsi="Arial" w:cs="Arial"/>
                <w:sz w:val="18"/>
                <w:szCs w:val="18"/>
              </w:rPr>
            </w:pPr>
            <w:ins w:id="126" w:author="Heather M" w:date="2025-09-02T14:21:00Z" w16du:dateUtc="2025-09-02T18:21:00Z">
              <w:r w:rsidRPr="002440D6">
                <w:rPr>
                  <w:rStyle w:val="gntyacmbb4b"/>
                  <w:rFonts w:ascii="Arial" w:eastAsiaTheme="majorEastAsia" w:hAnsi="Arial" w:cs="Arial"/>
                  <w:sz w:val="18"/>
                  <w:szCs w:val="18"/>
                </w:rPr>
                <w:t>95% CI: [1.02, 1.04]</w:t>
              </w:r>
            </w:ins>
          </w:p>
          <w:p w14:paraId="59D4C39A" w14:textId="77777777" w:rsidR="008042B2" w:rsidRPr="002440D6" w:rsidRDefault="008042B2" w:rsidP="00B26766">
            <w:pPr>
              <w:jc w:val="center"/>
              <w:rPr>
                <w:ins w:id="127" w:author="Heather M" w:date="2025-09-02T14:21:00Z" w16du:dateUtc="2025-09-02T18:21:00Z"/>
                <w:rFonts w:ascii="Arial" w:hAnsi="Arial" w:cs="Arial"/>
                <w:sz w:val="18"/>
                <w:szCs w:val="18"/>
              </w:rPr>
            </w:pPr>
          </w:p>
        </w:tc>
        <w:tc>
          <w:tcPr>
            <w:tcW w:w="1870" w:type="dxa"/>
            <w:tcBorders>
              <w:top w:val="single" w:sz="4" w:space="0" w:color="auto"/>
            </w:tcBorders>
            <w:shd w:val="clear" w:color="auto" w:fill="D9E2F3" w:themeFill="accent1" w:themeFillTint="33"/>
            <w:vAlign w:val="center"/>
          </w:tcPr>
          <w:p w14:paraId="5260CA54" w14:textId="77777777" w:rsidR="008042B2" w:rsidRPr="002440D6" w:rsidRDefault="008042B2" w:rsidP="00B26766">
            <w:pPr>
              <w:pStyle w:val="HTMLPreformatted"/>
              <w:jc w:val="center"/>
              <w:rPr>
                <w:ins w:id="128" w:author="Heather M" w:date="2025-09-02T14:21:00Z" w16du:dateUtc="2025-09-02T18:21:00Z"/>
                <w:rStyle w:val="gntyacmbb4b"/>
                <w:rFonts w:ascii="Arial" w:eastAsiaTheme="majorEastAsia" w:hAnsi="Arial" w:cs="Arial"/>
                <w:sz w:val="18"/>
                <w:szCs w:val="18"/>
              </w:rPr>
            </w:pPr>
            <w:ins w:id="129" w:author="Heather M" w:date="2025-09-02T14:21:00Z" w16du:dateUtc="2025-09-02T18:21:00Z">
              <w:r w:rsidRPr="002440D6">
                <w:rPr>
                  <w:rStyle w:val="gntyacmbb4b"/>
                  <w:rFonts w:ascii="Arial" w:eastAsiaTheme="majorEastAsia" w:hAnsi="Arial" w:cs="Arial"/>
                  <w:sz w:val="18"/>
                  <w:szCs w:val="18"/>
                </w:rPr>
                <w:t>RR = 1.04</w:t>
              </w:r>
            </w:ins>
          </w:p>
          <w:p w14:paraId="663EDB1F" w14:textId="77777777" w:rsidR="008042B2" w:rsidRPr="002440D6" w:rsidRDefault="008042B2" w:rsidP="00B26766">
            <w:pPr>
              <w:pStyle w:val="HTMLPreformatted"/>
              <w:jc w:val="center"/>
              <w:rPr>
                <w:ins w:id="130" w:author="Heather M" w:date="2025-09-02T14:21:00Z" w16du:dateUtc="2025-09-02T18:21:00Z"/>
                <w:rFonts w:ascii="Arial" w:hAnsi="Arial" w:cs="Arial"/>
                <w:sz w:val="18"/>
                <w:szCs w:val="18"/>
              </w:rPr>
            </w:pPr>
            <w:ins w:id="131" w:author="Heather M" w:date="2025-09-02T14:21:00Z" w16du:dateUtc="2025-09-02T18:21:00Z">
              <w:r w:rsidRPr="002440D6">
                <w:rPr>
                  <w:rStyle w:val="gntyacmbb4b"/>
                  <w:rFonts w:ascii="Arial" w:eastAsiaTheme="majorEastAsia" w:hAnsi="Arial" w:cs="Arial"/>
                  <w:sz w:val="18"/>
                  <w:szCs w:val="18"/>
                </w:rPr>
                <w:t>95% CI: [1.03 1.05]</w:t>
              </w:r>
            </w:ins>
          </w:p>
        </w:tc>
        <w:tc>
          <w:tcPr>
            <w:tcW w:w="1870" w:type="dxa"/>
            <w:tcBorders>
              <w:top w:val="single" w:sz="4" w:space="0" w:color="auto"/>
            </w:tcBorders>
            <w:shd w:val="clear" w:color="auto" w:fill="D9E2F3" w:themeFill="accent1" w:themeFillTint="33"/>
            <w:vAlign w:val="center"/>
          </w:tcPr>
          <w:p w14:paraId="14690F9A" w14:textId="77777777" w:rsidR="008042B2" w:rsidRPr="002440D6" w:rsidRDefault="008042B2" w:rsidP="00B26766">
            <w:pPr>
              <w:pStyle w:val="HTMLPreformatted"/>
              <w:jc w:val="center"/>
              <w:rPr>
                <w:ins w:id="132" w:author="Heather M" w:date="2025-09-02T14:21:00Z" w16du:dateUtc="2025-09-02T18:21:00Z"/>
                <w:rStyle w:val="gntyacmbb4b"/>
                <w:rFonts w:ascii="Arial" w:eastAsiaTheme="majorEastAsia" w:hAnsi="Arial" w:cs="Arial"/>
                <w:sz w:val="18"/>
                <w:szCs w:val="18"/>
              </w:rPr>
            </w:pPr>
            <w:ins w:id="133" w:author="Heather M" w:date="2025-09-02T14:21:00Z" w16du:dateUtc="2025-09-02T18:21:00Z">
              <w:r w:rsidRPr="002440D6">
                <w:rPr>
                  <w:rStyle w:val="gntyacmbb4b"/>
                  <w:rFonts w:ascii="Arial" w:eastAsiaTheme="majorEastAsia" w:hAnsi="Arial" w:cs="Arial"/>
                  <w:sz w:val="18"/>
                  <w:szCs w:val="18"/>
                </w:rPr>
                <w:t>RR = 1.00</w:t>
              </w:r>
            </w:ins>
          </w:p>
          <w:p w14:paraId="1D884A88" w14:textId="77777777" w:rsidR="008042B2" w:rsidRPr="002440D6" w:rsidRDefault="008042B2" w:rsidP="00B26766">
            <w:pPr>
              <w:pStyle w:val="HTMLPreformatted"/>
              <w:jc w:val="center"/>
              <w:rPr>
                <w:ins w:id="134" w:author="Heather M" w:date="2025-09-02T14:21:00Z" w16du:dateUtc="2025-09-02T18:21:00Z"/>
                <w:rFonts w:ascii="Arial" w:hAnsi="Arial" w:cs="Arial"/>
                <w:sz w:val="18"/>
                <w:szCs w:val="18"/>
              </w:rPr>
            </w:pPr>
            <w:ins w:id="135" w:author="Heather M" w:date="2025-09-02T14:21:00Z" w16du:dateUtc="2025-09-02T18:21:00Z">
              <w:r w:rsidRPr="002440D6">
                <w:rPr>
                  <w:rStyle w:val="gntyacmbb4b"/>
                  <w:rFonts w:ascii="Arial" w:eastAsiaTheme="majorEastAsia" w:hAnsi="Arial" w:cs="Arial"/>
                  <w:sz w:val="18"/>
                  <w:szCs w:val="18"/>
                </w:rPr>
                <w:t>95% CI: [1.00, 1.01]</w:t>
              </w:r>
            </w:ins>
          </w:p>
          <w:p w14:paraId="10A0171B" w14:textId="77777777" w:rsidR="008042B2" w:rsidRPr="002440D6" w:rsidRDefault="008042B2" w:rsidP="00B26766">
            <w:pPr>
              <w:jc w:val="center"/>
              <w:rPr>
                <w:ins w:id="136" w:author="Heather M" w:date="2025-09-02T14:21:00Z" w16du:dateUtc="2025-09-02T18:21:00Z"/>
                <w:rFonts w:ascii="Arial" w:hAnsi="Arial" w:cs="Arial"/>
                <w:sz w:val="18"/>
                <w:szCs w:val="18"/>
              </w:rPr>
            </w:pPr>
          </w:p>
        </w:tc>
        <w:tc>
          <w:tcPr>
            <w:tcW w:w="2013" w:type="dxa"/>
            <w:tcBorders>
              <w:top w:val="single" w:sz="4" w:space="0" w:color="auto"/>
            </w:tcBorders>
            <w:shd w:val="clear" w:color="auto" w:fill="D9E2F3" w:themeFill="accent1" w:themeFillTint="33"/>
            <w:vAlign w:val="center"/>
          </w:tcPr>
          <w:p w14:paraId="68A31629" w14:textId="77777777" w:rsidR="008042B2" w:rsidRPr="002440D6" w:rsidRDefault="008042B2" w:rsidP="00B26766">
            <w:pPr>
              <w:pStyle w:val="HTMLPreformatted"/>
              <w:jc w:val="center"/>
              <w:rPr>
                <w:ins w:id="137" w:author="Heather M" w:date="2025-09-02T14:21:00Z" w16du:dateUtc="2025-09-02T18:21:00Z"/>
                <w:rStyle w:val="gntyacmbb4b"/>
                <w:rFonts w:ascii="Arial" w:eastAsiaTheme="majorEastAsia" w:hAnsi="Arial" w:cs="Arial"/>
                <w:sz w:val="18"/>
                <w:szCs w:val="18"/>
              </w:rPr>
            </w:pPr>
            <w:ins w:id="138" w:author="Heather M" w:date="2025-09-02T14:21:00Z" w16du:dateUtc="2025-09-02T18:21:00Z">
              <w:r w:rsidRPr="002440D6">
                <w:rPr>
                  <w:rStyle w:val="gntyacmbb4b"/>
                  <w:rFonts w:ascii="Arial" w:eastAsiaTheme="majorEastAsia" w:hAnsi="Arial" w:cs="Arial"/>
                  <w:sz w:val="18"/>
                  <w:szCs w:val="18"/>
                </w:rPr>
                <w:t>RR = 1.04</w:t>
              </w:r>
            </w:ins>
          </w:p>
          <w:p w14:paraId="53961B4E" w14:textId="77777777" w:rsidR="008042B2" w:rsidRPr="002440D6" w:rsidRDefault="008042B2" w:rsidP="00B26766">
            <w:pPr>
              <w:pStyle w:val="HTMLPreformatted"/>
              <w:jc w:val="center"/>
              <w:rPr>
                <w:ins w:id="139" w:author="Heather M" w:date="2025-09-02T14:21:00Z" w16du:dateUtc="2025-09-02T18:21:00Z"/>
                <w:rFonts w:ascii="Arial" w:eastAsiaTheme="majorEastAsia" w:hAnsi="Arial" w:cs="Arial"/>
                <w:sz w:val="18"/>
                <w:szCs w:val="18"/>
              </w:rPr>
            </w:pPr>
            <w:ins w:id="140" w:author="Heather M" w:date="2025-09-02T14:21:00Z" w16du:dateUtc="2025-09-02T18:21:00Z">
              <w:r w:rsidRPr="002440D6">
                <w:rPr>
                  <w:rStyle w:val="gntyacmbb4b"/>
                  <w:rFonts w:ascii="Arial" w:eastAsiaTheme="majorEastAsia" w:hAnsi="Arial" w:cs="Arial"/>
                  <w:sz w:val="18"/>
                  <w:szCs w:val="18"/>
                </w:rPr>
                <w:t>95% CI: [1.02, 1.06]</w:t>
              </w:r>
            </w:ins>
          </w:p>
          <w:p w14:paraId="40A25534" w14:textId="77777777" w:rsidR="008042B2" w:rsidRPr="002440D6" w:rsidRDefault="008042B2" w:rsidP="00B26766">
            <w:pPr>
              <w:pStyle w:val="HTMLPreformatted"/>
              <w:jc w:val="center"/>
              <w:rPr>
                <w:ins w:id="141" w:author="Heather M" w:date="2025-09-02T14:21:00Z" w16du:dateUtc="2025-09-02T18:21:00Z"/>
                <w:rFonts w:ascii="Arial" w:hAnsi="Arial" w:cs="Arial"/>
                <w:sz w:val="18"/>
                <w:szCs w:val="18"/>
              </w:rPr>
            </w:pPr>
          </w:p>
        </w:tc>
      </w:tr>
      <w:tr w:rsidR="008042B2" w:rsidRPr="002440D6" w14:paraId="69AD309C" w14:textId="77777777" w:rsidTr="00B26766">
        <w:trPr>
          <w:ins w:id="142" w:author="Heather M" w:date="2025-09-02T14:21:00Z" w16du:dateUtc="2025-09-02T18:21:00Z"/>
        </w:trPr>
        <w:tc>
          <w:tcPr>
            <w:tcW w:w="1870" w:type="dxa"/>
            <w:vAlign w:val="center"/>
          </w:tcPr>
          <w:p w14:paraId="0621DE01" w14:textId="77777777" w:rsidR="008042B2" w:rsidRPr="00E87895" w:rsidRDefault="008042B2" w:rsidP="00B26766">
            <w:pPr>
              <w:jc w:val="center"/>
              <w:rPr>
                <w:ins w:id="143" w:author="Heather M" w:date="2025-09-02T14:21:00Z" w16du:dateUtc="2025-09-02T18:21:00Z"/>
                <w:rFonts w:ascii="Arial" w:hAnsi="Arial" w:cs="Arial"/>
                <w:sz w:val="20"/>
                <w:szCs w:val="20"/>
              </w:rPr>
            </w:pPr>
            <w:ins w:id="144" w:author="Heather M" w:date="2025-09-02T14:21:00Z" w16du:dateUtc="2025-09-02T18:21:00Z">
              <w:r w:rsidRPr="00E87895">
                <w:rPr>
                  <w:rFonts w:ascii="Arial" w:hAnsi="Arial" w:cs="Arial"/>
                  <w:sz w:val="20"/>
                  <w:szCs w:val="20"/>
                </w:rPr>
                <w:t>Anomalous temperature day</w:t>
              </w:r>
            </w:ins>
          </w:p>
        </w:tc>
        <w:tc>
          <w:tcPr>
            <w:tcW w:w="1870" w:type="dxa"/>
            <w:vAlign w:val="center"/>
          </w:tcPr>
          <w:p w14:paraId="5C4E86BB" w14:textId="77777777" w:rsidR="008042B2" w:rsidRPr="002440D6" w:rsidRDefault="008042B2" w:rsidP="00B26766">
            <w:pPr>
              <w:pStyle w:val="HTMLPreformatted"/>
              <w:jc w:val="center"/>
              <w:rPr>
                <w:ins w:id="145" w:author="Heather M" w:date="2025-09-02T14:21:00Z" w16du:dateUtc="2025-09-02T18:21:00Z"/>
                <w:rStyle w:val="gntyacmbb4b"/>
                <w:rFonts w:ascii="Arial" w:eastAsiaTheme="majorEastAsia" w:hAnsi="Arial" w:cs="Arial"/>
                <w:sz w:val="18"/>
                <w:szCs w:val="18"/>
              </w:rPr>
            </w:pPr>
            <w:ins w:id="146" w:author="Heather M" w:date="2025-09-02T14:21:00Z" w16du:dateUtc="2025-09-02T18:21:00Z">
              <w:r w:rsidRPr="002440D6">
                <w:rPr>
                  <w:rStyle w:val="gntyacmbb4b"/>
                  <w:rFonts w:ascii="Arial" w:eastAsiaTheme="majorEastAsia" w:hAnsi="Arial" w:cs="Arial"/>
                  <w:sz w:val="18"/>
                  <w:szCs w:val="18"/>
                </w:rPr>
                <w:t>RR = 1.00</w:t>
              </w:r>
            </w:ins>
          </w:p>
          <w:p w14:paraId="4B93A0E1" w14:textId="77777777" w:rsidR="008042B2" w:rsidRPr="002440D6" w:rsidRDefault="008042B2" w:rsidP="00B26766">
            <w:pPr>
              <w:pStyle w:val="HTMLPreformatted"/>
              <w:jc w:val="center"/>
              <w:rPr>
                <w:ins w:id="147" w:author="Heather M" w:date="2025-09-02T14:21:00Z" w16du:dateUtc="2025-09-02T18:21:00Z"/>
                <w:rFonts w:ascii="Arial" w:hAnsi="Arial" w:cs="Arial"/>
                <w:sz w:val="18"/>
                <w:szCs w:val="18"/>
              </w:rPr>
            </w:pPr>
            <w:ins w:id="148" w:author="Heather M" w:date="2025-09-02T14:21:00Z" w16du:dateUtc="2025-09-02T18:21:00Z">
              <w:r w:rsidRPr="002440D6">
                <w:rPr>
                  <w:rStyle w:val="gntyacmbb4b"/>
                  <w:rFonts w:ascii="Arial" w:eastAsiaTheme="majorEastAsia" w:hAnsi="Arial" w:cs="Arial"/>
                  <w:sz w:val="18"/>
                  <w:szCs w:val="18"/>
                </w:rPr>
                <w:t>95% CI: [0.99, 1.00]</w:t>
              </w:r>
            </w:ins>
          </w:p>
          <w:p w14:paraId="798FB59F" w14:textId="77777777" w:rsidR="008042B2" w:rsidRPr="002440D6" w:rsidRDefault="008042B2" w:rsidP="00B26766">
            <w:pPr>
              <w:jc w:val="center"/>
              <w:rPr>
                <w:ins w:id="149" w:author="Heather M" w:date="2025-09-02T14:21:00Z" w16du:dateUtc="2025-09-02T18:21:00Z"/>
                <w:rFonts w:ascii="Arial" w:hAnsi="Arial" w:cs="Arial"/>
                <w:sz w:val="18"/>
                <w:szCs w:val="18"/>
              </w:rPr>
            </w:pPr>
          </w:p>
        </w:tc>
        <w:tc>
          <w:tcPr>
            <w:tcW w:w="1870" w:type="dxa"/>
            <w:vAlign w:val="center"/>
          </w:tcPr>
          <w:p w14:paraId="19378575" w14:textId="77777777" w:rsidR="008042B2" w:rsidRPr="002440D6" w:rsidRDefault="008042B2" w:rsidP="00B26766">
            <w:pPr>
              <w:pStyle w:val="HTMLPreformatted"/>
              <w:jc w:val="center"/>
              <w:rPr>
                <w:ins w:id="150" w:author="Heather M" w:date="2025-09-02T14:21:00Z" w16du:dateUtc="2025-09-02T18:21:00Z"/>
                <w:rStyle w:val="gntyacmbb4b"/>
                <w:rFonts w:ascii="Arial" w:eastAsiaTheme="majorEastAsia" w:hAnsi="Arial" w:cs="Arial"/>
                <w:sz w:val="18"/>
                <w:szCs w:val="18"/>
              </w:rPr>
            </w:pPr>
            <w:ins w:id="151" w:author="Heather M" w:date="2025-09-02T14:21:00Z" w16du:dateUtc="2025-09-02T18:21:00Z">
              <w:r w:rsidRPr="002440D6">
                <w:rPr>
                  <w:rStyle w:val="gntyacmbb4b"/>
                  <w:rFonts w:ascii="Arial" w:eastAsiaTheme="majorEastAsia" w:hAnsi="Arial" w:cs="Arial"/>
                  <w:sz w:val="18"/>
                  <w:szCs w:val="18"/>
                </w:rPr>
                <w:t>RR = 1.05</w:t>
              </w:r>
            </w:ins>
          </w:p>
          <w:p w14:paraId="0207942D" w14:textId="77777777" w:rsidR="008042B2" w:rsidRPr="002440D6" w:rsidRDefault="008042B2" w:rsidP="00B26766">
            <w:pPr>
              <w:pStyle w:val="HTMLPreformatted"/>
              <w:jc w:val="center"/>
              <w:rPr>
                <w:ins w:id="152" w:author="Heather M" w:date="2025-09-02T14:21:00Z" w16du:dateUtc="2025-09-02T18:21:00Z"/>
                <w:rFonts w:ascii="Arial" w:hAnsi="Arial" w:cs="Arial"/>
                <w:sz w:val="18"/>
                <w:szCs w:val="18"/>
              </w:rPr>
            </w:pPr>
            <w:ins w:id="153" w:author="Heather M" w:date="2025-09-02T14:21:00Z" w16du:dateUtc="2025-09-02T18:21:00Z">
              <w:r w:rsidRPr="002440D6">
                <w:rPr>
                  <w:rStyle w:val="gntyacmbb4b"/>
                  <w:rFonts w:ascii="Arial" w:eastAsiaTheme="majorEastAsia" w:hAnsi="Arial" w:cs="Arial"/>
                  <w:sz w:val="18"/>
                  <w:szCs w:val="18"/>
                </w:rPr>
                <w:t>95% CI: [1.04, 1.06]</w:t>
              </w:r>
            </w:ins>
          </w:p>
          <w:p w14:paraId="77CC3E70" w14:textId="77777777" w:rsidR="008042B2" w:rsidRPr="002440D6" w:rsidRDefault="008042B2" w:rsidP="00B26766">
            <w:pPr>
              <w:jc w:val="center"/>
              <w:rPr>
                <w:ins w:id="154" w:author="Heather M" w:date="2025-09-02T14:21:00Z" w16du:dateUtc="2025-09-02T18:21:00Z"/>
                <w:rFonts w:ascii="Arial" w:hAnsi="Arial" w:cs="Arial"/>
                <w:sz w:val="18"/>
                <w:szCs w:val="18"/>
              </w:rPr>
            </w:pPr>
          </w:p>
        </w:tc>
        <w:tc>
          <w:tcPr>
            <w:tcW w:w="1870" w:type="dxa"/>
            <w:vAlign w:val="center"/>
          </w:tcPr>
          <w:p w14:paraId="71844274" w14:textId="77777777" w:rsidR="008042B2" w:rsidRPr="002440D6" w:rsidRDefault="008042B2" w:rsidP="00B26766">
            <w:pPr>
              <w:pStyle w:val="HTMLPreformatted"/>
              <w:jc w:val="center"/>
              <w:rPr>
                <w:ins w:id="155" w:author="Heather M" w:date="2025-09-02T14:21:00Z" w16du:dateUtc="2025-09-02T18:21:00Z"/>
                <w:rStyle w:val="gntyacmbb4b"/>
                <w:rFonts w:ascii="Arial" w:eastAsiaTheme="majorEastAsia" w:hAnsi="Arial" w:cs="Arial"/>
                <w:sz w:val="18"/>
                <w:szCs w:val="18"/>
              </w:rPr>
            </w:pPr>
            <w:ins w:id="156" w:author="Heather M" w:date="2025-09-02T14:21:00Z" w16du:dateUtc="2025-09-02T18:21:00Z">
              <w:r w:rsidRPr="002440D6">
                <w:rPr>
                  <w:rStyle w:val="gntyacmbb4b"/>
                  <w:rFonts w:ascii="Arial" w:eastAsiaTheme="majorEastAsia" w:hAnsi="Arial" w:cs="Arial"/>
                  <w:sz w:val="18"/>
                  <w:szCs w:val="18"/>
                </w:rPr>
                <w:t>RR = 1.03</w:t>
              </w:r>
            </w:ins>
          </w:p>
          <w:p w14:paraId="79F63EF8" w14:textId="77777777" w:rsidR="008042B2" w:rsidRPr="002440D6" w:rsidRDefault="008042B2" w:rsidP="00B26766">
            <w:pPr>
              <w:pStyle w:val="HTMLPreformatted"/>
              <w:jc w:val="center"/>
              <w:rPr>
                <w:ins w:id="157" w:author="Heather M" w:date="2025-09-02T14:21:00Z" w16du:dateUtc="2025-09-02T18:21:00Z"/>
                <w:rFonts w:ascii="Arial" w:hAnsi="Arial" w:cs="Arial"/>
                <w:sz w:val="18"/>
                <w:szCs w:val="18"/>
              </w:rPr>
            </w:pPr>
            <w:ins w:id="158" w:author="Heather M" w:date="2025-09-02T14:21:00Z" w16du:dateUtc="2025-09-02T18:21:00Z">
              <w:r w:rsidRPr="002440D6">
                <w:rPr>
                  <w:rStyle w:val="gntyacmbb4b"/>
                  <w:rFonts w:ascii="Arial" w:eastAsiaTheme="majorEastAsia" w:hAnsi="Arial" w:cs="Arial"/>
                  <w:sz w:val="18"/>
                  <w:szCs w:val="18"/>
                </w:rPr>
                <w:t>95% CI: [1.01, 1.05]</w:t>
              </w:r>
            </w:ins>
          </w:p>
          <w:p w14:paraId="76DAA069" w14:textId="77777777" w:rsidR="008042B2" w:rsidRPr="002440D6" w:rsidRDefault="008042B2" w:rsidP="00B26766">
            <w:pPr>
              <w:jc w:val="center"/>
              <w:rPr>
                <w:ins w:id="159" w:author="Heather M" w:date="2025-09-02T14:21:00Z" w16du:dateUtc="2025-09-02T18:21:00Z"/>
                <w:rFonts w:ascii="Arial" w:hAnsi="Arial" w:cs="Arial"/>
                <w:sz w:val="18"/>
                <w:szCs w:val="18"/>
              </w:rPr>
            </w:pPr>
          </w:p>
        </w:tc>
        <w:tc>
          <w:tcPr>
            <w:tcW w:w="2013" w:type="dxa"/>
            <w:vAlign w:val="center"/>
          </w:tcPr>
          <w:p w14:paraId="3C48C0C6" w14:textId="77777777" w:rsidR="008042B2" w:rsidRPr="002440D6" w:rsidRDefault="008042B2" w:rsidP="00B26766">
            <w:pPr>
              <w:pStyle w:val="HTMLPreformatted"/>
              <w:jc w:val="center"/>
              <w:rPr>
                <w:ins w:id="160" w:author="Heather M" w:date="2025-09-02T14:21:00Z" w16du:dateUtc="2025-09-02T18:21:00Z"/>
                <w:rStyle w:val="gntyacmbb4b"/>
                <w:rFonts w:ascii="Arial" w:eastAsiaTheme="majorEastAsia" w:hAnsi="Arial" w:cs="Arial"/>
                <w:sz w:val="18"/>
                <w:szCs w:val="18"/>
              </w:rPr>
            </w:pPr>
            <w:ins w:id="161" w:author="Heather M" w:date="2025-09-02T14:21:00Z" w16du:dateUtc="2025-09-02T18:21:00Z">
              <w:r w:rsidRPr="002440D6">
                <w:rPr>
                  <w:rStyle w:val="gntyacmbb4b"/>
                  <w:rFonts w:ascii="Arial" w:eastAsiaTheme="majorEastAsia" w:hAnsi="Arial" w:cs="Arial"/>
                  <w:sz w:val="18"/>
                  <w:szCs w:val="18"/>
                </w:rPr>
                <w:t>RR = 1.07</w:t>
              </w:r>
            </w:ins>
          </w:p>
          <w:p w14:paraId="4E1843AC" w14:textId="77777777" w:rsidR="008042B2" w:rsidRPr="002440D6" w:rsidRDefault="008042B2" w:rsidP="00B26766">
            <w:pPr>
              <w:pStyle w:val="HTMLPreformatted"/>
              <w:jc w:val="center"/>
              <w:rPr>
                <w:ins w:id="162" w:author="Heather M" w:date="2025-09-02T14:21:00Z" w16du:dateUtc="2025-09-02T18:21:00Z"/>
                <w:rFonts w:ascii="Arial" w:hAnsi="Arial" w:cs="Arial"/>
                <w:sz w:val="18"/>
                <w:szCs w:val="18"/>
              </w:rPr>
            </w:pPr>
            <w:ins w:id="163" w:author="Heather M" w:date="2025-09-02T14:21:00Z" w16du:dateUtc="2025-09-02T18:21:00Z">
              <w:r w:rsidRPr="002440D6">
                <w:rPr>
                  <w:rStyle w:val="gntyacmbb4b"/>
                  <w:rFonts w:ascii="Arial" w:eastAsiaTheme="majorEastAsia" w:hAnsi="Arial" w:cs="Arial"/>
                  <w:sz w:val="18"/>
                  <w:szCs w:val="18"/>
                </w:rPr>
                <w:t>95% CI: [1.06, 1.08]</w:t>
              </w:r>
            </w:ins>
          </w:p>
          <w:p w14:paraId="13E8EBDD" w14:textId="77777777" w:rsidR="008042B2" w:rsidRPr="002440D6" w:rsidRDefault="008042B2" w:rsidP="00B26766">
            <w:pPr>
              <w:jc w:val="center"/>
              <w:rPr>
                <w:ins w:id="164" w:author="Heather M" w:date="2025-09-02T14:21:00Z" w16du:dateUtc="2025-09-02T18:21:00Z"/>
                <w:rFonts w:ascii="Arial" w:hAnsi="Arial" w:cs="Arial"/>
                <w:sz w:val="18"/>
                <w:szCs w:val="18"/>
              </w:rPr>
            </w:pPr>
          </w:p>
        </w:tc>
      </w:tr>
      <w:tr w:rsidR="008042B2" w:rsidRPr="002440D6" w14:paraId="7C5C0FEA" w14:textId="77777777" w:rsidTr="00B26766">
        <w:trPr>
          <w:ins w:id="165" w:author="Heather M" w:date="2025-09-02T14:21:00Z" w16du:dateUtc="2025-09-02T18:21:00Z"/>
        </w:trPr>
        <w:tc>
          <w:tcPr>
            <w:tcW w:w="1870" w:type="dxa"/>
            <w:shd w:val="clear" w:color="auto" w:fill="D9E2F3" w:themeFill="accent1" w:themeFillTint="33"/>
            <w:vAlign w:val="center"/>
          </w:tcPr>
          <w:p w14:paraId="342EBAC5" w14:textId="4CCA1BAD" w:rsidR="008042B2" w:rsidRPr="00E87895" w:rsidRDefault="008042B2" w:rsidP="00B26766">
            <w:pPr>
              <w:jc w:val="center"/>
              <w:rPr>
                <w:ins w:id="166" w:author="Heather M" w:date="2025-09-02T14:21:00Z" w16du:dateUtc="2025-09-02T18:21:00Z"/>
                <w:rFonts w:ascii="Arial" w:hAnsi="Arial" w:cs="Arial"/>
                <w:sz w:val="20"/>
                <w:szCs w:val="20"/>
              </w:rPr>
            </w:pPr>
            <w:ins w:id="167" w:author="Heather M" w:date="2025-09-02T14:21:00Z" w16du:dateUtc="2025-09-02T18:21:00Z">
              <w:r w:rsidRPr="00E87895">
                <w:rPr>
                  <w:rFonts w:ascii="Arial" w:hAnsi="Arial" w:cs="Arial"/>
                  <w:sz w:val="20"/>
                  <w:szCs w:val="20"/>
                </w:rPr>
                <w:t>Power outage and anomalous temperature day</w:t>
              </w:r>
            </w:ins>
            <w:ins w:id="168" w:author="Heather M" w:date="2025-09-02T14:23:00Z" w16du:dateUtc="2025-09-02T18:23:00Z">
              <w:r w:rsidR="004D1BDB">
                <w:rPr>
                  <w:rFonts w:ascii="Arial" w:hAnsi="Arial" w:cs="Arial"/>
                  <w:sz w:val="20"/>
                  <w:szCs w:val="20"/>
                </w:rPr>
                <w:t xml:space="preserve"> interaction</w:t>
              </w:r>
            </w:ins>
          </w:p>
        </w:tc>
        <w:tc>
          <w:tcPr>
            <w:tcW w:w="1870" w:type="dxa"/>
            <w:shd w:val="clear" w:color="auto" w:fill="D9E2F3" w:themeFill="accent1" w:themeFillTint="33"/>
            <w:vAlign w:val="center"/>
          </w:tcPr>
          <w:p w14:paraId="7FBFF932" w14:textId="77777777" w:rsidR="008042B2" w:rsidRPr="002440D6" w:rsidRDefault="008042B2" w:rsidP="00B26766">
            <w:pPr>
              <w:pStyle w:val="HTMLPreformatted"/>
              <w:jc w:val="center"/>
              <w:rPr>
                <w:ins w:id="169" w:author="Heather M" w:date="2025-09-02T14:21:00Z" w16du:dateUtc="2025-09-02T18:21:00Z"/>
                <w:rStyle w:val="gntyacmbb4b"/>
                <w:rFonts w:ascii="Arial" w:eastAsiaTheme="majorEastAsia" w:hAnsi="Arial" w:cs="Arial"/>
                <w:sz w:val="18"/>
                <w:szCs w:val="18"/>
              </w:rPr>
            </w:pPr>
            <w:ins w:id="170" w:author="Heather M" w:date="2025-09-02T14:21:00Z" w16du:dateUtc="2025-09-02T18:21:00Z">
              <w:r w:rsidRPr="002440D6">
                <w:rPr>
                  <w:rStyle w:val="gntyacmbb4b"/>
                  <w:rFonts w:ascii="Arial" w:eastAsiaTheme="majorEastAsia" w:hAnsi="Arial" w:cs="Arial"/>
                  <w:sz w:val="18"/>
                  <w:szCs w:val="18"/>
                </w:rPr>
                <w:t>RR = 1.06</w:t>
              </w:r>
            </w:ins>
          </w:p>
          <w:p w14:paraId="02C7E702" w14:textId="77777777" w:rsidR="008042B2" w:rsidRPr="002440D6" w:rsidRDefault="008042B2" w:rsidP="00B26766">
            <w:pPr>
              <w:pStyle w:val="HTMLPreformatted"/>
              <w:jc w:val="center"/>
              <w:rPr>
                <w:ins w:id="171" w:author="Heather M" w:date="2025-09-02T14:21:00Z" w16du:dateUtc="2025-09-02T18:21:00Z"/>
                <w:rFonts w:ascii="Arial" w:hAnsi="Arial" w:cs="Arial"/>
                <w:sz w:val="18"/>
                <w:szCs w:val="18"/>
              </w:rPr>
            </w:pPr>
            <w:ins w:id="172" w:author="Heather M" w:date="2025-09-02T14:21:00Z" w16du:dateUtc="2025-09-02T18:21:00Z">
              <w:r w:rsidRPr="002440D6">
                <w:rPr>
                  <w:rStyle w:val="gntyacmbb4b"/>
                  <w:rFonts w:ascii="Arial" w:eastAsiaTheme="majorEastAsia" w:hAnsi="Arial" w:cs="Arial"/>
                  <w:sz w:val="18"/>
                  <w:szCs w:val="18"/>
                </w:rPr>
                <w:t xml:space="preserve">95% </w:t>
              </w:r>
              <w:proofErr w:type="gramStart"/>
              <w:r w:rsidRPr="002440D6">
                <w:rPr>
                  <w:rStyle w:val="gntyacmbb4b"/>
                  <w:rFonts w:ascii="Arial" w:eastAsiaTheme="majorEastAsia" w:hAnsi="Arial" w:cs="Arial"/>
                  <w:sz w:val="18"/>
                  <w:szCs w:val="18"/>
                </w:rPr>
                <w:t>CI:[</w:t>
              </w:r>
              <w:proofErr w:type="gramEnd"/>
              <w:r w:rsidRPr="002440D6">
                <w:rPr>
                  <w:rStyle w:val="gntyacmbb4b"/>
                  <w:rFonts w:ascii="Arial" w:eastAsiaTheme="majorEastAsia" w:hAnsi="Arial" w:cs="Arial"/>
                  <w:sz w:val="18"/>
                  <w:szCs w:val="18"/>
                </w:rPr>
                <w:t>1.02, 1.10]</w:t>
              </w:r>
            </w:ins>
          </w:p>
          <w:p w14:paraId="49F5E429" w14:textId="77777777" w:rsidR="008042B2" w:rsidRPr="002440D6" w:rsidRDefault="008042B2" w:rsidP="00B26766">
            <w:pPr>
              <w:jc w:val="center"/>
              <w:rPr>
                <w:ins w:id="173" w:author="Heather M" w:date="2025-09-02T14:21:00Z" w16du:dateUtc="2025-09-02T18:21:00Z"/>
                <w:rFonts w:ascii="Arial" w:hAnsi="Arial" w:cs="Arial"/>
                <w:sz w:val="18"/>
                <w:szCs w:val="18"/>
              </w:rPr>
            </w:pPr>
          </w:p>
        </w:tc>
        <w:tc>
          <w:tcPr>
            <w:tcW w:w="1870" w:type="dxa"/>
            <w:shd w:val="clear" w:color="auto" w:fill="D9E2F3" w:themeFill="accent1" w:themeFillTint="33"/>
            <w:vAlign w:val="center"/>
          </w:tcPr>
          <w:p w14:paraId="793EC7B8" w14:textId="77777777" w:rsidR="008042B2" w:rsidRPr="002440D6" w:rsidRDefault="008042B2" w:rsidP="00B26766">
            <w:pPr>
              <w:pStyle w:val="HTMLPreformatted"/>
              <w:jc w:val="center"/>
              <w:rPr>
                <w:ins w:id="174" w:author="Heather M" w:date="2025-09-02T14:21:00Z" w16du:dateUtc="2025-09-02T18:21:00Z"/>
                <w:rStyle w:val="gntyacmbb4b"/>
                <w:rFonts w:ascii="Arial" w:eastAsiaTheme="majorEastAsia" w:hAnsi="Arial" w:cs="Arial"/>
                <w:sz w:val="18"/>
                <w:szCs w:val="18"/>
              </w:rPr>
            </w:pPr>
            <w:ins w:id="175" w:author="Heather M" w:date="2025-09-02T14:21:00Z" w16du:dateUtc="2025-09-02T18:21:00Z">
              <w:r w:rsidRPr="002440D6">
                <w:rPr>
                  <w:rStyle w:val="gntyacmbb4b"/>
                  <w:rFonts w:ascii="Arial" w:eastAsiaTheme="majorEastAsia" w:hAnsi="Arial" w:cs="Arial"/>
                  <w:sz w:val="18"/>
                  <w:szCs w:val="18"/>
                </w:rPr>
                <w:t>RR = 0.96</w:t>
              </w:r>
            </w:ins>
          </w:p>
          <w:p w14:paraId="7880D1FB" w14:textId="77777777" w:rsidR="008042B2" w:rsidRPr="002440D6" w:rsidRDefault="008042B2" w:rsidP="00B26766">
            <w:pPr>
              <w:pStyle w:val="HTMLPreformatted"/>
              <w:jc w:val="center"/>
              <w:rPr>
                <w:ins w:id="176" w:author="Heather M" w:date="2025-09-02T14:21:00Z" w16du:dateUtc="2025-09-02T18:21:00Z"/>
                <w:rFonts w:ascii="Arial" w:hAnsi="Arial" w:cs="Arial"/>
                <w:sz w:val="18"/>
                <w:szCs w:val="18"/>
              </w:rPr>
            </w:pPr>
            <w:ins w:id="177" w:author="Heather M" w:date="2025-09-02T14:21:00Z" w16du:dateUtc="2025-09-02T18:21:00Z">
              <w:r w:rsidRPr="002440D6">
                <w:rPr>
                  <w:rStyle w:val="gntyacmbb4b"/>
                  <w:rFonts w:ascii="Arial" w:eastAsiaTheme="majorEastAsia" w:hAnsi="Arial" w:cs="Arial"/>
                  <w:sz w:val="18"/>
                  <w:szCs w:val="18"/>
                </w:rPr>
                <w:t>95% CI: [0.91, 1.01]</w:t>
              </w:r>
            </w:ins>
          </w:p>
          <w:p w14:paraId="010478DB" w14:textId="77777777" w:rsidR="008042B2" w:rsidRPr="002440D6" w:rsidRDefault="008042B2" w:rsidP="00B26766">
            <w:pPr>
              <w:jc w:val="center"/>
              <w:rPr>
                <w:ins w:id="178" w:author="Heather M" w:date="2025-09-02T14:21:00Z" w16du:dateUtc="2025-09-02T18:21:00Z"/>
                <w:rFonts w:ascii="Arial" w:hAnsi="Arial" w:cs="Arial"/>
                <w:sz w:val="18"/>
                <w:szCs w:val="18"/>
              </w:rPr>
            </w:pPr>
          </w:p>
        </w:tc>
        <w:tc>
          <w:tcPr>
            <w:tcW w:w="1870" w:type="dxa"/>
            <w:shd w:val="clear" w:color="auto" w:fill="D9E2F3" w:themeFill="accent1" w:themeFillTint="33"/>
            <w:vAlign w:val="center"/>
          </w:tcPr>
          <w:p w14:paraId="239D27FA" w14:textId="77777777" w:rsidR="008042B2" w:rsidRPr="002440D6" w:rsidRDefault="008042B2" w:rsidP="00B26766">
            <w:pPr>
              <w:pStyle w:val="HTMLPreformatted"/>
              <w:jc w:val="center"/>
              <w:rPr>
                <w:ins w:id="179" w:author="Heather M" w:date="2025-09-02T14:21:00Z" w16du:dateUtc="2025-09-02T18:21:00Z"/>
                <w:rStyle w:val="gntyacmbb4b"/>
                <w:rFonts w:ascii="Arial" w:eastAsiaTheme="majorEastAsia" w:hAnsi="Arial" w:cs="Arial"/>
                <w:sz w:val="18"/>
                <w:szCs w:val="18"/>
              </w:rPr>
            </w:pPr>
            <w:ins w:id="180" w:author="Heather M" w:date="2025-09-02T14:21:00Z" w16du:dateUtc="2025-09-02T18:21:00Z">
              <w:r w:rsidRPr="002440D6">
                <w:rPr>
                  <w:rStyle w:val="gntyacmbb4b"/>
                  <w:rFonts w:ascii="Arial" w:eastAsiaTheme="majorEastAsia" w:hAnsi="Arial" w:cs="Arial"/>
                  <w:sz w:val="18"/>
                  <w:szCs w:val="18"/>
                </w:rPr>
                <w:t>RR = 1.02</w:t>
              </w:r>
            </w:ins>
          </w:p>
          <w:p w14:paraId="5F13610F" w14:textId="77777777" w:rsidR="008042B2" w:rsidRPr="002440D6" w:rsidRDefault="008042B2" w:rsidP="00B26766">
            <w:pPr>
              <w:pStyle w:val="HTMLPreformatted"/>
              <w:jc w:val="center"/>
              <w:rPr>
                <w:ins w:id="181" w:author="Heather M" w:date="2025-09-02T14:21:00Z" w16du:dateUtc="2025-09-02T18:21:00Z"/>
                <w:rFonts w:ascii="Arial" w:hAnsi="Arial" w:cs="Arial"/>
                <w:sz w:val="18"/>
                <w:szCs w:val="18"/>
              </w:rPr>
            </w:pPr>
            <w:ins w:id="182" w:author="Heather M" w:date="2025-09-02T14:21:00Z" w16du:dateUtc="2025-09-02T18:21:00Z">
              <w:r w:rsidRPr="002440D6">
                <w:rPr>
                  <w:rStyle w:val="gntyacmbb4b"/>
                  <w:rFonts w:ascii="Arial" w:eastAsiaTheme="majorEastAsia" w:hAnsi="Arial" w:cs="Arial"/>
                  <w:sz w:val="18"/>
                  <w:szCs w:val="18"/>
                </w:rPr>
                <w:t>95% CI: [0.97, 1.07]</w:t>
              </w:r>
            </w:ins>
          </w:p>
          <w:p w14:paraId="057F6D7C" w14:textId="77777777" w:rsidR="008042B2" w:rsidRPr="002440D6" w:rsidRDefault="008042B2" w:rsidP="00B26766">
            <w:pPr>
              <w:jc w:val="center"/>
              <w:rPr>
                <w:ins w:id="183" w:author="Heather M" w:date="2025-09-02T14:21:00Z" w16du:dateUtc="2025-09-02T18:21:00Z"/>
                <w:rFonts w:ascii="Arial" w:hAnsi="Arial" w:cs="Arial"/>
                <w:sz w:val="18"/>
                <w:szCs w:val="18"/>
              </w:rPr>
            </w:pPr>
          </w:p>
        </w:tc>
        <w:tc>
          <w:tcPr>
            <w:tcW w:w="2013" w:type="dxa"/>
            <w:shd w:val="clear" w:color="auto" w:fill="D9E2F3" w:themeFill="accent1" w:themeFillTint="33"/>
            <w:vAlign w:val="center"/>
          </w:tcPr>
          <w:p w14:paraId="0497CE92" w14:textId="77777777" w:rsidR="008042B2" w:rsidRPr="002440D6" w:rsidRDefault="008042B2" w:rsidP="00B26766">
            <w:pPr>
              <w:pStyle w:val="HTMLPreformatted"/>
              <w:jc w:val="center"/>
              <w:rPr>
                <w:ins w:id="184" w:author="Heather M" w:date="2025-09-02T14:21:00Z" w16du:dateUtc="2025-09-02T18:21:00Z"/>
                <w:rStyle w:val="gntyacmbb4b"/>
                <w:rFonts w:ascii="Arial" w:eastAsiaTheme="majorEastAsia" w:hAnsi="Arial" w:cs="Arial"/>
                <w:sz w:val="18"/>
                <w:szCs w:val="18"/>
              </w:rPr>
            </w:pPr>
            <w:ins w:id="185" w:author="Heather M" w:date="2025-09-02T14:21:00Z" w16du:dateUtc="2025-09-02T18:21:00Z">
              <w:r w:rsidRPr="002440D6">
                <w:rPr>
                  <w:rStyle w:val="gntyacmbb4b"/>
                  <w:rFonts w:ascii="Arial" w:eastAsiaTheme="majorEastAsia" w:hAnsi="Arial" w:cs="Arial"/>
                  <w:sz w:val="18"/>
                  <w:szCs w:val="18"/>
                </w:rPr>
                <w:t>RR = 0.91</w:t>
              </w:r>
            </w:ins>
          </w:p>
          <w:p w14:paraId="4EDC6412" w14:textId="77777777" w:rsidR="008042B2" w:rsidRPr="002440D6" w:rsidRDefault="008042B2" w:rsidP="00B26766">
            <w:pPr>
              <w:pStyle w:val="HTMLPreformatted"/>
              <w:jc w:val="center"/>
              <w:rPr>
                <w:ins w:id="186" w:author="Heather M" w:date="2025-09-02T14:21:00Z" w16du:dateUtc="2025-09-02T18:21:00Z"/>
                <w:rFonts w:ascii="Arial" w:eastAsiaTheme="majorEastAsia" w:hAnsi="Arial" w:cs="Arial"/>
                <w:sz w:val="18"/>
                <w:szCs w:val="18"/>
              </w:rPr>
            </w:pPr>
            <w:ins w:id="187" w:author="Heather M" w:date="2025-09-02T14:21:00Z" w16du:dateUtc="2025-09-02T18:21:00Z">
              <w:r w:rsidRPr="002440D6">
                <w:rPr>
                  <w:rStyle w:val="gntyacmbb4b"/>
                  <w:rFonts w:ascii="Arial" w:eastAsiaTheme="majorEastAsia" w:hAnsi="Arial" w:cs="Arial"/>
                  <w:sz w:val="18"/>
                  <w:szCs w:val="18"/>
                </w:rPr>
                <w:t>95% CI: [0.85, 0.97]</w:t>
              </w:r>
            </w:ins>
          </w:p>
          <w:p w14:paraId="77F7E6BE" w14:textId="77777777" w:rsidR="008042B2" w:rsidRPr="002440D6" w:rsidRDefault="008042B2" w:rsidP="00B26766">
            <w:pPr>
              <w:jc w:val="center"/>
              <w:rPr>
                <w:ins w:id="188" w:author="Heather M" w:date="2025-09-02T14:21:00Z" w16du:dateUtc="2025-09-02T18:21:00Z"/>
                <w:rFonts w:ascii="Arial" w:hAnsi="Arial" w:cs="Arial"/>
                <w:sz w:val="18"/>
                <w:szCs w:val="18"/>
              </w:rPr>
            </w:pPr>
          </w:p>
        </w:tc>
      </w:tr>
    </w:tbl>
    <w:p w14:paraId="03A85DA8" w14:textId="77777777" w:rsidR="008042B2" w:rsidRPr="002641B8" w:rsidRDefault="008042B2">
      <w:pPr>
        <w:rPr>
          <w:rFonts w:ascii="Arial" w:hAnsi="Arial" w:cs="Arial"/>
          <w:sz w:val="22"/>
          <w:szCs w:val="22"/>
        </w:rPr>
      </w:pPr>
    </w:p>
    <w:sectPr w:rsidR="008042B2" w:rsidRPr="002641B8" w:rsidSect="00A40715">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rson w15:author="Joan Casey">
    <w15:presenceInfo w15:providerId="None" w15:userId="Joan Cas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647"/>
    <w:rsid w:val="00001562"/>
    <w:rsid w:val="00003092"/>
    <w:rsid w:val="00013E71"/>
    <w:rsid w:val="00020FD3"/>
    <w:rsid w:val="000237B2"/>
    <w:rsid w:val="00024726"/>
    <w:rsid w:val="000249A4"/>
    <w:rsid w:val="00040545"/>
    <w:rsid w:val="0004370E"/>
    <w:rsid w:val="00044E7B"/>
    <w:rsid w:val="00051BF3"/>
    <w:rsid w:val="00054657"/>
    <w:rsid w:val="00055164"/>
    <w:rsid w:val="0005682B"/>
    <w:rsid w:val="00064FE6"/>
    <w:rsid w:val="00065369"/>
    <w:rsid w:val="000659B9"/>
    <w:rsid w:val="00067C45"/>
    <w:rsid w:val="00071AF2"/>
    <w:rsid w:val="00076918"/>
    <w:rsid w:val="000822A1"/>
    <w:rsid w:val="00085F4E"/>
    <w:rsid w:val="00086DAF"/>
    <w:rsid w:val="00092331"/>
    <w:rsid w:val="000A066F"/>
    <w:rsid w:val="000A4CAC"/>
    <w:rsid w:val="000B1432"/>
    <w:rsid w:val="000B3690"/>
    <w:rsid w:val="000B5B3C"/>
    <w:rsid w:val="000D315D"/>
    <w:rsid w:val="000E232F"/>
    <w:rsid w:val="000E289B"/>
    <w:rsid w:val="000E6C21"/>
    <w:rsid w:val="000F47A3"/>
    <w:rsid w:val="001025E2"/>
    <w:rsid w:val="00102A4C"/>
    <w:rsid w:val="0010410F"/>
    <w:rsid w:val="00116B57"/>
    <w:rsid w:val="00120AD3"/>
    <w:rsid w:val="0012440D"/>
    <w:rsid w:val="001256DB"/>
    <w:rsid w:val="00131EC6"/>
    <w:rsid w:val="00134D7B"/>
    <w:rsid w:val="001463A3"/>
    <w:rsid w:val="00146F33"/>
    <w:rsid w:val="0014731A"/>
    <w:rsid w:val="00152C08"/>
    <w:rsid w:val="00153EFC"/>
    <w:rsid w:val="001557A7"/>
    <w:rsid w:val="00162EF9"/>
    <w:rsid w:val="00176AC9"/>
    <w:rsid w:val="00177B0C"/>
    <w:rsid w:val="001867A2"/>
    <w:rsid w:val="0019472A"/>
    <w:rsid w:val="001A296F"/>
    <w:rsid w:val="001B0D67"/>
    <w:rsid w:val="001B5CFA"/>
    <w:rsid w:val="001B5E5F"/>
    <w:rsid w:val="001C0CF8"/>
    <w:rsid w:val="001C5A37"/>
    <w:rsid w:val="001C65DD"/>
    <w:rsid w:val="001E1920"/>
    <w:rsid w:val="001E2CFE"/>
    <w:rsid w:val="001E43C7"/>
    <w:rsid w:val="001E4B50"/>
    <w:rsid w:val="001F692C"/>
    <w:rsid w:val="001F7ECE"/>
    <w:rsid w:val="00203B12"/>
    <w:rsid w:val="00206C98"/>
    <w:rsid w:val="00217124"/>
    <w:rsid w:val="0022584C"/>
    <w:rsid w:val="0022657B"/>
    <w:rsid w:val="00231841"/>
    <w:rsid w:val="002335D3"/>
    <w:rsid w:val="0023683A"/>
    <w:rsid w:val="00237F66"/>
    <w:rsid w:val="002428D1"/>
    <w:rsid w:val="0024355E"/>
    <w:rsid w:val="00244B2E"/>
    <w:rsid w:val="00253B31"/>
    <w:rsid w:val="00254F75"/>
    <w:rsid w:val="002607C3"/>
    <w:rsid w:val="002626E4"/>
    <w:rsid w:val="002641B8"/>
    <w:rsid w:val="00271DF6"/>
    <w:rsid w:val="00274502"/>
    <w:rsid w:val="00280957"/>
    <w:rsid w:val="00281AC2"/>
    <w:rsid w:val="00283B75"/>
    <w:rsid w:val="002939B0"/>
    <w:rsid w:val="00294C5D"/>
    <w:rsid w:val="00296A34"/>
    <w:rsid w:val="002A0302"/>
    <w:rsid w:val="002A27FB"/>
    <w:rsid w:val="002A497A"/>
    <w:rsid w:val="002B7B5D"/>
    <w:rsid w:val="002C0354"/>
    <w:rsid w:val="002C0431"/>
    <w:rsid w:val="002C2F06"/>
    <w:rsid w:val="002C4A90"/>
    <w:rsid w:val="002C54B2"/>
    <w:rsid w:val="002C6487"/>
    <w:rsid w:val="002E13B9"/>
    <w:rsid w:val="002E1C07"/>
    <w:rsid w:val="002E2A49"/>
    <w:rsid w:val="002E3D23"/>
    <w:rsid w:val="002E5BE5"/>
    <w:rsid w:val="002E7B6E"/>
    <w:rsid w:val="002F284B"/>
    <w:rsid w:val="002F376B"/>
    <w:rsid w:val="00300727"/>
    <w:rsid w:val="0030362F"/>
    <w:rsid w:val="00303737"/>
    <w:rsid w:val="00307809"/>
    <w:rsid w:val="00307B4B"/>
    <w:rsid w:val="003111D6"/>
    <w:rsid w:val="00314C4A"/>
    <w:rsid w:val="0032164A"/>
    <w:rsid w:val="00326A81"/>
    <w:rsid w:val="00335D11"/>
    <w:rsid w:val="003431D3"/>
    <w:rsid w:val="00350D35"/>
    <w:rsid w:val="003516F6"/>
    <w:rsid w:val="003527B0"/>
    <w:rsid w:val="00352BCD"/>
    <w:rsid w:val="00355D2B"/>
    <w:rsid w:val="00360C88"/>
    <w:rsid w:val="00372614"/>
    <w:rsid w:val="00374695"/>
    <w:rsid w:val="00375BE4"/>
    <w:rsid w:val="0037722A"/>
    <w:rsid w:val="00380659"/>
    <w:rsid w:val="00384427"/>
    <w:rsid w:val="00387077"/>
    <w:rsid w:val="00387CF0"/>
    <w:rsid w:val="00394DFE"/>
    <w:rsid w:val="003955D5"/>
    <w:rsid w:val="003A1DA3"/>
    <w:rsid w:val="003B080B"/>
    <w:rsid w:val="003B5CE2"/>
    <w:rsid w:val="003C3470"/>
    <w:rsid w:val="003C5CFD"/>
    <w:rsid w:val="003D2F4F"/>
    <w:rsid w:val="003D5721"/>
    <w:rsid w:val="003D6935"/>
    <w:rsid w:val="003E0519"/>
    <w:rsid w:val="003E56C5"/>
    <w:rsid w:val="003F2CEA"/>
    <w:rsid w:val="003F3621"/>
    <w:rsid w:val="003F706A"/>
    <w:rsid w:val="00403908"/>
    <w:rsid w:val="004045FE"/>
    <w:rsid w:val="00407C8C"/>
    <w:rsid w:val="00410987"/>
    <w:rsid w:val="00411228"/>
    <w:rsid w:val="0041231D"/>
    <w:rsid w:val="00423DDC"/>
    <w:rsid w:val="00425DD8"/>
    <w:rsid w:val="00427B7C"/>
    <w:rsid w:val="0044129E"/>
    <w:rsid w:val="00443AF7"/>
    <w:rsid w:val="0044407B"/>
    <w:rsid w:val="0044583C"/>
    <w:rsid w:val="00450A18"/>
    <w:rsid w:val="00450B83"/>
    <w:rsid w:val="004553C7"/>
    <w:rsid w:val="00460A26"/>
    <w:rsid w:val="0046420C"/>
    <w:rsid w:val="0046651F"/>
    <w:rsid w:val="004716C3"/>
    <w:rsid w:val="004717FB"/>
    <w:rsid w:val="00480230"/>
    <w:rsid w:val="00485FFB"/>
    <w:rsid w:val="0048792F"/>
    <w:rsid w:val="0049169F"/>
    <w:rsid w:val="00495405"/>
    <w:rsid w:val="00495424"/>
    <w:rsid w:val="00495E4A"/>
    <w:rsid w:val="00496A90"/>
    <w:rsid w:val="00496DB9"/>
    <w:rsid w:val="004A325F"/>
    <w:rsid w:val="004A7451"/>
    <w:rsid w:val="004C1856"/>
    <w:rsid w:val="004D0383"/>
    <w:rsid w:val="004D1BDB"/>
    <w:rsid w:val="004D5DD3"/>
    <w:rsid w:val="004E0C92"/>
    <w:rsid w:val="0050424D"/>
    <w:rsid w:val="00512642"/>
    <w:rsid w:val="00530394"/>
    <w:rsid w:val="00533115"/>
    <w:rsid w:val="00545BCD"/>
    <w:rsid w:val="00554C7B"/>
    <w:rsid w:val="0055560D"/>
    <w:rsid w:val="00555769"/>
    <w:rsid w:val="00556920"/>
    <w:rsid w:val="0055750C"/>
    <w:rsid w:val="00562648"/>
    <w:rsid w:val="00572B49"/>
    <w:rsid w:val="00580D06"/>
    <w:rsid w:val="005822D3"/>
    <w:rsid w:val="00585A97"/>
    <w:rsid w:val="005951D7"/>
    <w:rsid w:val="00597106"/>
    <w:rsid w:val="00597257"/>
    <w:rsid w:val="005A2045"/>
    <w:rsid w:val="005A2116"/>
    <w:rsid w:val="005A50A4"/>
    <w:rsid w:val="005A7020"/>
    <w:rsid w:val="005B6F6E"/>
    <w:rsid w:val="005B7EC9"/>
    <w:rsid w:val="005C058B"/>
    <w:rsid w:val="005C4FD5"/>
    <w:rsid w:val="005C5374"/>
    <w:rsid w:val="005C7483"/>
    <w:rsid w:val="005D06B3"/>
    <w:rsid w:val="005D0912"/>
    <w:rsid w:val="005E09CA"/>
    <w:rsid w:val="005E3803"/>
    <w:rsid w:val="005F0902"/>
    <w:rsid w:val="0060099D"/>
    <w:rsid w:val="00600CA6"/>
    <w:rsid w:val="006014DF"/>
    <w:rsid w:val="00606803"/>
    <w:rsid w:val="00617611"/>
    <w:rsid w:val="00624287"/>
    <w:rsid w:val="00626A18"/>
    <w:rsid w:val="006354F6"/>
    <w:rsid w:val="006434DE"/>
    <w:rsid w:val="0064399B"/>
    <w:rsid w:val="0064405C"/>
    <w:rsid w:val="0064609D"/>
    <w:rsid w:val="00652737"/>
    <w:rsid w:val="0065297A"/>
    <w:rsid w:val="00652BD4"/>
    <w:rsid w:val="00663740"/>
    <w:rsid w:val="0066374E"/>
    <w:rsid w:val="006675C9"/>
    <w:rsid w:val="0067121F"/>
    <w:rsid w:val="00671899"/>
    <w:rsid w:val="00675B2E"/>
    <w:rsid w:val="00680128"/>
    <w:rsid w:val="00680579"/>
    <w:rsid w:val="00681278"/>
    <w:rsid w:val="006843E2"/>
    <w:rsid w:val="006856B8"/>
    <w:rsid w:val="00690FFA"/>
    <w:rsid w:val="006935DF"/>
    <w:rsid w:val="006946D4"/>
    <w:rsid w:val="006A03B2"/>
    <w:rsid w:val="006A0FC2"/>
    <w:rsid w:val="006A1343"/>
    <w:rsid w:val="006A1C60"/>
    <w:rsid w:val="006A2068"/>
    <w:rsid w:val="006A381A"/>
    <w:rsid w:val="006A614B"/>
    <w:rsid w:val="006A726E"/>
    <w:rsid w:val="006C3946"/>
    <w:rsid w:val="006C6383"/>
    <w:rsid w:val="006D19D1"/>
    <w:rsid w:val="006D5BBF"/>
    <w:rsid w:val="006D61A6"/>
    <w:rsid w:val="006E7015"/>
    <w:rsid w:val="007022C1"/>
    <w:rsid w:val="00716199"/>
    <w:rsid w:val="00721889"/>
    <w:rsid w:val="00722752"/>
    <w:rsid w:val="00722776"/>
    <w:rsid w:val="00722865"/>
    <w:rsid w:val="00727970"/>
    <w:rsid w:val="007304CB"/>
    <w:rsid w:val="0073246F"/>
    <w:rsid w:val="00733929"/>
    <w:rsid w:val="00743034"/>
    <w:rsid w:val="007440DE"/>
    <w:rsid w:val="007442AF"/>
    <w:rsid w:val="007459AF"/>
    <w:rsid w:val="00746860"/>
    <w:rsid w:val="00752295"/>
    <w:rsid w:val="00754032"/>
    <w:rsid w:val="007572C8"/>
    <w:rsid w:val="007605E7"/>
    <w:rsid w:val="007673F0"/>
    <w:rsid w:val="00767BA4"/>
    <w:rsid w:val="00774465"/>
    <w:rsid w:val="00780BFF"/>
    <w:rsid w:val="00782695"/>
    <w:rsid w:val="00783B51"/>
    <w:rsid w:val="0078409A"/>
    <w:rsid w:val="0078486F"/>
    <w:rsid w:val="007946F4"/>
    <w:rsid w:val="007A1666"/>
    <w:rsid w:val="007A3358"/>
    <w:rsid w:val="007B111C"/>
    <w:rsid w:val="007B1868"/>
    <w:rsid w:val="007B405A"/>
    <w:rsid w:val="007B7A13"/>
    <w:rsid w:val="007C2EE9"/>
    <w:rsid w:val="007C35EF"/>
    <w:rsid w:val="007C4178"/>
    <w:rsid w:val="007C7124"/>
    <w:rsid w:val="007D6F95"/>
    <w:rsid w:val="007D70DA"/>
    <w:rsid w:val="007E4BAE"/>
    <w:rsid w:val="007E512D"/>
    <w:rsid w:val="007F70A1"/>
    <w:rsid w:val="008042B2"/>
    <w:rsid w:val="00804E71"/>
    <w:rsid w:val="0080795A"/>
    <w:rsid w:val="008121DC"/>
    <w:rsid w:val="00812FA1"/>
    <w:rsid w:val="00814741"/>
    <w:rsid w:val="00821D46"/>
    <w:rsid w:val="00822302"/>
    <w:rsid w:val="008229E8"/>
    <w:rsid w:val="00825AAB"/>
    <w:rsid w:val="00831414"/>
    <w:rsid w:val="00832558"/>
    <w:rsid w:val="00834400"/>
    <w:rsid w:val="0083499C"/>
    <w:rsid w:val="0083770D"/>
    <w:rsid w:val="00840708"/>
    <w:rsid w:val="0084484E"/>
    <w:rsid w:val="0084581D"/>
    <w:rsid w:val="00855190"/>
    <w:rsid w:val="00860470"/>
    <w:rsid w:val="008666E4"/>
    <w:rsid w:val="00892C09"/>
    <w:rsid w:val="0089601B"/>
    <w:rsid w:val="008A1D5E"/>
    <w:rsid w:val="008A4AF5"/>
    <w:rsid w:val="008B4325"/>
    <w:rsid w:val="008B48A7"/>
    <w:rsid w:val="008B50A2"/>
    <w:rsid w:val="008C2A20"/>
    <w:rsid w:val="008F3128"/>
    <w:rsid w:val="008F3BE6"/>
    <w:rsid w:val="008F69DA"/>
    <w:rsid w:val="00900C92"/>
    <w:rsid w:val="009024CF"/>
    <w:rsid w:val="0090461F"/>
    <w:rsid w:val="00930915"/>
    <w:rsid w:val="00934034"/>
    <w:rsid w:val="00936427"/>
    <w:rsid w:val="009366E6"/>
    <w:rsid w:val="0094007D"/>
    <w:rsid w:val="00941408"/>
    <w:rsid w:val="00944D18"/>
    <w:rsid w:val="00950F94"/>
    <w:rsid w:val="009707DF"/>
    <w:rsid w:val="00977603"/>
    <w:rsid w:val="00986FC2"/>
    <w:rsid w:val="00992F4A"/>
    <w:rsid w:val="00997538"/>
    <w:rsid w:val="009A1656"/>
    <w:rsid w:val="009A32A3"/>
    <w:rsid w:val="009A4F24"/>
    <w:rsid w:val="009B512C"/>
    <w:rsid w:val="009C4AF5"/>
    <w:rsid w:val="009C71A5"/>
    <w:rsid w:val="009D099B"/>
    <w:rsid w:val="009D4C42"/>
    <w:rsid w:val="009E2707"/>
    <w:rsid w:val="009E4479"/>
    <w:rsid w:val="009E5BE2"/>
    <w:rsid w:val="009F1C98"/>
    <w:rsid w:val="009F2D4C"/>
    <w:rsid w:val="00A02EA6"/>
    <w:rsid w:val="00A04328"/>
    <w:rsid w:val="00A11365"/>
    <w:rsid w:val="00A16B91"/>
    <w:rsid w:val="00A17498"/>
    <w:rsid w:val="00A22DCA"/>
    <w:rsid w:val="00A23C51"/>
    <w:rsid w:val="00A26F92"/>
    <w:rsid w:val="00A27647"/>
    <w:rsid w:val="00A27869"/>
    <w:rsid w:val="00A3025C"/>
    <w:rsid w:val="00A35C0E"/>
    <w:rsid w:val="00A372B1"/>
    <w:rsid w:val="00A37A92"/>
    <w:rsid w:val="00A40715"/>
    <w:rsid w:val="00A418D5"/>
    <w:rsid w:val="00A443C7"/>
    <w:rsid w:val="00A449F9"/>
    <w:rsid w:val="00A4501C"/>
    <w:rsid w:val="00A57C22"/>
    <w:rsid w:val="00A6032D"/>
    <w:rsid w:val="00A60928"/>
    <w:rsid w:val="00A617A0"/>
    <w:rsid w:val="00A63976"/>
    <w:rsid w:val="00A65F7F"/>
    <w:rsid w:val="00A66EF3"/>
    <w:rsid w:val="00A67024"/>
    <w:rsid w:val="00A711EB"/>
    <w:rsid w:val="00A728E7"/>
    <w:rsid w:val="00A74288"/>
    <w:rsid w:val="00A82201"/>
    <w:rsid w:val="00A838ED"/>
    <w:rsid w:val="00A85C0F"/>
    <w:rsid w:val="00A9447E"/>
    <w:rsid w:val="00A94F2B"/>
    <w:rsid w:val="00A97373"/>
    <w:rsid w:val="00AA3D18"/>
    <w:rsid w:val="00AB1A10"/>
    <w:rsid w:val="00AB4E14"/>
    <w:rsid w:val="00AC30C4"/>
    <w:rsid w:val="00AD06D0"/>
    <w:rsid w:val="00AD430F"/>
    <w:rsid w:val="00AD5358"/>
    <w:rsid w:val="00AE22DE"/>
    <w:rsid w:val="00AE52F9"/>
    <w:rsid w:val="00AF1E63"/>
    <w:rsid w:val="00AF30EE"/>
    <w:rsid w:val="00B048EC"/>
    <w:rsid w:val="00B07525"/>
    <w:rsid w:val="00B135E0"/>
    <w:rsid w:val="00B14399"/>
    <w:rsid w:val="00B14E5E"/>
    <w:rsid w:val="00B1541F"/>
    <w:rsid w:val="00B26978"/>
    <w:rsid w:val="00B27DC6"/>
    <w:rsid w:val="00B35594"/>
    <w:rsid w:val="00B3795F"/>
    <w:rsid w:val="00B43C6F"/>
    <w:rsid w:val="00B47156"/>
    <w:rsid w:val="00B56AB6"/>
    <w:rsid w:val="00B62206"/>
    <w:rsid w:val="00B66A1D"/>
    <w:rsid w:val="00B71A77"/>
    <w:rsid w:val="00B726B7"/>
    <w:rsid w:val="00B77477"/>
    <w:rsid w:val="00B83DF1"/>
    <w:rsid w:val="00B84492"/>
    <w:rsid w:val="00B8537E"/>
    <w:rsid w:val="00B912F1"/>
    <w:rsid w:val="00B956E5"/>
    <w:rsid w:val="00BA3CFF"/>
    <w:rsid w:val="00BA45AF"/>
    <w:rsid w:val="00BB1084"/>
    <w:rsid w:val="00BB147F"/>
    <w:rsid w:val="00BB29EB"/>
    <w:rsid w:val="00BB40F6"/>
    <w:rsid w:val="00BB545A"/>
    <w:rsid w:val="00BC2887"/>
    <w:rsid w:val="00BC5151"/>
    <w:rsid w:val="00BC7507"/>
    <w:rsid w:val="00BD251F"/>
    <w:rsid w:val="00BD5D87"/>
    <w:rsid w:val="00BD747A"/>
    <w:rsid w:val="00BD7842"/>
    <w:rsid w:val="00BE279B"/>
    <w:rsid w:val="00BE425E"/>
    <w:rsid w:val="00BE6546"/>
    <w:rsid w:val="00BF3B6A"/>
    <w:rsid w:val="00BF3D7E"/>
    <w:rsid w:val="00BF4A92"/>
    <w:rsid w:val="00BF56B6"/>
    <w:rsid w:val="00C002FB"/>
    <w:rsid w:val="00C038AA"/>
    <w:rsid w:val="00C04C11"/>
    <w:rsid w:val="00C10CC2"/>
    <w:rsid w:val="00C11AC3"/>
    <w:rsid w:val="00C1651E"/>
    <w:rsid w:val="00C20C2B"/>
    <w:rsid w:val="00C31653"/>
    <w:rsid w:val="00C342FF"/>
    <w:rsid w:val="00C50FDF"/>
    <w:rsid w:val="00C6095E"/>
    <w:rsid w:val="00C60C2D"/>
    <w:rsid w:val="00C654D6"/>
    <w:rsid w:val="00C66165"/>
    <w:rsid w:val="00C74F36"/>
    <w:rsid w:val="00C75AFC"/>
    <w:rsid w:val="00C770B1"/>
    <w:rsid w:val="00C82842"/>
    <w:rsid w:val="00C863AA"/>
    <w:rsid w:val="00C86EF3"/>
    <w:rsid w:val="00C91B0D"/>
    <w:rsid w:val="00C952F7"/>
    <w:rsid w:val="00CB0380"/>
    <w:rsid w:val="00CB53C5"/>
    <w:rsid w:val="00CB5CCB"/>
    <w:rsid w:val="00CC155D"/>
    <w:rsid w:val="00CC6611"/>
    <w:rsid w:val="00CD3EA8"/>
    <w:rsid w:val="00CD4A74"/>
    <w:rsid w:val="00CE0A5F"/>
    <w:rsid w:val="00CE49A4"/>
    <w:rsid w:val="00CE57F3"/>
    <w:rsid w:val="00CE682F"/>
    <w:rsid w:val="00CE73A9"/>
    <w:rsid w:val="00CF3DBF"/>
    <w:rsid w:val="00CF406B"/>
    <w:rsid w:val="00CF4F03"/>
    <w:rsid w:val="00CF6E52"/>
    <w:rsid w:val="00D0083B"/>
    <w:rsid w:val="00D02BA0"/>
    <w:rsid w:val="00D07AC4"/>
    <w:rsid w:val="00D12885"/>
    <w:rsid w:val="00D1329F"/>
    <w:rsid w:val="00D22016"/>
    <w:rsid w:val="00D24E63"/>
    <w:rsid w:val="00D254B9"/>
    <w:rsid w:val="00D31A98"/>
    <w:rsid w:val="00D41C5E"/>
    <w:rsid w:val="00D43456"/>
    <w:rsid w:val="00D5661D"/>
    <w:rsid w:val="00D57B64"/>
    <w:rsid w:val="00D62D6A"/>
    <w:rsid w:val="00D63F89"/>
    <w:rsid w:val="00D64865"/>
    <w:rsid w:val="00D70BB6"/>
    <w:rsid w:val="00D7431C"/>
    <w:rsid w:val="00D87497"/>
    <w:rsid w:val="00D97109"/>
    <w:rsid w:val="00DA0972"/>
    <w:rsid w:val="00DA42C0"/>
    <w:rsid w:val="00DB2C1A"/>
    <w:rsid w:val="00DB312A"/>
    <w:rsid w:val="00DB5596"/>
    <w:rsid w:val="00DB6B27"/>
    <w:rsid w:val="00DC30CB"/>
    <w:rsid w:val="00DC5E93"/>
    <w:rsid w:val="00DC7617"/>
    <w:rsid w:val="00DD4ED0"/>
    <w:rsid w:val="00DE2EE8"/>
    <w:rsid w:val="00DF4999"/>
    <w:rsid w:val="00DF4D2E"/>
    <w:rsid w:val="00E0634B"/>
    <w:rsid w:val="00E1504F"/>
    <w:rsid w:val="00E15859"/>
    <w:rsid w:val="00E208D5"/>
    <w:rsid w:val="00E21818"/>
    <w:rsid w:val="00E2362A"/>
    <w:rsid w:val="00E414CE"/>
    <w:rsid w:val="00E429B7"/>
    <w:rsid w:val="00E4535F"/>
    <w:rsid w:val="00E55339"/>
    <w:rsid w:val="00E556A8"/>
    <w:rsid w:val="00E63E72"/>
    <w:rsid w:val="00E65639"/>
    <w:rsid w:val="00E703D4"/>
    <w:rsid w:val="00E70F65"/>
    <w:rsid w:val="00E73485"/>
    <w:rsid w:val="00E77E49"/>
    <w:rsid w:val="00E819F6"/>
    <w:rsid w:val="00E85AD5"/>
    <w:rsid w:val="00E9025B"/>
    <w:rsid w:val="00E945BA"/>
    <w:rsid w:val="00EA021F"/>
    <w:rsid w:val="00EA72AB"/>
    <w:rsid w:val="00EB1541"/>
    <w:rsid w:val="00EB3163"/>
    <w:rsid w:val="00EB4D3E"/>
    <w:rsid w:val="00EB55CA"/>
    <w:rsid w:val="00EC0CA6"/>
    <w:rsid w:val="00EC2B7F"/>
    <w:rsid w:val="00EC5ED0"/>
    <w:rsid w:val="00ED2B40"/>
    <w:rsid w:val="00ED4A08"/>
    <w:rsid w:val="00ED5191"/>
    <w:rsid w:val="00ED7487"/>
    <w:rsid w:val="00EE383C"/>
    <w:rsid w:val="00EE5E1C"/>
    <w:rsid w:val="00EE6A4A"/>
    <w:rsid w:val="00EF3C5C"/>
    <w:rsid w:val="00EF4A7A"/>
    <w:rsid w:val="00EF63C4"/>
    <w:rsid w:val="00F02889"/>
    <w:rsid w:val="00F131CB"/>
    <w:rsid w:val="00F15E58"/>
    <w:rsid w:val="00F16ACF"/>
    <w:rsid w:val="00F240FE"/>
    <w:rsid w:val="00F34D46"/>
    <w:rsid w:val="00F361FF"/>
    <w:rsid w:val="00F42149"/>
    <w:rsid w:val="00F47B61"/>
    <w:rsid w:val="00F5240B"/>
    <w:rsid w:val="00F54BF8"/>
    <w:rsid w:val="00F609DD"/>
    <w:rsid w:val="00F63867"/>
    <w:rsid w:val="00F71E43"/>
    <w:rsid w:val="00F822C4"/>
    <w:rsid w:val="00F85B70"/>
    <w:rsid w:val="00F92EFE"/>
    <w:rsid w:val="00FA0EBF"/>
    <w:rsid w:val="00FB0FC0"/>
    <w:rsid w:val="00FB459C"/>
    <w:rsid w:val="00FB4A80"/>
    <w:rsid w:val="00FB6A83"/>
    <w:rsid w:val="00FC0FD8"/>
    <w:rsid w:val="00FC37A0"/>
    <w:rsid w:val="00FC3EF4"/>
    <w:rsid w:val="00FC5DA8"/>
    <w:rsid w:val="00FC657D"/>
    <w:rsid w:val="00FF1A48"/>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CE140"/>
  <w15:chartTrackingRefBased/>
  <w15:docId w15:val="{3B87D88B-1B2A-2A4B-979F-A1CEDD419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81D"/>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27647"/>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27647"/>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27647"/>
    <w:pPr>
      <w:keepNext/>
      <w:keepLines/>
      <w:spacing w:before="160" w:after="80"/>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27647"/>
    <w:pPr>
      <w:keepNext/>
      <w:keepLines/>
      <w:spacing w:before="80" w:after="40"/>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27647"/>
    <w:pPr>
      <w:keepNext/>
      <w:keepLines/>
      <w:spacing w:before="80" w:after="40"/>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27647"/>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27647"/>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27647"/>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27647"/>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7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7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647"/>
    <w:rPr>
      <w:rFonts w:eastAsiaTheme="majorEastAsia" w:cstheme="majorBidi"/>
      <w:color w:val="272727" w:themeColor="text1" w:themeTint="D8"/>
    </w:rPr>
  </w:style>
  <w:style w:type="paragraph" w:styleId="Title">
    <w:name w:val="Title"/>
    <w:basedOn w:val="Normal"/>
    <w:next w:val="Normal"/>
    <w:link w:val="TitleChar"/>
    <w:uiPriority w:val="10"/>
    <w:qFormat/>
    <w:rsid w:val="00A2764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27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647"/>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27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647"/>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27647"/>
    <w:rPr>
      <w:i/>
      <w:iCs/>
      <w:color w:val="404040" w:themeColor="text1" w:themeTint="BF"/>
    </w:rPr>
  </w:style>
  <w:style w:type="paragraph" w:styleId="ListParagraph">
    <w:name w:val="List Paragraph"/>
    <w:basedOn w:val="Normal"/>
    <w:uiPriority w:val="34"/>
    <w:qFormat/>
    <w:rsid w:val="00A27647"/>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27647"/>
    <w:rPr>
      <w:i/>
      <w:iCs/>
      <w:color w:val="2F5496" w:themeColor="accent1" w:themeShade="BF"/>
    </w:rPr>
  </w:style>
  <w:style w:type="paragraph" w:styleId="IntenseQuote">
    <w:name w:val="Intense Quote"/>
    <w:basedOn w:val="Normal"/>
    <w:next w:val="Normal"/>
    <w:link w:val="IntenseQuoteChar"/>
    <w:uiPriority w:val="30"/>
    <w:qFormat/>
    <w:rsid w:val="00A27647"/>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27647"/>
    <w:rPr>
      <w:i/>
      <w:iCs/>
      <w:color w:val="2F5496" w:themeColor="accent1" w:themeShade="BF"/>
    </w:rPr>
  </w:style>
  <w:style w:type="character" w:styleId="IntenseReference">
    <w:name w:val="Intense Reference"/>
    <w:basedOn w:val="DefaultParagraphFont"/>
    <w:uiPriority w:val="32"/>
    <w:qFormat/>
    <w:rsid w:val="00A27647"/>
    <w:rPr>
      <w:b/>
      <w:bCs/>
      <w:smallCaps/>
      <w:color w:val="2F5496" w:themeColor="accent1" w:themeShade="BF"/>
      <w:spacing w:val="5"/>
    </w:rPr>
  </w:style>
  <w:style w:type="paragraph" w:styleId="Revision">
    <w:name w:val="Revision"/>
    <w:hidden/>
    <w:uiPriority w:val="99"/>
    <w:semiHidden/>
    <w:rsid w:val="00997538"/>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997538"/>
    <w:rPr>
      <w:sz w:val="16"/>
      <w:szCs w:val="16"/>
    </w:rPr>
  </w:style>
  <w:style w:type="paragraph" w:styleId="CommentText">
    <w:name w:val="annotation text"/>
    <w:basedOn w:val="Normal"/>
    <w:link w:val="CommentTextChar"/>
    <w:uiPriority w:val="99"/>
    <w:semiHidden/>
    <w:unhideWhenUsed/>
    <w:rsid w:val="00997538"/>
    <w:rPr>
      <w:sz w:val="20"/>
      <w:szCs w:val="20"/>
    </w:rPr>
  </w:style>
  <w:style w:type="character" w:customStyle="1" w:styleId="CommentTextChar">
    <w:name w:val="Comment Text Char"/>
    <w:basedOn w:val="DefaultParagraphFont"/>
    <w:link w:val="CommentText"/>
    <w:uiPriority w:val="99"/>
    <w:semiHidden/>
    <w:rsid w:val="00997538"/>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97538"/>
    <w:rPr>
      <w:b/>
      <w:bCs/>
    </w:rPr>
  </w:style>
  <w:style w:type="character" w:customStyle="1" w:styleId="CommentSubjectChar">
    <w:name w:val="Comment Subject Char"/>
    <w:basedOn w:val="CommentTextChar"/>
    <w:link w:val="CommentSubject"/>
    <w:uiPriority w:val="99"/>
    <w:semiHidden/>
    <w:rsid w:val="00997538"/>
    <w:rPr>
      <w:rFonts w:ascii="Times New Roman" w:eastAsia="Times New Roman" w:hAnsi="Times New Roman" w:cs="Times New Roman"/>
      <w:b/>
      <w:bCs/>
      <w:kern w:val="0"/>
      <w:sz w:val="20"/>
      <w:szCs w:val="20"/>
      <w14:ligatures w14:val="none"/>
    </w:rPr>
  </w:style>
  <w:style w:type="table" w:styleId="TableGrid">
    <w:name w:val="Table Grid"/>
    <w:basedOn w:val="TableNormal"/>
    <w:uiPriority w:val="39"/>
    <w:rsid w:val="00F47B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237B2"/>
  </w:style>
  <w:style w:type="paragraph" w:styleId="HTMLPreformatted">
    <w:name w:val="HTML Preformatted"/>
    <w:basedOn w:val="Normal"/>
    <w:link w:val="HTMLPreformattedChar"/>
    <w:uiPriority w:val="99"/>
    <w:unhideWhenUsed/>
    <w:rsid w:val="00804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042B2"/>
    <w:rPr>
      <w:rFonts w:ascii="Courier New" w:eastAsia="Times New Roman" w:hAnsi="Courier New" w:cs="Courier New"/>
      <w:kern w:val="0"/>
      <w:sz w:val="20"/>
      <w:szCs w:val="20"/>
      <w14:ligatures w14:val="none"/>
    </w:rPr>
  </w:style>
  <w:style w:type="character" w:customStyle="1" w:styleId="gntyacmbb4b">
    <w:name w:val="gntyacmbb4b"/>
    <w:basedOn w:val="DefaultParagraphFont"/>
    <w:rsid w:val="008042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43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928</Words>
  <Characters>5293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2</cp:revision>
  <dcterms:created xsi:type="dcterms:W3CDTF">2025-09-02T18:24:00Z</dcterms:created>
  <dcterms:modified xsi:type="dcterms:W3CDTF">2025-09-02T18:24:00Z</dcterms:modified>
</cp:coreProperties>
</file>