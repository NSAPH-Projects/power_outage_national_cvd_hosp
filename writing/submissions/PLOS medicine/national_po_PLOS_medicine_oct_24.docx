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DE50" w14:textId="089D8652" w:rsidR="00E6133D" w:rsidRDefault="00E6133D" w:rsidP="00E6133D">
      <w:pPr>
        <w:widowControl w:val="0"/>
        <w:pBdr>
          <w:top w:val="nil"/>
          <w:left w:val="nil"/>
          <w:bottom w:val="nil"/>
          <w:right w:val="nil"/>
          <w:between w:val="nil"/>
        </w:pBdr>
        <w:spacing w:line="276" w:lineRule="auto"/>
        <w:rPr>
          <w:sz w:val="36"/>
          <w:szCs w:val="36"/>
        </w:rPr>
        <w:sectPr w:rsidR="00E6133D">
          <w:headerReference w:type="default" r:id="rId8"/>
          <w:footerReference w:type="default" r:id="rId9"/>
          <w:pgSz w:w="12240" w:h="15840"/>
          <w:pgMar w:top="1440" w:right="1800" w:bottom="1440" w:left="1800" w:header="720" w:footer="720" w:gutter="0"/>
          <w:pgNumType w:start="1"/>
          <w:cols w:space="720"/>
        </w:sectPr>
      </w:pPr>
    </w:p>
    <w:p w14:paraId="1E1B249E" w14:textId="5702CDAA" w:rsidR="00E6133D" w:rsidRDefault="00E6133D" w:rsidP="00E6133D">
      <w:pPr>
        <w:rPr>
          <w:rFonts w:ascii="Arial" w:hAnsi="Arial" w:cs="Arial"/>
          <w:b/>
          <w:sz w:val="28"/>
          <w:szCs w:val="28"/>
        </w:rPr>
      </w:pPr>
      <w:r w:rsidRPr="00F649EE">
        <w:rPr>
          <w:rFonts w:ascii="Arial" w:hAnsi="Arial" w:cs="Arial"/>
          <w:b/>
          <w:sz w:val="28"/>
          <w:szCs w:val="28"/>
        </w:rPr>
        <w:t>Main Manuscript for</w:t>
      </w:r>
    </w:p>
    <w:p w14:paraId="7FC5460A" w14:textId="1F635140" w:rsidR="006552FF" w:rsidRPr="00547126" w:rsidDel="00547126" w:rsidRDefault="00547126" w:rsidP="00E6133D">
      <w:pPr>
        <w:rPr>
          <w:del w:id="0" w:author="Heather M" w:date="2025-10-24T20:15:00Z" w16du:dateUtc="2025-10-25T00:15:00Z"/>
          <w:rFonts w:ascii="Arial" w:hAnsi="Arial" w:cs="Arial"/>
          <w:b/>
          <w:color w:val="4F81BD" w:themeColor="accent1"/>
          <w:sz w:val="28"/>
          <w:szCs w:val="28"/>
          <w:rPrChange w:id="1" w:author="Heather M" w:date="2025-10-24T20:16:00Z" w16du:dateUtc="2025-10-25T00:16:00Z">
            <w:rPr>
              <w:del w:id="2" w:author="Heather M" w:date="2025-10-24T20:15:00Z" w16du:dateUtc="2025-10-25T00:15:00Z"/>
              <w:rFonts w:ascii="Arial" w:hAnsi="Arial" w:cs="Arial"/>
              <w:b/>
              <w:sz w:val="28"/>
              <w:szCs w:val="28"/>
            </w:rPr>
          </w:rPrChange>
        </w:rPr>
      </w:pPr>
      <w:ins w:id="3" w:author="Heather M" w:date="2025-10-24T20:15:00Z" w16du:dateUtc="2025-10-25T00:15:00Z">
        <w:r w:rsidRPr="00547126">
          <w:rPr>
            <w:rFonts w:ascii="Arial" w:hAnsi="Arial" w:cs="Arial"/>
            <w:b/>
            <w:color w:val="4F81BD" w:themeColor="accent1"/>
            <w:sz w:val="28"/>
            <w:szCs w:val="28"/>
            <w:rPrChange w:id="4" w:author="Heather M" w:date="2025-10-24T20:16:00Z" w16du:dateUtc="2025-10-25T00:16:00Z">
              <w:rPr>
                <w:rFonts w:ascii="Aptos" w:hAnsi="Aptos" w:cs="Arial"/>
                <w:bCs/>
                <w:color w:val="4F81BD" w:themeColor="accent1"/>
              </w:rPr>
            </w:rPrChange>
          </w:rPr>
          <w:t>Power outages and cardiovascular and respiratory hospitalizations among US Medicare beneficiaries in 2018: a case-crossover study</w:t>
        </w:r>
      </w:ins>
      <w:del w:id="5" w:author="Heather M" w:date="2025-10-24T20:15:00Z" w16du:dateUtc="2025-10-25T00:15:00Z">
        <w:r w:rsidR="006552FF" w:rsidRPr="00547126" w:rsidDel="00547126">
          <w:rPr>
            <w:rFonts w:ascii="Arial" w:hAnsi="Arial" w:cs="Arial"/>
            <w:b/>
            <w:sz w:val="28"/>
            <w:szCs w:val="28"/>
          </w:rPr>
          <w:delText xml:space="preserve">Power outages </w:delText>
        </w:r>
        <w:r w:rsidR="00A82689" w:rsidRPr="00547126" w:rsidDel="00547126">
          <w:rPr>
            <w:rFonts w:ascii="Arial" w:hAnsi="Arial" w:cs="Arial"/>
            <w:b/>
            <w:sz w:val="28"/>
            <w:szCs w:val="28"/>
          </w:rPr>
          <w:delText xml:space="preserve">and </w:delText>
        </w:r>
        <w:r w:rsidR="006552FF" w:rsidRPr="00547126" w:rsidDel="00547126">
          <w:rPr>
            <w:rFonts w:ascii="Arial" w:hAnsi="Arial" w:cs="Arial"/>
            <w:b/>
            <w:sz w:val="28"/>
            <w:szCs w:val="28"/>
          </w:rPr>
          <w:delText>cardiovascular and respiratory hospitalizations among US older adults</w:delText>
        </w:r>
      </w:del>
    </w:p>
    <w:p w14:paraId="12588F07" w14:textId="77777777" w:rsidR="00E6133D" w:rsidRPr="00E6133D" w:rsidRDefault="00E6133D" w:rsidP="00E6133D">
      <w:pPr>
        <w:rPr>
          <w:rFonts w:ascii="Arial" w:hAnsi="Arial" w:cs="Arial"/>
          <w:sz w:val="20"/>
          <w:szCs w:val="20"/>
        </w:rPr>
      </w:pPr>
    </w:p>
    <w:p w14:paraId="18792596" w14:textId="77777777" w:rsidR="0025468E" w:rsidRPr="0025468E" w:rsidRDefault="0025468E" w:rsidP="0025468E">
      <w:pPr>
        <w:rPr>
          <w:rFonts w:ascii="Arial" w:hAnsi="Arial" w:cs="Arial"/>
          <w:b/>
          <w:bCs/>
          <w:sz w:val="21"/>
          <w:szCs w:val="21"/>
        </w:rPr>
      </w:pPr>
      <w:r w:rsidRPr="0025468E">
        <w:rPr>
          <w:rFonts w:ascii="Arial" w:hAnsi="Arial" w:cs="Arial"/>
          <w:b/>
          <w:bCs/>
          <w:sz w:val="21"/>
          <w:szCs w:val="21"/>
        </w:rPr>
        <w:t>Heather McBrien</w:t>
      </w:r>
      <w:r w:rsidRPr="0025468E">
        <w:rPr>
          <w:rFonts w:ascii="Arial" w:hAnsi="Arial" w:cs="Arial"/>
          <w:b/>
          <w:bCs/>
          <w:sz w:val="21"/>
          <w:szCs w:val="21"/>
          <w:vertAlign w:val="superscript"/>
        </w:rPr>
        <w:t>1*</w:t>
      </w:r>
      <w:r w:rsidRPr="0025468E">
        <w:rPr>
          <w:rFonts w:ascii="Arial" w:hAnsi="Arial" w:cs="Arial"/>
          <w:b/>
          <w:bCs/>
          <w:sz w:val="21"/>
          <w:szCs w:val="21"/>
        </w:rPr>
        <w:t>, Daniel Mork</w:t>
      </w:r>
      <w:r w:rsidRPr="0025468E">
        <w:rPr>
          <w:rFonts w:ascii="Arial" w:hAnsi="Arial" w:cs="Arial"/>
          <w:b/>
          <w:bCs/>
          <w:sz w:val="21"/>
          <w:szCs w:val="21"/>
          <w:vertAlign w:val="superscript"/>
        </w:rPr>
        <w:t>2</w:t>
      </w:r>
      <w:r w:rsidRPr="0025468E">
        <w:rPr>
          <w:rFonts w:ascii="Arial" w:hAnsi="Arial" w:cs="Arial"/>
          <w:b/>
          <w:bCs/>
          <w:sz w:val="21"/>
          <w:szCs w:val="21"/>
        </w:rPr>
        <w:t>, Vivian Do</w:t>
      </w:r>
      <w:r w:rsidRPr="0025468E">
        <w:rPr>
          <w:rFonts w:ascii="Arial" w:hAnsi="Arial" w:cs="Arial"/>
          <w:b/>
          <w:bCs/>
          <w:sz w:val="21"/>
          <w:szCs w:val="21"/>
          <w:vertAlign w:val="superscript"/>
        </w:rPr>
        <w:t>1</w:t>
      </w:r>
      <w:r w:rsidRPr="0025468E">
        <w:rPr>
          <w:rFonts w:ascii="Arial" w:hAnsi="Arial" w:cs="Arial"/>
          <w:b/>
          <w:bCs/>
          <w:sz w:val="21"/>
          <w:szCs w:val="21"/>
        </w:rPr>
        <w:t>, Marianthi-Anna Kioumourtzoglou</w:t>
      </w:r>
      <w:r w:rsidRPr="0025468E">
        <w:rPr>
          <w:rFonts w:ascii="Arial" w:hAnsi="Arial" w:cs="Arial"/>
          <w:b/>
          <w:bCs/>
          <w:sz w:val="21"/>
          <w:szCs w:val="21"/>
          <w:vertAlign w:val="superscript"/>
        </w:rPr>
        <w:t>1</w:t>
      </w:r>
      <w:r w:rsidRPr="0025468E">
        <w:rPr>
          <w:rFonts w:ascii="Arial" w:hAnsi="Arial" w:cs="Arial"/>
          <w:b/>
          <w:bCs/>
          <w:sz w:val="21"/>
          <w:szCs w:val="21"/>
        </w:rPr>
        <w:t>, Joan A. Casey</w:t>
      </w:r>
      <w:r w:rsidRPr="0025468E">
        <w:rPr>
          <w:rFonts w:ascii="Arial" w:hAnsi="Arial" w:cs="Arial"/>
          <w:b/>
          <w:bCs/>
          <w:sz w:val="21"/>
          <w:szCs w:val="21"/>
          <w:vertAlign w:val="superscript"/>
        </w:rPr>
        <w:t>3,4</w:t>
      </w:r>
      <w:r w:rsidRPr="0025468E">
        <w:rPr>
          <w:rFonts w:ascii="Arial" w:hAnsi="Arial" w:cs="Arial"/>
          <w:b/>
          <w:bCs/>
          <w:sz w:val="21"/>
          <w:szCs w:val="21"/>
        </w:rPr>
        <w:t xml:space="preserve"> </w:t>
      </w:r>
    </w:p>
    <w:p w14:paraId="7AA39DB1" w14:textId="77777777" w:rsidR="0025468E" w:rsidRPr="00634C14" w:rsidRDefault="0025468E" w:rsidP="0025468E">
      <w:pPr>
        <w:rPr>
          <w:rFonts w:ascii="Arial" w:hAnsi="Arial" w:cs="Arial"/>
          <w:sz w:val="18"/>
          <w:szCs w:val="18"/>
        </w:rPr>
      </w:pPr>
    </w:p>
    <w:p w14:paraId="71E583F6"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 xml:space="preserve">1 </w:t>
      </w:r>
      <w:r w:rsidRPr="00634C14">
        <w:rPr>
          <w:rFonts w:ascii="Arial" w:hAnsi="Arial" w:cs="Arial"/>
          <w:b/>
          <w:bCs/>
          <w:sz w:val="18"/>
          <w:szCs w:val="18"/>
        </w:rPr>
        <w:t xml:space="preserve">Columbia Mailman School of Public Health, Department of Environmental Health Sciences </w:t>
      </w:r>
    </w:p>
    <w:p w14:paraId="0D046D8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2</w:t>
      </w:r>
      <w:r w:rsidRPr="00634C14">
        <w:rPr>
          <w:rFonts w:ascii="Arial" w:hAnsi="Arial" w:cs="Arial"/>
          <w:b/>
          <w:bCs/>
          <w:sz w:val="18"/>
          <w:szCs w:val="18"/>
        </w:rPr>
        <w:t xml:space="preserve"> Harvard T. H. Chan School of Public Health, Department of Biostatistics </w:t>
      </w:r>
    </w:p>
    <w:p w14:paraId="7DEAA2F0"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3</w:t>
      </w:r>
      <w:r w:rsidRPr="00634C14">
        <w:rPr>
          <w:rFonts w:ascii="Arial" w:hAnsi="Arial" w:cs="Arial"/>
          <w:b/>
          <w:bCs/>
          <w:sz w:val="18"/>
          <w:szCs w:val="18"/>
        </w:rPr>
        <w:t xml:space="preserve"> University of Washington Department of Environmental and Occupational Health Sciences</w:t>
      </w:r>
    </w:p>
    <w:p w14:paraId="2D79DBA8" w14:textId="77777777" w:rsidR="0025468E" w:rsidRPr="00634C14" w:rsidRDefault="0025468E" w:rsidP="0025468E">
      <w:pPr>
        <w:rPr>
          <w:rFonts w:ascii="Arial" w:hAnsi="Arial" w:cs="Arial"/>
          <w:b/>
          <w:bCs/>
          <w:sz w:val="18"/>
          <w:szCs w:val="18"/>
        </w:rPr>
      </w:pPr>
      <w:r w:rsidRPr="00634C14">
        <w:rPr>
          <w:rFonts w:ascii="Arial" w:hAnsi="Arial" w:cs="Arial"/>
          <w:b/>
          <w:bCs/>
          <w:sz w:val="18"/>
          <w:szCs w:val="18"/>
          <w:vertAlign w:val="superscript"/>
        </w:rPr>
        <w:t>4</w:t>
      </w:r>
      <w:r w:rsidRPr="00634C14">
        <w:rPr>
          <w:rFonts w:ascii="Arial" w:hAnsi="Arial" w:cs="Arial"/>
          <w:b/>
          <w:bCs/>
          <w:sz w:val="18"/>
          <w:szCs w:val="18"/>
        </w:rPr>
        <w:t xml:space="preserve"> University of Washington Department of Epidemiology</w:t>
      </w:r>
    </w:p>
    <w:p w14:paraId="36EC8948" w14:textId="77777777" w:rsidR="0025468E" w:rsidRPr="0025468E" w:rsidRDefault="0025468E" w:rsidP="0025468E">
      <w:pPr>
        <w:rPr>
          <w:rFonts w:ascii="Arial" w:hAnsi="Arial" w:cs="Arial"/>
          <w:b/>
          <w:bCs/>
          <w:sz w:val="21"/>
          <w:szCs w:val="21"/>
        </w:rPr>
      </w:pPr>
    </w:p>
    <w:p w14:paraId="2B5B7369" w14:textId="60851B80" w:rsidR="0025468E" w:rsidRPr="0025468E" w:rsidRDefault="0025468E" w:rsidP="0025468E">
      <w:pPr>
        <w:rPr>
          <w:rFonts w:ascii="Arial" w:hAnsi="Arial" w:cs="Arial"/>
          <w:b/>
          <w:bCs/>
          <w:sz w:val="21"/>
          <w:szCs w:val="21"/>
        </w:rPr>
      </w:pPr>
      <w:r w:rsidRPr="0025468E">
        <w:rPr>
          <w:rFonts w:ascii="Arial" w:hAnsi="Arial" w:cs="Arial"/>
          <w:b/>
          <w:bCs/>
          <w:sz w:val="21"/>
          <w:szCs w:val="21"/>
        </w:rPr>
        <w:t>* Corresponding author</w:t>
      </w:r>
      <w:r>
        <w:rPr>
          <w:rFonts w:ascii="Arial" w:hAnsi="Arial" w:cs="Arial"/>
          <w:b/>
          <w:bCs/>
          <w:sz w:val="21"/>
          <w:szCs w:val="21"/>
        </w:rPr>
        <w:t xml:space="preserve"> email</w:t>
      </w:r>
      <w:r w:rsidRPr="0025468E">
        <w:rPr>
          <w:rFonts w:ascii="Arial" w:hAnsi="Arial" w:cs="Arial"/>
          <w:b/>
          <w:bCs/>
          <w:sz w:val="21"/>
          <w:szCs w:val="21"/>
        </w:rPr>
        <w:t xml:space="preserve">: </w:t>
      </w:r>
      <w:hyperlink r:id="rId10" w:history="1">
        <w:r w:rsidRPr="0025468E">
          <w:rPr>
            <w:rStyle w:val="Hyperlink"/>
            <w:rFonts w:ascii="Arial" w:hAnsi="Arial" w:cs="Arial"/>
            <w:b/>
            <w:bCs/>
            <w:sz w:val="21"/>
            <w:szCs w:val="21"/>
          </w:rPr>
          <w:t>hm2913@cumc.columbia.edu</w:t>
        </w:r>
      </w:hyperlink>
      <w:r w:rsidRPr="0025468E">
        <w:rPr>
          <w:rFonts w:ascii="Arial" w:hAnsi="Arial" w:cs="Arial"/>
          <w:b/>
          <w:bCs/>
          <w:sz w:val="21"/>
          <w:szCs w:val="21"/>
        </w:rPr>
        <w:t xml:space="preserve"> </w:t>
      </w:r>
    </w:p>
    <w:p w14:paraId="3A5183BA" w14:textId="2C772E07" w:rsidR="002A7053" w:rsidRPr="002A7053" w:rsidRDefault="002A7053" w:rsidP="002A7053">
      <w:pPr>
        <w:rPr>
          <w:rFonts w:ascii="Arial" w:hAnsi="Arial" w:cs="Arial"/>
          <w:sz w:val="20"/>
          <w:szCs w:val="20"/>
        </w:rPr>
      </w:pPr>
    </w:p>
    <w:p w14:paraId="7A5DDA98" w14:textId="7742767B" w:rsidR="00623869" w:rsidRPr="00BB6B27" w:rsidRDefault="00623869" w:rsidP="00623869">
      <w:pPr>
        <w:rPr>
          <w:rFonts w:ascii="Arial" w:hAnsi="Arial" w:cs="Arial"/>
          <w:sz w:val="20"/>
          <w:szCs w:val="20"/>
        </w:rPr>
      </w:pPr>
      <w:r>
        <w:rPr>
          <w:rFonts w:ascii="Arial" w:hAnsi="Arial" w:cs="Arial"/>
          <w:b/>
          <w:sz w:val="20"/>
          <w:szCs w:val="20"/>
        </w:rPr>
        <w:t>Competing Interest Statement</w:t>
      </w:r>
      <w:r w:rsidR="0097778A">
        <w:rPr>
          <w:rFonts w:ascii="Arial" w:hAnsi="Arial" w:cs="Arial"/>
          <w:b/>
          <w:sz w:val="20"/>
          <w:szCs w:val="20"/>
        </w:rPr>
        <w:t xml:space="preserve">: </w:t>
      </w:r>
      <w:r w:rsidR="0097778A">
        <w:rPr>
          <w:rFonts w:ascii="Arial" w:hAnsi="Arial" w:cs="Arial"/>
          <w:bCs/>
          <w:sz w:val="20"/>
          <w:szCs w:val="20"/>
        </w:rPr>
        <w:t>The authors declare no competing interes</w:t>
      </w:r>
      <w:r w:rsidR="001653B1">
        <w:rPr>
          <w:rFonts w:ascii="Arial" w:hAnsi="Arial" w:cs="Arial"/>
          <w:bCs/>
          <w:sz w:val="20"/>
          <w:szCs w:val="20"/>
        </w:rPr>
        <w:t>ts</w:t>
      </w:r>
      <w:r>
        <w:rPr>
          <w:rFonts w:ascii="Arial" w:hAnsi="Arial" w:cs="Arial"/>
          <w:sz w:val="20"/>
          <w:szCs w:val="20"/>
        </w:rPr>
        <w:t xml:space="preserve">. </w:t>
      </w:r>
    </w:p>
    <w:p w14:paraId="18812061" w14:textId="40D03458" w:rsidR="00E6133D" w:rsidRPr="00E6133D" w:rsidRDefault="00E6133D" w:rsidP="00E6133D">
      <w:pPr>
        <w:rPr>
          <w:rFonts w:ascii="Arial" w:hAnsi="Arial" w:cs="Arial"/>
          <w:sz w:val="20"/>
          <w:szCs w:val="20"/>
        </w:rPr>
      </w:pPr>
      <w:r w:rsidRPr="00E6133D">
        <w:rPr>
          <w:rFonts w:ascii="Arial" w:hAnsi="Arial" w:cs="Arial"/>
          <w:b/>
          <w:sz w:val="20"/>
          <w:szCs w:val="20"/>
        </w:rPr>
        <w:t>Keywords</w:t>
      </w:r>
      <w:r w:rsidR="00623869">
        <w:rPr>
          <w:rFonts w:ascii="Arial" w:hAnsi="Arial" w:cs="Arial"/>
          <w:b/>
          <w:sz w:val="20"/>
          <w:szCs w:val="20"/>
        </w:rPr>
        <w:t>:</w:t>
      </w:r>
      <w:r w:rsidR="00CA4103" w:rsidRPr="00CA4103">
        <w:rPr>
          <w:rFonts w:ascii="Arial" w:hAnsi="Arial" w:cs="Arial"/>
          <w:sz w:val="20"/>
          <w:szCs w:val="20"/>
        </w:rPr>
        <w:t xml:space="preserve"> </w:t>
      </w:r>
      <w:r w:rsidR="00CA4103">
        <w:rPr>
          <w:rFonts w:ascii="Arial" w:hAnsi="Arial" w:cs="Arial"/>
          <w:sz w:val="20"/>
          <w:szCs w:val="20"/>
        </w:rPr>
        <w:t xml:space="preserve">power outage, </w:t>
      </w:r>
      <w:r w:rsidR="00E030C1">
        <w:rPr>
          <w:rFonts w:ascii="Arial" w:hAnsi="Arial" w:cs="Arial"/>
          <w:sz w:val="20"/>
          <w:szCs w:val="20"/>
        </w:rPr>
        <w:t>cardiovascular disease</w:t>
      </w:r>
      <w:r w:rsidR="00CA4103">
        <w:rPr>
          <w:rFonts w:ascii="Arial" w:hAnsi="Arial" w:cs="Arial"/>
          <w:sz w:val="20"/>
          <w:szCs w:val="20"/>
        </w:rPr>
        <w:t>,</w:t>
      </w:r>
      <w:r w:rsidR="00E030C1">
        <w:rPr>
          <w:rFonts w:ascii="Arial" w:hAnsi="Arial" w:cs="Arial"/>
          <w:sz w:val="20"/>
          <w:szCs w:val="20"/>
        </w:rPr>
        <w:t xml:space="preserve"> respiratory disease,</w:t>
      </w:r>
      <w:r w:rsidR="00CA4103">
        <w:rPr>
          <w:rFonts w:ascii="Arial" w:hAnsi="Arial" w:cs="Arial"/>
          <w:sz w:val="20"/>
          <w:szCs w:val="20"/>
        </w:rPr>
        <w:t xml:space="preserve"> climate</w:t>
      </w:r>
      <w:r w:rsidR="00E030C1">
        <w:rPr>
          <w:rFonts w:ascii="Arial" w:hAnsi="Arial" w:cs="Arial"/>
          <w:sz w:val="20"/>
          <w:szCs w:val="20"/>
        </w:rPr>
        <w:t xml:space="preserve"> change, hospitalization</w:t>
      </w:r>
    </w:p>
    <w:p w14:paraId="1265A261" w14:textId="77777777" w:rsidR="00623869" w:rsidRDefault="00623869" w:rsidP="00E6133D">
      <w:pPr>
        <w:rPr>
          <w:rFonts w:ascii="Arial" w:hAnsi="Arial" w:cs="Arial"/>
          <w:b/>
          <w:sz w:val="20"/>
          <w:szCs w:val="20"/>
        </w:rPr>
      </w:pPr>
    </w:p>
    <w:p w14:paraId="4AB6ACD6" w14:textId="77777777" w:rsidR="00F25795" w:rsidRDefault="00F25795" w:rsidP="009F5C6C">
      <w:pPr>
        <w:rPr>
          <w:rFonts w:ascii="Arial" w:hAnsi="Arial" w:cs="Arial"/>
          <w:b/>
          <w:color w:val="000000"/>
          <w:sz w:val="20"/>
          <w:szCs w:val="20"/>
        </w:rPr>
      </w:pPr>
      <w:bookmarkStart w:id="6" w:name="30j0zll" w:colFirst="0" w:colLast="0"/>
      <w:bookmarkStart w:id="7" w:name="1fob9te" w:colFirst="0" w:colLast="0"/>
      <w:bookmarkEnd w:id="6"/>
      <w:bookmarkEnd w:id="7"/>
    </w:p>
    <w:p w14:paraId="0EB157BC" w14:textId="77777777" w:rsidR="00B50B90" w:rsidRDefault="00B50B90" w:rsidP="009F5C6C">
      <w:pPr>
        <w:rPr>
          <w:rFonts w:ascii="Arial" w:hAnsi="Arial" w:cs="Arial"/>
          <w:b/>
          <w:bCs/>
          <w:sz w:val="20"/>
          <w:szCs w:val="20"/>
        </w:rPr>
      </w:pPr>
    </w:p>
    <w:p w14:paraId="656E9006" w14:textId="77777777" w:rsidR="00797F19" w:rsidRDefault="00797F19" w:rsidP="009F5C6C">
      <w:pPr>
        <w:rPr>
          <w:rFonts w:ascii="Arial" w:hAnsi="Arial" w:cs="Arial"/>
          <w:b/>
          <w:bCs/>
          <w:sz w:val="20"/>
          <w:szCs w:val="20"/>
        </w:rPr>
      </w:pPr>
    </w:p>
    <w:p w14:paraId="2EE1D386" w14:textId="77777777" w:rsidR="00797F19" w:rsidRDefault="00797F19" w:rsidP="009F5C6C">
      <w:pPr>
        <w:rPr>
          <w:rFonts w:ascii="Arial" w:hAnsi="Arial" w:cs="Arial"/>
          <w:b/>
          <w:bCs/>
          <w:sz w:val="20"/>
          <w:szCs w:val="20"/>
        </w:rPr>
      </w:pPr>
    </w:p>
    <w:p w14:paraId="7131582E" w14:textId="77777777" w:rsidR="000D76A3" w:rsidRDefault="000D76A3" w:rsidP="009F5C6C">
      <w:pPr>
        <w:rPr>
          <w:rFonts w:ascii="Arial" w:hAnsi="Arial" w:cs="Arial"/>
          <w:b/>
          <w:bCs/>
          <w:sz w:val="20"/>
          <w:szCs w:val="20"/>
        </w:rPr>
      </w:pPr>
    </w:p>
    <w:p w14:paraId="58B048EE" w14:textId="77777777" w:rsidR="000D76A3" w:rsidRDefault="000D76A3" w:rsidP="009F5C6C">
      <w:pPr>
        <w:rPr>
          <w:rFonts w:ascii="Arial" w:hAnsi="Arial" w:cs="Arial"/>
          <w:b/>
          <w:bCs/>
          <w:sz w:val="20"/>
          <w:szCs w:val="20"/>
        </w:rPr>
      </w:pPr>
    </w:p>
    <w:p w14:paraId="4AFA4999" w14:textId="77777777" w:rsidR="00797F19" w:rsidRDefault="00797F19" w:rsidP="009F5C6C">
      <w:pPr>
        <w:rPr>
          <w:rFonts w:ascii="Arial" w:hAnsi="Arial" w:cs="Arial"/>
          <w:b/>
          <w:bCs/>
          <w:sz w:val="20"/>
          <w:szCs w:val="20"/>
        </w:rPr>
      </w:pPr>
    </w:p>
    <w:p w14:paraId="6270AF87" w14:textId="77777777" w:rsidR="00797F19" w:rsidRDefault="00797F19" w:rsidP="009F5C6C">
      <w:pPr>
        <w:rPr>
          <w:rFonts w:ascii="Arial" w:hAnsi="Arial" w:cs="Arial"/>
          <w:b/>
          <w:bCs/>
          <w:sz w:val="20"/>
          <w:szCs w:val="20"/>
        </w:rPr>
      </w:pPr>
    </w:p>
    <w:p w14:paraId="6E77FC82" w14:textId="77777777" w:rsidR="00797F19" w:rsidRDefault="00797F19" w:rsidP="009F5C6C">
      <w:pPr>
        <w:rPr>
          <w:ins w:id="8" w:author="Heather M" w:date="2025-10-24T21:24:00Z" w16du:dateUtc="2025-10-25T01:24:00Z"/>
          <w:rFonts w:ascii="Arial" w:hAnsi="Arial" w:cs="Arial"/>
          <w:b/>
          <w:bCs/>
          <w:sz w:val="20"/>
          <w:szCs w:val="20"/>
        </w:rPr>
      </w:pPr>
    </w:p>
    <w:p w14:paraId="3BFD6CCE" w14:textId="77777777" w:rsidR="002D4C0D" w:rsidRDefault="002D4C0D" w:rsidP="009F5C6C">
      <w:pPr>
        <w:rPr>
          <w:rFonts w:ascii="Arial" w:hAnsi="Arial" w:cs="Arial"/>
          <w:b/>
          <w:bCs/>
          <w:sz w:val="20"/>
          <w:szCs w:val="20"/>
        </w:rPr>
      </w:pPr>
    </w:p>
    <w:p w14:paraId="1C92628A" w14:textId="77777777" w:rsidR="00797F19" w:rsidRDefault="00797F19" w:rsidP="009F5C6C">
      <w:pPr>
        <w:rPr>
          <w:rFonts w:ascii="Arial" w:hAnsi="Arial" w:cs="Arial"/>
          <w:b/>
          <w:bCs/>
          <w:sz w:val="20"/>
          <w:szCs w:val="20"/>
        </w:rPr>
      </w:pPr>
    </w:p>
    <w:p w14:paraId="1DAD3554" w14:textId="47A34AEB" w:rsidR="009F5C6C" w:rsidRPr="00F25795" w:rsidRDefault="009F5C6C" w:rsidP="009F5C6C">
      <w:pPr>
        <w:rPr>
          <w:rFonts w:ascii="Arial" w:hAnsi="Arial" w:cs="Arial"/>
          <w:b/>
          <w:bCs/>
          <w:sz w:val="20"/>
          <w:szCs w:val="20"/>
        </w:rPr>
      </w:pPr>
      <w:r w:rsidRPr="00F25795">
        <w:rPr>
          <w:rFonts w:ascii="Arial" w:hAnsi="Arial" w:cs="Arial"/>
          <w:b/>
          <w:bCs/>
          <w:sz w:val="20"/>
          <w:szCs w:val="20"/>
        </w:rPr>
        <w:lastRenderedPageBreak/>
        <w:t>Abstract</w:t>
      </w:r>
      <w:r w:rsidR="006A4679">
        <w:rPr>
          <w:rFonts w:ascii="Arial" w:hAnsi="Arial" w:cs="Arial"/>
          <w:b/>
          <w:bCs/>
          <w:sz w:val="20"/>
          <w:szCs w:val="20"/>
        </w:rPr>
        <w:t>:</w:t>
      </w:r>
    </w:p>
    <w:p w14:paraId="6D047C2F" w14:textId="6AE7501B" w:rsidR="009F5C6C" w:rsidRPr="00F25795" w:rsidDel="00D941E1" w:rsidRDefault="009F5C6C" w:rsidP="009F5C6C">
      <w:pPr>
        <w:rPr>
          <w:del w:id="9" w:author="Heather M" w:date="2025-10-24T20:16:00Z" w16du:dateUtc="2025-10-25T00:16:00Z"/>
          <w:rFonts w:ascii="Arial" w:hAnsi="Arial" w:cs="Arial"/>
          <w:sz w:val="20"/>
          <w:szCs w:val="20"/>
        </w:rPr>
      </w:pPr>
      <w:r w:rsidRPr="00F25795">
        <w:rPr>
          <w:rFonts w:ascii="Arial" w:hAnsi="Arial" w:cs="Arial"/>
          <w:b/>
          <w:bCs/>
          <w:sz w:val="20"/>
          <w:szCs w:val="20"/>
        </w:rPr>
        <w:t>Background</w:t>
      </w:r>
      <w:r w:rsidRPr="00F25795">
        <w:rPr>
          <w:rFonts w:ascii="Arial" w:hAnsi="Arial" w:cs="Arial"/>
          <w:sz w:val="20"/>
          <w:szCs w:val="20"/>
        </w:rPr>
        <w:t>: In the United States, already</w:t>
      </w:r>
      <w:r w:rsidR="00A82689">
        <w:rPr>
          <w:rFonts w:ascii="Arial" w:hAnsi="Arial" w:cs="Arial"/>
          <w:sz w:val="20"/>
          <w:szCs w:val="20"/>
        </w:rPr>
        <w:t>-</w:t>
      </w:r>
      <w:r w:rsidRPr="00F25795">
        <w:rPr>
          <w:rFonts w:ascii="Arial" w:hAnsi="Arial" w:cs="Arial"/>
          <w:sz w:val="20"/>
          <w:szCs w:val="20"/>
        </w:rPr>
        <w:t>prevalent power outages are increasing in frequency and duration with climate change. Studies from New York State show that power outages may increase hospitalizations for cardiovascular (CVD) and respiratory disease in vulnerable populations such as older adults, but exposure data limitations have constrained nationwide studies of power outage</w:t>
      </w:r>
      <w:r w:rsidR="00A82689">
        <w:rPr>
          <w:rFonts w:ascii="Arial" w:hAnsi="Arial" w:cs="Arial"/>
          <w:sz w:val="20"/>
          <w:szCs w:val="20"/>
        </w:rPr>
        <w:t>s</w:t>
      </w:r>
      <w:r w:rsidRPr="00F25795">
        <w:rPr>
          <w:rFonts w:ascii="Arial" w:hAnsi="Arial" w:cs="Arial"/>
          <w:sz w:val="20"/>
          <w:szCs w:val="20"/>
        </w:rPr>
        <w:t xml:space="preserve"> and health. </w:t>
      </w:r>
    </w:p>
    <w:p w14:paraId="54722ECD" w14:textId="469C5CA6" w:rsidR="009F5C6C" w:rsidRPr="00F25795" w:rsidRDefault="009F5C6C" w:rsidP="009F5C6C">
      <w:pPr>
        <w:rPr>
          <w:rFonts w:ascii="Arial" w:hAnsi="Arial" w:cs="Arial"/>
          <w:sz w:val="20"/>
          <w:szCs w:val="20"/>
        </w:rPr>
      </w:pPr>
      <w:del w:id="10" w:author="Heather M" w:date="2025-10-24T20:16:00Z" w16du:dateUtc="2025-10-25T00:16:00Z">
        <w:r w:rsidRPr="00F25795" w:rsidDel="00D941E1">
          <w:rPr>
            <w:rFonts w:ascii="Arial" w:hAnsi="Arial" w:cs="Arial"/>
            <w:b/>
            <w:bCs/>
            <w:sz w:val="20"/>
            <w:szCs w:val="20"/>
          </w:rPr>
          <w:delText>Question</w:delText>
        </w:r>
        <w:r w:rsidRPr="00F25795" w:rsidDel="00D941E1">
          <w:rPr>
            <w:rFonts w:ascii="Arial" w:hAnsi="Arial" w:cs="Arial"/>
            <w:sz w:val="20"/>
            <w:szCs w:val="20"/>
          </w:rPr>
          <w:delText xml:space="preserve">: </w:delText>
        </w:r>
      </w:del>
      <w:ins w:id="11" w:author="Heather M" w:date="2025-10-24T20:16:00Z" w16du:dateUtc="2025-10-25T00:16:00Z">
        <w:r w:rsidR="00D941E1">
          <w:rPr>
            <w:rFonts w:ascii="Arial" w:hAnsi="Arial" w:cs="Arial"/>
            <w:sz w:val="20"/>
            <w:szCs w:val="20"/>
          </w:rPr>
          <w:t>Here, we tested if</w:t>
        </w:r>
      </w:ins>
      <w:del w:id="12" w:author="Heather M" w:date="2025-10-24T20:16:00Z" w16du:dateUtc="2025-10-25T00:16:00Z">
        <w:r w:rsidRPr="00F25795" w:rsidDel="00D941E1">
          <w:rPr>
            <w:rFonts w:ascii="Arial" w:hAnsi="Arial" w:cs="Arial"/>
            <w:sz w:val="20"/>
            <w:szCs w:val="20"/>
          </w:rPr>
          <w:delText>Are</w:delText>
        </w:r>
      </w:del>
      <w:r w:rsidRPr="00F25795">
        <w:rPr>
          <w:rFonts w:ascii="Arial" w:hAnsi="Arial" w:cs="Arial"/>
          <w:sz w:val="20"/>
          <w:szCs w:val="20"/>
        </w:rPr>
        <w:t xml:space="preserve"> power outages</w:t>
      </w:r>
      <w:ins w:id="13" w:author="Heather M" w:date="2025-10-24T20:17:00Z" w16du:dateUtc="2025-10-25T00:17:00Z">
        <w:r w:rsidR="003037A3">
          <w:rPr>
            <w:rFonts w:ascii="Arial" w:hAnsi="Arial" w:cs="Arial"/>
            <w:sz w:val="20"/>
            <w:szCs w:val="20"/>
          </w:rPr>
          <w:t xml:space="preserve"> were</w:t>
        </w:r>
      </w:ins>
      <w:r w:rsidRPr="00F25795">
        <w:rPr>
          <w:rFonts w:ascii="Arial" w:hAnsi="Arial" w:cs="Arial"/>
          <w:sz w:val="20"/>
          <w:szCs w:val="20"/>
        </w:rPr>
        <w:t xml:space="preserve"> associated with emergency CVD and respiratory disease-related hospitalizations among older adults in the United States</w:t>
      </w:r>
      <w:ins w:id="14" w:author="Heather M" w:date="2025-10-24T20:17:00Z" w16du:dateUtc="2025-10-25T00:17:00Z">
        <w:r w:rsidR="00C04961">
          <w:rPr>
            <w:rFonts w:ascii="Arial" w:hAnsi="Arial" w:cs="Arial"/>
            <w:sz w:val="20"/>
            <w:szCs w:val="20"/>
          </w:rPr>
          <w:t>.</w:t>
        </w:r>
      </w:ins>
      <w:del w:id="15" w:author="Heather M" w:date="2025-10-24T20:17:00Z" w16du:dateUtc="2025-10-25T00:17:00Z">
        <w:r w:rsidRPr="00F25795" w:rsidDel="00C04961">
          <w:rPr>
            <w:rFonts w:ascii="Arial" w:hAnsi="Arial" w:cs="Arial"/>
            <w:sz w:val="20"/>
            <w:szCs w:val="20"/>
          </w:rPr>
          <w:delText>?</w:delText>
        </w:r>
      </w:del>
    </w:p>
    <w:p w14:paraId="5EF8426E" w14:textId="659470C6" w:rsidR="009F5C6C" w:rsidDel="008218B8" w:rsidRDefault="009F5C6C" w:rsidP="008218B8">
      <w:pPr>
        <w:rPr>
          <w:del w:id="16" w:author="Heather M" w:date="2025-10-24T20:17:00Z" w16du:dateUtc="2025-10-25T00:17:00Z"/>
          <w:rFonts w:ascii="Arial" w:hAnsi="Arial" w:cs="Arial"/>
          <w:sz w:val="20"/>
          <w:szCs w:val="20"/>
        </w:rPr>
      </w:pPr>
      <w:r w:rsidRPr="00F25795">
        <w:rPr>
          <w:rFonts w:ascii="Arial" w:hAnsi="Arial" w:cs="Arial"/>
          <w:b/>
          <w:bCs/>
          <w:sz w:val="20"/>
          <w:szCs w:val="20"/>
        </w:rPr>
        <w:t>Methods</w:t>
      </w:r>
      <w:ins w:id="17" w:author="Heather M" w:date="2025-10-24T20:16:00Z" w16du:dateUtc="2025-10-25T00:16:00Z">
        <w:r w:rsidR="00C1629C">
          <w:rPr>
            <w:rFonts w:ascii="Arial" w:hAnsi="Arial" w:cs="Arial"/>
            <w:b/>
            <w:bCs/>
            <w:sz w:val="20"/>
            <w:szCs w:val="20"/>
          </w:rPr>
          <w:t xml:space="preserve"> and Findings</w:t>
        </w:r>
      </w:ins>
      <w:r w:rsidRPr="00F25795">
        <w:rPr>
          <w:rFonts w:ascii="Arial" w:hAnsi="Arial" w:cs="Arial"/>
          <w:sz w:val="20"/>
          <w:szCs w:val="20"/>
        </w:rPr>
        <w:t xml:space="preserve">: </w:t>
      </w:r>
      <w:r w:rsidR="00C50A8A" w:rsidRPr="00F25795">
        <w:rPr>
          <w:rFonts w:ascii="Arial" w:hAnsi="Arial" w:cs="Arial"/>
          <w:sz w:val="20"/>
          <w:szCs w:val="20"/>
        </w:rPr>
        <w:t xml:space="preserve">We developed a national dataset of power outage exposure and identified county-days </w:t>
      </w:r>
      <w:r w:rsidR="00C50A8A">
        <w:rPr>
          <w:rFonts w:ascii="Arial" w:hAnsi="Arial" w:cs="Arial"/>
          <w:sz w:val="20"/>
          <w:szCs w:val="20"/>
        </w:rPr>
        <w:t>with</w:t>
      </w:r>
      <w:r w:rsidR="00C50A8A" w:rsidRPr="00F25795">
        <w:rPr>
          <w:rFonts w:ascii="Arial" w:hAnsi="Arial" w:cs="Arial"/>
          <w:sz w:val="20"/>
          <w:szCs w:val="20"/>
        </w:rPr>
        <w:t xml:space="preserve"> </w:t>
      </w:r>
      <w:r w:rsidR="00C50A8A" w:rsidRPr="00F25795">
        <w:rPr>
          <w:rFonts w:ascii="Arial" w:eastAsia="Garamond" w:hAnsi="Arial" w:cs="Arial"/>
          <w:sz w:val="20"/>
          <w:szCs w:val="20"/>
        </w:rPr>
        <w:t>≥</w:t>
      </w:r>
      <w:r w:rsidR="00C50A8A" w:rsidRPr="00F25795">
        <w:rPr>
          <w:rFonts w:ascii="Arial" w:hAnsi="Arial" w:cs="Arial"/>
          <w:sz w:val="20"/>
          <w:szCs w:val="20"/>
        </w:rPr>
        <w:t xml:space="preserve">1% of customers exposed to 8+ hour power outages in 2018. </w:t>
      </w:r>
      <w:r w:rsidRPr="00F25795">
        <w:rPr>
          <w:rFonts w:ascii="Arial" w:hAnsi="Arial" w:cs="Arial"/>
          <w:sz w:val="20"/>
          <w:szCs w:val="20"/>
        </w:rPr>
        <w:t>We leveraged data on 23 million Medicare Fee-For-Service beneficiaries aged 65+ to estimate daily county-level rates of emergency CVD- and respiratory-related hospitalizations. We applied a case-crossover design with a conditional Poisson model to estimate the lagged association (up to 1 week) between daily county-level power outage exposure and cause-specific hospitalization rates. Models controlled for daily temperature, precipitation, and wind speed.</w:t>
      </w:r>
      <w:del w:id="18" w:author="Heather M" w:date="2025-10-24T20:17:00Z" w16du:dateUtc="2025-10-25T00:17:00Z">
        <w:r w:rsidRPr="00F25795" w:rsidDel="008218B8">
          <w:rPr>
            <w:rFonts w:ascii="Arial" w:hAnsi="Arial" w:cs="Arial"/>
            <w:sz w:val="20"/>
            <w:szCs w:val="20"/>
          </w:rPr>
          <w:delText xml:space="preserve">  </w:delText>
        </w:r>
      </w:del>
    </w:p>
    <w:p w14:paraId="2373F792" w14:textId="77777777" w:rsidR="008218B8" w:rsidRDefault="008218B8" w:rsidP="008218B8">
      <w:pPr>
        <w:rPr>
          <w:ins w:id="19" w:author="Heather M" w:date="2025-10-24T20:17:00Z" w16du:dateUtc="2025-10-25T00:17:00Z"/>
          <w:rFonts w:ascii="Arial" w:hAnsi="Arial" w:cs="Arial"/>
          <w:sz w:val="20"/>
          <w:szCs w:val="20"/>
        </w:rPr>
      </w:pPr>
      <w:ins w:id="20" w:author="Heather M" w:date="2025-10-24T20:17:00Z" w16du:dateUtc="2025-10-25T00:17:00Z">
        <w:r>
          <w:rPr>
            <w:rFonts w:ascii="Arial" w:hAnsi="Arial" w:cs="Arial"/>
            <w:sz w:val="20"/>
            <w:szCs w:val="20"/>
          </w:rPr>
          <w:t xml:space="preserve"> </w:t>
        </w:r>
      </w:ins>
    </w:p>
    <w:p w14:paraId="67CC54FF" w14:textId="2D68B927" w:rsidR="009F5C6C" w:rsidRPr="00F25795" w:rsidRDefault="009F5C6C" w:rsidP="008218B8">
      <w:pPr>
        <w:ind w:firstLine="720"/>
        <w:rPr>
          <w:rFonts w:ascii="Arial" w:hAnsi="Arial" w:cs="Arial"/>
          <w:color w:val="000000"/>
          <w:sz w:val="20"/>
          <w:szCs w:val="20"/>
        </w:rPr>
        <w:pPrChange w:id="21" w:author="Heather M" w:date="2025-10-24T20:17:00Z" w16du:dateUtc="2025-10-25T00:17:00Z">
          <w:pPr/>
        </w:pPrChange>
      </w:pPr>
      <w:del w:id="22" w:author="Heather M" w:date="2025-10-24T20:17:00Z" w16du:dateUtc="2025-10-25T00:17:00Z">
        <w:r w:rsidRPr="00DC1331" w:rsidDel="008218B8">
          <w:rPr>
            <w:rFonts w:ascii="Arial" w:hAnsi="Arial" w:cs="Arial"/>
            <w:b/>
            <w:bCs/>
            <w:sz w:val="20"/>
            <w:szCs w:val="20"/>
          </w:rPr>
          <w:delText>Results</w:delText>
        </w:r>
        <w:r w:rsidRPr="00DC1331" w:rsidDel="008218B8">
          <w:rPr>
            <w:rFonts w:ascii="Arial" w:hAnsi="Arial" w:cs="Arial"/>
            <w:sz w:val="20"/>
            <w:szCs w:val="20"/>
          </w:rPr>
          <w:delText xml:space="preserve">: </w:delText>
        </w:r>
      </w:del>
      <w:r w:rsidRPr="00DC1331">
        <w:rPr>
          <w:rFonts w:ascii="Arial" w:hAnsi="Arial" w:cs="Arial"/>
          <w:sz w:val="20"/>
          <w:szCs w:val="20"/>
        </w:rPr>
        <w:t xml:space="preserve">Power outages </w:t>
      </w:r>
      <w:r w:rsidR="00A82689" w:rsidRPr="00DC1331">
        <w:rPr>
          <w:rFonts w:ascii="Arial" w:hAnsi="Arial" w:cs="Arial"/>
          <w:sz w:val="20"/>
          <w:szCs w:val="20"/>
        </w:rPr>
        <w:t xml:space="preserve">were associated with </w:t>
      </w:r>
      <w:r w:rsidRPr="00DC1331">
        <w:rPr>
          <w:rFonts w:ascii="Arial" w:hAnsi="Arial" w:cs="Arial"/>
          <w:sz w:val="20"/>
          <w:szCs w:val="20"/>
        </w:rPr>
        <w:t xml:space="preserve">increased emergency CVD and respiratory hospitalizations. </w:t>
      </w:r>
      <w:r w:rsidR="00A82689" w:rsidRPr="00DC1331">
        <w:rPr>
          <w:rFonts w:ascii="Arial" w:hAnsi="Arial" w:cs="Arial"/>
          <w:sz w:val="20"/>
          <w:szCs w:val="20"/>
        </w:rPr>
        <w:t>T</w:t>
      </w:r>
      <w:r w:rsidRPr="00DC1331">
        <w:rPr>
          <w:rFonts w:ascii="Arial" w:hAnsi="Arial" w:cs="Arial"/>
          <w:sz w:val="20"/>
          <w:szCs w:val="20"/>
        </w:rPr>
        <w:t xml:space="preserve">he </w:t>
      </w:r>
      <w:r w:rsidR="00062751" w:rsidRPr="00DC1331">
        <w:rPr>
          <w:rFonts w:ascii="Arial" w:hAnsi="Arial" w:cs="Arial"/>
          <w:sz w:val="20"/>
          <w:szCs w:val="20"/>
        </w:rPr>
        <w:t xml:space="preserve">association between power outage and CVD hospitalizations was strongest the </w:t>
      </w:r>
      <w:r w:rsidRPr="00DC1331">
        <w:rPr>
          <w:rFonts w:ascii="Arial" w:hAnsi="Arial" w:cs="Arial"/>
          <w:sz w:val="20"/>
          <w:szCs w:val="20"/>
        </w:rPr>
        <w:t>day after power outage exposure</w:t>
      </w:r>
      <w:r w:rsidR="00A82689" w:rsidRPr="00DC1331">
        <w:rPr>
          <w:rFonts w:ascii="Arial" w:hAnsi="Arial" w:cs="Arial"/>
          <w:sz w:val="20"/>
          <w:szCs w:val="20"/>
        </w:rPr>
        <w:t xml:space="preserve"> </w:t>
      </w:r>
      <w:r w:rsidRPr="00DC1331">
        <w:rPr>
          <w:rFonts w:ascii="Arial" w:hAnsi="Arial" w:cs="Arial"/>
          <w:sz w:val="20"/>
          <w:szCs w:val="20"/>
        </w:rPr>
        <w:t>(rate ratio [RR]=</w:t>
      </w:r>
      <w:r w:rsidRPr="00DC1331">
        <w:rPr>
          <w:rFonts w:ascii="Arial" w:hAnsi="Arial" w:cs="Arial"/>
          <w:color w:val="000000"/>
          <w:sz w:val="20"/>
          <w:szCs w:val="20"/>
        </w:rPr>
        <w:t>1.02, 95% CI: 1.01, 1.03</w:t>
      </w:r>
      <w:r w:rsidR="00A82689" w:rsidRPr="00DC1331">
        <w:rPr>
          <w:rFonts w:ascii="Arial" w:hAnsi="Arial" w:cs="Arial"/>
          <w:sz w:val="20"/>
          <w:szCs w:val="20"/>
        </w:rPr>
        <w:t xml:space="preserve">), </w:t>
      </w:r>
      <w:r w:rsidR="00BF063F" w:rsidRPr="00DC1331">
        <w:rPr>
          <w:rFonts w:ascii="Arial" w:hAnsi="Arial" w:cs="Arial"/>
          <w:sz w:val="20"/>
          <w:szCs w:val="20"/>
        </w:rPr>
        <w:t>while the association between outage and respiratory disease was strongest the day of power outage exposure</w:t>
      </w:r>
      <w:r w:rsidRPr="00DC1331">
        <w:rPr>
          <w:rFonts w:ascii="Arial" w:hAnsi="Arial" w:cs="Arial"/>
          <w:sz w:val="20"/>
          <w:szCs w:val="20"/>
        </w:rPr>
        <w:t xml:space="preserve"> (RR=</w:t>
      </w:r>
      <w:r w:rsidRPr="00DC1331">
        <w:rPr>
          <w:rFonts w:ascii="Arial" w:hAnsi="Arial" w:cs="Arial"/>
          <w:color w:val="000000"/>
          <w:sz w:val="20"/>
          <w:szCs w:val="20"/>
        </w:rPr>
        <w:t>1.03, 95% CI: 1.01, 1.04)</w:t>
      </w:r>
      <w:r w:rsidRPr="00DC1331">
        <w:rPr>
          <w:rFonts w:ascii="Arial" w:hAnsi="Arial" w:cs="Arial"/>
          <w:sz w:val="20"/>
          <w:szCs w:val="20"/>
        </w:rPr>
        <w:t>.</w:t>
      </w:r>
      <w:ins w:id="23" w:author="Heather M" w:date="2025-10-24T20:23:00Z" w16du:dateUtc="2025-10-25T00:23:00Z">
        <w:r w:rsidR="00241AED">
          <w:rPr>
            <w:rFonts w:ascii="Arial" w:hAnsi="Arial" w:cs="Arial"/>
            <w:sz w:val="20"/>
            <w:szCs w:val="20"/>
          </w:rPr>
          <w:t xml:space="preserve"> We estimated this association using county-level power outage data; future studies could use higher spatial resolution </w:t>
        </w:r>
        <w:r w:rsidR="005B5CF5">
          <w:rPr>
            <w:rFonts w:ascii="Arial" w:hAnsi="Arial" w:cs="Arial"/>
            <w:sz w:val="20"/>
            <w:szCs w:val="20"/>
          </w:rPr>
          <w:t xml:space="preserve">data. </w:t>
        </w:r>
      </w:ins>
    </w:p>
    <w:p w14:paraId="24E59D05" w14:textId="7E4F54C9" w:rsidR="009F5C6C" w:rsidRPr="00F25795" w:rsidRDefault="009F5C6C" w:rsidP="009F5C6C">
      <w:pPr>
        <w:rPr>
          <w:rFonts w:ascii="Arial" w:hAnsi="Arial" w:cs="Arial"/>
          <w:sz w:val="20"/>
          <w:szCs w:val="20"/>
        </w:rPr>
      </w:pPr>
      <w:r w:rsidRPr="00F25795">
        <w:rPr>
          <w:rFonts w:ascii="Arial" w:hAnsi="Arial" w:cs="Arial"/>
          <w:b/>
          <w:bCs/>
          <w:sz w:val="20"/>
          <w:szCs w:val="20"/>
        </w:rPr>
        <w:t>Conclusion</w:t>
      </w:r>
      <w:r w:rsidRPr="00F25795">
        <w:rPr>
          <w:rFonts w:ascii="Arial" w:hAnsi="Arial" w:cs="Arial"/>
          <w:sz w:val="20"/>
          <w:szCs w:val="20"/>
        </w:rPr>
        <w:t>: Power outages</w:t>
      </w:r>
      <w:ins w:id="24" w:author="Heather M" w:date="2025-10-24T21:30:00Z" w16du:dateUtc="2025-10-25T01:30:00Z">
        <w:r w:rsidR="009D615C">
          <w:rPr>
            <w:rFonts w:ascii="Arial" w:hAnsi="Arial" w:cs="Arial"/>
            <w:sz w:val="20"/>
            <w:szCs w:val="20"/>
          </w:rPr>
          <w:t xml:space="preserve"> may</w:t>
        </w:r>
      </w:ins>
      <w:r w:rsidRPr="00F25795">
        <w:rPr>
          <w:rFonts w:ascii="Arial" w:hAnsi="Arial" w:cs="Arial"/>
          <w:sz w:val="20"/>
          <w:szCs w:val="20"/>
        </w:rPr>
        <w:t xml:space="preserve"> </w:t>
      </w:r>
      <w:r w:rsidR="00A82689">
        <w:rPr>
          <w:rFonts w:ascii="Arial" w:hAnsi="Arial" w:cs="Arial"/>
          <w:sz w:val="20"/>
          <w:szCs w:val="20"/>
        </w:rPr>
        <w:t>increase risk of</w:t>
      </w:r>
      <w:r w:rsidRPr="00F25795">
        <w:rPr>
          <w:rFonts w:ascii="Arial" w:hAnsi="Arial" w:cs="Arial"/>
          <w:sz w:val="20"/>
          <w:szCs w:val="20"/>
        </w:rPr>
        <w:t xml:space="preserve"> CVD and respiratory hospitalizations among US older adults. Improving electricity reliability could support community health and protect older adults from CVD and respiratory disease exacerbations.</w:t>
      </w:r>
    </w:p>
    <w:p w14:paraId="0D96CD2E" w14:textId="77777777" w:rsidR="0046494C" w:rsidRPr="00F25795" w:rsidRDefault="0046494C" w:rsidP="008B0B37">
      <w:pPr>
        <w:rPr>
          <w:rFonts w:ascii="Arial" w:hAnsi="Arial" w:cs="Arial"/>
          <w:b/>
          <w:color w:val="000000"/>
          <w:sz w:val="20"/>
          <w:szCs w:val="20"/>
        </w:rPr>
      </w:pPr>
    </w:p>
    <w:p w14:paraId="56461E07" w14:textId="45BE728C" w:rsidR="003223D0" w:rsidRPr="00F25795" w:rsidRDefault="00E6133D" w:rsidP="003223D0">
      <w:pPr>
        <w:rPr>
          <w:rFonts w:ascii="Arial" w:hAnsi="Arial" w:cs="Arial"/>
          <w:sz w:val="20"/>
          <w:szCs w:val="20"/>
        </w:rPr>
      </w:pPr>
      <w:r w:rsidRPr="00F25795">
        <w:rPr>
          <w:rFonts w:ascii="Arial" w:hAnsi="Arial" w:cs="Arial"/>
          <w:b/>
          <w:color w:val="000000"/>
          <w:sz w:val="20"/>
          <w:szCs w:val="20"/>
        </w:rPr>
        <w:t>Significance Statement</w:t>
      </w:r>
      <w:r w:rsidR="008B0B37" w:rsidRPr="00F25795">
        <w:rPr>
          <w:rFonts w:ascii="Arial" w:hAnsi="Arial" w:cs="Arial"/>
          <w:b/>
          <w:color w:val="000000"/>
          <w:sz w:val="20"/>
          <w:szCs w:val="20"/>
        </w:rPr>
        <w:t>:</w:t>
      </w:r>
      <w:r w:rsidR="008B0B37" w:rsidRPr="00F25795">
        <w:rPr>
          <w:rFonts w:ascii="Arial" w:hAnsi="Arial" w:cs="Arial"/>
          <w:sz w:val="20"/>
          <w:szCs w:val="20"/>
        </w:rPr>
        <w:t xml:space="preserve"> </w:t>
      </w:r>
      <w:r w:rsidR="00060D37" w:rsidRPr="00F25795">
        <w:rPr>
          <w:rFonts w:ascii="Arial" w:hAnsi="Arial" w:cs="Arial"/>
          <w:sz w:val="20"/>
          <w:szCs w:val="20"/>
        </w:rPr>
        <w:t>Power outage</w:t>
      </w:r>
      <w:r w:rsidR="009951EA" w:rsidRPr="00F25795">
        <w:rPr>
          <w:rFonts w:ascii="Arial" w:hAnsi="Arial" w:cs="Arial"/>
          <w:sz w:val="20"/>
          <w:szCs w:val="20"/>
        </w:rPr>
        <w:t xml:space="preserve"> frequency is increasing</w:t>
      </w:r>
      <w:r w:rsidR="00D8595A" w:rsidRPr="00F25795">
        <w:rPr>
          <w:rFonts w:ascii="Arial" w:hAnsi="Arial" w:cs="Arial"/>
          <w:sz w:val="20"/>
          <w:szCs w:val="20"/>
        </w:rPr>
        <w:t xml:space="preserve"> with</w:t>
      </w:r>
      <w:r w:rsidR="00060D37" w:rsidRPr="00F25795">
        <w:rPr>
          <w:rFonts w:ascii="Arial" w:hAnsi="Arial" w:cs="Arial"/>
          <w:sz w:val="20"/>
          <w:szCs w:val="20"/>
        </w:rPr>
        <w:t xml:space="preserve"> climate change</w:t>
      </w:r>
      <w:r w:rsidR="00386764">
        <w:rPr>
          <w:rFonts w:ascii="Arial" w:hAnsi="Arial" w:cs="Arial"/>
          <w:sz w:val="20"/>
          <w:szCs w:val="20"/>
        </w:rPr>
        <w:t xml:space="preserve"> because of extreme temperatures, extreme weather, and wildfire-related power shutoffs</w:t>
      </w:r>
      <w:r w:rsidR="00F12C01" w:rsidRPr="00F25795">
        <w:rPr>
          <w:rFonts w:ascii="Arial" w:hAnsi="Arial" w:cs="Arial"/>
          <w:sz w:val="20"/>
          <w:szCs w:val="20"/>
        </w:rPr>
        <w:t>.</w:t>
      </w:r>
      <w:r w:rsidR="00D95A3E" w:rsidRPr="00F25795">
        <w:rPr>
          <w:rFonts w:ascii="Arial" w:hAnsi="Arial" w:cs="Arial"/>
          <w:sz w:val="20"/>
          <w:szCs w:val="20"/>
        </w:rPr>
        <w:t xml:space="preserve"> </w:t>
      </w:r>
      <w:r w:rsidR="008B6669" w:rsidRPr="00F25795">
        <w:rPr>
          <w:rFonts w:ascii="Arial" w:hAnsi="Arial" w:cs="Arial"/>
          <w:sz w:val="20"/>
          <w:szCs w:val="20"/>
        </w:rPr>
        <w:t>Outages</w:t>
      </w:r>
      <w:r w:rsidR="00807B8D">
        <w:rPr>
          <w:rFonts w:ascii="Arial" w:hAnsi="Arial" w:cs="Arial"/>
          <w:sz w:val="20"/>
          <w:szCs w:val="20"/>
        </w:rPr>
        <w:t xml:space="preserve"> pose</w:t>
      </w:r>
      <w:r w:rsidR="00060D37" w:rsidRPr="00F25795">
        <w:rPr>
          <w:rFonts w:ascii="Arial" w:hAnsi="Arial" w:cs="Arial"/>
          <w:sz w:val="20"/>
          <w:szCs w:val="20"/>
        </w:rPr>
        <w:t xml:space="preserve"> </w:t>
      </w:r>
      <w:r w:rsidR="00F12C01" w:rsidRPr="00F25795">
        <w:rPr>
          <w:rFonts w:ascii="Arial" w:hAnsi="Arial" w:cs="Arial"/>
          <w:sz w:val="20"/>
          <w:szCs w:val="20"/>
        </w:rPr>
        <w:t xml:space="preserve">serious </w:t>
      </w:r>
      <w:r w:rsidR="00060D37" w:rsidRPr="00F25795">
        <w:rPr>
          <w:rFonts w:ascii="Arial" w:hAnsi="Arial" w:cs="Arial"/>
          <w:sz w:val="20"/>
          <w:szCs w:val="20"/>
        </w:rPr>
        <w:t>risks to older adults’ health</w:t>
      </w:r>
      <w:r w:rsidR="001E0A16" w:rsidRPr="00F25795">
        <w:rPr>
          <w:rFonts w:ascii="Arial" w:hAnsi="Arial" w:cs="Arial"/>
          <w:sz w:val="20"/>
          <w:szCs w:val="20"/>
        </w:rPr>
        <w:t>: h</w:t>
      </w:r>
      <w:r w:rsidR="00D54511" w:rsidRPr="00F25795">
        <w:rPr>
          <w:rFonts w:ascii="Arial" w:hAnsi="Arial" w:cs="Arial"/>
          <w:sz w:val="20"/>
          <w:szCs w:val="20"/>
        </w:rPr>
        <w:t>eat</w:t>
      </w:r>
      <w:r w:rsidR="002C6591" w:rsidRPr="00F25795">
        <w:rPr>
          <w:rFonts w:ascii="Arial" w:hAnsi="Arial" w:cs="Arial"/>
          <w:sz w:val="20"/>
          <w:szCs w:val="20"/>
        </w:rPr>
        <w:t xml:space="preserve"> and</w:t>
      </w:r>
      <w:r w:rsidR="00D54511" w:rsidRPr="00F25795">
        <w:rPr>
          <w:rFonts w:ascii="Arial" w:hAnsi="Arial" w:cs="Arial"/>
          <w:sz w:val="20"/>
          <w:szCs w:val="20"/>
        </w:rPr>
        <w:t xml:space="preserve"> cold</w:t>
      </w:r>
      <w:r w:rsidR="002C6591" w:rsidRPr="00F25795">
        <w:rPr>
          <w:rFonts w:ascii="Arial" w:hAnsi="Arial" w:cs="Arial"/>
          <w:sz w:val="20"/>
          <w:szCs w:val="20"/>
        </w:rPr>
        <w:t xml:space="preserve"> exposure</w:t>
      </w:r>
      <w:r w:rsidR="00D54511" w:rsidRPr="00F25795">
        <w:rPr>
          <w:rFonts w:ascii="Arial" w:hAnsi="Arial" w:cs="Arial"/>
          <w:sz w:val="20"/>
          <w:szCs w:val="20"/>
        </w:rPr>
        <w:t xml:space="preserve"> and loss of power to</w:t>
      </w:r>
      <w:r w:rsidR="00E37A1D" w:rsidRPr="00F25795">
        <w:rPr>
          <w:rFonts w:ascii="Arial" w:hAnsi="Arial" w:cs="Arial"/>
          <w:sz w:val="20"/>
          <w:szCs w:val="20"/>
        </w:rPr>
        <w:t xml:space="preserve"> medical and mobility</w:t>
      </w:r>
      <w:r w:rsidR="00D54511" w:rsidRPr="00F25795">
        <w:rPr>
          <w:rFonts w:ascii="Arial" w:hAnsi="Arial" w:cs="Arial"/>
          <w:sz w:val="20"/>
          <w:szCs w:val="20"/>
        </w:rPr>
        <w:t xml:space="preserve"> devices </w:t>
      </w:r>
      <w:r w:rsidR="00801779" w:rsidRPr="00F25795">
        <w:rPr>
          <w:rFonts w:ascii="Arial" w:hAnsi="Arial" w:cs="Arial"/>
          <w:sz w:val="20"/>
          <w:szCs w:val="20"/>
        </w:rPr>
        <w:t>following outage</w:t>
      </w:r>
      <w:r w:rsidR="009C3129" w:rsidRPr="00F25795">
        <w:rPr>
          <w:rFonts w:ascii="Arial" w:hAnsi="Arial" w:cs="Arial"/>
          <w:sz w:val="20"/>
          <w:szCs w:val="20"/>
        </w:rPr>
        <w:t>s</w:t>
      </w:r>
      <w:r w:rsidR="00801779" w:rsidRPr="00F25795">
        <w:rPr>
          <w:rFonts w:ascii="Arial" w:hAnsi="Arial" w:cs="Arial"/>
          <w:sz w:val="20"/>
          <w:szCs w:val="20"/>
        </w:rPr>
        <w:t xml:space="preserve"> </w:t>
      </w:r>
      <w:r w:rsidR="00D54511" w:rsidRPr="00F25795">
        <w:rPr>
          <w:rFonts w:ascii="Arial" w:hAnsi="Arial" w:cs="Arial"/>
          <w:sz w:val="20"/>
          <w:szCs w:val="20"/>
        </w:rPr>
        <w:t>can cause hospitaliz</w:t>
      </w:r>
      <w:r w:rsidR="00AB76A8" w:rsidRPr="00F25795">
        <w:rPr>
          <w:rFonts w:ascii="Arial" w:hAnsi="Arial" w:cs="Arial"/>
          <w:sz w:val="20"/>
          <w:szCs w:val="20"/>
        </w:rPr>
        <w:t>ation</w:t>
      </w:r>
      <w:r w:rsidR="00A82689">
        <w:rPr>
          <w:rFonts w:ascii="Arial" w:hAnsi="Arial" w:cs="Arial"/>
          <w:sz w:val="20"/>
          <w:szCs w:val="20"/>
        </w:rPr>
        <w:t>s</w:t>
      </w:r>
      <w:r w:rsidR="00D54511" w:rsidRPr="00F25795">
        <w:rPr>
          <w:rFonts w:ascii="Arial" w:hAnsi="Arial" w:cs="Arial"/>
          <w:sz w:val="20"/>
          <w:szCs w:val="20"/>
        </w:rPr>
        <w:t>.</w:t>
      </w:r>
      <w:r w:rsidR="007A17A9" w:rsidRPr="00F25795">
        <w:rPr>
          <w:rFonts w:ascii="Arial" w:hAnsi="Arial" w:cs="Arial"/>
          <w:sz w:val="20"/>
          <w:szCs w:val="20"/>
        </w:rPr>
        <w:t xml:space="preserve"> </w:t>
      </w:r>
      <w:r w:rsidR="00B30D6F" w:rsidRPr="00F25795">
        <w:rPr>
          <w:rFonts w:ascii="Arial" w:hAnsi="Arial" w:cs="Arial"/>
          <w:sz w:val="20"/>
          <w:szCs w:val="20"/>
        </w:rPr>
        <w:t>To study the health impacts of outage</w:t>
      </w:r>
      <w:r w:rsidR="00A82689">
        <w:rPr>
          <w:rFonts w:ascii="Arial" w:hAnsi="Arial" w:cs="Arial"/>
          <w:sz w:val="20"/>
          <w:szCs w:val="20"/>
        </w:rPr>
        <w:t>s</w:t>
      </w:r>
      <w:r w:rsidR="00B30D6F" w:rsidRPr="00F25795">
        <w:rPr>
          <w:rFonts w:ascii="Arial" w:hAnsi="Arial" w:cs="Arial"/>
          <w:sz w:val="20"/>
          <w:szCs w:val="20"/>
        </w:rPr>
        <w:t>, w</w:t>
      </w:r>
      <w:r w:rsidR="00060D37" w:rsidRPr="00F25795">
        <w:rPr>
          <w:rFonts w:ascii="Arial" w:hAnsi="Arial" w:cs="Arial"/>
          <w:sz w:val="20"/>
          <w:szCs w:val="20"/>
        </w:rPr>
        <w:t xml:space="preserve">e developed </w:t>
      </w:r>
      <w:r w:rsidR="005F56C6" w:rsidRPr="00F25795">
        <w:rPr>
          <w:rFonts w:ascii="Arial" w:hAnsi="Arial" w:cs="Arial"/>
          <w:sz w:val="20"/>
          <w:szCs w:val="20"/>
        </w:rPr>
        <w:t>a</w:t>
      </w:r>
      <w:r w:rsidR="000C3651" w:rsidRPr="00F25795">
        <w:rPr>
          <w:rFonts w:ascii="Arial" w:hAnsi="Arial" w:cs="Arial"/>
          <w:sz w:val="20"/>
          <w:szCs w:val="20"/>
        </w:rPr>
        <w:t xml:space="preserve"> </w:t>
      </w:r>
      <w:r w:rsidR="00060D37" w:rsidRPr="00F25795">
        <w:rPr>
          <w:rFonts w:ascii="Arial" w:hAnsi="Arial" w:cs="Arial"/>
          <w:sz w:val="20"/>
          <w:szCs w:val="20"/>
        </w:rPr>
        <w:t>national dataset of power outage exposure</w:t>
      </w:r>
      <w:r w:rsidR="00100F0C" w:rsidRPr="00F25795">
        <w:rPr>
          <w:rFonts w:ascii="Arial" w:hAnsi="Arial" w:cs="Arial"/>
          <w:sz w:val="20"/>
          <w:szCs w:val="20"/>
        </w:rPr>
        <w:t>.</w:t>
      </w:r>
      <w:r w:rsidR="00CA4173" w:rsidRPr="00F25795">
        <w:rPr>
          <w:rFonts w:ascii="Arial" w:hAnsi="Arial" w:cs="Arial"/>
          <w:sz w:val="20"/>
          <w:szCs w:val="20"/>
        </w:rPr>
        <w:t xml:space="preserve"> </w:t>
      </w:r>
      <w:r w:rsidR="00253FC0">
        <w:rPr>
          <w:rFonts w:ascii="Arial" w:hAnsi="Arial" w:cs="Arial"/>
          <w:sz w:val="20"/>
          <w:szCs w:val="20"/>
        </w:rPr>
        <w:t>Wi</w:t>
      </w:r>
      <w:r w:rsidR="00155642">
        <w:rPr>
          <w:rFonts w:ascii="Arial" w:hAnsi="Arial" w:cs="Arial"/>
          <w:sz w:val="20"/>
          <w:szCs w:val="20"/>
        </w:rPr>
        <w:t>th</w:t>
      </w:r>
      <w:r w:rsidR="003F5C2D" w:rsidRPr="00F25795">
        <w:rPr>
          <w:rFonts w:ascii="Arial" w:hAnsi="Arial" w:cs="Arial"/>
          <w:sz w:val="20"/>
          <w:szCs w:val="20"/>
        </w:rPr>
        <w:t xml:space="preserve"> </w:t>
      </w:r>
      <w:r w:rsidR="00EC7135" w:rsidRPr="00F25795">
        <w:rPr>
          <w:rFonts w:ascii="Arial" w:hAnsi="Arial" w:cs="Arial"/>
          <w:sz w:val="20"/>
          <w:szCs w:val="20"/>
        </w:rPr>
        <w:t>claims data from</w:t>
      </w:r>
      <w:r w:rsidR="00120156" w:rsidRPr="00F25795">
        <w:rPr>
          <w:rFonts w:ascii="Arial" w:hAnsi="Arial" w:cs="Arial"/>
          <w:sz w:val="20"/>
          <w:szCs w:val="20"/>
        </w:rPr>
        <w:t xml:space="preserve"> 23 million Medicare Fee-For-Service beneficiaries age 65+</w:t>
      </w:r>
      <w:r w:rsidR="00CA4173" w:rsidRPr="00F25795">
        <w:rPr>
          <w:rFonts w:ascii="Arial" w:hAnsi="Arial" w:cs="Arial"/>
          <w:sz w:val="20"/>
          <w:szCs w:val="20"/>
        </w:rPr>
        <w:t>,</w:t>
      </w:r>
      <w:r w:rsidR="00D95A3E" w:rsidRPr="00F25795">
        <w:rPr>
          <w:rFonts w:ascii="Arial" w:hAnsi="Arial" w:cs="Arial"/>
          <w:sz w:val="20"/>
          <w:szCs w:val="20"/>
        </w:rPr>
        <w:t xml:space="preserve"> </w:t>
      </w:r>
      <w:r w:rsidR="00CA4173" w:rsidRPr="00F25795">
        <w:rPr>
          <w:rFonts w:ascii="Arial" w:hAnsi="Arial" w:cs="Arial"/>
          <w:sz w:val="20"/>
          <w:szCs w:val="20"/>
        </w:rPr>
        <w:t>w</w:t>
      </w:r>
      <w:r w:rsidR="009E3560" w:rsidRPr="00F25795">
        <w:rPr>
          <w:rFonts w:ascii="Arial" w:hAnsi="Arial" w:cs="Arial"/>
          <w:sz w:val="20"/>
          <w:szCs w:val="20"/>
        </w:rPr>
        <w:t>e</w:t>
      </w:r>
      <w:r w:rsidR="001C48BC">
        <w:rPr>
          <w:rFonts w:ascii="Arial" w:hAnsi="Arial" w:cs="Arial"/>
          <w:sz w:val="20"/>
          <w:szCs w:val="20"/>
        </w:rPr>
        <w:t xml:space="preserve"> </w:t>
      </w:r>
      <w:r w:rsidR="008B5B12" w:rsidRPr="00F25795">
        <w:rPr>
          <w:rFonts w:ascii="Arial" w:hAnsi="Arial" w:cs="Arial"/>
          <w:sz w:val="20"/>
          <w:szCs w:val="20"/>
        </w:rPr>
        <w:t>conduct</w:t>
      </w:r>
      <w:r w:rsidR="00B21742">
        <w:rPr>
          <w:rFonts w:ascii="Arial" w:hAnsi="Arial" w:cs="Arial"/>
          <w:sz w:val="20"/>
          <w:szCs w:val="20"/>
        </w:rPr>
        <w:t>ed</w:t>
      </w:r>
      <w:r w:rsidR="008B5B12" w:rsidRPr="00F25795">
        <w:rPr>
          <w:rFonts w:ascii="Arial" w:hAnsi="Arial" w:cs="Arial"/>
          <w:sz w:val="20"/>
          <w:szCs w:val="20"/>
        </w:rPr>
        <w:t xml:space="preserve"> a case-</w:t>
      </w:r>
      <w:r w:rsidR="00192E6D" w:rsidRPr="00F25795">
        <w:rPr>
          <w:rFonts w:ascii="Arial" w:hAnsi="Arial" w:cs="Arial"/>
          <w:sz w:val="20"/>
          <w:szCs w:val="20"/>
        </w:rPr>
        <w:t>crossover</w:t>
      </w:r>
      <w:r w:rsidR="008B5B12" w:rsidRPr="00F25795">
        <w:rPr>
          <w:rFonts w:ascii="Arial" w:hAnsi="Arial" w:cs="Arial"/>
          <w:sz w:val="20"/>
          <w:szCs w:val="20"/>
        </w:rPr>
        <w:t xml:space="preserve"> study of</w:t>
      </w:r>
      <w:r w:rsidR="00771F21" w:rsidRPr="00F25795">
        <w:rPr>
          <w:rFonts w:ascii="Arial" w:hAnsi="Arial" w:cs="Arial"/>
          <w:sz w:val="20"/>
          <w:szCs w:val="20"/>
        </w:rPr>
        <w:t xml:space="preserve"> </w:t>
      </w:r>
      <w:r w:rsidR="00E20DE6" w:rsidRPr="00F25795">
        <w:rPr>
          <w:rFonts w:ascii="Arial" w:hAnsi="Arial" w:cs="Arial"/>
          <w:sz w:val="20"/>
          <w:szCs w:val="20"/>
        </w:rPr>
        <w:t xml:space="preserve">daily </w:t>
      </w:r>
      <w:r w:rsidR="00771F21" w:rsidRPr="00F25795">
        <w:rPr>
          <w:rFonts w:ascii="Arial" w:hAnsi="Arial" w:cs="Arial"/>
          <w:sz w:val="20"/>
          <w:szCs w:val="20"/>
        </w:rPr>
        <w:t>county-level</w:t>
      </w:r>
      <w:r w:rsidR="00166985" w:rsidRPr="00F25795">
        <w:rPr>
          <w:rFonts w:ascii="Arial" w:hAnsi="Arial" w:cs="Arial"/>
          <w:sz w:val="20"/>
          <w:szCs w:val="20"/>
        </w:rPr>
        <w:t xml:space="preserve"> power outage exposure and </w:t>
      </w:r>
      <w:r w:rsidR="009A29E1" w:rsidRPr="00F25795">
        <w:rPr>
          <w:rFonts w:ascii="Arial" w:hAnsi="Arial" w:cs="Arial"/>
          <w:sz w:val="20"/>
          <w:szCs w:val="20"/>
        </w:rPr>
        <w:t xml:space="preserve">cardiovascular and respiratory </w:t>
      </w:r>
      <w:r w:rsidR="00166985" w:rsidRPr="00F25795">
        <w:rPr>
          <w:rFonts w:ascii="Arial" w:hAnsi="Arial" w:cs="Arial"/>
          <w:sz w:val="20"/>
          <w:szCs w:val="20"/>
        </w:rPr>
        <w:t>hospitalization rates</w:t>
      </w:r>
      <w:r w:rsidR="00D3271C" w:rsidRPr="00F25795">
        <w:rPr>
          <w:rFonts w:ascii="Arial" w:hAnsi="Arial" w:cs="Arial"/>
          <w:sz w:val="20"/>
          <w:szCs w:val="20"/>
        </w:rPr>
        <w:t>.</w:t>
      </w:r>
      <w:r w:rsidR="008B5B12" w:rsidRPr="00F25795">
        <w:rPr>
          <w:rFonts w:ascii="Arial" w:hAnsi="Arial" w:cs="Arial"/>
          <w:sz w:val="20"/>
          <w:szCs w:val="20"/>
        </w:rPr>
        <w:t xml:space="preserve"> </w:t>
      </w:r>
      <w:r w:rsidR="00156C48" w:rsidRPr="00F25795">
        <w:rPr>
          <w:rFonts w:ascii="Arial" w:hAnsi="Arial" w:cs="Arial"/>
          <w:sz w:val="20"/>
          <w:szCs w:val="20"/>
        </w:rPr>
        <w:t>We found that power outage exposure was associated with increased</w:t>
      </w:r>
      <w:r w:rsidR="00386764">
        <w:rPr>
          <w:rFonts w:ascii="Arial" w:hAnsi="Arial" w:cs="Arial"/>
          <w:sz w:val="20"/>
          <w:szCs w:val="20"/>
        </w:rPr>
        <w:t xml:space="preserve"> </w:t>
      </w:r>
      <w:r w:rsidR="00156C48" w:rsidRPr="00F25795">
        <w:rPr>
          <w:rFonts w:ascii="Arial" w:hAnsi="Arial" w:cs="Arial"/>
          <w:sz w:val="20"/>
          <w:szCs w:val="20"/>
        </w:rPr>
        <w:t xml:space="preserve">hospitalizations for cardiovascular </w:t>
      </w:r>
      <w:r w:rsidR="00386764">
        <w:rPr>
          <w:rFonts w:ascii="Arial" w:hAnsi="Arial" w:cs="Arial"/>
          <w:sz w:val="20"/>
          <w:szCs w:val="20"/>
        </w:rPr>
        <w:t>and</w:t>
      </w:r>
      <w:r w:rsidR="00156C48" w:rsidRPr="00F25795">
        <w:rPr>
          <w:rFonts w:ascii="Arial" w:hAnsi="Arial" w:cs="Arial"/>
          <w:sz w:val="20"/>
          <w:szCs w:val="20"/>
        </w:rPr>
        <w:t xml:space="preserve"> respiratory disease</w:t>
      </w:r>
      <w:r w:rsidR="00914BA8" w:rsidRPr="00F25795">
        <w:rPr>
          <w:rFonts w:ascii="Arial" w:hAnsi="Arial" w:cs="Arial"/>
          <w:sz w:val="20"/>
          <w:szCs w:val="20"/>
        </w:rPr>
        <w:t xml:space="preserve">. </w:t>
      </w:r>
      <w:r w:rsidR="00747389" w:rsidRPr="00F25795">
        <w:rPr>
          <w:rFonts w:ascii="Arial" w:hAnsi="Arial" w:cs="Arial"/>
          <w:sz w:val="20"/>
          <w:szCs w:val="20"/>
        </w:rPr>
        <w:t xml:space="preserve">Our results suggest that </w:t>
      </w:r>
      <w:r w:rsidR="00170DEB" w:rsidRPr="00F25795">
        <w:rPr>
          <w:rFonts w:ascii="Arial" w:hAnsi="Arial" w:cs="Arial"/>
          <w:sz w:val="20"/>
          <w:szCs w:val="20"/>
        </w:rPr>
        <w:t xml:space="preserve">improving electricity reliability could protect older adults from outage-related cardiorespiratory </w:t>
      </w:r>
      <w:r w:rsidR="00CE0007" w:rsidRPr="00F25795">
        <w:rPr>
          <w:rFonts w:ascii="Arial" w:hAnsi="Arial" w:cs="Arial"/>
          <w:sz w:val="20"/>
          <w:szCs w:val="20"/>
        </w:rPr>
        <w:t>hospitalizations</w:t>
      </w:r>
      <w:r w:rsidR="00170DEB" w:rsidRPr="00F25795">
        <w:rPr>
          <w:rFonts w:ascii="Arial" w:hAnsi="Arial" w:cs="Arial"/>
          <w:sz w:val="20"/>
          <w:szCs w:val="20"/>
        </w:rPr>
        <w:t xml:space="preserve">. </w:t>
      </w:r>
      <w:r w:rsidR="00156C48" w:rsidRPr="00F25795">
        <w:rPr>
          <w:rFonts w:ascii="Arial" w:hAnsi="Arial" w:cs="Arial"/>
          <w:sz w:val="20"/>
          <w:szCs w:val="20"/>
        </w:rPr>
        <w:t xml:space="preserve"> </w:t>
      </w:r>
    </w:p>
    <w:p w14:paraId="65E3B637" w14:textId="77777777" w:rsidR="003223D0" w:rsidRDefault="003223D0" w:rsidP="003223D0">
      <w:pPr>
        <w:rPr>
          <w:rFonts w:ascii="Arial" w:hAnsi="Arial" w:cs="Arial"/>
          <w:sz w:val="20"/>
          <w:szCs w:val="20"/>
        </w:rPr>
      </w:pPr>
    </w:p>
    <w:p w14:paraId="46BC915B" w14:textId="71E5F02A" w:rsidR="003223D0" w:rsidRPr="003650DE" w:rsidRDefault="003650DE" w:rsidP="003223D0">
      <w:pPr>
        <w:rPr>
          <w:ins w:id="25" w:author="Heather M" w:date="2025-10-24T20:15:00Z" w16du:dateUtc="2025-10-25T00:15:00Z"/>
          <w:rFonts w:ascii="Arial" w:hAnsi="Arial" w:cs="Arial"/>
          <w:sz w:val="20"/>
          <w:szCs w:val="20"/>
        </w:rPr>
      </w:pPr>
      <w:ins w:id="26" w:author="Heather M" w:date="2025-10-24T20:15:00Z" w16du:dateUtc="2025-10-25T00:15:00Z">
        <w:r w:rsidRPr="003650DE">
          <w:rPr>
            <w:rFonts w:ascii="Arial" w:hAnsi="Arial" w:cs="Arial"/>
            <w:sz w:val="20"/>
            <w:szCs w:val="20"/>
          </w:rPr>
          <w:t>Author Summary:</w:t>
        </w:r>
      </w:ins>
    </w:p>
    <w:p w14:paraId="1404B89A" w14:textId="77777777" w:rsidR="003650DE" w:rsidRPr="003650DE" w:rsidRDefault="003650DE" w:rsidP="003650DE">
      <w:pPr>
        <w:rPr>
          <w:ins w:id="27" w:author="Heather M" w:date="2025-10-24T20:15:00Z" w16du:dateUtc="2025-10-25T00:15:00Z"/>
          <w:rFonts w:ascii="Arial" w:hAnsi="Arial" w:cs="Arial"/>
          <w:b/>
          <w:bCs/>
          <w:color w:val="4F81BD" w:themeColor="accent1"/>
          <w:sz w:val="20"/>
          <w:szCs w:val="20"/>
          <w:rPrChange w:id="28" w:author="Heather M" w:date="2025-10-24T20:15:00Z" w16du:dateUtc="2025-10-25T00:15:00Z">
            <w:rPr>
              <w:ins w:id="29" w:author="Heather M" w:date="2025-10-24T20:15:00Z" w16du:dateUtc="2025-10-25T00:15:00Z"/>
              <w:rFonts w:ascii="Aptos" w:hAnsi="Aptos"/>
              <w:b/>
              <w:bCs/>
              <w:color w:val="4F81BD" w:themeColor="accent1"/>
            </w:rPr>
          </w:rPrChange>
        </w:rPr>
      </w:pPr>
      <w:ins w:id="30" w:author="Heather M" w:date="2025-10-24T20:15:00Z" w16du:dateUtc="2025-10-25T00:15:00Z">
        <w:r w:rsidRPr="003650DE">
          <w:rPr>
            <w:rFonts w:ascii="Arial" w:hAnsi="Arial" w:cs="Arial"/>
            <w:b/>
            <w:bCs/>
            <w:color w:val="4F81BD" w:themeColor="accent1"/>
            <w:sz w:val="20"/>
            <w:szCs w:val="20"/>
            <w:rPrChange w:id="31" w:author="Heather M" w:date="2025-10-24T20:15:00Z" w16du:dateUtc="2025-10-25T00:15:00Z">
              <w:rPr>
                <w:rFonts w:ascii="Aptos" w:hAnsi="Aptos"/>
                <w:b/>
                <w:bCs/>
                <w:color w:val="4F81BD" w:themeColor="accent1"/>
              </w:rPr>
            </w:rPrChange>
          </w:rPr>
          <w:t>Why Was This Study Done? Authors should reflect on what was known about the topic before the research was published and why the research was needed.</w:t>
        </w:r>
      </w:ins>
    </w:p>
    <w:p w14:paraId="142AA678" w14:textId="77777777" w:rsidR="003650DE" w:rsidRPr="003650DE" w:rsidRDefault="003650DE" w:rsidP="003650DE">
      <w:pPr>
        <w:pStyle w:val="ListParagraph"/>
        <w:numPr>
          <w:ilvl w:val="0"/>
          <w:numId w:val="5"/>
        </w:numPr>
        <w:spacing w:after="160" w:line="278" w:lineRule="auto"/>
        <w:rPr>
          <w:ins w:id="32" w:author="Heather M" w:date="2025-10-24T20:15:00Z" w16du:dateUtc="2025-10-25T00:15:00Z"/>
          <w:rFonts w:ascii="Arial" w:hAnsi="Arial" w:cs="Arial"/>
          <w:color w:val="4F81BD" w:themeColor="accent1"/>
          <w:sz w:val="20"/>
          <w:szCs w:val="20"/>
          <w:rPrChange w:id="33" w:author="Heather M" w:date="2025-10-24T20:15:00Z" w16du:dateUtc="2025-10-25T00:15:00Z">
            <w:rPr>
              <w:ins w:id="34" w:author="Heather M" w:date="2025-10-24T20:15:00Z" w16du:dateUtc="2025-10-25T00:15:00Z"/>
              <w:rFonts w:ascii="Aptos" w:hAnsi="Aptos"/>
              <w:color w:val="4F81BD" w:themeColor="accent1"/>
            </w:rPr>
          </w:rPrChange>
        </w:rPr>
      </w:pPr>
      <w:ins w:id="35" w:author="Heather M" w:date="2025-10-24T20:15:00Z" w16du:dateUtc="2025-10-25T00:15:00Z">
        <w:r w:rsidRPr="003650DE">
          <w:rPr>
            <w:rFonts w:ascii="Arial" w:hAnsi="Arial" w:cs="Arial"/>
            <w:color w:val="4F81BD" w:themeColor="accent1"/>
            <w:sz w:val="20"/>
            <w:szCs w:val="20"/>
            <w:rPrChange w:id="36" w:author="Heather M" w:date="2025-10-24T20:15:00Z" w16du:dateUtc="2025-10-25T00:15:00Z">
              <w:rPr>
                <w:rFonts w:ascii="Aptos" w:hAnsi="Aptos"/>
                <w:color w:val="4F81BD" w:themeColor="accent1"/>
              </w:rPr>
            </w:rPrChange>
          </w:rPr>
          <w:t>Power outages threaten health when air conditioners, heaters, communication devices like phones and laptops, and medical devices like at-home ventilators and oxygen tanks lose power, exposing people to extreme temperatures, causing medical and mobility device failures, and isolating them from help</w:t>
        </w:r>
      </w:ins>
    </w:p>
    <w:p w14:paraId="4340F7C0" w14:textId="77777777" w:rsidR="003650DE" w:rsidRPr="003650DE" w:rsidRDefault="003650DE" w:rsidP="003650DE">
      <w:pPr>
        <w:pStyle w:val="ListParagraph"/>
        <w:numPr>
          <w:ilvl w:val="0"/>
          <w:numId w:val="5"/>
        </w:numPr>
        <w:spacing w:after="160" w:line="278" w:lineRule="auto"/>
        <w:rPr>
          <w:ins w:id="37" w:author="Heather M" w:date="2025-10-24T20:15:00Z" w16du:dateUtc="2025-10-25T00:15:00Z"/>
          <w:rFonts w:ascii="Arial" w:hAnsi="Arial" w:cs="Arial"/>
          <w:color w:val="4F81BD" w:themeColor="accent1"/>
          <w:sz w:val="20"/>
          <w:szCs w:val="20"/>
          <w:rPrChange w:id="38" w:author="Heather M" w:date="2025-10-24T20:15:00Z" w16du:dateUtc="2025-10-25T00:15:00Z">
            <w:rPr>
              <w:ins w:id="39" w:author="Heather M" w:date="2025-10-24T20:15:00Z" w16du:dateUtc="2025-10-25T00:15:00Z"/>
              <w:rFonts w:ascii="Aptos" w:hAnsi="Aptos"/>
              <w:color w:val="4F81BD" w:themeColor="accent1"/>
            </w:rPr>
          </w:rPrChange>
        </w:rPr>
      </w:pPr>
      <w:ins w:id="40" w:author="Heather M" w:date="2025-10-24T20:15:00Z" w16du:dateUtc="2025-10-25T00:15:00Z">
        <w:r w:rsidRPr="003650DE">
          <w:rPr>
            <w:rFonts w:ascii="Arial" w:hAnsi="Arial" w:cs="Arial"/>
            <w:color w:val="4F81BD" w:themeColor="accent1"/>
            <w:sz w:val="20"/>
            <w:szCs w:val="20"/>
            <w:rPrChange w:id="41" w:author="Heather M" w:date="2025-10-24T20:15:00Z" w16du:dateUtc="2025-10-25T00:15:00Z">
              <w:rPr>
                <w:rFonts w:ascii="Aptos" w:hAnsi="Aptos"/>
                <w:color w:val="4F81BD" w:themeColor="accent1"/>
              </w:rPr>
            </w:rPrChange>
          </w:rPr>
          <w:lastRenderedPageBreak/>
          <w:t>Prior studies have shown power outages might increase risk of hospitalizations and emergency department visits because of this heat, cold, medical device failure, and isolation</w:t>
        </w:r>
      </w:ins>
    </w:p>
    <w:p w14:paraId="2E6D5665" w14:textId="77777777" w:rsidR="003650DE" w:rsidRPr="003650DE" w:rsidRDefault="003650DE" w:rsidP="003650DE">
      <w:pPr>
        <w:pStyle w:val="ListParagraph"/>
        <w:numPr>
          <w:ilvl w:val="0"/>
          <w:numId w:val="5"/>
        </w:numPr>
        <w:spacing w:after="160" w:line="278" w:lineRule="auto"/>
        <w:rPr>
          <w:ins w:id="42" w:author="Heather M" w:date="2025-10-24T20:15:00Z" w16du:dateUtc="2025-10-25T00:15:00Z"/>
          <w:rFonts w:ascii="Arial" w:hAnsi="Arial" w:cs="Arial"/>
          <w:color w:val="4F81BD" w:themeColor="accent1"/>
          <w:sz w:val="20"/>
          <w:szCs w:val="20"/>
          <w:rPrChange w:id="43" w:author="Heather M" w:date="2025-10-24T20:15:00Z" w16du:dateUtc="2025-10-25T00:15:00Z">
            <w:rPr>
              <w:ins w:id="44" w:author="Heather M" w:date="2025-10-24T20:15:00Z" w16du:dateUtc="2025-10-25T00:15:00Z"/>
              <w:rFonts w:ascii="Aptos" w:hAnsi="Aptos"/>
              <w:color w:val="4F81BD" w:themeColor="accent1"/>
            </w:rPr>
          </w:rPrChange>
        </w:rPr>
      </w:pPr>
      <w:ins w:id="45" w:author="Heather M" w:date="2025-10-24T20:15:00Z" w16du:dateUtc="2025-10-25T00:15:00Z">
        <w:r w:rsidRPr="003650DE">
          <w:rPr>
            <w:rFonts w:ascii="Arial" w:hAnsi="Arial" w:cs="Arial"/>
            <w:color w:val="4F81BD" w:themeColor="accent1"/>
            <w:sz w:val="20"/>
            <w:szCs w:val="20"/>
            <w:rPrChange w:id="46" w:author="Heather M" w:date="2025-10-24T20:15:00Z" w16du:dateUtc="2025-10-25T00:15:00Z">
              <w:rPr>
                <w:rFonts w:ascii="Aptos" w:hAnsi="Aptos"/>
                <w:color w:val="4F81BD" w:themeColor="accent1"/>
              </w:rPr>
            </w:rPrChange>
          </w:rPr>
          <w:t xml:space="preserve">Power outages are becoming more common with climate change, electricity use by artificial intelligence, and electrification, so understanding the health risks of power outages is important </w:t>
        </w:r>
      </w:ins>
    </w:p>
    <w:p w14:paraId="33982BC5" w14:textId="77777777" w:rsidR="003650DE" w:rsidRPr="003650DE" w:rsidRDefault="003650DE" w:rsidP="003650DE">
      <w:pPr>
        <w:rPr>
          <w:ins w:id="47" w:author="Heather M" w:date="2025-10-24T20:15:00Z" w16du:dateUtc="2025-10-25T00:15:00Z"/>
          <w:rFonts w:ascii="Arial" w:hAnsi="Arial" w:cs="Arial"/>
          <w:b/>
          <w:bCs/>
          <w:color w:val="4F81BD" w:themeColor="accent1"/>
          <w:sz w:val="20"/>
          <w:szCs w:val="20"/>
          <w:rPrChange w:id="48" w:author="Heather M" w:date="2025-10-24T20:15:00Z" w16du:dateUtc="2025-10-25T00:15:00Z">
            <w:rPr>
              <w:ins w:id="49" w:author="Heather M" w:date="2025-10-24T20:15:00Z" w16du:dateUtc="2025-10-25T00:15:00Z"/>
              <w:rFonts w:ascii="Aptos" w:hAnsi="Aptos"/>
              <w:b/>
              <w:bCs/>
              <w:color w:val="4F81BD" w:themeColor="accent1"/>
            </w:rPr>
          </w:rPrChange>
        </w:rPr>
      </w:pPr>
    </w:p>
    <w:p w14:paraId="6FD3FE8D" w14:textId="77777777" w:rsidR="003650DE" w:rsidRPr="003650DE" w:rsidRDefault="003650DE" w:rsidP="003650DE">
      <w:pPr>
        <w:rPr>
          <w:ins w:id="50" w:author="Heather M" w:date="2025-10-24T20:15:00Z" w16du:dateUtc="2025-10-25T00:15:00Z"/>
          <w:rFonts w:ascii="Arial" w:hAnsi="Arial" w:cs="Arial"/>
          <w:b/>
          <w:bCs/>
          <w:color w:val="4F81BD" w:themeColor="accent1"/>
          <w:sz w:val="20"/>
          <w:szCs w:val="20"/>
          <w:rPrChange w:id="51" w:author="Heather M" w:date="2025-10-24T20:15:00Z" w16du:dateUtc="2025-10-25T00:15:00Z">
            <w:rPr>
              <w:ins w:id="52" w:author="Heather M" w:date="2025-10-24T20:15:00Z" w16du:dateUtc="2025-10-25T00:15:00Z"/>
              <w:rFonts w:ascii="Aptos" w:hAnsi="Aptos"/>
              <w:b/>
              <w:bCs/>
              <w:color w:val="4F81BD" w:themeColor="accent1"/>
            </w:rPr>
          </w:rPrChange>
        </w:rPr>
      </w:pPr>
      <w:ins w:id="53" w:author="Heather M" w:date="2025-10-24T20:15:00Z" w16du:dateUtc="2025-10-25T00:15:00Z">
        <w:r w:rsidRPr="003650DE">
          <w:rPr>
            <w:rFonts w:ascii="Arial" w:hAnsi="Arial" w:cs="Arial"/>
            <w:b/>
            <w:bCs/>
            <w:color w:val="4F81BD" w:themeColor="accent1"/>
            <w:sz w:val="20"/>
            <w:szCs w:val="20"/>
            <w:rPrChange w:id="54" w:author="Heather M" w:date="2025-10-24T20:15:00Z" w16du:dateUtc="2025-10-25T00:15:00Z">
              <w:rPr>
                <w:rFonts w:ascii="Aptos" w:hAnsi="Aptos"/>
                <w:b/>
                <w:bCs/>
                <w:color w:val="4F81BD" w:themeColor="accent1"/>
              </w:rPr>
            </w:rPrChange>
          </w:rPr>
          <w:t xml:space="preserve">What Did the Researchers Do and Find? Authors should briefly describe the study design that was used and the study’s major findings. Do include the headline numbers from the study, such as the sample size and key findings.    </w:t>
        </w:r>
      </w:ins>
    </w:p>
    <w:p w14:paraId="32D96D32" w14:textId="77777777" w:rsidR="003650DE" w:rsidRPr="003650DE" w:rsidRDefault="003650DE" w:rsidP="003650DE">
      <w:pPr>
        <w:pStyle w:val="ListParagraph"/>
        <w:numPr>
          <w:ilvl w:val="0"/>
          <w:numId w:val="6"/>
        </w:numPr>
        <w:spacing w:after="160" w:line="278" w:lineRule="auto"/>
        <w:rPr>
          <w:ins w:id="55" w:author="Heather M" w:date="2025-10-24T20:15:00Z" w16du:dateUtc="2025-10-25T00:15:00Z"/>
          <w:rFonts w:ascii="Arial" w:hAnsi="Arial" w:cs="Arial"/>
          <w:color w:val="4F81BD" w:themeColor="accent1"/>
          <w:sz w:val="20"/>
          <w:szCs w:val="20"/>
          <w:rPrChange w:id="56" w:author="Heather M" w:date="2025-10-24T20:15:00Z" w16du:dateUtc="2025-10-25T00:15:00Z">
            <w:rPr>
              <w:ins w:id="57" w:author="Heather M" w:date="2025-10-24T20:15:00Z" w16du:dateUtc="2025-10-25T00:15:00Z"/>
              <w:rFonts w:ascii="Aptos" w:hAnsi="Aptos"/>
              <w:color w:val="4F81BD" w:themeColor="accent1"/>
            </w:rPr>
          </w:rPrChange>
        </w:rPr>
      </w:pPr>
      <w:ins w:id="58" w:author="Heather M" w:date="2025-10-24T20:15:00Z" w16du:dateUtc="2025-10-25T00:15:00Z">
        <w:r w:rsidRPr="003650DE">
          <w:rPr>
            <w:rFonts w:ascii="Arial" w:hAnsi="Arial" w:cs="Arial"/>
            <w:color w:val="4F81BD" w:themeColor="accent1"/>
            <w:sz w:val="20"/>
            <w:szCs w:val="20"/>
            <w:rPrChange w:id="59" w:author="Heather M" w:date="2025-10-24T20:15:00Z" w16du:dateUtc="2025-10-25T00:15:00Z">
              <w:rPr>
                <w:rFonts w:ascii="Aptos" w:hAnsi="Aptos"/>
                <w:color w:val="4F81BD" w:themeColor="accent1"/>
              </w:rPr>
            </w:rPrChange>
          </w:rPr>
          <w:t xml:space="preserve">We estimated risk of hospitalization for older adults (age 65+) on days with 8 or more hour power outages compared to days without power outage </w:t>
        </w:r>
      </w:ins>
    </w:p>
    <w:p w14:paraId="5A3EE84F" w14:textId="77777777" w:rsidR="003650DE" w:rsidRPr="003650DE" w:rsidRDefault="003650DE" w:rsidP="003650DE">
      <w:pPr>
        <w:pStyle w:val="ListParagraph"/>
        <w:numPr>
          <w:ilvl w:val="0"/>
          <w:numId w:val="6"/>
        </w:numPr>
        <w:spacing w:after="160" w:line="278" w:lineRule="auto"/>
        <w:rPr>
          <w:ins w:id="60" w:author="Heather M" w:date="2025-10-24T20:15:00Z" w16du:dateUtc="2025-10-25T00:15:00Z"/>
          <w:rFonts w:ascii="Arial" w:hAnsi="Arial" w:cs="Arial"/>
          <w:color w:val="4F81BD" w:themeColor="accent1"/>
          <w:sz w:val="20"/>
          <w:szCs w:val="20"/>
          <w:rPrChange w:id="61" w:author="Heather M" w:date="2025-10-24T20:15:00Z" w16du:dateUtc="2025-10-25T00:15:00Z">
            <w:rPr>
              <w:ins w:id="62" w:author="Heather M" w:date="2025-10-24T20:15:00Z" w16du:dateUtc="2025-10-25T00:15:00Z"/>
              <w:rFonts w:ascii="Aptos" w:hAnsi="Aptos"/>
              <w:color w:val="4F81BD" w:themeColor="accent1"/>
            </w:rPr>
          </w:rPrChange>
        </w:rPr>
      </w:pPr>
      <w:ins w:id="63" w:author="Heather M" w:date="2025-10-24T20:15:00Z" w16du:dateUtc="2025-10-25T00:15:00Z">
        <w:r w:rsidRPr="003650DE">
          <w:rPr>
            <w:rFonts w:ascii="Arial" w:hAnsi="Arial" w:cs="Arial"/>
            <w:color w:val="4F81BD" w:themeColor="accent1"/>
            <w:sz w:val="20"/>
            <w:szCs w:val="20"/>
            <w:rPrChange w:id="64" w:author="Heather M" w:date="2025-10-24T20:15:00Z" w16du:dateUtc="2025-10-25T00:15:00Z">
              <w:rPr>
                <w:rFonts w:ascii="Aptos" w:hAnsi="Aptos"/>
                <w:color w:val="4F81BD" w:themeColor="accent1"/>
              </w:rPr>
            </w:rPrChange>
          </w:rPr>
          <w:t xml:space="preserve">We found that 8 or more hour power outages were associated with an increased risk of hospitalization for cardiovascular and respiratory disease </w:t>
        </w:r>
      </w:ins>
    </w:p>
    <w:p w14:paraId="3A63140A" w14:textId="77777777" w:rsidR="003650DE" w:rsidRPr="003650DE" w:rsidRDefault="003650DE" w:rsidP="003650DE">
      <w:pPr>
        <w:pStyle w:val="ListParagraph"/>
        <w:numPr>
          <w:ilvl w:val="0"/>
          <w:numId w:val="6"/>
        </w:numPr>
        <w:spacing w:after="160" w:line="278" w:lineRule="auto"/>
        <w:rPr>
          <w:ins w:id="65" w:author="Heather M" w:date="2025-10-24T20:15:00Z" w16du:dateUtc="2025-10-25T00:15:00Z"/>
          <w:rFonts w:ascii="Arial" w:hAnsi="Arial" w:cs="Arial"/>
          <w:color w:val="4F81BD" w:themeColor="accent1"/>
          <w:sz w:val="20"/>
          <w:szCs w:val="20"/>
          <w:rPrChange w:id="66" w:author="Heather M" w:date="2025-10-24T20:15:00Z" w16du:dateUtc="2025-10-25T00:15:00Z">
            <w:rPr>
              <w:ins w:id="67" w:author="Heather M" w:date="2025-10-24T20:15:00Z" w16du:dateUtc="2025-10-25T00:15:00Z"/>
              <w:rFonts w:ascii="Aptos" w:hAnsi="Aptos"/>
              <w:color w:val="4F81BD" w:themeColor="accent1"/>
            </w:rPr>
          </w:rPrChange>
        </w:rPr>
      </w:pPr>
      <w:ins w:id="68" w:author="Heather M" w:date="2025-10-24T20:15:00Z" w16du:dateUtc="2025-10-25T00:15:00Z">
        <w:r w:rsidRPr="003650DE">
          <w:rPr>
            <w:rFonts w:ascii="Arial" w:hAnsi="Arial" w:cs="Arial"/>
            <w:color w:val="4F81BD" w:themeColor="accent1"/>
            <w:sz w:val="20"/>
            <w:szCs w:val="20"/>
            <w:rPrChange w:id="69" w:author="Heather M" w:date="2025-10-24T20:15:00Z" w16du:dateUtc="2025-10-25T00:15:00Z">
              <w:rPr>
                <w:rFonts w:ascii="Aptos" w:hAnsi="Aptos"/>
                <w:color w:val="4F81BD" w:themeColor="accent1"/>
              </w:rPr>
            </w:rPrChange>
          </w:rPr>
          <w:t>Assuming power outages are causing these hospitalizations, we estimated that there are 4500 excess hospitalizations each year among adults 65+ due to power outages</w:t>
        </w:r>
      </w:ins>
    </w:p>
    <w:p w14:paraId="06048859" w14:textId="77777777" w:rsidR="003650DE" w:rsidRPr="003650DE" w:rsidRDefault="003650DE" w:rsidP="003650DE">
      <w:pPr>
        <w:rPr>
          <w:ins w:id="70" w:author="Heather M" w:date="2025-10-24T20:15:00Z" w16du:dateUtc="2025-10-25T00:15:00Z"/>
          <w:rFonts w:ascii="Arial" w:hAnsi="Arial" w:cs="Arial"/>
          <w:b/>
          <w:bCs/>
          <w:color w:val="4F81BD" w:themeColor="accent1"/>
          <w:sz w:val="20"/>
          <w:szCs w:val="20"/>
          <w:rPrChange w:id="71" w:author="Heather M" w:date="2025-10-24T20:15:00Z" w16du:dateUtc="2025-10-25T00:15:00Z">
            <w:rPr>
              <w:ins w:id="72" w:author="Heather M" w:date="2025-10-24T20:15:00Z" w16du:dateUtc="2025-10-25T00:15:00Z"/>
              <w:rFonts w:ascii="Aptos" w:hAnsi="Aptos"/>
              <w:b/>
              <w:bCs/>
              <w:color w:val="4F81BD" w:themeColor="accent1"/>
            </w:rPr>
          </w:rPrChange>
        </w:rPr>
      </w:pPr>
      <w:ins w:id="73" w:author="Heather M" w:date="2025-10-24T20:15:00Z" w16du:dateUtc="2025-10-25T00:15:00Z">
        <w:r w:rsidRPr="003650DE">
          <w:rPr>
            <w:rFonts w:ascii="Arial" w:hAnsi="Arial" w:cs="Arial"/>
            <w:b/>
            <w:bCs/>
            <w:color w:val="4F81BD" w:themeColor="accent1"/>
            <w:sz w:val="20"/>
            <w:szCs w:val="20"/>
            <w:rPrChange w:id="74" w:author="Heather M" w:date="2025-10-24T20:15:00Z" w16du:dateUtc="2025-10-25T00:15:00Z">
              <w:rPr>
                <w:rFonts w:ascii="Aptos" w:hAnsi="Aptos"/>
                <w:b/>
                <w:bCs/>
                <w:color w:val="4F81BD" w:themeColor="accent1"/>
              </w:rPr>
            </w:rPrChange>
          </w:rPr>
          <w:t>What Do These Findings Mean? Authors should reflect on the new knowledge generated by the research and the implications for practice, research, policy, or public health. Authors should also consider how the interpretation of the study’s findings may be affected by the study limitations.</w:t>
        </w:r>
      </w:ins>
    </w:p>
    <w:p w14:paraId="76EF6119" w14:textId="77777777" w:rsidR="003650DE" w:rsidRPr="003650DE" w:rsidRDefault="003650DE" w:rsidP="003650DE">
      <w:pPr>
        <w:pStyle w:val="ListParagraph"/>
        <w:numPr>
          <w:ilvl w:val="0"/>
          <w:numId w:val="7"/>
        </w:numPr>
        <w:spacing w:after="160" w:line="278" w:lineRule="auto"/>
        <w:rPr>
          <w:ins w:id="75" w:author="Heather M" w:date="2025-10-24T20:15:00Z" w16du:dateUtc="2025-10-25T00:15:00Z"/>
          <w:rFonts w:ascii="Arial" w:hAnsi="Arial" w:cs="Arial"/>
          <w:color w:val="4F81BD" w:themeColor="accent1"/>
          <w:sz w:val="20"/>
          <w:szCs w:val="20"/>
          <w:rPrChange w:id="76" w:author="Heather M" w:date="2025-10-24T20:15:00Z" w16du:dateUtc="2025-10-25T00:15:00Z">
            <w:rPr>
              <w:ins w:id="77" w:author="Heather M" w:date="2025-10-24T20:15:00Z" w16du:dateUtc="2025-10-25T00:15:00Z"/>
              <w:rFonts w:ascii="Aptos" w:hAnsi="Aptos"/>
              <w:color w:val="4F81BD" w:themeColor="accent1"/>
            </w:rPr>
          </w:rPrChange>
        </w:rPr>
      </w:pPr>
      <w:ins w:id="78" w:author="Heather M" w:date="2025-10-24T20:15:00Z" w16du:dateUtc="2025-10-25T00:15:00Z">
        <w:r w:rsidRPr="003650DE">
          <w:rPr>
            <w:rFonts w:ascii="Arial" w:hAnsi="Arial" w:cs="Arial"/>
            <w:color w:val="4F81BD" w:themeColor="accent1"/>
            <w:sz w:val="20"/>
            <w:szCs w:val="20"/>
            <w:rPrChange w:id="79" w:author="Heather M" w:date="2025-10-24T20:15:00Z" w16du:dateUtc="2025-10-25T00:15:00Z">
              <w:rPr>
                <w:rFonts w:ascii="Aptos" w:hAnsi="Aptos"/>
                <w:color w:val="4F81BD" w:themeColor="accent1"/>
              </w:rPr>
            </w:rPrChange>
          </w:rPr>
          <w:t xml:space="preserve">Power outages probably put older adults at risk of hospitalization for cardiovascular and respiratory issues because of heat and cold, medical device failure, and social isolation </w:t>
        </w:r>
      </w:ins>
    </w:p>
    <w:p w14:paraId="586CE0B6" w14:textId="77777777" w:rsidR="003650DE" w:rsidRPr="003650DE" w:rsidRDefault="003650DE" w:rsidP="003650DE">
      <w:pPr>
        <w:pStyle w:val="ListParagraph"/>
        <w:numPr>
          <w:ilvl w:val="0"/>
          <w:numId w:val="7"/>
        </w:numPr>
        <w:spacing w:after="160" w:line="278" w:lineRule="auto"/>
        <w:rPr>
          <w:ins w:id="80" w:author="Heather M" w:date="2025-10-24T20:15:00Z" w16du:dateUtc="2025-10-25T00:15:00Z"/>
          <w:rFonts w:ascii="Arial" w:hAnsi="Arial" w:cs="Arial"/>
          <w:color w:val="4F81BD" w:themeColor="accent1"/>
          <w:sz w:val="20"/>
          <w:szCs w:val="20"/>
          <w:rPrChange w:id="81" w:author="Heather M" w:date="2025-10-24T20:15:00Z" w16du:dateUtc="2025-10-25T00:15:00Z">
            <w:rPr>
              <w:ins w:id="82" w:author="Heather M" w:date="2025-10-24T20:15:00Z" w16du:dateUtc="2025-10-25T00:15:00Z"/>
              <w:rFonts w:ascii="Aptos" w:hAnsi="Aptos"/>
              <w:color w:val="4F81BD" w:themeColor="accent1"/>
            </w:rPr>
          </w:rPrChange>
        </w:rPr>
      </w:pPr>
      <w:ins w:id="83" w:author="Heather M" w:date="2025-10-24T20:15:00Z" w16du:dateUtc="2025-10-25T00:15:00Z">
        <w:r w:rsidRPr="003650DE">
          <w:rPr>
            <w:rFonts w:ascii="Arial" w:hAnsi="Arial" w:cs="Arial"/>
            <w:color w:val="4F81BD" w:themeColor="accent1"/>
            <w:sz w:val="20"/>
            <w:szCs w:val="20"/>
            <w:rPrChange w:id="84" w:author="Heather M" w:date="2025-10-24T20:15:00Z" w16du:dateUtc="2025-10-25T00:15:00Z">
              <w:rPr>
                <w:rFonts w:ascii="Aptos" w:hAnsi="Aptos"/>
                <w:color w:val="4F81BD" w:themeColor="accent1"/>
              </w:rPr>
            </w:rPrChange>
          </w:rPr>
          <w:t>Investing in electricity reliability could improve community health, as could other interventions like backup batteries for medical devices and cellphones and laptops, or generators to keep air conditioners and heaters on, especially as electrification continues</w:t>
        </w:r>
      </w:ins>
    </w:p>
    <w:p w14:paraId="488BDBEC" w14:textId="77777777" w:rsidR="003650DE" w:rsidRDefault="003650DE" w:rsidP="003223D0">
      <w:pPr>
        <w:rPr>
          <w:rFonts w:ascii="Arial" w:hAnsi="Arial" w:cs="Arial"/>
          <w:sz w:val="20"/>
          <w:szCs w:val="20"/>
        </w:rPr>
      </w:pPr>
    </w:p>
    <w:p w14:paraId="5301B407" w14:textId="77777777" w:rsidR="00F25795" w:rsidRDefault="00F25795" w:rsidP="003223D0">
      <w:pPr>
        <w:rPr>
          <w:rFonts w:ascii="Arial" w:hAnsi="Arial" w:cs="Arial"/>
          <w:sz w:val="20"/>
          <w:szCs w:val="20"/>
        </w:rPr>
      </w:pPr>
    </w:p>
    <w:p w14:paraId="64A09610" w14:textId="77777777" w:rsidR="00733B81" w:rsidRDefault="00733B81" w:rsidP="00733B81">
      <w:pPr>
        <w:rPr>
          <w:rFonts w:ascii="Arial" w:hAnsi="Arial" w:cs="Arial"/>
          <w:b/>
          <w:color w:val="000000"/>
          <w:sz w:val="20"/>
          <w:szCs w:val="20"/>
        </w:rPr>
      </w:pPr>
    </w:p>
    <w:p w14:paraId="787CCD36" w14:textId="77777777" w:rsidR="00AC1F73" w:rsidRDefault="00AC1F73" w:rsidP="00733B81">
      <w:pPr>
        <w:rPr>
          <w:rFonts w:ascii="Arial" w:hAnsi="Arial" w:cs="Arial"/>
          <w:b/>
          <w:color w:val="000000"/>
          <w:sz w:val="20"/>
          <w:szCs w:val="20"/>
        </w:rPr>
      </w:pPr>
    </w:p>
    <w:p w14:paraId="2EA0F88C" w14:textId="77777777" w:rsidR="00733B81" w:rsidRDefault="00733B81" w:rsidP="00733B81">
      <w:pPr>
        <w:rPr>
          <w:ins w:id="85" w:author="Heather M" w:date="2025-10-24T20:15:00Z" w16du:dateUtc="2025-10-25T00:15:00Z"/>
          <w:rFonts w:ascii="Arial" w:hAnsi="Arial" w:cs="Arial"/>
          <w:b/>
          <w:color w:val="000000"/>
          <w:sz w:val="20"/>
          <w:szCs w:val="20"/>
        </w:rPr>
      </w:pPr>
    </w:p>
    <w:p w14:paraId="2644D8E8" w14:textId="77777777" w:rsidR="003650DE" w:rsidRDefault="003650DE" w:rsidP="00733B81">
      <w:pPr>
        <w:rPr>
          <w:ins w:id="86" w:author="Heather M" w:date="2025-10-24T20:15:00Z" w16du:dateUtc="2025-10-25T00:15:00Z"/>
          <w:rFonts w:ascii="Arial" w:hAnsi="Arial" w:cs="Arial"/>
          <w:b/>
          <w:color w:val="000000"/>
          <w:sz w:val="20"/>
          <w:szCs w:val="20"/>
        </w:rPr>
      </w:pPr>
    </w:p>
    <w:p w14:paraId="11A2B41B" w14:textId="77777777" w:rsidR="003650DE" w:rsidRDefault="003650DE" w:rsidP="00733B81">
      <w:pPr>
        <w:rPr>
          <w:ins w:id="87" w:author="Heather M" w:date="2025-10-24T20:15:00Z" w16du:dateUtc="2025-10-25T00:15:00Z"/>
          <w:rFonts w:ascii="Arial" w:hAnsi="Arial" w:cs="Arial"/>
          <w:b/>
          <w:color w:val="000000"/>
          <w:sz w:val="20"/>
          <w:szCs w:val="20"/>
        </w:rPr>
      </w:pPr>
    </w:p>
    <w:p w14:paraId="2F756157" w14:textId="77777777" w:rsidR="003650DE" w:rsidRDefault="003650DE" w:rsidP="00733B81">
      <w:pPr>
        <w:rPr>
          <w:ins w:id="88" w:author="Heather M" w:date="2025-10-24T20:15:00Z" w16du:dateUtc="2025-10-25T00:15:00Z"/>
          <w:rFonts w:ascii="Arial" w:hAnsi="Arial" w:cs="Arial"/>
          <w:b/>
          <w:color w:val="000000"/>
          <w:sz w:val="20"/>
          <w:szCs w:val="20"/>
        </w:rPr>
      </w:pPr>
    </w:p>
    <w:p w14:paraId="14963741" w14:textId="77777777" w:rsidR="003650DE" w:rsidRDefault="003650DE" w:rsidP="00733B81">
      <w:pPr>
        <w:rPr>
          <w:ins w:id="89" w:author="Heather M" w:date="2025-10-24T20:15:00Z" w16du:dateUtc="2025-10-25T00:15:00Z"/>
          <w:rFonts w:ascii="Arial" w:hAnsi="Arial" w:cs="Arial"/>
          <w:b/>
          <w:color w:val="000000"/>
          <w:sz w:val="20"/>
          <w:szCs w:val="20"/>
        </w:rPr>
      </w:pPr>
    </w:p>
    <w:p w14:paraId="13E305BD" w14:textId="77777777" w:rsidR="003650DE" w:rsidRDefault="003650DE" w:rsidP="00733B81">
      <w:pPr>
        <w:rPr>
          <w:ins w:id="90" w:author="Heather M" w:date="2025-10-24T20:25:00Z" w16du:dateUtc="2025-10-25T00:25:00Z"/>
          <w:rFonts w:ascii="Arial" w:hAnsi="Arial" w:cs="Arial"/>
          <w:b/>
          <w:color w:val="000000"/>
          <w:sz w:val="20"/>
          <w:szCs w:val="20"/>
        </w:rPr>
      </w:pPr>
    </w:p>
    <w:p w14:paraId="602EDA2F" w14:textId="77777777" w:rsidR="007B5632" w:rsidRDefault="007B5632" w:rsidP="00733B81">
      <w:pPr>
        <w:rPr>
          <w:ins w:id="91" w:author="Heather M" w:date="2025-10-24T20:25:00Z" w16du:dateUtc="2025-10-25T00:25:00Z"/>
          <w:rFonts w:ascii="Arial" w:hAnsi="Arial" w:cs="Arial"/>
          <w:b/>
          <w:color w:val="000000"/>
          <w:sz w:val="20"/>
          <w:szCs w:val="20"/>
        </w:rPr>
      </w:pPr>
    </w:p>
    <w:p w14:paraId="7742552E" w14:textId="77777777" w:rsidR="004B4703" w:rsidDel="009D3B72" w:rsidRDefault="004B4703" w:rsidP="00733B81">
      <w:pPr>
        <w:rPr>
          <w:del w:id="92" w:author="Heather M" w:date="2025-10-24T21:24:00Z" w16du:dateUtc="2025-10-25T01:24:00Z"/>
          <w:rFonts w:ascii="Arial" w:hAnsi="Arial" w:cs="Arial"/>
          <w:b/>
          <w:color w:val="000000"/>
          <w:sz w:val="20"/>
          <w:szCs w:val="20"/>
        </w:rPr>
      </w:pPr>
    </w:p>
    <w:p w14:paraId="7225B0C7" w14:textId="77777777" w:rsidR="00A073F0" w:rsidRDefault="00A073F0" w:rsidP="004D4F27">
      <w:pPr>
        <w:spacing w:after="0" w:line="480" w:lineRule="auto"/>
        <w:rPr>
          <w:rFonts w:ascii="Arial" w:hAnsi="Arial" w:cs="Arial"/>
          <w:b/>
          <w:color w:val="000000"/>
          <w:sz w:val="20"/>
          <w:szCs w:val="20"/>
        </w:rPr>
      </w:pPr>
    </w:p>
    <w:p w14:paraId="34979CC8" w14:textId="0ED73C01" w:rsidR="001F0326" w:rsidRPr="004D4F27" w:rsidRDefault="00E6133D" w:rsidP="004D4F27">
      <w:pPr>
        <w:spacing w:after="0" w:line="480" w:lineRule="auto"/>
        <w:rPr>
          <w:rFonts w:ascii="Arial" w:hAnsi="Arial" w:cs="Arial"/>
          <w:b/>
          <w:color w:val="000000"/>
          <w:sz w:val="20"/>
          <w:szCs w:val="20"/>
        </w:rPr>
      </w:pPr>
      <w:r w:rsidRPr="002A2B23">
        <w:rPr>
          <w:rFonts w:ascii="Arial" w:hAnsi="Arial" w:cs="Arial"/>
          <w:b/>
          <w:color w:val="000000"/>
          <w:sz w:val="20"/>
          <w:szCs w:val="20"/>
        </w:rPr>
        <w:lastRenderedPageBreak/>
        <w:t>Main Text</w:t>
      </w:r>
    </w:p>
    <w:p w14:paraId="0218FC91" w14:textId="37666CAA" w:rsidR="002A2B23" w:rsidRDefault="00733B81" w:rsidP="004D4F27">
      <w:pPr>
        <w:spacing w:after="0" w:line="480" w:lineRule="auto"/>
        <w:rPr>
          <w:rFonts w:ascii="Arial" w:hAnsi="Arial" w:cs="Arial"/>
          <w:b/>
          <w:bCs/>
          <w:sz w:val="20"/>
          <w:szCs w:val="20"/>
        </w:rPr>
      </w:pPr>
      <w:r w:rsidRPr="002A2B23">
        <w:rPr>
          <w:rFonts w:ascii="Arial" w:hAnsi="Arial" w:cs="Arial"/>
          <w:b/>
          <w:bCs/>
          <w:sz w:val="20"/>
          <w:szCs w:val="20"/>
        </w:rPr>
        <w:t>Introduction</w:t>
      </w:r>
    </w:p>
    <w:p w14:paraId="40E75EE7" w14:textId="77777777" w:rsidR="00B671B6" w:rsidRPr="002A2B23" w:rsidRDefault="00B671B6" w:rsidP="004D4F27">
      <w:pPr>
        <w:spacing w:after="0" w:line="480" w:lineRule="auto"/>
        <w:rPr>
          <w:rFonts w:ascii="Arial" w:hAnsi="Arial" w:cs="Arial"/>
          <w:b/>
          <w:bCs/>
          <w:sz w:val="20"/>
          <w:szCs w:val="20"/>
        </w:rPr>
      </w:pPr>
    </w:p>
    <w:p w14:paraId="2868B5C0" w14:textId="44325889" w:rsidR="00733B81" w:rsidRPr="002A2B23" w:rsidRDefault="00733B81" w:rsidP="004D4F27">
      <w:pPr>
        <w:spacing w:after="0" w:line="480" w:lineRule="auto"/>
        <w:ind w:firstLine="360"/>
        <w:rPr>
          <w:rFonts w:ascii="Arial" w:eastAsia="Times New Roman" w:hAnsi="Arial" w:cs="Arial"/>
          <w:sz w:val="20"/>
          <w:szCs w:val="20"/>
        </w:rPr>
      </w:pPr>
      <w:r w:rsidRPr="002A2B23">
        <w:rPr>
          <w:rFonts w:ascii="Arial" w:eastAsia="Times New Roman" w:hAnsi="Arial" w:cs="Arial"/>
          <w:sz w:val="20"/>
          <w:szCs w:val="20"/>
        </w:rPr>
        <w:t xml:space="preserve">As the climate warms, the incidence and duration of power outages across the US </w:t>
      </w:r>
      <w:r w:rsidR="00992287">
        <w:rPr>
          <w:rFonts w:ascii="Arial" w:eastAsia="Times New Roman" w:hAnsi="Arial" w:cs="Arial"/>
          <w:sz w:val="20"/>
          <w:szCs w:val="20"/>
        </w:rPr>
        <w:t>are i</w:t>
      </w:r>
      <w:r w:rsidRPr="002A2B23">
        <w:rPr>
          <w:rFonts w:ascii="Arial" w:eastAsia="Times New Roman" w:hAnsi="Arial" w:cs="Arial"/>
          <w:sz w:val="20"/>
          <w:szCs w:val="20"/>
        </w:rPr>
        <w:t xml:space="preserve">ncreasing </w:t>
      </w:r>
      <w:r w:rsidRPr="002A2B23">
        <w:rPr>
          <w:rFonts w:ascii="Arial" w:eastAsia="Times New Roman" w:hAnsi="Arial" w:cs="Arial"/>
          <w:sz w:val="20"/>
          <w:szCs w:val="20"/>
        </w:rPr>
        <w:fldChar w:fldCharType="begin"/>
      </w:r>
      <w:r w:rsidR="006B4F03">
        <w:rPr>
          <w:rFonts w:ascii="Arial" w:eastAsia="Times New Roman" w:hAnsi="Arial" w:cs="Arial"/>
          <w:sz w:val="20"/>
          <w:szCs w:val="20"/>
        </w:rPr>
        <w:instrText xml:space="preserve"> ADDIN ZOTERO_ITEM CSL_CITATION {"citationID":"e1Knd3EL","properties":{"formattedCitation":"[1]","plainCitation":"[1]","noteIndex":0},"citationItems":[{"id":170,"uris":["http://zotero.org/users/local/hHKggCUl/items/3L6M3PTC"],"itemData":{"id":170,"type":"webpage","title":"Weather-related Power Outages Rising","URL":"https://www.climatecentral.org/climate-matters/weather-related-power-outages-rising","author":[{"family":"","given":"Climate Central"}],"accessed":{"date-parts":[["2024",12,5]]},"issued":{"date-parts":[["2024",4,24]]}}}],"schema":"https://github.com/citation-style-language/schema/raw/master/csl-citation.json"} </w:instrText>
      </w:r>
      <w:r w:rsidRPr="002A2B23">
        <w:rPr>
          <w:rFonts w:ascii="Arial" w:eastAsia="Times New Roman" w:hAnsi="Arial" w:cs="Arial"/>
          <w:sz w:val="20"/>
          <w:szCs w:val="20"/>
        </w:rPr>
        <w:fldChar w:fldCharType="separate"/>
      </w:r>
      <w:r w:rsidR="006B4F03">
        <w:rPr>
          <w:rFonts w:ascii="Arial" w:eastAsia="Times New Roman" w:hAnsi="Arial" w:cs="Arial"/>
          <w:noProof/>
          <w:sz w:val="20"/>
          <w:szCs w:val="20"/>
        </w:rPr>
        <w:t>[1]</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US electrical customers experienced an average of 8 hours without power in 2020—the longest duration on record </w:t>
      </w:r>
      <w:r w:rsidRPr="002A2B23">
        <w:rPr>
          <w:rFonts w:ascii="Arial" w:eastAsia="Times New Roman" w:hAnsi="Arial" w:cs="Arial"/>
          <w:sz w:val="20"/>
          <w:szCs w:val="20"/>
        </w:rPr>
        <w:fldChar w:fldCharType="begin"/>
      </w:r>
      <w:r w:rsidR="006B4F03">
        <w:rPr>
          <w:rFonts w:ascii="Arial" w:eastAsia="Times New Roman" w:hAnsi="Arial" w:cs="Arial"/>
          <w:sz w:val="20"/>
          <w:szCs w:val="20"/>
        </w:rPr>
        <w:instrText xml:space="preserve"> ADDIN ZOTERO_ITEM CSL_CITATION {"citationID":"URTRQLU8","properties":{"formattedCitation":"[2]","plainCitation":"[2]","noteIndex":0},"citationItems":[{"id":171,"uris":["http://zotero.org/users/local/hHKggCUl/items/E9UPLV69"],"itemData":{"id":171,"type":"webpage","title":"U.S. electricity customers experienced eight hours of power interruptions in 2020","URL":"https://www.eia.gov/todayinenergy/detail.php?id=50316#","author":[{"family":"","given":"U.S. Energy Information Administration"}],"accessed":{"date-parts":[["2024",12,5]]},"issued":{"date-parts":[["2021",11,10]]}}}],"schema":"https://github.com/citation-style-language/schema/raw/master/csl-citation.json"} </w:instrText>
      </w:r>
      <w:r w:rsidRPr="002A2B23">
        <w:rPr>
          <w:rFonts w:ascii="Arial" w:eastAsia="Times New Roman" w:hAnsi="Arial" w:cs="Arial"/>
          <w:sz w:val="20"/>
          <w:szCs w:val="20"/>
        </w:rPr>
        <w:fldChar w:fldCharType="separate"/>
      </w:r>
      <w:r w:rsidR="006B4F03">
        <w:rPr>
          <w:rFonts w:ascii="Arial" w:eastAsia="Times New Roman" w:hAnsi="Arial" w:cs="Arial"/>
          <w:noProof/>
          <w:sz w:val="20"/>
          <w:szCs w:val="20"/>
        </w:rPr>
        <w:t>[2]</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Aging electrical grid components, already at risk of failure, were not built to withstand previously rare extreme weather events now common with climate change </w:t>
      </w:r>
      <w:r w:rsidRPr="002A2B23">
        <w:rPr>
          <w:rFonts w:ascii="Arial" w:eastAsia="Times New Roman" w:hAnsi="Arial" w:cs="Arial"/>
          <w:sz w:val="20"/>
          <w:szCs w:val="20"/>
        </w:rPr>
        <w:fldChar w:fldCharType="begin"/>
      </w:r>
      <w:r w:rsidR="006B4F03">
        <w:rPr>
          <w:rFonts w:ascii="Arial" w:eastAsia="Times New Roman" w:hAnsi="Arial" w:cs="Arial"/>
          <w:sz w:val="20"/>
          <w:szCs w:val="20"/>
        </w:rPr>
        <w:instrText xml:space="preserve"> ADDIN ZOTERO_ITEM CSL_CITATION {"citationID":"UJcYhvCl","properties":{"formattedCitation":"[3,4]","plainCitation":"[3,4]","noteIndex":0},"citationItems":[{"id":180,"uris":["http://zotero.org/users/local/hHKggCUl/items/QGLVIH6M"],"itemData":{"id":180,"type":"article-journal","abstract":"Purpose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V."}],"issued":{"date-parts":[["2020",12]]}}},{"id":181,"uris":["http://zotero.org/users/local/hHKggCUl/items/42AH2Z83"],"itemData":{"id":181,"type":"webpage","title":"The US has more power outages than any other developed country. Here’s why.","URL":"https://www.popsci.com/story/environment/why-us-lose-power-storms/","accessed":{"date-parts":[["2024",12,5]]},"issued":{"date-parts":[["2020",8,18]]}}}],"schema":"https://github.com/citation-style-language/schema/raw/master/csl-citation.json"} </w:instrText>
      </w:r>
      <w:r w:rsidRPr="002A2B23">
        <w:rPr>
          <w:rFonts w:ascii="Arial" w:eastAsia="Times New Roman" w:hAnsi="Arial" w:cs="Arial"/>
          <w:sz w:val="20"/>
          <w:szCs w:val="20"/>
        </w:rPr>
        <w:fldChar w:fldCharType="separate"/>
      </w:r>
      <w:r w:rsidR="006B4F03">
        <w:rPr>
          <w:rFonts w:ascii="Arial" w:eastAsia="Times New Roman" w:hAnsi="Arial" w:cs="Arial"/>
          <w:noProof/>
          <w:sz w:val="20"/>
          <w:szCs w:val="20"/>
        </w:rPr>
        <w:t>[3,4]</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40-60% of major outages are now caused by severe weather events </w:t>
      </w:r>
      <w:r w:rsidRPr="002A2B23">
        <w:rPr>
          <w:rFonts w:ascii="Arial" w:eastAsia="Times New Roman" w:hAnsi="Arial" w:cs="Arial"/>
          <w:sz w:val="20"/>
          <w:szCs w:val="20"/>
        </w:rPr>
        <w:fldChar w:fldCharType="begin"/>
      </w:r>
      <w:r w:rsidR="006B4F03">
        <w:rPr>
          <w:rFonts w:ascii="Arial" w:eastAsia="Times New Roman" w:hAnsi="Arial" w:cs="Arial"/>
          <w:sz w:val="20"/>
          <w:szCs w:val="20"/>
        </w:rPr>
        <w:instrText xml:space="preserve"> ADDIN ZOTERO_ITEM CSL_CITATION {"citationID":"cMFP9oBm","properties":{"formattedCitation":"[5]","plainCitation":"[5]","noteIndex":0},"citationItems":[{"id":176,"uris":["http://zotero.org/users/local/hHKggCUl/items/5MSNWAQ5"],"itemData":{"id":176,"type":"article-journal","abstract":"Abstract\n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2A2B23">
        <w:rPr>
          <w:rFonts w:ascii="Arial" w:eastAsia="Times New Roman" w:hAnsi="Arial" w:cs="Arial"/>
          <w:sz w:val="20"/>
          <w:szCs w:val="20"/>
        </w:rPr>
        <w:fldChar w:fldCharType="separate"/>
      </w:r>
      <w:r w:rsidR="006B4F03">
        <w:rPr>
          <w:rFonts w:ascii="Arial" w:eastAsia="Times New Roman" w:hAnsi="Arial" w:cs="Arial"/>
          <w:noProof/>
          <w:sz w:val="20"/>
          <w:szCs w:val="20"/>
        </w:rPr>
        <w:t>[5]</w:t>
      </w:r>
      <w:r w:rsidRPr="002A2B23">
        <w:rPr>
          <w:rFonts w:ascii="Arial" w:eastAsia="Times New Roman" w:hAnsi="Arial" w:cs="Arial"/>
          <w:sz w:val="20"/>
          <w:szCs w:val="20"/>
        </w:rPr>
        <w:fldChar w:fldCharType="end"/>
      </w:r>
      <w:r w:rsidRPr="002A2B23">
        <w:rPr>
          <w:rFonts w:ascii="Arial" w:eastAsia="Times New Roman" w:hAnsi="Arial" w:cs="Arial"/>
          <w:sz w:val="20"/>
          <w:szCs w:val="20"/>
        </w:rPr>
        <w:t>. Additionally, extreme heat and cold events will continue to increase electricity use</w:t>
      </w:r>
      <w:r w:rsidR="00AC1F73">
        <w:rPr>
          <w:rFonts w:ascii="Arial" w:eastAsia="Times New Roman" w:hAnsi="Arial" w:cs="Arial"/>
          <w:sz w:val="20"/>
          <w:szCs w:val="20"/>
        </w:rPr>
        <w:t xml:space="preserve"> to maintain indoor temperatures</w:t>
      </w:r>
      <w:r w:rsidRPr="002A2B23">
        <w:rPr>
          <w:rFonts w:ascii="Arial" w:eastAsia="Times New Roman" w:hAnsi="Arial" w:cs="Arial"/>
          <w:sz w:val="20"/>
          <w:szCs w:val="20"/>
        </w:rPr>
        <w:t xml:space="preserve">, outstripping supply and causing outages </w:t>
      </w:r>
      <w:r w:rsidRPr="002A2B23">
        <w:rPr>
          <w:rFonts w:ascii="Arial" w:eastAsia="Times New Roman" w:hAnsi="Arial" w:cs="Arial"/>
          <w:sz w:val="20"/>
          <w:szCs w:val="20"/>
        </w:rPr>
        <w:fldChar w:fldCharType="begin"/>
      </w:r>
      <w:r w:rsidR="006B4F03">
        <w:rPr>
          <w:rFonts w:ascii="Arial" w:eastAsia="Times New Roman" w:hAnsi="Arial" w:cs="Arial"/>
          <w:sz w:val="20"/>
          <w:szCs w:val="20"/>
        </w:rPr>
        <w:instrText xml:space="preserve"> ADDIN ZOTERO_ITEM CSL_CITATION {"citationID":"YxpchR1M","properties":{"formattedCitation":"[6,7]","plainCitation":"[6,7]","noteIndex":0},"citationItems":[{"id":182,"uris":["http://zotero.org/users/local/hHKggCUl/items/IN7CHDCZ"],"itemData":{"id":182,"type":"webpage","title":"Climate Change Impacts on Energy","URL":"https://www.epa.gov/climateimpacts/climate-change-impacts-energy","author":[{"family":"United States Environmental Protection Agency","given":""}]}},{"id":183,"uris":["http://zotero.org/users/local/hHKggCUl/items/BNZ7Z4CV"],"itemData":{"id":183,"type":"webpage","title":"Nation at risk of winter blackouts as power grid remains under strain","URL":"https://www.washingtonpost.com/business/2023/11/08/power-grid-blackouts-texas/","author":[{"family":"Washington Post","given":""}]}}],"schema":"https://github.com/citation-style-language/schema/raw/master/csl-citation.json"} </w:instrText>
      </w:r>
      <w:r w:rsidRPr="002A2B23">
        <w:rPr>
          <w:rFonts w:ascii="Arial" w:eastAsia="Times New Roman" w:hAnsi="Arial" w:cs="Arial"/>
          <w:sz w:val="20"/>
          <w:szCs w:val="20"/>
        </w:rPr>
        <w:fldChar w:fldCharType="separate"/>
      </w:r>
      <w:r w:rsidR="006B4F03">
        <w:rPr>
          <w:rFonts w:ascii="Arial" w:eastAsia="Times New Roman" w:hAnsi="Arial" w:cs="Arial"/>
          <w:noProof/>
          <w:sz w:val="20"/>
          <w:szCs w:val="20"/>
        </w:rPr>
        <w:t>[6,7]</w:t>
      </w:r>
      <w:r w:rsidRPr="002A2B23">
        <w:rPr>
          <w:rFonts w:ascii="Arial" w:eastAsia="Times New Roman" w:hAnsi="Arial" w:cs="Arial"/>
          <w:sz w:val="20"/>
          <w:szCs w:val="20"/>
        </w:rPr>
        <w:fldChar w:fldCharType="end"/>
      </w:r>
      <w:r w:rsidRPr="002A2B23">
        <w:rPr>
          <w:rFonts w:ascii="Arial" w:eastAsia="Times New Roman" w:hAnsi="Arial" w:cs="Arial"/>
          <w:sz w:val="20"/>
          <w:szCs w:val="20"/>
        </w:rPr>
        <w:t xml:space="preserve">. </w:t>
      </w:r>
    </w:p>
    <w:p w14:paraId="5411502E" w14:textId="57B69833"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Power outages threaten the health of vulnerable populations such as older adults </w:t>
      </w:r>
      <w:r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{"citationID":"RYCjB8x9","properties":{"formattedCitation":"[3,8]","plainCitation":"[3,8]","noteIndex":0},"citationItems":[{"id":180,"uris":["http://zotero.org/users/local/hHKggCUl/items/QGLVIH6M"],"itemData":{"id":180,"type":"article-journal","abstract":"Purpose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V."}],"issued":{"date-parts":[["2020",12]]}}},{"id":185,"uris":["http://zotero.org/users/local/hHKggCUl/items/5I62BFPK"],"itemData":{"id":185,"type":"article-journal","abstract":"Climate-related power outages have increasingly compromised the lives and well-being of medically vulnerable populations. For the millions reliant on electricity for home medical equipment, even short-term power outages can lead to a potentially life-threatening situation. Society’s most vulnerable populations— elders, the ill, and the poor—face the greatest risks. Yet, technologies that provide backup energy in the face of power outages are limited and existing resources are often inaccessible outside of healthcare settings and mostly do not directly reach low-income populations. With the increasing prevalence of climate-related events that induce power outages such as hurricanes, wildfires and windstorms, there is an imminent need to in­ crease access to backup power, for both residences and critical community facilities. This paper sheds light on the increasingly relevant problem of power outages and offers a view toward a socio-technically-based solution to protect vulnerable populations and improve health outcomes in the event of an outage. It provides a comprehensive overview of the impacts of power outages on electricity-dependent populations by highlighting existing research on affected populations, describing the gaps in the field, and featuring two case studies in Puerto Rico and California that provide preliminary evidence for the potential uses of resilient power resources. Resilient power systems– battery storage ideally paired with solar photovoltaics– can provide clean, reliable emergency backup power by storing electricity for use when grid power is unavailable. Backup power can mitigate the adverse health impacts of power outages on electricity-dependent pop­ ulations, many of whom are medically and socioeconomically vulnerable. We describe a future of energy that is resilient and just, by presenting the possibility for access to clean energy tech­ nologies that can support healthcare that is home-based and features multiple co-benefits in light of climate change. With additional evidence, policies, incentives, and market designs in place, resilient power technologies can serve all populations in need of reliable and resilient access to electricity in the near future.","container-title":"Futures","DOI":"10.1016/j.futures.2021.102707","ISSN":"00163287","journalAbbreviation":"Futures","language":"en","page":"102707","source":"DOI.org (Crossref)","title":"Resilient Power: A home-based electricity generation and storage solution for the medically vulnerable during climate-induced power outages","title-short":"Resilient Power","volume":"128","author":[{"family":"Mango","given":"Marriele"},{"family":"Casey","given":"Joan A."},{"family":"Hernández","given":"Diana"}],"issued":{"date-parts":[["2021",4]]}}}],"schema":"https://github.com/citation-style-language/schema/raw/master/csl-citation.json"} </w:instrText>
      </w:r>
      <w:r w:rsidRPr="002A2B23">
        <w:rPr>
          <w:rFonts w:ascii="Arial" w:hAnsi="Arial" w:cs="Arial"/>
          <w:sz w:val="20"/>
          <w:szCs w:val="20"/>
        </w:rPr>
        <w:fldChar w:fldCharType="separate"/>
      </w:r>
      <w:r w:rsidR="006B4F03">
        <w:rPr>
          <w:rFonts w:ascii="Arial" w:hAnsi="Arial" w:cs="Arial"/>
          <w:noProof/>
          <w:sz w:val="20"/>
          <w:szCs w:val="20"/>
        </w:rPr>
        <w:t>[3,8]</w:t>
      </w:r>
      <w:r w:rsidRPr="002A2B23">
        <w:rPr>
          <w:rFonts w:ascii="Arial" w:hAnsi="Arial" w:cs="Arial"/>
          <w:sz w:val="20"/>
          <w:szCs w:val="20"/>
        </w:rPr>
        <w:fldChar w:fldCharType="end"/>
      </w:r>
      <w:r w:rsidRPr="002A2B23">
        <w:rPr>
          <w:rFonts w:ascii="Arial" w:hAnsi="Arial" w:cs="Arial"/>
          <w:sz w:val="20"/>
          <w:szCs w:val="20"/>
        </w:rPr>
        <w:t xml:space="preserve">. Outages disable air conditioners and heaters and expose those affected to extreme temperatures </w:t>
      </w:r>
      <w:r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{"citationID":"ARcMHLoi","properties":{"formattedCitation":"[9]","plainCitation":"[9]","noteIndex":0},"citationItems":[{"id":203,"uris":["http://zotero.org/users/local/hHKggCUl/items/7JUMA7XM"],"itemData":{"id":203,"type":"article-journal","abstract":"The potential for critical infrastructure failures during extreme weather events is rising. Major electrical grid failure or “blackout” events in the United States, those with a duration of at least 1 h and impacting 50,000 or more utility customers, increased by more than 60% over the most recent 5 year reporting period. When such blackout events coincide in time with heat wave conditions, population exposures to extreme heat both outside and within buildings can reach dangerously high levels as mechanical air conditioning systems become inoperable. Here, we combine the Weather Research and Forecasting regional climate model with an advanced building energy model to simulate building-interior temperatures in response to concurrent heat wave and blackout conditions for more than 2.8 million residents across Atlanta, Georgia; Detroit, Michigan; and Phoenix, Arizona. Study results ﬁnd simulated compound heat wave and grid failure events of recent intensity and duration to expose between 68 and 100% of the urban population to an elevated risk of heat exhaustion and/or heat stroke.","container-title":"Environmental Science &amp; Technology","DOI":"10.1021/acs.est.1c00024","ISSN":"0013-936X, 1520-5851","issue":"10","journalAbbreviation":"Environ. Sci. Technol.","language":"en","license":"https://doi.org/10.15223/policy-029","page":"6957-6964","source":"DOI.org (Crossref)","title":"Compound Climate and Infrastructure Events: How Electrical Grid Failure Alters Heat Wave Risk","title-short":"Compound Climate and Infrastructure Events","volume":"55","author":[{"family":"Stone","given":"Brian"},{"family":"Mallen","given":"Evan"},{"family":"Rajput","given":"Mayuri"},{"family":"Gronlund","given":"Carina J."},{"family":"Broadbent","given":"Ashley M."},{"family":"Krayenhoff","given":"E. Scott"},{"family":"Augenbroe","given":"Godfried"},{"family":"O’Neill","given":"Marie S."},{"family":"Georgescu","given":"Matei"}],"issued":{"date-parts":[["2021",5,18]]}}}],"schema":"https://github.com/citation-style-language/schema/raw/master/csl-citation.json"} </w:instrText>
      </w:r>
      <w:r w:rsidRPr="002A2B23">
        <w:rPr>
          <w:rFonts w:ascii="Arial" w:hAnsi="Arial" w:cs="Arial"/>
          <w:sz w:val="20"/>
          <w:szCs w:val="20"/>
        </w:rPr>
        <w:fldChar w:fldCharType="separate"/>
      </w:r>
      <w:r w:rsidR="006B4F03">
        <w:rPr>
          <w:rFonts w:ascii="Arial" w:hAnsi="Arial" w:cs="Arial"/>
          <w:noProof/>
          <w:sz w:val="20"/>
          <w:szCs w:val="20"/>
        </w:rPr>
        <w:t>[9]</w:t>
      </w:r>
      <w:r w:rsidRPr="002A2B23">
        <w:rPr>
          <w:rFonts w:ascii="Arial" w:hAnsi="Arial" w:cs="Arial"/>
          <w:sz w:val="20"/>
          <w:szCs w:val="20"/>
        </w:rPr>
        <w:fldChar w:fldCharType="end"/>
      </w:r>
      <w:r w:rsidRPr="002A2B23">
        <w:rPr>
          <w:rFonts w:ascii="Arial" w:hAnsi="Arial" w:cs="Arial"/>
          <w:sz w:val="20"/>
          <w:szCs w:val="20"/>
        </w:rPr>
        <w:t xml:space="preserve">. This heat and cold exposure may cause or exacerbate cardiovascular (CVD) and respiratory illness. </w:t>
      </w:r>
      <w:r w:rsidR="00E55685" w:rsidRPr="002A2B23">
        <w:rPr>
          <w:rFonts w:ascii="Arial" w:hAnsi="Arial" w:cs="Arial"/>
          <w:sz w:val="20"/>
          <w:szCs w:val="20"/>
        </w:rPr>
        <w:t xml:space="preserve">Older adults are more likely to suffer health consequences from heat and cold exposure due to aging-related thermoregulation changes </w:t>
      </w:r>
      <w:r w:rsidR="00E55685"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anw7DrL5","properties":{"formattedCitation":"[10\\uc0\\u8211{}12]","plainCitation":"[10–12]","noteIndex":0},"citationItems":[{"id":221,"uris":["http://zotero.org/users/local/hHKggCUl/items/Z7E6GC2N"],"itemData":{"id":221,"type":"article-journal","abstract":"Extreme temperatures pose signiﬁcant risks to human health and wellbeing. Older adults are particularly at risk and their susceptibility is a function of vulnerability to general daily life circumstances and to speciﬁed events or threats. For the ﬁrst time, this paper develops a combined general and speciﬁed approach to understand the determinants of vulnerability. The ﬁndings show that most participants exhibit high levels of heat-related vulnerability, followed by cold-related vulnerability and lastly, general vulnerability. General vulnerability was shown to be primarily shaped by ﬁnancial, physical and social assets. Whilst, speciﬁed vulnerability was found to be mainly shaped by human, physical and placed based assets. Such ﬁndings present opportunities to focus on the types of assets that contribute to reducing vulnerability. These ﬁndings also suggest that the role assets play in shaping vulnerability must be attended to if we are to fully understand and e</w:instrText>
      </w:r>
      <w:r w:rsidR="006B4F03">
        <w:rPr>
          <w:rFonts w:ascii="Cambria Math" w:hAnsi="Cambria Math" w:cs="Cambria Math"/>
          <w:sz w:val="20"/>
          <w:szCs w:val="20"/>
        </w:rPr>
        <w:instrText>ﬀ</w:instrText>
      </w:r>
      <w:r w:rsidR="006B4F03">
        <w:rPr>
          <w:rFonts w:ascii="Arial" w:hAnsi="Arial" w:cs="Arial"/>
          <w:sz w:val="20"/>
          <w:szCs w:val="20"/>
        </w:rPr>
        <w:instrText xml:space="preserve">ectively implement strategies to reduce vulnerability.","container-title":"International Journal of Environmental Health Research","DOI":"10.1080/09603123.2019.1609655","ISSN":"0960-3123, 1369-1619","issue":"5","journalAbbreviation":"International Journal of Environmental Health Research","language":"en","page":"515-532","source":"DOI.org (Crossref)","title":"General and specified vulnerability to extreme temperatures among older adults","volume":"30","author":[{"family":"Nunes","given":"Ana Raquel"}],"issued":{"date-parts":[["2020",9,2]]}}},{"id":274,"uris":["http://zotero.org/users/local/hHKggCUl/items/2YJ68DVA"],"itemData":{"id":274,"type":"article-journal","abstract":"Background: Addressing vulnerability to heat-related mortality is a necessary step in the development of policies dictated by heat action plans. We aimed to provide a systematic assessment of the epidemiologic evidence regarding vulnerability to heat-related mortality.\nMethods: Studies assessing the association between high ambient temperature or heat waves and mortality among different subgroups and published between January 1980 and August 2014 were selected. Estimates of association for all the included subgroups were extracted. We assessed the presence of heterogeneous effects between subgroups conducting Cochran Q tests. We conducted random effect meta-analyses of ratios of relative risks (RRR) for high ambient temperature studies. We performed random effects meta-regression analyses to investigate factors associated with the magnitude of the RRR.\nResults: Sixty-one studies were included. Using the Cochran Q test, we consistently found evidence of vulnerability for the elderly ages &gt;85 years. We found a pooled RRR of 0.99 (95% confidence interval [CI] = 0.97, 1.01) for male sex, 1.02 (95% CI = 1.01, 1.03) for age &gt;65 years, 1.04 (95% CI = 1.02, 1.07) for ages &gt;75 years, 1.03 (95% CI = 1.01, 1.05) for low individual socioeconomic status (SES), and 1.01 (95% CI = 0.99, 1.02) for low ecologic SES.\nConclusions: We found strongest evidence of heat-related vulnerability for the elderly ages &gt;65 and &gt;75 years and low SES groups (at the individual level). Studies are needed to clarify if other subgroups (e.g., children, people living alone) are also vulnerable to heat to inform public health programs.","container-title":"Epidemiology","DOI":"10.1097/EDE.0000000000000375","ISSN":"1044-3983","issue":"6","journalAbbreviation":"Epidemiology","language":"en","page":"781-793","source":"DOI.org (Crossref)","title":"Review Article: Vulnerability to Heat-related Mortality","title-short":"Review Article","volume":"26","author":[{"family":"Benmarhnia","given":"Tarik"},{"family":"Deguen","given":"Séverine"},{"family":"Kaufman","given":"Jay S."},{"family":"Smargiassi","given":"Audrey"}],"issued":{"date-parts":[["2015",11]]}}},{"id":273,"uris":["http://zotero.org/users/local/hHKggCUl/items/ZF4A8MGS"],"itemData":{"id":273,"type":"article-journal","abstract":"More frequent and intense periods of extreme heat (heatwaves) represent the most direct challenge to human health posed by climate change. Older adults are particularly vulnerable, especially those with common ageassociated chronic health conditions (e.g., cardiovascular disease, hypertension, obesity, type 2 diabetes, chronic kidney disease). In parallel, the global population is aging and age-associated disease rates are on the rise. Impairments in the physiological responses tasked with maintaining homeostasis during heat exposure have long been thought to contribute to increased risk of health disorders in older adults during heatwaves. As such, a comprehensive overview of the provisional links between age-related physiological dysfunction and elevated risk of heat-related injury in older adults would be of great value to healthcare officials and policy makers concerned with protecting heat-vulnerable sectors of the population from the adverse health impacts of heat­ waves. In this narrative review, we therefore summarize our current understanding of the physiological me­ chanisms by which aging impairs the regulation of body temperature, hemodynamic stability and hydration status. We then examine how these impairments may contribute to acute pathophysiological events common during heatwaves (e.g., heatstroke, major adverse cardiovascular events, acute kidney injury) and discuss how age-associated chronic health conditions may exacerbate those impairments. Finally, we briefly consider the importance of physiological research in the development of climate-health programs aimed at protecting heatvulnerable individuals.","container-title":"Environment International","DOI":"10.1016/j.envint.2020.105909","ISSN":"01604120","journalAbbreviation":"Environment International","language":"en","page":"105909","source":"DOI.org (Crossref)","title":"Physiological factors characterizing heat-vulnerable older adults: A narrative review","title-short":"Physiological factors characterizing heat-vulnerable older adults","volume":"144","author":[{"family":"Meade","given":"Robert D."},{"family":"Akerman","given":"Ashley P."},{"family":"Notley","given":"Sean R."},{"family":"McGinn","given":"Ryan"},{"family":"Poirier","given":"Paul"},{"family":"Gosselin","given":"Pierre"},{"family":"Kenny","given":"Glen P."}],"issued":{"date-parts":[["2020",11]]}}}],"schema":"https://github.com/citation-style-language/schema/raw/master/csl-citation.json"} </w:instrText>
      </w:r>
      <w:r w:rsidR="00E55685" w:rsidRPr="002A2B23">
        <w:rPr>
          <w:rFonts w:ascii="Arial" w:hAnsi="Arial" w:cs="Arial"/>
          <w:sz w:val="20"/>
          <w:szCs w:val="20"/>
        </w:rPr>
        <w:fldChar w:fldCharType="separate"/>
      </w:r>
      <w:r w:rsidR="006B4F03" w:rsidRPr="006B4F03">
        <w:rPr>
          <w:rFonts w:ascii="Arial" w:hAnsi="Arial" w:cs="Arial"/>
          <w:sz w:val="20"/>
          <w:szCs w:val="24"/>
        </w:rPr>
        <w:t>[10–12]</w:t>
      </w:r>
      <w:r w:rsidR="00E55685" w:rsidRPr="002A2B23">
        <w:rPr>
          <w:rFonts w:ascii="Arial" w:hAnsi="Arial" w:cs="Arial"/>
          <w:sz w:val="20"/>
          <w:szCs w:val="20"/>
        </w:rPr>
        <w:fldChar w:fldCharType="end"/>
      </w:r>
      <w:r w:rsidR="00E55685" w:rsidRPr="002A2B23">
        <w:rPr>
          <w:rFonts w:ascii="Arial" w:hAnsi="Arial" w:cs="Arial"/>
          <w:sz w:val="20"/>
          <w:szCs w:val="20"/>
        </w:rPr>
        <w:t xml:space="preserve"> and preexisting CVD or respiratory disease </w:t>
      </w:r>
      <w:r w:rsidR="00E55685"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{"citationID":"mQYzfQhQ","properties":{"formattedCitation":"[13,14]","plainCitation":"[13,14]","noteIndex":0},"citationItems":[{"id":225,"uris":["http://zotero.org/users/local/hHKggCUl/items/SQXLWE9T"],"itemData":{"id":225,"type":"article-journal","abstract":"Frailty is a common condition in older people. The epidemiological data available, however, are mainly based on the physical frailty phenotype. An extensive literature has suggested that frailty should be identified using a multidimensional approach. Based on these recommendations, we estimated the prevalence of frailty and prefrailty in the older population, using the multidimensional prognostic index (MPI), a common tool for defining multidimensional frailty. We searched several databases until 10th May 2021 for studies reporting the prevalence of frailty according to MPI values. MPI was categorized, where possible, in &lt; 0.33 (robustness), 0.33–0.66 (pre-frailty) and &gt; 0.66 (frailty) or using a RECursive Partition and AMalgamation approach. A metaanalysis of the prevalence, with the correspondent 95% confidence intervals (CIs) of pre-frailty and frailty was performed stratified by setting (population-based, ambulatory, nursing home, and hospital). Among 177 papers initially screened, we included 57 studies for a total of 56,407 older people. The mean age was 78.6 years, with a slight prevalence of women (58%). The overall prevalence of multidimensional frailty (MPI-3) was 26.8% (95% CI: 22.1–31.5), being higher in nursing home setting (51.5%) and lower in population-based studies (13.3%). The prevalence of pre-frailty (MPI-2) was 36.4% (95%CI: 33.1–39.7), being higher in hospital setting (39.3%) and lower in nursing home (20%). In conclusion, frailty and pre-frailty, according to a multidimensional definition, are common in older people affecting, respectively, one person over four and one over three. Our work further strengths the importance of screening frailty in older people using a multidimensional approach.","container-title":"Ageing Research Reviews","DOI":"10.1016/j.arr.2021.101498","ISSN":"15681637","journalAbbreviation":"Ageing Research Reviews","language":"en","page":"101498","source":"DOI.org (Crossref)","title":"Prevalence of multidimensional frailty and pre-frailty in older people in different settings: A systematic review and meta-analysis","title-short":"Prevalence of multidimensional frailty and pre-frailty in older people in different settings","volume":"72","author":[{"family":"Veronese","given":"Nicola"},{"family":"Custodero","given":"Carlo"},{"family":"Cella","given":"Alberto"},{"family":"Demurtas","given":"Jacopo"},{"family":"Zora","given":"Sabrina"},{"family":"Maggi","given":"Stefania"},{"family":"Barbagallo","given":"Mario"},{"family":"Sabbà","given":"Carlo"},{"family":"Ferrucci","given":"Luigi"},{"family":"Pilotto","given":"Alberto"}],"issued":{"date-parts":[["2021",12]]}}},{"id":224,"uris":["http://zotero.org/users/local/hHKggCUl/items/VZ6B3TII"],"itemData":{"id":224,"type":"article-journal","container-title":"JAMA","DOI":"10.1001/jama.298.10.1160-b","ISSN":"0098-7484","issue":"10","journalAbbreviation":"JAMA","language":"en","page":"1158","source":"DOI.org (Crossref)","title":"Patterns of Prevalent Major Chronic Disease Among Older Adults in the United States","volume":"298","author":[{"family":"Weiss","given":"Carlos O."},{"family":"Boyd","given":"Cynthia M."},{"family":"Yu","given":"Qilu"},{"family":"Wolff","given":"Jennifer L."},{"family":"Leff","given":"Bruce"}],"issued":{"date-parts":[["2007",9,12]]}}}],"schema":"https://github.com/citation-style-language/schema/raw/master/csl-citation.json"} </w:instrText>
      </w:r>
      <w:r w:rsidR="00E55685" w:rsidRPr="002A2B23">
        <w:rPr>
          <w:rFonts w:ascii="Arial" w:hAnsi="Arial" w:cs="Arial"/>
          <w:sz w:val="20"/>
          <w:szCs w:val="20"/>
        </w:rPr>
        <w:fldChar w:fldCharType="separate"/>
      </w:r>
      <w:r w:rsidR="006B4F03">
        <w:rPr>
          <w:rFonts w:ascii="Arial" w:hAnsi="Arial" w:cs="Arial"/>
          <w:noProof/>
          <w:sz w:val="20"/>
          <w:szCs w:val="20"/>
        </w:rPr>
        <w:t>[13,14]</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005D07C4">
        <w:rPr>
          <w:rFonts w:ascii="Arial" w:hAnsi="Arial" w:cs="Arial"/>
          <w:sz w:val="20"/>
          <w:szCs w:val="20"/>
        </w:rPr>
        <w:t>More</w:t>
      </w:r>
      <w:r w:rsidR="005D07C4" w:rsidRPr="002A2B23">
        <w:rPr>
          <w:rFonts w:ascii="Arial" w:hAnsi="Arial" w:cs="Arial"/>
          <w:sz w:val="20"/>
          <w:szCs w:val="20"/>
        </w:rPr>
        <w:t xml:space="preserve"> </w:t>
      </w:r>
      <w:r w:rsidR="00E55685" w:rsidRPr="002A2B23">
        <w:rPr>
          <w:rFonts w:ascii="Arial" w:hAnsi="Arial" w:cs="Arial"/>
          <w:sz w:val="20"/>
          <w:szCs w:val="20"/>
        </w:rPr>
        <w:t xml:space="preserve">than 70% of older adults live with CVD </w:t>
      </w:r>
      <w:r w:rsidR="00E55685"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{"citationID":"BVWFzXt8","properties":{"formattedCitation":"[15]","plainCitation":"[15]","noteIndex":0},"citationItems":[{"id":218,"uris":["http://zotero.org/users/local/hHKggCUl/items/PJTD65AJ"],"itemData":{"id":218,"type":"article-journal","container-title":"Clinics in Geriatric Medicine","DOI":"10.1016/j.cger.2009.07.007","ISSN":"07490690","issue":"4","journalAbbreviation":"Clinics in Geriatric Medicine","language":"en","license":"https://www.elsevier.com/tdm/userlicense/1.0/","page":"563-577","source":"DOI.org (Crossref)","title":"The Burden of Cardiovascular Disease in the Elderly: Morbidity, Mortality, and Costs","title-short":"The Burden of Cardiovascular Disease in the Elderly","volume":"25","author":[{"family":"Yazdanyar","given":"Ali"},{"family":"Newman","given":"Anne B."}],"issued":{"date-parts":[["2009",11]]}}}],"schema":"https://github.com/citation-style-language/schema/raw/master/csl-citation.json"} </w:instrText>
      </w:r>
      <w:r w:rsidR="00E55685" w:rsidRPr="002A2B23">
        <w:rPr>
          <w:rFonts w:ascii="Arial" w:hAnsi="Arial" w:cs="Arial"/>
          <w:sz w:val="20"/>
          <w:szCs w:val="20"/>
        </w:rPr>
        <w:fldChar w:fldCharType="separate"/>
      </w:r>
      <w:r w:rsidR="006B4F03">
        <w:rPr>
          <w:rFonts w:ascii="Arial" w:hAnsi="Arial" w:cs="Arial"/>
          <w:noProof/>
          <w:sz w:val="20"/>
          <w:szCs w:val="20"/>
        </w:rPr>
        <w:t>[15]</w:t>
      </w:r>
      <w:r w:rsidR="00E55685" w:rsidRPr="002A2B23">
        <w:rPr>
          <w:rFonts w:ascii="Arial" w:hAnsi="Arial" w:cs="Arial"/>
          <w:sz w:val="20"/>
          <w:szCs w:val="20"/>
        </w:rPr>
        <w:fldChar w:fldCharType="end"/>
      </w:r>
      <w:r w:rsidR="00E55685" w:rsidRPr="002A2B23">
        <w:rPr>
          <w:rFonts w:ascii="Arial" w:hAnsi="Arial" w:cs="Arial"/>
          <w:sz w:val="20"/>
          <w:szCs w:val="20"/>
        </w:rPr>
        <w:t xml:space="preserve">. Additionally, over 3% of older adults use electricity-dependent medical equipment such as ventilators and oxygen tanks at home to treat conditions like chronic obstructive pulmonary disease </w:t>
      </w:r>
      <w:r w:rsidR="00E55685"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{"citationID":"rLROxycY","properties":{"formattedCitation":"[3]","plainCitation":"[3]","noteIndex":0},"citationItems":[{"id":180,"uris":["http://zotero.org/users/local/hHKggCUl/items/QGLVIH6M"],"itemData":{"id":180,"type":"article-journal","abstract":"Purpose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V."}],"issued":{"date-parts":[["2020",12]]}}}],"schema":"https://github.com/citation-style-language/schema/raw/master/csl-citation.json"} </w:instrText>
      </w:r>
      <w:r w:rsidR="00E55685" w:rsidRPr="002A2B23">
        <w:rPr>
          <w:rFonts w:ascii="Arial" w:hAnsi="Arial" w:cs="Arial"/>
          <w:sz w:val="20"/>
          <w:szCs w:val="20"/>
        </w:rPr>
        <w:fldChar w:fldCharType="separate"/>
      </w:r>
      <w:r w:rsidR="006B4F03">
        <w:rPr>
          <w:rFonts w:ascii="Arial" w:hAnsi="Arial" w:cs="Arial"/>
          <w:noProof/>
          <w:sz w:val="20"/>
          <w:szCs w:val="20"/>
        </w:rPr>
        <w:t>[3]</w:t>
      </w:r>
      <w:r w:rsidR="00E55685" w:rsidRPr="002A2B23">
        <w:rPr>
          <w:rFonts w:ascii="Arial" w:hAnsi="Arial" w:cs="Arial"/>
          <w:sz w:val="20"/>
          <w:szCs w:val="20"/>
        </w:rPr>
        <w:fldChar w:fldCharType="end"/>
      </w:r>
      <w:r w:rsidR="00E55685" w:rsidRPr="002A2B23">
        <w:rPr>
          <w:rFonts w:ascii="Arial" w:hAnsi="Arial" w:cs="Arial"/>
          <w:sz w:val="20"/>
          <w:szCs w:val="20"/>
        </w:rPr>
        <w:t xml:space="preserve">. </w:t>
      </w:r>
      <w:r w:rsidRPr="002A2B23">
        <w:rPr>
          <w:rFonts w:ascii="Arial" w:hAnsi="Arial" w:cs="Arial"/>
          <w:sz w:val="20"/>
          <w:szCs w:val="20"/>
        </w:rPr>
        <w:t xml:space="preserve">For these individuals, loss of electricity can be directly life-threatening. Finally, prolonged loss of electricity to refrigerators, elevators, wheelchairs, and water </w:t>
      </w:r>
      <w:r w:rsidR="00AC1F73">
        <w:rPr>
          <w:rFonts w:ascii="Arial" w:hAnsi="Arial" w:cs="Arial"/>
          <w:sz w:val="20"/>
          <w:szCs w:val="20"/>
        </w:rPr>
        <w:t>supply or communication systems</w:t>
      </w:r>
      <w:r w:rsidR="00AC1F73" w:rsidRPr="002A2B23">
        <w:rPr>
          <w:rFonts w:ascii="Arial" w:hAnsi="Arial" w:cs="Arial"/>
          <w:sz w:val="20"/>
          <w:szCs w:val="20"/>
        </w:rPr>
        <w:t xml:space="preserve"> </w:t>
      </w:r>
      <w:r w:rsidRPr="002A2B23">
        <w:rPr>
          <w:rFonts w:ascii="Arial" w:hAnsi="Arial" w:cs="Arial"/>
          <w:sz w:val="20"/>
          <w:szCs w:val="20"/>
        </w:rPr>
        <w:t>can result in stress,</w:t>
      </w:r>
      <w:r w:rsidR="00AC1F73">
        <w:rPr>
          <w:rFonts w:ascii="Arial" w:hAnsi="Arial" w:cs="Arial"/>
          <w:sz w:val="20"/>
          <w:szCs w:val="20"/>
        </w:rPr>
        <w:t xml:space="preserve"> injury,</w:t>
      </w:r>
      <w:r w:rsidRPr="002A2B23">
        <w:rPr>
          <w:rFonts w:ascii="Arial" w:hAnsi="Arial" w:cs="Arial"/>
          <w:sz w:val="20"/>
          <w:szCs w:val="20"/>
        </w:rPr>
        <w:t xml:space="preserve"> dehydration</w:t>
      </w:r>
      <w:r w:rsidR="00AC1F73">
        <w:rPr>
          <w:rFonts w:ascii="Arial" w:hAnsi="Arial" w:cs="Arial"/>
          <w:sz w:val="20"/>
          <w:szCs w:val="20"/>
        </w:rPr>
        <w:t xml:space="preserve">, or </w:t>
      </w:r>
      <w:r w:rsidR="00AC1F73" w:rsidRPr="002A2B23">
        <w:rPr>
          <w:rFonts w:ascii="Arial" w:hAnsi="Arial" w:cs="Arial"/>
          <w:sz w:val="20"/>
          <w:szCs w:val="20"/>
        </w:rPr>
        <w:t>isolation</w:t>
      </w:r>
      <w:r w:rsidRPr="002A2B23">
        <w:rPr>
          <w:rFonts w:ascii="Arial" w:hAnsi="Arial" w:cs="Arial"/>
          <w:sz w:val="20"/>
          <w:szCs w:val="20"/>
        </w:rPr>
        <w:t xml:space="preserve">. Older adults’ increased reliance on mobility devices, elevators, and increased social isolation </w:t>
      </w:r>
      <w:r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cPB5Hov9","properties":{"formattedCitation":"[16\\uc0\\u8211{}18]","plainCitation":"[16–18]","noteIndex":0},"citationItems":[{"id":229,"uris":["http://zotero.org/users/local/hHKggCUl/items/CZD8GSGU"],"itemData":{"id":229,"type":"article-journal","abstract":"Objectives: To effectively reduce loneliness in older adults, interventions should be based on firm evidence regarding risk factors for loneliness in that population. This systematic review aimed to identify, appraise and synthesise longitudinal studies of risk factors for loneliness in older adults.\nMethods: Searches were performed in June 2018 in PsycINFO, Scopus, Sociology Collection and Web of Science. Inclusion criteria were: population of older adults (M ¼ 60þ years at outcome); longitudinal design; study conducted in an OECD country; article published in English in a peer-review journal. Article relevance and quality assessments were made by at least two independent reviewers.\nResults: The search found 967 unique articles, of which 34 met relevance and quality criteria. The Netherlands and the United States together contributed 19 articles; 17 analysed national samples while 7 studies provided the data for 19 articles. One of two validated scales was used to measure loneliness in 24 articles, although 10 used a single item. A total of 120 unique risk factors for loneliness were examined. Risk factors with relatively consistent associations with loneliness were: not being married/partnered and partner loss; a limited social network; a low level of social activity; poor self-perceived health; and depression/depressed mood and an increase in depression.\nConclusion: Despite the range of factors examined in the reviewed articles, strong evidence for a longitudinal association with loneliness was found for relatively few, while there were surprising omissions from the factors investigated. Future research should explore longitudinal risk factors for emotional and social loneliness.","container-title":"Aging &amp; Mental Health","DOI":"10.1080/13607863.2021.1876638","ISSN":"1360-7863, 1364-6915","issue":"2","journalAbbreviation":"Aging &amp; Mental Health","language":"en","page":"225-249","source":"DOI.org (Crossref)","title":"A systematic review of longitudinal risk factors for loneliness in older adults","volume":"26","author":[{"family":"Dahlberg","given":"Lena"},{"family":"McKee","given":"Kevin J."},{"family":"Frank","given":"Amanda"},{"family":"Naseer","given":"Mahwish"}],"issued":{"date-parts":[["2022",2,1]]}}},{"id":227,"uris":["http://zotero.org/users/local/hHKggCUl/items/K6JWXEBQ"],"itemData":{"id":227,"type":"article-journal","abstract":"OBJECTIVE To evaluate interventions, targeting older adults, associated with a reduction in loneliness and social isolation. DATA SOURCES OVID, CINAHL, CENTRAL, Embase, PsychINFO, Web of Science, and Scopus were searched from inception to March 2020. STUDY SELECTION Peer-reviewed randomized clinical trials measuring loneliness and social isolation or support in adults aged 65 years or older. Only English language articles were included. DATA EXTRACTION AND SYNTHESIS Two independent reviewers screened studies, extracted data, and assessed risk of bias. Random-effects models were performed to pool the overall effect size by intervention. Statistical heterogeneity was evaluated with the I2 statistic and by estimating prediction intervals. Data were analyzed from November 2021 to September 2022. MAIN OUTCOMES AND MEASURES Quantitative measures of loneliness, social isolation, or social support based on an effect size of standardized mean differences.\nRESULTS Seventy studies were included in the systematic review (8259 participants); 44 studies were included in the loneliness meta-analysis (33 in the community with 3535 participants; 11 in longterm care with 1057 participants), with participants’ ages ranging from 55 to 100 years. Study sizes ranged from 8 to 741 participants. Interventions included animal therapy, psychotherapy or cognitive behavioral therapy, multicomponent, counseling, exercise, music therapy, occupational therapy, reminiscence therapy, social interventions, and technological interventions. Most interventions had a small effect size. Animal therapy in long-term care, when accounting for studies with no active controls, had the largest effect size on loneliness reduction (−1.86; 95% CI, −3.14 to −0.59; I2 = 86%) followed by technological interventions (videoconferencing) in long-term care (−1.40; 95% CI, −2.37 to −0.44; I2 = 70%).\nCONCLUSIONS AND RELEVANCE In this study, animal therapy and technology in long-term care had large effect sizes, but also high heterogeneity, so the effect size’s magnitude should be interpreted with caution. The small number of studies per intervention limits conclusions on sources of heterogeneity. Overall quality of evidence was very low. Future studies should consider measures","container-title":"JAMA Network Open","DOI":"10.1001/jamanetworkopen.2022.36676","ISSN":"2574-3805","issue":"10","journalAbbreviation":"JAMA Netw Open","language":"en","page":"e2236676","source":"DOI.org (Crossref)","title":"Interventions Associated With Reduced Loneliness and Social Isolation in Older Adults: A Systematic Review and Meta-analysis","title-short":"Interventions Associated With Reduced Loneliness and Social Isolation in Older Adults","volume":"5","author":[{"family":"Hoang","given":"Peter"},{"family":"King","given":"James A."},{"family":"Moore","given":"Sarah"},{"family":"Moore","given":"Kim"},{"family":"Reich","given":"Krista"},{"family":"Sidhu","given":"Harman"},{"family":"Tan","given":"Chin Vern"},{"family":"Whaley","given":"Colin"},{"family":"McMillan","given":"Jacqueline"}],"issued":{"date-parts":[["2022",10,17]]}}},{"id":264,"uris":["http://zotero.org/users/local/hHKggCUl/items/8S6W2APB"],"itemData":{"id":264,"type":"article-journal","abstract":"Objectives—Natural and man-made disasters can result in power outages that can affect certain vulnerable populations dependent on electrically powered durable medical equipment. This study estimated the size and prevalence of that electricity-dependent population residing at home in the United States.\nMethods—We used the Truven Health MarketScan* 2012 database to estimate the number of employer-sponsored privately insured enrollees by geography, age group, and sex who resided at home and were dependent upon electrically powered durable medical equipment to sustain life. We estimated nationally representative prevalence and used US Census population estimates to extrapolate the national population and produce maps visualizing prevalence and distribution of electricity-dependent populations residing at home.\nResults—As of 2012, among the 175 million persons covered by employer-sponsored private insurance, the estimated number of electricity-dependent persons residing at home was 366 619 (95% confidence interval: 365 700-367 537), with a national prevalence of 218.2 per 100 000 covered lives (95% confidence interval: 217.7-218.8). Prevalence varied significantly by age group (χ2 = 264 289 95, P &lt; .0001) and region (χ2 = 12 286 30, P &lt; .0001), with highest prevalence in those 65 years of age or older and in the South and the West. Across all insurance types in the United States, approximately 685 000 electricity-dependent persons resided at home.\nConclusions—These results may assist public health jurisdictions addressing unique needs and necessary resources for this particularly vulnerable population. Results can verify and enhance the development of functional needs registries, which are needed to help first responders target efforts to those most vulnerable during disasters affecting the power supply.","container-title":"Journal of Public Health Management and Practice","DOI":"10.1097/PHH.0000000000000345","ISSN":"1078-4659","issue":"2","language":"en","page":"152-159","source":"DOI.org (Crossref)","title":"Who's at Risk When the Power Goes Out? The At-home Electricity-Dependent Population in the United States, 2012","title-short":"Who's at Risk When the Power Goes Out?","volume":"23","author":[{"family":"Molinari","given":"Noelle Angelique M."},{"family":"Chen","given":"Bei"},{"family":"Krishna","given":"Nevin"},{"family":"Morris","given":"Thomas"}],"issued":{"date-parts":[["2017",3]]}}}],"schema":"https://github.com/citation-style-language/schema/raw/master/csl-citation.json"} </w:instrText>
      </w:r>
      <w:r w:rsidRPr="002A2B23">
        <w:rPr>
          <w:rFonts w:ascii="Arial" w:hAnsi="Arial" w:cs="Arial"/>
          <w:sz w:val="20"/>
          <w:szCs w:val="20"/>
        </w:rPr>
        <w:fldChar w:fldCharType="separate"/>
      </w:r>
      <w:r w:rsidR="006B4F03" w:rsidRPr="006B4F03">
        <w:rPr>
          <w:rFonts w:ascii="Arial" w:hAnsi="Arial" w:cs="Arial"/>
          <w:sz w:val="20"/>
          <w:szCs w:val="24"/>
        </w:rPr>
        <w:t>[16–18]</w:t>
      </w:r>
      <w:r w:rsidRPr="002A2B23">
        <w:rPr>
          <w:rFonts w:ascii="Arial" w:hAnsi="Arial" w:cs="Arial"/>
          <w:sz w:val="20"/>
          <w:szCs w:val="20"/>
        </w:rPr>
        <w:fldChar w:fldCharType="end"/>
      </w:r>
      <w:r w:rsidRPr="002A2B23">
        <w:rPr>
          <w:rFonts w:ascii="Arial" w:hAnsi="Arial" w:cs="Arial"/>
          <w:sz w:val="20"/>
          <w:szCs w:val="20"/>
        </w:rPr>
        <w:t xml:space="preserve"> may put them at higher risk</w:t>
      </w:r>
      <w:r w:rsidR="00AC1F73">
        <w:rPr>
          <w:rFonts w:ascii="Arial" w:hAnsi="Arial" w:cs="Arial"/>
          <w:sz w:val="20"/>
          <w:szCs w:val="20"/>
        </w:rPr>
        <w:t xml:space="preserve"> than others</w:t>
      </w:r>
      <w:r w:rsidRPr="002A2B23">
        <w:rPr>
          <w:rFonts w:ascii="Arial" w:hAnsi="Arial" w:cs="Arial"/>
          <w:sz w:val="20"/>
          <w:szCs w:val="20"/>
        </w:rPr>
        <w:t xml:space="preserve"> for outage-related cardiovascular and respiratory illness. </w:t>
      </w:r>
    </w:p>
    <w:p w14:paraId="373DCEDA" w14:textId="3FBBE3AC" w:rsidR="00733B81" w:rsidRPr="002A2B2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Prior epidemiologic studies in New York State found elevated cardiovascular and respiratory emergency department visits up to one week after power outage exposure for all adults, as well as increased cardiovascular and respiratory hospitalizations and mortality </w:t>
      </w:r>
      <w:r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NnNOXsPe","properties":{"formattedCitation":"[19\\uc0\\u8211{}22]","plainCitation":"[19–22]","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6B4F03">
        <w:rPr>
          <w:rFonts w:ascii="Cambria Math" w:hAnsi="Cambria Math" w:cs="Cambria Math"/>
          <w:sz w:val="20"/>
          <w:szCs w:val="20"/>
        </w:rPr>
        <w:instrText>ﬀ</w:instrText>
      </w:r>
      <w:r w:rsidR="006B4F03">
        <w:rPr>
          <w:rFonts w:ascii="Arial" w:hAnsi="Arial" w:cs="Arial"/>
          <w:sz w:val="20"/>
          <w:szCs w:val="20"/>
        </w:rPr>
        <w:instrText>ects. We aimed to investigate the individual and joint e</w:instrText>
      </w:r>
      <w:r w:rsidR="006B4F03">
        <w:rPr>
          <w:rFonts w:ascii="Cambria Math" w:hAnsi="Cambria Math" w:cs="Cambria Math"/>
          <w:sz w:val="20"/>
          <w:szCs w:val="20"/>
        </w:rPr>
        <w:instrText>ﬀ</w:instrText>
      </w:r>
      <w:r w:rsidR="006B4F0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6B4F03">
        <w:rPr>
          <w:rFonts w:ascii="Cambria Math" w:hAnsi="Cambria Math" w:cs="Cambria Math"/>
          <w:sz w:val="20"/>
          <w:szCs w:val="20"/>
        </w:rPr>
        <w:instrText>ﬀ</w:instrText>
      </w:r>
      <w:r w:rsidR="006B4F0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6B4F03">
        <w:rPr>
          <w:rFonts w:ascii="Cambria Math" w:hAnsi="Cambria Math" w:cs="Cambria Math"/>
          <w:sz w:val="20"/>
          <w:szCs w:val="20"/>
        </w:rPr>
        <w:instrText>ﬀ</w:instrText>
      </w:r>
      <w:r w:rsidR="006B4F0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ect on both multiplicative and additive scales. Over 35% of the thunderstorm e</w:instrText>
      </w:r>
      <w:r w:rsidR="006B4F03">
        <w:rPr>
          <w:rFonts w:ascii="Cambria Math" w:hAnsi="Cambria Math" w:cs="Cambria Math"/>
          <w:sz w:val="20"/>
          <w:szCs w:val="20"/>
        </w:rPr>
        <w:instrText>ﬀ</w:instrText>
      </w:r>
      <w:r w:rsidR="006B4F03">
        <w:rPr>
          <w:rFonts w:ascii="Arial" w:hAnsi="Arial" w:cs="Arial"/>
          <w:sz w:val="20"/>
          <w:szCs w:val="20"/>
        </w:rPr>
        <w:instrText>ects were mediated by PM2:5 and RH.\nCONCLUSION: Thunderstorms accompanied by POs showed the strongest respiratory e</w:instrText>
      </w:r>
      <w:r w:rsidR="006B4F03">
        <w:rPr>
          <w:rFonts w:ascii="Cambria Math" w:hAnsi="Cambria Math" w:cs="Cambria Math"/>
          <w:sz w:val="20"/>
          <w:szCs w:val="20"/>
        </w:rPr>
        <w:instrText>ﬀ</w:instrText>
      </w:r>
      <w:r w:rsidR="006B4F0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6B4F03">
        <w:rPr>
          <w:rFonts w:ascii="Cambria Math" w:hAnsi="Cambria Math" w:cs="Cambria Math"/>
          <w:sz w:val="20"/>
          <w:szCs w:val="20"/>
        </w:rPr>
        <w:instrText>ﬀ</w:instrText>
      </w:r>
      <w:r w:rsidR="006B4F03">
        <w:rPr>
          <w:rFonts w:ascii="Arial" w:hAnsi="Arial" w:cs="Arial"/>
          <w:sz w:val="20"/>
          <w:szCs w:val="20"/>
        </w:rPr>
        <w:instrText>ects of large-scale power outages, including the massive power failure that a</w:instrText>
      </w:r>
      <w:r w:rsidR="006B4F03">
        <w:rPr>
          <w:rFonts w:ascii="Cambria Math" w:hAnsi="Cambria Math" w:cs="Cambria Math"/>
          <w:sz w:val="20"/>
          <w:szCs w:val="20"/>
        </w:rPr>
        <w:instrText>ﬀ</w:instrText>
      </w:r>
      <w:r w:rsidR="006B4F03">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6B4F03">
        <w:rPr>
          <w:rFonts w:ascii="Cambria Math" w:hAnsi="Cambria Math" w:cs="Cambria Math"/>
          <w:sz w:val="20"/>
          <w:szCs w:val="20"/>
        </w:rPr>
        <w:instrText>ﬀ</w:instrText>
      </w:r>
      <w:r w:rsidR="006B4F03">
        <w:rPr>
          <w:rFonts w:ascii="Arial" w:hAnsi="Arial" w:cs="Arial"/>
          <w:sz w:val="20"/>
          <w:szCs w:val="20"/>
        </w:rPr>
        <w:instrText>ect health. This information can inform preparedness e</w:instrText>
      </w:r>
      <w:r w:rsidR="006B4F03">
        <w:rPr>
          <w:rFonts w:ascii="Cambria Math" w:hAnsi="Cambria Math" w:cs="Cambria Math"/>
          <w:sz w:val="20"/>
          <w:szCs w:val="20"/>
        </w:rPr>
        <w:instrText>ﬀ</w:instrText>
      </w:r>
      <w:r w:rsidR="006B4F03">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192,"uris":["http://zotero.org/users/local/hHKggCUl/items/ZQWPNWWS"],"itemData":{"id":192,"type":"article-journal","abstract":"Background—Little is known about how power outages affect health. We investigated mortality effects of the largest US blackout to date, August 14–15, 2003 in New York, NY.","container-title":"Epidemiology","DOI":"10.1097/EDE.0b013e318245c61c","ISSN":"1044-3983","issue":"2","language":"en","page":"189-193","source":"DOI.org (Crossref)","title":"Lights Out: Impact of the August 2003 Power Outage on Mortality in New York, NY","title-short":"Lights Out","volume":"23","author":[{"family":"Anderson","given":"G. Brooke"},{"family":"Bell","given":"Michelle L."}],"issued":{"date-parts":[["2012",3]]}}}],"schema":"https://github.com/citation-style-language/schema/raw/master/csl-citation.json"} </w:instrText>
      </w:r>
      <w:r w:rsidRPr="002A2B23">
        <w:rPr>
          <w:rFonts w:ascii="Arial" w:hAnsi="Arial" w:cs="Arial"/>
          <w:sz w:val="20"/>
          <w:szCs w:val="20"/>
        </w:rPr>
        <w:fldChar w:fldCharType="separate"/>
      </w:r>
      <w:r w:rsidR="006B4F03" w:rsidRPr="006B4F03">
        <w:rPr>
          <w:rFonts w:ascii="Arial" w:hAnsi="Arial" w:cs="Arial"/>
          <w:sz w:val="20"/>
          <w:szCs w:val="24"/>
        </w:rPr>
        <w:t>[19–22]</w:t>
      </w:r>
      <w:r w:rsidRPr="002A2B23">
        <w:rPr>
          <w:rFonts w:ascii="Arial" w:hAnsi="Arial" w:cs="Arial"/>
          <w:sz w:val="20"/>
          <w:szCs w:val="20"/>
        </w:rPr>
        <w:fldChar w:fldCharType="end"/>
      </w:r>
      <w:r w:rsidRPr="002A2B23">
        <w:rPr>
          <w:rFonts w:ascii="Arial" w:hAnsi="Arial" w:cs="Arial"/>
          <w:sz w:val="20"/>
          <w:szCs w:val="20"/>
        </w:rPr>
        <w:t>.</w:t>
      </w:r>
      <w:r w:rsidRPr="002A2B23">
        <w:rPr>
          <w:rFonts w:ascii="Arial" w:hAnsi="Arial" w:cs="Arial"/>
          <w:sz w:val="20"/>
          <w:szCs w:val="20"/>
          <w:vertAlign w:val="superscript"/>
        </w:rPr>
        <w:t xml:space="preserve"> </w:t>
      </w:r>
      <w:r w:rsidRPr="002A2B23">
        <w:rPr>
          <w:rFonts w:ascii="Arial" w:hAnsi="Arial" w:cs="Arial"/>
          <w:sz w:val="20"/>
          <w:szCs w:val="20"/>
        </w:rPr>
        <w:t>Associations may be stronger among older adults</w:t>
      </w:r>
      <w:r w:rsidR="00060DD7">
        <w:rPr>
          <w:rFonts w:ascii="Arial" w:hAnsi="Arial" w:cs="Arial"/>
          <w:sz w:val="20"/>
          <w:szCs w:val="20"/>
        </w:rPr>
        <w:t xml:space="preserve"> compared to younger adults</w:t>
      </w:r>
      <w:r w:rsidRPr="002A2B23">
        <w:rPr>
          <w:rFonts w:ascii="Arial" w:hAnsi="Arial" w:cs="Arial"/>
          <w:sz w:val="20"/>
          <w:szCs w:val="20"/>
        </w:rPr>
        <w:t xml:space="preserve"> </w:t>
      </w:r>
      <w:r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{"citationID":"NoBYIZ0s","properties":{"formattedCitation":"[20]","plainCitation":"[20]","noteIndex":0},"citationItems":[{"id":194,"uris":["http://zotero.org/users/local/hHKggCUl/items/8L9T2PQA"],"itemData":{"id":194,"type":"article-journal","abstract":"BACKGROUND: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006B4F03">
        <w:rPr>
          <w:rFonts w:ascii="Cambria Math" w:hAnsi="Cambria Math" w:cs="Cambria Math"/>
          <w:sz w:val="20"/>
          <w:szCs w:val="20"/>
        </w:rPr>
        <w:instrText>ﬀ</w:instrText>
      </w:r>
      <w:r w:rsidR="006B4F03">
        <w:rPr>
          <w:rFonts w:ascii="Arial" w:hAnsi="Arial" w:cs="Arial"/>
          <w:sz w:val="20"/>
          <w:szCs w:val="20"/>
        </w:rPr>
        <w:instrText>ects. We aimed to investigate the individual and joint e</w:instrText>
      </w:r>
      <w:r w:rsidR="006B4F03">
        <w:rPr>
          <w:rFonts w:ascii="Cambria Math" w:hAnsi="Cambria Math" w:cs="Cambria Math"/>
          <w:sz w:val="20"/>
          <w:szCs w:val="20"/>
        </w:rPr>
        <w:instrText>ﬀ</w:instrText>
      </w:r>
      <w:r w:rsidR="006B4F0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6B4F03">
        <w:rPr>
          <w:rFonts w:ascii="Cambria Math" w:hAnsi="Cambria Math" w:cs="Cambria Math"/>
          <w:sz w:val="20"/>
          <w:szCs w:val="20"/>
        </w:rPr>
        <w:instrText>ﬀ</w:instrText>
      </w:r>
      <w:r w:rsidR="006B4F0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6B4F03">
        <w:rPr>
          <w:rFonts w:ascii="Cambria Math" w:hAnsi="Cambria Math" w:cs="Cambria Math"/>
          <w:sz w:val="20"/>
          <w:szCs w:val="20"/>
        </w:rPr>
        <w:instrText>ﬀ</w:instrText>
      </w:r>
      <w:r w:rsidR="006B4F0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ect on both multiplicative and additive scales. Over 35% of the thunderstorm e</w:instrText>
      </w:r>
      <w:r w:rsidR="006B4F03">
        <w:rPr>
          <w:rFonts w:ascii="Cambria Math" w:hAnsi="Cambria Math" w:cs="Cambria Math"/>
          <w:sz w:val="20"/>
          <w:szCs w:val="20"/>
        </w:rPr>
        <w:instrText>ﬀ</w:instrText>
      </w:r>
      <w:r w:rsidR="006B4F03">
        <w:rPr>
          <w:rFonts w:ascii="Arial" w:hAnsi="Arial" w:cs="Arial"/>
          <w:sz w:val="20"/>
          <w:szCs w:val="20"/>
        </w:rPr>
        <w:instrText>ects were mediated by PM2:5 and RH.\nCONCLUSION: Thunderstorms accompanied by POs showed the strongest respiratory e</w:instrText>
      </w:r>
      <w:r w:rsidR="006B4F03">
        <w:rPr>
          <w:rFonts w:ascii="Cambria Math" w:hAnsi="Cambria Math" w:cs="Cambria Math"/>
          <w:sz w:val="20"/>
          <w:szCs w:val="20"/>
        </w:rPr>
        <w:instrText>ﬀ</w:instrText>
      </w:r>
      <w:r w:rsidR="006B4F0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P."}],"issued":{"date-parts":[["2024",6]]}}}],"schema":"https://github.com/citation-style-language/schema/raw/master/csl-citation.json"} </w:instrText>
      </w:r>
      <w:r w:rsidRPr="002A2B23">
        <w:rPr>
          <w:rFonts w:ascii="Arial" w:hAnsi="Arial" w:cs="Arial"/>
          <w:sz w:val="20"/>
          <w:szCs w:val="20"/>
        </w:rPr>
        <w:fldChar w:fldCharType="separate"/>
      </w:r>
      <w:r w:rsidR="006B4F03">
        <w:rPr>
          <w:rFonts w:ascii="Arial" w:hAnsi="Arial" w:cs="Arial"/>
          <w:noProof/>
          <w:sz w:val="20"/>
          <w:szCs w:val="20"/>
        </w:rPr>
        <w:t>[20]</w:t>
      </w:r>
      <w:r w:rsidRPr="002A2B23">
        <w:rPr>
          <w:rFonts w:ascii="Arial" w:hAnsi="Arial" w:cs="Arial"/>
          <w:sz w:val="20"/>
          <w:szCs w:val="20"/>
        </w:rPr>
        <w:fldChar w:fldCharType="end"/>
      </w:r>
      <w:r w:rsidRPr="002A2B23">
        <w:rPr>
          <w:rFonts w:ascii="Arial" w:hAnsi="Arial" w:cs="Arial"/>
          <w:sz w:val="20"/>
          <w:szCs w:val="20"/>
        </w:rPr>
        <w:t xml:space="preserve">. </w:t>
      </w:r>
      <w:r w:rsidR="00866ED7" w:rsidRPr="002A2B23">
        <w:rPr>
          <w:rFonts w:ascii="Arial" w:hAnsi="Arial" w:cs="Arial"/>
          <w:sz w:val="20"/>
          <w:szCs w:val="20"/>
        </w:rPr>
        <w:t xml:space="preserve">Population-level datasets </w:t>
      </w:r>
      <w:r w:rsidR="00866ED7" w:rsidRPr="002A2B23">
        <w:rPr>
          <w:rFonts w:ascii="Arial" w:hAnsi="Arial" w:cs="Arial"/>
          <w:sz w:val="20"/>
          <w:szCs w:val="20"/>
        </w:rPr>
        <w:lastRenderedPageBreak/>
        <w:t>of power outage exposure beyond New York State have only become available since 2020, limiting</w:t>
      </w:r>
      <w:r w:rsidR="00866ED7">
        <w:rPr>
          <w:rFonts w:ascii="Arial" w:hAnsi="Arial" w:cs="Arial"/>
          <w:sz w:val="20"/>
          <w:szCs w:val="20"/>
        </w:rPr>
        <w:t xml:space="preserve"> prior</w:t>
      </w:r>
      <w:r w:rsidR="00866ED7" w:rsidRPr="002A2B23">
        <w:rPr>
          <w:rFonts w:ascii="Arial" w:hAnsi="Arial" w:cs="Arial"/>
          <w:sz w:val="20"/>
          <w:szCs w:val="20"/>
        </w:rPr>
        <w:t xml:space="preserve"> national-scale studies of power outage and health </w:t>
      </w:r>
      <w:r w:rsidR="00866ED7"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{"citationID":"WXbJWHds","properties":{"formattedCitation":"[3,5,23]","plainCitation":"[3,5,23]","noteIndex":0},"citationItems":[{"id":176,"uris":["http://zotero.org/users/local/hHKggCUl/items/5MSNWAQ5"],"itemData":{"id":176,"type":"article-journal","abstract":"Abstract\n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V."}],"issued":{"date-parts":[["2020",12]]}}},{"id":230,"uris":["http://zotero.org/users/local/hHKggCUl/items/4TZTQRK2"],"itemData":{"id":230,"type":"webpage","title":"Oak Ridge National Laboratory, EAGLE-I Outage Data 2014-2022","URL":"https://smc-datachallenge.ornl.gov/eagle/","author":[{"family":"","given":"Oak Ridge National Laboratory"}],"accessed":{"date-parts":[["2025",1,3]]}}}],"schema":"https://github.com/citation-style-language/schema/raw/master/csl-citation.json"} </w:instrText>
      </w:r>
      <w:r w:rsidR="00866ED7" w:rsidRPr="002A2B23">
        <w:rPr>
          <w:rFonts w:ascii="Arial" w:hAnsi="Arial" w:cs="Arial"/>
          <w:sz w:val="20"/>
          <w:szCs w:val="20"/>
        </w:rPr>
        <w:fldChar w:fldCharType="separate"/>
      </w:r>
      <w:r w:rsidR="006B4F03">
        <w:rPr>
          <w:rFonts w:ascii="Arial" w:hAnsi="Arial" w:cs="Arial"/>
          <w:noProof/>
          <w:sz w:val="20"/>
          <w:szCs w:val="20"/>
        </w:rPr>
        <w:t>[3,5,23]</w:t>
      </w:r>
      <w:r w:rsidR="00866ED7" w:rsidRPr="002A2B23">
        <w:rPr>
          <w:rFonts w:ascii="Arial" w:hAnsi="Arial" w:cs="Arial"/>
          <w:sz w:val="20"/>
          <w:szCs w:val="20"/>
        </w:rPr>
        <w:fldChar w:fldCharType="end"/>
      </w:r>
      <w:r w:rsidR="00866ED7" w:rsidRPr="002A2B23">
        <w:rPr>
          <w:rFonts w:ascii="Arial" w:hAnsi="Arial" w:cs="Arial"/>
          <w:sz w:val="20"/>
          <w:szCs w:val="20"/>
        </w:rPr>
        <w:t xml:space="preserve">. </w:t>
      </w:r>
      <w:r w:rsidRPr="002A2B23">
        <w:rPr>
          <w:rFonts w:ascii="Arial" w:hAnsi="Arial" w:cs="Arial"/>
          <w:sz w:val="20"/>
          <w:szCs w:val="20"/>
        </w:rPr>
        <w:t xml:space="preserve"> </w:t>
      </w:r>
    </w:p>
    <w:p w14:paraId="63EC0DA7" w14:textId="63857A82" w:rsidR="00807733" w:rsidRDefault="00733B81" w:rsidP="004D4F27">
      <w:pPr>
        <w:spacing w:after="0" w:line="480" w:lineRule="auto"/>
        <w:ind w:firstLine="360"/>
        <w:rPr>
          <w:rFonts w:ascii="Arial" w:hAnsi="Arial" w:cs="Arial"/>
          <w:sz w:val="20"/>
          <w:szCs w:val="20"/>
        </w:rPr>
      </w:pPr>
      <w:r w:rsidRPr="002A2B23">
        <w:rPr>
          <w:rFonts w:ascii="Arial" w:hAnsi="Arial" w:cs="Arial"/>
          <w:sz w:val="20"/>
          <w:szCs w:val="20"/>
        </w:rPr>
        <w:t xml:space="preserve">We previously assembled </w:t>
      </w:r>
      <w:ins w:id="93" w:author="Heather M" w:date="2025-10-24T20:18:00Z" w16du:dateUtc="2025-10-25T00:18:00Z">
        <w:r w:rsidR="004A283F">
          <w:rPr>
            <w:rFonts w:ascii="Arial" w:hAnsi="Arial" w:cs="Arial"/>
            <w:sz w:val="20"/>
            <w:szCs w:val="20"/>
          </w:rPr>
          <w:t>a</w:t>
        </w:r>
      </w:ins>
      <w:del w:id="94" w:author="Heather M" w:date="2025-10-24T20:18:00Z" w16du:dateUtc="2025-10-25T00:18:00Z">
        <w:r w:rsidRPr="002A2B23" w:rsidDel="004A283F">
          <w:rPr>
            <w:rFonts w:ascii="Arial" w:hAnsi="Arial" w:cs="Arial"/>
            <w:sz w:val="20"/>
            <w:szCs w:val="20"/>
          </w:rPr>
          <w:delText>the first</w:delText>
        </w:r>
      </w:del>
      <w:r w:rsidRPr="002A2B23">
        <w:rPr>
          <w:rFonts w:ascii="Arial" w:hAnsi="Arial" w:cs="Arial"/>
          <w:sz w:val="20"/>
          <w:szCs w:val="20"/>
        </w:rPr>
        <w:t xml:space="preserve"> nationwide dataset of hourly county-level power outage exposure from 2018-2020 based on data from PowerOutage.us </w:t>
      </w:r>
      <w:r w:rsidRPr="002A2B23">
        <w:rPr>
          <w:rFonts w:ascii="Arial" w:hAnsi="Arial" w:cs="Arial"/>
          <w:sz w:val="20"/>
          <w:szCs w:val="20"/>
        </w:rPr>
        <w:fldChar w:fldCharType="begin"/>
      </w:r>
      <w:r w:rsidR="006B4F03">
        <w:rPr>
          <w:rFonts w:ascii="Arial" w:hAnsi="Arial" w:cs="Arial"/>
          <w:sz w:val="20"/>
          <w:szCs w:val="20"/>
        </w:rPr>
        <w:instrText xml:space="preserve"> ADDIN ZOTERO_ITEM CSL_CITATION {"citationID":"6GUqmEqE","properties":{"formattedCitation":"[5,24]","plainCitation":"[5,24]","noteIndex":0},"citationItems":[{"id":176,"uris":["http://zotero.org/users/local/hHKggCUl/items/5MSNWAQ5"],"itemData":{"id":176,"type":"article-journal","abstract":"Abstract\n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id":236,"uris":["http://zotero.org/users/local/hHKggCUl/items/U3RCDAY7"],"itemData":{"id":236,"type":"webpage","title":"PowerOutage.us","URL":"https://poweroutage.us/"}}],"schema":"https://github.com/citation-style-language/schema/raw/master/csl-citation.json"} </w:instrText>
      </w:r>
      <w:r w:rsidRPr="002A2B23">
        <w:rPr>
          <w:rFonts w:ascii="Arial" w:hAnsi="Arial" w:cs="Arial"/>
          <w:sz w:val="20"/>
          <w:szCs w:val="20"/>
        </w:rPr>
        <w:fldChar w:fldCharType="separate"/>
      </w:r>
      <w:r w:rsidR="006B4F03">
        <w:rPr>
          <w:rFonts w:ascii="Arial" w:hAnsi="Arial" w:cs="Arial"/>
          <w:noProof/>
          <w:sz w:val="20"/>
          <w:szCs w:val="20"/>
        </w:rPr>
        <w:t>[5,24]</w:t>
      </w:r>
      <w:r w:rsidRPr="002A2B23">
        <w:rPr>
          <w:rFonts w:ascii="Arial" w:hAnsi="Arial" w:cs="Arial"/>
          <w:sz w:val="20"/>
          <w:szCs w:val="20"/>
        </w:rPr>
        <w:fldChar w:fldCharType="end"/>
      </w:r>
      <w:r w:rsidRPr="002A2B23">
        <w:rPr>
          <w:rFonts w:ascii="Arial" w:hAnsi="Arial" w:cs="Arial"/>
          <w:sz w:val="20"/>
          <w:szCs w:val="20"/>
        </w:rPr>
        <w:t xml:space="preserve">. Here, we </w:t>
      </w:r>
      <w:del w:id="95" w:author="Heather M" w:date="2025-10-24T20:26:00Z" w16du:dateUtc="2025-10-25T00:26:00Z">
        <w:r w:rsidRPr="002A2B23" w:rsidDel="008D5E93">
          <w:rPr>
            <w:rFonts w:ascii="Arial" w:hAnsi="Arial" w:cs="Arial"/>
            <w:sz w:val="20"/>
            <w:szCs w:val="20"/>
          </w:rPr>
          <w:delText xml:space="preserve">leveraged </w:delText>
        </w:r>
      </w:del>
      <w:ins w:id="96" w:author="Heather M" w:date="2025-10-24T20:26:00Z" w16du:dateUtc="2025-10-25T00:26:00Z">
        <w:r w:rsidR="008D5E93">
          <w:rPr>
            <w:rFonts w:ascii="Arial" w:hAnsi="Arial" w:cs="Arial"/>
            <w:sz w:val="20"/>
            <w:szCs w:val="20"/>
          </w:rPr>
          <w:t>used</w:t>
        </w:r>
        <w:r w:rsidR="008D5E93" w:rsidRPr="002A2B23">
          <w:rPr>
            <w:rFonts w:ascii="Arial" w:hAnsi="Arial" w:cs="Arial"/>
            <w:sz w:val="20"/>
            <w:szCs w:val="20"/>
          </w:rPr>
          <w:t xml:space="preserve"> </w:t>
        </w:r>
      </w:ins>
      <w:r w:rsidRPr="002A2B23">
        <w:rPr>
          <w:rFonts w:ascii="Arial" w:hAnsi="Arial" w:cs="Arial"/>
          <w:sz w:val="20"/>
          <w:szCs w:val="20"/>
        </w:rPr>
        <w:t xml:space="preserve">these data together with 2018 older adult Medicare Fee-For-Service hospitalization claims to estimate the relationship between daily county-level power outage exposure and cardiovascular and respiratory hospitalization rates in the United States in a case-crossover study. We evaluated the impacts of moderate and large-scale power outages and conducted secondary analyses examining effect measure modification by age, sex, </w:t>
      </w:r>
      <w:r w:rsidR="005C6F5A">
        <w:rPr>
          <w:rFonts w:ascii="Arial" w:hAnsi="Arial" w:cs="Arial"/>
          <w:sz w:val="20"/>
          <w:szCs w:val="20"/>
        </w:rPr>
        <w:t>Medicaid</w:t>
      </w:r>
      <w:r w:rsidR="00AC1F73">
        <w:rPr>
          <w:rFonts w:ascii="Arial" w:hAnsi="Arial" w:cs="Arial"/>
          <w:sz w:val="20"/>
          <w:szCs w:val="20"/>
        </w:rPr>
        <w:t xml:space="preserve"> </w:t>
      </w:r>
      <w:r w:rsidR="0091409E">
        <w:rPr>
          <w:rFonts w:ascii="Arial" w:hAnsi="Arial" w:cs="Arial"/>
          <w:sz w:val="20"/>
          <w:szCs w:val="20"/>
        </w:rPr>
        <w:t>eligibility</w:t>
      </w:r>
      <w:r w:rsidRPr="002A2B23">
        <w:rPr>
          <w:rFonts w:ascii="Arial" w:hAnsi="Arial" w:cs="Arial"/>
          <w:sz w:val="20"/>
          <w:szCs w:val="20"/>
        </w:rPr>
        <w:t xml:space="preserve">, and electricity-dependent durable medical equipment (DME) use. </w:t>
      </w:r>
      <w:ins w:id="97" w:author="Heather M" w:date="2025-10-21T15:31:00Z" w16du:dateUtc="2025-10-21T19:31:00Z">
        <w:r w:rsidR="00A80C7C">
          <w:rPr>
            <w:rFonts w:ascii="Arial" w:hAnsi="Arial" w:cs="Arial"/>
            <w:sz w:val="20"/>
            <w:szCs w:val="20"/>
          </w:rPr>
          <w:t xml:space="preserve">We hypothesized power outages </w:t>
        </w:r>
      </w:ins>
      <w:ins w:id="98" w:author="Heather M" w:date="2025-10-21T15:32:00Z" w16du:dateUtc="2025-10-21T19:32:00Z">
        <w:r w:rsidR="00A80C7C">
          <w:rPr>
            <w:rFonts w:ascii="Arial" w:hAnsi="Arial" w:cs="Arial"/>
            <w:sz w:val="20"/>
            <w:szCs w:val="20"/>
          </w:rPr>
          <w:t>would cause cardiorespiratory hospitalizations among older adults, and risks would be higher among oldest a</w:t>
        </w:r>
      </w:ins>
      <w:ins w:id="99" w:author="Heather M" w:date="2025-10-21T15:33:00Z" w16du:dateUtc="2025-10-21T19:33:00Z">
        <w:r w:rsidR="00A80C7C">
          <w:rPr>
            <w:rFonts w:ascii="Arial" w:hAnsi="Arial" w:cs="Arial"/>
            <w:sz w:val="20"/>
            <w:szCs w:val="20"/>
          </w:rPr>
          <w:t>nd Medicaid-eligible adults</w:t>
        </w:r>
      </w:ins>
      <w:ins w:id="100" w:author="Heather M" w:date="2025-10-21T15:32:00Z" w16du:dateUtc="2025-10-21T19:32:00Z">
        <w:r w:rsidR="00A80C7C">
          <w:rPr>
            <w:rFonts w:ascii="Arial" w:hAnsi="Arial" w:cs="Arial"/>
            <w:sz w:val="20"/>
            <w:szCs w:val="20"/>
          </w:rPr>
          <w:t>,</w:t>
        </w:r>
      </w:ins>
      <w:ins w:id="101" w:author="Heather M" w:date="2025-10-21T15:33:00Z" w16du:dateUtc="2025-10-21T19:33:00Z">
        <w:r w:rsidR="00A80C7C">
          <w:rPr>
            <w:rFonts w:ascii="Arial" w:hAnsi="Arial" w:cs="Arial"/>
            <w:sz w:val="20"/>
            <w:szCs w:val="20"/>
          </w:rPr>
          <w:t xml:space="preserve"> and in counties with higher DME use. </w:t>
        </w:r>
      </w:ins>
    </w:p>
    <w:p w14:paraId="7550C69C" w14:textId="77777777" w:rsidR="00E6133D" w:rsidRDefault="00E6133D" w:rsidP="00980C22">
      <w:pPr>
        <w:pBdr>
          <w:top w:val="nil"/>
          <w:left w:val="nil"/>
          <w:bottom w:val="nil"/>
          <w:right w:val="nil"/>
          <w:between w:val="nil"/>
        </w:pBdr>
        <w:spacing w:after="0"/>
        <w:contextualSpacing/>
        <w:rPr>
          <w:rFonts w:ascii="Arial" w:hAnsi="Arial" w:cs="Arial"/>
          <w:b/>
          <w:color w:val="000000"/>
          <w:sz w:val="20"/>
          <w:szCs w:val="20"/>
        </w:rPr>
      </w:pPr>
    </w:p>
    <w:p w14:paraId="36E04416" w14:textId="77777777" w:rsidR="00980C22" w:rsidRPr="00980C22" w:rsidRDefault="00980C22" w:rsidP="00F649EE">
      <w:pPr>
        <w:pBdr>
          <w:top w:val="nil"/>
          <w:left w:val="nil"/>
          <w:bottom w:val="nil"/>
          <w:right w:val="nil"/>
          <w:between w:val="nil"/>
        </w:pBdr>
        <w:spacing w:after="0"/>
        <w:contextualSpacing/>
        <w:rPr>
          <w:rFonts w:ascii="Arial" w:hAnsi="Arial" w:cs="Arial"/>
          <w:b/>
          <w:color w:val="000000"/>
          <w:sz w:val="20"/>
          <w:szCs w:val="20"/>
        </w:rPr>
      </w:pPr>
    </w:p>
    <w:p w14:paraId="37B52A5D" w14:textId="25D20351" w:rsidR="00E6133D" w:rsidRPr="00980C22" w:rsidRDefault="00E6133D" w:rsidP="00F649EE">
      <w:pPr>
        <w:pBdr>
          <w:top w:val="nil"/>
          <w:left w:val="nil"/>
          <w:bottom w:val="nil"/>
          <w:right w:val="nil"/>
          <w:between w:val="nil"/>
        </w:pBdr>
        <w:spacing w:after="0"/>
        <w:contextualSpacing/>
        <w:rPr>
          <w:rFonts w:ascii="Arial" w:hAnsi="Arial" w:cs="Arial"/>
          <w:color w:val="000000"/>
          <w:sz w:val="20"/>
          <w:szCs w:val="20"/>
        </w:rPr>
      </w:pPr>
      <w:r w:rsidRPr="00F649EE">
        <w:rPr>
          <w:rFonts w:ascii="Arial" w:hAnsi="Arial" w:cs="Arial"/>
          <w:b/>
          <w:color w:val="000000"/>
          <w:sz w:val="20"/>
          <w:szCs w:val="20"/>
        </w:rPr>
        <w:t>Methods</w:t>
      </w:r>
    </w:p>
    <w:p w14:paraId="3C2712AB" w14:textId="77777777" w:rsidR="00E6133D" w:rsidRPr="00F649EE" w:rsidRDefault="00E6133D" w:rsidP="00F649EE">
      <w:pPr>
        <w:pBdr>
          <w:top w:val="nil"/>
          <w:left w:val="nil"/>
          <w:bottom w:val="nil"/>
          <w:right w:val="nil"/>
          <w:between w:val="nil"/>
        </w:pBdr>
        <w:spacing w:after="0"/>
        <w:contextualSpacing/>
        <w:rPr>
          <w:rFonts w:ascii="Arial" w:hAnsi="Arial" w:cs="Arial"/>
          <w:b/>
          <w:color w:val="000000"/>
          <w:sz w:val="20"/>
          <w:szCs w:val="20"/>
        </w:rPr>
      </w:pPr>
    </w:p>
    <w:p w14:paraId="4F755D42" w14:textId="7026CEEF" w:rsidR="001C6BC5" w:rsidRP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Study population</w:t>
      </w:r>
    </w:p>
    <w:p w14:paraId="2609FF3F" w14:textId="21C8556D" w:rsidR="00B52D31" w:rsidRDefault="00B52D31" w:rsidP="00B52D31">
      <w:pPr>
        <w:spacing w:after="0" w:line="480" w:lineRule="auto"/>
        <w:ind w:firstLine="720"/>
        <w:rPr>
          <w:rFonts w:ascii="Arial" w:hAnsi="Arial" w:cs="Arial"/>
          <w:sz w:val="20"/>
          <w:szCs w:val="20"/>
        </w:rPr>
      </w:pPr>
      <w:r w:rsidRPr="00B52D31">
        <w:rPr>
          <w:rFonts w:ascii="Arial" w:hAnsi="Arial" w:cs="Arial"/>
          <w:sz w:val="20"/>
          <w:szCs w:val="20"/>
        </w:rPr>
        <w:t>Our study population included Medicare Fee-For-Service beneficiaries aged 65+ and enrolled for at least one month between January 1, 2018, and December 31, 2018. From the Medicare Beneficiary Summary File (MB</w:t>
      </w:r>
      <w:r w:rsidR="00BC7C81">
        <w:rPr>
          <w:rFonts w:ascii="Arial" w:hAnsi="Arial" w:cs="Arial"/>
          <w:sz w:val="20"/>
          <w:szCs w:val="20"/>
        </w:rPr>
        <w:t>S</w:t>
      </w:r>
      <w:r w:rsidRPr="00B52D31">
        <w:rPr>
          <w:rFonts w:ascii="Arial" w:hAnsi="Arial" w:cs="Arial"/>
          <w:sz w:val="20"/>
          <w:szCs w:val="20"/>
        </w:rPr>
        <w:t xml:space="preserve">F), we obtained age, sex, Medicaid-eligibility status, and county of residence for all beneficiaries. Medicare Fee-For-Service beneficiaries </w:t>
      </w:r>
      <w:r w:rsidR="00BC7C81">
        <w:rPr>
          <w:rFonts w:ascii="Arial" w:hAnsi="Arial" w:cs="Arial"/>
          <w:sz w:val="20"/>
          <w:szCs w:val="20"/>
        </w:rPr>
        <w:t>comprise</w:t>
      </w:r>
      <w:r w:rsidRPr="00B52D31">
        <w:rPr>
          <w:rFonts w:ascii="Arial" w:hAnsi="Arial" w:cs="Arial"/>
          <w:sz w:val="20"/>
          <w:szCs w:val="20"/>
        </w:rPr>
        <w:t xml:space="preserve"> </w:t>
      </w:r>
      <w:r w:rsidR="00BC7C81">
        <w:rPr>
          <w:rFonts w:ascii="Arial" w:hAnsi="Arial" w:cs="Arial"/>
          <w:sz w:val="20"/>
          <w:szCs w:val="20"/>
        </w:rPr>
        <w:t>approximately</w:t>
      </w:r>
      <w:r w:rsidRPr="00B52D31">
        <w:rPr>
          <w:rFonts w:ascii="Arial" w:hAnsi="Arial" w:cs="Arial"/>
          <w:sz w:val="20"/>
          <w:szCs w:val="20"/>
        </w:rPr>
        <w:t xml:space="preserve"> 50% of the US population aged 65+. This population may have fewer chronic health conditions, more education and income, and less healthcare utilization compared to Medicare Advantage beneficiaries</w:t>
      </w:r>
      <w:r w:rsidR="00950BE4">
        <w:rPr>
          <w:rFonts w:ascii="Arial" w:hAnsi="Arial" w:cs="Arial"/>
          <w:sz w:val="20"/>
          <w:szCs w:val="20"/>
        </w:rPr>
        <w:t xml:space="preserve"> </w:t>
      </w:r>
      <w:r w:rsidR="00950BE4">
        <w:rPr>
          <w:rFonts w:ascii="Arial" w:hAnsi="Arial" w:cs="Arial"/>
          <w:sz w:val="20"/>
          <w:szCs w:val="20"/>
        </w:rPr>
        <w:fldChar w:fldCharType="begin"/>
      </w:r>
      <w:r w:rsidR="006B4F03">
        <w:rPr>
          <w:rFonts w:ascii="Arial" w:hAnsi="Arial" w:cs="Arial"/>
          <w:sz w:val="20"/>
          <w:szCs w:val="20"/>
        </w:rPr>
        <w:instrText xml:space="preserve"> ADDIN ZOTERO_ITEM CSL_CITATION {"citationID":"yBKoRLii","properties":{"formattedCitation":"[25,26]","plainCitation":"[25,26]","noteIndex":0},"citationItems":[{"id":517,"uris":["http://zotero.org/users/local/hHKggCUl/items/7VMMXL83"],"itemData":{"id":517,"type":"webpage","title":"Medicare Advantage vs. Traditional Fee-for-Service Medicare: Different Populations, Different Outcomes","URL":"https://www.inovalon.com/resource/ma-vs-traditional-ffs-medicare-different-populations-different-outcomes/","author":[{"family":"Invalon","given":""}]}},{"id":518,"uris":["http://zotero.org/users/local/hHKggCUl/items/ZLAMYPUB"],"itemData":{"id":518,"type":"webpage","title":"Medicare Advantage vs. Traditional Medicare: How Do Beneficiaries’ Characteristics and Experiences Differ?","author":[{"family":"The Commonwealth Fund","given":""}]}}],"schema":"https://github.com/citation-style-language/schema/raw/master/csl-citation.json"} </w:instrText>
      </w:r>
      <w:r w:rsidR="00950BE4">
        <w:rPr>
          <w:rFonts w:ascii="Arial" w:hAnsi="Arial" w:cs="Arial"/>
          <w:sz w:val="20"/>
          <w:szCs w:val="20"/>
        </w:rPr>
        <w:fldChar w:fldCharType="separate"/>
      </w:r>
      <w:r w:rsidR="006B4F03">
        <w:rPr>
          <w:rFonts w:ascii="Arial" w:hAnsi="Arial" w:cs="Arial"/>
          <w:noProof/>
          <w:sz w:val="20"/>
          <w:szCs w:val="20"/>
        </w:rPr>
        <w:t>[25,26]</w:t>
      </w:r>
      <w:r w:rsidR="00950BE4">
        <w:rPr>
          <w:rFonts w:ascii="Arial" w:hAnsi="Arial" w:cs="Arial"/>
          <w:sz w:val="20"/>
          <w:szCs w:val="20"/>
        </w:rPr>
        <w:fldChar w:fldCharType="end"/>
      </w:r>
      <w:r w:rsidRPr="00B52D31">
        <w:rPr>
          <w:rFonts w:ascii="Arial" w:hAnsi="Arial" w:cs="Arial"/>
          <w:sz w:val="20"/>
          <w:szCs w:val="20"/>
        </w:rPr>
        <w:t>.</w:t>
      </w:r>
      <w:r w:rsidR="001C6BC5" w:rsidRPr="001C6BC5">
        <w:rPr>
          <w:rFonts w:ascii="Arial" w:hAnsi="Arial" w:cs="Arial"/>
          <w:sz w:val="20"/>
          <w:szCs w:val="20"/>
        </w:rPr>
        <w:tab/>
      </w:r>
    </w:p>
    <w:p w14:paraId="3D9C797D" w14:textId="78F33A21" w:rsidR="001C6BC5" w:rsidRPr="001C6BC5" w:rsidRDefault="001C6BC5" w:rsidP="0062332F">
      <w:pPr>
        <w:spacing w:after="0" w:line="480" w:lineRule="auto"/>
        <w:ind w:firstLine="720"/>
        <w:rPr>
          <w:rFonts w:ascii="Arial" w:hAnsi="Arial" w:cs="Arial"/>
          <w:sz w:val="20"/>
          <w:szCs w:val="20"/>
        </w:rPr>
      </w:pPr>
      <w:r w:rsidRPr="001C6BC5">
        <w:rPr>
          <w:rFonts w:ascii="Arial" w:hAnsi="Arial" w:cs="Arial"/>
          <w:sz w:val="20"/>
          <w:szCs w:val="20"/>
        </w:rPr>
        <w:t xml:space="preserve">We used the Medicare Provider Analysis and Review (MEDPAR) file to access inpatient claims data on all hospitalizations in our study population in 2018, obtained from the Centers for Medicare and Medicaid Services (CMS). We accessed the date of hospitalization, type of hospitalization (emergency, urgent, or planned), and cause of hospitalization via </w:t>
      </w:r>
      <w:r w:rsidRPr="001C6BC5">
        <w:rPr>
          <w:rFonts w:ascii="Arial" w:hAnsi="Arial" w:cs="Arial"/>
          <w:i/>
          <w:iCs/>
          <w:sz w:val="20"/>
          <w:szCs w:val="20"/>
        </w:rPr>
        <w:t>International Classification of Diseases</w:t>
      </w:r>
      <w:r w:rsidRPr="001C6BC5">
        <w:rPr>
          <w:rFonts w:ascii="Arial" w:hAnsi="Arial" w:cs="Arial"/>
          <w:sz w:val="20"/>
          <w:szCs w:val="20"/>
        </w:rPr>
        <w:t>, Tenth Revision (</w:t>
      </w:r>
      <w:r w:rsidRPr="001C6BC5">
        <w:rPr>
          <w:rFonts w:ascii="Arial" w:hAnsi="Arial" w:cs="Arial"/>
          <w:i/>
          <w:iCs/>
          <w:sz w:val="20"/>
          <w:szCs w:val="20"/>
        </w:rPr>
        <w:t>ICD</w:t>
      </w:r>
      <w:r w:rsidRPr="001C6BC5">
        <w:rPr>
          <w:rFonts w:ascii="Arial" w:hAnsi="Arial" w:cs="Arial"/>
          <w:sz w:val="20"/>
          <w:szCs w:val="20"/>
        </w:rPr>
        <w:t>-10) diagnostic codes.</w:t>
      </w:r>
    </w:p>
    <w:p w14:paraId="4F3A0950" w14:textId="6A6D07E6" w:rsidR="001C6BC5" w:rsidDel="000D1CF6" w:rsidRDefault="000D1CF6" w:rsidP="001C6BC5">
      <w:pPr>
        <w:spacing w:after="0" w:line="480" w:lineRule="auto"/>
        <w:ind w:firstLine="720"/>
        <w:rPr>
          <w:del w:id="102" w:author="Heather M" w:date="2025-10-24T20:28:00Z" w16du:dateUtc="2025-10-25T00:28:00Z"/>
          <w:rFonts w:ascii="Arial" w:hAnsi="Arial" w:cs="Arial"/>
          <w:sz w:val="20"/>
          <w:szCs w:val="20"/>
        </w:rPr>
      </w:pPr>
      <w:ins w:id="103" w:author="Heather M" w:date="2025-10-24T20:28:00Z" w16du:dateUtc="2025-10-25T00:28:00Z">
        <w:r w:rsidRPr="000D1CF6">
          <w:rPr>
            <w:rFonts w:ascii="Arial" w:hAnsi="Arial" w:cs="Arial"/>
            <w:sz w:val="20"/>
            <w:szCs w:val="20"/>
          </w:rPr>
          <w:lastRenderedPageBreak/>
          <w:t>This study was approved by the Institutional Review Boards at WCG (single IRB for multi-site project 20210419), the Harvard T.H. Chan School of Public Health, and the Columbia University Mailman School of Public Health.</w:t>
        </w:r>
      </w:ins>
      <w:del w:id="104" w:author="Heather M" w:date="2025-10-24T20:28:00Z" w16du:dateUtc="2025-10-25T00:28:00Z">
        <w:r w:rsidR="001C6BC5" w:rsidRPr="001C6BC5" w:rsidDel="000D1CF6">
          <w:rPr>
            <w:rFonts w:ascii="Arial" w:hAnsi="Arial" w:cs="Arial"/>
            <w:sz w:val="20"/>
            <w:szCs w:val="20"/>
          </w:rPr>
          <w:delText xml:space="preserve">This study was approved by the Institutional Review Boards at </w:delText>
        </w:r>
        <w:r w:rsidR="00997971" w:rsidDel="000D1CF6">
          <w:rPr>
            <w:rFonts w:ascii="Arial" w:hAnsi="Arial" w:cs="Arial"/>
            <w:sz w:val="20"/>
            <w:szCs w:val="20"/>
          </w:rPr>
          <w:delText>WCG</w:delText>
        </w:r>
        <w:r w:rsidR="00997971" w:rsidRPr="001C6BC5" w:rsidDel="000D1CF6">
          <w:rPr>
            <w:rFonts w:ascii="Arial" w:hAnsi="Arial" w:cs="Arial"/>
            <w:sz w:val="20"/>
            <w:szCs w:val="20"/>
          </w:rPr>
          <w:delText xml:space="preserve"> </w:delText>
        </w:r>
        <w:r w:rsidR="001C6BC5" w:rsidRPr="001C6BC5" w:rsidDel="000D1CF6">
          <w:rPr>
            <w:rFonts w:ascii="Arial" w:hAnsi="Arial" w:cs="Arial"/>
            <w:sz w:val="20"/>
            <w:szCs w:val="20"/>
          </w:rPr>
          <w:delText>(single IRB for multi-site project), the Harvard T.H. Chan School of Public Health, and the Columbia University Mailman School of Public Health.</w:delText>
        </w:r>
      </w:del>
    </w:p>
    <w:p w14:paraId="0BF50821" w14:textId="77777777" w:rsidR="001C6BC5" w:rsidRPr="001C6BC5" w:rsidRDefault="001C6BC5" w:rsidP="001C6BC5">
      <w:pPr>
        <w:spacing w:after="0" w:line="480" w:lineRule="auto"/>
        <w:ind w:firstLine="720"/>
        <w:rPr>
          <w:rFonts w:ascii="Arial" w:hAnsi="Arial" w:cs="Arial"/>
          <w:sz w:val="20"/>
          <w:szCs w:val="20"/>
        </w:rPr>
      </w:pPr>
    </w:p>
    <w:p w14:paraId="68854F33" w14:textId="5A2717CF" w:rsidR="001C6BC5" w:rsidRDefault="001C6BC5" w:rsidP="001C6BC5">
      <w:pPr>
        <w:spacing w:after="0" w:line="480" w:lineRule="auto"/>
        <w:rPr>
          <w:rFonts w:ascii="Arial" w:hAnsi="Arial" w:cs="Arial"/>
          <w:sz w:val="20"/>
          <w:szCs w:val="20"/>
          <w:u w:val="single"/>
        </w:rPr>
      </w:pPr>
      <w:r w:rsidRPr="001C6BC5">
        <w:rPr>
          <w:rFonts w:ascii="Arial" w:hAnsi="Arial" w:cs="Arial"/>
          <w:sz w:val="20"/>
          <w:szCs w:val="20"/>
          <w:u w:val="single"/>
        </w:rPr>
        <w:t>Outcome assessment</w:t>
      </w:r>
    </w:p>
    <w:p w14:paraId="4ABEA390" w14:textId="77777777" w:rsidR="001C6BC5" w:rsidRPr="001C6BC5" w:rsidRDefault="001C6BC5" w:rsidP="001C6BC5">
      <w:pPr>
        <w:spacing w:after="0" w:line="480" w:lineRule="auto"/>
        <w:rPr>
          <w:rFonts w:ascii="Arial" w:hAnsi="Arial" w:cs="Arial"/>
          <w:sz w:val="20"/>
          <w:szCs w:val="20"/>
          <w:u w:val="single"/>
        </w:rPr>
      </w:pPr>
    </w:p>
    <w:p w14:paraId="5D3C393C" w14:textId="77777777" w:rsidR="001C6BC5" w:rsidRPr="001C6BC5" w:rsidRDefault="001C6BC5" w:rsidP="001C6BC5">
      <w:pPr>
        <w:spacing w:after="0" w:line="480" w:lineRule="auto"/>
        <w:rPr>
          <w:rFonts w:ascii="Arial" w:hAnsi="Arial" w:cs="Arial"/>
          <w:sz w:val="20"/>
          <w:szCs w:val="20"/>
        </w:rPr>
      </w:pPr>
      <w:r w:rsidRPr="001C6BC5">
        <w:rPr>
          <w:rFonts w:ascii="Arial" w:hAnsi="Arial" w:cs="Arial"/>
          <w:sz w:val="20"/>
          <w:szCs w:val="20"/>
        </w:rPr>
        <w:tab/>
        <w:t xml:space="preserve">Using beneficiaries’ county of residence, we tabulated the number of Medicare Fee-for-Service beneficiaries for all US counties. We also tabulated daily, county-level counts of urgent and emergency hospitalizations for cardiovascular or respiratory causes based on the hospitalized beneficiary’s county of residence. We identified CVD (I00-I99) and respiratory (J00-J99) hospitalizations based on the first five </w:t>
      </w:r>
      <w:r w:rsidRPr="001C6BC5">
        <w:rPr>
          <w:rFonts w:ascii="Arial" w:hAnsi="Arial" w:cs="Arial"/>
          <w:i/>
          <w:iCs/>
          <w:sz w:val="20"/>
          <w:szCs w:val="20"/>
        </w:rPr>
        <w:t>ICD</w:t>
      </w:r>
      <w:r w:rsidRPr="001C6BC5">
        <w:rPr>
          <w:rFonts w:ascii="Arial" w:hAnsi="Arial" w:cs="Arial"/>
          <w:sz w:val="20"/>
          <w:szCs w:val="20"/>
        </w:rPr>
        <w:t xml:space="preserve">-10 diagnostic codes on the record. We included only urgent and emergency hospitalizations (henceforth referred to as ‘emergency hospitalizations’) since we hypothesized that power outages would increase emergency and urgent hospitalization rates, but not scheduled hospitalizations, due to short-term heat, cold, and electricity-dependent medical device disruption. </w:t>
      </w:r>
    </w:p>
    <w:p w14:paraId="6A6C92B4" w14:textId="77777777" w:rsidR="001C6BC5" w:rsidRPr="001C6BC5" w:rsidRDefault="001C6BC5" w:rsidP="001C6BC5">
      <w:pPr>
        <w:spacing w:after="0" w:line="480" w:lineRule="auto"/>
        <w:rPr>
          <w:rFonts w:ascii="Arial" w:hAnsi="Arial" w:cs="Arial"/>
          <w:sz w:val="20"/>
          <w:szCs w:val="20"/>
        </w:rPr>
      </w:pPr>
    </w:p>
    <w:p w14:paraId="6244F069" w14:textId="30C05B40" w:rsidR="001C6BC5" w:rsidRPr="00AD1D49" w:rsidRDefault="001C6BC5" w:rsidP="001C6BC5">
      <w:pPr>
        <w:spacing w:after="0" w:line="480" w:lineRule="auto"/>
        <w:rPr>
          <w:rFonts w:ascii="Arial" w:hAnsi="Arial" w:cs="Arial"/>
          <w:sz w:val="20"/>
          <w:szCs w:val="20"/>
          <w:u w:val="single"/>
        </w:rPr>
      </w:pPr>
      <w:r w:rsidRPr="00AD1D49">
        <w:rPr>
          <w:rFonts w:ascii="Arial" w:hAnsi="Arial" w:cs="Arial"/>
          <w:sz w:val="20"/>
          <w:szCs w:val="20"/>
          <w:u w:val="single"/>
        </w:rPr>
        <w:t>Exposure assessment</w:t>
      </w:r>
    </w:p>
    <w:p w14:paraId="09C7D100" w14:textId="77777777" w:rsidR="001C6BC5" w:rsidRPr="001C6BC5" w:rsidRDefault="001C6BC5" w:rsidP="001C6BC5">
      <w:pPr>
        <w:spacing w:after="0" w:line="480" w:lineRule="auto"/>
        <w:rPr>
          <w:rFonts w:ascii="Arial" w:hAnsi="Arial" w:cs="Arial"/>
          <w:sz w:val="20"/>
          <w:szCs w:val="20"/>
        </w:rPr>
      </w:pPr>
    </w:p>
    <w:p w14:paraId="2F54F93E" w14:textId="5D6552F4" w:rsidR="005870A8"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To assess power outage exposure for 2018, we used</w:t>
      </w:r>
      <w:ins w:id="105" w:author="Heather M" w:date="2025-10-24T20:26:00Z" w16du:dateUtc="2025-10-25T00:26:00Z">
        <w:r w:rsidR="001C087D">
          <w:rPr>
            <w:rFonts w:ascii="Arial" w:hAnsi="Arial" w:cs="Arial"/>
            <w:sz w:val="20"/>
            <w:szCs w:val="20"/>
          </w:rPr>
          <w:t xml:space="preserve"> </w:t>
        </w:r>
      </w:ins>
      <w:ins w:id="106" w:author="Heather M" w:date="2025-10-24T20:27:00Z" w16du:dateUtc="2025-10-25T00:27:00Z">
        <w:r w:rsidR="00F747C2">
          <w:rPr>
            <w:rFonts w:ascii="Arial" w:hAnsi="Arial" w:cs="Arial"/>
            <w:sz w:val="20"/>
            <w:szCs w:val="20"/>
          </w:rPr>
          <w:t xml:space="preserve">nationwide county-level </w:t>
        </w:r>
      </w:ins>
      <w:ins w:id="107" w:author="Heather M" w:date="2025-10-24T20:26:00Z" w16du:dateUtc="2025-10-25T00:26:00Z">
        <w:r w:rsidR="001C087D">
          <w:rPr>
            <w:rFonts w:ascii="Arial" w:hAnsi="Arial" w:cs="Arial"/>
            <w:sz w:val="20"/>
            <w:szCs w:val="20"/>
          </w:rPr>
          <w:t>data purchased from</w:t>
        </w:r>
      </w:ins>
      <w:r w:rsidRPr="001C6BC5">
        <w:rPr>
          <w:rFonts w:ascii="Arial" w:hAnsi="Arial" w:cs="Arial"/>
          <w:sz w:val="20"/>
          <w:szCs w:val="20"/>
        </w:rPr>
        <w:t xml:space="preserve"> PowerOutage.us (POUS)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Pr="001C6BC5">
        <w:rPr>
          <w:rFonts w:ascii="Arial" w:hAnsi="Arial" w:cs="Arial"/>
          <w:sz w:val="20"/>
          <w:szCs w:val="20"/>
        </w:rPr>
        <w:fldChar w:fldCharType="separate"/>
      </w:r>
      <w:r w:rsidR="006B4F03">
        <w:rPr>
          <w:rFonts w:ascii="Arial" w:hAnsi="Arial" w:cs="Arial"/>
          <w:noProof/>
          <w:sz w:val="20"/>
          <w:szCs w:val="20"/>
        </w:rPr>
        <w:t>[24]</w:t>
      </w:r>
      <w:r w:rsidRPr="001C6BC5">
        <w:rPr>
          <w:rFonts w:ascii="Arial" w:hAnsi="Arial" w:cs="Arial"/>
          <w:sz w:val="20"/>
          <w:szCs w:val="20"/>
        </w:rPr>
        <w:fldChar w:fldCharType="end"/>
      </w:r>
      <w:del w:id="108" w:author="Heather M" w:date="2025-10-24T20:27:00Z" w16du:dateUtc="2025-10-25T00:27:00Z">
        <w:r w:rsidRPr="001C6BC5" w:rsidDel="00086867">
          <w:rPr>
            <w:rFonts w:ascii="Arial" w:hAnsi="Arial" w:cs="Arial"/>
            <w:sz w:val="20"/>
            <w:szCs w:val="20"/>
          </w:rPr>
          <w:delText xml:space="preserve"> nationwide county-level data</w:delText>
        </w:r>
      </w:del>
      <w:r w:rsidRPr="001C6BC5">
        <w:rPr>
          <w:rFonts w:ascii="Arial" w:hAnsi="Arial" w:cs="Arial"/>
          <w:sz w:val="20"/>
          <w:szCs w:val="20"/>
        </w:rPr>
        <w:t xml:space="preserve">. These data included the number of customers without power every hour by county. ‘Customers’ referred to residential consumers, such as households or families, and non-residential consumers, such as businesses. </w:t>
      </w:r>
      <w:r w:rsidR="00BC7C81">
        <w:rPr>
          <w:rFonts w:ascii="Arial" w:hAnsi="Arial" w:cs="Arial"/>
          <w:sz w:val="20"/>
          <w:szCs w:val="20"/>
        </w:rPr>
        <w:t>Utilities rarely provide total c</w:t>
      </w:r>
      <w:r w:rsidR="005870A8" w:rsidRPr="005870A8">
        <w:rPr>
          <w:rFonts w:ascii="Arial" w:hAnsi="Arial" w:cs="Arial"/>
          <w:sz w:val="20"/>
          <w:szCs w:val="20"/>
        </w:rPr>
        <w:t>ounts of customers served</w:t>
      </w:r>
      <w:r w:rsidR="00BC7C81">
        <w:rPr>
          <w:rFonts w:ascii="Arial" w:hAnsi="Arial" w:cs="Arial"/>
          <w:sz w:val="20"/>
          <w:szCs w:val="20"/>
        </w:rPr>
        <w:t>, and thus,</w:t>
      </w:r>
      <w:r w:rsidR="005870A8" w:rsidRPr="005870A8">
        <w:rPr>
          <w:rFonts w:ascii="Arial" w:hAnsi="Arial" w:cs="Arial"/>
          <w:sz w:val="20"/>
          <w:szCs w:val="20"/>
        </w:rPr>
        <w:t xml:space="preserve"> </w:t>
      </w:r>
      <w:r w:rsidR="00BC7C81">
        <w:rPr>
          <w:rFonts w:ascii="Arial" w:hAnsi="Arial" w:cs="Arial"/>
          <w:sz w:val="20"/>
          <w:szCs w:val="20"/>
        </w:rPr>
        <w:t xml:space="preserve">these data </w:t>
      </w:r>
      <w:r w:rsidR="005870A8" w:rsidRPr="005870A8">
        <w:rPr>
          <w:rFonts w:ascii="Arial" w:hAnsi="Arial" w:cs="Arial"/>
          <w:sz w:val="20"/>
          <w:szCs w:val="20"/>
        </w:rPr>
        <w:t>are often unreliable</w:t>
      </w:r>
      <w:r w:rsidR="00BC7C81">
        <w:rPr>
          <w:rFonts w:ascii="Arial" w:hAnsi="Arial" w:cs="Arial"/>
          <w:sz w:val="20"/>
          <w:szCs w:val="20"/>
        </w:rPr>
        <w:t xml:space="preserve"> from POUS</w:t>
      </w:r>
      <w:r w:rsidR="005870A8" w:rsidRPr="005870A8">
        <w:rPr>
          <w:rFonts w:ascii="Arial" w:hAnsi="Arial" w:cs="Arial"/>
          <w:sz w:val="20"/>
          <w:szCs w:val="20"/>
        </w:rPr>
        <w:t>. POUS captures counts of customers served when available but inconsistencies and gaps mean estimates provided by POUS often differ by orders of magnitude across months and years. Instead of relying on these unstable estimate</w:t>
      </w:r>
      <w:r w:rsidR="00BC7C81">
        <w:rPr>
          <w:rFonts w:ascii="Arial" w:hAnsi="Arial" w:cs="Arial"/>
          <w:sz w:val="20"/>
          <w:szCs w:val="20"/>
        </w:rPr>
        <w:t>s, we</w:t>
      </w:r>
      <w:r w:rsidR="005870A8" w:rsidRPr="005870A8">
        <w:rPr>
          <w:rFonts w:ascii="Arial" w:hAnsi="Arial" w:cs="Arial"/>
          <w:sz w:val="20"/>
          <w:szCs w:val="20"/>
        </w:rPr>
        <w:t xml:space="preserve"> 2013-2018 American Community Survey estimates of the number of households and establishments by county to estimate the proportion of state customers in each county. We then multiplied the proportion of customers in each county by the</w:t>
      </w:r>
      <w:r w:rsidR="00BC7C81">
        <w:rPr>
          <w:rFonts w:ascii="Arial" w:hAnsi="Arial" w:cs="Arial"/>
          <w:sz w:val="20"/>
          <w:szCs w:val="20"/>
        </w:rPr>
        <w:t xml:space="preserve"> </w:t>
      </w:r>
      <w:r w:rsidR="00BC7C81">
        <w:rPr>
          <w:rFonts w:ascii="Arial" w:hAnsi="Arial" w:cs="Arial"/>
          <w:sz w:val="20"/>
          <w:szCs w:val="20"/>
        </w:rPr>
        <w:lastRenderedPageBreak/>
        <w:t xml:space="preserve">estimated </w:t>
      </w:r>
      <w:r w:rsidR="005870A8" w:rsidRPr="005870A8">
        <w:rPr>
          <w:rFonts w:ascii="Arial" w:hAnsi="Arial" w:cs="Arial"/>
          <w:sz w:val="20"/>
          <w:szCs w:val="20"/>
        </w:rPr>
        <w:t>total number of customers</w:t>
      </w:r>
      <w:r w:rsidR="00BC7C81">
        <w:rPr>
          <w:rFonts w:ascii="Arial" w:hAnsi="Arial" w:cs="Arial"/>
          <w:sz w:val="20"/>
          <w:szCs w:val="20"/>
        </w:rPr>
        <w:t xml:space="preserve"> served in each state from the</w:t>
      </w:r>
      <w:r w:rsidR="005870A8" w:rsidRPr="005870A8">
        <w:rPr>
          <w:rFonts w:ascii="Arial" w:hAnsi="Arial" w:cs="Arial"/>
          <w:sz w:val="20"/>
          <w:szCs w:val="20"/>
        </w:rPr>
        <w:t xml:space="preserve"> </w:t>
      </w:r>
      <w:r w:rsidR="00BC7C81" w:rsidRPr="005870A8">
        <w:rPr>
          <w:rFonts w:ascii="Arial" w:hAnsi="Arial" w:cs="Arial"/>
          <w:sz w:val="20"/>
          <w:szCs w:val="20"/>
        </w:rPr>
        <w:t xml:space="preserve">Energy Information Administration </w:t>
      </w:r>
      <w:r w:rsidR="00BC7C81"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{"citationID":"2tRo5iq8","properties":{"formattedCitation":"[27]","plainCitation":"[27]","noteIndex":0},"citationItems":[{"id":239,"uris":["http://zotero.org/users/local/hHKggCUl/items/Y7V7WTH3"],"itemData":{"id":239,"type":"webpage","container-title":"U.S.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BC7C81" w:rsidRPr="001C6BC5">
        <w:rPr>
          <w:rFonts w:ascii="Arial" w:hAnsi="Arial" w:cs="Arial"/>
          <w:sz w:val="20"/>
          <w:szCs w:val="20"/>
        </w:rPr>
        <w:fldChar w:fldCharType="separate"/>
      </w:r>
      <w:r w:rsidR="006B4F03">
        <w:rPr>
          <w:rFonts w:ascii="Arial" w:hAnsi="Arial" w:cs="Arial"/>
          <w:noProof/>
          <w:sz w:val="20"/>
          <w:szCs w:val="20"/>
        </w:rPr>
        <w:t>[27]</w:t>
      </w:r>
      <w:r w:rsidR="00BC7C81" w:rsidRPr="001C6BC5">
        <w:rPr>
          <w:rFonts w:ascii="Arial" w:hAnsi="Arial" w:cs="Arial"/>
          <w:sz w:val="20"/>
          <w:szCs w:val="20"/>
        </w:rPr>
        <w:fldChar w:fldCharType="end"/>
      </w:r>
      <w:r w:rsidR="00BC7C81" w:rsidRPr="001C6BC5">
        <w:rPr>
          <w:rFonts w:ascii="Arial" w:hAnsi="Arial" w:cs="Arial"/>
          <w:sz w:val="20"/>
          <w:szCs w:val="20"/>
        </w:rPr>
        <w:t xml:space="preserve"> </w:t>
      </w:r>
      <w:r w:rsidR="005870A8" w:rsidRPr="005870A8">
        <w:rPr>
          <w:rFonts w:ascii="Arial" w:hAnsi="Arial" w:cs="Arial"/>
          <w:sz w:val="20"/>
          <w:szCs w:val="20"/>
        </w:rPr>
        <w:t>to estimate the number of county customers.</w:t>
      </w:r>
    </w:p>
    <w:p w14:paraId="0091CF66" w14:textId="060292E7" w:rsidR="005D337F" w:rsidRDefault="001C6BC5" w:rsidP="00EA10AF">
      <w:pPr>
        <w:spacing w:after="0" w:line="480" w:lineRule="auto"/>
        <w:ind w:firstLine="360"/>
        <w:rPr>
          <w:rFonts w:ascii="Arial" w:hAnsi="Arial" w:cs="Arial"/>
          <w:sz w:val="20"/>
          <w:szCs w:val="20"/>
        </w:rPr>
      </w:pPr>
      <w:r w:rsidRPr="00654114">
        <w:rPr>
          <w:rFonts w:ascii="Arial" w:hAnsi="Arial" w:cs="Arial"/>
          <w:sz w:val="20"/>
          <w:szCs w:val="20"/>
        </w:rPr>
        <w:t>Substantial exposure data were missing from the POUS dataset. The POUS dataset was created using web scraping, and some utilities d</w:t>
      </w:r>
      <w:r w:rsidR="00201705">
        <w:rPr>
          <w:rFonts w:ascii="Arial" w:hAnsi="Arial" w:cs="Arial"/>
          <w:sz w:val="20"/>
          <w:szCs w:val="20"/>
        </w:rPr>
        <w:t>id</w:t>
      </w:r>
      <w:r w:rsidRPr="00654114">
        <w:rPr>
          <w:rFonts w:ascii="Arial" w:hAnsi="Arial" w:cs="Arial"/>
          <w:sz w:val="20"/>
          <w:szCs w:val="20"/>
        </w:rPr>
        <w:t xml:space="preserve"> not have websites</w:t>
      </w:r>
      <w:r w:rsidR="00997971">
        <w:rPr>
          <w:rFonts w:ascii="Arial" w:hAnsi="Arial" w:cs="Arial"/>
          <w:sz w:val="20"/>
          <w:szCs w:val="20"/>
        </w:rPr>
        <w:t>,</w:t>
      </w:r>
      <w:r w:rsidRPr="00654114">
        <w:rPr>
          <w:rFonts w:ascii="Arial" w:hAnsi="Arial" w:cs="Arial"/>
          <w:sz w:val="20"/>
          <w:szCs w:val="20"/>
        </w:rPr>
        <w:t xml:space="preserve"> or their websites were offline during part or all of the study period. Previously, we conducted a simulation study </w:t>
      </w:r>
      <w:r w:rsidR="00760F5F">
        <w:rPr>
          <w:rFonts w:ascii="Arial" w:hAnsi="Arial" w:cs="Arial"/>
          <w:sz w:val="20"/>
          <w:szCs w:val="20"/>
        </w:rPr>
        <w:t xml:space="preserve">where we treated missing data </w:t>
      </w:r>
      <w:r w:rsidR="00655C0C">
        <w:rPr>
          <w:rFonts w:ascii="Arial" w:hAnsi="Arial" w:cs="Arial"/>
          <w:sz w:val="20"/>
          <w:szCs w:val="20"/>
        </w:rPr>
        <w:t>as no power outage exposure, because no exposure was the median value</w:t>
      </w:r>
      <w:r w:rsidR="00094C1E">
        <w:rPr>
          <w:rFonts w:ascii="Arial" w:hAnsi="Arial" w:cs="Arial"/>
          <w:sz w:val="20"/>
          <w:szCs w:val="20"/>
        </w:rPr>
        <w:t xml:space="preserve"> in th</w:t>
      </w:r>
      <w:r w:rsidR="0022746D">
        <w:rPr>
          <w:rFonts w:ascii="Arial" w:hAnsi="Arial" w:cs="Arial"/>
          <w:sz w:val="20"/>
          <w:szCs w:val="20"/>
        </w:rPr>
        <w:t>e</w:t>
      </w:r>
      <w:r w:rsidR="00094C1E">
        <w:rPr>
          <w:rFonts w:ascii="Arial" w:hAnsi="Arial" w:cs="Arial"/>
          <w:sz w:val="20"/>
          <w:szCs w:val="20"/>
        </w:rPr>
        <w:t xml:space="preserve"> dataset</w:t>
      </w:r>
      <w:r w:rsidR="00664624">
        <w:rPr>
          <w:rFonts w:ascii="Arial" w:hAnsi="Arial" w:cs="Arial"/>
          <w:sz w:val="20"/>
          <w:szCs w:val="20"/>
        </w:rPr>
        <w:t xml:space="preserve"> </w:t>
      </w:r>
      <w:r w:rsidR="00664624" w:rsidRPr="00654114">
        <w:rPr>
          <w:rFonts w:ascii="Arial" w:hAnsi="Arial" w:cs="Arial"/>
          <w:sz w:val="20"/>
          <w:szCs w:val="20"/>
        </w:rPr>
        <w:fldChar w:fldCharType="begin"/>
      </w:r>
      <w:r w:rsidR="006B4F03">
        <w:rPr>
          <w:rFonts w:ascii="Arial" w:hAnsi="Arial" w:cs="Arial"/>
          <w:sz w:val="20"/>
          <w:szCs w:val="20"/>
        </w:rPr>
        <w:instrText xml:space="preserve"> ADDIN ZOTERO_ITEM CSL_CITATION {"citationID":"sIcsWTtZ","properties":{"formattedCitation":"[28]","plainCitation":"[28]","noteIndex":0},"citationItems":[{"id":214,"uris":["http://zotero.org/users/local/hHKggCUl/items/N5A3SZJH"],"itemData":{"id":214,"type":"article-journal","container-title":"Under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664624" w:rsidRPr="00654114">
        <w:rPr>
          <w:rFonts w:ascii="Arial" w:hAnsi="Arial" w:cs="Arial"/>
          <w:sz w:val="20"/>
          <w:szCs w:val="20"/>
        </w:rPr>
        <w:fldChar w:fldCharType="separate"/>
      </w:r>
      <w:r w:rsidR="006B4F03">
        <w:rPr>
          <w:rFonts w:ascii="Arial" w:hAnsi="Arial" w:cs="Arial"/>
          <w:noProof/>
          <w:sz w:val="20"/>
          <w:szCs w:val="20"/>
        </w:rPr>
        <w:t>[28]</w:t>
      </w:r>
      <w:r w:rsidR="00664624" w:rsidRPr="00654114">
        <w:rPr>
          <w:rFonts w:ascii="Arial" w:hAnsi="Arial" w:cs="Arial"/>
          <w:sz w:val="20"/>
          <w:szCs w:val="20"/>
        </w:rPr>
        <w:fldChar w:fldCharType="end"/>
      </w:r>
      <w:r w:rsidR="00094C1E">
        <w:rPr>
          <w:rFonts w:ascii="Arial" w:hAnsi="Arial" w:cs="Arial"/>
          <w:sz w:val="20"/>
          <w:szCs w:val="20"/>
        </w:rPr>
        <w:t>.</w:t>
      </w:r>
      <w:r w:rsidR="00664624">
        <w:rPr>
          <w:rFonts w:ascii="Arial" w:hAnsi="Arial" w:cs="Arial"/>
          <w:sz w:val="20"/>
          <w:szCs w:val="20"/>
        </w:rPr>
        <w:t xml:space="preserve"> </w:t>
      </w:r>
      <w:r w:rsidR="00AD5BC7" w:rsidRPr="00AD5BC7">
        <w:rPr>
          <w:rFonts w:ascii="Arial" w:hAnsi="Arial" w:cs="Arial"/>
          <w:sz w:val="20"/>
          <w:szCs w:val="20"/>
        </w:rPr>
        <w:t xml:space="preserve">When doing so in simulations, missing data biased the results of a study like ours towards the null. When a small percentage (approximately &lt;15%) of hours within each county (county-hours) were missing exposure data, the bias was minimal </w:t>
      </w:r>
      <w:r w:rsidR="00173B05">
        <w:rPr>
          <w:rFonts w:ascii="Arial" w:hAnsi="Arial" w:cs="Arial"/>
          <w:sz w:val="20"/>
          <w:szCs w:val="20"/>
        </w:rPr>
        <w:t>(37)</w:t>
      </w:r>
      <w:r w:rsidR="00173B05" w:rsidRPr="00173B05">
        <w:rPr>
          <w:rFonts w:ascii="Arial" w:hAnsi="Arial" w:cs="Arial"/>
          <w:sz w:val="20"/>
          <w:szCs w:val="20"/>
        </w:rPr>
        <w:t>.</w:t>
      </w:r>
      <w:r w:rsidR="00D84777">
        <w:rPr>
          <w:rFonts w:ascii="Arial" w:hAnsi="Arial" w:cs="Arial"/>
          <w:sz w:val="20"/>
          <w:szCs w:val="20"/>
        </w:rPr>
        <w:t xml:space="preserve"> </w:t>
      </w:r>
      <w:r w:rsidR="005D337F" w:rsidRPr="005D337F">
        <w:rPr>
          <w:rFonts w:ascii="Arial" w:hAnsi="Arial" w:cs="Arial"/>
          <w:sz w:val="20"/>
          <w:szCs w:val="20"/>
        </w:rPr>
        <w:t>When larger amounts (approximately &gt;50%) were missing, the bias was substantial. To balance generalizability and bias in the present study, we excluded counties with &gt;50% of county-hours missing in the POUS data (n=907 counties). On average, the remaining counties were missing data for 7% of county-hours. When we included counties were missing 4 or fewer hours of consecutive exposure data, we carried forward the last observation to impute those hours. Our final analytic dataset included counties in 48 states (all counties in HI and AK were excluded) and 2,161 counties, covering 71.1% of 2018</w:t>
      </w:r>
      <w:r w:rsidR="00581690">
        <w:rPr>
          <w:rFonts w:ascii="Arial" w:hAnsi="Arial" w:cs="Arial"/>
          <w:sz w:val="20"/>
          <w:szCs w:val="20"/>
        </w:rPr>
        <w:t xml:space="preserve"> </w:t>
      </w:r>
      <w:r w:rsidR="00581690" w:rsidRPr="00F26975">
        <w:rPr>
          <w:rFonts w:ascii="Arial" w:hAnsi="Arial" w:cs="Arial"/>
          <w:sz w:val="20"/>
          <w:szCs w:val="20"/>
        </w:rPr>
        <w:t>Fee-For-Service</w:t>
      </w:r>
      <w:r w:rsidR="005D337F" w:rsidRPr="005D337F">
        <w:rPr>
          <w:rFonts w:ascii="Arial" w:hAnsi="Arial" w:cs="Arial"/>
          <w:sz w:val="20"/>
          <w:szCs w:val="20"/>
        </w:rPr>
        <w:t xml:space="preserve"> Medicare beneficiaries (N = 23,622,770)</w:t>
      </w:r>
      <w:r w:rsidR="005D337F">
        <w:rPr>
          <w:rFonts w:ascii="Arial" w:hAnsi="Arial" w:cs="Arial"/>
          <w:sz w:val="20"/>
          <w:szCs w:val="20"/>
        </w:rPr>
        <w:t>.</w:t>
      </w:r>
    </w:p>
    <w:p w14:paraId="7D470753" w14:textId="028DD0FE" w:rsidR="001C6BC5" w:rsidRPr="001C6BC5" w:rsidRDefault="001C6BC5" w:rsidP="00BC4C73">
      <w:pPr>
        <w:spacing w:after="0" w:line="480" w:lineRule="auto"/>
        <w:ind w:firstLine="360"/>
        <w:rPr>
          <w:rFonts w:ascii="Arial" w:hAnsi="Arial" w:cs="Arial"/>
          <w:sz w:val="20"/>
          <w:szCs w:val="20"/>
        </w:rPr>
      </w:pPr>
      <w:r w:rsidRPr="001C6BC5">
        <w:rPr>
          <w:rFonts w:ascii="Arial" w:hAnsi="Arial" w:cs="Arial"/>
          <w:sz w:val="20"/>
          <w:szCs w:val="20"/>
        </w:rPr>
        <w:t xml:space="preserve">We were interested in understanding the health impacts of prevalent moderate to large-scale power outages, not only large outages caused by </w:t>
      </w:r>
      <w:r w:rsidR="00997971">
        <w:rPr>
          <w:rFonts w:ascii="Arial" w:hAnsi="Arial" w:cs="Arial"/>
          <w:sz w:val="20"/>
          <w:szCs w:val="20"/>
        </w:rPr>
        <w:t>extreme weather events</w:t>
      </w:r>
      <w:r w:rsidRPr="001C6BC5">
        <w:rPr>
          <w:rFonts w:ascii="Arial" w:hAnsi="Arial" w:cs="Arial"/>
          <w:sz w:val="20"/>
          <w:szCs w:val="20"/>
        </w:rPr>
        <w:t xml:space="preserve">. Therefore, </w:t>
      </w:r>
      <w:r w:rsidR="0001019F">
        <w:rPr>
          <w:rFonts w:ascii="Arial" w:hAnsi="Arial" w:cs="Arial"/>
          <w:sz w:val="20"/>
          <w:szCs w:val="20"/>
        </w:rPr>
        <w:t>in</w:t>
      </w:r>
      <w:r w:rsidR="0001019F" w:rsidRPr="0001019F">
        <w:rPr>
          <w:rFonts w:ascii="Arial" w:hAnsi="Arial" w:cs="Arial"/>
          <w:sz w:val="20"/>
          <w:szCs w:val="20"/>
        </w:rPr>
        <w:t xml:space="preserve"> our primary analysis, we considered a county-day exposed to power outage if ≥1% of county customers were without power for 8+ consecutive hours, a definition that may have substantial exposure misclassification (i.e., up to 99% of customers may be unexposed). To address this, we conducted a secondary analysis for which we assessed power outage exposure based on higher cut points of customers without power (≥3%, ≥5%), scenarios with less exposure misclassification</w:t>
      </w:r>
      <w:r w:rsidR="0001019F">
        <w:rPr>
          <w:rFonts w:ascii="Arial" w:hAnsi="Arial" w:cs="Arial"/>
          <w:sz w:val="20"/>
          <w:szCs w:val="20"/>
        </w:rPr>
        <w:t>.</w:t>
      </w:r>
    </w:p>
    <w:p w14:paraId="28F100C0" w14:textId="1B0007B0"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analyzed 8+ hour power outages because we hypothesized that indoor temperatures would change substantially over this time, exposing older adults to heat and cold. Further, </w:t>
      </w:r>
      <w:r w:rsidR="00997971">
        <w:rPr>
          <w:rFonts w:ascii="Arial" w:hAnsi="Arial" w:cs="Arial"/>
          <w:sz w:val="20"/>
          <w:szCs w:val="20"/>
        </w:rPr>
        <w:t xml:space="preserve">many </w:t>
      </w:r>
      <w:r w:rsidRPr="001C6BC5">
        <w:rPr>
          <w:rFonts w:ascii="Arial" w:hAnsi="Arial" w:cs="Arial"/>
          <w:sz w:val="20"/>
          <w:szCs w:val="20"/>
        </w:rPr>
        <w:lastRenderedPageBreak/>
        <w:t>batteries for electricity-dependent medical equipment last 8 hours. During a</w:t>
      </w:r>
      <w:r w:rsidR="00997971">
        <w:rPr>
          <w:rFonts w:ascii="Arial" w:hAnsi="Arial" w:cs="Arial"/>
          <w:sz w:val="20"/>
          <w:szCs w:val="20"/>
        </w:rPr>
        <w:t>n</w:t>
      </w:r>
      <w:r w:rsidRPr="001C6BC5">
        <w:rPr>
          <w:rFonts w:ascii="Arial" w:hAnsi="Arial" w:cs="Arial"/>
          <w:sz w:val="20"/>
          <w:szCs w:val="20"/>
        </w:rPr>
        <w:t xml:space="preserve"> 8+ hour power outage, electricity-dependent medical device users could experience adverse health effects without their equipment. We also chose this definition since prior studies have evaluated the health impacts of </w:t>
      </w:r>
      <w:r w:rsidR="00997971" w:rsidRPr="001C6BC5">
        <w:rPr>
          <w:rFonts w:ascii="Arial" w:hAnsi="Arial" w:cs="Arial"/>
          <w:sz w:val="20"/>
          <w:szCs w:val="20"/>
        </w:rPr>
        <w:t>similar</w:t>
      </w:r>
      <w:r w:rsidR="00997971">
        <w:rPr>
          <w:rFonts w:ascii="Arial" w:hAnsi="Arial" w:cs="Arial"/>
          <w:sz w:val="20"/>
          <w:szCs w:val="20"/>
        </w:rPr>
        <w:t>-</w:t>
      </w:r>
      <w:r w:rsidRPr="001C6BC5">
        <w:rPr>
          <w:rFonts w:ascii="Arial" w:hAnsi="Arial" w:cs="Arial"/>
          <w:sz w:val="20"/>
          <w:szCs w:val="20"/>
        </w:rPr>
        <w:t xml:space="preserve">size outages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Rm7RHSFC","properties":{"formattedCitation":"[19\\uc0\\u8211{}21,29]","plainCitation":"[19–21,29]","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6B4F03">
        <w:rPr>
          <w:rFonts w:ascii="Cambria Math" w:hAnsi="Cambria Math" w:cs="Cambria Math"/>
          <w:sz w:val="20"/>
          <w:szCs w:val="20"/>
        </w:rPr>
        <w:instrText>ﬀ</w:instrText>
      </w:r>
      <w:r w:rsidR="006B4F03">
        <w:rPr>
          <w:rFonts w:ascii="Arial" w:hAnsi="Arial" w:cs="Arial"/>
          <w:sz w:val="20"/>
          <w:szCs w:val="20"/>
        </w:rPr>
        <w:instrText>ects. We aimed to investigate the individual and joint e</w:instrText>
      </w:r>
      <w:r w:rsidR="006B4F03">
        <w:rPr>
          <w:rFonts w:ascii="Cambria Math" w:hAnsi="Cambria Math" w:cs="Cambria Math"/>
          <w:sz w:val="20"/>
          <w:szCs w:val="20"/>
        </w:rPr>
        <w:instrText>ﬀ</w:instrText>
      </w:r>
      <w:r w:rsidR="006B4F0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6B4F03">
        <w:rPr>
          <w:rFonts w:ascii="Cambria Math" w:hAnsi="Cambria Math" w:cs="Cambria Math"/>
          <w:sz w:val="20"/>
          <w:szCs w:val="20"/>
        </w:rPr>
        <w:instrText>ﬀ</w:instrText>
      </w:r>
      <w:r w:rsidR="006B4F0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6B4F03">
        <w:rPr>
          <w:rFonts w:ascii="Cambria Math" w:hAnsi="Cambria Math" w:cs="Cambria Math"/>
          <w:sz w:val="20"/>
          <w:szCs w:val="20"/>
        </w:rPr>
        <w:instrText>ﬀ</w:instrText>
      </w:r>
      <w:r w:rsidR="006B4F0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ect on both multiplicative and additive scales. Over 35% of the thunderstorm e</w:instrText>
      </w:r>
      <w:r w:rsidR="006B4F03">
        <w:rPr>
          <w:rFonts w:ascii="Cambria Math" w:hAnsi="Cambria Math" w:cs="Cambria Math"/>
          <w:sz w:val="20"/>
          <w:szCs w:val="20"/>
        </w:rPr>
        <w:instrText>ﬀ</w:instrText>
      </w:r>
      <w:r w:rsidR="006B4F03">
        <w:rPr>
          <w:rFonts w:ascii="Arial" w:hAnsi="Arial" w:cs="Arial"/>
          <w:sz w:val="20"/>
          <w:szCs w:val="20"/>
        </w:rPr>
        <w:instrText>ects were mediated by PM2:5 and RH.\nCONCLUSION: Thunderstorms accompanied by POs showed the strongest respiratory e</w:instrText>
      </w:r>
      <w:r w:rsidR="006B4F03">
        <w:rPr>
          <w:rFonts w:ascii="Cambria Math" w:hAnsi="Cambria Math" w:cs="Cambria Math"/>
          <w:sz w:val="20"/>
          <w:szCs w:val="20"/>
        </w:rPr>
        <w:instrText>ﬀ</w:instrText>
      </w:r>
      <w:r w:rsidR="006B4F0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6B4F03">
        <w:rPr>
          <w:rFonts w:ascii="Cambria Math" w:hAnsi="Cambria Math" w:cs="Cambria Math"/>
          <w:sz w:val="20"/>
          <w:szCs w:val="20"/>
        </w:rPr>
        <w:instrText>ﬀ</w:instrText>
      </w:r>
      <w:r w:rsidR="006B4F03">
        <w:rPr>
          <w:rFonts w:ascii="Arial" w:hAnsi="Arial" w:cs="Arial"/>
          <w:sz w:val="20"/>
          <w:szCs w:val="20"/>
        </w:rPr>
        <w:instrText>ects of large-scale power outages, including the massive power failure that a</w:instrText>
      </w:r>
      <w:r w:rsidR="006B4F03">
        <w:rPr>
          <w:rFonts w:ascii="Cambria Math" w:hAnsi="Cambria Math" w:cs="Cambria Math"/>
          <w:sz w:val="20"/>
          <w:szCs w:val="20"/>
        </w:rPr>
        <w:instrText>ﬀ</w:instrText>
      </w:r>
      <w:r w:rsidR="006B4F03">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6B4F03">
        <w:rPr>
          <w:rFonts w:ascii="Cambria Math" w:hAnsi="Cambria Math" w:cs="Cambria Math"/>
          <w:sz w:val="20"/>
          <w:szCs w:val="20"/>
        </w:rPr>
        <w:instrText>ﬀ</w:instrText>
      </w:r>
      <w:r w:rsidR="006B4F03">
        <w:rPr>
          <w:rFonts w:ascii="Arial" w:hAnsi="Arial" w:cs="Arial"/>
          <w:sz w:val="20"/>
          <w:szCs w:val="20"/>
        </w:rPr>
        <w:instrText>ect health. This information can inform preparedness e</w:instrText>
      </w:r>
      <w:r w:rsidR="006B4F03">
        <w:rPr>
          <w:rFonts w:ascii="Cambria Math" w:hAnsi="Cambria Math" w:cs="Cambria Math"/>
          <w:sz w:val="20"/>
          <w:szCs w:val="20"/>
        </w:rPr>
        <w:instrText>ﬀ</w:instrText>
      </w:r>
      <w:r w:rsidR="006B4F03">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1C6BC5">
        <w:rPr>
          <w:rFonts w:ascii="Arial" w:hAnsi="Arial" w:cs="Arial"/>
          <w:sz w:val="20"/>
          <w:szCs w:val="20"/>
        </w:rPr>
        <w:fldChar w:fldCharType="separate"/>
      </w:r>
      <w:r w:rsidR="006B4F03" w:rsidRPr="006B4F03">
        <w:rPr>
          <w:rFonts w:ascii="Arial" w:hAnsi="Arial" w:cs="Arial"/>
          <w:sz w:val="20"/>
          <w:szCs w:val="24"/>
        </w:rPr>
        <w:t>[19–21,29]</w:t>
      </w:r>
      <w:r w:rsidRPr="001C6BC5">
        <w:rPr>
          <w:rFonts w:ascii="Arial" w:hAnsi="Arial" w:cs="Arial"/>
          <w:sz w:val="20"/>
          <w:szCs w:val="20"/>
        </w:rPr>
        <w:fldChar w:fldCharType="end"/>
      </w:r>
      <w:r w:rsidRPr="001C6BC5">
        <w:rPr>
          <w:rFonts w:ascii="Arial" w:hAnsi="Arial" w:cs="Arial"/>
          <w:sz w:val="20"/>
          <w:szCs w:val="20"/>
        </w:rPr>
        <w:t>.</w:t>
      </w:r>
    </w:p>
    <w:p w14:paraId="749D78AB" w14:textId="5AE69AFF" w:rsidR="00B25E2A"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Because there is no literature on the health-relevant duration of power outage beyond epidemiologic studies </w:t>
      </w:r>
      <w:r w:rsidR="00997971">
        <w:rPr>
          <w:rFonts w:ascii="Arial" w:hAnsi="Arial" w:cs="Arial"/>
          <w:sz w:val="20"/>
          <w:szCs w:val="20"/>
        </w:rPr>
        <w:t>identifying</w:t>
      </w:r>
      <w:r w:rsidR="00997971" w:rsidRPr="001C6BC5">
        <w:rPr>
          <w:rFonts w:ascii="Arial" w:hAnsi="Arial" w:cs="Arial"/>
          <w:sz w:val="20"/>
          <w:szCs w:val="20"/>
        </w:rPr>
        <w:t xml:space="preserve"> </w:t>
      </w:r>
      <w:r w:rsidRPr="001C6BC5">
        <w:rPr>
          <w:rFonts w:ascii="Arial" w:hAnsi="Arial" w:cs="Arial"/>
          <w:sz w:val="20"/>
          <w:szCs w:val="20"/>
        </w:rPr>
        <w:t xml:space="preserve">health impacts </w:t>
      </w:r>
      <w:r w:rsidR="00997971">
        <w:rPr>
          <w:rFonts w:ascii="Arial" w:hAnsi="Arial" w:cs="Arial"/>
          <w:sz w:val="20"/>
          <w:szCs w:val="20"/>
        </w:rPr>
        <w:t>following</w:t>
      </w:r>
      <w:r w:rsidR="00997971" w:rsidRPr="001C6BC5">
        <w:rPr>
          <w:rFonts w:ascii="Arial" w:hAnsi="Arial" w:cs="Arial"/>
          <w:sz w:val="20"/>
          <w:szCs w:val="20"/>
        </w:rPr>
        <w:t xml:space="preserve"> </w:t>
      </w:r>
      <w:r w:rsidRPr="001C6BC5">
        <w:rPr>
          <w:rFonts w:ascii="Arial" w:hAnsi="Arial" w:cs="Arial"/>
          <w:sz w:val="20"/>
          <w:szCs w:val="20"/>
        </w:rPr>
        <w:t xml:space="preserve">outages of certain lengths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lqKdItdQ","properties":{"formattedCitation":"[19\\uc0\\u8211{}21,29\\uc0\\u8211{}31]","plainCitation":"[19–21,29–31]","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6B4F03">
        <w:rPr>
          <w:rFonts w:ascii="Cambria Math" w:hAnsi="Cambria Math" w:cs="Cambria Math"/>
          <w:sz w:val="20"/>
          <w:szCs w:val="20"/>
        </w:rPr>
        <w:instrText>ﬀ</w:instrText>
      </w:r>
      <w:r w:rsidR="006B4F03">
        <w:rPr>
          <w:rFonts w:ascii="Arial" w:hAnsi="Arial" w:cs="Arial"/>
          <w:sz w:val="20"/>
          <w:szCs w:val="20"/>
        </w:rPr>
        <w:instrText>ects. We aimed to investigate the individual and joint e</w:instrText>
      </w:r>
      <w:r w:rsidR="006B4F03">
        <w:rPr>
          <w:rFonts w:ascii="Cambria Math" w:hAnsi="Cambria Math" w:cs="Cambria Math"/>
          <w:sz w:val="20"/>
          <w:szCs w:val="20"/>
        </w:rPr>
        <w:instrText>ﬀ</w:instrText>
      </w:r>
      <w:r w:rsidR="006B4F0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6B4F03">
        <w:rPr>
          <w:rFonts w:ascii="Cambria Math" w:hAnsi="Cambria Math" w:cs="Cambria Math"/>
          <w:sz w:val="20"/>
          <w:szCs w:val="20"/>
        </w:rPr>
        <w:instrText>ﬀ</w:instrText>
      </w:r>
      <w:r w:rsidR="006B4F0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6B4F03">
        <w:rPr>
          <w:rFonts w:ascii="Cambria Math" w:hAnsi="Cambria Math" w:cs="Cambria Math"/>
          <w:sz w:val="20"/>
          <w:szCs w:val="20"/>
        </w:rPr>
        <w:instrText>ﬀ</w:instrText>
      </w:r>
      <w:r w:rsidR="006B4F0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ect on both multiplicative and additive scales. Over 35% of the thunderstorm e</w:instrText>
      </w:r>
      <w:r w:rsidR="006B4F03">
        <w:rPr>
          <w:rFonts w:ascii="Cambria Math" w:hAnsi="Cambria Math" w:cs="Cambria Math"/>
          <w:sz w:val="20"/>
          <w:szCs w:val="20"/>
        </w:rPr>
        <w:instrText>ﬀ</w:instrText>
      </w:r>
      <w:r w:rsidR="006B4F03">
        <w:rPr>
          <w:rFonts w:ascii="Arial" w:hAnsi="Arial" w:cs="Arial"/>
          <w:sz w:val="20"/>
          <w:szCs w:val="20"/>
        </w:rPr>
        <w:instrText>ects were mediated by PM2:5 and RH.\nCONCLUSION: Thunderstorms accompanied by POs showed the strongest respiratory e</w:instrText>
      </w:r>
      <w:r w:rsidR="006B4F03">
        <w:rPr>
          <w:rFonts w:ascii="Cambria Math" w:hAnsi="Cambria Math" w:cs="Cambria Math"/>
          <w:sz w:val="20"/>
          <w:szCs w:val="20"/>
        </w:rPr>
        <w:instrText>ﬀ</w:instrText>
      </w:r>
      <w:r w:rsidR="006B4F0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6B4F03">
        <w:rPr>
          <w:rFonts w:ascii="Cambria Math" w:hAnsi="Cambria Math" w:cs="Cambria Math"/>
          <w:sz w:val="20"/>
          <w:szCs w:val="20"/>
        </w:rPr>
        <w:instrText>ﬀ</w:instrText>
      </w:r>
      <w:r w:rsidR="006B4F03">
        <w:rPr>
          <w:rFonts w:ascii="Arial" w:hAnsi="Arial" w:cs="Arial"/>
          <w:sz w:val="20"/>
          <w:szCs w:val="20"/>
        </w:rPr>
        <w:instrText>ects of large-scale power outages, including the massive power failure that a</w:instrText>
      </w:r>
      <w:r w:rsidR="006B4F03">
        <w:rPr>
          <w:rFonts w:ascii="Cambria Math" w:hAnsi="Cambria Math" w:cs="Cambria Math"/>
          <w:sz w:val="20"/>
          <w:szCs w:val="20"/>
        </w:rPr>
        <w:instrText>ﬀ</w:instrText>
      </w:r>
      <w:r w:rsidR="006B4F03">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6B4F03">
        <w:rPr>
          <w:rFonts w:ascii="Cambria Math" w:hAnsi="Cambria Math" w:cs="Cambria Math"/>
          <w:sz w:val="20"/>
          <w:szCs w:val="20"/>
        </w:rPr>
        <w:instrText>ﬀ</w:instrText>
      </w:r>
      <w:r w:rsidR="006B4F03">
        <w:rPr>
          <w:rFonts w:ascii="Arial" w:hAnsi="Arial" w:cs="Arial"/>
          <w:sz w:val="20"/>
          <w:szCs w:val="20"/>
        </w:rPr>
        <w:instrText>ect health. This information can inform preparedness e</w:instrText>
      </w:r>
      <w:r w:rsidR="006B4F03">
        <w:rPr>
          <w:rFonts w:ascii="Cambria Math" w:hAnsi="Cambria Math" w:cs="Cambria Math"/>
          <w:sz w:val="20"/>
          <w:szCs w:val="20"/>
        </w:rPr>
        <w:instrText>ﬀ</w:instrText>
      </w:r>
      <w:r w:rsidR="006B4F03">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234,"uris":["http://zotero.org/users/local/hHKggCUl/items/SKMRVJ53"],"itemData":{"id":234,"type":"article-journal","abstract":"Background: Large-scale power outages (PO) are increasing in the context of climate change. Although some research has been conducted into the adverse health impacts of POs, signiﬁcant gaps remain regarding whether POs would affect the health of pregnant women. We investigated the association between ED visits due to pregnancy complications and the occurence, intensity, and duration of large-scale POs in eight Sandy-affected counties in New York State (NYS).","container-title":"Science of The Total Environment","DOI":"10.1016/j.scitotenv.2021.145359","ISSN":"00489697","journalAbbreviation":"Science of The Total Environment","language":"en","page":"145359","source":"DOI.org (Crossref)","title":"Increased risk of multiple pregnancy complications following large-scale power outages during Hurricane Sandy in New York State","volume":"770","author":[{"family":"Xiao","given":"Jianpeng"},{"family":"Zhang","given":"Wangjian"},{"family":"Huang","given":"Miaoling"},{"family":"Lu","given":"Yi"},{"family":"Lawrence","given":"Wayne R."},{"family":"Lin","given":"Ziqiang"},{"family":"Primeau","given":"Michael"},{"family":"Dong","given":"Guanghui"},{"family":"Liu","given":"Tao"},{"family":"Tan","given":"Weihong"},{"family":"Ma","given":"Wenjun"},{"family":"Meng","given":"Xiaojing"},{"family":"Lin","given":"Shao"}],"issued":{"date-parts":[["2021",5]]}}},{"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1C6BC5">
        <w:rPr>
          <w:rFonts w:ascii="Arial" w:hAnsi="Arial" w:cs="Arial"/>
          <w:sz w:val="20"/>
          <w:szCs w:val="20"/>
        </w:rPr>
        <w:fldChar w:fldCharType="separate"/>
      </w:r>
      <w:r w:rsidR="006B4F03" w:rsidRPr="006B4F03">
        <w:rPr>
          <w:rFonts w:ascii="Arial" w:hAnsi="Arial" w:cs="Arial"/>
          <w:sz w:val="20"/>
          <w:szCs w:val="24"/>
        </w:rPr>
        <w:t>[19–21,29–31]</w:t>
      </w:r>
      <w:r w:rsidRPr="001C6BC5">
        <w:rPr>
          <w:rFonts w:ascii="Arial" w:hAnsi="Arial" w:cs="Arial"/>
          <w:sz w:val="20"/>
          <w:szCs w:val="20"/>
        </w:rPr>
        <w:fldChar w:fldCharType="end"/>
      </w:r>
      <w:r w:rsidRPr="001C6BC5">
        <w:rPr>
          <w:rFonts w:ascii="Arial" w:hAnsi="Arial" w:cs="Arial"/>
          <w:sz w:val="20"/>
          <w:szCs w:val="20"/>
        </w:rPr>
        <w:t xml:space="preserve">, we conducted a sensitivity analysis on the power outage duration. We evaluated the effects of 4+ hour outages and 12+ hour outages on CVD and respiratory hospitalization rates. We also conducted a sensitivity analysis using a continuous metric of “daily number of hours without power” (hours where </w:t>
      </w:r>
      <w:r w:rsidRPr="001C6BC5">
        <w:rPr>
          <w:rFonts w:ascii="Arial" w:eastAsia="Garamond" w:hAnsi="Arial" w:cs="Arial"/>
          <w:sz w:val="20"/>
          <w:szCs w:val="20"/>
        </w:rPr>
        <w:t>≥</w:t>
      </w:r>
      <w:r w:rsidRPr="001C6BC5">
        <w:rPr>
          <w:rFonts w:ascii="Arial" w:hAnsi="Arial" w:cs="Arial"/>
          <w:sz w:val="20"/>
          <w:szCs w:val="20"/>
        </w:rPr>
        <w:t xml:space="preserve">1% of the population was without power) to test for a threshold effect (where only outages longer than a certain duration caused health effects). </w:t>
      </w:r>
    </w:p>
    <w:p w14:paraId="32FF34DE" w14:textId="69B6DB73" w:rsidR="001C6BC5" w:rsidRPr="00AD1D49" w:rsidRDefault="001C6BC5" w:rsidP="0062332F">
      <w:pPr>
        <w:spacing w:after="0" w:line="480" w:lineRule="auto"/>
        <w:ind w:firstLine="360"/>
        <w:rPr>
          <w:rFonts w:ascii="Arial" w:hAnsi="Arial" w:cs="Arial"/>
          <w:sz w:val="20"/>
          <w:szCs w:val="20"/>
          <w:u w:val="single"/>
        </w:rPr>
      </w:pPr>
    </w:p>
    <w:p w14:paraId="039C03C4" w14:textId="641C7E1F" w:rsidR="001C6BC5" w:rsidRPr="001C6BC5" w:rsidRDefault="00345BF0" w:rsidP="0062332F">
      <w:pPr>
        <w:spacing w:after="0" w:line="480" w:lineRule="auto"/>
        <w:rPr>
          <w:rFonts w:ascii="Arial" w:hAnsi="Arial" w:cs="Arial"/>
          <w:sz w:val="20"/>
          <w:szCs w:val="20"/>
        </w:rPr>
      </w:pPr>
      <w:r>
        <w:rPr>
          <w:rFonts w:ascii="Arial" w:hAnsi="Arial" w:cs="Arial"/>
          <w:sz w:val="20"/>
          <w:szCs w:val="20"/>
        </w:rPr>
        <w:t>Study design</w:t>
      </w:r>
    </w:p>
    <w:p w14:paraId="516549AE" w14:textId="58FC62B3" w:rsidR="00997CBF" w:rsidRDefault="001C6BC5" w:rsidP="00997CBF">
      <w:pPr>
        <w:spacing w:after="0" w:line="480" w:lineRule="auto"/>
        <w:rPr>
          <w:rFonts w:ascii="Arial" w:hAnsi="Arial" w:cs="Arial"/>
          <w:sz w:val="20"/>
          <w:szCs w:val="20"/>
        </w:rPr>
      </w:pPr>
      <w:r w:rsidRPr="001C6BC5">
        <w:rPr>
          <w:rFonts w:ascii="Arial" w:hAnsi="Arial" w:cs="Arial"/>
          <w:sz w:val="20"/>
          <w:szCs w:val="20"/>
        </w:rPr>
        <w:t xml:space="preserve">We used a time-stratified case-crossover design with a conditional Poisson model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{"citationID":"7opQ6oZg","properties":{"formattedCitation":"[32]","plainCitation":"[32]","noteIndex":0},"citationItems":[{"id":216,"uris":["http://zotero.org/users/local/hHKggCUl/items/AG3LS9AB"],"itemData":{"id":216,"type":"article-journal","abstract":"Background: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Pr="001C6BC5">
        <w:rPr>
          <w:rFonts w:ascii="Arial" w:hAnsi="Arial" w:cs="Arial"/>
          <w:sz w:val="20"/>
          <w:szCs w:val="20"/>
        </w:rPr>
        <w:fldChar w:fldCharType="separate"/>
      </w:r>
      <w:r w:rsidR="006B4F03">
        <w:rPr>
          <w:rFonts w:ascii="Arial" w:hAnsi="Arial" w:cs="Arial"/>
          <w:noProof/>
          <w:sz w:val="20"/>
          <w:szCs w:val="20"/>
        </w:rPr>
        <w:t>[32]</w:t>
      </w:r>
      <w:r w:rsidRPr="001C6BC5">
        <w:rPr>
          <w:rFonts w:ascii="Arial" w:hAnsi="Arial" w:cs="Arial"/>
          <w:sz w:val="20"/>
          <w:szCs w:val="20"/>
        </w:rPr>
        <w:fldChar w:fldCharType="end"/>
      </w:r>
      <w:r w:rsidRPr="001C6BC5">
        <w:rPr>
          <w:rFonts w:ascii="Arial" w:hAnsi="Arial" w:cs="Arial"/>
          <w:sz w:val="20"/>
          <w:szCs w:val="20"/>
        </w:rPr>
        <w:t xml:space="preserve"> to analyze the association between daily county-level power outage exposure and CVD or respiratory hospitalization rates. We modeled CVD and respiratory hospitalizations separately because heat, cold, loss of power to medical devices, and dehydration </w:t>
      </w:r>
      <w:r w:rsidR="00997971">
        <w:rPr>
          <w:rFonts w:ascii="Arial" w:hAnsi="Arial" w:cs="Arial"/>
          <w:sz w:val="20"/>
          <w:szCs w:val="20"/>
        </w:rPr>
        <w:t xml:space="preserve">may </w:t>
      </w:r>
      <w:r w:rsidRPr="001C6BC5">
        <w:rPr>
          <w:rFonts w:ascii="Arial" w:hAnsi="Arial" w:cs="Arial"/>
          <w:sz w:val="20"/>
          <w:szCs w:val="20"/>
        </w:rPr>
        <w:t xml:space="preserve">affect these outcomes differently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{"citationID":"5LvlVl64","properties":{"formattedCitation":"[33\\uc0\\u8211{}35]","plainCitation":"[33–35]","noteIndex":0},"citationItems":[{"id":245,"uris":["http://zotero.org/users/local/hHKggCUl/items/7MGSB3BY"],"itemData":{"id":245,"type":"article-journal","abstract":"Cold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Pr="001C6BC5">
        <w:rPr>
          <w:rFonts w:ascii="Arial" w:hAnsi="Arial" w:cs="Arial"/>
          <w:sz w:val="20"/>
          <w:szCs w:val="20"/>
        </w:rPr>
        <w:fldChar w:fldCharType="separate"/>
      </w:r>
      <w:r w:rsidR="006B4F03" w:rsidRPr="006B4F03">
        <w:rPr>
          <w:rFonts w:ascii="Arial" w:hAnsi="Arial" w:cs="Arial"/>
          <w:sz w:val="20"/>
          <w:szCs w:val="24"/>
        </w:rPr>
        <w:t>[33–35]</w:t>
      </w:r>
      <w:r w:rsidRPr="001C6BC5">
        <w:rPr>
          <w:rFonts w:ascii="Arial" w:hAnsi="Arial" w:cs="Arial"/>
          <w:sz w:val="20"/>
          <w:szCs w:val="20"/>
        </w:rPr>
        <w:fldChar w:fldCharType="end"/>
      </w:r>
      <w:r w:rsidRPr="001C6BC5">
        <w:rPr>
          <w:rFonts w:ascii="Arial" w:hAnsi="Arial" w:cs="Arial"/>
          <w:sz w:val="20"/>
          <w:szCs w:val="20"/>
        </w:rPr>
        <w:t xml:space="preserve">. </w:t>
      </w:r>
      <w:r w:rsidR="00EE641F" w:rsidRPr="00EE641F">
        <w:rPr>
          <w:rFonts w:ascii="Arial" w:hAnsi="Arial" w:cs="Arial"/>
          <w:sz w:val="20"/>
          <w:szCs w:val="20"/>
        </w:rPr>
        <w:t>For each case day (i.e., a county-day with a non-zero hospitalization count), we selected control days from the same county in the month and on the same day of the week. Since our study included only days from 2018, control days were also matched on year. This matching controlled for time-invariant confounders such as county-level socioeconomic factors that might influence both power outage and cardiorespiratory hospitalization rates, as well as long-term, seasonal, and day-of-week trends. We tested for overdispersion in the outcome by running a quasi-Poisson model, but detected none, and thus proceeded with a traditional Poisson model</w:t>
      </w:r>
      <w:r w:rsidR="00271A65">
        <w:rPr>
          <w:rFonts w:ascii="Arial" w:hAnsi="Arial" w:cs="Arial"/>
          <w:sz w:val="20"/>
          <w:szCs w:val="20"/>
        </w:rPr>
        <w:t>.</w:t>
      </w:r>
    </w:p>
    <w:p w14:paraId="0611ACD6" w14:textId="77777777" w:rsidR="006161F3" w:rsidRDefault="006161F3">
      <w:pPr>
        <w:spacing w:after="0" w:line="480" w:lineRule="auto"/>
        <w:rPr>
          <w:rFonts w:ascii="Arial" w:hAnsi="Arial" w:cs="Arial"/>
          <w:sz w:val="20"/>
          <w:szCs w:val="20"/>
        </w:rPr>
      </w:pPr>
    </w:p>
    <w:p w14:paraId="27DB05B6" w14:textId="58DB84F1" w:rsidR="00EE641F" w:rsidRDefault="00997CBF" w:rsidP="0062332F">
      <w:pPr>
        <w:spacing w:after="0" w:line="480" w:lineRule="auto"/>
        <w:rPr>
          <w:rFonts w:ascii="Arial" w:hAnsi="Arial" w:cs="Arial"/>
          <w:sz w:val="20"/>
          <w:szCs w:val="20"/>
        </w:rPr>
      </w:pPr>
      <w:r>
        <w:rPr>
          <w:rFonts w:ascii="Arial" w:hAnsi="Arial" w:cs="Arial"/>
          <w:sz w:val="20"/>
          <w:szCs w:val="20"/>
        </w:rPr>
        <w:t>Statistical analysis</w:t>
      </w:r>
    </w:p>
    <w:p w14:paraId="7818D228" w14:textId="310282A4" w:rsidR="001C6BC5" w:rsidRPr="001C6BC5" w:rsidRDefault="001C6BC5" w:rsidP="00260F43">
      <w:pPr>
        <w:spacing w:after="0" w:line="480" w:lineRule="auto"/>
        <w:ind w:firstLine="360"/>
        <w:rPr>
          <w:rFonts w:ascii="Arial" w:hAnsi="Arial" w:cs="Arial"/>
          <w:sz w:val="20"/>
          <w:szCs w:val="20"/>
        </w:rPr>
      </w:pPr>
      <w:r w:rsidRPr="001C6BC5">
        <w:rPr>
          <w:rFonts w:ascii="Arial" w:hAnsi="Arial" w:cs="Arial"/>
          <w:sz w:val="20"/>
          <w:szCs w:val="20"/>
        </w:rPr>
        <w:lastRenderedPageBreak/>
        <w:t>We controlled for meteorological confounders such as temperature, precipitation, and wind speed (</w:t>
      </w:r>
      <w:r w:rsidR="003439B9">
        <w:rPr>
          <w:rFonts w:ascii="Arial" w:hAnsi="Arial" w:cs="Arial"/>
          <w:sz w:val="20"/>
          <w:szCs w:val="20"/>
        </w:rPr>
        <w:t xml:space="preserve">as </w:t>
      </w:r>
      <w:r w:rsidRPr="001C6BC5">
        <w:rPr>
          <w:rFonts w:ascii="Arial" w:hAnsi="Arial" w:cs="Arial"/>
          <w:sz w:val="20"/>
          <w:szCs w:val="20"/>
        </w:rPr>
        <w:t xml:space="preserve">a proxy for cyclones, tornadoes, and other storms). These factors influence both power outage and hospitalization rates. We used daily county-level maximal temperature, average wind speed, and total precipitation measures from gridMET, a dataset of daily high-spatial resolution surface meteorological data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{"citationID":"anMHlWK4","properties":{"formattedCitation":"[36]","plainCitation":"[36]","noteIndex":0},"citationItems":[{"id":257,"uris":["http://zotero.org/users/local/hHKggCUl/items/P8C49KHT"],"itemData":{"id":257,"type":"article-journal","abstract":"Abstract\n            Landscape</w:instrText>
      </w:r>
      <w:r w:rsidR="006B4F03">
        <w:rPr>
          <w:rFonts w:ascii="Cambria Math" w:hAnsi="Cambria Math" w:cs="Cambria Math"/>
          <w:sz w:val="20"/>
          <w:szCs w:val="20"/>
        </w:rPr>
        <w:instrText>‐</w:instrText>
      </w:r>
      <w:r w:rsidR="006B4F03">
        <w:rPr>
          <w:rFonts w:ascii="Arial" w:hAnsi="Arial" w:cs="Arial"/>
          <w:sz w:val="20"/>
          <w:szCs w:val="20"/>
        </w:rPr>
        <w:instrText>scale ecological modelling has been hindered by suitable high</w:instrText>
      </w:r>
      <w:r w:rsidR="006B4F03">
        <w:rPr>
          <w:rFonts w:ascii="Cambria Math" w:hAnsi="Cambria Math" w:cs="Cambria Math"/>
          <w:sz w:val="20"/>
          <w:szCs w:val="20"/>
        </w:rPr>
        <w:instrText>‐</w:instrText>
      </w:r>
      <w:r w:rsidR="006B4F03">
        <w:rPr>
          <w:rFonts w:ascii="Arial" w:hAnsi="Arial" w:cs="Arial"/>
          <w:sz w:val="20"/>
          <w:szCs w:val="20"/>
        </w:rPr>
        <w:instrText>resolution surface meteorological datasets. To overcome these limitations, desirable spatial attributes of gridded climate data are combined with desirable temporal attributes of regional</w:instrText>
      </w:r>
      <w:r w:rsidR="006B4F03">
        <w:rPr>
          <w:rFonts w:ascii="Cambria Math" w:hAnsi="Cambria Math" w:cs="Cambria Math"/>
          <w:sz w:val="20"/>
          <w:szCs w:val="20"/>
        </w:rPr>
        <w:instrText>‐</w:instrText>
      </w:r>
      <w:r w:rsidR="006B4F03">
        <w:rPr>
          <w:rFonts w:ascii="Arial" w:hAnsi="Arial" w:cs="Arial"/>
          <w:sz w:val="20"/>
          <w:szCs w:val="20"/>
        </w:rPr>
        <w:instrText>scale reanalysis and daily gauge</w:instrText>
      </w:r>
      <w:r w:rsidR="006B4F03">
        <w:rPr>
          <w:rFonts w:ascii="Cambria Math" w:hAnsi="Cambria Math" w:cs="Cambria Math"/>
          <w:sz w:val="20"/>
          <w:szCs w:val="20"/>
        </w:rPr>
        <w:instrText>‐</w:instrText>
      </w:r>
      <w:r w:rsidR="006B4F03">
        <w:rPr>
          <w:rFonts w:ascii="Arial" w:hAnsi="Arial" w:cs="Arial"/>
          <w:sz w:val="20"/>
          <w:szCs w:val="20"/>
        </w:rPr>
        <w:instrText>based precipitation to derive a spatially and temporally complete, high</w:instrText>
      </w:r>
      <w:r w:rsidR="006B4F03">
        <w:rPr>
          <w:rFonts w:ascii="Cambria Math" w:hAnsi="Cambria Math" w:cs="Cambria Math"/>
          <w:sz w:val="20"/>
          <w:szCs w:val="20"/>
        </w:rPr>
        <w:instrText>‐</w:instrText>
      </w:r>
      <w:r w:rsidR="006B4F03">
        <w:rPr>
          <w:rFonts w:ascii="Arial" w:hAnsi="Arial" w:cs="Arial"/>
          <w:sz w:val="20"/>
          <w:szCs w:val="20"/>
        </w:rPr>
        <w:instrText>resolution (4</w:instrText>
      </w:r>
      <w:r w:rsidR="006B4F03">
        <w:rPr>
          <w:rFonts w:ascii="Cambria Math" w:hAnsi="Cambria Math" w:cs="Cambria Math"/>
          <w:sz w:val="20"/>
          <w:szCs w:val="20"/>
        </w:rPr>
        <w:instrText>‐</w:instrText>
      </w:r>
      <w:r w:rsidR="006B4F03">
        <w:rPr>
          <w:rFonts w:ascii="Arial" w:hAnsi="Arial" w:cs="Arial"/>
          <w:sz w:val="20"/>
          <w:szCs w:val="20"/>
        </w:rPr>
        <w:instrText>km) gridded dataset of surface meteorological variables required in ecological modelling for the contiguous United States from 1979 to 2010. Validation of the resulting gridded surface meteorological data, using an extensive network of automated weather stations across the western United States, showed skill comparable to that derived from interpolation using station observations, suggesting it can serve as suitable surrogate for landscape</w:instrText>
      </w:r>
      <w:r w:rsidR="006B4F03">
        <w:rPr>
          <w:rFonts w:ascii="Cambria Math" w:hAnsi="Cambria Math" w:cs="Cambria Math"/>
          <w:sz w:val="20"/>
          <w:szCs w:val="20"/>
        </w:rPr>
        <w:instrText>‐</w:instrText>
      </w:r>
      <w:r w:rsidR="006B4F03">
        <w:rPr>
          <w:rFonts w:ascii="Arial" w:hAnsi="Arial" w:cs="Arial"/>
          <w:sz w:val="20"/>
          <w:szCs w:val="20"/>
        </w:rPr>
        <w:instrText xml:space="preserve">scale ecological modelling across vast unmonitored areas of the United States. Copyright © 2011 Royal Meteorological Society","container-title":"International Journal of Climatology","DOI":"10.1002/joc.3413","ISSN":"0899-8418, 1097-0088","issue":"1","journalAbbreviation":"Intl Journal of Climatology","language":"en","page":"121-131","source":"DOI.org (Crossref)","title":"Development of gridded surface meteorological data for ecological applications and modelling","volume":"33","author":[{"family":"Abatzoglou","given":"John T."}],"issued":{"date-parts":[["2013",1]]}}}],"schema":"https://github.com/citation-style-language/schema/raw/master/csl-citation.json"} </w:instrText>
      </w:r>
      <w:r w:rsidRPr="001C6BC5">
        <w:rPr>
          <w:rFonts w:ascii="Arial" w:hAnsi="Arial" w:cs="Arial"/>
          <w:sz w:val="20"/>
          <w:szCs w:val="20"/>
        </w:rPr>
        <w:fldChar w:fldCharType="separate"/>
      </w:r>
      <w:r w:rsidR="006B4F03">
        <w:rPr>
          <w:rFonts w:ascii="Arial" w:hAnsi="Arial" w:cs="Arial"/>
          <w:noProof/>
          <w:sz w:val="20"/>
          <w:szCs w:val="20"/>
        </w:rPr>
        <w:t>[36]</w:t>
      </w:r>
      <w:r w:rsidRPr="001C6BC5">
        <w:rPr>
          <w:rFonts w:ascii="Arial" w:hAnsi="Arial" w:cs="Arial"/>
          <w:sz w:val="20"/>
          <w:szCs w:val="20"/>
        </w:rPr>
        <w:fldChar w:fldCharType="end"/>
      </w:r>
      <w:r w:rsidRPr="001C6BC5">
        <w:rPr>
          <w:rFonts w:ascii="Arial" w:hAnsi="Arial" w:cs="Arial"/>
          <w:sz w:val="20"/>
          <w:szCs w:val="20"/>
        </w:rPr>
        <w:t>. We included maximal temperature flexibly in our models as a natural spline with 3 degrees of freedom based on the known non-linear relationship between temperature and hospitalizations</w:t>
      </w:r>
      <w:r w:rsidR="00E4674D">
        <w:rPr>
          <w:rFonts w:ascii="Arial" w:hAnsi="Arial" w:cs="Arial"/>
          <w:sz w:val="20"/>
          <w:szCs w:val="20"/>
        </w:rPr>
        <w:t>, and controlled for lagged effects of temperature up to 1 week after exposure</w:t>
      </w:r>
      <w:r w:rsidRPr="001C6BC5">
        <w:rPr>
          <w:rFonts w:ascii="Arial" w:hAnsi="Arial" w:cs="Arial"/>
          <w:sz w:val="20"/>
          <w:szCs w:val="20"/>
        </w:rPr>
        <w:t xml:space="preserve">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{"citationID":"rL987GAw","properties":{"formattedCitation":"[37]","plainCitation":"[37]","noteIndex":0},"citationItems":[{"id":211,"uris":["http://zotero.org/users/local/hHKggCUl/items/7S2KHWLC"],"itemData":{"id":211,"type":"article-journal","abstract":"Objectives: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D."}],"issued":{"date-parts":[["2013",5,15]]}}}],"schema":"https://github.com/citation-style-language/schema/raw/master/csl-citation.json"} </w:instrText>
      </w:r>
      <w:r w:rsidRPr="001C6BC5">
        <w:rPr>
          <w:rFonts w:ascii="Arial" w:hAnsi="Arial" w:cs="Arial"/>
          <w:sz w:val="20"/>
          <w:szCs w:val="20"/>
        </w:rPr>
        <w:fldChar w:fldCharType="separate"/>
      </w:r>
      <w:r w:rsidR="006B4F03">
        <w:rPr>
          <w:rFonts w:ascii="Arial" w:hAnsi="Arial" w:cs="Arial"/>
          <w:noProof/>
          <w:sz w:val="20"/>
          <w:szCs w:val="20"/>
        </w:rPr>
        <w:t>[37]</w:t>
      </w:r>
      <w:r w:rsidRPr="001C6BC5">
        <w:rPr>
          <w:rFonts w:ascii="Arial" w:hAnsi="Arial" w:cs="Arial"/>
          <w:sz w:val="20"/>
          <w:szCs w:val="20"/>
        </w:rPr>
        <w:fldChar w:fldCharType="end"/>
      </w:r>
      <w:r w:rsidRPr="001C6BC5">
        <w:rPr>
          <w:rFonts w:ascii="Arial" w:hAnsi="Arial" w:cs="Arial"/>
          <w:sz w:val="20"/>
          <w:szCs w:val="20"/>
        </w:rPr>
        <w:t xml:space="preserve">. To determine how flexibly to control for wind speed and precipitation, we examined the relationships between </w:t>
      </w:r>
      <w:r w:rsidR="00BF0040">
        <w:rPr>
          <w:rFonts w:ascii="Arial" w:hAnsi="Arial" w:cs="Arial"/>
          <w:sz w:val="20"/>
          <w:szCs w:val="20"/>
        </w:rPr>
        <w:t>these two meteorologic factors</w:t>
      </w:r>
      <w:r w:rsidRPr="001C6BC5">
        <w:rPr>
          <w:rFonts w:ascii="Arial" w:hAnsi="Arial" w:cs="Arial"/>
          <w:sz w:val="20"/>
          <w:szCs w:val="20"/>
        </w:rPr>
        <w:t xml:space="preserve"> and CVD and respiratory hospitalization rates separately. We ran several test models with splines on precipitation and wind speed with varying degrees of flexibility (linear and 2-4 degrees of freedom) and tested model fit using the quasi-Akaike Information Criterion (qAIC). We controlled for these confounders in our analytic power outage models with the qAIC-determined degree of flexibility. In respiratory hospitalization models, we controlled for </w:t>
      </w:r>
      <w:r w:rsidR="00F77BD9">
        <w:rPr>
          <w:rFonts w:ascii="Arial" w:hAnsi="Arial" w:cs="Arial"/>
          <w:sz w:val="20"/>
          <w:szCs w:val="20"/>
        </w:rPr>
        <w:t xml:space="preserve">same-day </w:t>
      </w:r>
      <w:r w:rsidRPr="001C6BC5">
        <w:rPr>
          <w:rFonts w:ascii="Arial" w:hAnsi="Arial" w:cs="Arial"/>
          <w:sz w:val="20"/>
          <w:szCs w:val="20"/>
        </w:rPr>
        <w:t xml:space="preserve">precipitation linearly, and in CVD models, with 2 degrees of freedom. We modelled </w:t>
      </w:r>
      <w:r w:rsidR="0073550B">
        <w:rPr>
          <w:rFonts w:ascii="Arial" w:hAnsi="Arial" w:cs="Arial"/>
          <w:sz w:val="20"/>
          <w:szCs w:val="20"/>
        </w:rPr>
        <w:t xml:space="preserve">same-day </w:t>
      </w:r>
      <w:r w:rsidRPr="001C6BC5">
        <w:rPr>
          <w:rFonts w:ascii="Arial" w:hAnsi="Arial" w:cs="Arial"/>
          <w:sz w:val="20"/>
          <w:szCs w:val="20"/>
        </w:rPr>
        <w:t xml:space="preserve">wind speed </w:t>
      </w:r>
      <w:r w:rsidR="0069147C">
        <w:rPr>
          <w:rFonts w:ascii="Arial" w:hAnsi="Arial" w:cs="Arial"/>
          <w:sz w:val="20"/>
          <w:szCs w:val="20"/>
        </w:rPr>
        <w:t xml:space="preserve">exposure </w:t>
      </w:r>
      <w:r w:rsidRPr="001C6BC5">
        <w:rPr>
          <w:rFonts w:ascii="Arial" w:hAnsi="Arial" w:cs="Arial"/>
          <w:sz w:val="20"/>
          <w:szCs w:val="20"/>
        </w:rPr>
        <w:t xml:space="preserve">with 3 degrees of freedom </w:t>
      </w:r>
      <w:r w:rsidR="000018B2">
        <w:rPr>
          <w:rFonts w:ascii="Arial" w:hAnsi="Arial" w:cs="Arial"/>
          <w:sz w:val="20"/>
          <w:szCs w:val="20"/>
        </w:rPr>
        <w:t>for</w:t>
      </w:r>
      <w:r w:rsidR="000018B2" w:rsidRPr="001C6BC5">
        <w:rPr>
          <w:rFonts w:ascii="Arial" w:hAnsi="Arial" w:cs="Arial"/>
          <w:sz w:val="20"/>
          <w:szCs w:val="20"/>
        </w:rPr>
        <w:t xml:space="preserve"> </w:t>
      </w:r>
      <w:r w:rsidRPr="001C6BC5">
        <w:rPr>
          <w:rFonts w:ascii="Arial" w:hAnsi="Arial" w:cs="Arial"/>
          <w:sz w:val="20"/>
          <w:szCs w:val="20"/>
        </w:rPr>
        <w:t xml:space="preserve">both outcomes. </w:t>
      </w:r>
    </w:p>
    <w:p w14:paraId="6B43437C" w14:textId="34D3F391"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hypothesized that there would be lagged effects of power outage on CVD and respiratory hospitalizations. Power outage exposure </w:t>
      </w:r>
      <w:r w:rsidR="00C503EA">
        <w:rPr>
          <w:rFonts w:ascii="Arial" w:hAnsi="Arial" w:cs="Arial"/>
          <w:sz w:val="20"/>
          <w:szCs w:val="20"/>
        </w:rPr>
        <w:t xml:space="preserve">had </w:t>
      </w:r>
      <w:r w:rsidR="00C503EA">
        <w:rPr>
          <w:rFonts w:ascii="Arial" w:hAnsi="Arial" w:cs="Arial"/>
          <w:sz w:val="20"/>
          <w:szCs w:val="20"/>
          <w:lang w:val="el-GR"/>
        </w:rPr>
        <w:t>ρ</w:t>
      </w:r>
      <w:r w:rsidR="00C503EA">
        <w:rPr>
          <w:rFonts w:ascii="Arial" w:hAnsi="Arial" w:cs="Arial"/>
          <w:sz w:val="20"/>
          <w:szCs w:val="20"/>
        </w:rPr>
        <w:t xml:space="preserve"> </w:t>
      </w:r>
      <w:r w:rsidR="00C503EA" w:rsidRPr="001C6BC5">
        <w:rPr>
          <w:rFonts w:ascii="Arial" w:hAnsi="Arial" w:cs="Arial"/>
          <w:sz w:val="20"/>
          <w:szCs w:val="20"/>
        </w:rPr>
        <w:t>= 0.2</w:t>
      </w:r>
      <w:r w:rsidR="00C503EA">
        <w:rPr>
          <w:rFonts w:ascii="Arial" w:hAnsi="Arial" w:cs="Arial"/>
          <w:sz w:val="20"/>
          <w:szCs w:val="20"/>
        </w:rPr>
        <w:t xml:space="preserve"> </w:t>
      </w:r>
      <w:r w:rsidRPr="001C6BC5">
        <w:rPr>
          <w:rFonts w:ascii="Arial" w:hAnsi="Arial" w:cs="Arial"/>
          <w:sz w:val="20"/>
          <w:szCs w:val="20"/>
        </w:rPr>
        <w:t>autocorrelat</w:t>
      </w:r>
      <w:r w:rsidR="00C503EA">
        <w:rPr>
          <w:rFonts w:ascii="Arial" w:hAnsi="Arial" w:cs="Arial"/>
          <w:sz w:val="20"/>
          <w:szCs w:val="20"/>
        </w:rPr>
        <w:t>ion</w:t>
      </w:r>
      <w:r w:rsidRPr="001C6BC5">
        <w:rPr>
          <w:rFonts w:ascii="Arial" w:hAnsi="Arial" w:cs="Arial"/>
          <w:sz w:val="20"/>
          <w:szCs w:val="20"/>
        </w:rPr>
        <w:t xml:space="preserve">. We included distributed lag terms up to 6 days after power outage exposure and constrained these terms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{"citationID":"AyNmwG13","properties":{"formattedCitation":"[38]","plainCitation":"[38]","noteIndex":0},"citationItems":[{"id":259,"uris":["http://zotero.org/users/local/hHKggCUl/items/TT6S5RCD"],"itemData":{"id":259,"type":"article-journal","abstract":"Abstract\n            \n              Environmental stressors often show effects that are delayed in time, requiring the use of statistical models that are flexible enough to describe the additional time dimension of the exposure–response relationship. Here we develop the family of distributed lag non</w:instrText>
      </w:r>
      <w:r w:rsidR="006B4F03">
        <w:rPr>
          <w:rFonts w:ascii="Cambria Math" w:hAnsi="Cambria Math" w:cs="Cambria Math"/>
          <w:sz w:val="20"/>
          <w:szCs w:val="20"/>
        </w:rPr>
        <w:instrText>‐</w:instrText>
      </w:r>
      <w:r w:rsidR="006B4F03">
        <w:rPr>
          <w:rFonts w:ascii="Arial" w:hAnsi="Arial" w:cs="Arial"/>
          <w:sz w:val="20"/>
          <w:szCs w:val="20"/>
        </w:rPr>
        <w:instrText>linear models (DLNM), a modelling framework that can simultaneously represent non</w:instrText>
      </w:r>
      <w:r w:rsidR="006B4F03">
        <w:rPr>
          <w:rFonts w:ascii="Cambria Math" w:hAnsi="Cambria Math" w:cs="Cambria Math"/>
          <w:sz w:val="20"/>
          <w:szCs w:val="20"/>
        </w:rPr>
        <w:instrText>‐</w:instrText>
      </w:r>
      <w:r w:rsidR="006B4F03">
        <w:rPr>
          <w:rFonts w:ascii="Arial" w:hAnsi="Arial" w:cs="Arial"/>
          <w:sz w:val="20"/>
          <w:szCs w:val="20"/>
        </w:rPr>
        <w:instrText>linear exposure–response dependencies and delayed effects. This methodology is based on the definition of a ‘cross</w:instrText>
      </w:r>
      <w:r w:rsidR="006B4F03">
        <w:rPr>
          <w:rFonts w:ascii="Cambria Math" w:hAnsi="Cambria Math" w:cs="Cambria Math"/>
          <w:sz w:val="20"/>
          <w:szCs w:val="20"/>
        </w:rPr>
        <w:instrText>‐</w:instrText>
      </w:r>
      <w:r w:rsidR="006B4F03">
        <w:rPr>
          <w:rFonts w:ascii="Arial" w:hAnsi="Arial" w:cs="Arial"/>
          <w:sz w:val="20"/>
          <w:szCs w:val="20"/>
        </w:rPr>
        <w:instrText>basis’, a bi</w:instrText>
      </w:r>
      <w:r w:rsidR="006B4F03">
        <w:rPr>
          <w:rFonts w:ascii="Cambria Math" w:hAnsi="Cambria Math" w:cs="Cambria Math"/>
          <w:sz w:val="20"/>
          <w:szCs w:val="20"/>
        </w:rPr>
        <w:instrText>‐</w:instrText>
      </w:r>
      <w:r w:rsidR="006B4F03">
        <w:rPr>
          <w:rFonts w:ascii="Arial" w:hAnsi="Arial" w:cs="Arial"/>
          <w:sz w:val="20"/>
          <w:szCs w:val="20"/>
        </w:rPr>
        <w:instrText>dimensional space of functions that describes simultaneously the shape of the relationship along both the space of the predictor and the lag dimension of its occurrence. In this way the approach provides a unified framework for a range of models that have previously been used in this setting, and new more flexible variants. This family of models is implemented in the package\n              dlnm\n              within the statistical environment R. To illustrate the methodology we use examples of DLNMs to represent the relationship between temperature and mortality, using data from the National Morbidity, Mortality, and Air Pollution Study (NMMAPS) for New York during the period 1987–2000. Copyright © 2010 John Wiley &amp; Sons, Ltd.","container-title":"Statistics in Medicine","DOI":"10.1002/sim.3940","ISSN":"0277-6715, 1097-0258","issue":"21","journalAbbreviation":"Statistics in Medicine","language":"en","license":"http://onlinelibrary.wiley.com/termsAndConditions#vor","page":"2224-2234","source":"DOI.org (Crossref)","title":"Distributed lag non</w:instrText>
      </w:r>
      <w:r w:rsidR="006B4F03">
        <w:rPr>
          <w:rFonts w:ascii="Cambria Math" w:hAnsi="Cambria Math" w:cs="Cambria Math"/>
          <w:sz w:val="20"/>
          <w:szCs w:val="20"/>
        </w:rPr>
        <w:instrText>‐</w:instrText>
      </w:r>
      <w:r w:rsidR="006B4F03">
        <w:rPr>
          <w:rFonts w:ascii="Arial" w:hAnsi="Arial" w:cs="Arial"/>
          <w:sz w:val="20"/>
          <w:szCs w:val="20"/>
        </w:rPr>
        <w:instrText xml:space="preserve">linear models","volume":"29","author":[{"family":"Gasparrini","given":"A."},{"family":"Armstrong","given":"B."},{"family":"Kenward","given":"M. G."}],"issued":{"date-parts":[["2010",9,20]]}}}],"schema":"https://github.com/citation-style-language/schema/raw/master/csl-citation.json"} </w:instrText>
      </w:r>
      <w:r w:rsidRPr="001C6BC5">
        <w:rPr>
          <w:rFonts w:ascii="Arial" w:hAnsi="Arial" w:cs="Arial"/>
          <w:sz w:val="20"/>
          <w:szCs w:val="20"/>
        </w:rPr>
        <w:fldChar w:fldCharType="separate"/>
      </w:r>
      <w:r w:rsidR="006B4F03">
        <w:rPr>
          <w:rFonts w:ascii="Arial" w:hAnsi="Arial" w:cs="Arial"/>
          <w:noProof/>
          <w:sz w:val="20"/>
          <w:szCs w:val="20"/>
        </w:rPr>
        <w:t>[38]</w:t>
      </w:r>
      <w:r w:rsidRPr="001C6BC5">
        <w:rPr>
          <w:rFonts w:ascii="Arial" w:hAnsi="Arial" w:cs="Arial"/>
          <w:sz w:val="20"/>
          <w:szCs w:val="20"/>
        </w:rPr>
        <w:fldChar w:fldCharType="end"/>
      </w:r>
      <w:r w:rsidRPr="001C6BC5">
        <w:rPr>
          <w:rFonts w:ascii="Arial" w:hAnsi="Arial" w:cs="Arial"/>
          <w:sz w:val="20"/>
          <w:szCs w:val="20"/>
        </w:rPr>
        <w:t>. We tested 3-5 degrees of freedom on the lag dimension (1-3 knots), and we compared model fit using qAICs. We found that for CVD outcomes, 5 degrees of freedom across the lag dimension produced the best model fit, and for respiratory hospitalizations, 3 degrees of freedom resulted in the best model fit.</w:t>
      </w:r>
    </w:p>
    <w:p w14:paraId="0E80EF1A" w14:textId="77777777" w:rsidR="001C6BC5" w:rsidRP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secondary analyses for power outages affecting </w:t>
      </w:r>
      <w:r w:rsidRPr="001C6BC5">
        <w:rPr>
          <w:rFonts w:ascii="Arial" w:eastAsia="Garamond" w:hAnsi="Arial" w:cs="Arial"/>
          <w:sz w:val="20"/>
          <w:szCs w:val="20"/>
        </w:rPr>
        <w:t>≥</w:t>
      </w:r>
      <w:r w:rsidRPr="001C6BC5">
        <w:rPr>
          <w:rFonts w:ascii="Arial" w:hAnsi="Arial" w:cs="Arial"/>
          <w:sz w:val="20"/>
          <w:szCs w:val="20"/>
        </w:rPr>
        <w:t xml:space="preserve">3% or </w:t>
      </w:r>
      <w:r w:rsidRPr="001C6BC5">
        <w:rPr>
          <w:rFonts w:ascii="Arial" w:eastAsia="Garamond" w:hAnsi="Arial" w:cs="Arial"/>
          <w:sz w:val="20"/>
          <w:szCs w:val="20"/>
        </w:rPr>
        <w:t>≥</w:t>
      </w:r>
      <w:r w:rsidRPr="001C6BC5">
        <w:rPr>
          <w:rFonts w:ascii="Arial" w:hAnsi="Arial" w:cs="Arial"/>
          <w:sz w:val="20"/>
          <w:szCs w:val="20"/>
        </w:rPr>
        <w:t xml:space="preserve">5% of county customers, rather than </w:t>
      </w:r>
      <w:r w:rsidRPr="001C6BC5">
        <w:rPr>
          <w:rFonts w:ascii="Arial" w:eastAsia="Garamond" w:hAnsi="Arial" w:cs="Arial"/>
          <w:sz w:val="20"/>
          <w:szCs w:val="20"/>
        </w:rPr>
        <w:t>≥</w:t>
      </w:r>
      <w:r w:rsidRPr="001C6BC5">
        <w:rPr>
          <w:rFonts w:ascii="Arial" w:hAnsi="Arial" w:cs="Arial"/>
          <w:sz w:val="20"/>
          <w:szCs w:val="20"/>
        </w:rPr>
        <w:t xml:space="preserve">1%. </w:t>
      </w:r>
    </w:p>
    <w:p w14:paraId="03616016" w14:textId="6706F8B7"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In an additional secondary analysis, we tested the relationship between continuous daily county-level number of hours without power and hospitalizations rates to test for possible </w:t>
      </w:r>
      <w:r w:rsidRPr="001C6BC5">
        <w:rPr>
          <w:rFonts w:ascii="Arial" w:hAnsi="Arial" w:cs="Arial"/>
          <w:sz w:val="20"/>
          <w:szCs w:val="20"/>
        </w:rPr>
        <w:lastRenderedPageBreak/>
        <w:t>threshold effects. We used constrained non-linear lag terms for power outage exposure in a conditional Poisson</w:t>
      </w:r>
      <w:r w:rsidR="00BB074B">
        <w:rPr>
          <w:rFonts w:ascii="Arial" w:hAnsi="Arial" w:cs="Arial"/>
          <w:sz w:val="20"/>
          <w:szCs w:val="20"/>
        </w:rPr>
        <w:t xml:space="preserve"> model as</w:t>
      </w:r>
      <w:r w:rsidRPr="001C6BC5">
        <w:rPr>
          <w:rFonts w:ascii="Arial" w:hAnsi="Arial" w:cs="Arial"/>
          <w:sz w:val="20"/>
          <w:szCs w:val="20"/>
        </w:rPr>
        <w:t xml:space="preserve"> described above. To test for threshold effects, we compared models with a linear exposure-response function to those with a natural spline exposure-response function with 3 degrees of freedom. We also tested models with 3-6 degrees of freedom on the lag </w:t>
      </w:r>
      <w:r w:rsidR="00BB074B" w:rsidRPr="001C6BC5">
        <w:rPr>
          <w:rFonts w:ascii="Arial" w:hAnsi="Arial" w:cs="Arial"/>
          <w:sz w:val="20"/>
          <w:szCs w:val="20"/>
        </w:rPr>
        <w:t>dimension and</w:t>
      </w:r>
      <w:r w:rsidRPr="001C6BC5">
        <w:rPr>
          <w:rFonts w:ascii="Arial" w:hAnsi="Arial" w:cs="Arial"/>
          <w:sz w:val="20"/>
          <w:szCs w:val="20"/>
        </w:rPr>
        <w:t xml:space="preserve"> used qAICs to find the best-fitting model among these eight model options.</w:t>
      </w:r>
    </w:p>
    <w:p w14:paraId="0825BD14" w14:textId="4DFE0BE0" w:rsidR="00F26975" w:rsidRDefault="00F26975" w:rsidP="001C6BC5">
      <w:pPr>
        <w:spacing w:after="0" w:line="480" w:lineRule="auto"/>
        <w:ind w:firstLine="360"/>
        <w:rPr>
          <w:rFonts w:ascii="Arial" w:hAnsi="Arial" w:cs="Arial"/>
          <w:sz w:val="20"/>
          <w:szCs w:val="20"/>
        </w:rPr>
      </w:pPr>
      <w:r>
        <w:rPr>
          <w:rFonts w:ascii="Arial" w:hAnsi="Arial" w:cs="Arial"/>
          <w:sz w:val="20"/>
          <w:szCs w:val="20"/>
        </w:rPr>
        <w:t xml:space="preserve">Finally, to express our main analysis results in absolute terms, </w:t>
      </w:r>
      <w:r w:rsidRPr="00F26975">
        <w:rPr>
          <w:rFonts w:ascii="Arial" w:hAnsi="Arial" w:cs="Arial"/>
          <w:sz w:val="20"/>
          <w:szCs w:val="20"/>
        </w:rPr>
        <w:t xml:space="preserve">we calculated the population attributable fraction </w:t>
      </w:r>
      <w:r w:rsidR="000D3C09">
        <w:rPr>
          <w:rFonts w:ascii="Arial" w:hAnsi="Arial" w:cs="Arial"/>
          <w:sz w:val="20"/>
          <w:szCs w:val="20"/>
        </w:rPr>
        <w:t xml:space="preserve">of </w:t>
      </w:r>
      <w:r w:rsidR="00BD1EC8">
        <w:rPr>
          <w:rFonts w:ascii="Arial" w:hAnsi="Arial" w:cs="Arial"/>
          <w:sz w:val="20"/>
          <w:szCs w:val="20"/>
        </w:rPr>
        <w:t>cardiovascular</w:t>
      </w:r>
      <w:r w:rsidR="00BD1EC8" w:rsidRPr="00F26975">
        <w:rPr>
          <w:rFonts w:ascii="Arial" w:hAnsi="Arial" w:cs="Arial"/>
          <w:sz w:val="20"/>
          <w:szCs w:val="20"/>
        </w:rPr>
        <w:t xml:space="preserve"> </w:t>
      </w:r>
      <w:r w:rsidR="00AF7A24">
        <w:rPr>
          <w:rFonts w:ascii="Arial" w:hAnsi="Arial" w:cs="Arial"/>
          <w:sz w:val="20"/>
          <w:szCs w:val="20"/>
        </w:rPr>
        <w:t>and respiratory hospitalizations</w:t>
      </w:r>
      <w:r w:rsidR="000D3C09">
        <w:rPr>
          <w:rFonts w:ascii="Arial" w:hAnsi="Arial" w:cs="Arial"/>
          <w:sz w:val="20"/>
          <w:szCs w:val="20"/>
        </w:rPr>
        <w:t xml:space="preserve"> due to power outage </w:t>
      </w:r>
      <w:r w:rsidRPr="00F26975">
        <w:rPr>
          <w:rFonts w:ascii="Arial" w:hAnsi="Arial" w:cs="Arial"/>
          <w:sz w:val="20"/>
          <w:szCs w:val="20"/>
        </w:rPr>
        <w:t xml:space="preserve">and used it to estimate the excess </w:t>
      </w:r>
      <w:r w:rsidR="00BD1EC8">
        <w:rPr>
          <w:rFonts w:ascii="Arial" w:hAnsi="Arial" w:cs="Arial"/>
          <w:sz w:val="20"/>
          <w:szCs w:val="20"/>
        </w:rPr>
        <w:t>cardiovascular</w:t>
      </w:r>
      <w:r w:rsidRPr="00F26975">
        <w:rPr>
          <w:rFonts w:ascii="Arial" w:hAnsi="Arial" w:cs="Arial"/>
          <w:sz w:val="20"/>
          <w:szCs w:val="20"/>
        </w:rPr>
        <w:t xml:space="preserve"> and respiratory hospitalizations associated with power outages in the Medicare Fee-For-Service population</w:t>
      </w:r>
      <w:r w:rsidR="00581690">
        <w:rPr>
          <w:rFonts w:ascii="Arial" w:hAnsi="Arial" w:cs="Arial"/>
          <w:sz w:val="20"/>
          <w:szCs w:val="20"/>
        </w:rPr>
        <w:t xml:space="preserve"> in 2018</w:t>
      </w:r>
      <w:r w:rsidRPr="00F26975">
        <w:rPr>
          <w:rFonts w:ascii="Arial" w:hAnsi="Arial" w:cs="Arial"/>
          <w:sz w:val="20"/>
          <w:szCs w:val="20"/>
        </w:rPr>
        <w:t>.</w:t>
      </w:r>
    </w:p>
    <w:p w14:paraId="6A43FB78" w14:textId="77777777" w:rsidR="00390564" w:rsidRDefault="00390564" w:rsidP="00390564">
      <w:pPr>
        <w:spacing w:after="0" w:line="480" w:lineRule="auto"/>
        <w:rPr>
          <w:rFonts w:ascii="Arial" w:hAnsi="Arial" w:cs="Arial"/>
          <w:sz w:val="20"/>
          <w:szCs w:val="20"/>
        </w:rPr>
      </w:pPr>
    </w:p>
    <w:p w14:paraId="0FFECD9B" w14:textId="57ED2813" w:rsidR="00390564" w:rsidRDefault="00390564" w:rsidP="0062332F">
      <w:pPr>
        <w:spacing w:after="0" w:line="480" w:lineRule="auto"/>
        <w:rPr>
          <w:rFonts w:ascii="Arial" w:hAnsi="Arial" w:cs="Arial"/>
          <w:sz w:val="20"/>
          <w:szCs w:val="20"/>
        </w:rPr>
      </w:pPr>
      <w:r>
        <w:rPr>
          <w:rFonts w:ascii="Arial" w:hAnsi="Arial" w:cs="Arial"/>
          <w:sz w:val="20"/>
          <w:szCs w:val="20"/>
        </w:rPr>
        <w:t>Sensitivity analyses:</w:t>
      </w:r>
    </w:p>
    <w:p w14:paraId="1CFEB1DE" w14:textId="77777777" w:rsidR="008623C8" w:rsidRDefault="002F237F" w:rsidP="001C6BC5">
      <w:pPr>
        <w:spacing w:after="0" w:line="480" w:lineRule="auto"/>
        <w:ind w:firstLine="360"/>
        <w:rPr>
          <w:rFonts w:ascii="Arial" w:hAnsi="Arial" w:cs="Arial"/>
          <w:sz w:val="20"/>
          <w:szCs w:val="20"/>
        </w:rPr>
      </w:pPr>
      <w:r>
        <w:rPr>
          <w:rFonts w:ascii="Arial" w:hAnsi="Arial" w:cs="Arial"/>
          <w:sz w:val="20"/>
          <w:szCs w:val="20"/>
        </w:rPr>
        <w:t xml:space="preserve">We ran a sensitivity analysis testing if 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 (no exposure, the mean, median, and mode value of exposure in the dataset</w:t>
      </w:r>
      <w:r>
        <w:rPr>
          <w:rFonts w:ascii="Arial" w:hAnsi="Arial" w:cs="Arial"/>
          <w:sz w:val="20"/>
          <w:szCs w:val="20"/>
        </w:rPr>
        <w:t>) affected our results</w:t>
      </w:r>
      <w:r w:rsidRPr="006D564F">
        <w:rPr>
          <w:rFonts w:ascii="Arial" w:hAnsi="Arial" w:cs="Arial"/>
          <w:sz w:val="20"/>
          <w:szCs w:val="20"/>
        </w:rPr>
        <w:t>.</w:t>
      </w:r>
      <w:r w:rsidR="006655FD">
        <w:rPr>
          <w:rFonts w:ascii="Arial" w:hAnsi="Arial" w:cs="Arial"/>
          <w:sz w:val="20"/>
          <w:szCs w:val="20"/>
        </w:rPr>
        <w:t xml:space="preserve"> </w:t>
      </w:r>
    </w:p>
    <w:p w14:paraId="159B3099" w14:textId="13388EAB" w:rsidR="002F237F" w:rsidRDefault="008623C8" w:rsidP="001C6BC5">
      <w:pPr>
        <w:spacing w:after="0" w:line="480" w:lineRule="auto"/>
        <w:ind w:firstLine="360"/>
        <w:rPr>
          <w:rFonts w:ascii="Arial" w:hAnsi="Arial" w:cs="Arial"/>
          <w:sz w:val="20"/>
          <w:szCs w:val="20"/>
        </w:rPr>
      </w:pPr>
      <w:r>
        <w:rPr>
          <w:rFonts w:ascii="Arial" w:hAnsi="Arial" w:cs="Arial"/>
          <w:sz w:val="20"/>
          <w:szCs w:val="20"/>
        </w:rPr>
        <w:t>B</w:t>
      </w:r>
      <w:r w:rsidR="006655FD" w:rsidRPr="006655FD">
        <w:rPr>
          <w:rFonts w:ascii="Arial" w:hAnsi="Arial" w:cs="Arial"/>
          <w:sz w:val="20"/>
          <w:szCs w:val="20"/>
        </w:rPr>
        <w:t xml:space="preserve">ecause of the large proportion of missing data in the POUS dataset, we </w:t>
      </w:r>
      <w:r w:rsidR="00C22D96">
        <w:rPr>
          <w:rFonts w:ascii="Arial" w:hAnsi="Arial" w:cs="Arial"/>
          <w:sz w:val="20"/>
          <w:szCs w:val="20"/>
        </w:rPr>
        <w:t xml:space="preserve">also </w:t>
      </w:r>
      <w:r w:rsidR="006655FD" w:rsidRPr="006655FD">
        <w:rPr>
          <w:rFonts w:ascii="Arial" w:hAnsi="Arial" w:cs="Arial"/>
          <w:sz w:val="20"/>
          <w:szCs w:val="20"/>
        </w:rPr>
        <w:t>conducted a sensitivity analysis</w:t>
      </w:r>
      <w:r w:rsidR="00581690">
        <w:rPr>
          <w:rFonts w:ascii="Arial" w:hAnsi="Arial" w:cs="Arial"/>
          <w:sz w:val="20"/>
          <w:szCs w:val="20"/>
        </w:rPr>
        <w:t>,</w:t>
      </w:r>
      <w:r w:rsidR="006655FD" w:rsidRPr="006655FD">
        <w:rPr>
          <w:rFonts w:ascii="Arial" w:hAnsi="Arial" w:cs="Arial"/>
          <w:sz w:val="20"/>
          <w:szCs w:val="20"/>
        </w:rPr>
        <w:t xml:space="preserve"> limiting our analysis to counties with 20% of data missing or less</w:t>
      </w:r>
      <w:r w:rsidR="00E50A59">
        <w:rPr>
          <w:rFonts w:ascii="Arial" w:hAnsi="Arial" w:cs="Arial"/>
          <w:sz w:val="20"/>
          <w:szCs w:val="20"/>
        </w:rPr>
        <w:t>.</w:t>
      </w:r>
    </w:p>
    <w:p w14:paraId="538F87DE" w14:textId="763108F9" w:rsidR="003F681B" w:rsidRPr="001C6BC5" w:rsidRDefault="00CC786A" w:rsidP="001C6BC5">
      <w:pPr>
        <w:spacing w:after="0" w:line="480" w:lineRule="auto"/>
        <w:ind w:firstLine="360"/>
        <w:rPr>
          <w:rFonts w:ascii="Arial" w:hAnsi="Arial" w:cs="Arial"/>
          <w:sz w:val="20"/>
          <w:szCs w:val="20"/>
        </w:rPr>
      </w:pPr>
      <w:r>
        <w:rPr>
          <w:rFonts w:ascii="Arial" w:hAnsi="Arial" w:cs="Arial"/>
          <w:sz w:val="20"/>
          <w:szCs w:val="20"/>
        </w:rPr>
        <w:t>Finally, b</w:t>
      </w:r>
      <w:r w:rsidRPr="00CC786A">
        <w:rPr>
          <w:rFonts w:ascii="Arial" w:hAnsi="Arial" w:cs="Arial"/>
          <w:sz w:val="20"/>
          <w:szCs w:val="20"/>
        </w:rPr>
        <w:t>ecause of wildfire-related power shutoffs, wildfire smoke could be a confounder. We conducted a sensitivity analysis using estimates of wildfire PM</w:t>
      </w:r>
      <w:r w:rsidRPr="0062332F">
        <w:rPr>
          <w:rFonts w:ascii="Arial" w:hAnsi="Arial" w:cs="Arial"/>
          <w:sz w:val="20"/>
          <w:szCs w:val="20"/>
          <w:vertAlign w:val="subscript"/>
        </w:rPr>
        <w:t>2.5</w:t>
      </w:r>
      <w:r w:rsidRPr="00CC786A">
        <w:rPr>
          <w:rFonts w:ascii="Arial" w:hAnsi="Arial" w:cs="Arial"/>
          <w:sz w:val="20"/>
          <w:szCs w:val="20"/>
        </w:rPr>
        <w:t xml:space="preserve"> from Childs et al. 202</w:t>
      </w:r>
      <w:r w:rsidR="003C5498">
        <w:rPr>
          <w:rFonts w:ascii="Arial" w:hAnsi="Arial" w:cs="Arial"/>
          <w:sz w:val="20"/>
          <w:szCs w:val="20"/>
        </w:rPr>
        <w:t xml:space="preserve">2 </w:t>
      </w:r>
      <w:r w:rsidR="003C5498">
        <w:rPr>
          <w:rFonts w:ascii="Arial" w:hAnsi="Arial" w:cs="Arial"/>
          <w:sz w:val="20"/>
          <w:szCs w:val="20"/>
        </w:rPr>
        <w:fldChar w:fldCharType="begin"/>
      </w:r>
      <w:r w:rsidR="006B4F03">
        <w:rPr>
          <w:rFonts w:ascii="Arial" w:hAnsi="Arial" w:cs="Arial"/>
          <w:sz w:val="20"/>
          <w:szCs w:val="20"/>
        </w:rPr>
        <w:instrText xml:space="preserve"> ADDIN ZOTERO_ITEM CSL_CITATION {"citationID":"4HxuQJhi","properties":{"formattedCitation":"[39]","plainCitation":"[39]","noteIndex":0},"citationItems":[{"id":352,"uris":["http://zotero.org/users/local/hHKggCUl/items/VCVFALIX"],"itemData":{"id":352,"type":"article-journal","abstract":"Smoke from wildfires is a growing health risk across the US. Understanding the spatial and temporal patterns of such exposure and its population health impacts requires separating smoke-driven pollutants from non-smoke pollutants and a long time series to quantify patterns and measure health impacts. We develop a parsimonious and accurate machine learning model of daily wildfire-driven PM2.5 concentrations using a combination of ground, satellite, and reanalysis data sources that are easy to update. We apply our model across the contiguous US from 2006 to 2020, generating daily estimates of smoke PM2.5 over a 10 km-by-10 km grid and use these data to characterize levels and trends in smoke PM2.5. Smoke contributions to daily PM2.5 concentrations have increased by up to 5 μg/m3 in the Western US over the last decade, reversing decades of policy-driven improvements in overall air quality, with concentrations growing fastest for higher income populations and predominantly Hispanic populations. The number of people in locations with at least 1 day of smoke PM2.5 above 100 μg/m3 per year has increased 27-fold over the last decade, including nearly 25 million people in 2020 alone. Our data set can bolster efforts to comprehensively understand the drivers and societal impacts of trends and extremes in wildfire smoke.","container-title":"Environmental Science &amp; Technology","DOI":"10.1021/acs.est.2c02934","ISSN":"0013-936X, 1520-5851","issue":"19","journalAbbreviation":"Environ. Sci. Technol.","language":"en","license":"https://doi.org/10.15223/policy-029","page":"13607-13621","source":"DOI.org (Crossref)","title":"Daily Local-Level Estimates of Ambient Wildfire Smoke PM&lt;sub&gt;2.5&lt;/sub&gt; for the Contiguous US","volume":"56","author":[{"family":"Childs","given":"Marissa L."},{"family":"Li","given":"Jessica"},{"family":"Wen","given":"Jeffrey"},{"family":"Heft-Neal","given":"Sam"},{"family":"Driscoll","given":"Anne"},{"family":"Wang","given":"Sherrie"},{"family":"Gould","given":"Carlos F."},{"family":"Qiu","given":"Minghao"},{"family":"Burney","given":"Jennifer"},{"family":"Burke","given":"Marshall"}],"issued":{"date-parts":[["2022",10,4]]}}}],"schema":"https://github.com/citation-style-language/schema/raw/master/csl-citation.json"} </w:instrText>
      </w:r>
      <w:r w:rsidR="003C5498">
        <w:rPr>
          <w:rFonts w:ascii="Arial" w:hAnsi="Arial" w:cs="Arial"/>
          <w:sz w:val="20"/>
          <w:szCs w:val="20"/>
        </w:rPr>
        <w:fldChar w:fldCharType="separate"/>
      </w:r>
      <w:r w:rsidR="006B4F03">
        <w:rPr>
          <w:rFonts w:ascii="Arial" w:hAnsi="Arial" w:cs="Arial"/>
          <w:noProof/>
          <w:sz w:val="20"/>
          <w:szCs w:val="20"/>
        </w:rPr>
        <w:t>[39]</w:t>
      </w:r>
      <w:r w:rsidR="003C5498">
        <w:rPr>
          <w:rFonts w:ascii="Arial" w:hAnsi="Arial" w:cs="Arial"/>
          <w:sz w:val="20"/>
          <w:szCs w:val="20"/>
        </w:rPr>
        <w:fldChar w:fldCharType="end"/>
      </w:r>
      <w:r w:rsidRPr="00CC786A">
        <w:rPr>
          <w:rFonts w:ascii="Arial" w:hAnsi="Arial" w:cs="Arial"/>
          <w:sz w:val="20"/>
          <w:szCs w:val="20"/>
        </w:rPr>
        <w:t xml:space="preserve"> to categorize county-days as exposed or unexposed to wildfire smoke. We considered a county-day exposed if the concentration of wildfire smoke was &gt; 0 µg/m³ and adjusted for this binary ‘smoke-day’ variable in our analysis</w:t>
      </w:r>
      <w:r w:rsidR="00E6023B">
        <w:rPr>
          <w:rFonts w:ascii="Arial" w:hAnsi="Arial" w:cs="Arial"/>
          <w:sz w:val="20"/>
          <w:szCs w:val="20"/>
        </w:rPr>
        <w:t>.</w:t>
      </w:r>
    </w:p>
    <w:p w14:paraId="49AFE2D7" w14:textId="77777777" w:rsidR="001C6BC5" w:rsidRPr="001C6BC5" w:rsidRDefault="001C6BC5" w:rsidP="001C6BC5">
      <w:pPr>
        <w:spacing w:after="0" w:line="480" w:lineRule="auto"/>
        <w:ind w:firstLine="360"/>
        <w:rPr>
          <w:rFonts w:ascii="Arial" w:hAnsi="Arial" w:cs="Arial"/>
          <w:sz w:val="20"/>
          <w:szCs w:val="20"/>
        </w:rPr>
      </w:pPr>
    </w:p>
    <w:p w14:paraId="7B9E2A71" w14:textId="77777777" w:rsidR="001C6BC5" w:rsidRPr="00ED5EF9" w:rsidRDefault="001C6BC5" w:rsidP="001C6BC5">
      <w:pPr>
        <w:spacing w:after="0" w:line="480" w:lineRule="auto"/>
        <w:rPr>
          <w:rFonts w:ascii="Arial" w:hAnsi="Arial" w:cs="Arial"/>
          <w:sz w:val="20"/>
          <w:szCs w:val="20"/>
          <w:u w:val="single"/>
        </w:rPr>
      </w:pPr>
      <w:r w:rsidRPr="00ED5EF9">
        <w:rPr>
          <w:rFonts w:ascii="Arial" w:hAnsi="Arial" w:cs="Arial"/>
          <w:sz w:val="20"/>
          <w:szCs w:val="20"/>
          <w:u w:val="single"/>
        </w:rPr>
        <w:t>Testing for effect modification</w:t>
      </w:r>
    </w:p>
    <w:p w14:paraId="7DCF372B" w14:textId="77777777" w:rsidR="001C6BC5" w:rsidRPr="001C6BC5" w:rsidRDefault="001C6BC5" w:rsidP="001C6BC5">
      <w:pPr>
        <w:spacing w:after="0" w:line="480" w:lineRule="auto"/>
        <w:rPr>
          <w:rFonts w:ascii="Arial" w:hAnsi="Arial" w:cs="Arial"/>
          <w:sz w:val="20"/>
          <w:szCs w:val="20"/>
        </w:rPr>
      </w:pPr>
    </w:p>
    <w:p w14:paraId="11847212" w14:textId="0347ADD2"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We tested for effect modification in the association of power outage exposure on CVD and respiratory outcomes by individual age</w:t>
      </w:r>
      <w:r w:rsidR="00645162">
        <w:rPr>
          <w:rFonts w:ascii="Arial" w:hAnsi="Arial" w:cs="Arial"/>
          <w:sz w:val="20"/>
          <w:szCs w:val="20"/>
        </w:rPr>
        <w:t>,</w:t>
      </w:r>
      <w:r w:rsidRPr="001C6BC5">
        <w:rPr>
          <w:rFonts w:ascii="Arial" w:hAnsi="Arial" w:cs="Arial"/>
          <w:sz w:val="20"/>
          <w:szCs w:val="20"/>
        </w:rPr>
        <w:t xml:space="preserve"> sex</w:t>
      </w:r>
      <w:r w:rsidR="00645162">
        <w:rPr>
          <w:rFonts w:ascii="Arial" w:hAnsi="Arial" w:cs="Arial"/>
          <w:sz w:val="20"/>
          <w:szCs w:val="20"/>
        </w:rPr>
        <w:t>, and poverty status</w:t>
      </w:r>
      <w:r w:rsidRPr="001C6BC5">
        <w:rPr>
          <w:rFonts w:ascii="Arial" w:hAnsi="Arial" w:cs="Arial"/>
          <w:sz w:val="20"/>
          <w:szCs w:val="20"/>
        </w:rPr>
        <w:t xml:space="preserve">. We stratified analyses by age </w:t>
      </w:r>
      <w:r w:rsidRPr="001C6BC5">
        <w:rPr>
          <w:rFonts w:ascii="Arial" w:hAnsi="Arial" w:cs="Arial"/>
          <w:sz w:val="20"/>
          <w:szCs w:val="20"/>
        </w:rPr>
        <w:lastRenderedPageBreak/>
        <w:t>(65-75 and 75+)</w:t>
      </w:r>
      <w:r w:rsidR="0070290C">
        <w:rPr>
          <w:rFonts w:ascii="Arial" w:hAnsi="Arial" w:cs="Arial"/>
          <w:sz w:val="20"/>
          <w:szCs w:val="20"/>
        </w:rPr>
        <w:t xml:space="preserve">, </w:t>
      </w:r>
      <w:r w:rsidRPr="001C6BC5">
        <w:rPr>
          <w:rFonts w:ascii="Arial" w:hAnsi="Arial" w:cs="Arial"/>
          <w:sz w:val="20"/>
          <w:szCs w:val="20"/>
        </w:rPr>
        <w:t>sex (male and femal</w:t>
      </w:r>
      <w:r w:rsidR="00E86C4B">
        <w:rPr>
          <w:rFonts w:ascii="Arial" w:hAnsi="Arial" w:cs="Arial"/>
          <w:sz w:val="20"/>
          <w:szCs w:val="20"/>
        </w:rPr>
        <w:t>e)</w:t>
      </w:r>
      <w:r w:rsidR="000018B2">
        <w:rPr>
          <w:rFonts w:ascii="Arial" w:hAnsi="Arial" w:cs="Arial"/>
          <w:sz w:val="20"/>
          <w:szCs w:val="20"/>
        </w:rPr>
        <w:t>,</w:t>
      </w:r>
      <w:r w:rsidR="00E86C4B">
        <w:rPr>
          <w:rFonts w:ascii="Arial" w:hAnsi="Arial" w:cs="Arial"/>
          <w:sz w:val="20"/>
          <w:szCs w:val="20"/>
        </w:rPr>
        <w:t xml:space="preserve"> </w:t>
      </w:r>
      <w:r w:rsidR="0070290C">
        <w:rPr>
          <w:rFonts w:ascii="Arial" w:hAnsi="Arial" w:cs="Arial"/>
          <w:sz w:val="20"/>
          <w:szCs w:val="20"/>
        </w:rPr>
        <w:t>and dual eligibility for Medicaid and Medicare as a proxy for poverty status.</w:t>
      </w:r>
      <w:r w:rsidRPr="001C6BC5">
        <w:rPr>
          <w:rFonts w:ascii="Arial" w:hAnsi="Arial" w:cs="Arial"/>
          <w:sz w:val="20"/>
          <w:szCs w:val="20"/>
        </w:rPr>
        <w:t xml:space="preserve"> </w:t>
      </w:r>
      <w:r w:rsidR="001C40E6">
        <w:rPr>
          <w:rFonts w:ascii="Arial" w:hAnsi="Arial" w:cs="Arial"/>
          <w:sz w:val="20"/>
          <w:szCs w:val="20"/>
        </w:rPr>
        <w:t xml:space="preserve">We also </w:t>
      </w:r>
      <w:r w:rsidRPr="001C6BC5">
        <w:rPr>
          <w:rFonts w:ascii="Arial" w:hAnsi="Arial" w:cs="Arial"/>
          <w:sz w:val="20"/>
          <w:szCs w:val="20"/>
        </w:rPr>
        <w:t>tested for effect modification by the percentage of total Medicare beneficiaries using DME by county. We calculated the percentage of DME users by county</w:t>
      </w:r>
      <w:r w:rsidR="00BB074B">
        <w:rPr>
          <w:rFonts w:ascii="Arial" w:hAnsi="Arial" w:cs="Arial"/>
          <w:sz w:val="20"/>
          <w:szCs w:val="20"/>
        </w:rPr>
        <w:t>,</w:t>
      </w:r>
      <w:r w:rsidRPr="001C6BC5">
        <w:rPr>
          <w:rFonts w:ascii="Arial" w:hAnsi="Arial" w:cs="Arial"/>
          <w:sz w:val="20"/>
          <w:szCs w:val="20"/>
        </w:rPr>
        <w:t xml:space="preserve"> stratified analyses by quartile</w:t>
      </w:r>
      <w:r w:rsidR="00BB074B">
        <w:rPr>
          <w:rFonts w:ascii="Arial" w:hAnsi="Arial" w:cs="Arial"/>
          <w:sz w:val="20"/>
          <w:szCs w:val="20"/>
        </w:rPr>
        <w:t>,</w:t>
      </w:r>
      <w:r w:rsidRPr="001C6BC5">
        <w:rPr>
          <w:rFonts w:ascii="Arial" w:hAnsi="Arial" w:cs="Arial"/>
          <w:sz w:val="20"/>
          <w:szCs w:val="20"/>
        </w:rPr>
        <w:t xml:space="preserve"> and compared effects between the 1</w:t>
      </w:r>
      <w:r w:rsidRPr="001C6BC5">
        <w:rPr>
          <w:rFonts w:ascii="Arial" w:hAnsi="Arial" w:cs="Arial"/>
          <w:sz w:val="20"/>
          <w:szCs w:val="20"/>
          <w:vertAlign w:val="superscript"/>
        </w:rPr>
        <w:t>st</w:t>
      </w:r>
      <w:r w:rsidRPr="001C6BC5">
        <w:rPr>
          <w:rFonts w:ascii="Arial" w:hAnsi="Arial" w:cs="Arial"/>
          <w:sz w:val="20"/>
          <w:szCs w:val="20"/>
        </w:rPr>
        <w:t xml:space="preserve"> and 4</w:t>
      </w:r>
      <w:r w:rsidR="00AA6C52" w:rsidRPr="001C6BC5">
        <w:rPr>
          <w:rFonts w:ascii="Arial" w:hAnsi="Arial" w:cs="Arial"/>
          <w:sz w:val="20"/>
          <w:szCs w:val="20"/>
          <w:vertAlign w:val="superscript"/>
        </w:rPr>
        <w:t>th</w:t>
      </w:r>
      <w:r w:rsidR="00AA6C52" w:rsidRPr="001C6BC5">
        <w:rPr>
          <w:rFonts w:ascii="Arial" w:hAnsi="Arial" w:cs="Arial"/>
          <w:sz w:val="20"/>
          <w:szCs w:val="20"/>
        </w:rPr>
        <w:t xml:space="preserve"> quartiles</w:t>
      </w:r>
      <w:r w:rsidRPr="001C6BC5">
        <w:rPr>
          <w:rFonts w:ascii="Arial" w:hAnsi="Arial" w:cs="Arial"/>
          <w:sz w:val="20"/>
          <w:szCs w:val="20"/>
        </w:rPr>
        <w:t xml:space="preserve">. We estimated DME use with emPOWER data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{"citationID":"U0aBvAdH","properties":{"formattedCitation":"[40]","plainCitation":"[40]","noteIndex":0},"citationItems":[{"id":260,"uris":["http://zotero.org/users/local/hHKggCUl/items/DEGGDVC8"],"itemData":{"id":260,"type":"webpage","title":"HHS emPOWER program platform","URL":"https://empowerprogram.hhs.gov/","accessed":{"date-parts":[["2024",1,3]]}}}],"schema":"https://github.com/citation-style-language/schema/raw/master/csl-citation.json"} </w:instrText>
      </w:r>
      <w:r w:rsidRPr="001C6BC5">
        <w:rPr>
          <w:rFonts w:ascii="Arial" w:hAnsi="Arial" w:cs="Arial"/>
          <w:sz w:val="20"/>
          <w:szCs w:val="20"/>
        </w:rPr>
        <w:fldChar w:fldCharType="separate"/>
      </w:r>
      <w:r w:rsidR="006B4F03">
        <w:rPr>
          <w:rFonts w:ascii="Arial" w:hAnsi="Arial" w:cs="Arial"/>
          <w:noProof/>
          <w:sz w:val="20"/>
          <w:szCs w:val="20"/>
        </w:rPr>
        <w:t>[40]</w:t>
      </w:r>
      <w:r w:rsidRPr="001C6BC5">
        <w:rPr>
          <w:rFonts w:ascii="Arial" w:hAnsi="Arial" w:cs="Arial"/>
          <w:sz w:val="20"/>
          <w:szCs w:val="20"/>
        </w:rPr>
        <w:fldChar w:fldCharType="end"/>
      </w:r>
      <w:r w:rsidRPr="001C6BC5">
        <w:rPr>
          <w:rFonts w:ascii="Arial" w:hAnsi="Arial" w:cs="Arial"/>
          <w:sz w:val="20"/>
          <w:szCs w:val="20"/>
        </w:rPr>
        <w:t>, which provide the number of</w:t>
      </w:r>
      <w:r w:rsidR="00BB074B">
        <w:rPr>
          <w:rFonts w:ascii="Arial" w:hAnsi="Arial" w:cs="Arial"/>
          <w:sz w:val="20"/>
          <w:szCs w:val="20"/>
        </w:rPr>
        <w:t xml:space="preserve"> DME users among</w:t>
      </w:r>
      <w:r w:rsidRPr="001C6BC5">
        <w:rPr>
          <w:rFonts w:ascii="Arial" w:hAnsi="Arial" w:cs="Arial"/>
          <w:sz w:val="20"/>
          <w:szCs w:val="20"/>
        </w:rPr>
        <w:t xml:space="preserve"> Medicare beneficiaries (all, including Fee-For-Service, Medicare Advantage, and those &lt;65) and the total number of beneficiaries by county. </w:t>
      </w:r>
    </w:p>
    <w:p w14:paraId="63A083C4" w14:textId="77777777" w:rsidR="00FF557E" w:rsidRPr="00FF557E" w:rsidRDefault="00FF557E" w:rsidP="00FF557E">
      <w:pPr>
        <w:spacing w:after="0" w:line="480" w:lineRule="auto"/>
        <w:ind w:firstLine="360"/>
        <w:rPr>
          <w:rFonts w:ascii="Arial" w:hAnsi="Arial" w:cs="Arial"/>
          <w:sz w:val="20"/>
          <w:szCs w:val="20"/>
        </w:rPr>
      </w:pPr>
      <w:r w:rsidRPr="00FF557E">
        <w:rPr>
          <w:rFonts w:ascii="Arial" w:hAnsi="Arial" w:cs="Arial"/>
          <w:sz w:val="20"/>
          <w:szCs w:val="20"/>
        </w:rPr>
        <w:t xml:space="preserve">Because power outage may affect health by exposing people to extreme indoor temperatures, we also aimed to test if the effect of power outage on CVD and respiratory hospitalizations changed further on anomalously hot and anomalously cold days. Because we are not aware of existing methods for distributed lags for interactions, we modeled the association between a single lag of power outage exposure and hospitalizations for these effect modification analyses. We selected lags that corresponded to the day with the highest effect estimate for each of our two outcomes. We used the same conditional Poisson model and case-crossover as in the main analysis. </w:t>
      </w:r>
    </w:p>
    <w:p w14:paraId="1FEBD7E9" w14:textId="77777777" w:rsidR="00FF557E" w:rsidRPr="00FF557E" w:rsidRDefault="00FF557E" w:rsidP="00FF557E">
      <w:pPr>
        <w:spacing w:after="0" w:line="480" w:lineRule="auto"/>
        <w:ind w:firstLine="360"/>
        <w:rPr>
          <w:rFonts w:ascii="Arial" w:hAnsi="Arial" w:cs="Arial"/>
          <w:sz w:val="20"/>
          <w:szCs w:val="20"/>
        </w:rPr>
      </w:pPr>
      <w:r w:rsidRPr="00FF557E">
        <w:rPr>
          <w:rFonts w:ascii="Arial" w:hAnsi="Arial" w:cs="Arial"/>
          <w:sz w:val="20"/>
          <w:szCs w:val="20"/>
        </w:rPr>
        <w:t>For CVD hospitalizations, we modelled the effect of 8+ hour power outage lagged by two days and same-day anomalously hot temperatures. To test for effect modification on hot days, we included a binary term for anomalously hot days and an interaction term between anomalously hot days and power outage. We conducted a separate analysis to assess for effect modification by cold, including a binary term for same-day anomalously cold days and an interaction term between anomalously cold days and lagged power outage. For respiratory hospitalizations, we took the same approach, but used same-day power outage rather than lagged exposure.</w:t>
      </w:r>
    </w:p>
    <w:p w14:paraId="02DC3E1D" w14:textId="41E332EC" w:rsidR="00D435E4" w:rsidRPr="001C6BC5" w:rsidRDefault="00FF557E" w:rsidP="00FF557E">
      <w:pPr>
        <w:spacing w:after="0" w:line="480" w:lineRule="auto"/>
        <w:ind w:firstLine="360"/>
        <w:rPr>
          <w:rFonts w:ascii="Arial" w:hAnsi="Arial" w:cs="Arial"/>
          <w:sz w:val="20"/>
          <w:szCs w:val="20"/>
        </w:rPr>
      </w:pPr>
      <w:r w:rsidRPr="00FF557E">
        <w:rPr>
          <w:rFonts w:ascii="Arial" w:hAnsi="Arial" w:cs="Arial"/>
          <w:sz w:val="20"/>
          <w:szCs w:val="20"/>
        </w:rPr>
        <w:t xml:space="preserve">To conduct these analyses, first, we identified anomalously hot and cold days using both a threshold and an absolute cutoff. The temperature on hot days had to fall above both the percentile-based threshold and absolute cutoff and below both for cold days. Using data from 1970-2010, we identified the 15th and 85th percentile temperatures for each county. We then categorized days in our study period (2018) as anomalously hot or cold if they were above the </w:t>
      </w:r>
      <w:r w:rsidRPr="00FF557E">
        <w:rPr>
          <w:rFonts w:ascii="Arial" w:hAnsi="Arial" w:cs="Arial"/>
          <w:sz w:val="20"/>
          <w:szCs w:val="20"/>
        </w:rPr>
        <w:lastRenderedPageBreak/>
        <w:t>85th or below the 15th percentile temperatures, and hotter than 24oC or colder than 0oC (absolute cutoffs), respectively</w:t>
      </w:r>
      <w:r>
        <w:rPr>
          <w:rFonts w:ascii="Arial" w:hAnsi="Arial" w:cs="Arial"/>
          <w:sz w:val="20"/>
          <w:szCs w:val="20"/>
        </w:rPr>
        <w:t>.</w:t>
      </w:r>
    </w:p>
    <w:p w14:paraId="2118E359" w14:textId="77777777" w:rsidR="001C6BC5" w:rsidRPr="001C6BC5" w:rsidRDefault="001C6BC5" w:rsidP="001C6BC5">
      <w:pPr>
        <w:spacing w:after="0" w:line="480" w:lineRule="auto"/>
        <w:ind w:firstLine="360"/>
        <w:rPr>
          <w:rFonts w:ascii="Arial" w:hAnsi="Arial" w:cs="Arial"/>
          <w:sz w:val="20"/>
          <w:szCs w:val="20"/>
        </w:rPr>
      </w:pPr>
    </w:p>
    <w:p w14:paraId="52D699C2" w14:textId="01B8D1E3" w:rsidR="001C6BC5" w:rsidRDefault="001C6BC5" w:rsidP="001C6BC5">
      <w:pPr>
        <w:spacing w:after="0" w:line="480" w:lineRule="auto"/>
        <w:ind w:firstLine="360"/>
        <w:rPr>
          <w:rFonts w:ascii="Arial" w:hAnsi="Arial" w:cs="Arial"/>
          <w:sz w:val="20"/>
          <w:szCs w:val="20"/>
        </w:rPr>
      </w:pPr>
      <w:r w:rsidRPr="001C6BC5">
        <w:rPr>
          <w:rFonts w:ascii="Arial" w:hAnsi="Arial" w:cs="Arial"/>
          <w:sz w:val="20"/>
          <w:szCs w:val="20"/>
        </w:rPr>
        <w:t xml:space="preserve">We conducted analyses in R 4.4.1, using R packages </w:t>
      </w:r>
      <w:r w:rsidRPr="00D56843">
        <w:rPr>
          <w:rFonts w:ascii="Arial" w:hAnsi="Arial" w:cs="Arial"/>
          <w:i/>
          <w:iCs/>
          <w:sz w:val="20"/>
          <w:szCs w:val="20"/>
        </w:rPr>
        <w:t>gnm</w:t>
      </w:r>
      <w:r w:rsidRPr="001C6BC5">
        <w:rPr>
          <w:rFonts w:ascii="Arial" w:hAnsi="Arial" w:cs="Arial"/>
          <w:sz w:val="20"/>
          <w:szCs w:val="20"/>
        </w:rPr>
        <w:t xml:space="preserve">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{"citationID":"WRuETQSQ","properties":{"formattedCitation":"[41]","plainCitation":"[41]","noteIndex":0},"citationItems":[{"id":284,"uris":["http://zotero.org/users/local/hHKggCUl/items/2E4WRPEG"],"itemData":{"id":284,"type":"dataset","abstract":"Functions to specify and fit generalized nonlinear models, including models with multiplicative interaction terms such as the UNIDIFF model from sociology and the AMMI model from crop science, and many others.  Over-parameterized representations of models are used throughout; functions are provided for inference on estimable parameter combinations, as well as standard methods for diagnostics etc.","DOI":"10.32614/CRAN.package.gnm","language":"en","note":"Institution: Comprehensive R Archive Network\npage: 1.1-5","source":"DOI.org (Crossref)","title":"gnm: Generalized Nonlinear Models","title-short":"gnm","URL":"https://CRAN.R-project.org/package=gnm","author":[{"family":"Turner","given":"Heather"},{"family":"Firth","given":"David"}],"accessed":{"date-parts":[["2025",1,25]]},"issued":{"date-parts":[["2005",6,29]]}}}],"schema":"https://github.com/citation-style-language/schema/raw/master/csl-citation.json"} </w:instrText>
      </w:r>
      <w:r w:rsidRPr="001C6BC5">
        <w:rPr>
          <w:rFonts w:ascii="Arial" w:hAnsi="Arial" w:cs="Arial"/>
          <w:sz w:val="20"/>
          <w:szCs w:val="20"/>
        </w:rPr>
        <w:fldChar w:fldCharType="separate"/>
      </w:r>
      <w:r w:rsidR="006B4F03">
        <w:rPr>
          <w:rFonts w:ascii="Arial" w:hAnsi="Arial" w:cs="Arial"/>
          <w:noProof/>
          <w:sz w:val="20"/>
          <w:szCs w:val="20"/>
        </w:rPr>
        <w:t>[41]</w:t>
      </w:r>
      <w:r w:rsidRPr="001C6BC5">
        <w:rPr>
          <w:rFonts w:ascii="Arial" w:hAnsi="Arial" w:cs="Arial"/>
          <w:sz w:val="20"/>
          <w:szCs w:val="20"/>
        </w:rPr>
        <w:fldChar w:fldCharType="end"/>
      </w:r>
      <w:r w:rsidRPr="001C6BC5">
        <w:rPr>
          <w:rFonts w:ascii="Arial" w:hAnsi="Arial" w:cs="Arial"/>
          <w:sz w:val="20"/>
          <w:szCs w:val="20"/>
        </w:rPr>
        <w:t xml:space="preserve">, </w:t>
      </w:r>
      <w:r w:rsidRPr="00D56843">
        <w:rPr>
          <w:rFonts w:ascii="Arial" w:hAnsi="Arial" w:cs="Arial"/>
          <w:i/>
          <w:iCs/>
          <w:sz w:val="20"/>
          <w:szCs w:val="20"/>
        </w:rPr>
        <w:t>splines</w:t>
      </w:r>
      <w:r w:rsidRPr="001C6BC5">
        <w:rPr>
          <w:rFonts w:ascii="Arial" w:hAnsi="Arial" w:cs="Arial"/>
          <w:sz w:val="20"/>
          <w:szCs w:val="20"/>
        </w:rPr>
        <w:t xml:space="preserve">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{"citationID":"hpvKRVfB","properties":{"formattedCitation":"[42]","plainCitation":"[42]","noteIndex":0},"citationItems":[{"id":282,"uris":["http://zotero.org/users/local/hHKggCUl/items/Z3RI6IXZ"],"itemData":{"id":282,"type":"article-journal","abstract":"Splines are important tools for the ﬂexible modeling of curves and surfaces in regression analyses. Functions for constructing spline basis functions are available in R through the base package splines. When the curves to be modeled have known characteristics in monotonicity or curvature, more e</w:instrText>
      </w:r>
      <w:r w:rsidR="006B4F03">
        <w:rPr>
          <w:rFonts w:ascii="Cambria Math" w:hAnsi="Cambria Math" w:cs="Cambria Math"/>
          <w:sz w:val="20"/>
          <w:szCs w:val="20"/>
        </w:rPr>
        <w:instrText>ﬃ</w:instrText>
      </w:r>
      <w:r w:rsidR="006B4F03">
        <w:rPr>
          <w:rFonts w:ascii="Arial" w:hAnsi="Arial" w:cs="Arial"/>
          <w:sz w:val="20"/>
          <w:szCs w:val="20"/>
        </w:rPr>
        <w:instrText xml:space="preserve">cient statistical inferences are possible with shape-restricted splines. Such splines, however, are not available in the R package splines. The package splines2 provides easy-to-use shape-restricted spline basis functions, along with their derivatives and integrals which are important tools in many inference scenarios. It also provides additional splines and features that are not available in the splines package, such as periodic splines and generalized Bernstein polynomials. The usages of the functions are illustrated with shape-restricted regression, recurrent event data analysis, and extreme-value copulas.","container-title":"Journal of Data Science","DOI":"10.6339/21-JDS1020","ISSN":"1680-743X, 1683-8602","language":"en","page":"498-517","source":"DOI.org (Crossref)","title":"Shape-Restricted Regression Splines with R Package splines2","author":[{"family":"Wang","given":"Wenjie"},{"family":"Yan","given":"Jun"}],"issued":{"date-parts":[["2021"]]}}}],"schema":"https://github.com/citation-style-language/schema/raw/master/csl-citation.json"} </w:instrText>
      </w:r>
      <w:r w:rsidRPr="001C6BC5">
        <w:rPr>
          <w:rFonts w:ascii="Arial" w:hAnsi="Arial" w:cs="Arial"/>
          <w:sz w:val="20"/>
          <w:szCs w:val="20"/>
        </w:rPr>
        <w:fldChar w:fldCharType="separate"/>
      </w:r>
      <w:r w:rsidR="006B4F03">
        <w:rPr>
          <w:rFonts w:ascii="Arial" w:hAnsi="Arial" w:cs="Arial"/>
          <w:noProof/>
          <w:sz w:val="20"/>
          <w:szCs w:val="20"/>
        </w:rPr>
        <w:t>[42]</w:t>
      </w:r>
      <w:r w:rsidRPr="001C6BC5">
        <w:rPr>
          <w:rFonts w:ascii="Arial" w:hAnsi="Arial" w:cs="Arial"/>
          <w:sz w:val="20"/>
          <w:szCs w:val="20"/>
        </w:rPr>
        <w:fldChar w:fldCharType="end"/>
      </w:r>
      <w:r w:rsidRPr="001C6BC5">
        <w:rPr>
          <w:rFonts w:ascii="Arial" w:hAnsi="Arial" w:cs="Arial"/>
          <w:sz w:val="20"/>
          <w:szCs w:val="20"/>
        </w:rPr>
        <w:t xml:space="preserve">, and </w:t>
      </w:r>
      <w:r w:rsidRPr="00D56843">
        <w:rPr>
          <w:rFonts w:ascii="Arial" w:hAnsi="Arial" w:cs="Arial"/>
          <w:i/>
          <w:iCs/>
          <w:sz w:val="20"/>
          <w:szCs w:val="20"/>
        </w:rPr>
        <w:t>dlnm</w:t>
      </w:r>
      <w:r w:rsidRPr="001C6BC5">
        <w:rPr>
          <w:rFonts w:ascii="Arial" w:hAnsi="Arial" w:cs="Arial"/>
          <w:sz w:val="20"/>
          <w:szCs w:val="20"/>
        </w:rPr>
        <w:t xml:space="preserve"> </w:t>
      </w:r>
      <w:r w:rsidRPr="001C6BC5">
        <w:rPr>
          <w:rFonts w:ascii="Arial" w:hAnsi="Arial" w:cs="Arial"/>
          <w:sz w:val="20"/>
          <w:szCs w:val="20"/>
        </w:rPr>
        <w:fldChar w:fldCharType="begin"/>
      </w:r>
      <w:r w:rsidR="006B4F03">
        <w:rPr>
          <w:rFonts w:ascii="Arial" w:hAnsi="Arial" w:cs="Arial"/>
          <w:sz w:val="20"/>
          <w:szCs w:val="20"/>
        </w:rPr>
        <w:instrText xml:space="preserve"> ADDIN ZOTERO_ITEM CSL_CITATION {"citationID":"kexcwpZU","properties":{"formattedCitation":"[43]","plainCitation":"[43]","noteIndex":0},"citationItems":[{"id":280,"uris":["http://zotero.org/users/local/hHKggCUl/items/PCT3ARIL"],"itemData":{"id":280,"type":"article-journal","abstract":"Distributed lag non-linear models (DLNMs) represent a modeling framework to ﬂexibly describe associations showing potentially non-linear and delayed e</w:instrText>
      </w:r>
      <w:r w:rsidR="006B4F03">
        <w:rPr>
          <w:rFonts w:ascii="Cambria Math" w:hAnsi="Cambria Math" w:cs="Cambria Math"/>
          <w:sz w:val="20"/>
          <w:szCs w:val="20"/>
        </w:rPr>
        <w:instrText>ﬀ</w:instrText>
      </w:r>
      <w:r w:rsidR="006B4F03">
        <w:rPr>
          <w:rFonts w:ascii="Arial" w:hAnsi="Arial" w:cs="Arial"/>
          <w:sz w:val="20"/>
          <w:szCs w:val="20"/>
        </w:rPr>
        <w:instrText>ects in time series data. This methodology rests on the deﬁnition of a crossbasis, a bi-dimensional functional space expressed by the combination of two sets of basis functions, which specify the relationships in the dimensions of predictor and lags, respectively. This framework is implemented in the R package dlnm, which provides functions to perform the broad range of models within the DLNM family and then to help interpret the results, with an emphasis on graphical representation. This paper o</w:instrText>
      </w:r>
      <w:r w:rsidR="006B4F03">
        <w:rPr>
          <w:rFonts w:ascii="Cambria Math" w:hAnsi="Cambria Math" w:cs="Cambria Math"/>
          <w:sz w:val="20"/>
          <w:szCs w:val="20"/>
        </w:rPr>
        <w:instrText>ﬀ</w:instrText>
      </w:r>
      <w:r w:rsidR="006B4F03">
        <w:rPr>
          <w:rFonts w:ascii="Arial" w:hAnsi="Arial" w:cs="Arial"/>
          <w:sz w:val="20"/>
          <w:szCs w:val="20"/>
        </w:rPr>
        <w:instrText xml:space="preserve">ers an overview of the capabilities of the package, describing the conceptual and practical steps to specify and interpret DLNMs with an example of application to real data.","container-title":"Journal of Statistical Software","DOI":"10.18637/jss.v043.i08","ISSN":"1548-7660","issue":"8","journalAbbreviation":"J. Stat. Soft.","language":"en","source":"DOI.org (Crossref)","title":"Distributed Lag Linear and Non-Linear Models in &lt;i&gt;R&lt;/i&gt; : The Package &lt;b&gt;dlnm&lt;/b&gt;","title-short":"Distributed Lag Linear and Non-Linear Models in &lt;i&gt;R&lt;/i&gt;","URL":"http://www.jstatsoft.org/v43/i08/","volume":"43","author":[{"family":"Gasparrini","given":"Antonio"}],"accessed":{"date-parts":[["2025",1,25]]},"issued":{"date-parts":[["2011"]]}}}],"schema":"https://github.com/citation-style-language/schema/raw/master/csl-citation.json"} </w:instrText>
      </w:r>
      <w:r w:rsidRPr="001C6BC5">
        <w:rPr>
          <w:rFonts w:ascii="Arial" w:hAnsi="Arial" w:cs="Arial"/>
          <w:sz w:val="20"/>
          <w:szCs w:val="20"/>
        </w:rPr>
        <w:fldChar w:fldCharType="separate"/>
      </w:r>
      <w:r w:rsidR="006B4F03">
        <w:rPr>
          <w:rFonts w:ascii="Arial" w:hAnsi="Arial" w:cs="Arial"/>
          <w:noProof/>
          <w:sz w:val="20"/>
          <w:szCs w:val="20"/>
        </w:rPr>
        <w:t>[43]</w:t>
      </w:r>
      <w:r w:rsidRPr="001C6BC5">
        <w:rPr>
          <w:rFonts w:ascii="Arial" w:hAnsi="Arial" w:cs="Arial"/>
          <w:sz w:val="20"/>
          <w:szCs w:val="20"/>
        </w:rPr>
        <w:fldChar w:fldCharType="end"/>
      </w:r>
      <w:r w:rsidRPr="001C6BC5">
        <w:rPr>
          <w:rFonts w:ascii="Arial" w:hAnsi="Arial" w:cs="Arial"/>
          <w:sz w:val="20"/>
          <w:szCs w:val="20"/>
        </w:rPr>
        <w:t>.</w:t>
      </w:r>
      <w:r w:rsidR="00FC704C">
        <w:rPr>
          <w:rFonts w:ascii="Arial" w:hAnsi="Arial" w:cs="Arial"/>
          <w:sz w:val="20"/>
          <w:szCs w:val="20"/>
        </w:rPr>
        <w:t xml:space="preserve"> Our </w:t>
      </w:r>
      <w:r w:rsidR="00D56843">
        <w:rPr>
          <w:rFonts w:ascii="Arial" w:hAnsi="Arial" w:cs="Arial"/>
          <w:sz w:val="20"/>
          <w:szCs w:val="20"/>
        </w:rPr>
        <w:t>analysis code</w:t>
      </w:r>
      <w:r w:rsidR="00FC704C">
        <w:rPr>
          <w:rFonts w:ascii="Arial" w:hAnsi="Arial" w:cs="Arial"/>
          <w:sz w:val="20"/>
          <w:szCs w:val="20"/>
        </w:rPr>
        <w:t xml:space="preserve"> is available at </w:t>
      </w:r>
      <w:hyperlink r:id="rId11" w:history="1">
        <w:r w:rsidR="00655FD6" w:rsidRPr="00F47698">
          <w:rPr>
            <w:rStyle w:val="Hyperlink"/>
            <w:rFonts w:ascii="Arial" w:hAnsi="Arial" w:cs="Arial"/>
            <w:sz w:val="20"/>
            <w:szCs w:val="20"/>
          </w:rPr>
          <w:t>https://github.com/NSAPH-Projects/power_outage_national_cvd_hosp</w:t>
        </w:r>
      </w:hyperlink>
      <w:r w:rsidR="00EC448E">
        <w:rPr>
          <w:rFonts w:ascii="Arial" w:hAnsi="Arial" w:cs="Arial"/>
          <w:sz w:val="20"/>
          <w:szCs w:val="20"/>
        </w:rPr>
        <w:t>.</w:t>
      </w:r>
    </w:p>
    <w:p w14:paraId="22DD1180" w14:textId="77777777" w:rsidR="00655FD6" w:rsidRDefault="00655FD6" w:rsidP="001C6BC5">
      <w:pPr>
        <w:spacing w:after="0" w:line="480" w:lineRule="auto"/>
        <w:ind w:firstLine="360"/>
        <w:rPr>
          <w:rFonts w:ascii="Arial" w:hAnsi="Arial" w:cs="Arial"/>
          <w:sz w:val="20"/>
          <w:szCs w:val="20"/>
        </w:rPr>
      </w:pPr>
    </w:p>
    <w:p w14:paraId="5FFD4AF9" w14:textId="77777777" w:rsidR="00655FD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r w:rsidRPr="002A2B23">
        <w:rPr>
          <w:rFonts w:ascii="Arial" w:hAnsi="Arial" w:cs="Arial"/>
          <w:b/>
          <w:color w:val="000000"/>
          <w:sz w:val="20"/>
          <w:szCs w:val="20"/>
        </w:rPr>
        <w:t>Results</w:t>
      </w:r>
    </w:p>
    <w:p w14:paraId="13322660" w14:textId="77777777" w:rsidR="00655FD6" w:rsidRPr="00CC59F6" w:rsidRDefault="00655FD6" w:rsidP="00655FD6">
      <w:pPr>
        <w:keepNext/>
        <w:pBdr>
          <w:top w:val="nil"/>
          <w:left w:val="nil"/>
          <w:bottom w:val="nil"/>
          <w:right w:val="nil"/>
          <w:between w:val="nil"/>
        </w:pBdr>
        <w:spacing w:after="0" w:line="480" w:lineRule="auto"/>
        <w:contextualSpacing/>
        <w:rPr>
          <w:rFonts w:ascii="Arial" w:hAnsi="Arial" w:cs="Arial"/>
          <w:b/>
          <w:color w:val="000000"/>
          <w:sz w:val="20"/>
          <w:szCs w:val="20"/>
        </w:rPr>
      </w:pPr>
    </w:p>
    <w:p w14:paraId="05F6E448"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t xml:space="preserve">In this 2018 county-level case-crossover analysis, we used daily county-level counts of total urgent and emergency CVD and respiratory related hospitalizations and power outage exposure in a conditional Poisson model to estimate the association between power outage exposure and hospitalization rates up to 1 week later. We considered a county-day exposed to power outage if </w:t>
      </w:r>
      <w:r w:rsidRPr="0003119E">
        <w:rPr>
          <w:rFonts w:ascii="Arial" w:eastAsia="Garamond" w:hAnsi="Arial" w:cs="Arial"/>
          <w:sz w:val="20"/>
          <w:szCs w:val="20"/>
        </w:rPr>
        <w:t>≥</w:t>
      </w:r>
      <w:r w:rsidRPr="0003119E">
        <w:rPr>
          <w:rFonts w:ascii="Arial" w:hAnsi="Arial" w:cs="Arial"/>
          <w:sz w:val="20"/>
          <w:szCs w:val="20"/>
        </w:rPr>
        <w:t>1%</w:t>
      </w:r>
      <w:r>
        <w:rPr>
          <w:rFonts w:ascii="Arial" w:hAnsi="Arial" w:cs="Arial"/>
          <w:sz w:val="20"/>
          <w:szCs w:val="20"/>
        </w:rPr>
        <w:t xml:space="preserve"> of county customers were without power for 8 or more consecutive hours. </w:t>
      </w:r>
    </w:p>
    <w:p w14:paraId="6BA0427E" w14:textId="6EDBCF00" w:rsidR="00655FD6" w:rsidRPr="002A2B23" w:rsidRDefault="0075484D" w:rsidP="00655FD6">
      <w:pPr>
        <w:spacing w:after="0" w:line="480" w:lineRule="auto"/>
        <w:ind w:firstLine="720"/>
        <w:rPr>
          <w:rFonts w:ascii="Arial" w:hAnsi="Arial" w:cs="Arial"/>
          <w:sz w:val="20"/>
          <w:szCs w:val="20"/>
        </w:rPr>
      </w:pPr>
      <w:r w:rsidRPr="0075484D">
        <w:rPr>
          <w:rFonts w:ascii="Arial" w:hAnsi="Arial" w:cs="Arial"/>
          <w:sz w:val="20"/>
          <w:szCs w:val="20"/>
        </w:rPr>
        <w:t>We included 2,161 US counties, covering 71.1% of older adult Medicare Fee-For-Service beneficiaries age</w:t>
      </w:r>
      <w:r w:rsidR="001073D8">
        <w:rPr>
          <w:rFonts w:ascii="Arial" w:hAnsi="Arial" w:cs="Arial"/>
          <w:sz w:val="20"/>
          <w:szCs w:val="20"/>
        </w:rPr>
        <w:t>d</w:t>
      </w:r>
      <w:r w:rsidRPr="0075484D">
        <w:rPr>
          <w:rFonts w:ascii="Arial" w:hAnsi="Arial" w:cs="Arial"/>
          <w:sz w:val="20"/>
          <w:szCs w:val="20"/>
        </w:rPr>
        <w:t xml:space="preserve"> 65+ (N = 23,645,101). These counties experienced a median of 2 (IQR = 4; 5th percentile = 0; 95th percentile = 15) 8+ hour power outages affecting ≥1% of customers in 2018 (Figure 1).</w:t>
      </w:r>
      <w:r>
        <w:rPr>
          <w:rFonts w:ascii="Arial" w:hAnsi="Arial" w:cs="Arial"/>
          <w:sz w:val="20"/>
          <w:szCs w:val="20"/>
        </w:rPr>
        <w:t xml:space="preserve"> </w:t>
      </w:r>
      <w:r w:rsidR="00655FD6" w:rsidRPr="0003119E">
        <w:rPr>
          <w:rFonts w:ascii="Arial" w:hAnsi="Arial" w:cs="Arial"/>
          <w:sz w:val="20"/>
          <w:szCs w:val="20"/>
        </w:rPr>
        <w:t>The number of</w:t>
      </w:r>
      <w:r w:rsidR="00655FD6" w:rsidRPr="002A2B23">
        <w:rPr>
          <w:rFonts w:ascii="Arial" w:hAnsi="Arial" w:cs="Arial"/>
          <w:sz w:val="20"/>
          <w:szCs w:val="20"/>
        </w:rPr>
        <w:t xml:space="preserve"> Medicare Fee-For-Service beneficiaries per county ranged from </w:t>
      </w:r>
      <w:r w:rsidR="00655FD6" w:rsidRPr="004B433E">
        <w:rPr>
          <w:rFonts w:ascii="Arial" w:hAnsi="Arial" w:cs="Arial"/>
          <w:sz w:val="20"/>
          <w:szCs w:val="20"/>
        </w:rPr>
        <w:t>8 to 252,004</w:t>
      </w:r>
      <w:r w:rsidR="00655FD6">
        <w:rPr>
          <w:rFonts w:ascii="Arial" w:hAnsi="Arial" w:cs="Arial"/>
          <w:sz w:val="20"/>
          <w:szCs w:val="20"/>
        </w:rPr>
        <w:t>, and o</w:t>
      </w:r>
      <w:r w:rsidR="00655FD6" w:rsidRPr="002A2B23">
        <w:rPr>
          <w:rFonts w:ascii="Arial" w:hAnsi="Arial" w:cs="Arial"/>
          <w:sz w:val="20"/>
          <w:szCs w:val="20"/>
        </w:rPr>
        <w:t xml:space="preserve">utages affecting </w:t>
      </w:r>
      <w:r w:rsidR="00655FD6" w:rsidRPr="002A2B23">
        <w:rPr>
          <w:rFonts w:ascii="Arial" w:eastAsia="Garamond" w:hAnsi="Arial" w:cs="Arial"/>
          <w:sz w:val="20"/>
          <w:szCs w:val="20"/>
        </w:rPr>
        <w:t>≥1% of county customers on average</w:t>
      </w:r>
      <w:r w:rsidR="00655FD6">
        <w:rPr>
          <w:rFonts w:ascii="Arial" w:eastAsia="Garamond" w:hAnsi="Arial" w:cs="Arial"/>
          <w:sz w:val="20"/>
          <w:szCs w:val="20"/>
        </w:rPr>
        <w:t xml:space="preserve"> impacted</w:t>
      </w:r>
      <w:r w:rsidR="00655FD6" w:rsidRPr="002A2B23">
        <w:rPr>
          <w:rFonts w:ascii="Arial" w:hAnsi="Arial" w:cs="Arial"/>
          <w:sz w:val="20"/>
          <w:szCs w:val="20"/>
        </w:rPr>
        <w:t xml:space="preserve"> </w:t>
      </w:r>
      <w:r w:rsidR="00655FD6" w:rsidRPr="00526BAC">
        <w:rPr>
          <w:rFonts w:ascii="Arial" w:eastAsia="Garamond" w:hAnsi="Arial" w:cs="Arial"/>
          <w:sz w:val="20"/>
          <w:szCs w:val="20"/>
        </w:rPr>
        <w:t>≥</w:t>
      </w:r>
      <w:r w:rsidR="00655FD6" w:rsidRPr="00526BAC">
        <w:rPr>
          <w:rFonts w:ascii="Arial" w:hAnsi="Arial" w:cs="Arial"/>
          <w:sz w:val="20"/>
          <w:szCs w:val="20"/>
        </w:rPr>
        <w:t>106</w:t>
      </w:r>
      <w:r w:rsidR="00655FD6" w:rsidRPr="002A2B23">
        <w:rPr>
          <w:rFonts w:ascii="Arial" w:hAnsi="Arial" w:cs="Arial"/>
          <w:sz w:val="20"/>
          <w:szCs w:val="20"/>
        </w:rPr>
        <w:t xml:space="preserve"> beneficiaries. </w:t>
      </w:r>
      <w:r w:rsidR="00655FD6">
        <w:rPr>
          <w:rFonts w:ascii="Arial" w:hAnsi="Arial" w:cs="Arial"/>
          <w:sz w:val="20"/>
          <w:szCs w:val="20"/>
        </w:rPr>
        <w:t>1.3%</w:t>
      </w:r>
      <w:r w:rsidR="00655FD6" w:rsidRPr="002A2B23">
        <w:rPr>
          <w:rFonts w:ascii="Arial" w:hAnsi="Arial" w:cs="Arial"/>
          <w:sz w:val="20"/>
          <w:szCs w:val="20"/>
        </w:rPr>
        <w:t xml:space="preserve"> of county-</w:t>
      </w:r>
      <w:r w:rsidR="00655FD6">
        <w:rPr>
          <w:rFonts w:ascii="Arial" w:hAnsi="Arial" w:cs="Arial"/>
          <w:sz w:val="20"/>
          <w:szCs w:val="20"/>
        </w:rPr>
        <w:t>person-</w:t>
      </w:r>
      <w:r w:rsidR="00655FD6" w:rsidRPr="002A2B23">
        <w:rPr>
          <w:rFonts w:ascii="Arial" w:hAnsi="Arial" w:cs="Arial"/>
          <w:sz w:val="20"/>
          <w:szCs w:val="20"/>
        </w:rPr>
        <w:t xml:space="preserve">days </w:t>
      </w:r>
      <w:r w:rsidR="00655FD6">
        <w:rPr>
          <w:rFonts w:ascii="Arial" w:hAnsi="Arial" w:cs="Arial"/>
          <w:sz w:val="20"/>
          <w:szCs w:val="20"/>
        </w:rPr>
        <w:t>had</w:t>
      </w:r>
      <w:r w:rsidR="00655FD6" w:rsidRPr="002A2B23">
        <w:rPr>
          <w:rFonts w:ascii="Arial" w:hAnsi="Arial" w:cs="Arial"/>
          <w:sz w:val="20"/>
          <w:szCs w:val="20"/>
        </w:rPr>
        <w:t xml:space="preserve"> a power </w:t>
      </w:r>
      <w:r w:rsidR="00655FD6" w:rsidRPr="00B34160">
        <w:rPr>
          <w:rFonts w:ascii="Arial" w:hAnsi="Arial" w:cs="Arial"/>
          <w:sz w:val="20"/>
          <w:szCs w:val="20"/>
        </w:rPr>
        <w:t>outage (n=</w:t>
      </w:r>
      <w:r w:rsidR="00655FD6">
        <w:rPr>
          <w:rFonts w:ascii="Arial" w:hAnsi="Arial" w:cs="Arial"/>
          <w:sz w:val="20"/>
          <w:szCs w:val="20"/>
        </w:rPr>
        <w:t>23</w:t>
      </w:r>
      <w:r w:rsidR="00655FD6" w:rsidRPr="00B34160">
        <w:rPr>
          <w:rFonts w:ascii="Arial" w:hAnsi="Arial" w:cs="Arial"/>
          <w:sz w:val="20"/>
          <w:szCs w:val="20"/>
        </w:rPr>
        <w:t>,</w:t>
      </w:r>
      <w:r w:rsidR="00655FD6">
        <w:rPr>
          <w:rFonts w:ascii="Arial" w:hAnsi="Arial" w:cs="Arial"/>
          <w:sz w:val="20"/>
          <w:szCs w:val="20"/>
        </w:rPr>
        <w:t>645,101</w:t>
      </w:r>
      <w:r w:rsidR="00655FD6" w:rsidRPr="00B34160">
        <w:rPr>
          <w:rFonts w:ascii="Arial" w:hAnsi="Arial" w:cs="Arial"/>
          <w:sz w:val="20"/>
          <w:szCs w:val="20"/>
        </w:rPr>
        <w:t xml:space="preserve"> county-</w:t>
      </w:r>
      <w:r w:rsidR="00655FD6">
        <w:rPr>
          <w:rFonts w:ascii="Arial" w:hAnsi="Arial" w:cs="Arial"/>
          <w:sz w:val="20"/>
          <w:szCs w:val="20"/>
        </w:rPr>
        <w:t>person-</w:t>
      </w:r>
      <w:r w:rsidR="00655FD6" w:rsidRPr="00B34160">
        <w:rPr>
          <w:rFonts w:ascii="Arial" w:hAnsi="Arial" w:cs="Arial"/>
          <w:sz w:val="20"/>
          <w:szCs w:val="20"/>
        </w:rPr>
        <w:t>days) (</w:t>
      </w:r>
      <w:r w:rsidR="00655FD6" w:rsidRPr="00B34160">
        <w:rPr>
          <w:rFonts w:ascii="Arial" w:hAnsi="Arial" w:cs="Arial"/>
          <w:b/>
          <w:bCs/>
          <w:sz w:val="20"/>
          <w:szCs w:val="20"/>
        </w:rPr>
        <w:t>Table</w:t>
      </w:r>
      <w:r w:rsidR="00655FD6" w:rsidRPr="002A2B23">
        <w:rPr>
          <w:rFonts w:ascii="Arial" w:hAnsi="Arial" w:cs="Arial"/>
          <w:b/>
          <w:bCs/>
          <w:sz w:val="20"/>
          <w:szCs w:val="20"/>
        </w:rPr>
        <w:t xml:space="preserve"> 1</w:t>
      </w:r>
      <w:r w:rsidR="00655FD6" w:rsidRPr="002A2B23">
        <w:rPr>
          <w:rFonts w:ascii="Arial" w:hAnsi="Arial" w:cs="Arial"/>
          <w:sz w:val="20"/>
          <w:szCs w:val="20"/>
        </w:rPr>
        <w:t>). On average, more outages</w:t>
      </w:r>
      <w:r w:rsidR="00655FD6">
        <w:rPr>
          <w:rFonts w:ascii="Arial" w:hAnsi="Arial" w:cs="Arial"/>
          <w:sz w:val="20"/>
          <w:szCs w:val="20"/>
        </w:rPr>
        <w:t xml:space="preserve"> occurred on colder and windier days</w:t>
      </w:r>
      <w:r w:rsidR="00655FD6" w:rsidRPr="002A2B23">
        <w:rPr>
          <w:rFonts w:ascii="Arial" w:hAnsi="Arial" w:cs="Arial"/>
          <w:sz w:val="20"/>
          <w:szCs w:val="20"/>
        </w:rPr>
        <w:t xml:space="preserve"> (</w:t>
      </w:r>
      <w:r w:rsidR="00655FD6" w:rsidRPr="002A2B23">
        <w:rPr>
          <w:rFonts w:ascii="Arial" w:hAnsi="Arial" w:cs="Arial"/>
          <w:b/>
          <w:bCs/>
          <w:sz w:val="20"/>
          <w:szCs w:val="20"/>
        </w:rPr>
        <w:t>Supplemental Table 1)</w:t>
      </w:r>
      <w:r w:rsidR="00655FD6" w:rsidRPr="002A2B23">
        <w:rPr>
          <w:rFonts w:ascii="Arial" w:hAnsi="Arial" w:cs="Arial"/>
          <w:sz w:val="20"/>
          <w:szCs w:val="20"/>
        </w:rPr>
        <w:t>.</w:t>
      </w:r>
    </w:p>
    <w:p w14:paraId="7E23DFA5" w14:textId="77777777" w:rsidR="00655FD6" w:rsidRPr="002A2B23" w:rsidRDefault="00655FD6" w:rsidP="00655FD6">
      <w:pPr>
        <w:spacing w:after="0" w:line="480" w:lineRule="auto"/>
        <w:ind w:firstLine="720"/>
        <w:rPr>
          <w:rFonts w:ascii="Arial" w:hAnsi="Arial" w:cs="Arial"/>
          <w:sz w:val="20"/>
          <w:szCs w:val="20"/>
        </w:rPr>
      </w:pPr>
      <w:r>
        <w:rPr>
          <w:rFonts w:ascii="Arial" w:hAnsi="Arial" w:cs="Arial"/>
          <w:sz w:val="20"/>
          <w:szCs w:val="20"/>
        </w:rPr>
        <w:t>The 2018 mean annual CVD hospitalization rate was 1,351 per 10,000 beneficiaries, and the respiratory rate was 805 per 10,000 beneficiaries</w:t>
      </w:r>
      <w:r w:rsidRPr="002A2B23" w:rsidDel="00565BF5">
        <w:rPr>
          <w:rFonts w:ascii="Arial" w:hAnsi="Arial" w:cs="Arial"/>
          <w:sz w:val="20"/>
          <w:szCs w:val="20"/>
        </w:rPr>
        <w:t xml:space="preserve"> </w:t>
      </w:r>
      <w:r w:rsidRPr="002A2B23">
        <w:rPr>
          <w:rFonts w:ascii="Arial" w:hAnsi="Arial" w:cs="Arial"/>
          <w:sz w:val="20"/>
          <w:szCs w:val="20"/>
        </w:rPr>
        <w:t>(</w:t>
      </w:r>
      <w:r w:rsidRPr="002A2B23">
        <w:rPr>
          <w:rFonts w:ascii="Arial" w:hAnsi="Arial" w:cs="Arial"/>
          <w:b/>
          <w:bCs/>
          <w:sz w:val="20"/>
          <w:szCs w:val="20"/>
        </w:rPr>
        <w:t>Figure 1</w:t>
      </w:r>
      <w:r w:rsidRPr="002A2B23">
        <w:rPr>
          <w:rFonts w:ascii="Arial" w:hAnsi="Arial" w:cs="Arial"/>
          <w:sz w:val="20"/>
          <w:szCs w:val="20"/>
        </w:rPr>
        <w:t>). The most common causes of emergency CVD hospitalization were primary hypertension (I10), hypertensive heart and chronic kidney disease with heart failure (I30), and hypertensive heart disease with heart failure (I110).</w:t>
      </w:r>
      <w:r w:rsidRPr="002A2B23">
        <w:rPr>
          <w:rStyle w:val="hgkelc"/>
          <w:rFonts w:ascii="Arial" w:hAnsi="Arial" w:cs="Arial"/>
          <w:sz w:val="20"/>
          <w:szCs w:val="20"/>
          <w:lang w:val="en"/>
        </w:rPr>
        <w:t xml:space="preserve"> </w:t>
      </w:r>
      <w:r w:rsidRPr="002A2B23">
        <w:rPr>
          <w:rFonts w:ascii="Arial" w:hAnsi="Arial" w:cs="Arial"/>
          <w:sz w:val="20"/>
          <w:szCs w:val="20"/>
        </w:rPr>
        <w:lastRenderedPageBreak/>
        <w:t xml:space="preserve">The most common causes of emergency respiratory hospitalization were acute respiratory failure with hypoxia (J96.01), acute COPD exacerbation (J44.1), and unspecified COPD (J44.9). </w:t>
      </w:r>
    </w:p>
    <w:p w14:paraId="4147B128" w14:textId="77777777" w:rsidR="00655FD6" w:rsidRDefault="00655FD6" w:rsidP="00655FD6">
      <w:pPr>
        <w:spacing w:after="0" w:line="480" w:lineRule="auto"/>
        <w:rPr>
          <w:rFonts w:ascii="Arial" w:hAnsi="Arial" w:cs="Arial"/>
          <w:b/>
          <w:bCs/>
          <w:sz w:val="20"/>
          <w:szCs w:val="20"/>
        </w:rPr>
      </w:pPr>
    </w:p>
    <w:p w14:paraId="76641AE1" w14:textId="77777777" w:rsidR="00655FD6" w:rsidRPr="004C627C" w:rsidRDefault="00655FD6" w:rsidP="00655FD6">
      <w:pPr>
        <w:spacing w:after="0" w:line="480" w:lineRule="auto"/>
        <w:rPr>
          <w:rFonts w:ascii="Arial" w:hAnsi="Arial" w:cs="Arial"/>
          <w:sz w:val="20"/>
          <w:szCs w:val="20"/>
          <w:u w:val="single"/>
        </w:rPr>
      </w:pPr>
      <w:r w:rsidRPr="004C627C">
        <w:rPr>
          <w:rFonts w:ascii="Arial" w:hAnsi="Arial" w:cs="Arial"/>
          <w:sz w:val="20"/>
          <w:szCs w:val="20"/>
          <w:u w:val="single"/>
        </w:rPr>
        <w:t>CVD hospitalizations</w:t>
      </w:r>
    </w:p>
    <w:p w14:paraId="7968114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286C1EC6" w14:textId="77777777" w:rsidR="00655FD6" w:rsidRDefault="00655FD6" w:rsidP="00655FD6">
      <w:pPr>
        <w:spacing w:after="0" w:line="480" w:lineRule="auto"/>
        <w:rPr>
          <w:rFonts w:ascii="Arial" w:hAnsi="Arial" w:cs="Arial"/>
          <w:sz w:val="20"/>
          <w:szCs w:val="20"/>
        </w:rPr>
      </w:pPr>
    </w:p>
    <w:p w14:paraId="56E55224" w14:textId="01A12CEA" w:rsidR="00655FD6" w:rsidRPr="002F0786" w:rsidRDefault="00655FD6" w:rsidP="00655FD6">
      <w:pPr>
        <w:spacing w:after="0" w:line="480" w:lineRule="auto"/>
        <w:rPr>
          <w:rFonts w:ascii="Arial" w:hAnsi="Arial" w:cs="Arial"/>
          <w:sz w:val="20"/>
          <w:szCs w:val="20"/>
        </w:rPr>
      </w:pPr>
      <w:r w:rsidRPr="002A2B23">
        <w:rPr>
          <w:rFonts w:ascii="Arial" w:hAnsi="Arial" w:cs="Arial"/>
          <w:sz w:val="20"/>
          <w:szCs w:val="20"/>
        </w:rPr>
        <w:tab/>
        <w:t>In our main analysis</w:t>
      </w:r>
      <w:r w:rsidR="007876D9">
        <w:rPr>
          <w:rFonts w:ascii="Arial" w:hAnsi="Arial" w:cs="Arial"/>
          <w:sz w:val="20"/>
          <w:szCs w:val="20"/>
        </w:rPr>
        <w:t>,</w:t>
      </w:r>
      <w:r w:rsidRPr="002A2B23">
        <w:rPr>
          <w:rFonts w:ascii="Arial" w:hAnsi="Arial" w:cs="Arial"/>
          <w:sz w:val="20"/>
          <w:szCs w:val="20"/>
        </w:rPr>
        <w:t xml:space="preserve"> </w:t>
      </w:r>
      <w:r>
        <w:rPr>
          <w:rFonts w:ascii="Arial" w:hAnsi="Arial" w:cs="Arial"/>
          <w:sz w:val="20"/>
          <w:szCs w:val="20"/>
        </w:rPr>
        <w:t>we used a case-crossover design with a conditional Poisson</w:t>
      </w:r>
      <w:r w:rsidRPr="002A2B23">
        <w:rPr>
          <w:rFonts w:ascii="Arial" w:hAnsi="Arial" w:cs="Arial"/>
          <w:sz w:val="20"/>
          <w:szCs w:val="20"/>
        </w:rPr>
        <w:t xml:space="preserve"> </w:t>
      </w:r>
      <w:r>
        <w:rPr>
          <w:rFonts w:ascii="Arial" w:hAnsi="Arial" w:cs="Arial"/>
          <w:sz w:val="20"/>
          <w:szCs w:val="20"/>
        </w:rPr>
        <w:t xml:space="preserve">model to test </w:t>
      </w:r>
      <w:r w:rsidRPr="002A2B23">
        <w:rPr>
          <w:rFonts w:ascii="Arial" w:hAnsi="Arial" w:cs="Arial"/>
          <w:sz w:val="20"/>
          <w:szCs w:val="20"/>
        </w:rPr>
        <w:t xml:space="preserve">the </w:t>
      </w:r>
      <w:r>
        <w:rPr>
          <w:rFonts w:ascii="Arial" w:hAnsi="Arial" w:cs="Arial"/>
          <w:sz w:val="20"/>
          <w:szCs w:val="20"/>
        </w:rPr>
        <w:t>association between</w:t>
      </w:r>
      <w:r w:rsidRPr="002A2B23">
        <w:rPr>
          <w:rFonts w:ascii="Arial" w:hAnsi="Arial" w:cs="Arial"/>
          <w:sz w:val="20"/>
          <w:szCs w:val="20"/>
        </w:rPr>
        <w:t xml:space="preserve"> 8+ hour power outage </w:t>
      </w:r>
      <w:r>
        <w:rPr>
          <w:rFonts w:ascii="Arial" w:hAnsi="Arial" w:cs="Arial"/>
          <w:sz w:val="20"/>
          <w:szCs w:val="20"/>
        </w:rPr>
        <w:t>and</w:t>
      </w:r>
      <w:r w:rsidRPr="002A2B23">
        <w:rPr>
          <w:rFonts w:ascii="Arial" w:hAnsi="Arial" w:cs="Arial"/>
          <w:sz w:val="20"/>
          <w:szCs w:val="20"/>
        </w:rPr>
        <w:t xml:space="preserve"> emergency CVD hospitalization rates up to 1 week after power outage exposure</w:t>
      </w:r>
      <w:r>
        <w:rPr>
          <w:rFonts w:ascii="Arial" w:hAnsi="Arial" w:cs="Arial"/>
          <w:sz w:val="20"/>
          <w:szCs w:val="20"/>
        </w:rPr>
        <w:t>.</w:t>
      </w:r>
      <w:r w:rsidRPr="002A2B23">
        <w:rPr>
          <w:rFonts w:ascii="Arial" w:hAnsi="Arial" w:cs="Arial"/>
          <w:sz w:val="20"/>
          <w:szCs w:val="20"/>
        </w:rPr>
        <w:t xml:space="preserve"> </w:t>
      </w:r>
      <w:r>
        <w:rPr>
          <w:rFonts w:ascii="Arial" w:hAnsi="Arial" w:cs="Arial"/>
          <w:sz w:val="20"/>
          <w:szCs w:val="20"/>
        </w:rPr>
        <w:t>W</w:t>
      </w:r>
      <w:r w:rsidRPr="002A2B23">
        <w:rPr>
          <w:rFonts w:ascii="Arial" w:hAnsi="Arial" w:cs="Arial"/>
          <w:sz w:val="20"/>
          <w:szCs w:val="20"/>
        </w:rPr>
        <w:t xml:space="preserve">e found increases in CVD-related hospitalizations 1-3 </w:t>
      </w:r>
      <w:r w:rsidR="00F36F8D">
        <w:rPr>
          <w:rFonts w:ascii="Arial" w:hAnsi="Arial" w:cs="Arial"/>
          <w:sz w:val="20"/>
          <w:szCs w:val="20"/>
        </w:rPr>
        <w:t>days</w:t>
      </w:r>
      <w:r w:rsidRPr="002A2B23">
        <w:rPr>
          <w:rFonts w:ascii="Arial" w:hAnsi="Arial" w:cs="Arial"/>
          <w:sz w:val="20"/>
          <w:szCs w:val="20"/>
        </w:rPr>
        <w:t xml:space="preserve"> after power outage </w:t>
      </w:r>
      <w:r w:rsidRPr="002F0786">
        <w:rPr>
          <w:rFonts w:ascii="Arial" w:hAnsi="Arial" w:cs="Arial"/>
          <w:sz w:val="20"/>
          <w:szCs w:val="20"/>
        </w:rPr>
        <w:t>exposure (</w:t>
      </w:r>
      <w:r w:rsidRPr="002F0786">
        <w:rPr>
          <w:rFonts w:ascii="Arial" w:hAnsi="Arial" w:cs="Arial"/>
          <w:b/>
          <w:bCs/>
          <w:sz w:val="20"/>
          <w:szCs w:val="20"/>
        </w:rPr>
        <w:t>Figure 2</w:t>
      </w:r>
      <w:r w:rsidRPr="002F0786">
        <w:rPr>
          <w:rFonts w:ascii="Arial" w:hAnsi="Arial" w:cs="Arial"/>
          <w:sz w:val="20"/>
          <w:szCs w:val="20"/>
        </w:rPr>
        <w:t xml:space="preserve">). Outage exposure was not associated with increased hospitalizations on other lag days. One day following power outage exposure, the CVD hospitalization rate was, on average, 2.0% (95% CI: </w:t>
      </w:r>
      <w:r w:rsidRPr="002F0786">
        <w:rPr>
          <w:rFonts w:ascii="Arial" w:hAnsi="Arial" w:cs="Arial"/>
          <w:color w:val="000000"/>
          <w:sz w:val="20"/>
          <w:szCs w:val="20"/>
        </w:rPr>
        <w:t>1.3%, 2.6%)</w:t>
      </w:r>
      <w:r w:rsidRPr="002F0786">
        <w:rPr>
          <w:rFonts w:ascii="Arial" w:hAnsi="Arial" w:cs="Arial"/>
          <w:sz w:val="20"/>
          <w:szCs w:val="20"/>
        </w:rPr>
        <w:t xml:space="preserve"> higher compared to days after no exposure (</w:t>
      </w:r>
      <w:r w:rsidRPr="002F0786">
        <w:rPr>
          <w:rFonts w:ascii="Arial" w:hAnsi="Arial" w:cs="Arial"/>
          <w:b/>
          <w:bCs/>
          <w:sz w:val="20"/>
          <w:szCs w:val="20"/>
        </w:rPr>
        <w:t>Supplemental Table 1</w:t>
      </w:r>
      <w:r w:rsidRPr="002F0786">
        <w:rPr>
          <w:rFonts w:ascii="Arial" w:hAnsi="Arial" w:cs="Arial"/>
          <w:sz w:val="20"/>
          <w:szCs w:val="20"/>
        </w:rPr>
        <w:t xml:space="preserve">).  </w:t>
      </w:r>
    </w:p>
    <w:p w14:paraId="03415112" w14:textId="0F67639F" w:rsidR="00C96CBB" w:rsidRPr="002A2B23" w:rsidRDefault="00C96CBB" w:rsidP="00655FD6">
      <w:pPr>
        <w:spacing w:after="0" w:line="480" w:lineRule="auto"/>
        <w:rPr>
          <w:rFonts w:ascii="Arial" w:hAnsi="Arial" w:cs="Arial"/>
          <w:sz w:val="20"/>
          <w:szCs w:val="20"/>
        </w:rPr>
      </w:pPr>
      <w:r w:rsidRPr="00C96CBB">
        <w:rPr>
          <w:rFonts w:ascii="Arial" w:hAnsi="Arial" w:cs="Arial"/>
          <w:sz w:val="20"/>
          <w:szCs w:val="20"/>
        </w:rPr>
        <w:tab/>
        <w:t xml:space="preserve">We also analyzed larger outages affecting ≥3% or ≥5% of county customers. Outages affecting ≥3% of county customers </w:t>
      </w:r>
      <w:r w:rsidR="001073D8">
        <w:rPr>
          <w:rFonts w:ascii="Arial" w:hAnsi="Arial" w:cs="Arial"/>
          <w:sz w:val="20"/>
          <w:szCs w:val="20"/>
        </w:rPr>
        <w:t>had a stronger association with</w:t>
      </w:r>
      <w:r w:rsidRPr="00C96CBB">
        <w:rPr>
          <w:rFonts w:ascii="Arial" w:hAnsi="Arial" w:cs="Arial"/>
          <w:sz w:val="20"/>
          <w:szCs w:val="20"/>
        </w:rPr>
        <w:t xml:space="preserve"> next-day CVD hospitalization rates than outages affecting ≥1% of county customers (Figure 2). Outages affecting ≥5% of customers were associated with even higher next-day hospitalization rates compared to outages affecting ≥3% or ≥1% of county customers, though the confidence intervals for all of these point estimates overlapped. For outages affecting ≥3% of county customers, the day after outage CVD rates were 2.7% (95% CI: 1.8%, 3.6%) higher than on days after no exposure. For outages affecting ≥5% of the population, rates were 3.1% (95% CI: 2.1%, 4.2%) higher than on days after no exposure.</w:t>
      </w:r>
    </w:p>
    <w:p w14:paraId="5F7024F1" w14:textId="77777777" w:rsidR="00655FD6" w:rsidRDefault="00655FD6" w:rsidP="00655FD6">
      <w:pPr>
        <w:spacing w:after="0" w:line="480" w:lineRule="auto"/>
        <w:rPr>
          <w:rFonts w:ascii="Arial" w:hAnsi="Arial" w:cs="Arial"/>
          <w:sz w:val="20"/>
          <w:szCs w:val="20"/>
        </w:rPr>
      </w:pPr>
    </w:p>
    <w:p w14:paraId="6C461919"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analyses</w:t>
      </w:r>
    </w:p>
    <w:p w14:paraId="583DD555" w14:textId="77777777" w:rsidR="00655FD6" w:rsidRPr="00BA7B7E" w:rsidRDefault="00655FD6" w:rsidP="00655FD6">
      <w:pPr>
        <w:spacing w:after="0" w:line="480" w:lineRule="auto"/>
        <w:rPr>
          <w:rFonts w:ascii="Arial" w:hAnsi="Arial" w:cs="Arial"/>
          <w:sz w:val="20"/>
          <w:szCs w:val="20"/>
          <w:u w:val="single"/>
        </w:rPr>
      </w:pPr>
    </w:p>
    <w:p w14:paraId="572E0474" w14:textId="77777777" w:rsidR="00655FD6" w:rsidRPr="002A2B23" w:rsidRDefault="00655FD6" w:rsidP="00655FD6">
      <w:pPr>
        <w:spacing w:after="0" w:line="480" w:lineRule="auto"/>
        <w:ind w:firstLine="720"/>
        <w:rPr>
          <w:rFonts w:ascii="Arial" w:hAnsi="Arial" w:cs="Arial"/>
          <w:sz w:val="20"/>
          <w:szCs w:val="20"/>
        </w:rPr>
      </w:pPr>
      <w:r w:rsidRPr="002A2B23">
        <w:rPr>
          <w:rFonts w:ascii="Arial" w:hAnsi="Arial" w:cs="Arial"/>
          <w:sz w:val="20"/>
          <w:szCs w:val="20"/>
        </w:rPr>
        <w:t>Because there is no information on the health-relevant duration of power outage</w:t>
      </w:r>
      <w:r>
        <w:rPr>
          <w:rFonts w:ascii="Arial" w:hAnsi="Arial" w:cs="Arial"/>
          <w:sz w:val="20"/>
          <w:szCs w:val="20"/>
        </w:rPr>
        <w:t>s</w:t>
      </w:r>
      <w:r w:rsidRPr="002A2B23">
        <w:rPr>
          <w:rFonts w:ascii="Arial" w:hAnsi="Arial" w:cs="Arial"/>
          <w:sz w:val="20"/>
          <w:szCs w:val="20"/>
        </w:rPr>
        <w:t>, we conducted sensitivity analyses evaluating the impact of 4+ and 12+ hour outages on CVD</w:t>
      </w:r>
      <w:r>
        <w:rPr>
          <w:rFonts w:ascii="Arial" w:hAnsi="Arial" w:cs="Arial"/>
          <w:sz w:val="20"/>
          <w:szCs w:val="20"/>
        </w:rPr>
        <w:t xml:space="preserve"> and </w:t>
      </w:r>
      <w:r>
        <w:rPr>
          <w:rFonts w:ascii="Arial" w:hAnsi="Arial" w:cs="Arial"/>
          <w:sz w:val="20"/>
          <w:szCs w:val="20"/>
        </w:rPr>
        <w:lastRenderedPageBreak/>
        <w:t>respiratory</w:t>
      </w:r>
      <w:r w:rsidRPr="002A2B23">
        <w:rPr>
          <w:rFonts w:ascii="Arial" w:hAnsi="Arial" w:cs="Arial"/>
          <w:sz w:val="20"/>
          <w:szCs w:val="20"/>
        </w:rPr>
        <w:t xml:space="preserve"> hospitalization rates. For 4+ hour and 12+ hour outages, we observed similar results to 8+ hour outages. Hospitalizations were elevated on lag days 1-3 and 6. The effect estimates for 12+ hour outages on CVD hospitalizations were larger than for 8+ hour outages, and 8+ hour outage estimates were larger than 4+ hour outage effects (</w:t>
      </w:r>
      <w:r w:rsidRPr="002A2B23">
        <w:rPr>
          <w:rFonts w:ascii="Arial" w:hAnsi="Arial" w:cs="Arial"/>
          <w:b/>
          <w:bCs/>
          <w:sz w:val="20"/>
          <w:szCs w:val="20"/>
        </w:rPr>
        <w:t>Supplemental Figure 1</w:t>
      </w:r>
      <w:r w:rsidRPr="002A2B23">
        <w:rPr>
          <w:rFonts w:ascii="Arial" w:hAnsi="Arial" w:cs="Arial"/>
          <w:sz w:val="20"/>
          <w:szCs w:val="20"/>
        </w:rPr>
        <w:t>).</w:t>
      </w:r>
    </w:p>
    <w:p w14:paraId="1B6DC988" w14:textId="77777777" w:rsidR="00655FD6"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We also modeled the relationship between </w:t>
      </w:r>
      <w:r>
        <w:rPr>
          <w:rFonts w:ascii="Arial" w:hAnsi="Arial" w:cs="Arial"/>
          <w:sz w:val="20"/>
          <w:szCs w:val="20"/>
        </w:rPr>
        <w:t xml:space="preserve">the </w:t>
      </w:r>
      <w:r w:rsidRPr="002A2B23">
        <w:rPr>
          <w:rFonts w:ascii="Arial" w:hAnsi="Arial" w:cs="Arial"/>
          <w:sz w:val="20"/>
          <w:szCs w:val="20"/>
        </w:rPr>
        <w:t>continuous daily county-level number of hours without power and CVD hospitalization rates to test for a possible threshold effect where outages</w:t>
      </w:r>
      <w:r>
        <w:rPr>
          <w:rFonts w:ascii="Arial" w:hAnsi="Arial" w:cs="Arial"/>
          <w:sz w:val="20"/>
          <w:szCs w:val="20"/>
        </w:rPr>
        <w:t xml:space="preserve"> needed to last </w:t>
      </w:r>
      <w:r w:rsidRPr="002A2B23">
        <w:rPr>
          <w:rFonts w:ascii="Arial" w:hAnsi="Arial" w:cs="Arial"/>
          <w:sz w:val="20"/>
          <w:szCs w:val="20"/>
        </w:rPr>
        <w:t xml:space="preserve">a certain duration </w:t>
      </w:r>
      <w:r>
        <w:rPr>
          <w:rFonts w:ascii="Arial" w:hAnsi="Arial" w:cs="Arial"/>
          <w:sz w:val="20"/>
          <w:szCs w:val="20"/>
        </w:rPr>
        <w:t xml:space="preserve">to </w:t>
      </w:r>
      <w:r w:rsidRPr="002A2B23">
        <w:rPr>
          <w:rFonts w:ascii="Arial" w:hAnsi="Arial" w:cs="Arial"/>
          <w:sz w:val="20"/>
          <w:szCs w:val="20"/>
        </w:rPr>
        <w:t xml:space="preserve">cause </w:t>
      </w:r>
      <w:r>
        <w:rPr>
          <w:rFonts w:ascii="Arial" w:hAnsi="Arial" w:cs="Arial"/>
          <w:sz w:val="20"/>
          <w:szCs w:val="20"/>
        </w:rPr>
        <w:t>hospitalizations</w:t>
      </w:r>
      <w:r w:rsidRPr="002A2B23">
        <w:rPr>
          <w:rFonts w:ascii="Arial" w:hAnsi="Arial" w:cs="Arial"/>
          <w:sz w:val="20"/>
          <w:szCs w:val="20"/>
        </w:rPr>
        <w:t xml:space="preserve">. </w:t>
      </w:r>
      <w:r>
        <w:rPr>
          <w:rFonts w:ascii="Arial" w:hAnsi="Arial" w:cs="Arial"/>
          <w:sz w:val="20"/>
          <w:szCs w:val="20"/>
        </w:rPr>
        <w:t>We did not identify a threshold; t</w:t>
      </w:r>
      <w:r w:rsidRPr="002A2B23">
        <w:rPr>
          <w:rFonts w:ascii="Arial" w:hAnsi="Arial" w:cs="Arial"/>
          <w:sz w:val="20"/>
          <w:szCs w:val="20"/>
        </w:rPr>
        <w:t>he best-fitting model was linear for the association between number of hours without power and CVD hospitalizations</w:t>
      </w:r>
      <w:r w:rsidRPr="003470D5">
        <w:rPr>
          <w:rFonts w:ascii="Arial" w:hAnsi="Arial" w:cs="Arial"/>
          <w:sz w:val="20"/>
          <w:szCs w:val="20"/>
        </w:rPr>
        <w:t>. For every additional hour without power, the next-day CVD hospitalization rate increased by 0.1% and, therefore, by 2.4% for 24 hours without power (</w:t>
      </w:r>
      <w:r w:rsidRPr="003470D5">
        <w:rPr>
          <w:rFonts w:ascii="Arial" w:hAnsi="Arial" w:cs="Arial"/>
          <w:b/>
          <w:bCs/>
          <w:sz w:val="20"/>
          <w:szCs w:val="20"/>
        </w:rPr>
        <w:t>Supplemental Figure 2</w:t>
      </w:r>
      <w:r w:rsidRPr="003470D5">
        <w:rPr>
          <w:rFonts w:ascii="Arial" w:hAnsi="Arial" w:cs="Arial"/>
          <w:sz w:val="20"/>
          <w:szCs w:val="20"/>
        </w:rPr>
        <w:t xml:space="preserve">). </w:t>
      </w:r>
    </w:p>
    <w:p w14:paraId="5454BA53" w14:textId="6EDD6BF0" w:rsidR="002C378B" w:rsidRDefault="002C378B" w:rsidP="002C378B">
      <w:pPr>
        <w:spacing w:after="0" w:line="480" w:lineRule="auto"/>
        <w:ind w:firstLine="360"/>
        <w:rPr>
          <w:rFonts w:ascii="Arial" w:hAnsi="Arial" w:cs="Arial"/>
          <w:sz w:val="20"/>
          <w:szCs w:val="20"/>
        </w:rPr>
      </w:pPr>
      <w:r>
        <w:rPr>
          <w:rFonts w:ascii="Arial" w:hAnsi="Arial" w:cs="Arial"/>
          <w:sz w:val="20"/>
          <w:szCs w:val="20"/>
        </w:rPr>
        <w:t xml:space="preserve">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 (no exposure, the mean, median, and mode value of exposure in the dataset</w:t>
      </w:r>
      <w:r>
        <w:rPr>
          <w:rFonts w:ascii="Arial" w:hAnsi="Arial" w:cs="Arial"/>
          <w:sz w:val="20"/>
          <w:szCs w:val="20"/>
        </w:rPr>
        <w:t>) made no difference to our results (</w:t>
      </w:r>
      <w:r w:rsidRPr="0062332F">
        <w:rPr>
          <w:rFonts w:ascii="Arial" w:hAnsi="Arial" w:cs="Arial"/>
          <w:b/>
          <w:bCs/>
          <w:sz w:val="20"/>
          <w:szCs w:val="20"/>
        </w:rPr>
        <w:t>Supplemental Figure 3</w:t>
      </w:r>
      <w:r>
        <w:rPr>
          <w:rFonts w:ascii="Arial" w:hAnsi="Arial" w:cs="Arial"/>
          <w:sz w:val="20"/>
          <w:szCs w:val="20"/>
        </w:rPr>
        <w:t>)</w:t>
      </w:r>
      <w:r w:rsidRPr="006D564F">
        <w:rPr>
          <w:rFonts w:ascii="Arial" w:hAnsi="Arial" w:cs="Arial"/>
          <w:sz w:val="20"/>
          <w:szCs w:val="20"/>
        </w:rPr>
        <w:t>.</w:t>
      </w:r>
    </w:p>
    <w:p w14:paraId="7E90FA6D" w14:textId="523AD018" w:rsidR="0010122B" w:rsidRDefault="008D502C" w:rsidP="002C378B">
      <w:pPr>
        <w:spacing w:after="0" w:line="480" w:lineRule="auto"/>
        <w:ind w:firstLine="360"/>
        <w:rPr>
          <w:rFonts w:ascii="Arial" w:hAnsi="Arial" w:cs="Arial"/>
          <w:sz w:val="20"/>
          <w:szCs w:val="20"/>
        </w:rPr>
      </w:pPr>
      <w:r w:rsidRPr="008D502C">
        <w:rPr>
          <w:rFonts w:ascii="Arial" w:hAnsi="Arial" w:cs="Arial"/>
          <w:sz w:val="20"/>
          <w:szCs w:val="20"/>
        </w:rPr>
        <w:t>Restricting to counties with 80% or higher coverage (compared to 50% or higher in our main analyses) did not change our results (</w:t>
      </w:r>
      <w:r w:rsidRPr="0062332F">
        <w:rPr>
          <w:rFonts w:ascii="Arial" w:hAnsi="Arial" w:cs="Arial"/>
          <w:b/>
          <w:bCs/>
          <w:sz w:val="20"/>
          <w:szCs w:val="20"/>
        </w:rPr>
        <w:t>Supplemental Figure 4</w:t>
      </w:r>
      <w:r w:rsidRPr="008D502C">
        <w:rPr>
          <w:rFonts w:ascii="Arial" w:hAnsi="Arial" w:cs="Arial"/>
          <w:sz w:val="20"/>
          <w:szCs w:val="20"/>
        </w:rPr>
        <w:t>)</w:t>
      </w:r>
      <w:r>
        <w:rPr>
          <w:rFonts w:ascii="Arial" w:hAnsi="Arial" w:cs="Arial"/>
          <w:sz w:val="20"/>
          <w:szCs w:val="20"/>
        </w:rPr>
        <w:t>.</w:t>
      </w:r>
    </w:p>
    <w:p w14:paraId="0522DE0C" w14:textId="2BD12588" w:rsidR="008B7502" w:rsidRPr="001C6BC5" w:rsidRDefault="008B7502" w:rsidP="002C378B">
      <w:pPr>
        <w:spacing w:after="0" w:line="480" w:lineRule="auto"/>
        <w:ind w:firstLine="360"/>
        <w:rPr>
          <w:rFonts w:ascii="Arial" w:hAnsi="Arial" w:cs="Arial"/>
          <w:sz w:val="20"/>
          <w:szCs w:val="20"/>
        </w:rPr>
      </w:pPr>
      <w:r w:rsidRPr="008B7502">
        <w:rPr>
          <w:rFonts w:ascii="Arial" w:hAnsi="Arial" w:cs="Arial"/>
          <w:sz w:val="20"/>
          <w:szCs w:val="20"/>
        </w:rPr>
        <w:t xml:space="preserve">Our results </w:t>
      </w:r>
      <w:r w:rsidR="001073D8">
        <w:rPr>
          <w:rFonts w:ascii="Arial" w:hAnsi="Arial" w:cs="Arial"/>
          <w:sz w:val="20"/>
          <w:szCs w:val="20"/>
        </w:rPr>
        <w:t>remained</w:t>
      </w:r>
      <w:r w:rsidRPr="008B7502">
        <w:rPr>
          <w:rFonts w:ascii="Arial" w:hAnsi="Arial" w:cs="Arial"/>
          <w:sz w:val="20"/>
          <w:szCs w:val="20"/>
        </w:rPr>
        <w:t xml:space="preserve"> </w:t>
      </w:r>
      <w:r w:rsidR="001073D8">
        <w:rPr>
          <w:rFonts w:ascii="Arial" w:hAnsi="Arial" w:cs="Arial"/>
          <w:sz w:val="20"/>
          <w:szCs w:val="20"/>
        </w:rPr>
        <w:t>unchanged</w:t>
      </w:r>
      <w:r w:rsidRPr="008B7502">
        <w:rPr>
          <w:rFonts w:ascii="Arial" w:hAnsi="Arial" w:cs="Arial"/>
          <w:sz w:val="20"/>
          <w:szCs w:val="20"/>
        </w:rPr>
        <w:t xml:space="preserve"> when we adjusted for wildfire smoke days (</w:t>
      </w:r>
      <w:r w:rsidRPr="0062332F">
        <w:rPr>
          <w:rFonts w:ascii="Arial" w:hAnsi="Arial" w:cs="Arial"/>
          <w:b/>
          <w:bCs/>
          <w:sz w:val="20"/>
          <w:szCs w:val="20"/>
        </w:rPr>
        <w:t>Supplemental Figure 6</w:t>
      </w:r>
      <w:r w:rsidRPr="008B7502">
        <w:rPr>
          <w:rFonts w:ascii="Arial" w:hAnsi="Arial" w:cs="Arial"/>
          <w:sz w:val="20"/>
          <w:szCs w:val="20"/>
        </w:rPr>
        <w:t>)</w:t>
      </w:r>
      <w:r>
        <w:rPr>
          <w:rFonts w:ascii="Arial" w:hAnsi="Arial" w:cs="Arial"/>
          <w:sz w:val="20"/>
          <w:szCs w:val="20"/>
        </w:rPr>
        <w:t>.</w:t>
      </w:r>
    </w:p>
    <w:p w14:paraId="1E46809A" w14:textId="08626669" w:rsidR="002F237F" w:rsidRPr="002A2B23" w:rsidRDefault="002F237F" w:rsidP="00655FD6">
      <w:pPr>
        <w:spacing w:after="0" w:line="480" w:lineRule="auto"/>
        <w:ind w:firstLine="720"/>
        <w:rPr>
          <w:rFonts w:ascii="Arial" w:hAnsi="Arial" w:cs="Arial"/>
          <w:sz w:val="20"/>
          <w:szCs w:val="20"/>
        </w:rPr>
      </w:pPr>
    </w:p>
    <w:p w14:paraId="5DD935C1" w14:textId="77777777" w:rsidR="00655FD6" w:rsidRPr="00E3278F" w:rsidRDefault="00655FD6" w:rsidP="00655FD6">
      <w:pPr>
        <w:spacing w:after="0" w:line="480" w:lineRule="auto"/>
        <w:rPr>
          <w:rFonts w:ascii="Arial" w:hAnsi="Arial" w:cs="Arial"/>
          <w:sz w:val="20"/>
          <w:szCs w:val="20"/>
          <w:u w:val="single"/>
        </w:rPr>
      </w:pPr>
    </w:p>
    <w:p w14:paraId="70F014A9" w14:textId="77777777" w:rsidR="00655FD6" w:rsidRPr="00E3278F" w:rsidRDefault="00655FD6" w:rsidP="00655FD6">
      <w:pPr>
        <w:spacing w:after="0" w:line="480" w:lineRule="auto"/>
        <w:rPr>
          <w:rFonts w:ascii="Arial" w:hAnsi="Arial" w:cs="Arial"/>
          <w:sz w:val="20"/>
          <w:szCs w:val="20"/>
          <w:u w:val="single"/>
        </w:rPr>
      </w:pPr>
      <w:r w:rsidRPr="00E3278F">
        <w:rPr>
          <w:rFonts w:ascii="Arial" w:hAnsi="Arial" w:cs="Arial"/>
          <w:sz w:val="20"/>
          <w:szCs w:val="20"/>
          <w:u w:val="single"/>
        </w:rPr>
        <w:t>Respiratory hospitalizations</w:t>
      </w:r>
    </w:p>
    <w:p w14:paraId="455598A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Main analysis</w:t>
      </w:r>
    </w:p>
    <w:p w14:paraId="7FCDD884" w14:textId="77777777" w:rsidR="00655FD6" w:rsidRDefault="00655FD6" w:rsidP="00655FD6">
      <w:pPr>
        <w:spacing w:after="0" w:line="480" w:lineRule="auto"/>
        <w:ind w:firstLine="720"/>
        <w:rPr>
          <w:rFonts w:ascii="Arial" w:hAnsi="Arial" w:cs="Arial"/>
          <w:sz w:val="20"/>
          <w:szCs w:val="20"/>
        </w:rPr>
      </w:pPr>
    </w:p>
    <w:p w14:paraId="16F83358" w14:textId="7DA39975" w:rsidR="00655FD6" w:rsidRPr="00C97A1F" w:rsidRDefault="00655FD6" w:rsidP="00655FD6">
      <w:pPr>
        <w:spacing w:after="0" w:line="480" w:lineRule="auto"/>
        <w:ind w:firstLine="720"/>
        <w:rPr>
          <w:rFonts w:ascii="Arial" w:hAnsi="Arial" w:cs="Arial"/>
          <w:sz w:val="20"/>
          <w:szCs w:val="20"/>
        </w:rPr>
      </w:pPr>
      <w:r w:rsidRPr="002A2B23">
        <w:rPr>
          <w:rFonts w:ascii="Arial" w:hAnsi="Arial" w:cs="Arial"/>
          <w:sz w:val="20"/>
          <w:szCs w:val="20"/>
        </w:rPr>
        <w:t>In our main analysis testing the effect of 8+ hour power outage exposure on emergency respiratory hospitalization rates, we found same-day increases in respiratory-related hospitalizations, as well as increases on lag days 1 and 2</w:t>
      </w:r>
      <w:r w:rsidR="00857AAD">
        <w:rPr>
          <w:rFonts w:ascii="Arial" w:hAnsi="Arial" w:cs="Arial"/>
          <w:sz w:val="20"/>
          <w:szCs w:val="20"/>
        </w:rPr>
        <w:t xml:space="preserve"> (</w:t>
      </w:r>
      <w:r w:rsidR="00857AAD" w:rsidRPr="0062332F">
        <w:rPr>
          <w:rFonts w:ascii="Arial" w:hAnsi="Arial" w:cs="Arial"/>
          <w:b/>
          <w:bCs/>
          <w:sz w:val="20"/>
          <w:szCs w:val="20"/>
        </w:rPr>
        <w:t>Figure 2</w:t>
      </w:r>
      <w:r w:rsidR="00857AAD">
        <w:rPr>
          <w:rFonts w:ascii="Arial" w:hAnsi="Arial" w:cs="Arial"/>
          <w:sz w:val="20"/>
          <w:szCs w:val="20"/>
        </w:rPr>
        <w:t>)</w:t>
      </w:r>
      <w:r w:rsidRPr="002A2B23">
        <w:rPr>
          <w:rFonts w:ascii="Arial" w:hAnsi="Arial" w:cs="Arial"/>
          <w:sz w:val="20"/>
          <w:szCs w:val="20"/>
        </w:rPr>
        <w:t xml:space="preserve">. In contrast to CVD hospitalizations, </w:t>
      </w:r>
      <w:r>
        <w:rPr>
          <w:rFonts w:ascii="Arial" w:hAnsi="Arial" w:cs="Arial"/>
          <w:sz w:val="20"/>
          <w:szCs w:val="20"/>
        </w:rPr>
        <w:t>for respiratory-related hospitalizations</w:t>
      </w:r>
      <w:r w:rsidRPr="00C97A1F">
        <w:rPr>
          <w:rFonts w:ascii="Arial" w:hAnsi="Arial" w:cs="Arial"/>
          <w:sz w:val="20"/>
          <w:szCs w:val="20"/>
        </w:rPr>
        <w:t xml:space="preserve">, we observed the strongest association on </w:t>
      </w:r>
      <w:r w:rsidRPr="00C97A1F">
        <w:rPr>
          <w:rFonts w:ascii="Arial" w:hAnsi="Arial" w:cs="Arial"/>
          <w:sz w:val="20"/>
          <w:szCs w:val="20"/>
        </w:rPr>
        <w:lastRenderedPageBreak/>
        <w:t>the same day as the power outage rather than the day after. On the same day of power outage exposure, the respiratory hospitalization rate was 2.5% (95 % CI: 1.2%, 3.8%) higher than on unexposed days.</w:t>
      </w:r>
    </w:p>
    <w:p w14:paraId="4AD68651" w14:textId="77777777" w:rsidR="00655FD6" w:rsidRPr="002A2B23" w:rsidRDefault="00655FD6" w:rsidP="00655FD6">
      <w:pPr>
        <w:spacing w:after="0" w:line="480" w:lineRule="auto"/>
        <w:ind w:firstLine="720"/>
        <w:rPr>
          <w:rFonts w:ascii="Arial" w:hAnsi="Arial" w:cs="Arial"/>
          <w:sz w:val="20"/>
          <w:szCs w:val="20"/>
        </w:rPr>
      </w:pPr>
      <w:r w:rsidRPr="00C97A1F">
        <w:rPr>
          <w:rFonts w:ascii="Arial" w:hAnsi="Arial" w:cs="Arial"/>
          <w:sz w:val="20"/>
          <w:szCs w:val="20"/>
        </w:rPr>
        <w:t xml:space="preserve">Outages affecting </w:t>
      </w:r>
      <w:r w:rsidRPr="00C97A1F">
        <w:rPr>
          <w:rFonts w:ascii="Arial" w:eastAsia="Garamond" w:hAnsi="Arial" w:cs="Arial"/>
          <w:sz w:val="20"/>
          <w:szCs w:val="20"/>
        </w:rPr>
        <w:t>≥</w:t>
      </w:r>
      <w:r w:rsidRPr="00C97A1F">
        <w:rPr>
          <w:rFonts w:ascii="Arial" w:hAnsi="Arial" w:cs="Arial"/>
          <w:sz w:val="20"/>
          <w:szCs w:val="20"/>
        </w:rPr>
        <w:t xml:space="preserve">3% of county customers resulted in stronger associations with same-day respiratory hospitalization rates than outages affecting </w:t>
      </w:r>
      <w:r w:rsidRPr="00C97A1F">
        <w:rPr>
          <w:rFonts w:ascii="Arial" w:eastAsia="Garamond" w:hAnsi="Arial" w:cs="Arial"/>
          <w:sz w:val="20"/>
          <w:szCs w:val="20"/>
        </w:rPr>
        <w:t>≥</w:t>
      </w:r>
      <w:r w:rsidRPr="00C97A1F">
        <w:rPr>
          <w:rFonts w:ascii="Arial" w:hAnsi="Arial" w:cs="Arial"/>
          <w:sz w:val="20"/>
          <w:szCs w:val="20"/>
        </w:rPr>
        <w:t>1% of county customers (</w:t>
      </w:r>
      <w:r w:rsidRPr="00C97A1F">
        <w:rPr>
          <w:rFonts w:ascii="Arial" w:hAnsi="Arial" w:cs="Arial"/>
          <w:b/>
          <w:bCs/>
          <w:sz w:val="20"/>
          <w:szCs w:val="20"/>
        </w:rPr>
        <w:t>Figure 2</w:t>
      </w:r>
      <w:r w:rsidRPr="00C97A1F">
        <w:rPr>
          <w:rFonts w:ascii="Arial" w:hAnsi="Arial" w:cs="Arial"/>
          <w:sz w:val="20"/>
          <w:szCs w:val="20"/>
        </w:rPr>
        <w:t xml:space="preserve">). Outages affecting </w:t>
      </w:r>
      <w:r w:rsidRPr="00C97A1F">
        <w:rPr>
          <w:rFonts w:ascii="Arial" w:eastAsia="Garamond" w:hAnsi="Arial" w:cs="Arial"/>
          <w:sz w:val="20"/>
          <w:szCs w:val="20"/>
        </w:rPr>
        <w:t>≥</w:t>
      </w:r>
      <w:r w:rsidRPr="00C97A1F">
        <w:rPr>
          <w:rFonts w:ascii="Arial" w:hAnsi="Arial" w:cs="Arial"/>
          <w:sz w:val="20"/>
          <w:szCs w:val="20"/>
        </w:rPr>
        <w:t xml:space="preserve">5% of customers were associated with even higher same-day respiratory hospitalization rates compared to outages affecting </w:t>
      </w:r>
      <w:r w:rsidRPr="00C97A1F">
        <w:rPr>
          <w:rFonts w:ascii="Arial" w:eastAsia="Garamond" w:hAnsi="Arial" w:cs="Arial"/>
          <w:sz w:val="20"/>
          <w:szCs w:val="20"/>
        </w:rPr>
        <w:t>≥</w:t>
      </w:r>
      <w:r w:rsidRPr="00C97A1F">
        <w:rPr>
          <w:rFonts w:ascii="Arial" w:hAnsi="Arial" w:cs="Arial"/>
          <w:sz w:val="20"/>
          <w:szCs w:val="20"/>
        </w:rPr>
        <w:t xml:space="preserve">3% or </w:t>
      </w:r>
      <w:r w:rsidRPr="00C97A1F">
        <w:rPr>
          <w:rFonts w:ascii="Arial" w:eastAsia="Garamond" w:hAnsi="Arial" w:cs="Arial"/>
          <w:sz w:val="20"/>
          <w:szCs w:val="20"/>
        </w:rPr>
        <w:t>≥1% of county customers</w:t>
      </w:r>
      <w:r w:rsidRPr="00C97A1F">
        <w:rPr>
          <w:rFonts w:ascii="Arial" w:hAnsi="Arial" w:cs="Arial"/>
          <w:sz w:val="20"/>
          <w:szCs w:val="20"/>
        </w:rPr>
        <w:t xml:space="preserve">. For outages affecting </w:t>
      </w:r>
      <w:r w:rsidRPr="00C97A1F">
        <w:rPr>
          <w:rFonts w:ascii="Arial" w:eastAsia="Garamond" w:hAnsi="Arial" w:cs="Arial"/>
          <w:sz w:val="20"/>
          <w:szCs w:val="20"/>
        </w:rPr>
        <w:t>≥</w:t>
      </w:r>
      <w:r w:rsidRPr="00C97A1F">
        <w:rPr>
          <w:rFonts w:ascii="Arial" w:hAnsi="Arial" w:cs="Arial"/>
          <w:sz w:val="20"/>
          <w:szCs w:val="20"/>
        </w:rPr>
        <w:t xml:space="preserve">3% and </w:t>
      </w:r>
      <w:r w:rsidRPr="00C97A1F">
        <w:rPr>
          <w:rFonts w:ascii="Arial" w:eastAsia="Garamond" w:hAnsi="Arial" w:cs="Arial"/>
          <w:sz w:val="20"/>
          <w:szCs w:val="20"/>
        </w:rPr>
        <w:t>≥</w:t>
      </w:r>
      <w:r w:rsidRPr="00C97A1F">
        <w:rPr>
          <w:rFonts w:ascii="Arial" w:hAnsi="Arial" w:cs="Arial"/>
          <w:sz w:val="20"/>
          <w:szCs w:val="20"/>
        </w:rPr>
        <w:t>5% of county customers, same-day respiratory hospitalization rates were 5.2% (95% CI: 3.4%, 7.1%) and 6.7% (95% CI: 4.6%, 8.9%) higher, respectively</w:t>
      </w:r>
      <w:r>
        <w:rPr>
          <w:rFonts w:ascii="Arial" w:hAnsi="Arial" w:cs="Arial"/>
          <w:sz w:val="20"/>
          <w:szCs w:val="20"/>
        </w:rPr>
        <w:t>,</w:t>
      </w:r>
      <w:r w:rsidRPr="002A2B23">
        <w:rPr>
          <w:rFonts w:ascii="Arial" w:hAnsi="Arial" w:cs="Arial"/>
          <w:sz w:val="20"/>
          <w:szCs w:val="20"/>
        </w:rPr>
        <w:t xml:space="preserve"> compared to rates on unexposed days. </w:t>
      </w:r>
    </w:p>
    <w:p w14:paraId="22EBB8FB" w14:textId="77777777" w:rsidR="00655FD6" w:rsidRPr="002A2B23" w:rsidRDefault="00655FD6" w:rsidP="00655FD6">
      <w:pPr>
        <w:spacing w:after="0" w:line="480" w:lineRule="auto"/>
        <w:rPr>
          <w:rFonts w:ascii="Arial" w:hAnsi="Arial" w:cs="Arial"/>
          <w:b/>
          <w:bCs/>
          <w:sz w:val="20"/>
          <w:szCs w:val="20"/>
        </w:rPr>
      </w:pPr>
    </w:p>
    <w:p w14:paraId="482429B5" w14:textId="77777777" w:rsidR="00655FD6" w:rsidRPr="00B24AEA" w:rsidRDefault="00655FD6" w:rsidP="00655FD6">
      <w:pPr>
        <w:spacing w:after="0" w:line="480" w:lineRule="auto"/>
        <w:rPr>
          <w:rFonts w:ascii="Arial" w:hAnsi="Arial" w:cs="Arial"/>
          <w:i/>
          <w:iCs/>
          <w:sz w:val="20"/>
          <w:szCs w:val="20"/>
        </w:rPr>
      </w:pPr>
      <w:r w:rsidRPr="00B24AEA">
        <w:rPr>
          <w:rFonts w:ascii="Arial" w:hAnsi="Arial" w:cs="Arial"/>
          <w:i/>
          <w:iCs/>
          <w:sz w:val="20"/>
          <w:szCs w:val="20"/>
        </w:rPr>
        <w:t>Sensitivity analysis</w:t>
      </w:r>
    </w:p>
    <w:p w14:paraId="2E60EB42" w14:textId="77777777" w:rsidR="00655FD6" w:rsidRPr="00C778C4" w:rsidRDefault="00655FD6" w:rsidP="00655FD6">
      <w:pPr>
        <w:spacing w:after="0" w:line="480" w:lineRule="auto"/>
        <w:rPr>
          <w:rFonts w:ascii="Arial" w:hAnsi="Arial" w:cs="Arial"/>
          <w:sz w:val="20"/>
          <w:szCs w:val="20"/>
          <w:u w:val="single"/>
        </w:rPr>
      </w:pPr>
    </w:p>
    <w:p w14:paraId="13535C63" w14:textId="3F43BE5C" w:rsidR="00977B24" w:rsidRPr="002A2B23" w:rsidRDefault="00655FD6" w:rsidP="00977B24">
      <w:pPr>
        <w:spacing w:after="0" w:line="480" w:lineRule="auto"/>
        <w:ind w:firstLine="720"/>
        <w:rPr>
          <w:rFonts w:ascii="Arial" w:hAnsi="Arial" w:cs="Arial"/>
          <w:sz w:val="20"/>
          <w:szCs w:val="20"/>
        </w:rPr>
      </w:pPr>
      <w:r w:rsidRPr="002A2B23">
        <w:rPr>
          <w:rFonts w:ascii="Arial" w:hAnsi="Arial" w:cs="Arial"/>
          <w:sz w:val="20"/>
          <w:szCs w:val="20"/>
        </w:rPr>
        <w:t xml:space="preserve">For sensitivity analyses evaluating the impact of 4+ and 12+ hour outages on respiratory hospitalizations, we found the </w:t>
      </w:r>
      <w:r w:rsidRPr="00093C1D">
        <w:rPr>
          <w:rFonts w:ascii="Arial" w:hAnsi="Arial" w:cs="Arial"/>
          <w:sz w:val="20"/>
          <w:szCs w:val="20"/>
        </w:rPr>
        <w:t>strongest association for respiratory hospitalizations following 12+ hour outage exposure. Effect size increased from 4+ to 8+ to 12+ hour outage durations. Respiratory hospitalization rates were 1.2% higher (95% CI: 0.2%, 2.2%) the day of 4+ hour power outage exposure, 2.5% higher (95% CI: 1.2%, 3.8%) higher the day of 8+ hour outage exposure, and 3.2 times higher (95% CI: 1.7%, 4.6%) the day of 12+ hour outage exposure compared to unexposed days.</w:t>
      </w:r>
      <w:r w:rsidRPr="002A2B23">
        <w:rPr>
          <w:rFonts w:ascii="Arial" w:hAnsi="Arial" w:cs="Arial"/>
          <w:sz w:val="20"/>
          <w:szCs w:val="20"/>
        </w:rPr>
        <w:t xml:space="preserve"> </w:t>
      </w:r>
    </w:p>
    <w:p w14:paraId="1C1D71BE" w14:textId="1199ADF9" w:rsidR="00655FD6" w:rsidRDefault="00977B24" w:rsidP="00655FD6">
      <w:pPr>
        <w:spacing w:after="0" w:line="480" w:lineRule="auto"/>
        <w:ind w:firstLine="720"/>
        <w:rPr>
          <w:rFonts w:ascii="Arial" w:hAnsi="Arial" w:cs="Arial"/>
          <w:sz w:val="20"/>
          <w:szCs w:val="20"/>
        </w:rPr>
      </w:pPr>
      <w:r>
        <w:rPr>
          <w:rFonts w:ascii="Arial" w:hAnsi="Arial" w:cs="Arial"/>
          <w:sz w:val="20"/>
          <w:szCs w:val="20"/>
        </w:rPr>
        <w:t xml:space="preserve">We also </w:t>
      </w:r>
      <w:r w:rsidR="00655FD6" w:rsidRPr="002A2B23">
        <w:rPr>
          <w:rFonts w:ascii="Arial" w:hAnsi="Arial" w:cs="Arial"/>
          <w:sz w:val="20"/>
          <w:szCs w:val="20"/>
        </w:rPr>
        <w:t xml:space="preserve">modelled the relationship between continuous number of hours without power and respiratory hospitalization rates. </w:t>
      </w:r>
      <w:r w:rsidR="00655FD6">
        <w:rPr>
          <w:rFonts w:ascii="Arial" w:hAnsi="Arial" w:cs="Arial"/>
          <w:sz w:val="20"/>
          <w:szCs w:val="20"/>
        </w:rPr>
        <w:t>Like CVD, t</w:t>
      </w:r>
      <w:r w:rsidR="00655FD6" w:rsidRPr="002A2B23">
        <w:rPr>
          <w:rFonts w:ascii="Arial" w:hAnsi="Arial" w:cs="Arial"/>
          <w:sz w:val="20"/>
          <w:szCs w:val="20"/>
        </w:rPr>
        <w:t>he best-fitting model indicated a linear relationship between number of hours without power and respiratory hospitalizations. For every additional hour without power, the next-day respiratory hospitalization rate increased by 0.11% or 2.6% following 24 hours of power outage (</w:t>
      </w:r>
      <w:r w:rsidR="00655FD6" w:rsidRPr="002A2B23">
        <w:rPr>
          <w:rFonts w:ascii="Arial" w:hAnsi="Arial" w:cs="Arial"/>
          <w:b/>
          <w:bCs/>
          <w:sz w:val="20"/>
          <w:szCs w:val="20"/>
        </w:rPr>
        <w:t>Supplemental Figure 2</w:t>
      </w:r>
      <w:r w:rsidR="00655FD6" w:rsidRPr="002A2B23">
        <w:rPr>
          <w:rFonts w:ascii="Arial" w:hAnsi="Arial" w:cs="Arial"/>
          <w:sz w:val="20"/>
          <w:szCs w:val="20"/>
        </w:rPr>
        <w:t xml:space="preserve">). </w:t>
      </w:r>
    </w:p>
    <w:p w14:paraId="3D463798" w14:textId="4D76BC30" w:rsidR="00B3731B" w:rsidRPr="001C6BC5" w:rsidRDefault="00B3731B" w:rsidP="00FF6BD6">
      <w:pPr>
        <w:spacing w:after="0" w:line="480" w:lineRule="auto"/>
        <w:ind w:firstLine="360"/>
        <w:rPr>
          <w:rFonts w:ascii="Arial" w:hAnsi="Arial" w:cs="Arial"/>
          <w:sz w:val="20"/>
          <w:szCs w:val="20"/>
        </w:rPr>
      </w:pPr>
      <w:r>
        <w:rPr>
          <w:rFonts w:ascii="Arial" w:hAnsi="Arial" w:cs="Arial"/>
          <w:sz w:val="20"/>
          <w:szCs w:val="20"/>
        </w:rPr>
        <w:t xml:space="preserve">As with CVD hospitalizations, last observation carried forward vs. </w:t>
      </w:r>
      <w:r w:rsidRPr="006D564F">
        <w:rPr>
          <w:rFonts w:ascii="Arial" w:hAnsi="Arial" w:cs="Arial"/>
          <w:sz w:val="20"/>
          <w:szCs w:val="20"/>
        </w:rPr>
        <w:t>replac</w:t>
      </w:r>
      <w:r>
        <w:rPr>
          <w:rFonts w:ascii="Arial" w:hAnsi="Arial" w:cs="Arial"/>
          <w:sz w:val="20"/>
          <w:szCs w:val="20"/>
        </w:rPr>
        <w:t>ing</w:t>
      </w:r>
      <w:r w:rsidRPr="006D564F">
        <w:rPr>
          <w:rFonts w:ascii="Arial" w:hAnsi="Arial" w:cs="Arial"/>
          <w:sz w:val="20"/>
          <w:szCs w:val="20"/>
        </w:rPr>
        <w:t xml:space="preserve"> data missing for fewer than 4 hours with 0</w:t>
      </w:r>
      <w:r w:rsidR="003E36DD">
        <w:rPr>
          <w:rFonts w:ascii="Arial" w:hAnsi="Arial" w:cs="Arial"/>
          <w:sz w:val="20"/>
          <w:szCs w:val="20"/>
        </w:rPr>
        <w:t xml:space="preserve"> </w:t>
      </w:r>
      <w:r>
        <w:rPr>
          <w:rFonts w:ascii="Arial" w:hAnsi="Arial" w:cs="Arial"/>
          <w:sz w:val="20"/>
          <w:szCs w:val="20"/>
        </w:rPr>
        <w:t>made no difference to our results (</w:t>
      </w:r>
      <w:r w:rsidRPr="00B26766">
        <w:rPr>
          <w:rFonts w:ascii="Arial" w:hAnsi="Arial" w:cs="Arial"/>
          <w:b/>
          <w:bCs/>
          <w:sz w:val="20"/>
          <w:szCs w:val="20"/>
        </w:rPr>
        <w:t>Supplemental Figure 3</w:t>
      </w:r>
      <w:r>
        <w:rPr>
          <w:rFonts w:ascii="Arial" w:hAnsi="Arial" w:cs="Arial"/>
          <w:sz w:val="20"/>
          <w:szCs w:val="20"/>
        </w:rPr>
        <w:t>)</w:t>
      </w:r>
      <w:r w:rsidR="00B73650">
        <w:rPr>
          <w:rFonts w:ascii="Arial" w:hAnsi="Arial" w:cs="Arial"/>
          <w:sz w:val="20"/>
          <w:szCs w:val="20"/>
        </w:rPr>
        <w:t>, r</w:t>
      </w:r>
      <w:r w:rsidRPr="008D502C">
        <w:rPr>
          <w:rFonts w:ascii="Arial" w:hAnsi="Arial" w:cs="Arial"/>
          <w:sz w:val="20"/>
          <w:szCs w:val="20"/>
        </w:rPr>
        <w:t xml:space="preserve">estricting </w:t>
      </w:r>
      <w:r w:rsidRPr="008D502C">
        <w:rPr>
          <w:rFonts w:ascii="Arial" w:hAnsi="Arial" w:cs="Arial"/>
          <w:sz w:val="20"/>
          <w:szCs w:val="20"/>
        </w:rPr>
        <w:lastRenderedPageBreak/>
        <w:t>to counties with 80% or higher coverage (compared to 50% or higher in our main analyses) did not change our results (</w:t>
      </w:r>
      <w:r w:rsidRPr="00B26766">
        <w:rPr>
          <w:rFonts w:ascii="Arial" w:hAnsi="Arial" w:cs="Arial"/>
          <w:b/>
          <w:bCs/>
          <w:sz w:val="20"/>
          <w:szCs w:val="20"/>
        </w:rPr>
        <w:t>Supplemental Figure 4</w:t>
      </w:r>
      <w:r w:rsidRPr="008D502C">
        <w:rPr>
          <w:rFonts w:ascii="Arial" w:hAnsi="Arial" w:cs="Arial"/>
          <w:sz w:val="20"/>
          <w:szCs w:val="20"/>
        </w:rPr>
        <w:t>)</w:t>
      </w:r>
      <w:r w:rsidR="00F05895">
        <w:rPr>
          <w:rFonts w:ascii="Arial" w:hAnsi="Arial" w:cs="Arial"/>
          <w:sz w:val="20"/>
          <w:szCs w:val="20"/>
        </w:rPr>
        <w:t>, and adjusting for wildfire smoke days did not change our results</w:t>
      </w:r>
      <w:r w:rsidRPr="008B7502">
        <w:rPr>
          <w:rFonts w:ascii="Arial" w:hAnsi="Arial" w:cs="Arial"/>
          <w:sz w:val="20"/>
          <w:szCs w:val="20"/>
        </w:rPr>
        <w:t xml:space="preserve"> (</w:t>
      </w:r>
      <w:r w:rsidRPr="00B26766">
        <w:rPr>
          <w:rFonts w:ascii="Arial" w:hAnsi="Arial" w:cs="Arial"/>
          <w:b/>
          <w:bCs/>
          <w:sz w:val="20"/>
          <w:szCs w:val="20"/>
        </w:rPr>
        <w:t>Supplemental Figure 6</w:t>
      </w:r>
      <w:r w:rsidRPr="008B7502">
        <w:rPr>
          <w:rFonts w:ascii="Arial" w:hAnsi="Arial" w:cs="Arial"/>
          <w:sz w:val="20"/>
          <w:szCs w:val="20"/>
        </w:rPr>
        <w:t>)</w:t>
      </w:r>
      <w:r>
        <w:rPr>
          <w:rFonts w:ascii="Arial" w:hAnsi="Arial" w:cs="Arial"/>
          <w:sz w:val="20"/>
          <w:szCs w:val="20"/>
        </w:rPr>
        <w:t>.</w:t>
      </w:r>
    </w:p>
    <w:p w14:paraId="220C54DA" w14:textId="77777777" w:rsidR="00B3731B" w:rsidRPr="002A2B23" w:rsidRDefault="00B3731B" w:rsidP="00655FD6">
      <w:pPr>
        <w:spacing w:after="0" w:line="480" w:lineRule="auto"/>
        <w:ind w:firstLine="720"/>
        <w:rPr>
          <w:rFonts w:ascii="Arial" w:hAnsi="Arial" w:cs="Arial"/>
          <w:sz w:val="20"/>
          <w:szCs w:val="20"/>
        </w:rPr>
      </w:pPr>
    </w:p>
    <w:p w14:paraId="30A146D6" w14:textId="77777777" w:rsidR="00655FD6" w:rsidRPr="002A2B23" w:rsidRDefault="00655FD6" w:rsidP="00655FD6">
      <w:pPr>
        <w:spacing w:after="0" w:line="480" w:lineRule="auto"/>
        <w:rPr>
          <w:rFonts w:ascii="Arial" w:hAnsi="Arial" w:cs="Arial"/>
          <w:b/>
          <w:bCs/>
          <w:sz w:val="20"/>
          <w:szCs w:val="20"/>
        </w:rPr>
      </w:pPr>
    </w:p>
    <w:p w14:paraId="36275E27" w14:textId="77777777" w:rsidR="00655FD6" w:rsidRPr="00FF40C4" w:rsidRDefault="00655FD6" w:rsidP="00655FD6">
      <w:pPr>
        <w:spacing w:after="0" w:line="480" w:lineRule="auto"/>
        <w:rPr>
          <w:rFonts w:ascii="Arial" w:hAnsi="Arial" w:cs="Arial"/>
          <w:sz w:val="20"/>
          <w:szCs w:val="20"/>
          <w:u w:val="single"/>
        </w:rPr>
      </w:pPr>
      <w:r w:rsidRPr="00FF40C4">
        <w:rPr>
          <w:rFonts w:ascii="Arial" w:hAnsi="Arial" w:cs="Arial"/>
          <w:sz w:val="20"/>
          <w:szCs w:val="20"/>
          <w:u w:val="single"/>
        </w:rPr>
        <w:t xml:space="preserve">Effect modification </w:t>
      </w:r>
    </w:p>
    <w:p w14:paraId="1F53D2EA" w14:textId="77777777" w:rsidR="00655FD6" w:rsidRDefault="00655FD6" w:rsidP="00655FD6">
      <w:pPr>
        <w:spacing w:after="0" w:line="480" w:lineRule="auto"/>
        <w:ind w:firstLine="720"/>
        <w:rPr>
          <w:rFonts w:ascii="Arial" w:hAnsi="Arial" w:cs="Arial"/>
          <w:sz w:val="20"/>
          <w:szCs w:val="20"/>
        </w:rPr>
      </w:pPr>
    </w:p>
    <w:p w14:paraId="6DCF1F31" w14:textId="77777777" w:rsidR="00655FD6" w:rsidRDefault="00655FD6" w:rsidP="00655FD6">
      <w:pPr>
        <w:spacing w:after="0" w:line="480" w:lineRule="auto"/>
        <w:ind w:firstLine="720"/>
        <w:rPr>
          <w:rFonts w:ascii="Arial" w:hAnsi="Arial" w:cs="Arial"/>
          <w:sz w:val="20"/>
          <w:szCs w:val="20"/>
        </w:rPr>
      </w:pPr>
      <w:r w:rsidRPr="002A2B23">
        <w:rPr>
          <w:rFonts w:ascii="Arial" w:hAnsi="Arial" w:cs="Arial"/>
          <w:sz w:val="20"/>
          <w:szCs w:val="20"/>
        </w:rPr>
        <w:t xml:space="preserve">We tested for effect modification of the relationship between power outage and CVD and respiratory hospitalizations by age, sex, </w:t>
      </w:r>
      <w:r>
        <w:rPr>
          <w:rFonts w:ascii="Arial" w:hAnsi="Arial" w:cs="Arial"/>
          <w:sz w:val="20"/>
          <w:szCs w:val="20"/>
        </w:rPr>
        <w:t>dual-Medicaid eligibility</w:t>
      </w:r>
      <w:r w:rsidRPr="002A2B23">
        <w:rPr>
          <w:rFonts w:ascii="Arial" w:hAnsi="Arial" w:cs="Arial"/>
          <w:sz w:val="20"/>
          <w:szCs w:val="20"/>
        </w:rPr>
        <w:t>, and percentage of county Medicare beneficiaries using DME.</w:t>
      </w:r>
      <w:r>
        <w:rPr>
          <w:rFonts w:ascii="Arial" w:hAnsi="Arial" w:cs="Arial"/>
          <w:sz w:val="20"/>
          <w:szCs w:val="20"/>
        </w:rPr>
        <w:t xml:space="preserve"> We used Medicaid eligibility as a proxy for poverty.</w:t>
      </w:r>
      <w:r w:rsidRPr="002A2B23">
        <w:rPr>
          <w:rFonts w:ascii="Arial" w:hAnsi="Arial" w:cs="Arial"/>
          <w:sz w:val="20"/>
          <w:szCs w:val="20"/>
        </w:rPr>
        <w:t xml:space="preserve"> </w:t>
      </w:r>
      <w:r>
        <w:rPr>
          <w:rFonts w:ascii="Arial" w:hAnsi="Arial" w:cs="Arial"/>
          <w:sz w:val="20"/>
          <w:szCs w:val="20"/>
        </w:rPr>
        <w:t>Power outage exposure was distributed similarly across potential effect modifiers (</w:t>
      </w:r>
      <w:r w:rsidRPr="00774E1B">
        <w:rPr>
          <w:rFonts w:ascii="Arial" w:hAnsi="Arial" w:cs="Arial"/>
          <w:b/>
          <w:bCs/>
          <w:sz w:val="20"/>
          <w:szCs w:val="20"/>
        </w:rPr>
        <w:t>Table 1</w:t>
      </w:r>
      <w:r>
        <w:rPr>
          <w:rFonts w:ascii="Arial" w:hAnsi="Arial" w:cs="Arial"/>
          <w:sz w:val="20"/>
          <w:szCs w:val="20"/>
        </w:rPr>
        <w:t xml:space="preserve">). </w:t>
      </w:r>
      <w:r w:rsidRPr="002A2B23">
        <w:rPr>
          <w:rFonts w:ascii="Arial" w:hAnsi="Arial" w:cs="Arial"/>
          <w:sz w:val="20"/>
          <w:szCs w:val="20"/>
        </w:rPr>
        <w:t>Overall, we did not observe effect modification by age</w:t>
      </w:r>
      <w:r>
        <w:rPr>
          <w:rFonts w:ascii="Arial" w:hAnsi="Arial" w:cs="Arial"/>
          <w:sz w:val="20"/>
          <w:szCs w:val="20"/>
        </w:rPr>
        <w:t xml:space="preserve">, </w:t>
      </w:r>
      <w:r w:rsidRPr="002A2B23">
        <w:rPr>
          <w:rFonts w:ascii="Arial" w:hAnsi="Arial" w:cs="Arial"/>
          <w:sz w:val="20"/>
          <w:szCs w:val="20"/>
        </w:rPr>
        <w:t>sex</w:t>
      </w:r>
      <w:r>
        <w:rPr>
          <w:rFonts w:ascii="Arial" w:hAnsi="Arial" w:cs="Arial"/>
          <w:sz w:val="20"/>
          <w:szCs w:val="20"/>
        </w:rPr>
        <w:t>, or Medicaid eligibility.</w:t>
      </w:r>
      <w:r w:rsidRPr="002A2B23">
        <w:rPr>
          <w:rFonts w:ascii="Arial" w:hAnsi="Arial" w:cs="Arial"/>
          <w:sz w:val="20"/>
          <w:szCs w:val="20"/>
        </w:rPr>
        <w:t xml:space="preserve"> </w:t>
      </w:r>
    </w:p>
    <w:p w14:paraId="3DEC7FE1" w14:textId="4FB3DB95" w:rsidR="00655FD6" w:rsidRDefault="00655FD6" w:rsidP="00655FD6">
      <w:pPr>
        <w:spacing w:after="0" w:line="480" w:lineRule="auto"/>
        <w:ind w:firstLine="720"/>
        <w:rPr>
          <w:rFonts w:ascii="Arial" w:hAnsi="Arial" w:cs="Arial"/>
          <w:sz w:val="20"/>
          <w:szCs w:val="20"/>
        </w:rPr>
      </w:pPr>
      <w:r>
        <w:rPr>
          <w:rFonts w:ascii="Arial" w:hAnsi="Arial" w:cs="Arial"/>
          <w:sz w:val="20"/>
          <w:szCs w:val="20"/>
        </w:rPr>
        <w:t>For DME use, th</w:t>
      </w:r>
      <w:r w:rsidRPr="002A2B23">
        <w:rPr>
          <w:rFonts w:ascii="Arial" w:hAnsi="Arial" w:cs="Arial"/>
          <w:sz w:val="20"/>
          <w:szCs w:val="20"/>
        </w:rPr>
        <w:t>e association between power outage</w:t>
      </w:r>
      <w:r>
        <w:rPr>
          <w:rFonts w:ascii="Arial" w:hAnsi="Arial" w:cs="Arial"/>
          <w:sz w:val="20"/>
          <w:szCs w:val="20"/>
        </w:rPr>
        <w:t>s</w:t>
      </w:r>
      <w:r w:rsidRPr="002A2B23">
        <w:rPr>
          <w:rFonts w:ascii="Arial" w:hAnsi="Arial" w:cs="Arial"/>
          <w:sz w:val="20"/>
          <w:szCs w:val="20"/>
        </w:rPr>
        <w:t xml:space="preserve"> and respiratory hospitalizations appeared stronger in counties with smaller percentages of DME users (quartile 1 of DME use) compared to counties with larger percentages of DME users (quartile 4 of DME use). Respiratory hospitalizations remained elevated in counties with quartile 1 DME use for two days after power outage, while in counties with fourth quartile DME use, hospitalizations were elevated only on the day of power outage (</w:t>
      </w:r>
      <w:r w:rsidRPr="002A2B23">
        <w:rPr>
          <w:rFonts w:ascii="Arial" w:hAnsi="Arial" w:cs="Arial"/>
          <w:b/>
          <w:bCs/>
          <w:sz w:val="20"/>
          <w:szCs w:val="20"/>
        </w:rPr>
        <w:t>Figure 3</w:t>
      </w:r>
      <w:r w:rsidRPr="002A2B23">
        <w:rPr>
          <w:rFonts w:ascii="Arial" w:hAnsi="Arial" w:cs="Arial"/>
          <w:sz w:val="20"/>
          <w:szCs w:val="20"/>
        </w:rPr>
        <w:t>).</w:t>
      </w:r>
      <w:r w:rsidR="00E60737">
        <w:rPr>
          <w:rFonts w:ascii="Arial" w:hAnsi="Arial" w:cs="Arial"/>
          <w:sz w:val="20"/>
          <w:szCs w:val="20"/>
        </w:rPr>
        <w:t xml:space="preserve"> </w:t>
      </w:r>
      <w:r w:rsidR="00E60737" w:rsidRPr="00E60737">
        <w:rPr>
          <w:rFonts w:ascii="Arial" w:hAnsi="Arial" w:cs="Arial"/>
          <w:sz w:val="20"/>
          <w:szCs w:val="20"/>
        </w:rPr>
        <w:t xml:space="preserve">The effect of power outage on CVD hospitalizations was not modified by </w:t>
      </w:r>
      <w:r w:rsidR="001073D8">
        <w:rPr>
          <w:rFonts w:ascii="Arial" w:hAnsi="Arial" w:cs="Arial"/>
          <w:sz w:val="20"/>
          <w:szCs w:val="20"/>
        </w:rPr>
        <w:t xml:space="preserve">county-level </w:t>
      </w:r>
      <w:r w:rsidR="00E60737" w:rsidRPr="00E60737">
        <w:rPr>
          <w:rFonts w:ascii="Arial" w:hAnsi="Arial" w:cs="Arial"/>
          <w:sz w:val="20"/>
          <w:szCs w:val="20"/>
        </w:rPr>
        <w:t>DME use</w:t>
      </w:r>
      <w:r w:rsidR="00E60737">
        <w:rPr>
          <w:rFonts w:ascii="Arial" w:hAnsi="Arial" w:cs="Arial"/>
          <w:sz w:val="20"/>
          <w:szCs w:val="20"/>
        </w:rPr>
        <w:t>.</w:t>
      </w:r>
    </w:p>
    <w:p w14:paraId="6A2B9B56" w14:textId="48C4B86D" w:rsidR="00795691" w:rsidRDefault="00E75B28" w:rsidP="00655FD6">
      <w:pPr>
        <w:spacing w:after="0" w:line="480" w:lineRule="auto"/>
        <w:ind w:firstLine="720"/>
        <w:rPr>
          <w:rFonts w:ascii="Arial" w:hAnsi="Arial" w:cs="Arial"/>
          <w:sz w:val="20"/>
          <w:szCs w:val="20"/>
        </w:rPr>
      </w:pPr>
      <w:r w:rsidRPr="00E75B28">
        <w:rPr>
          <w:rFonts w:ascii="Arial" w:hAnsi="Arial" w:cs="Arial"/>
          <w:sz w:val="20"/>
          <w:szCs w:val="20"/>
        </w:rPr>
        <w:t>When we tested if the effect of power outage on CVD hospitalizations differed on anomalously hot days, we observed a larger power outage-associated increase in CVD hospitalizations on hot days compared to non-hot days (Supplementary Table 3). On cold days, there was no additional effect of power outage on CVD hospitalizations. We found no additional effect of power outage on respiratory hospitalization on hot days. The effect of power outage on respiratory hospitalizations was attenuated slightly on anomalously cold days (</w:t>
      </w:r>
      <w:r w:rsidRPr="0062332F">
        <w:rPr>
          <w:rFonts w:ascii="Arial" w:hAnsi="Arial" w:cs="Arial"/>
          <w:b/>
          <w:bCs/>
          <w:sz w:val="20"/>
          <w:szCs w:val="20"/>
        </w:rPr>
        <w:t>Supplementary Table 3</w:t>
      </w:r>
      <w:r w:rsidRPr="00E75B28">
        <w:rPr>
          <w:rFonts w:ascii="Arial" w:hAnsi="Arial" w:cs="Arial"/>
          <w:sz w:val="20"/>
          <w:szCs w:val="20"/>
        </w:rPr>
        <w:t>).</w:t>
      </w:r>
    </w:p>
    <w:p w14:paraId="34F2B5ED" w14:textId="77777777" w:rsidR="00655FD6" w:rsidRDefault="00655FD6" w:rsidP="00834502">
      <w:pPr>
        <w:spacing w:after="0" w:line="480" w:lineRule="auto"/>
        <w:rPr>
          <w:rFonts w:ascii="Arial" w:hAnsi="Arial" w:cs="Arial"/>
          <w:sz w:val="20"/>
          <w:szCs w:val="20"/>
        </w:rPr>
      </w:pPr>
    </w:p>
    <w:p w14:paraId="7FFD6EBA" w14:textId="2670B81A" w:rsidR="00834502" w:rsidRDefault="00834502" w:rsidP="00834502">
      <w:pPr>
        <w:spacing w:after="0" w:line="480" w:lineRule="auto"/>
        <w:rPr>
          <w:rFonts w:ascii="Arial" w:hAnsi="Arial" w:cs="Arial"/>
          <w:sz w:val="20"/>
          <w:szCs w:val="20"/>
        </w:rPr>
      </w:pPr>
      <w:r>
        <w:rPr>
          <w:rFonts w:ascii="Arial" w:hAnsi="Arial" w:cs="Arial"/>
          <w:sz w:val="20"/>
          <w:szCs w:val="20"/>
        </w:rPr>
        <w:lastRenderedPageBreak/>
        <w:t>Excess hospitalizations</w:t>
      </w:r>
    </w:p>
    <w:p w14:paraId="6EC4F846" w14:textId="7AEAA09D" w:rsidR="00834502" w:rsidRDefault="00C65E78" w:rsidP="00C65E78">
      <w:pPr>
        <w:spacing w:after="0" w:line="480" w:lineRule="auto"/>
        <w:ind w:firstLine="720"/>
        <w:rPr>
          <w:rFonts w:ascii="Arial" w:hAnsi="Arial" w:cs="Arial"/>
          <w:sz w:val="20"/>
          <w:szCs w:val="20"/>
        </w:rPr>
      </w:pPr>
      <w:r w:rsidRPr="00C65E78">
        <w:rPr>
          <w:rFonts w:ascii="Arial" w:hAnsi="Arial" w:cs="Arial"/>
          <w:sz w:val="20"/>
          <w:szCs w:val="20"/>
        </w:rPr>
        <w:t xml:space="preserve">With an average of seven 8+ hour power outages per year, a 1.04 RR (95% CI: 1.02, 1.06) increase in CVD-related hospitalizations in the seven-day period following an outage would result in </w:t>
      </w:r>
      <w:r w:rsidR="001073D8">
        <w:rPr>
          <w:rFonts w:ascii="Arial" w:hAnsi="Arial" w:cs="Arial"/>
          <w:sz w:val="20"/>
          <w:szCs w:val="20"/>
        </w:rPr>
        <w:t>approximately</w:t>
      </w:r>
      <w:r w:rsidRPr="00C65E78">
        <w:rPr>
          <w:rFonts w:ascii="Arial" w:hAnsi="Arial" w:cs="Arial"/>
          <w:sz w:val="20"/>
          <w:szCs w:val="20"/>
        </w:rPr>
        <w:t xml:space="preserve"> 2408 (95% CI: 1105, 3735) CVD-related hospitalizations due to power outage per year in the Fee-for-Service Medicare population, in the absence of other sources of bias. Similarly, across all lags, a 1.05 RR (1.02, 1.08) increase in respiratory-related hospitalizations with power outage would result in </w:t>
      </w:r>
      <w:r w:rsidR="001073D8">
        <w:rPr>
          <w:rFonts w:ascii="Arial" w:hAnsi="Arial" w:cs="Arial"/>
          <w:sz w:val="20"/>
          <w:szCs w:val="20"/>
        </w:rPr>
        <w:t>approximately</w:t>
      </w:r>
      <w:r w:rsidRPr="00C65E78">
        <w:rPr>
          <w:rFonts w:ascii="Arial" w:hAnsi="Arial" w:cs="Arial"/>
          <w:sz w:val="20"/>
          <w:szCs w:val="20"/>
        </w:rPr>
        <w:t xml:space="preserve"> 1838 (95% CI: 819, 2884) </w:t>
      </w:r>
      <w:r w:rsidR="001073D8">
        <w:rPr>
          <w:rFonts w:ascii="Arial" w:hAnsi="Arial" w:cs="Arial"/>
          <w:sz w:val="20"/>
          <w:szCs w:val="20"/>
        </w:rPr>
        <w:t>power outage-attributable</w:t>
      </w:r>
      <w:r w:rsidRPr="00C65E78">
        <w:rPr>
          <w:rFonts w:ascii="Arial" w:hAnsi="Arial" w:cs="Arial"/>
          <w:sz w:val="20"/>
          <w:szCs w:val="20"/>
        </w:rPr>
        <w:t xml:space="preserve"> respiratory hospitalizations per year in this population.</w:t>
      </w:r>
    </w:p>
    <w:p w14:paraId="249745DB" w14:textId="77777777" w:rsidR="00707F39" w:rsidRPr="00DD0F4D" w:rsidRDefault="00707F39" w:rsidP="00C65E78">
      <w:pPr>
        <w:spacing w:after="0" w:line="480" w:lineRule="auto"/>
        <w:ind w:firstLine="720"/>
        <w:rPr>
          <w:rFonts w:ascii="Arial" w:hAnsi="Arial" w:cs="Arial"/>
          <w:sz w:val="20"/>
          <w:szCs w:val="20"/>
        </w:rPr>
      </w:pPr>
    </w:p>
    <w:p w14:paraId="5E3A211C" w14:textId="77777777" w:rsidR="00655FD6" w:rsidRPr="0097584B" w:rsidRDefault="00655FD6" w:rsidP="00655FD6">
      <w:pPr>
        <w:pBdr>
          <w:top w:val="nil"/>
          <w:left w:val="nil"/>
          <w:bottom w:val="nil"/>
          <w:right w:val="nil"/>
          <w:between w:val="nil"/>
        </w:pBdr>
        <w:spacing w:after="0" w:line="480" w:lineRule="auto"/>
        <w:contextualSpacing/>
        <w:rPr>
          <w:rFonts w:ascii="Arial" w:hAnsi="Arial" w:cs="Arial"/>
          <w:color w:val="000000"/>
          <w:sz w:val="20"/>
          <w:szCs w:val="20"/>
        </w:rPr>
      </w:pPr>
      <w:r w:rsidRPr="0097584B">
        <w:rPr>
          <w:rFonts w:ascii="Arial" w:hAnsi="Arial" w:cs="Arial"/>
          <w:b/>
          <w:color w:val="000000"/>
          <w:sz w:val="20"/>
          <w:szCs w:val="20"/>
        </w:rPr>
        <w:t xml:space="preserve">Discussion </w:t>
      </w:r>
    </w:p>
    <w:p w14:paraId="77150B1B" w14:textId="77777777" w:rsidR="00655FD6" w:rsidRPr="0097584B" w:rsidRDefault="00655FD6" w:rsidP="00655FD6">
      <w:pPr>
        <w:spacing w:after="0" w:line="480" w:lineRule="auto"/>
        <w:rPr>
          <w:rFonts w:ascii="Arial" w:hAnsi="Arial" w:cs="Arial"/>
          <w:b/>
          <w:bCs/>
          <w:sz w:val="20"/>
          <w:szCs w:val="20"/>
        </w:rPr>
      </w:pPr>
    </w:p>
    <w:p w14:paraId="7D580623" w14:textId="77777777" w:rsidR="00655FD6" w:rsidRPr="0097584B" w:rsidRDefault="00655FD6" w:rsidP="00655FD6">
      <w:pPr>
        <w:spacing w:after="0" w:line="480" w:lineRule="auto"/>
        <w:rPr>
          <w:rFonts w:ascii="Arial" w:hAnsi="Arial" w:cs="Arial"/>
          <w:sz w:val="20"/>
          <w:szCs w:val="20"/>
        </w:rPr>
      </w:pPr>
      <w:r w:rsidRPr="0097584B">
        <w:rPr>
          <w:rFonts w:ascii="Arial" w:hAnsi="Arial" w:cs="Arial"/>
          <w:b/>
          <w:bCs/>
          <w:sz w:val="20"/>
          <w:szCs w:val="20"/>
        </w:rPr>
        <w:tab/>
      </w:r>
      <w:r w:rsidRPr="0097584B">
        <w:rPr>
          <w:rFonts w:ascii="Arial" w:hAnsi="Arial" w:cs="Arial"/>
          <w:sz w:val="20"/>
          <w:szCs w:val="20"/>
        </w:rPr>
        <w:t xml:space="preserve"> In this 2018 case-crossover study of over 23 million </w:t>
      </w:r>
      <w:r>
        <w:rPr>
          <w:rFonts w:ascii="Arial" w:hAnsi="Arial" w:cs="Arial"/>
          <w:sz w:val="20"/>
          <w:szCs w:val="20"/>
        </w:rPr>
        <w:t xml:space="preserve">Fee-For-Service </w:t>
      </w:r>
      <w:r w:rsidRPr="0097584B">
        <w:rPr>
          <w:rFonts w:ascii="Arial" w:hAnsi="Arial" w:cs="Arial"/>
          <w:sz w:val="20"/>
          <w:szCs w:val="20"/>
        </w:rPr>
        <w:t xml:space="preserve">Medicare beneficiaries aged 65+, we found that power outages were associated with increased acute emergency CVD and respiratory hospitalizations. </w:t>
      </w:r>
      <w:r>
        <w:rPr>
          <w:rFonts w:ascii="Arial" w:hAnsi="Arial" w:cs="Arial"/>
          <w:sz w:val="20"/>
          <w:szCs w:val="20"/>
        </w:rPr>
        <w:t xml:space="preserve">This association was strongest for CVD hospitalizations the day following the power outage, while for respiratory hospitalizations, the same-day association was strongest. </w:t>
      </w:r>
      <w:r w:rsidRPr="0097584B">
        <w:rPr>
          <w:rFonts w:ascii="Arial" w:hAnsi="Arial" w:cs="Arial"/>
          <w:sz w:val="20"/>
          <w:szCs w:val="20"/>
        </w:rPr>
        <w:t xml:space="preserve">As expected, larger outages affecting </w:t>
      </w:r>
      <w:r w:rsidRPr="0097584B">
        <w:rPr>
          <w:rFonts w:ascii="Arial" w:eastAsia="Garamond" w:hAnsi="Arial" w:cs="Arial"/>
          <w:sz w:val="20"/>
          <w:szCs w:val="20"/>
        </w:rPr>
        <w:t>≥</w:t>
      </w:r>
      <w:r w:rsidRPr="0097584B">
        <w:rPr>
          <w:rFonts w:ascii="Arial" w:hAnsi="Arial" w:cs="Arial"/>
          <w:sz w:val="20"/>
          <w:szCs w:val="20"/>
        </w:rPr>
        <w:t xml:space="preserve">3% or </w:t>
      </w:r>
      <w:r w:rsidRPr="0097584B">
        <w:rPr>
          <w:rFonts w:ascii="Arial" w:eastAsia="Garamond" w:hAnsi="Arial" w:cs="Arial"/>
          <w:sz w:val="20"/>
          <w:szCs w:val="20"/>
        </w:rPr>
        <w:t>≥</w:t>
      </w:r>
      <w:r w:rsidRPr="0097584B">
        <w:rPr>
          <w:rFonts w:ascii="Arial" w:hAnsi="Arial" w:cs="Arial"/>
          <w:sz w:val="20"/>
          <w:szCs w:val="20"/>
        </w:rPr>
        <w:t xml:space="preserve">5% versus </w:t>
      </w:r>
      <w:r w:rsidRPr="0097584B">
        <w:rPr>
          <w:rFonts w:ascii="Arial" w:eastAsia="Garamond" w:hAnsi="Arial" w:cs="Arial"/>
          <w:sz w:val="20"/>
          <w:szCs w:val="20"/>
        </w:rPr>
        <w:t>≥</w:t>
      </w:r>
      <w:r w:rsidRPr="0097584B">
        <w:rPr>
          <w:rFonts w:ascii="Arial" w:hAnsi="Arial" w:cs="Arial"/>
          <w:sz w:val="20"/>
          <w:szCs w:val="20"/>
        </w:rPr>
        <w:t xml:space="preserve">1% of county customers had </w:t>
      </w:r>
      <w:r>
        <w:rPr>
          <w:rFonts w:ascii="Arial" w:hAnsi="Arial" w:cs="Arial"/>
          <w:sz w:val="20"/>
          <w:szCs w:val="20"/>
        </w:rPr>
        <w:t>stronger associations with</w:t>
      </w:r>
      <w:r w:rsidRPr="0097584B">
        <w:rPr>
          <w:rFonts w:ascii="Arial" w:hAnsi="Arial" w:cs="Arial"/>
          <w:sz w:val="20"/>
          <w:szCs w:val="20"/>
        </w:rPr>
        <w:t xml:space="preserve"> hospitalization rates. Furthermore, power outages were prevalent. US counties experienced an average of seven 8+ hour outages affecting </w:t>
      </w:r>
      <w:r w:rsidRPr="0097584B">
        <w:rPr>
          <w:rFonts w:ascii="Arial" w:eastAsia="Garamond" w:hAnsi="Arial" w:cs="Arial"/>
          <w:sz w:val="20"/>
          <w:szCs w:val="20"/>
        </w:rPr>
        <w:t>≥</w:t>
      </w:r>
      <w:r w:rsidRPr="0097584B">
        <w:rPr>
          <w:rFonts w:ascii="Arial" w:hAnsi="Arial" w:cs="Arial"/>
          <w:sz w:val="20"/>
          <w:szCs w:val="20"/>
        </w:rPr>
        <w:t xml:space="preserve">1% of customers in 2018, and shorter outages were even more common. With outage frequency and duration increasing due to climate change, these outages </w:t>
      </w:r>
      <w:r>
        <w:rPr>
          <w:rFonts w:ascii="Arial" w:hAnsi="Arial" w:cs="Arial"/>
          <w:sz w:val="20"/>
          <w:szCs w:val="20"/>
        </w:rPr>
        <w:t xml:space="preserve">may </w:t>
      </w:r>
      <w:r w:rsidRPr="0097584B">
        <w:rPr>
          <w:rFonts w:ascii="Arial" w:hAnsi="Arial" w:cs="Arial"/>
          <w:sz w:val="20"/>
          <w:szCs w:val="20"/>
        </w:rPr>
        <w:t xml:space="preserve">pose a growing threat to the cardiovascular and respiratory health of older adults. </w:t>
      </w:r>
    </w:p>
    <w:p w14:paraId="34F06C2B" w14:textId="58403CFE" w:rsidR="00655FD6" w:rsidRPr="0097584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Several New York State-based studies have reported associations between power outage exposure and increased CVD and respiratory acute care visits, with larger effects for older versus younger adults </w:t>
      </w:r>
      <w:r w:rsidRPr="0097584B">
        <w:rPr>
          <w:rFonts w:ascii="Arial" w:hAnsi="Arial" w:cs="Arial"/>
          <w:sz w:val="20"/>
          <w:szCs w:val="20"/>
        </w:rPr>
        <w:fldChar w:fldCharType="begin"/>
      </w:r>
      <w:r w:rsidR="006B4F03">
        <w:rPr>
          <w:rFonts w:ascii="Arial" w:hAnsi="Arial" w:cs="Arial"/>
          <w:sz w:val="20"/>
          <w:szCs w:val="20"/>
        </w:rPr>
        <w:instrText xml:space="preserve"> ADDIN ZOTERO_ITEM CSL_CITATION {"citationID":"bIWu9xCB","properties":{"formattedCitation":"[19\\uc0\\u8211{}21,29]","plainCitation":"[19–21,29]","noteIndex":0},"citationItems":[{"id":195,"uris":["http://zotero.org/users/local/hHKggCUl/items/FF89LILX"],"itemData":{"id":195,"type":"article-journal","container-title":"Chest","DOI":"10.1016/j.chest.2020.05.555","ISSN":"00123692","issue":"6","journalAbbreviation":"Chest","language":"en","page":"2346-2357","source":"DOI.org (Crossref)","title":"Power Outage: An Ignored Risk Factor for COPD Exacerbations","volume":"158","author":[{"family":"Zhang","given":"Wangjian"},{"family":"Sheridan","given":"Scott C."},{"family":"Birkhead","given":"Guthrie S."},{"family":"Croft","given":"Daniel P."},{"family":"Brotzge","given":"Jerald A."},{"family":"Justino","given":"John G."},{"family":"Stuart","given":"Neil A."},{"family":"Du","given":"Zhicheng"},{"family":"Romeiko","given":"Xiaobo X."},{"family":"Ye","given":"Bo"},{"family":"Dong","given":"Guanghui"},{"family":"Hao","given":"Yuantao"},{"family":"Lin","given":"Shao"}],"issued":{"date-parts":[["2020",12]]}}},{"id":194,"uris":["http://zotero.org/users/local/hHKggCUl/items/8L9T2PQA"],"itemData":{"id":194,"type":"article-journal","abstract":"BACKGROUND: While limited studies have evaluated the health impacts of thunderstorms and power outages (POs) separately, few have assessed their joint e</w:instrText>
      </w:r>
      <w:r w:rsidR="006B4F03">
        <w:rPr>
          <w:rFonts w:ascii="Cambria Math" w:hAnsi="Cambria Math" w:cs="Cambria Math"/>
          <w:sz w:val="20"/>
          <w:szCs w:val="20"/>
        </w:rPr>
        <w:instrText>ﬀ</w:instrText>
      </w:r>
      <w:r w:rsidR="006B4F03">
        <w:rPr>
          <w:rFonts w:ascii="Arial" w:hAnsi="Arial" w:cs="Arial"/>
          <w:sz w:val="20"/>
          <w:szCs w:val="20"/>
        </w:rPr>
        <w:instrText>ects. We aimed to investigate the individual and joint e</w:instrText>
      </w:r>
      <w:r w:rsidR="006B4F03">
        <w:rPr>
          <w:rFonts w:ascii="Cambria Math" w:hAnsi="Cambria Math" w:cs="Cambria Math"/>
          <w:sz w:val="20"/>
          <w:szCs w:val="20"/>
        </w:rPr>
        <w:instrText>ﬀ</w:instrText>
      </w:r>
      <w:r w:rsidR="006B4F0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6B4F03">
        <w:rPr>
          <w:rFonts w:ascii="Cambria Math" w:hAnsi="Cambria Math" w:cs="Cambria Math"/>
          <w:sz w:val="20"/>
          <w:szCs w:val="20"/>
        </w:rPr>
        <w:instrText>ﬀ</w:instrText>
      </w:r>
      <w:r w:rsidR="006B4F0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6B4F03">
        <w:rPr>
          <w:rFonts w:ascii="Cambria Math" w:hAnsi="Cambria Math" w:cs="Cambria Math"/>
          <w:sz w:val="20"/>
          <w:szCs w:val="20"/>
        </w:rPr>
        <w:instrText>ﬀ</w:instrText>
      </w:r>
      <w:r w:rsidR="006B4F0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ect on both multiplicative and additive scales. Over 35% of the thunderstorm e</w:instrText>
      </w:r>
      <w:r w:rsidR="006B4F03">
        <w:rPr>
          <w:rFonts w:ascii="Cambria Math" w:hAnsi="Cambria Math" w:cs="Cambria Math"/>
          <w:sz w:val="20"/>
          <w:szCs w:val="20"/>
        </w:rPr>
        <w:instrText>ﬀ</w:instrText>
      </w:r>
      <w:r w:rsidR="006B4F03">
        <w:rPr>
          <w:rFonts w:ascii="Arial" w:hAnsi="Arial" w:cs="Arial"/>
          <w:sz w:val="20"/>
          <w:szCs w:val="20"/>
        </w:rPr>
        <w:instrText>ects were mediated by PM2:5 and RH.\nCONCLUSION: Thunderstorms accompanied by POs showed the strongest respiratory e</w:instrText>
      </w:r>
      <w:r w:rsidR="006B4F03">
        <w:rPr>
          <w:rFonts w:ascii="Cambria Math" w:hAnsi="Cambria Math" w:cs="Cambria Math"/>
          <w:sz w:val="20"/>
          <w:szCs w:val="20"/>
        </w:rPr>
        <w:instrText>ﬀ</w:instrText>
      </w:r>
      <w:r w:rsidR="006B4F0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P."}],"issued":{"date-parts":[["2024",6]]}}},{"id":196,"uris":["http://zotero.org/users/local/hHKggCUl/items/BDEMCWLA"],"itemData":{"id":196,"type":"article-journal","abstract":"BACKGROUND: Previous studies investigated potential health e</w:instrText>
      </w:r>
      <w:r w:rsidR="006B4F03">
        <w:rPr>
          <w:rFonts w:ascii="Cambria Math" w:hAnsi="Cambria Math" w:cs="Cambria Math"/>
          <w:sz w:val="20"/>
          <w:szCs w:val="20"/>
        </w:rPr>
        <w:instrText>ﬀ</w:instrText>
      </w:r>
      <w:r w:rsidR="006B4F03">
        <w:rPr>
          <w:rFonts w:ascii="Arial" w:hAnsi="Arial" w:cs="Arial"/>
          <w:sz w:val="20"/>
          <w:szCs w:val="20"/>
        </w:rPr>
        <w:instrText>ects of large-scale power outages, including the massive power failure that a</w:instrText>
      </w:r>
      <w:r w:rsidR="006B4F03">
        <w:rPr>
          <w:rFonts w:ascii="Cambria Math" w:hAnsi="Cambria Math" w:cs="Cambria Math"/>
          <w:sz w:val="20"/>
          <w:szCs w:val="20"/>
        </w:rPr>
        <w:instrText>ﬀ</w:instrText>
      </w:r>
      <w:r w:rsidR="006B4F03">
        <w:rPr>
          <w:rFonts w:ascii="Arial" w:hAnsi="Arial" w:cs="Arial"/>
          <w:sz w:val="20"/>
          <w:szCs w:val="20"/>
        </w:rPr>
        <w:instrText>ected the northeastern United States and Ontario, Canada, in August 2003, and outages associated with major storms. However, information on localized outages is limited.\nOBJECTIVE: The study sought to examine potential health impacts of citywide and localized outages in New York City (NYC).\nMETHODS: Along with the citywide 2003 outage, localized outages in July 1999 and July 2006 were identiﬁed. We additionally investigated localized, warm- and cold-weather outages that occurred in any of 66 NYC electric-grid networks during 2002–2014 using New York State Public Service Commission data. Mortality and hospitalizations were geocoded and linked to the networks. Associations were estimated using Poisson time-series regression, including examining distributed lags and adjusting for temperature and temporal trends. Network-speciﬁc estimates were pooled by season.\nRESULTS: Respiratory disease hospitalizations were associated with the 2006 localized outage [cumulative relative risk [CRR] over 0–1 lag day, lag01 = 2:26 (95% conﬁdence interval [CI]: 1.08, 4.74)] and the 2003 citywide outage, but not with other localized, warm-weather outages. Renal disease hospitalizations were associated with the 2003 citywide outage, and with localized, warm-weather outages, pooled across networks [RR at lag3 = 1:16 (95% CI: 1.00, 1.34)], but not the 2006 localized outage. All-cause mortality was positively associated with the 1999, 2003, and 2006 outages (signiﬁcant for the 2003 outage only), but not with other localized, warm-weather outages. Localized, cold-weather outages were associated with all-cause mortality [lag01 CRR = 1:06 (95% CI: 1.01, 1.12)] and cardiovascular disease hospitalizations [lag01 CRR = 1:14 (95% CI: 1.03, 1.26)], and fewer respiratory disease hospitalizations [lag03 CRR = 0:77 (95% CI: 0.61, 0.97)].\nCONCLUSIONS: Localized outages may a</w:instrText>
      </w:r>
      <w:r w:rsidR="006B4F03">
        <w:rPr>
          <w:rFonts w:ascii="Cambria Math" w:hAnsi="Cambria Math" w:cs="Cambria Math"/>
          <w:sz w:val="20"/>
          <w:szCs w:val="20"/>
        </w:rPr>
        <w:instrText>ﬀ</w:instrText>
      </w:r>
      <w:r w:rsidR="006B4F03">
        <w:rPr>
          <w:rFonts w:ascii="Arial" w:hAnsi="Arial" w:cs="Arial"/>
          <w:sz w:val="20"/>
          <w:szCs w:val="20"/>
        </w:rPr>
        <w:instrText>ect health. This information can inform preparedness e</w:instrText>
      </w:r>
      <w:r w:rsidR="006B4F03">
        <w:rPr>
          <w:rFonts w:ascii="Cambria Math" w:hAnsi="Cambria Math" w:cs="Cambria Math"/>
          <w:sz w:val="20"/>
          <w:szCs w:val="20"/>
        </w:rPr>
        <w:instrText>ﬀ</w:instrText>
      </w:r>
      <w:r w:rsidR="006B4F03">
        <w:rPr>
          <w:rFonts w:ascii="Arial" w:hAnsi="Arial" w:cs="Arial"/>
          <w:sz w:val="20"/>
          <w:szCs w:val="20"/>
        </w:rPr>
        <w:instrText xml:space="preserve">orts and underscores the public health importance of ensuring electric grid resiliency to climate change. https://doi.org/10.1289/EHP2154","container-title":"Environmental Health Perspectives","DOI":"10.1289/EHP2154","ISSN":"0091-6765, 1552-9924","issue":"6","journalAbbreviation":"Environ Health Perspect","language":"en","page":"067003","source":"DOI.org (Crossref)","title":"Health Impacts of Citywide and Localized Power Outages in New York City","volume":"126","author":[{"family":"Dominianni","given":"Christine"},{"family":"Lane","given":"Kathryn"},{"family":"Johnson","given":"Sarah"},{"family":"Ito","given":"Kazuhiko"},{"family":"Matte","given":"Thomas"}],"issued":{"date-parts":[["2018",6,15]]}}},{"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006B4F03" w:rsidRPr="006B4F03">
        <w:rPr>
          <w:rFonts w:ascii="Arial" w:hAnsi="Arial" w:cs="Arial"/>
          <w:sz w:val="20"/>
          <w:szCs w:val="24"/>
        </w:rPr>
        <w:t>[19–21,29]</w:t>
      </w:r>
      <w:r w:rsidRPr="0097584B">
        <w:rPr>
          <w:rFonts w:ascii="Arial" w:hAnsi="Arial" w:cs="Arial"/>
          <w:sz w:val="20"/>
          <w:szCs w:val="20"/>
        </w:rPr>
        <w:fldChar w:fldCharType="end"/>
      </w:r>
      <w:r w:rsidRPr="0097584B">
        <w:rPr>
          <w:rFonts w:ascii="Arial" w:hAnsi="Arial" w:cs="Arial"/>
          <w:sz w:val="20"/>
          <w:szCs w:val="20"/>
        </w:rPr>
        <w:t xml:space="preserve">. </w:t>
      </w:r>
      <w:r>
        <w:rPr>
          <w:rFonts w:ascii="Arial" w:hAnsi="Arial" w:cs="Arial"/>
          <w:sz w:val="20"/>
          <w:szCs w:val="20"/>
        </w:rPr>
        <w:t xml:space="preserve">As in our study, </w:t>
      </w:r>
      <w:r w:rsidRPr="0097584B">
        <w:rPr>
          <w:rFonts w:ascii="Arial" w:hAnsi="Arial" w:cs="Arial"/>
          <w:sz w:val="20"/>
          <w:szCs w:val="20"/>
        </w:rPr>
        <w:t>Deng et al. found the largest increases in CVD emergency department visits the day after exposure, while respiratory visits increased most on the day of exposure</w:t>
      </w:r>
      <w:r>
        <w:rPr>
          <w:rFonts w:ascii="Arial" w:hAnsi="Arial" w:cs="Arial"/>
          <w:sz w:val="20"/>
          <w:szCs w:val="20"/>
        </w:rPr>
        <w:t xml:space="preserve">. </w:t>
      </w:r>
      <w:r w:rsidR="00A03A1C" w:rsidRPr="00A03A1C">
        <w:rPr>
          <w:rFonts w:ascii="Arial" w:hAnsi="Arial" w:cs="Arial"/>
          <w:sz w:val="20"/>
          <w:szCs w:val="20"/>
        </w:rPr>
        <w:t>We observed a protective effect on hospitalizations 4–5 days after a power outage</w:t>
      </w:r>
      <w:r w:rsidR="001073D8">
        <w:rPr>
          <w:rFonts w:ascii="Arial" w:hAnsi="Arial" w:cs="Arial"/>
          <w:sz w:val="20"/>
          <w:szCs w:val="20"/>
        </w:rPr>
        <w:t>, which</w:t>
      </w:r>
      <w:r w:rsidR="00A03A1C" w:rsidRPr="00A03A1C">
        <w:rPr>
          <w:rFonts w:ascii="Arial" w:hAnsi="Arial" w:cs="Arial"/>
          <w:sz w:val="20"/>
          <w:szCs w:val="20"/>
        </w:rPr>
        <w:t xml:space="preserve"> may be a harvesting effect or an artifact </w:t>
      </w:r>
      <w:r w:rsidR="001073D8">
        <w:rPr>
          <w:rFonts w:ascii="Arial" w:hAnsi="Arial" w:cs="Arial"/>
          <w:sz w:val="20"/>
          <w:szCs w:val="20"/>
        </w:rPr>
        <w:t>resulting</w:t>
      </w:r>
      <w:r w:rsidR="00A03A1C" w:rsidRPr="00A03A1C">
        <w:rPr>
          <w:rFonts w:ascii="Arial" w:hAnsi="Arial" w:cs="Arial"/>
          <w:sz w:val="20"/>
          <w:szCs w:val="20"/>
        </w:rPr>
        <w:t xml:space="preserve"> </w:t>
      </w:r>
      <w:r w:rsidR="001073D8">
        <w:rPr>
          <w:rFonts w:ascii="Arial" w:hAnsi="Arial" w:cs="Arial"/>
          <w:sz w:val="20"/>
          <w:szCs w:val="20"/>
        </w:rPr>
        <w:t>from</w:t>
      </w:r>
      <w:r w:rsidR="00A03A1C" w:rsidRPr="00A03A1C">
        <w:rPr>
          <w:rFonts w:ascii="Arial" w:hAnsi="Arial" w:cs="Arial"/>
          <w:sz w:val="20"/>
          <w:szCs w:val="20"/>
        </w:rPr>
        <w:t xml:space="preserve"> </w:t>
      </w:r>
      <w:r w:rsidR="001073D8">
        <w:rPr>
          <w:rFonts w:ascii="Arial" w:hAnsi="Arial" w:cs="Arial"/>
          <w:sz w:val="20"/>
          <w:szCs w:val="20"/>
        </w:rPr>
        <w:t>the use of</w:t>
      </w:r>
      <w:r w:rsidR="00A03A1C" w:rsidRPr="00A03A1C">
        <w:rPr>
          <w:rFonts w:ascii="Arial" w:hAnsi="Arial" w:cs="Arial"/>
          <w:sz w:val="20"/>
          <w:szCs w:val="20"/>
        </w:rPr>
        <w:t xml:space="preserve"> a natural spline-</w:t>
      </w:r>
      <w:r w:rsidR="00A03A1C" w:rsidRPr="00A03A1C">
        <w:rPr>
          <w:rFonts w:ascii="Arial" w:hAnsi="Arial" w:cs="Arial"/>
          <w:sz w:val="20"/>
          <w:szCs w:val="20"/>
        </w:rPr>
        <w:lastRenderedPageBreak/>
        <w:t xml:space="preserve">based model. For larger outages, there </w:t>
      </w:r>
      <w:r w:rsidR="001073D8">
        <w:rPr>
          <w:rFonts w:ascii="Arial" w:hAnsi="Arial" w:cs="Arial"/>
          <w:sz w:val="20"/>
          <w:szCs w:val="20"/>
        </w:rPr>
        <w:t>was</w:t>
      </w:r>
      <w:r w:rsidR="00A03A1C" w:rsidRPr="00A03A1C">
        <w:rPr>
          <w:rFonts w:ascii="Arial" w:hAnsi="Arial" w:cs="Arial"/>
          <w:sz w:val="20"/>
          <w:szCs w:val="20"/>
        </w:rPr>
        <w:t xml:space="preserve"> no protective effect on hospitalizations 4-5 days after exposure, making it unclear whether any true protective effect exists</w:t>
      </w:r>
      <w:r w:rsidR="00D65E1E">
        <w:rPr>
          <w:rFonts w:ascii="Arial" w:hAnsi="Arial" w:cs="Arial"/>
          <w:sz w:val="20"/>
          <w:szCs w:val="20"/>
        </w:rPr>
        <w:t>.</w:t>
      </w:r>
      <w:r w:rsidR="00A03A1C" w:rsidRPr="00A03A1C">
        <w:rPr>
          <w:rFonts w:ascii="Arial" w:hAnsi="Arial" w:cs="Arial"/>
          <w:sz w:val="20"/>
          <w:szCs w:val="20"/>
        </w:rPr>
        <w:t xml:space="preserve"> </w:t>
      </w:r>
      <w:r w:rsidRPr="0097584B">
        <w:rPr>
          <w:rFonts w:ascii="Arial" w:hAnsi="Arial" w:cs="Arial"/>
          <w:sz w:val="20"/>
          <w:szCs w:val="20"/>
        </w:rPr>
        <w:t xml:space="preserve">Do et al. estimated the association of power outage with CVD hospitalizations in Medicare beneficiaries 65+ in New York State from 2017-2018, which overlaps our study period and population </w:t>
      </w:r>
      <w:r w:rsidRPr="0097584B">
        <w:rPr>
          <w:rFonts w:ascii="Arial" w:hAnsi="Arial" w:cs="Arial"/>
          <w:sz w:val="20"/>
          <w:szCs w:val="20"/>
        </w:rPr>
        <w:fldChar w:fldCharType="begin"/>
      </w:r>
      <w:r w:rsidR="006B4F03">
        <w:rPr>
          <w:rFonts w:ascii="Arial" w:hAnsi="Arial" w:cs="Arial"/>
          <w:sz w:val="20"/>
          <w:szCs w:val="20"/>
        </w:rPr>
        <w:instrText xml:space="preserve"> ADDIN ZOTERO_ITEM CSL_CITATION {"citationID":"LGZTKj7L","properties":{"formattedCitation":"[29]","plainCitation":"[29]","noteIndex":0},"citationItems":[{"id":240,"uris":["http://zotero.org/users/local/hHKggCUl/items/534RADTL"],"itemData":{"id":240,"type":"article-journal","container-title":"Under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2017-2018","author":[{"family":"Do","given":"Vivian"}]}}],"schema":"https://github.com/citation-style-language/schema/raw/master/csl-citation.json"} </w:instrText>
      </w:r>
      <w:r w:rsidRPr="0097584B">
        <w:rPr>
          <w:rFonts w:ascii="Arial" w:hAnsi="Arial" w:cs="Arial"/>
          <w:sz w:val="20"/>
          <w:szCs w:val="20"/>
        </w:rPr>
        <w:fldChar w:fldCharType="separate"/>
      </w:r>
      <w:r w:rsidR="006B4F03">
        <w:rPr>
          <w:rFonts w:ascii="Arial" w:hAnsi="Arial" w:cs="Arial"/>
          <w:noProof/>
          <w:sz w:val="20"/>
          <w:szCs w:val="20"/>
        </w:rPr>
        <w:t>[29]</w:t>
      </w:r>
      <w:r w:rsidRPr="0097584B">
        <w:rPr>
          <w:rFonts w:ascii="Arial" w:hAnsi="Arial" w:cs="Arial"/>
          <w:sz w:val="20"/>
          <w:szCs w:val="20"/>
        </w:rPr>
        <w:fldChar w:fldCharType="end"/>
      </w:r>
      <w:r w:rsidRPr="0097584B">
        <w:rPr>
          <w:rFonts w:ascii="Arial" w:hAnsi="Arial" w:cs="Arial"/>
          <w:sz w:val="20"/>
          <w:szCs w:val="20"/>
        </w:rPr>
        <w:t xml:space="preserve">. They found elevated emergency CVD hospitalizations one day after power outage exposure, though confidence intervals contained the null. We estimated similar effects with more precision because of our larger study population. </w:t>
      </w:r>
    </w:p>
    <w:p w14:paraId="0672866A" w14:textId="497FCFC1" w:rsidR="00655FD6" w:rsidRDefault="00655FD6" w:rsidP="00655FD6">
      <w:pPr>
        <w:spacing w:after="0" w:line="480" w:lineRule="auto"/>
        <w:ind w:firstLine="720"/>
        <w:rPr>
          <w:rFonts w:ascii="Arial" w:hAnsi="Arial" w:cs="Arial"/>
          <w:sz w:val="20"/>
          <w:szCs w:val="20"/>
        </w:rPr>
      </w:pPr>
      <w:r w:rsidRPr="0097584B">
        <w:rPr>
          <w:rFonts w:ascii="Arial" w:hAnsi="Arial" w:cs="Arial"/>
          <w:sz w:val="20"/>
          <w:szCs w:val="20"/>
        </w:rPr>
        <w:t>We hypothesized that power outages</w:t>
      </w:r>
      <w:r>
        <w:rPr>
          <w:rFonts w:ascii="Arial" w:hAnsi="Arial" w:cs="Arial"/>
          <w:sz w:val="20"/>
          <w:szCs w:val="20"/>
        </w:rPr>
        <w:t xml:space="preserve"> may</w:t>
      </w:r>
      <w:r w:rsidRPr="0097584B">
        <w:rPr>
          <w:rFonts w:ascii="Arial" w:hAnsi="Arial" w:cs="Arial"/>
          <w:sz w:val="20"/>
          <w:szCs w:val="20"/>
        </w:rPr>
        <w:t xml:space="preserve"> lead to CVD and respiratory hospitalizations in older adults </w:t>
      </w:r>
      <w:r>
        <w:rPr>
          <w:rFonts w:ascii="Arial" w:hAnsi="Arial" w:cs="Arial"/>
          <w:sz w:val="20"/>
          <w:szCs w:val="20"/>
        </w:rPr>
        <w:t>due to increased</w:t>
      </w:r>
      <w:r w:rsidRPr="0097584B">
        <w:rPr>
          <w:rFonts w:ascii="Arial" w:hAnsi="Arial" w:cs="Arial"/>
          <w:sz w:val="20"/>
          <w:szCs w:val="20"/>
        </w:rPr>
        <w:t xml:space="preserve"> heat exposure, cold exposure, stress, and loss of electricity to life-sustaining medical devices and mobility aids. Power outages may also cause changes in indoor air quality when dehumidifiers, air purifiers, and ventilation systems lose power. </w:t>
      </w:r>
      <w:r w:rsidR="000D3A37" w:rsidRPr="000D3A37">
        <w:rPr>
          <w:rFonts w:ascii="Arial" w:hAnsi="Arial" w:cs="Arial"/>
          <w:sz w:val="20"/>
          <w:szCs w:val="20"/>
        </w:rPr>
        <w:t xml:space="preserve">The lagged effects of CVD and respiratory hospitalizations due to power outage likely differ, since the lagged effects of high or low temperature and air pollution </w:t>
      </w:r>
      <w:r w:rsidR="001073D8">
        <w:rPr>
          <w:rFonts w:ascii="Arial" w:hAnsi="Arial" w:cs="Arial"/>
          <w:sz w:val="20"/>
          <w:szCs w:val="20"/>
        </w:rPr>
        <w:t xml:space="preserve">appear to </w:t>
      </w:r>
      <w:r w:rsidR="000D3A37" w:rsidRPr="000D3A37">
        <w:rPr>
          <w:rFonts w:ascii="Arial" w:hAnsi="Arial" w:cs="Arial"/>
          <w:sz w:val="20"/>
          <w:szCs w:val="20"/>
        </w:rPr>
        <w:t xml:space="preserve">differ for CVD </w:t>
      </w:r>
      <w:r w:rsidR="001073D8">
        <w:rPr>
          <w:rFonts w:ascii="Arial" w:hAnsi="Arial" w:cs="Arial"/>
          <w:sz w:val="20"/>
          <w:szCs w:val="20"/>
        </w:rPr>
        <w:t>and</w:t>
      </w:r>
      <w:r w:rsidR="000D3A37" w:rsidRPr="000D3A37">
        <w:rPr>
          <w:rFonts w:ascii="Arial" w:hAnsi="Arial" w:cs="Arial"/>
          <w:sz w:val="20"/>
          <w:szCs w:val="20"/>
        </w:rPr>
        <w:t xml:space="preserve"> respiratory disease</w:t>
      </w:r>
      <w:r w:rsidR="000D3A37">
        <w:rPr>
          <w:rFonts w:ascii="Arial" w:hAnsi="Arial" w:cs="Arial"/>
          <w:sz w:val="20"/>
          <w:szCs w:val="20"/>
        </w:rPr>
        <w:t xml:space="preserve"> </w:t>
      </w:r>
      <w:r>
        <w:rPr>
          <w:rFonts w:ascii="Arial" w:hAnsi="Arial" w:cs="Arial"/>
          <w:sz w:val="20"/>
          <w:szCs w:val="20"/>
        </w:rPr>
        <w:fldChar w:fldCharType="begin"/>
      </w:r>
      <w:r w:rsidR="006B4F03">
        <w:rPr>
          <w:rFonts w:ascii="Arial" w:hAnsi="Arial" w:cs="Arial"/>
          <w:sz w:val="20"/>
          <w:szCs w:val="20"/>
        </w:rPr>
        <w:instrText xml:space="preserve"> ADDIN ZOTERO_ITEM CSL_CITATION {"citationID":"0ZzO5udH","properties":{"formattedCitation":"[37,44,45]","plainCitation":"[37,44,45]","noteIndex":0},"citationItems":[{"id":211,"uris":["http://zotero.org/users/local/hHKggCUl/items/7S2KHWLC"],"itemData":{"id":211,"type":"article-journal","abstract":"Objectives: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Pr>
          <w:rFonts w:ascii="Arial" w:hAnsi="Arial" w:cs="Arial"/>
          <w:sz w:val="20"/>
          <w:szCs w:val="20"/>
        </w:rPr>
        <w:fldChar w:fldCharType="separate"/>
      </w:r>
      <w:r w:rsidR="006B4F03">
        <w:rPr>
          <w:rFonts w:ascii="Arial" w:hAnsi="Arial" w:cs="Arial"/>
          <w:sz w:val="20"/>
        </w:rPr>
        <w:t>[37,44,45]</w:t>
      </w:r>
      <w:r>
        <w:rPr>
          <w:rFonts w:ascii="Arial" w:hAnsi="Arial" w:cs="Arial"/>
          <w:sz w:val="20"/>
          <w:szCs w:val="20"/>
        </w:rPr>
        <w:fldChar w:fldCharType="end"/>
      </w:r>
      <w:r>
        <w:rPr>
          <w:rFonts w:ascii="Arial" w:hAnsi="Arial" w:cs="Arial"/>
          <w:sz w:val="20"/>
          <w:szCs w:val="20"/>
        </w:rPr>
        <w:t xml:space="preserve">. </w:t>
      </w:r>
    </w:p>
    <w:p w14:paraId="729B4D59" w14:textId="59A170E7" w:rsidR="00655FD6" w:rsidRPr="006F415B" w:rsidRDefault="00655FD6" w:rsidP="00655FD6">
      <w:pPr>
        <w:spacing w:after="0" w:line="480" w:lineRule="auto"/>
        <w:ind w:firstLine="720"/>
        <w:rPr>
          <w:rFonts w:ascii="Arial" w:hAnsi="Arial" w:cs="Arial"/>
          <w:sz w:val="20"/>
          <w:szCs w:val="20"/>
        </w:rPr>
      </w:pPr>
      <w:r w:rsidRPr="0097584B">
        <w:rPr>
          <w:rFonts w:ascii="Arial" w:hAnsi="Arial" w:cs="Arial"/>
          <w:sz w:val="20"/>
          <w:szCs w:val="20"/>
        </w:rPr>
        <w:t xml:space="preserve">Further, many power outages are caused by climate-related severe weather like heat waves, winter storms, hurricanes, wildfires, and floods </w:t>
      </w:r>
      <w:r w:rsidRPr="0097584B">
        <w:rPr>
          <w:rFonts w:ascii="Arial" w:hAnsi="Arial" w:cs="Arial"/>
          <w:sz w:val="20"/>
          <w:szCs w:val="20"/>
        </w:rPr>
        <w:fldChar w:fldCharType="begin"/>
      </w:r>
      <w:r w:rsidR="006B4F03">
        <w:rPr>
          <w:rFonts w:ascii="Arial" w:hAnsi="Arial" w:cs="Arial"/>
          <w:sz w:val="20"/>
          <w:szCs w:val="20"/>
        </w:rPr>
        <w:instrText xml:space="preserve"> ADDIN ZOTERO_ITEM CSL_CITATION {"citationID":"n3LNDwDY","properties":{"formattedCitation":"[3,46,47]","plainCitation":"[3,46,47]","noteIndex":0},"citationItems":[{"id":180,"uris":["http://zotero.org/users/local/hHKggCUl/items/QGLVIH6M"],"itemData":{"id":180,"type":"article-journal","abstract":"Purpose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V."}],"issued":{"date-parts":[["2020",12]]}}},{"id":238,"uris":["http://zotero.org/users/local/hHKggCUl/items/5LBTMXE2"],"itemData":{"id":238,"type":"article","abstract":"Abstract\n          In the United States, severe weather events increasingly drive power outages, likely with health consequences. Studies typically examined individual severe weather events (e.g., heatwaves), focused on large power outages, and considered small geographic areas (e.g., a city). Here, we described the geographic and temporal patterns of all 8+ hour outages co-occurring with individual (e.g., cyclone alone) and multiple simultaneous severe weather events (e.g., cyclone + anomalous heat) nationally. We used hourly county-level PowerOutage.us data from 2018–2020 to define 8+ hour outages as whenever the proportion of customers without power was ≥0.1% for ≥8 continuous hours. We identified county-level daily severe weather events, including anomalous cold, anomalous heat, tropical cyclones, anomalous precipitation, wildfire, and snowfall. Of 1,657 counties with reliable power outage data, 1,229 (74.2%) experienced an 8+ hour power outage co-occurring with an individual severe weather event, and 880 (53.1%) faced co-occurrence with multiple simultaneous severe weather events. Outages co-occurring with anomalous precipitation events were the most common, affecting 1,158 (69.9%) counties, and concentrated along the Gulf Coast, Northeast, Michigan, and counties with data in Southern California. Co-occurrence with anomalous heat occurred the second most frequently, affecting 742 (44.8%) counties, mostly in Southeastern states. Cyclones – though rarer – affected the Eastern Seaboard and co-occurred with an 8+ hour power 24% of the time. On the West Coast, outages co-occurring with wildfires became increasingly common. Among multiple simultaneous weather events, 8+ hour power outages co-occurred with simultaneous anomalous precipitation-anomalous heat on 1,003 county-days in 39 states, anomalous precipitation-cyclone on 695 county-days in 24 states, and anomalous cold-snowfall on 252 county-days in 27 states. Understanding the spatiotemporal distribution of co-occurring weather-outages can guide efforts to strengthen and weatherize the electricity grid, prepare communities for multi-hazard events, and allocate resources for resilience and recovery.","DOI":"10.21203/rs.3.rs-4752336/v1","language":"en","license":"https://creativecommons.org/licenses/by/4.0/","source":"In Review","title":"Spatiotemporal patterns of power outages co-occurring with individual and multiple severe weather events in the United States, 2018-2020","URL":"https://www.researchsquare.com/article/rs-4752336/v1","author":[{"family":"Do","given":"Vivian"},{"family":"Wilner","given":"Lauren B."},{"family":"Flores","given":"Nina M."},{"family":"McBrien","given":"Heather"},{"family":"Northrop","given":"Alexander J."},{"family":"Casey","given":"Joan A."}],"accessed":{"date-parts":[["2025",1,4]]},"issued":{"date-parts":[["2024",7,18]]}}},{"id":252,"uris":["http://zotero.org/users/local/hHKggCUl/items/4S4TQMHB"],"itemData":{"id":252,"type":"article-journal","abstract":"For power plant networks in developing countries like Iraq, balancing electricity demand and generation continues to be a major challenge. Energy management (EM) in either demand-side (DS) or generation-side (GS) strategies, which is frequently utilized in Iraq due to a lack of adequate power generation, has a small impact on the power balancing mechanism. Most previous studies in similar countries discussed only the application of DS strategies. The purpose of this paper is to contrast and review various energy management methodologies being used in developing nations facing power outages, to be able to recommend suitable ones according to the country’s situation. To assess potential EM-based solutions to improve the total energy efﬁciency of the Iraqi electrical community, a thorough and methodical analysis was carried out. The main objective of this review paper is to discuss the causes of power outages and the energy management strategies addressed here as methods to mitigate or avoid power outages. Unlike existing reviews that concentrated on demandside energy management, this study speciﬁcally focuses on power outage causes in developing countries like Iraq rather than all management strategies. It also introduces the consequences of power outages including analysis of distribution power losses, ﬁnancial loss from power blackouts, and power blackouts in ﬁrms in a typical month. Therefore, it presents readers with state-of-the-art strategies and recommends a generation-based EM strategy to mitigate such issues.","container-title":"Sustainability","DOI":"10.3390/su152015001","ISSN":"2071-1050","issue":"20","journalAbbreviation":"Sustainability","language":"en","license":"https://creativecommons.org/licenses/by/4.0/","page":"15001","source":"DOI.org (Crossref)","title":"Review on Causes of Power Outages and Their Occurrence: Mitigation Strategies","title-short":"Review on Causes of Power Outages and Their Occurrence","volume":"15","author":[{"family":"Salman","given":"Hasan M."},{"family":"Pasupuleti","given":"Jagadeesh"},{"family":"Sabry","given":"Ahmad H."}],"issued":{"date-parts":[["2023",10,18]]}}}],"schema":"https://github.com/citation-style-language/schema/raw/master/csl-citation.json"} </w:instrText>
      </w:r>
      <w:r w:rsidRPr="0097584B">
        <w:rPr>
          <w:rFonts w:ascii="Arial" w:hAnsi="Arial" w:cs="Arial"/>
          <w:sz w:val="20"/>
          <w:szCs w:val="20"/>
        </w:rPr>
        <w:fldChar w:fldCharType="separate"/>
      </w:r>
      <w:r w:rsidR="006B4F03">
        <w:rPr>
          <w:rFonts w:ascii="Arial" w:hAnsi="Arial" w:cs="Arial"/>
          <w:noProof/>
          <w:sz w:val="20"/>
          <w:szCs w:val="20"/>
        </w:rPr>
        <w:t>[3,46,47]</w:t>
      </w:r>
      <w:r w:rsidRPr="0097584B">
        <w:rPr>
          <w:rFonts w:ascii="Arial" w:hAnsi="Arial" w:cs="Arial"/>
          <w:sz w:val="20"/>
          <w:szCs w:val="20"/>
        </w:rPr>
        <w:fldChar w:fldCharType="end"/>
      </w:r>
      <w:r w:rsidRPr="0097584B">
        <w:rPr>
          <w:rFonts w:ascii="Arial" w:hAnsi="Arial" w:cs="Arial"/>
          <w:sz w:val="20"/>
          <w:szCs w:val="20"/>
        </w:rPr>
        <w:t xml:space="preserve">, which likely amplifies health risks </w:t>
      </w:r>
      <w:r w:rsidRPr="0097584B">
        <w:rPr>
          <w:rFonts w:ascii="Arial" w:hAnsi="Arial" w:cs="Arial"/>
          <w:sz w:val="20"/>
          <w:szCs w:val="20"/>
        </w:rPr>
        <w:fldChar w:fldCharType="begin"/>
      </w:r>
      <w:r w:rsidR="006B4F03">
        <w:rPr>
          <w:rFonts w:ascii="Arial" w:hAnsi="Arial" w:cs="Arial"/>
          <w:sz w:val="20"/>
          <w:szCs w:val="20"/>
        </w:rPr>
        <w:instrText xml:space="preserve"> ADDIN ZOTERO_ITEM CSL_CITATION {"citationID":"EbWJFV3l","properties":{"formattedCitation":"[20,48,49]","plainCitation":"[20,48,49]","noteIndex":0},"citationItems":[{"id":194,"uris":["http://zotero.org/users/local/hHKggCUl/items/8L9T2PQA"],"itemData":{"id":194,"type":"article-journal","abstract":"BACKGROUND: While limited studies have evaluated the health impacts of thunderstorms and power outages (POs) separately, few have assessed their joint e</w:instrText>
      </w:r>
      <w:r w:rsidR="006B4F03">
        <w:rPr>
          <w:rFonts w:ascii="Cambria Math" w:hAnsi="Cambria Math" w:cs="Cambria Math"/>
          <w:sz w:val="20"/>
          <w:szCs w:val="20"/>
        </w:rPr>
        <w:instrText>ﬀ</w:instrText>
      </w:r>
      <w:r w:rsidR="006B4F03">
        <w:rPr>
          <w:rFonts w:ascii="Arial" w:hAnsi="Arial" w:cs="Arial"/>
          <w:sz w:val="20"/>
          <w:szCs w:val="20"/>
        </w:rPr>
        <w:instrText>ects. We aimed to investigate the individual and joint e</w:instrText>
      </w:r>
      <w:r w:rsidR="006B4F03">
        <w:rPr>
          <w:rFonts w:ascii="Cambria Math" w:hAnsi="Cambria Math" w:cs="Cambria Math"/>
          <w:sz w:val="20"/>
          <w:szCs w:val="20"/>
        </w:rPr>
        <w:instrText>ﬀ</w:instrText>
      </w:r>
      <w:r w:rsidR="006B4F03">
        <w:rPr>
          <w:rFonts w:ascii="Arial" w:hAnsi="Arial" w:cs="Arial"/>
          <w:sz w:val="20"/>
          <w:szCs w:val="20"/>
        </w:rPr>
        <w:instrText>ects of both thunderstorms and POs on respiratory diseases, to identify disparities by demographics, and to examine the modiﬁcations and mediations by meteorological factors and air pollution.\nMETHODS: Distributed lag nonlinear models were used to examine exposures during three periods (i.e., days with both thunderstorms and POs, thunderstorms only, and POs only) in relation to emergency department visits for respiratory diseases (2005–2018) compared to controls (no thunderstorm/no PO) in New York State (NYS) while controlling for confounders. Interactions between thunderstorms and weather factors or air pollutants on health were assessed. The disparities by demographics and seasons and the mediative e</w:instrText>
      </w:r>
      <w:r w:rsidR="006B4F03">
        <w:rPr>
          <w:rFonts w:ascii="Cambria Math" w:hAnsi="Cambria Math" w:cs="Cambria Math"/>
          <w:sz w:val="20"/>
          <w:szCs w:val="20"/>
        </w:rPr>
        <w:instrText>ﬀ</w:instrText>
      </w:r>
      <w:r w:rsidR="006B4F03">
        <w:rPr>
          <w:rFonts w:ascii="Arial" w:hAnsi="Arial" w:cs="Arial"/>
          <w:sz w:val="20"/>
          <w:szCs w:val="20"/>
        </w:rPr>
        <w:instrText>ects by particulate matter with aerodynamic diameter ≤2:5 lm (PM2:5) and relative humidity (RH) were also evaluated.\nRESULTS: Thunderstorms and POs were independently associated with total and six subtypes of respiratory diseases in NYS [highest risk ratio (RR) = 1.12; 95% conﬁdence interval (CI): 1.08, 1.17], but the impact was stronger when they co-occurred (highest RR = 1.44; 95% CI: 1.22, 1.70), especially during grass weed, ragweed, and tree pollen seasons. The stronger thunderstorm/PO joint e</w:instrText>
      </w:r>
      <w:r w:rsidR="006B4F03">
        <w:rPr>
          <w:rFonts w:ascii="Cambria Math" w:hAnsi="Cambria Math" w:cs="Cambria Math"/>
          <w:sz w:val="20"/>
          <w:szCs w:val="20"/>
        </w:rPr>
        <w:instrText>ﬀ</w:instrText>
      </w:r>
      <w:r w:rsidR="006B4F03">
        <w:rPr>
          <w:rFonts w:ascii="Arial" w:hAnsi="Arial" w:cs="Arial"/>
          <w:sz w:val="20"/>
          <w:szCs w:val="20"/>
        </w:rPr>
        <w:instrText>ects were observed on chronic obstructive pulmonary diseases, bronchitis, and asthma (lasted 0–10 d) and were higher among residents who lived in rural areas, were uninsured, were of Hispanic ethnicity, were 6–17 or over 65 years old, and during spring and summer. The number of comorbidities was signiﬁcantly higher by 0.299–0.782/case. Extreme cold/heat, high RH, PM2:5, and ozone concentrations signiﬁcantly modiﬁed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ect on both multiplicative and additive scales. Over 35% of the thunderstorm e</w:instrText>
      </w:r>
      <w:r w:rsidR="006B4F03">
        <w:rPr>
          <w:rFonts w:ascii="Cambria Math" w:hAnsi="Cambria Math" w:cs="Cambria Math"/>
          <w:sz w:val="20"/>
          <w:szCs w:val="20"/>
        </w:rPr>
        <w:instrText>ﬀ</w:instrText>
      </w:r>
      <w:r w:rsidR="006B4F03">
        <w:rPr>
          <w:rFonts w:ascii="Arial" w:hAnsi="Arial" w:cs="Arial"/>
          <w:sz w:val="20"/>
          <w:szCs w:val="20"/>
        </w:rPr>
        <w:instrText>ects were mediated by PM2:5 and RH.\nCONCLUSION: Thunderstorms accompanied by POs showed the strongest respiratory e</w:instrText>
      </w:r>
      <w:r w:rsidR="006B4F03">
        <w:rPr>
          <w:rFonts w:ascii="Cambria Math" w:hAnsi="Cambria Math" w:cs="Cambria Math"/>
          <w:sz w:val="20"/>
          <w:szCs w:val="20"/>
        </w:rPr>
        <w:instrText>ﬀ</w:instrText>
      </w:r>
      <w:r w:rsidR="006B4F03">
        <w:rPr>
          <w:rFonts w:ascii="Arial" w:hAnsi="Arial" w:cs="Arial"/>
          <w:sz w:val="20"/>
          <w:szCs w:val="20"/>
        </w:rPr>
        <w:instrText>ects. There were large disparities in thunderstorm–health associations by demographics. Meteorological factors and air pollution levels modiﬁed and mediated the thunderstorm–health e</w:instrText>
      </w:r>
      <w:r w:rsidR="006B4F03">
        <w:rPr>
          <w:rFonts w:ascii="Cambria Math" w:hAnsi="Cambria Math" w:cs="Cambria Math"/>
          <w:sz w:val="20"/>
          <w:szCs w:val="20"/>
        </w:rPr>
        <w:instrText>ﬀ</w:instrText>
      </w:r>
      <w:r w:rsidR="006B4F03">
        <w:rPr>
          <w:rFonts w:ascii="Arial" w:hAnsi="Arial" w:cs="Arial"/>
          <w:sz w:val="20"/>
          <w:szCs w:val="20"/>
        </w:rPr>
        <w:instrText xml:space="preserve">ects. https://doi.org/ 10.1289/EHP13237","container-title":"Environmental Health Perspectives","DOI":"10.1289/EHP13237","ISSN":"0091-6765, 1552-9924","issue":"6","journalAbbreviation":"Environ Health Perspect","language":"en","page":"067002","source":"DOI.org (Crossref)","title":"The Joint Effects of Thunderstorms and Power Outages on Respiratory-Related Emergency Visits and Modifying and Mediating Factors of This Relationship","volume":"132","author":[{"family":"Lin","given":"Shao"},{"family":"Qi","given":"Quan"},{"family":"Liu","given":"Han"},{"family":"Deng","given":"Xinlei"},{"family":"Trees","given":"Ian"},{"family":"Yuan","given":"Xiaojun"},{"family":"Gallant","given":"Mary P."}],"issued":{"date-parts":[["2024",6]]}}},{"id":254,"uris":["http://zotero.org/users/local/hHKggCUl/items/VQ4F66NY"],"itemData":{"id":254,"type":"article-journal","abstract":"Highly destructive disasters such as ﬂoods and power outages (PO) are becoming more commonplace in the U.S. Few studies examine the effects of ﬂoods and PO on health, and no studies examine the synergistic effects of PO and ﬂoods, which are increasingly co-occurring events. We examined the independent and synergistic impacts of PO and ﬂoods on cardiovascular diseases, chronic respiratory diseases, respiratory infections, and food-/water-borne diseases (FWBD) in New York State (NYS) from 2002 to 2018. We obtained hospitalization data from the NYS discharge database, PO data from the NYS Department of Public Service, and ﬂoods events from NOAA. Distributed lag nonlinear models were used to evaluate the PO/ﬂoods-health association while controlling for time-varying confounders. We identiﬁed signiﬁcant increased health risks associated with both the independent effects from PO and ﬂoods, and their synergistic effects. Generally, the Rate Ratios (RRs) for the co-occurrence of PO and ﬂoods were the highest, followed by PO alone, and then ﬂoods alone, especially when PO coverage is &gt;75th percentile of its distribution (1.72% PO coverage). For PO and ﬂoods combined, immediate effects (lag 0) were observed for chronic respiratory diseases (RR:1.58, 95% CI: 1.24, 2.00) and FWBD (RR:3.02, 95%CI: 1.60, 5.69), but delayed effects were found for cardiovascular diseases (lag 3, RR:1.13, 95%CI: 1.03, 1.24) and respiratory infections (lag 6, RR:1.85, 95%CI: 1.35, 2.53). The risk association was slightly stronger among females, whites, older adults, and uninsured people but not statistically signiﬁcant. Improving power system resiliency could be a very effective way to alleviate the burden on hospitals during co-occurring ﬂoods.","container-title":"Science of The Total Environment","DOI":"10.1016/j.scitotenv.2022.154305","ISSN":"00489697","journalAbbreviation":"Science of The Total Environment","language":"en","page":"154305","source":"DOI.org (Crossref)","title":"The independent and synergistic impacts of power outages and floods on hospital admissions for multiple diseases","volume":"828","author":[{"family":"Deng","given":"Xinlei"},{"family":"Friedman","given":"Samantha"},{"family":"Ryan","given":"Ian"},{"family":"Zhang","given":"Wangjian"},{"family":"Dong","given":"Guanghui"},{"family":"Rodriguez","given":"Havidan"},{"family":"Yu","given":"Fangqun"},{"family":"Huang","given":"Wenzhong"},{"family":"Nair","given":"Arshad"},{"family":"Luo","given":"Gan"},{"family":"Lin","given":"Shao"}],"issued":{"date-parts":[["2022",7]]}}},{"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97584B">
        <w:rPr>
          <w:rFonts w:ascii="Arial" w:hAnsi="Arial" w:cs="Arial"/>
          <w:sz w:val="20"/>
          <w:szCs w:val="20"/>
        </w:rPr>
        <w:fldChar w:fldCharType="separate"/>
      </w:r>
      <w:r w:rsidR="006B4F03">
        <w:rPr>
          <w:rFonts w:ascii="Arial" w:hAnsi="Arial" w:cs="Arial"/>
          <w:noProof/>
          <w:sz w:val="20"/>
          <w:szCs w:val="20"/>
        </w:rPr>
        <w:t>[20,48,49]</w:t>
      </w:r>
      <w:r w:rsidRPr="0097584B">
        <w:rPr>
          <w:rFonts w:ascii="Arial" w:hAnsi="Arial" w:cs="Arial"/>
          <w:sz w:val="20"/>
          <w:szCs w:val="20"/>
        </w:rPr>
        <w:fldChar w:fldCharType="end"/>
      </w:r>
      <w:r w:rsidRPr="0097584B">
        <w:rPr>
          <w:rFonts w:ascii="Arial" w:hAnsi="Arial" w:cs="Arial"/>
          <w:sz w:val="20"/>
          <w:szCs w:val="20"/>
        </w:rPr>
        <w:t>. While we did not directly assess co-exposure to extreme weather</w:t>
      </w:r>
      <w:r>
        <w:rPr>
          <w:rFonts w:ascii="Arial" w:hAnsi="Arial" w:cs="Arial"/>
          <w:sz w:val="20"/>
          <w:szCs w:val="20"/>
        </w:rPr>
        <w:t xml:space="preserve"> in this study</w:t>
      </w:r>
      <w:r w:rsidRPr="0097584B">
        <w:rPr>
          <w:rFonts w:ascii="Arial" w:hAnsi="Arial" w:cs="Arial"/>
          <w:sz w:val="20"/>
          <w:szCs w:val="20"/>
        </w:rPr>
        <w:t xml:space="preserve">, we controlled for temperature, wind, and precipitation as </w:t>
      </w:r>
      <w:r>
        <w:rPr>
          <w:rFonts w:ascii="Arial" w:hAnsi="Arial" w:cs="Arial"/>
          <w:sz w:val="20"/>
          <w:szCs w:val="20"/>
        </w:rPr>
        <w:t xml:space="preserve">time-varying </w:t>
      </w:r>
      <w:r w:rsidRPr="0097584B">
        <w:rPr>
          <w:rFonts w:ascii="Arial" w:hAnsi="Arial" w:cs="Arial"/>
          <w:sz w:val="20"/>
          <w:szCs w:val="20"/>
        </w:rPr>
        <w:t>confounders</w:t>
      </w:r>
      <w:r w:rsidR="00163C9E">
        <w:rPr>
          <w:rFonts w:ascii="Arial" w:hAnsi="Arial" w:cs="Arial"/>
          <w:sz w:val="20"/>
          <w:szCs w:val="20"/>
        </w:rPr>
        <w:t xml:space="preserve"> in our main analysis</w:t>
      </w:r>
      <w:r w:rsidRPr="0097584B">
        <w:rPr>
          <w:rFonts w:ascii="Arial" w:hAnsi="Arial" w:cs="Arial"/>
          <w:sz w:val="20"/>
          <w:szCs w:val="20"/>
        </w:rPr>
        <w:t>.</w:t>
      </w:r>
      <w:r w:rsidR="009E1905">
        <w:rPr>
          <w:rFonts w:ascii="Arial" w:hAnsi="Arial" w:cs="Arial"/>
          <w:sz w:val="20"/>
          <w:szCs w:val="20"/>
        </w:rPr>
        <w:t xml:space="preserve"> </w:t>
      </w:r>
      <w:r w:rsidR="009E1905" w:rsidRPr="009E1905">
        <w:rPr>
          <w:rFonts w:ascii="Arial" w:hAnsi="Arial" w:cs="Arial"/>
          <w:sz w:val="20"/>
          <w:szCs w:val="20"/>
        </w:rPr>
        <w:t xml:space="preserve">We </w:t>
      </w:r>
      <w:r w:rsidR="002647B4">
        <w:rPr>
          <w:rFonts w:ascii="Arial" w:hAnsi="Arial" w:cs="Arial"/>
          <w:sz w:val="20"/>
          <w:szCs w:val="20"/>
        </w:rPr>
        <w:t>also conducted a</w:t>
      </w:r>
      <w:r w:rsidR="009E1905" w:rsidRPr="009E1905">
        <w:rPr>
          <w:rFonts w:ascii="Arial" w:hAnsi="Arial" w:cs="Arial"/>
          <w:sz w:val="20"/>
          <w:szCs w:val="20"/>
        </w:rPr>
        <w:t xml:space="preserve"> secondary analysis where we tested for modification of the effect of power outage on cardiovascular and respiratory hospitalizations by temperature. We analyzed power outages that occurred on anomalously hot or anomalously cold days and found larger effects of power outage on cardiovascular-related hospitalizations on hot days, attenuated effects of power outage on respiratory-related hospitalizations on cold days, and no changes on other days. </w:t>
      </w:r>
      <w:r w:rsidR="0043347E" w:rsidRPr="0097584B">
        <w:rPr>
          <w:rFonts w:ascii="Arial" w:hAnsi="Arial" w:cs="Arial"/>
          <w:sz w:val="20"/>
          <w:szCs w:val="20"/>
        </w:rPr>
        <w:t xml:space="preserve">Enabled by new national datasets of power outage exposure </w:t>
      </w:r>
      <w:r w:rsidR="0043347E" w:rsidRPr="0097584B">
        <w:rPr>
          <w:rFonts w:ascii="Arial" w:hAnsi="Arial" w:cs="Arial"/>
          <w:sz w:val="20"/>
          <w:szCs w:val="20"/>
        </w:rPr>
        <w:fldChar w:fldCharType="begin"/>
      </w:r>
      <w:r w:rsidR="006B4F03">
        <w:rPr>
          <w:rFonts w:ascii="Arial" w:hAnsi="Arial" w:cs="Arial"/>
          <w:sz w:val="20"/>
          <w:szCs w:val="20"/>
        </w:rPr>
        <w:instrText xml:space="preserve"> ADDIN ZOTERO_ITEM CSL_CITATION {"citationID":"640JPRSX","properties":{"formattedCitation":"[23,24]","plainCitation":"[23,24]","noteIndex":0},"citationItems":[{"id":230,"uris":["http://zotero.org/users/local/hHKggCUl/items/4TZTQRK2"],"itemData":{"id":230,"type":"webpage","title":"Oak Ridge National Laboratory, EAGLE-I Outage Data 2014-2022","URL":"https://smc-datachallenge.ornl.gov/eagle/","author":[{"family":"","given":"Oak Ridge National Laboratory"}],"accessed":{"date-parts":[["2025",1,3]]}}},{"id":236,"uris":["http://zotero.org/users/local/hHKggCUl/items/U3RCDAY7"],"itemData":{"id":236,"type":"webpage","title":"PowerOutage.us","URL":"https://poweroutage.us/"}}],"schema":"https://github.com/citation-style-language/schema/raw/master/csl-citation.json"} </w:instrText>
      </w:r>
      <w:r w:rsidR="0043347E" w:rsidRPr="0097584B">
        <w:rPr>
          <w:rFonts w:ascii="Arial" w:hAnsi="Arial" w:cs="Arial"/>
          <w:sz w:val="20"/>
          <w:szCs w:val="20"/>
        </w:rPr>
        <w:fldChar w:fldCharType="separate"/>
      </w:r>
      <w:r w:rsidR="006B4F03">
        <w:rPr>
          <w:rFonts w:ascii="Arial" w:hAnsi="Arial" w:cs="Arial"/>
          <w:noProof/>
          <w:sz w:val="20"/>
          <w:szCs w:val="20"/>
        </w:rPr>
        <w:t>[23,24]</w:t>
      </w:r>
      <w:r w:rsidR="0043347E" w:rsidRPr="0097584B">
        <w:rPr>
          <w:rFonts w:ascii="Arial" w:hAnsi="Arial" w:cs="Arial"/>
          <w:sz w:val="20"/>
          <w:szCs w:val="20"/>
        </w:rPr>
        <w:fldChar w:fldCharType="end"/>
      </w:r>
      <w:r w:rsidR="0043347E" w:rsidRPr="0097584B">
        <w:rPr>
          <w:rFonts w:ascii="Arial" w:hAnsi="Arial" w:cs="Arial"/>
          <w:sz w:val="20"/>
          <w:szCs w:val="20"/>
        </w:rPr>
        <w:t xml:space="preserve">, </w:t>
      </w:r>
      <w:r w:rsidR="0043347E">
        <w:rPr>
          <w:rFonts w:ascii="Arial" w:hAnsi="Arial" w:cs="Arial"/>
          <w:sz w:val="20"/>
          <w:szCs w:val="20"/>
        </w:rPr>
        <w:t>f</w:t>
      </w:r>
      <w:r w:rsidR="009E1905" w:rsidRPr="009E1905">
        <w:rPr>
          <w:rFonts w:ascii="Arial" w:hAnsi="Arial" w:cs="Arial"/>
          <w:sz w:val="20"/>
          <w:szCs w:val="20"/>
        </w:rPr>
        <w:t xml:space="preserve">urther research </w:t>
      </w:r>
      <w:r w:rsidR="0043347E">
        <w:rPr>
          <w:rFonts w:ascii="Arial" w:hAnsi="Arial" w:cs="Arial"/>
          <w:sz w:val="20"/>
          <w:szCs w:val="20"/>
        </w:rPr>
        <w:t>could better</w:t>
      </w:r>
      <w:r w:rsidR="0038292B">
        <w:rPr>
          <w:rFonts w:ascii="Arial" w:hAnsi="Arial" w:cs="Arial"/>
          <w:sz w:val="20"/>
          <w:szCs w:val="20"/>
        </w:rPr>
        <w:t xml:space="preserve"> describ</w:t>
      </w:r>
      <w:r w:rsidR="0043347E">
        <w:rPr>
          <w:rFonts w:ascii="Arial" w:hAnsi="Arial" w:cs="Arial"/>
          <w:sz w:val="20"/>
          <w:szCs w:val="20"/>
        </w:rPr>
        <w:t>e</w:t>
      </w:r>
      <w:r w:rsidR="00CE3E3C">
        <w:rPr>
          <w:rFonts w:ascii="Arial" w:hAnsi="Arial" w:cs="Arial"/>
          <w:sz w:val="20"/>
          <w:szCs w:val="20"/>
        </w:rPr>
        <w:t xml:space="preserve"> the lagged effects of co-exposure to power outage and extreme temperatures</w:t>
      </w:r>
      <w:r w:rsidR="002C22EE">
        <w:rPr>
          <w:rFonts w:ascii="Arial" w:hAnsi="Arial" w:cs="Arial"/>
          <w:sz w:val="20"/>
          <w:szCs w:val="20"/>
        </w:rPr>
        <w:t>, and could investigate i</w:t>
      </w:r>
      <w:r w:rsidR="004D4776">
        <w:rPr>
          <w:rFonts w:ascii="Arial" w:hAnsi="Arial" w:cs="Arial"/>
          <w:sz w:val="20"/>
          <w:szCs w:val="20"/>
        </w:rPr>
        <w:t>f k</w:t>
      </w:r>
      <w:r w:rsidR="009E1905" w:rsidRPr="009E1905">
        <w:rPr>
          <w:rFonts w:ascii="Arial" w:hAnsi="Arial" w:cs="Arial"/>
          <w:sz w:val="20"/>
          <w:szCs w:val="20"/>
        </w:rPr>
        <w:t xml:space="preserve">eeping indoor temperatures stable could prevent some of the adverse </w:t>
      </w:r>
      <w:r w:rsidR="009E1905" w:rsidRPr="009E1905">
        <w:rPr>
          <w:rFonts w:ascii="Arial" w:hAnsi="Arial" w:cs="Arial"/>
          <w:sz w:val="20"/>
          <w:szCs w:val="20"/>
        </w:rPr>
        <w:lastRenderedPageBreak/>
        <w:t>health effects of power outages on CVD.</w:t>
      </w:r>
      <w:r w:rsidRPr="0097584B">
        <w:rPr>
          <w:rFonts w:ascii="Arial" w:hAnsi="Arial" w:cs="Arial"/>
          <w:sz w:val="20"/>
          <w:szCs w:val="20"/>
        </w:rPr>
        <w:t xml:space="preserve"> </w:t>
      </w:r>
      <w:r w:rsidR="008A2655">
        <w:rPr>
          <w:rFonts w:ascii="Arial" w:hAnsi="Arial" w:cs="Arial"/>
          <w:sz w:val="20"/>
          <w:szCs w:val="20"/>
        </w:rPr>
        <w:t>F</w:t>
      </w:r>
      <w:r w:rsidRPr="0097584B">
        <w:rPr>
          <w:rFonts w:ascii="Arial" w:hAnsi="Arial" w:cs="Arial"/>
          <w:sz w:val="20"/>
          <w:szCs w:val="20"/>
        </w:rPr>
        <w:t xml:space="preserve">uture studies should </w:t>
      </w:r>
      <w:r w:rsidR="00207747">
        <w:rPr>
          <w:rFonts w:ascii="Arial" w:hAnsi="Arial" w:cs="Arial"/>
          <w:sz w:val="20"/>
          <w:szCs w:val="20"/>
        </w:rPr>
        <w:t xml:space="preserve">also </w:t>
      </w:r>
      <w:r w:rsidRPr="0097584B">
        <w:rPr>
          <w:rFonts w:ascii="Arial" w:hAnsi="Arial" w:cs="Arial"/>
          <w:sz w:val="20"/>
          <w:szCs w:val="20"/>
        </w:rPr>
        <w:t>examine the joint health effects of outages and severe weather</w:t>
      </w:r>
      <w:r w:rsidR="00034354">
        <w:rPr>
          <w:rFonts w:ascii="Arial" w:hAnsi="Arial" w:cs="Arial"/>
          <w:sz w:val="20"/>
          <w:szCs w:val="20"/>
        </w:rPr>
        <w:t>.</w:t>
      </w:r>
    </w:p>
    <w:p w14:paraId="4AF33C0D" w14:textId="19BF6C8F" w:rsidR="00655FD6" w:rsidRDefault="00655FD6" w:rsidP="00655FD6">
      <w:pPr>
        <w:spacing w:after="0" w:line="480" w:lineRule="auto"/>
        <w:ind w:firstLine="720"/>
        <w:rPr>
          <w:rFonts w:ascii="Arial" w:hAnsi="Arial" w:cs="Arial"/>
          <w:sz w:val="20"/>
          <w:szCs w:val="20"/>
        </w:rPr>
      </w:pPr>
      <w:r w:rsidRPr="006F415B">
        <w:rPr>
          <w:rFonts w:ascii="Arial" w:hAnsi="Arial" w:cs="Arial"/>
          <w:sz w:val="20"/>
          <w:szCs w:val="20"/>
        </w:rPr>
        <w:t xml:space="preserve">In this study, larger outages affecting </w:t>
      </w:r>
      <w:r w:rsidRPr="006F415B">
        <w:rPr>
          <w:rFonts w:ascii="Arial" w:eastAsia="Garamond" w:hAnsi="Arial" w:cs="Arial"/>
          <w:sz w:val="20"/>
          <w:szCs w:val="20"/>
        </w:rPr>
        <w:t>≥</w:t>
      </w:r>
      <w:r w:rsidRPr="006F415B">
        <w:rPr>
          <w:rFonts w:ascii="Arial" w:hAnsi="Arial" w:cs="Arial"/>
          <w:sz w:val="20"/>
          <w:szCs w:val="20"/>
        </w:rPr>
        <w:t xml:space="preserve">3% or </w:t>
      </w:r>
      <w:r w:rsidRPr="006F415B">
        <w:rPr>
          <w:rFonts w:ascii="Arial" w:eastAsia="Garamond" w:hAnsi="Arial" w:cs="Arial"/>
          <w:sz w:val="20"/>
          <w:szCs w:val="20"/>
        </w:rPr>
        <w:t>≥</w:t>
      </w:r>
      <w:r w:rsidRPr="006F415B">
        <w:rPr>
          <w:rFonts w:ascii="Arial" w:hAnsi="Arial" w:cs="Arial"/>
          <w:sz w:val="20"/>
          <w:szCs w:val="20"/>
        </w:rPr>
        <w:t xml:space="preserve">5% versus </w:t>
      </w:r>
      <w:r w:rsidRPr="006F415B">
        <w:rPr>
          <w:rFonts w:ascii="Arial" w:eastAsia="Garamond" w:hAnsi="Arial" w:cs="Arial"/>
          <w:sz w:val="20"/>
          <w:szCs w:val="20"/>
        </w:rPr>
        <w:t>≥</w:t>
      </w:r>
      <w:r w:rsidRPr="006F415B">
        <w:rPr>
          <w:rFonts w:ascii="Arial" w:hAnsi="Arial" w:cs="Arial"/>
          <w:sz w:val="20"/>
          <w:szCs w:val="20"/>
        </w:rPr>
        <w:t xml:space="preserve">1% of county customers were associated with higher hospitalization rates. The reason may be two-fold. First, the effects of larger outages on hospitalization rates may appear stronger because the exposure is measured more accurately. We expect less exposure misclassification when </w:t>
      </w:r>
      <w:r w:rsidRPr="006F415B">
        <w:rPr>
          <w:rFonts w:ascii="Arial" w:eastAsia="Garamond" w:hAnsi="Arial" w:cs="Arial"/>
          <w:sz w:val="20"/>
          <w:szCs w:val="20"/>
        </w:rPr>
        <w:t>≥</w:t>
      </w:r>
      <w:r w:rsidRPr="006F415B">
        <w:rPr>
          <w:rFonts w:ascii="Arial" w:hAnsi="Arial" w:cs="Arial"/>
          <w:sz w:val="20"/>
          <w:szCs w:val="20"/>
        </w:rPr>
        <w:t xml:space="preserve">5% of county customers are without power compared to </w:t>
      </w:r>
      <w:r w:rsidRPr="006F415B">
        <w:rPr>
          <w:rFonts w:ascii="Arial" w:eastAsia="Garamond" w:hAnsi="Arial" w:cs="Arial"/>
          <w:sz w:val="20"/>
          <w:szCs w:val="20"/>
        </w:rPr>
        <w:t>≥</w:t>
      </w:r>
      <w:r w:rsidRPr="006F415B">
        <w:rPr>
          <w:rFonts w:ascii="Arial" w:hAnsi="Arial" w:cs="Arial"/>
          <w:sz w:val="20"/>
          <w:szCs w:val="20"/>
        </w:rPr>
        <w:t xml:space="preserve">1% of customers. </w:t>
      </w:r>
      <w:r w:rsidRPr="006F415B">
        <w:rPr>
          <w:rFonts w:ascii="Arial" w:eastAsia="Times New Roman" w:hAnsi="Arial" w:cs="Arial"/>
          <w:sz w:val="20"/>
          <w:szCs w:val="20"/>
        </w:rPr>
        <w:t xml:space="preserve">Although the magnitude of bias is unknown, there is no reason to expect that exposure misclassification would be differential with respect to CVD and respiratory hospitalization rates. Any resulting bias, therefore, would be towards the null </w:t>
      </w:r>
      <w:r w:rsidRPr="006F415B">
        <w:rPr>
          <w:rFonts w:ascii="Arial" w:hAnsi="Arial" w:cs="Arial"/>
          <w:sz w:val="20"/>
          <w:szCs w:val="20"/>
        </w:rPr>
        <w:fldChar w:fldCharType="begin"/>
      </w:r>
      <w:r w:rsidR="006B4F03">
        <w:rPr>
          <w:rFonts w:ascii="Arial" w:hAnsi="Arial" w:cs="Arial"/>
          <w:sz w:val="20"/>
          <w:szCs w:val="20"/>
        </w:rPr>
        <w:instrText xml:space="preserve"> ADDIN ZOTERO_ITEM CSL_CITATION {"citationID":"SkhN0Del","properties":{"formattedCitation":"[50]","plainCitation":"[50]","noteIndex":0},"citationItems":[{"id":276,"uris":["http://zotero.org/users/local/hHKggCUl/items/DPHZD52G"],"itemData":{"id":276,"type":"book","language":"en","source":"Zotero","title":"Measurement Error in Nonlinear Models","author":[{"family":"Carroll","given":"Raymond J"},{"family":"Ruppert","given":"David"},{"family":"Stefanski","given":"Leonard A"},{"family":"Crainiceanu","given":"Ciprian M"}]}}],"schema":"https://github.com/citation-style-language/schema/raw/master/csl-citation.json"} </w:instrText>
      </w:r>
      <w:r w:rsidRPr="006F415B">
        <w:rPr>
          <w:rFonts w:ascii="Arial" w:hAnsi="Arial" w:cs="Arial"/>
          <w:sz w:val="20"/>
          <w:szCs w:val="20"/>
        </w:rPr>
        <w:fldChar w:fldCharType="separate"/>
      </w:r>
      <w:r w:rsidR="006B4F03">
        <w:rPr>
          <w:rFonts w:ascii="Arial" w:hAnsi="Arial" w:cs="Arial"/>
          <w:noProof/>
          <w:sz w:val="20"/>
          <w:szCs w:val="20"/>
        </w:rPr>
        <w:t>[50]</w:t>
      </w:r>
      <w:r w:rsidRPr="006F415B">
        <w:rPr>
          <w:rFonts w:ascii="Arial" w:hAnsi="Arial" w:cs="Arial"/>
          <w:sz w:val="20"/>
          <w:szCs w:val="20"/>
        </w:rPr>
        <w:fldChar w:fldCharType="end"/>
      </w:r>
      <w:r w:rsidRPr="006F415B">
        <w:rPr>
          <w:rFonts w:ascii="Arial" w:hAnsi="Arial" w:cs="Arial"/>
          <w:sz w:val="20"/>
          <w:szCs w:val="20"/>
        </w:rPr>
        <w:t xml:space="preserve">. Second, larger outages may also cause more hospitalizations because they are community-wide events </w:t>
      </w:r>
      <w:r w:rsidRPr="006F415B">
        <w:rPr>
          <w:rFonts w:ascii="Arial" w:hAnsi="Arial" w:cs="Arial"/>
          <w:sz w:val="20"/>
          <w:szCs w:val="20"/>
        </w:rPr>
        <w:fldChar w:fldCharType="begin"/>
      </w:r>
      <w:r w:rsidR="006B4F03">
        <w:rPr>
          <w:rFonts w:ascii="Arial" w:hAnsi="Arial" w:cs="Arial"/>
          <w:sz w:val="20"/>
          <w:szCs w:val="20"/>
        </w:rPr>
        <w:instrText xml:space="preserve"> ADDIN ZOTERO_ITEM CSL_CITATION {"citationID":"B86byoVJ","properties":{"formattedCitation":"[3,49]","plainCitation":"[3,49]","noteIndex":0},"citationItems":[{"id":180,"uris":["http://zotero.org/users/local/hHKggCUl/items/QGLVIH6M"],"itemData":{"id":180,"type":"article-journal","abstract":"Purpose of Review Power outages, a common and underappreciated consequence of natural disasters, are increasing in number and severity due to climate change and aging electricity grids. This narrative review synthesizes the literature on power outages and health in communities.","container-title":"Current Environmental Health Reports","DOI":"10.1007/s40572-020-00295-0","ISSN":"2196-5412","issue":"4","journalAbbreviation":"Curr Envir Health Rpt","language":"en","page":"371-383","source":"DOI.org (Crossref)","title":"Power Outages and Community Health: a Narrative Review","title-short":"Power Outages and Community Health","volume":"7","author":[{"family":"Casey","given":"Joan A."},{"family":"Fukurai","given":"Mihoka"},{"family":"Hernández","given":"Diana"},{"family":"Balsari","given":"Satchit"},{"family":"Kiang","given":"Mathew V."}],"issued":{"date-parts":[["2020",12]]}}},{"id":255,"uris":["http://zotero.org/users/local/hHKggCUl/items/DTDCZG8I"],"itemData":{"id":255,"type":"article-journal","container-title":"PLOS Currents","title":"Power Outages, Extreme Events and Health: a Systematic Review of the Literature from 2011-2012","URL":"https://pmc.ncbi.nlm.nih.gov/articles/PMC3879211/","author":[{"family":"Klinger","given":"Chaamala"},{"family":"Landeg","given":"Owen"},{"family":"Murray","given":"Virginia"}],"issued":{"date-parts":[["2014",1,2]]}}}],"schema":"https://github.com/citation-style-language/schema/raw/master/csl-citation.json"} </w:instrText>
      </w:r>
      <w:r w:rsidRPr="006F415B">
        <w:rPr>
          <w:rFonts w:ascii="Arial" w:hAnsi="Arial" w:cs="Arial"/>
          <w:sz w:val="20"/>
          <w:szCs w:val="20"/>
        </w:rPr>
        <w:fldChar w:fldCharType="separate"/>
      </w:r>
      <w:r w:rsidR="006B4F03">
        <w:rPr>
          <w:rFonts w:ascii="Arial" w:hAnsi="Arial" w:cs="Arial"/>
          <w:noProof/>
          <w:sz w:val="20"/>
          <w:szCs w:val="20"/>
        </w:rPr>
        <w:t>[3,49]</w:t>
      </w:r>
      <w:r w:rsidRPr="006F415B">
        <w:rPr>
          <w:rFonts w:ascii="Arial" w:hAnsi="Arial" w:cs="Arial"/>
          <w:sz w:val="20"/>
          <w:szCs w:val="20"/>
        </w:rPr>
        <w:fldChar w:fldCharType="end"/>
      </w:r>
      <w:r w:rsidRPr="006F415B">
        <w:rPr>
          <w:rFonts w:ascii="Arial" w:hAnsi="Arial" w:cs="Arial"/>
          <w:sz w:val="20"/>
          <w:szCs w:val="20"/>
        </w:rPr>
        <w:t>. During a small power outage, older adults may be able to rely on neighbors or other nearby community resources for social support, electricity, heat, or air conditioning. During a larger outage, fewer places have power, and fewer people can help. Therefore, more individuals may</w:t>
      </w:r>
      <w:r w:rsidRPr="0097584B">
        <w:rPr>
          <w:rFonts w:ascii="Arial" w:hAnsi="Arial" w:cs="Arial"/>
          <w:sz w:val="20"/>
          <w:szCs w:val="20"/>
        </w:rPr>
        <w:t xml:space="preserve"> be exposed to the midstream effects of power outage such as heat and cold during these larger outages, potentially increasing hospitalizations. </w:t>
      </w:r>
    </w:p>
    <w:p w14:paraId="7053AE23" w14:textId="77777777" w:rsidR="00655FD6" w:rsidRDefault="00655FD6" w:rsidP="00655FD6">
      <w:pPr>
        <w:spacing w:after="0" w:line="480" w:lineRule="auto"/>
        <w:ind w:firstLine="720"/>
        <w:rPr>
          <w:rFonts w:ascii="Arial" w:hAnsi="Arial" w:cs="Arial"/>
          <w:sz w:val="20"/>
          <w:szCs w:val="20"/>
        </w:rPr>
      </w:pPr>
      <w:r w:rsidRPr="00AE476E">
        <w:rPr>
          <w:rFonts w:ascii="Arial" w:hAnsi="Arial" w:cs="Arial"/>
          <w:sz w:val="20"/>
          <w:szCs w:val="20"/>
        </w:rPr>
        <w:t xml:space="preserve">Though some prior studies have described the health </w:t>
      </w:r>
      <w:r>
        <w:rPr>
          <w:rFonts w:ascii="Arial" w:hAnsi="Arial" w:cs="Arial"/>
          <w:sz w:val="20"/>
          <w:szCs w:val="20"/>
        </w:rPr>
        <w:t>consequences</w:t>
      </w:r>
      <w:r w:rsidRPr="00AE476E">
        <w:rPr>
          <w:rFonts w:ascii="Arial" w:hAnsi="Arial" w:cs="Arial"/>
          <w:sz w:val="20"/>
          <w:szCs w:val="20"/>
        </w:rPr>
        <w:t xml:space="preserve"> of power outages, the duration of power outage that impacts health remains unknow</w:t>
      </w:r>
      <w:r>
        <w:rPr>
          <w:rFonts w:ascii="Arial" w:hAnsi="Arial" w:cs="Arial"/>
          <w:sz w:val="20"/>
          <w:szCs w:val="20"/>
        </w:rPr>
        <w:t xml:space="preserve">n. In our main analysis, we assessed exposure to 8+ hour power outages, and we conducted sensitivity analyses evaluating 4+ and 12+ hour outages, finding that longer outage durations were associated with higher hospitalization rates. We also modelled the relationship between the county-level number of hours without power and hospitalization rates, and tested for non-linearity that would indicate a threshold effect, i.e. an inflection point where outages longer than a certain duration started impacting hospitalization risk. We did not find evidence for a threshold. We found that even one-hour outages were associated with increased cardiovascular and respiratory hospitalizations, suggesting that even short outages can have substantial population health impacts, especially since shorter outages are much more prevalent. </w:t>
      </w:r>
    </w:p>
    <w:p w14:paraId="554C78BD" w14:textId="77777777" w:rsidR="00655FD6" w:rsidRDefault="00655FD6" w:rsidP="00655FD6">
      <w:pPr>
        <w:spacing w:after="0" w:line="480" w:lineRule="auto"/>
        <w:ind w:firstLine="720"/>
        <w:rPr>
          <w:rFonts w:ascii="Arial" w:hAnsi="Arial" w:cs="Arial"/>
          <w:sz w:val="20"/>
          <w:szCs w:val="20"/>
        </w:rPr>
      </w:pPr>
      <w:r>
        <w:rPr>
          <w:rFonts w:ascii="Arial" w:hAnsi="Arial" w:cs="Arial"/>
          <w:sz w:val="20"/>
          <w:szCs w:val="20"/>
        </w:rPr>
        <w:lastRenderedPageBreak/>
        <w:t>Finally, w</w:t>
      </w:r>
      <w:r w:rsidRPr="0097584B">
        <w:rPr>
          <w:rFonts w:ascii="Arial" w:hAnsi="Arial" w:cs="Arial"/>
          <w:sz w:val="20"/>
          <w:szCs w:val="20"/>
        </w:rPr>
        <w:t xml:space="preserve">e </w:t>
      </w:r>
      <w:r>
        <w:rPr>
          <w:rFonts w:ascii="Arial" w:hAnsi="Arial" w:cs="Arial"/>
          <w:sz w:val="20"/>
          <w:szCs w:val="20"/>
        </w:rPr>
        <w:t xml:space="preserve">hypothesized that certain subgroups might have worse responses to power outage exposure and </w:t>
      </w:r>
      <w:r w:rsidRPr="0097584B">
        <w:rPr>
          <w:rFonts w:ascii="Arial" w:hAnsi="Arial" w:cs="Arial"/>
          <w:sz w:val="20"/>
          <w:szCs w:val="20"/>
        </w:rPr>
        <w:t xml:space="preserve">tested for effect modification by sex, age, </w:t>
      </w:r>
      <w:r>
        <w:rPr>
          <w:rFonts w:ascii="Arial" w:hAnsi="Arial" w:cs="Arial"/>
          <w:sz w:val="20"/>
          <w:szCs w:val="20"/>
        </w:rPr>
        <w:t>Medicaid eligibility,</w:t>
      </w:r>
      <w:r w:rsidRPr="0097584B">
        <w:rPr>
          <w:rFonts w:ascii="Arial" w:hAnsi="Arial" w:cs="Arial"/>
          <w:sz w:val="20"/>
          <w:szCs w:val="20"/>
        </w:rPr>
        <w:t xml:space="preserve"> and DME use. Contrary to our hypotheses, we did not observe effect modification by </w:t>
      </w:r>
      <w:r>
        <w:rPr>
          <w:rFonts w:ascii="Arial" w:hAnsi="Arial" w:cs="Arial"/>
          <w:sz w:val="20"/>
          <w:szCs w:val="20"/>
        </w:rPr>
        <w:t xml:space="preserve">age, sex, or Medicaid eligibility. </w:t>
      </w:r>
    </w:p>
    <w:p w14:paraId="71C0C672" w14:textId="7150D9E2" w:rsidR="00655FD6" w:rsidRPr="007040F4" w:rsidDel="008A7FA1" w:rsidRDefault="00655FD6" w:rsidP="00655FD6">
      <w:pPr>
        <w:spacing w:after="0" w:line="480" w:lineRule="auto"/>
        <w:ind w:firstLine="720"/>
        <w:rPr>
          <w:del w:id="109" w:author="Heather M" w:date="2025-10-24T20:20:00Z" w16du:dateUtc="2025-10-25T00:20:00Z"/>
          <w:rFonts w:ascii="Arial" w:hAnsi="Arial" w:cs="Arial"/>
          <w:sz w:val="20"/>
          <w:szCs w:val="20"/>
        </w:rPr>
      </w:pPr>
      <w:r w:rsidRPr="0097584B">
        <w:rPr>
          <w:rFonts w:ascii="Arial" w:hAnsi="Arial" w:cs="Arial"/>
          <w:sz w:val="20"/>
          <w:szCs w:val="20"/>
        </w:rPr>
        <w:t>We did observe effect modification by DME use quartile. Counties with higher prevalence of DME use (4</w:t>
      </w:r>
      <w:r w:rsidRPr="0097584B">
        <w:rPr>
          <w:rFonts w:ascii="Arial" w:hAnsi="Arial" w:cs="Arial"/>
          <w:sz w:val="20"/>
          <w:szCs w:val="20"/>
          <w:vertAlign w:val="superscript"/>
        </w:rPr>
        <w:t>th</w:t>
      </w:r>
      <w:r w:rsidRPr="0097584B">
        <w:rPr>
          <w:rFonts w:ascii="Arial" w:hAnsi="Arial" w:cs="Arial"/>
          <w:sz w:val="20"/>
          <w:szCs w:val="20"/>
        </w:rPr>
        <w:t xml:space="preserve"> quartile DME use</w:t>
      </w:r>
      <w:r>
        <w:rPr>
          <w:rFonts w:ascii="Arial" w:hAnsi="Arial" w:cs="Arial"/>
          <w:sz w:val="20"/>
          <w:szCs w:val="20"/>
        </w:rPr>
        <w:t xml:space="preserve">) </w:t>
      </w:r>
      <w:r w:rsidRPr="0097584B">
        <w:rPr>
          <w:rFonts w:ascii="Arial" w:hAnsi="Arial" w:cs="Arial"/>
          <w:sz w:val="20"/>
          <w:szCs w:val="20"/>
        </w:rPr>
        <w:t>had lower hospitalization rates after power outage exposure than counties with lower DME use (1</w:t>
      </w:r>
      <w:r w:rsidRPr="0097584B">
        <w:rPr>
          <w:rFonts w:ascii="Arial" w:hAnsi="Arial" w:cs="Arial"/>
          <w:sz w:val="20"/>
          <w:szCs w:val="20"/>
          <w:vertAlign w:val="superscript"/>
        </w:rPr>
        <w:t>st</w:t>
      </w:r>
      <w:r w:rsidRPr="0097584B">
        <w:rPr>
          <w:rFonts w:ascii="Arial" w:hAnsi="Arial" w:cs="Arial"/>
          <w:sz w:val="20"/>
          <w:szCs w:val="20"/>
        </w:rPr>
        <w:t xml:space="preserve"> quartile). We hypothesized the opposite: that </w:t>
      </w:r>
      <w:r w:rsidR="001073D8">
        <w:rPr>
          <w:rFonts w:ascii="Arial" w:hAnsi="Arial" w:cs="Arial"/>
          <w:sz w:val="20"/>
          <w:szCs w:val="20"/>
        </w:rPr>
        <w:t xml:space="preserve">counties with a higher proportion of </w:t>
      </w:r>
      <w:r w:rsidRPr="0097584B">
        <w:rPr>
          <w:rFonts w:ascii="Arial" w:hAnsi="Arial" w:cs="Arial"/>
          <w:sz w:val="20"/>
          <w:szCs w:val="20"/>
        </w:rPr>
        <w:t xml:space="preserve">DME versus non-DME users would be more vulnerable to health effects from power outage. Several factors may explain these unexpected findings. First, power outages could cause more mortality among DME versus non-DME users, so mortality could act differentially as a competing risk for hospitalization in the DME user group. </w:t>
      </w:r>
      <w:r>
        <w:rPr>
          <w:rFonts w:ascii="Arial" w:hAnsi="Arial" w:cs="Arial"/>
          <w:sz w:val="20"/>
          <w:szCs w:val="20"/>
        </w:rPr>
        <w:t xml:space="preserve">We are unable to test this directly as we do not have access to individual-level DME use data. </w:t>
      </w:r>
      <w:r w:rsidRPr="0097584B">
        <w:rPr>
          <w:rFonts w:ascii="Arial" w:hAnsi="Arial" w:cs="Arial"/>
          <w:sz w:val="20"/>
          <w:szCs w:val="20"/>
        </w:rPr>
        <w:t xml:space="preserve">Second, DME users may be more prepared for outages compared to non-DME users, with greater access to generators or backup batteries </w:t>
      </w:r>
      <w:r w:rsidRPr="0097584B">
        <w:rPr>
          <w:rFonts w:ascii="Arial" w:hAnsi="Arial" w:cs="Arial"/>
          <w:sz w:val="20"/>
          <w:szCs w:val="20"/>
        </w:rPr>
        <w:fldChar w:fldCharType="begin"/>
      </w:r>
      <w:r w:rsidR="006B4F03">
        <w:rPr>
          <w:rFonts w:ascii="Arial" w:hAnsi="Arial" w:cs="Arial"/>
          <w:sz w:val="20"/>
          <w:szCs w:val="20"/>
        </w:rPr>
        <w:instrText xml:space="preserve"> ADDIN ZOTERO_ITEM CSL_CITATION {"citationID":"c9aLjRL1","properties":{"formattedCitation":"[51]","plainCitation":"[51]","noteIndex":0},"citationItems":[{"id":266,"uris":["http://zotero.org/users/local/hHKggCUl/items/YGDBPCNH"],"itemData":{"id":266,"type":"article-journal","container-title":"Journal of Urban Health","DOI":"10.1007/s11524-018-0296-9","ISSN":"1099-3460, 1468-2869","issue":"5","journalAbbreviation":"J Urban Health","language":"en","page":"716-726","source":"DOI.org (Crossref)","title":"Power Outage Preparedness and Concern among Vulnerable New York City Residents","volume":"95","author":[{"family":"Dominianni","given":"Christine"},{"family":"Ahmed","given":"Munerah"},{"family":"Johnson","given":"Sarah"},{"family":"Blum","given":"Micheline"},{"family":"Ito","given":"Kazuhiko"},{"family":"Lane","given":"Kathryn"}],"issued":{"date-parts":[["2018",10]]}}}],"schema":"https://github.com/citation-style-language/schema/raw/master/csl-citation.json"} </w:instrText>
      </w:r>
      <w:r w:rsidRPr="0097584B">
        <w:rPr>
          <w:rFonts w:ascii="Arial" w:hAnsi="Arial" w:cs="Arial"/>
          <w:sz w:val="20"/>
          <w:szCs w:val="20"/>
        </w:rPr>
        <w:fldChar w:fldCharType="separate"/>
      </w:r>
      <w:r w:rsidR="006B4F03">
        <w:rPr>
          <w:rFonts w:ascii="Arial" w:hAnsi="Arial" w:cs="Arial"/>
          <w:noProof/>
          <w:sz w:val="20"/>
          <w:szCs w:val="20"/>
        </w:rPr>
        <w:t>[51]</w:t>
      </w:r>
      <w:r w:rsidRPr="0097584B">
        <w:rPr>
          <w:rFonts w:ascii="Arial" w:hAnsi="Arial" w:cs="Arial"/>
          <w:sz w:val="20"/>
          <w:szCs w:val="20"/>
        </w:rPr>
        <w:fldChar w:fldCharType="end"/>
      </w:r>
      <w:r w:rsidRPr="0097584B">
        <w:rPr>
          <w:rFonts w:ascii="Arial" w:hAnsi="Arial" w:cs="Arial"/>
          <w:sz w:val="20"/>
          <w:szCs w:val="20"/>
        </w:rPr>
        <w:t xml:space="preserve">, though reports describing preparedness among vulnerable groups are mixed </w:t>
      </w:r>
      <w:r w:rsidRPr="0097584B">
        <w:rPr>
          <w:rFonts w:ascii="Arial" w:hAnsi="Arial" w:cs="Arial"/>
          <w:sz w:val="20"/>
          <w:szCs w:val="20"/>
        </w:rPr>
        <w:fldChar w:fldCharType="begin"/>
      </w:r>
      <w:r w:rsidR="006B4F03">
        <w:rPr>
          <w:rFonts w:ascii="Arial" w:hAnsi="Arial" w:cs="Arial"/>
          <w:sz w:val="20"/>
          <w:szCs w:val="20"/>
        </w:rPr>
        <w:instrText xml:space="preserve"> ADDIN ZOTERO_ITEM CSL_CITATION {"citationID":"TmDdgmmZ","properties":{"formattedCitation":"[52]","plainCitation":"[52]","noteIndex":0},"citationItems":[{"id":262,"uris":["http://zotero.org/users/local/hHKggCUl/items/4A2EF26X"],"itemData":{"id":262,"type":"article-journal","abstract":"Objectives. We sought to determine natural disaster preparedness levels among older US adults and assess factors that may adversely affect health and safety during such incidents.\nMethods. We sampled adults aged 50 years or older (n = 1304) from the 2010 interview survey of the Health and Retirement Study. The survey gathered data on general demographic characteristics, disability status or functional limitations, and preparedness-related factors and behaviors. We calculated a general disaster preparedness score by using individual indicators to assess overall preparedness.\nResults. Participant (n = 1304) mean age was 70 years (SD = 9.3). Only 34.3% reported participating in an educational program or reading materials about disaster preparation. Nearly 15% reported using electrically powered medical devices that might be at risk in a power outage. The preparedness score indicated that increasing age, physical disability, and lower educational attainment and income were independently and signiﬁcantly associated with worse overall preparedness.\nConclusions. Despite both greater vulnerability to disasters and continuous growth in the number of older US adults, many of the substantial problems discovered are remediable and require attention in the clinical, public health, and emergency management sectors of society. (Am J Public Health. 2014;104: 506–511. doi:10.2105/AJPH.2013.301559)","container-title":"American Journal of Public Health","DOI":"10.2105/AJPH.2013.301559","ISSN":"0090-0036, 1541-0048","issue":"3","journalAbbreviation":"Am J Public Health","language":"en","page":"506-511","source":"DOI.org (Crossref)","title":"Preparedness for Natural Disasters Among Older US Adults: A Nationwide Survey","title-short":"Preparedness for Natural Disasters Among Older US Adults","volume":"104","author":[{"family":"Al-rousan","given":"Tala M."},{"family":"Rubenstein","given":"Linda M."},{"family":"Wallace","given":"Robert B."}],"issued":{"date-parts":[["2014",3]]}}}],"schema":"https://github.com/citation-style-language/schema/raw/master/csl-citation.json"} </w:instrText>
      </w:r>
      <w:r w:rsidRPr="0097584B">
        <w:rPr>
          <w:rFonts w:ascii="Arial" w:hAnsi="Arial" w:cs="Arial"/>
          <w:sz w:val="20"/>
          <w:szCs w:val="20"/>
        </w:rPr>
        <w:fldChar w:fldCharType="separate"/>
      </w:r>
      <w:r w:rsidR="006B4F03">
        <w:rPr>
          <w:rFonts w:ascii="Arial" w:hAnsi="Arial" w:cs="Arial"/>
          <w:noProof/>
          <w:sz w:val="20"/>
          <w:szCs w:val="20"/>
        </w:rPr>
        <w:t>[52]</w:t>
      </w:r>
      <w:r w:rsidRPr="0097584B">
        <w:rPr>
          <w:rFonts w:ascii="Arial" w:hAnsi="Arial" w:cs="Arial"/>
          <w:sz w:val="20"/>
          <w:szCs w:val="20"/>
        </w:rPr>
        <w:fldChar w:fldCharType="end"/>
      </w:r>
      <w:r w:rsidRPr="0097584B">
        <w:rPr>
          <w:rFonts w:ascii="Arial" w:hAnsi="Arial" w:cs="Arial"/>
          <w:sz w:val="20"/>
          <w:szCs w:val="20"/>
        </w:rPr>
        <w:t xml:space="preserve">. Third, </w:t>
      </w:r>
      <w:r>
        <w:rPr>
          <w:rFonts w:ascii="Arial" w:hAnsi="Arial" w:cs="Arial"/>
          <w:sz w:val="20"/>
          <w:szCs w:val="20"/>
        </w:rPr>
        <w:t>w</w:t>
      </w:r>
      <w:r w:rsidRPr="0097584B">
        <w:rPr>
          <w:rFonts w:ascii="Arial" w:hAnsi="Arial" w:cs="Arial"/>
          <w:sz w:val="20"/>
          <w:szCs w:val="20"/>
        </w:rPr>
        <w:t xml:space="preserve">e measured county DME use based on how many Medicare beneficiaries used any type of DME, including wheelchairs, beds, oxygen equipment, ventilators, augmentative and alternative communication devices, and more. </w:t>
      </w:r>
      <w:r>
        <w:rPr>
          <w:rFonts w:ascii="Arial" w:hAnsi="Arial" w:cs="Arial"/>
          <w:sz w:val="20"/>
          <w:szCs w:val="20"/>
        </w:rPr>
        <w:t>These users are not equally vulnerable during power outages; c</w:t>
      </w:r>
      <w:r w:rsidRPr="0097584B">
        <w:rPr>
          <w:rFonts w:ascii="Arial" w:hAnsi="Arial" w:cs="Arial"/>
          <w:sz w:val="20"/>
          <w:szCs w:val="20"/>
        </w:rPr>
        <w:t>ertain types of DME use could indicate better access to healthcare, higher adaptive capacity</w:t>
      </w:r>
      <w:r>
        <w:rPr>
          <w:rFonts w:ascii="Arial" w:hAnsi="Arial" w:cs="Arial"/>
          <w:sz w:val="20"/>
          <w:szCs w:val="20"/>
        </w:rPr>
        <w:t xml:space="preserve">, or a higher likelihood of residence in skilled nursing facilities with backup power. </w:t>
      </w:r>
      <w:r w:rsidRPr="007040F4">
        <w:rPr>
          <w:rFonts w:ascii="Arial" w:hAnsi="Arial" w:cs="Arial"/>
          <w:sz w:val="20"/>
          <w:szCs w:val="20"/>
        </w:rPr>
        <w:t xml:space="preserve">Finally, </w:t>
      </w:r>
      <w:r>
        <w:rPr>
          <w:rFonts w:ascii="Arial" w:hAnsi="Arial" w:cs="Arial"/>
          <w:sz w:val="20"/>
          <w:szCs w:val="20"/>
        </w:rPr>
        <w:t xml:space="preserve">due to data limitations, </w:t>
      </w:r>
      <w:r w:rsidRPr="007040F4">
        <w:rPr>
          <w:rFonts w:ascii="Arial" w:hAnsi="Arial" w:cs="Arial"/>
          <w:sz w:val="20"/>
          <w:szCs w:val="20"/>
        </w:rPr>
        <w:t xml:space="preserve">the counts used to generate our DME use quartiles are based on the full Medicare population, while only Medicare Fee-For-Service beneficiaries comprise our study population. </w:t>
      </w:r>
    </w:p>
    <w:p w14:paraId="0B89F0D0" w14:textId="77777777" w:rsidR="00655FD6" w:rsidDel="000D237D" w:rsidRDefault="00655FD6" w:rsidP="00655FD6">
      <w:pPr>
        <w:spacing w:after="0" w:line="480" w:lineRule="auto"/>
        <w:rPr>
          <w:del w:id="110" w:author="Heather M" w:date="2025-10-24T20:20:00Z" w16du:dateUtc="2025-10-25T00:20:00Z"/>
          <w:rFonts w:ascii="Arial" w:hAnsi="Arial" w:cs="Arial"/>
          <w:b/>
          <w:bCs/>
          <w:sz w:val="20"/>
          <w:szCs w:val="20"/>
        </w:rPr>
      </w:pPr>
    </w:p>
    <w:p w14:paraId="45E81688" w14:textId="748BA89C" w:rsidR="00655FD6" w:rsidRPr="00DD0F4D" w:rsidDel="000D237D" w:rsidRDefault="00655FD6" w:rsidP="00655FD6">
      <w:pPr>
        <w:spacing w:after="0" w:line="480" w:lineRule="auto"/>
        <w:rPr>
          <w:del w:id="111" w:author="Heather M" w:date="2025-10-24T20:20:00Z" w16du:dateUtc="2025-10-25T00:20:00Z"/>
          <w:rFonts w:ascii="Arial" w:hAnsi="Arial" w:cs="Arial"/>
          <w:sz w:val="20"/>
          <w:szCs w:val="20"/>
          <w:u w:val="single"/>
        </w:rPr>
      </w:pPr>
      <w:del w:id="112" w:author="Heather M" w:date="2025-10-24T20:20:00Z" w16du:dateUtc="2025-10-25T00:20:00Z">
        <w:r w:rsidRPr="00DD0F4D" w:rsidDel="000D237D">
          <w:rPr>
            <w:rFonts w:ascii="Arial" w:hAnsi="Arial" w:cs="Arial"/>
            <w:sz w:val="20"/>
            <w:szCs w:val="20"/>
            <w:u w:val="single"/>
          </w:rPr>
          <w:delText>Study limitations</w:delText>
        </w:r>
      </w:del>
    </w:p>
    <w:p w14:paraId="73B5375F" w14:textId="77777777" w:rsidR="00655FD6" w:rsidRPr="007040F4" w:rsidRDefault="00655FD6" w:rsidP="008A7FA1">
      <w:pPr>
        <w:spacing w:after="0" w:line="480" w:lineRule="auto"/>
        <w:ind w:firstLine="720"/>
        <w:rPr>
          <w:rFonts w:ascii="Arial" w:hAnsi="Arial" w:cs="Arial"/>
          <w:b/>
          <w:bCs/>
          <w:sz w:val="20"/>
          <w:szCs w:val="20"/>
        </w:rPr>
        <w:pPrChange w:id="113" w:author="Heather M" w:date="2025-10-24T20:20:00Z" w16du:dateUtc="2025-10-25T00:20:00Z">
          <w:pPr>
            <w:spacing w:after="0" w:line="480" w:lineRule="auto"/>
          </w:pPr>
        </w:pPrChange>
      </w:pPr>
    </w:p>
    <w:p w14:paraId="212A9CA3" w14:textId="0682BD43" w:rsidR="00053992" w:rsidRPr="0062332F" w:rsidRDefault="000D237D" w:rsidP="00053992">
      <w:pPr>
        <w:spacing w:after="0" w:line="480" w:lineRule="auto"/>
        <w:ind w:firstLine="720"/>
        <w:rPr>
          <w:rFonts w:ascii="Arial" w:hAnsi="Arial" w:cs="Arial"/>
          <w:color w:val="000000" w:themeColor="text1"/>
          <w:sz w:val="20"/>
          <w:szCs w:val="20"/>
        </w:rPr>
      </w:pPr>
      <w:ins w:id="114" w:author="Heather M" w:date="2025-10-24T20:20:00Z" w16du:dateUtc="2025-10-25T00:20:00Z">
        <w:r>
          <w:rPr>
            <w:rFonts w:ascii="Arial" w:hAnsi="Arial" w:cs="Arial"/>
            <w:color w:val="000000" w:themeColor="text1"/>
            <w:sz w:val="20"/>
            <w:szCs w:val="20"/>
          </w:rPr>
          <w:t xml:space="preserve">Our study had several limitations. </w:t>
        </w:r>
        <w:r w:rsidR="008A7FA1">
          <w:rPr>
            <w:rFonts w:ascii="Arial" w:hAnsi="Arial" w:cs="Arial"/>
            <w:color w:val="000000" w:themeColor="text1"/>
            <w:sz w:val="20"/>
            <w:szCs w:val="20"/>
          </w:rPr>
          <w:t>W</w:t>
        </w:r>
      </w:ins>
      <w:del w:id="115" w:author="Heather M" w:date="2025-10-24T20:20:00Z" w16du:dateUtc="2025-10-25T00:20:00Z">
        <w:r w:rsidR="00053992" w:rsidRPr="003069AF" w:rsidDel="008A7FA1">
          <w:rPr>
            <w:rFonts w:ascii="Arial" w:hAnsi="Arial" w:cs="Arial"/>
            <w:color w:val="000000" w:themeColor="text1"/>
            <w:sz w:val="20"/>
            <w:szCs w:val="20"/>
          </w:rPr>
          <w:delText>In this study, w</w:delText>
        </w:r>
      </w:del>
      <w:r w:rsidR="00053992" w:rsidRPr="003069AF">
        <w:rPr>
          <w:rFonts w:ascii="Arial" w:hAnsi="Arial" w:cs="Arial"/>
          <w:color w:val="000000" w:themeColor="text1"/>
          <w:sz w:val="20"/>
          <w:szCs w:val="20"/>
        </w:rPr>
        <w:t>e assessed county-level power outage exposure</w:t>
      </w:r>
      <w:r w:rsidR="003F492F">
        <w:rPr>
          <w:rFonts w:ascii="Arial" w:hAnsi="Arial" w:cs="Arial"/>
          <w:color w:val="000000" w:themeColor="text1"/>
          <w:sz w:val="20"/>
          <w:szCs w:val="20"/>
        </w:rPr>
        <w:t>,</w:t>
      </w:r>
      <w:r w:rsidR="00053992" w:rsidRPr="003069AF">
        <w:rPr>
          <w:rFonts w:ascii="Arial" w:hAnsi="Arial" w:cs="Arial"/>
          <w:color w:val="000000" w:themeColor="text1"/>
          <w:sz w:val="20"/>
          <w:szCs w:val="20"/>
        </w:rPr>
        <w:t xml:space="preserve"> since no national finer-resolution power outage exposure data are available. We also aggregated ZCTA-level counts of hospitalizations to the county level. Our ecological study was subject to the ecological fallacy and potential time-varying confounding bias, meaning that the relationship between power outage and hospitalizations observed at the county level may not hold at the </w:t>
      </w:r>
      <w:r w:rsidR="00053992" w:rsidRPr="003069AF">
        <w:rPr>
          <w:rFonts w:ascii="Arial" w:hAnsi="Arial" w:cs="Arial"/>
          <w:color w:val="000000" w:themeColor="text1"/>
          <w:sz w:val="20"/>
          <w:szCs w:val="20"/>
        </w:rPr>
        <w:lastRenderedPageBreak/>
        <w:t>individual level, despite its theoretical plausibility and community concerns about power outage and adverse health outcomes</w:t>
      </w:r>
      <w:r w:rsidR="003069AF">
        <w:rPr>
          <w:rFonts w:ascii="Arial" w:hAnsi="Arial" w:cs="Arial"/>
          <w:color w:val="000000" w:themeColor="text1"/>
          <w:sz w:val="20"/>
          <w:szCs w:val="20"/>
        </w:rPr>
        <w:t xml:space="preserve"> </w:t>
      </w:r>
      <w:r w:rsidR="003069AF">
        <w:rPr>
          <w:rFonts w:ascii="Arial" w:hAnsi="Arial" w:cs="Arial"/>
          <w:color w:val="000000" w:themeColor="text1"/>
          <w:sz w:val="20"/>
          <w:szCs w:val="20"/>
        </w:rPr>
        <w:fldChar w:fldCharType="begin"/>
      </w:r>
      <w:r w:rsidR="006B4F03">
        <w:rPr>
          <w:rFonts w:ascii="Arial" w:hAnsi="Arial" w:cs="Arial"/>
          <w:color w:val="000000" w:themeColor="text1"/>
          <w:sz w:val="20"/>
          <w:szCs w:val="20"/>
        </w:rPr>
        <w:instrText xml:space="preserve"> ADDIN ZOTERO_ITEM CSL_CITATION {"citationID":"a9i3BhLL","properties":{"formattedCitation":"[53\\uc0\\u8211{}55]","plainCitation":"[53–55]","noteIndex":0},"citationItems":[{"id":515,"uris":["http://zotero.org/users/local/hHKggCUl/items/CYN5SG7Y"],"itemData":{"id":515,"type":"webpage","title":"Too many blackouts: How underserved communities are making utilities listen","URL":"https://vitalsigns.edf.org/story/too-many-blackouts-how-underserved-communities-are-making-utilities-listen","author":[{"family":"Environmental Defense Fund","given":""}]}},{"id":514,"uris":["http://zotero.org/users/local/hHKggCUl/items/GC45RA3B"],"itemData":{"id":514,"type":"webpage","title":"Community Support Essential, Especially For Seniors And Caregivers, As Ontario Ice Storm Disrupts Lives","URL":"https://muskoka411.com/community-support-essential-especially-for-seniors-and-caregivers-as-ontario-ice-storm-disrupts-lives/","author":[{"family":"Muskoka 411","given":""}],"issued":{"date-parts":[["2025",4,2]]}}},{"id":516,"uris":["http://zotero.org/users/local/hHKggCUl/items/PDY7UHMY"],"itemData":{"id":516,"type":"webpage","title":"Take Steps Now to Help Seniors Prepare for Power Outages","URL":"https://www.careworkshealthservices.com/help-seniors-prepare-for-power-outages/","author":[{"family":"Careworks Health Services","given":""}]}}],"schema":"https://github.com/citation-style-language/schema/raw/master/csl-citation.json"} </w:instrText>
      </w:r>
      <w:r w:rsidR="003069AF">
        <w:rPr>
          <w:rFonts w:ascii="Arial" w:hAnsi="Arial" w:cs="Arial"/>
          <w:color w:val="000000" w:themeColor="text1"/>
          <w:sz w:val="20"/>
          <w:szCs w:val="20"/>
        </w:rPr>
        <w:fldChar w:fldCharType="separate"/>
      </w:r>
      <w:r w:rsidR="006B4F03" w:rsidRPr="006B4F03">
        <w:rPr>
          <w:rFonts w:ascii="Arial" w:hAnsi="Arial" w:cs="Arial"/>
          <w:color w:val="000000"/>
          <w:sz w:val="20"/>
          <w:szCs w:val="24"/>
        </w:rPr>
        <w:t>[53–55]</w:t>
      </w:r>
      <w:r w:rsidR="003069AF">
        <w:rPr>
          <w:rFonts w:ascii="Arial" w:hAnsi="Arial" w:cs="Arial"/>
          <w:color w:val="000000" w:themeColor="text1"/>
          <w:sz w:val="20"/>
          <w:szCs w:val="20"/>
        </w:rPr>
        <w:fldChar w:fldCharType="end"/>
      </w:r>
      <w:r w:rsidR="00053992" w:rsidRPr="003069AF">
        <w:rPr>
          <w:rFonts w:ascii="Arial" w:hAnsi="Arial" w:cs="Arial"/>
          <w:color w:val="000000" w:themeColor="text1"/>
          <w:sz w:val="20"/>
          <w:szCs w:val="20"/>
        </w:rPr>
        <w:t xml:space="preserve">. At this time, no individual-level </w:t>
      </w:r>
      <w:r w:rsidR="003F492F">
        <w:rPr>
          <w:rFonts w:ascii="Arial" w:hAnsi="Arial" w:cs="Arial"/>
          <w:color w:val="000000" w:themeColor="text1"/>
          <w:sz w:val="20"/>
          <w:szCs w:val="20"/>
        </w:rPr>
        <w:t xml:space="preserve">nationwide </w:t>
      </w:r>
      <w:r w:rsidR="00053992" w:rsidRPr="003069AF">
        <w:rPr>
          <w:rFonts w:ascii="Arial" w:hAnsi="Arial" w:cs="Arial"/>
          <w:color w:val="000000" w:themeColor="text1"/>
          <w:sz w:val="20"/>
          <w:szCs w:val="20"/>
        </w:rPr>
        <w:t>power outage data are available.</w:t>
      </w:r>
    </w:p>
    <w:p w14:paraId="0A1A1ACC" w14:textId="682022BF" w:rsidR="00655FD6" w:rsidRDefault="00655FD6" w:rsidP="00655FD6">
      <w:pPr>
        <w:spacing w:after="0" w:line="480" w:lineRule="auto"/>
        <w:ind w:firstLine="720"/>
        <w:rPr>
          <w:rFonts w:ascii="Arial" w:hAnsi="Arial" w:cs="Arial"/>
          <w:sz w:val="20"/>
          <w:szCs w:val="20"/>
        </w:rPr>
      </w:pPr>
      <w:r>
        <w:rPr>
          <w:rFonts w:ascii="Arial" w:hAnsi="Arial" w:cs="Arial"/>
          <w:sz w:val="20"/>
          <w:szCs w:val="20"/>
        </w:rPr>
        <w:t>In our main analysis, we</w:t>
      </w:r>
      <w:r w:rsidRPr="007040F4">
        <w:rPr>
          <w:rFonts w:ascii="Arial" w:hAnsi="Arial" w:cs="Arial"/>
          <w:sz w:val="20"/>
          <w:szCs w:val="20"/>
        </w:rPr>
        <w:t xml:space="preserve"> considered a county-day exposed to power outage if </w:t>
      </w:r>
      <w:r w:rsidRPr="007040F4">
        <w:rPr>
          <w:rFonts w:ascii="Arial" w:eastAsia="Garamond" w:hAnsi="Arial" w:cs="Arial"/>
          <w:sz w:val="20"/>
          <w:szCs w:val="20"/>
        </w:rPr>
        <w:t>≥</w:t>
      </w:r>
      <w:r w:rsidRPr="007040F4">
        <w:rPr>
          <w:rFonts w:ascii="Arial" w:hAnsi="Arial" w:cs="Arial"/>
          <w:sz w:val="20"/>
          <w:szCs w:val="20"/>
        </w:rPr>
        <w:t>1% of county customers were without power for 8+ consecutive hours, a definition that may have substantial exposure misclassification (up to 99% of customers may be unexposed)</w:t>
      </w:r>
      <w:r>
        <w:rPr>
          <w:rFonts w:ascii="Arial" w:hAnsi="Arial" w:cs="Arial"/>
          <w:sz w:val="20"/>
          <w:szCs w:val="20"/>
        </w:rPr>
        <w:t>.</w:t>
      </w:r>
      <w:r w:rsidRPr="007040F4">
        <w:rPr>
          <w:rFonts w:ascii="Arial" w:hAnsi="Arial" w:cs="Arial"/>
          <w:sz w:val="20"/>
          <w:szCs w:val="20"/>
        </w:rPr>
        <w:t xml:space="preserve"> This misclassification likely biased study results</w:t>
      </w:r>
      <w:r>
        <w:rPr>
          <w:rFonts w:ascii="Arial" w:hAnsi="Arial" w:cs="Arial"/>
          <w:sz w:val="20"/>
          <w:szCs w:val="20"/>
        </w:rPr>
        <w:t xml:space="preserve"> towards the null, but</w:t>
      </w:r>
      <w:r w:rsidRPr="007040F4">
        <w:rPr>
          <w:rFonts w:ascii="Arial" w:hAnsi="Arial" w:cs="Arial"/>
          <w:sz w:val="20"/>
          <w:szCs w:val="20"/>
        </w:rPr>
        <w:t xml:space="preserve"> the magnitude of bias remains unknown. </w:t>
      </w:r>
      <w:r w:rsidR="004F68A7" w:rsidRPr="004F68A7">
        <w:rPr>
          <w:rFonts w:ascii="Arial" w:hAnsi="Arial" w:cs="Arial"/>
          <w:sz w:val="20"/>
          <w:szCs w:val="20"/>
        </w:rPr>
        <w:t xml:space="preserve">When we assessed power outage exposure based on higher cut points of customers without power (≥3%, ≥5%), scenarios with less exposure misclassification, the observed effect estimates were </w:t>
      </w:r>
      <w:r w:rsidR="003F492F">
        <w:rPr>
          <w:rFonts w:ascii="Arial" w:hAnsi="Arial" w:cs="Arial"/>
          <w:sz w:val="20"/>
          <w:szCs w:val="20"/>
        </w:rPr>
        <w:t>stronger</w:t>
      </w:r>
      <w:r w:rsidR="004F68A7" w:rsidRPr="004F68A7">
        <w:rPr>
          <w:rFonts w:ascii="Arial" w:hAnsi="Arial" w:cs="Arial"/>
          <w:sz w:val="20"/>
          <w:szCs w:val="20"/>
        </w:rPr>
        <w:t xml:space="preserve">. </w:t>
      </w:r>
      <w:r w:rsidRPr="007040F4">
        <w:rPr>
          <w:rFonts w:ascii="Arial" w:hAnsi="Arial" w:cs="Arial"/>
          <w:sz w:val="20"/>
          <w:szCs w:val="20"/>
        </w:rPr>
        <w:t>Future studies could collaborate with utilities to obtain finer-resolution power outage data</w:t>
      </w:r>
      <w:r>
        <w:rPr>
          <w:rFonts w:ascii="Arial" w:hAnsi="Arial" w:cs="Arial"/>
          <w:sz w:val="20"/>
          <w:szCs w:val="20"/>
        </w:rPr>
        <w:t xml:space="preserve"> </w:t>
      </w:r>
      <w:r w:rsidRPr="007040F4">
        <w:rPr>
          <w:rFonts w:ascii="Arial" w:hAnsi="Arial" w:cs="Arial"/>
          <w:sz w:val="20"/>
          <w:szCs w:val="20"/>
        </w:rPr>
        <w:t xml:space="preserve">or use satellite imagery to identify exact outage boundaries of long-duration outages </w:t>
      </w:r>
      <w:r>
        <w:rPr>
          <w:rFonts w:ascii="Arial" w:hAnsi="Arial" w:cs="Arial"/>
          <w:sz w:val="20"/>
          <w:szCs w:val="20"/>
        </w:rPr>
        <w:t xml:space="preserve">lasting into the night </w:t>
      </w:r>
      <w:r w:rsidRPr="007040F4">
        <w:rPr>
          <w:rFonts w:ascii="Arial" w:hAnsi="Arial" w:cs="Arial"/>
          <w:sz w:val="20"/>
          <w:szCs w:val="20"/>
        </w:rPr>
        <w:fldChar w:fldCharType="begin"/>
      </w:r>
      <w:r w:rsidR="006B4F03">
        <w:rPr>
          <w:rFonts w:ascii="Arial" w:hAnsi="Arial" w:cs="Arial"/>
          <w:sz w:val="20"/>
          <w:szCs w:val="20"/>
        </w:rPr>
        <w:instrText xml:space="preserve"> ADDIN ZOTERO_ITEM CSL_CITATION {"citationID":"nVeNQGKE","properties":{"formattedCitation":"[56,57]","plainCitation":"[56,57]","noteIndex":0},"citationItems":[{"id":270,"uris":["http://zotero.org/users/local/hHKggCUl/items/49K4KLNV"],"itemData":{"id":270,"type":"article-journal","abstract":"The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6B4F03">
        <w:rPr>
          <w:rFonts w:ascii="Cambria Math" w:hAnsi="Cambria Math" w:cs="Cambria Math"/>
          <w:sz w:val="20"/>
          <w:szCs w:val="20"/>
        </w:rPr>
        <w:instrText>ﬀ</w:instrText>
      </w:r>
      <w:r w:rsidR="006B4F03">
        <w:rPr>
          <w:rFonts w:ascii="Arial" w:hAnsi="Arial" w:cs="Arial"/>
          <w:sz w:val="20"/>
          <w:szCs w:val="20"/>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6B4F03">
        <w:rPr>
          <w:rFonts w:ascii="Cambria Math" w:hAnsi="Cambria Math" w:cs="Cambria Math"/>
          <w:sz w:val="20"/>
          <w:szCs w:val="20"/>
        </w:rPr>
        <w:instrText>ﬀ</w:instrText>
      </w:r>
      <w:r w:rsidR="006B4F03">
        <w:rPr>
          <w:rFonts w:ascii="Arial" w:hAnsi="Arial" w:cs="Arial"/>
          <w:sz w:val="20"/>
          <w:szCs w:val="20"/>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6B4F03">
        <w:rPr>
          <w:rFonts w:ascii="Cambria Math" w:hAnsi="Cambria Math" w:cs="Cambria Math"/>
          <w:sz w:val="20"/>
          <w:szCs w:val="20"/>
        </w:rPr>
        <w:instrText>ﬀ</w:instrText>
      </w:r>
      <w:r w:rsidR="006B4F03">
        <w:rPr>
          <w:rFonts w:ascii="Arial" w:hAnsi="Arial" w:cs="Arial"/>
          <w:sz w:val="20"/>
          <w:szCs w:val="20"/>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Pr="007040F4">
        <w:rPr>
          <w:rFonts w:ascii="Arial" w:hAnsi="Arial" w:cs="Arial"/>
          <w:sz w:val="20"/>
          <w:szCs w:val="20"/>
        </w:rPr>
        <w:fldChar w:fldCharType="separate"/>
      </w:r>
      <w:r w:rsidR="006B4F03">
        <w:rPr>
          <w:rFonts w:ascii="Arial" w:hAnsi="Arial" w:cs="Arial"/>
          <w:noProof/>
          <w:sz w:val="20"/>
          <w:szCs w:val="20"/>
        </w:rPr>
        <w:t>[56,57]</w:t>
      </w:r>
      <w:r w:rsidRPr="007040F4">
        <w:rPr>
          <w:rFonts w:ascii="Arial" w:hAnsi="Arial" w:cs="Arial"/>
          <w:sz w:val="20"/>
          <w:szCs w:val="20"/>
        </w:rPr>
        <w:fldChar w:fldCharType="end"/>
      </w:r>
      <w:r>
        <w:rPr>
          <w:rFonts w:ascii="Arial" w:hAnsi="Arial" w:cs="Arial"/>
          <w:sz w:val="20"/>
          <w:szCs w:val="20"/>
        </w:rPr>
        <w:t xml:space="preserve"> to </w:t>
      </w:r>
      <w:r w:rsidR="009E1189">
        <w:rPr>
          <w:rFonts w:ascii="Arial" w:hAnsi="Arial" w:cs="Arial"/>
          <w:sz w:val="20"/>
          <w:szCs w:val="20"/>
        </w:rPr>
        <w:t>improve exposure assessment.</w:t>
      </w:r>
    </w:p>
    <w:p w14:paraId="1E18B5DA" w14:textId="622D5B96" w:rsidR="00AA74A9" w:rsidRDefault="00AA74A9" w:rsidP="00655FD6">
      <w:pPr>
        <w:spacing w:after="0" w:line="480" w:lineRule="auto"/>
        <w:ind w:firstLine="720"/>
        <w:rPr>
          <w:rFonts w:ascii="Arial" w:hAnsi="Arial" w:cs="Arial"/>
          <w:sz w:val="20"/>
          <w:szCs w:val="20"/>
        </w:rPr>
      </w:pPr>
      <w:r w:rsidRPr="00AA74A9">
        <w:rPr>
          <w:rFonts w:ascii="Arial" w:hAnsi="Arial" w:cs="Arial"/>
          <w:sz w:val="20"/>
          <w:szCs w:val="20"/>
        </w:rPr>
        <w:t xml:space="preserve">Because </w:t>
      </w:r>
      <w:r w:rsidR="003F492F">
        <w:rPr>
          <w:rFonts w:ascii="Arial" w:hAnsi="Arial" w:cs="Arial"/>
          <w:sz w:val="20"/>
          <w:szCs w:val="20"/>
        </w:rPr>
        <w:t>POUS</w:t>
      </w:r>
      <w:r w:rsidRPr="00AA74A9">
        <w:rPr>
          <w:rFonts w:ascii="Arial" w:hAnsi="Arial" w:cs="Arial"/>
          <w:sz w:val="20"/>
          <w:szCs w:val="20"/>
        </w:rPr>
        <w:t xml:space="preserve"> did not supply reliable counts of electrical customers by county, we estimate</w:t>
      </w:r>
      <w:r w:rsidR="003F492F">
        <w:rPr>
          <w:rFonts w:ascii="Arial" w:hAnsi="Arial" w:cs="Arial"/>
          <w:sz w:val="20"/>
          <w:szCs w:val="20"/>
        </w:rPr>
        <w:t>d</w:t>
      </w:r>
      <w:r w:rsidRPr="00AA74A9">
        <w:rPr>
          <w:rFonts w:ascii="Arial" w:hAnsi="Arial" w:cs="Arial"/>
          <w:sz w:val="20"/>
          <w:szCs w:val="20"/>
        </w:rPr>
        <w:t xml:space="preserve"> the number of electrical customers using American Community Survey and Energy Information Administration data. We do not know how accurate these estimates are, and</w:t>
      </w:r>
      <w:r w:rsidR="003F492F">
        <w:rPr>
          <w:rFonts w:ascii="Arial" w:hAnsi="Arial" w:cs="Arial"/>
          <w:sz w:val="20"/>
          <w:szCs w:val="20"/>
        </w:rPr>
        <w:t xml:space="preserve">, to our knowledge, no </w:t>
      </w:r>
      <w:r w:rsidRPr="00AA74A9">
        <w:rPr>
          <w:rFonts w:ascii="Arial" w:hAnsi="Arial" w:cs="Arial"/>
          <w:sz w:val="20"/>
          <w:szCs w:val="20"/>
        </w:rPr>
        <w:t>better data exist. If these estimates were not accurate, this may have introduced bias (likely non-differential) into our effect estimates.</w:t>
      </w:r>
    </w:p>
    <w:p w14:paraId="18F38EA1" w14:textId="0BA150EA" w:rsidR="00950BE4" w:rsidRDefault="00950BE4" w:rsidP="00655FD6">
      <w:pPr>
        <w:spacing w:after="0" w:line="480" w:lineRule="auto"/>
        <w:ind w:firstLine="720"/>
        <w:rPr>
          <w:rFonts w:ascii="Arial" w:hAnsi="Arial" w:cs="Arial"/>
          <w:sz w:val="20"/>
          <w:szCs w:val="20"/>
        </w:rPr>
      </w:pPr>
      <w:r w:rsidRPr="00950BE4">
        <w:rPr>
          <w:rFonts w:ascii="Arial" w:hAnsi="Arial" w:cs="Arial"/>
          <w:sz w:val="20"/>
          <w:szCs w:val="20"/>
        </w:rPr>
        <w:t xml:space="preserve">Next, power outages may be more common in high social vulnerability communities (5). High social vulnerability counties may have been overrepresented in the exposed group in our study, and the health effects of power outages may be stronger in these places. This means that our effect estimates may not be generalizable to counties with lower social vulnerability, and we may have overestimated the effect of power outage on hospitalization. At the same time, our study population was comprised of Medicare Fee-For-Service beneficiaries, who may be less vulnerable to health effects from power outages due to higher individual-level SES and fewer chronic health conditions compared to Medicare Advantage beneficiaries, which may have led to underestimation of the population-level effect. </w:t>
      </w:r>
    </w:p>
    <w:p w14:paraId="7941C5CB" w14:textId="5603F29D" w:rsidR="00655FD6" w:rsidRPr="007040F4" w:rsidRDefault="00655FD6" w:rsidP="00AF3F89">
      <w:pPr>
        <w:spacing w:after="0" w:line="480" w:lineRule="auto"/>
        <w:ind w:firstLine="720"/>
        <w:rPr>
          <w:rFonts w:ascii="Arial" w:hAnsi="Arial" w:cs="Arial"/>
          <w:sz w:val="20"/>
          <w:szCs w:val="20"/>
        </w:rPr>
      </w:pPr>
      <w:r>
        <w:rPr>
          <w:rFonts w:ascii="Arial" w:hAnsi="Arial" w:cs="Arial"/>
          <w:sz w:val="20"/>
          <w:szCs w:val="20"/>
        </w:rPr>
        <w:lastRenderedPageBreak/>
        <w:t>Additionally, w</w:t>
      </w:r>
      <w:r w:rsidRPr="007040F4">
        <w:rPr>
          <w:rFonts w:ascii="Arial" w:hAnsi="Arial" w:cs="Arial"/>
          <w:sz w:val="20"/>
          <w:szCs w:val="20"/>
        </w:rPr>
        <w:t xml:space="preserve">e assessed DME use as </w:t>
      </w:r>
      <w:r>
        <w:rPr>
          <w:rFonts w:ascii="Arial" w:hAnsi="Arial" w:cs="Arial"/>
          <w:sz w:val="20"/>
          <w:szCs w:val="20"/>
        </w:rPr>
        <w:t xml:space="preserve">a </w:t>
      </w:r>
      <w:r w:rsidRPr="007040F4">
        <w:rPr>
          <w:rFonts w:ascii="Arial" w:hAnsi="Arial" w:cs="Arial"/>
          <w:sz w:val="20"/>
          <w:szCs w:val="20"/>
        </w:rPr>
        <w:t xml:space="preserve">potential </w:t>
      </w:r>
      <w:r>
        <w:rPr>
          <w:rFonts w:ascii="Arial" w:hAnsi="Arial" w:cs="Arial"/>
          <w:sz w:val="20"/>
          <w:szCs w:val="20"/>
        </w:rPr>
        <w:t xml:space="preserve">effect modifier </w:t>
      </w:r>
      <w:r w:rsidRPr="007040F4">
        <w:rPr>
          <w:rFonts w:ascii="Arial" w:hAnsi="Arial" w:cs="Arial"/>
          <w:sz w:val="20"/>
          <w:szCs w:val="20"/>
        </w:rPr>
        <w:t>at the county level. Because counties are large and diverse, this likely impacted our ability to detect effect modification</w:t>
      </w:r>
      <w:r>
        <w:rPr>
          <w:rFonts w:ascii="Arial" w:hAnsi="Arial" w:cs="Arial"/>
          <w:sz w:val="20"/>
          <w:szCs w:val="20"/>
        </w:rPr>
        <w:t>.</w:t>
      </w:r>
      <w:r w:rsidR="005C42AD">
        <w:rPr>
          <w:rFonts w:ascii="Arial" w:hAnsi="Arial" w:cs="Arial"/>
          <w:sz w:val="20"/>
          <w:szCs w:val="20"/>
        </w:rPr>
        <w:t xml:space="preserve"> </w:t>
      </w:r>
      <w:r w:rsidR="005C42AD" w:rsidRPr="005C42AD">
        <w:rPr>
          <w:rFonts w:ascii="Arial" w:hAnsi="Arial" w:cs="Arial"/>
          <w:sz w:val="20"/>
          <w:szCs w:val="20"/>
        </w:rPr>
        <w:t>This was a</w:t>
      </w:r>
      <w:r w:rsidR="004A6208">
        <w:rPr>
          <w:rFonts w:ascii="Arial" w:hAnsi="Arial" w:cs="Arial"/>
          <w:sz w:val="20"/>
          <w:szCs w:val="20"/>
        </w:rPr>
        <w:t>lso</w:t>
      </w:r>
      <w:r w:rsidR="005C42AD" w:rsidRPr="005C42AD">
        <w:rPr>
          <w:rFonts w:ascii="Arial" w:hAnsi="Arial" w:cs="Arial"/>
          <w:sz w:val="20"/>
          <w:szCs w:val="20"/>
        </w:rPr>
        <w:t xml:space="preserve"> US-based study. Electrical grid infrastructure, social cohesion, and healthcare access vary </w:t>
      </w:r>
      <w:r w:rsidR="003F492F">
        <w:rPr>
          <w:rFonts w:ascii="Arial" w:hAnsi="Arial" w:cs="Arial"/>
          <w:sz w:val="20"/>
          <w:szCs w:val="20"/>
        </w:rPr>
        <w:t>significan</w:t>
      </w:r>
      <w:r w:rsidR="005C42AD" w:rsidRPr="005C42AD">
        <w:rPr>
          <w:rFonts w:ascii="Arial" w:hAnsi="Arial" w:cs="Arial"/>
          <w:sz w:val="20"/>
          <w:szCs w:val="20"/>
        </w:rPr>
        <w:t xml:space="preserve">tly by country, and it is </w:t>
      </w:r>
      <w:r w:rsidR="003F492F">
        <w:rPr>
          <w:rFonts w:ascii="Arial" w:hAnsi="Arial" w:cs="Arial"/>
          <w:sz w:val="20"/>
          <w:szCs w:val="20"/>
        </w:rPr>
        <w:t>un</w:t>
      </w:r>
      <w:r w:rsidR="005C42AD" w:rsidRPr="005C42AD">
        <w:rPr>
          <w:rFonts w:ascii="Arial" w:hAnsi="Arial" w:cs="Arial"/>
          <w:sz w:val="20"/>
          <w:szCs w:val="20"/>
        </w:rPr>
        <w:t xml:space="preserve">clear </w:t>
      </w:r>
      <w:r w:rsidR="003F492F">
        <w:rPr>
          <w:rFonts w:ascii="Arial" w:hAnsi="Arial" w:cs="Arial"/>
          <w:sz w:val="20"/>
          <w:szCs w:val="20"/>
        </w:rPr>
        <w:t>whether</w:t>
      </w:r>
      <w:r w:rsidR="005C42AD" w:rsidRPr="005C42AD">
        <w:rPr>
          <w:rFonts w:ascii="Arial" w:hAnsi="Arial" w:cs="Arial"/>
          <w:sz w:val="20"/>
          <w:szCs w:val="20"/>
        </w:rPr>
        <w:t xml:space="preserve"> our results generalize outside the United States. Other studies are needed to evaluate the health impacts of power outages internationally.</w:t>
      </w:r>
      <w:r w:rsidR="00AF3F89">
        <w:rPr>
          <w:rFonts w:ascii="Arial" w:hAnsi="Arial" w:cs="Arial"/>
          <w:sz w:val="20"/>
          <w:szCs w:val="20"/>
        </w:rPr>
        <w:t xml:space="preserve"> </w:t>
      </w:r>
      <w:r>
        <w:rPr>
          <w:rFonts w:ascii="Arial" w:hAnsi="Arial" w:cs="Arial"/>
          <w:sz w:val="20"/>
          <w:szCs w:val="20"/>
        </w:rPr>
        <w:t xml:space="preserve">Further, we were unable to distinguish between planned and unplanned power outages, which may have different effects on hospitalizations. </w:t>
      </w:r>
    </w:p>
    <w:p w14:paraId="6B4DFFF1" w14:textId="308514D9" w:rsidR="00655FD6" w:rsidRPr="007040F4" w:rsidRDefault="00655FD6" w:rsidP="00655FD6">
      <w:pPr>
        <w:spacing w:after="0" w:line="480" w:lineRule="auto"/>
        <w:ind w:firstLine="720"/>
        <w:rPr>
          <w:rFonts w:ascii="Arial" w:hAnsi="Arial" w:cs="Arial"/>
          <w:sz w:val="20"/>
          <w:szCs w:val="20"/>
        </w:rPr>
      </w:pPr>
      <w:r w:rsidRPr="007040F4">
        <w:rPr>
          <w:rFonts w:ascii="Arial" w:hAnsi="Arial" w:cs="Arial"/>
          <w:sz w:val="20"/>
          <w:szCs w:val="20"/>
        </w:rPr>
        <w:t xml:space="preserve">Finally, the POUS dataset we used to assess exposure is missing substantial data. We excluded counties missing more than 50% of customer-hours in 2018 to balance generalizability and bias from missing data based on our prior simulation study </w:t>
      </w:r>
      <w:r w:rsidRPr="007040F4">
        <w:rPr>
          <w:rFonts w:ascii="Arial" w:hAnsi="Arial" w:cs="Arial"/>
          <w:sz w:val="20"/>
          <w:szCs w:val="20"/>
        </w:rPr>
        <w:fldChar w:fldCharType="begin"/>
      </w:r>
      <w:r w:rsidR="006B4F03">
        <w:rPr>
          <w:rFonts w:ascii="Arial" w:hAnsi="Arial" w:cs="Arial"/>
          <w:sz w:val="20"/>
          <w:szCs w:val="20"/>
        </w:rPr>
        <w:instrText xml:space="preserve"> ADDIN ZOTERO_ITEM CSL_CITATION {"citationID":"qX55s3Vm","properties":{"formattedCitation":"[28]","plainCitation":"[28]","noteIndex":0},"citationItems":[{"id":214,"uris":["http://zotero.org/users/local/hHKggCUl/items/N5A3SZJH"],"itemData":{"id":214,"type":"article-journal","container-title":"Under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Pr="007040F4">
        <w:rPr>
          <w:rFonts w:ascii="Arial" w:hAnsi="Arial" w:cs="Arial"/>
          <w:sz w:val="20"/>
          <w:szCs w:val="20"/>
        </w:rPr>
        <w:fldChar w:fldCharType="separate"/>
      </w:r>
      <w:r w:rsidR="006B4F03">
        <w:rPr>
          <w:rFonts w:ascii="Arial" w:hAnsi="Arial" w:cs="Arial"/>
          <w:noProof/>
          <w:sz w:val="20"/>
          <w:szCs w:val="20"/>
        </w:rPr>
        <w:t>[28]</w:t>
      </w:r>
      <w:r w:rsidRPr="007040F4">
        <w:rPr>
          <w:rFonts w:ascii="Arial" w:hAnsi="Arial" w:cs="Arial"/>
          <w:sz w:val="20"/>
          <w:szCs w:val="20"/>
        </w:rPr>
        <w:fldChar w:fldCharType="end"/>
      </w:r>
      <w:r w:rsidRPr="007040F4">
        <w:rPr>
          <w:rFonts w:ascii="Arial" w:hAnsi="Arial" w:cs="Arial"/>
          <w:sz w:val="20"/>
          <w:szCs w:val="20"/>
        </w:rPr>
        <w:t>. Many counties missing &gt;50% of exposure data were rural with low customer counts</w:t>
      </w:r>
      <w:r>
        <w:rPr>
          <w:rFonts w:ascii="Arial" w:hAnsi="Arial" w:cs="Arial"/>
          <w:sz w:val="20"/>
          <w:szCs w:val="20"/>
        </w:rPr>
        <w:t>, and clustered in certain geographic regions, limiting our ability to generalize to these populations</w:t>
      </w:r>
      <w:r w:rsidRPr="007040F4">
        <w:rPr>
          <w:rFonts w:ascii="Arial" w:hAnsi="Arial" w:cs="Arial"/>
          <w:sz w:val="20"/>
          <w:szCs w:val="20"/>
        </w:rPr>
        <w:t>. Other studies of power outage</w:t>
      </w:r>
      <w:r>
        <w:rPr>
          <w:rFonts w:ascii="Arial" w:hAnsi="Arial" w:cs="Arial"/>
          <w:sz w:val="20"/>
          <w:szCs w:val="20"/>
        </w:rPr>
        <w:t>s</w:t>
      </w:r>
      <w:r w:rsidRPr="007040F4">
        <w:rPr>
          <w:rFonts w:ascii="Arial" w:hAnsi="Arial" w:cs="Arial"/>
          <w:sz w:val="20"/>
          <w:szCs w:val="20"/>
        </w:rPr>
        <w:t xml:space="preserve"> and health have found differential effects by urban or rural status, with </w:t>
      </w:r>
      <w:r>
        <w:rPr>
          <w:rFonts w:ascii="Arial" w:hAnsi="Arial" w:cs="Arial"/>
          <w:sz w:val="20"/>
          <w:szCs w:val="20"/>
        </w:rPr>
        <w:t>larger-in-magnitude associations</w:t>
      </w:r>
      <w:r w:rsidRPr="007040F4">
        <w:rPr>
          <w:rFonts w:ascii="Arial" w:hAnsi="Arial" w:cs="Arial"/>
          <w:sz w:val="20"/>
          <w:szCs w:val="20"/>
        </w:rPr>
        <w:t xml:space="preserve"> of outages </w:t>
      </w:r>
      <w:r>
        <w:rPr>
          <w:rFonts w:ascii="Arial" w:hAnsi="Arial" w:cs="Arial"/>
          <w:sz w:val="20"/>
          <w:szCs w:val="20"/>
        </w:rPr>
        <w:t>and</w:t>
      </w:r>
      <w:r w:rsidRPr="007040F4">
        <w:rPr>
          <w:rFonts w:ascii="Arial" w:hAnsi="Arial" w:cs="Arial"/>
          <w:sz w:val="20"/>
          <w:szCs w:val="20"/>
        </w:rPr>
        <w:t xml:space="preserve"> health in urban areas </w:t>
      </w:r>
      <w:r w:rsidRPr="007040F4">
        <w:rPr>
          <w:rFonts w:ascii="Arial" w:hAnsi="Arial" w:cs="Arial"/>
          <w:sz w:val="20"/>
          <w:szCs w:val="20"/>
        </w:rPr>
        <w:fldChar w:fldCharType="begin"/>
      </w:r>
      <w:r w:rsidR="006B4F03">
        <w:rPr>
          <w:rFonts w:ascii="Arial" w:hAnsi="Arial" w:cs="Arial"/>
          <w:sz w:val="20"/>
          <w:szCs w:val="20"/>
        </w:rPr>
        <w:instrText xml:space="preserve"> ADDIN ZOTERO_ITEM CSL_CITATION {"citationID":"8SAq5Tlk","properties":{"formattedCitation":"[29,31]","plainCitation":"[29,31]","noteIndex":0},"citationItems":[{"id":240,"uris":["http://zotero.org/users/local/hHKggCUl/items/534RADTL"],"itemData":{"id":240,"type":"article-journal","container-title":"Under review at Epidemiology","title":"The impact of power outages on cardiovascular hospitalizations among Medicare enrollees in New York State, 2017-2018","author":[{"family":"Do","given":"Vivian"}]}},{"id":193,"uris":["http://zotero.org/users/local/hHKggCUl/items/6T89Y87T"],"itemData":{"id":193,"type":"article-journal","abstract":"Background:  In the past decade, electrical power disruptions (outages) have increased in the United States, especially those attributable to weather events. These outages have a range of health impacts but are largely unstudied in children. Here, we investigated the association between outages and unintentional injury hospitalizations, a leading cause of childhood morbidity.\nMethods:  The study setting was New York State (NYS) from 2017 to 2020. Outage exposure was defined as ≥10%, ≥20%, and ≥50% of customers from a power operating locality without power, ascertained from NYS Department of Public Service records and stratified by rural, urban non-New York City (NYC), and NYC regions. Outcome daily block group-level pediatric injury hospitalization data was from the Statewide Planning and Research Cooperative System (SPARCS). We leveraged a case-crossover study design with logistic conditional regression.\nResults:  We identified 23,093 unintentional injury hospitalizations in children &lt;18 years with complete block group and exposure data. Most hospitalizations occurred in urban regions (90%), whereas outages were more likely in rural than urban areas. In urban non-NYC regions, outages ≥4 hours were associated with 30% increased odds of all-cause unintentional injury hospitalizations when ≥50% of customers were without power. Analyses by injury subtype revealed increasing point estimates as the proportion of customers exposed increased. These results, however, had wide confidence intervals.\nConclusions:  Outage exposure differed significantly across rural, urban non-NYC, and NYC regions across New York. Especially at the highest outage threshold, we observed an increased risk of pediatric unintentional injury hospitalizations.","container-title":"Environmental Epidemiology","DOI":"10.1097/EE9.0000000000000287","ISSN":"2474-7882","issue":"1","language":"en","page":"e287","source":"DOI.org (Crossref)","title":"Power outages and pediatric unintentional injury hospitalizations in New York State","volume":"8","author":[{"family":"Northrop","given":"Alexander J."},{"family":"Flores","given":"Nina M."},{"family":"Do","given":"Vivian"},{"family":"Sheffield","given":"Perry E."},{"family":"Casey","given":"Joan A."}],"issued":{"date-parts":[["2024",2]]}}}],"schema":"https://github.com/citation-style-language/schema/raw/master/csl-citation.json"} </w:instrText>
      </w:r>
      <w:r w:rsidRPr="007040F4">
        <w:rPr>
          <w:rFonts w:ascii="Arial" w:hAnsi="Arial" w:cs="Arial"/>
          <w:sz w:val="20"/>
          <w:szCs w:val="20"/>
        </w:rPr>
        <w:fldChar w:fldCharType="separate"/>
      </w:r>
      <w:r w:rsidR="006B4F03">
        <w:rPr>
          <w:rFonts w:ascii="Arial" w:hAnsi="Arial" w:cs="Arial"/>
          <w:noProof/>
          <w:sz w:val="20"/>
          <w:szCs w:val="20"/>
        </w:rPr>
        <w:t>[29,31]</w:t>
      </w:r>
      <w:r w:rsidRPr="007040F4">
        <w:rPr>
          <w:rFonts w:ascii="Arial" w:hAnsi="Arial" w:cs="Arial"/>
          <w:sz w:val="20"/>
          <w:szCs w:val="20"/>
        </w:rPr>
        <w:fldChar w:fldCharType="end"/>
      </w:r>
      <w:r w:rsidRPr="007040F4">
        <w:rPr>
          <w:rFonts w:ascii="Arial" w:hAnsi="Arial" w:cs="Arial"/>
          <w:sz w:val="20"/>
          <w:szCs w:val="20"/>
        </w:rPr>
        <w:t xml:space="preserve">. </w:t>
      </w:r>
    </w:p>
    <w:p w14:paraId="2A60C2DA" w14:textId="77777777" w:rsidR="00655FD6" w:rsidDel="00143E5C" w:rsidRDefault="00655FD6" w:rsidP="00655FD6">
      <w:pPr>
        <w:spacing w:after="0" w:line="480" w:lineRule="auto"/>
        <w:rPr>
          <w:del w:id="116" w:author="Heather M" w:date="2025-10-24T20:20:00Z" w16du:dateUtc="2025-10-25T00:20:00Z"/>
          <w:rFonts w:ascii="Arial" w:hAnsi="Arial" w:cs="Arial"/>
          <w:b/>
          <w:bCs/>
          <w:sz w:val="20"/>
          <w:szCs w:val="20"/>
        </w:rPr>
      </w:pPr>
    </w:p>
    <w:p w14:paraId="5D1FFA3D" w14:textId="77777777" w:rsidR="00655FD6" w:rsidRPr="00614275" w:rsidDel="00143E5C" w:rsidRDefault="00655FD6" w:rsidP="00655FD6">
      <w:pPr>
        <w:spacing w:after="0" w:line="480" w:lineRule="auto"/>
        <w:rPr>
          <w:del w:id="117" w:author="Heather M" w:date="2025-10-24T20:20:00Z" w16du:dateUtc="2025-10-25T00:20:00Z"/>
          <w:rFonts w:ascii="Arial" w:hAnsi="Arial" w:cs="Arial"/>
          <w:sz w:val="20"/>
          <w:szCs w:val="20"/>
          <w:u w:val="single"/>
        </w:rPr>
      </w:pPr>
      <w:del w:id="118" w:author="Heather M" w:date="2025-10-24T20:20:00Z" w16du:dateUtc="2025-10-25T00:20:00Z">
        <w:r w:rsidRPr="00614275" w:rsidDel="00143E5C">
          <w:rPr>
            <w:rFonts w:ascii="Arial" w:hAnsi="Arial" w:cs="Arial"/>
            <w:sz w:val="20"/>
            <w:szCs w:val="20"/>
            <w:u w:val="single"/>
          </w:rPr>
          <w:delText>Conclusion</w:delText>
        </w:r>
      </w:del>
    </w:p>
    <w:p w14:paraId="2ECFD638" w14:textId="19428B3E" w:rsidR="00655FD6" w:rsidDel="00143E5C" w:rsidRDefault="00143E5C" w:rsidP="00143E5C">
      <w:pPr>
        <w:spacing w:after="0" w:line="480" w:lineRule="auto"/>
        <w:rPr>
          <w:del w:id="119" w:author="Heather M" w:date="2025-10-24T20:20:00Z" w16du:dateUtc="2025-10-25T00:20:00Z"/>
          <w:rFonts w:ascii="Arial" w:hAnsi="Arial" w:cs="Arial"/>
          <w:sz w:val="20"/>
          <w:szCs w:val="20"/>
        </w:rPr>
        <w:pPrChange w:id="120" w:author="Heather M" w:date="2025-10-24T20:20:00Z" w16du:dateUtc="2025-10-25T00:20:00Z">
          <w:pPr>
            <w:spacing w:after="0" w:line="480" w:lineRule="auto"/>
            <w:ind w:firstLine="720"/>
          </w:pPr>
        </w:pPrChange>
      </w:pPr>
      <w:ins w:id="121" w:author="Heather M" w:date="2025-10-24T20:20:00Z" w16du:dateUtc="2025-10-25T00:20:00Z">
        <w:r>
          <w:rPr>
            <w:rFonts w:ascii="Arial" w:hAnsi="Arial" w:cs="Arial"/>
            <w:sz w:val="20"/>
            <w:szCs w:val="20"/>
          </w:rPr>
          <w:tab/>
        </w:r>
      </w:ins>
    </w:p>
    <w:p w14:paraId="211FCE32" w14:textId="5BF6C534" w:rsidR="00655FD6" w:rsidRPr="001C6BC5" w:rsidDel="00D03D16" w:rsidRDefault="00655FD6" w:rsidP="00143E5C">
      <w:pPr>
        <w:spacing w:after="0" w:line="480" w:lineRule="auto"/>
        <w:rPr>
          <w:del w:id="122" w:author="Heather M" w:date="2025-10-24T20:22:00Z" w16du:dateUtc="2025-10-25T00:22:00Z"/>
          <w:rFonts w:ascii="Arial" w:hAnsi="Arial" w:cs="Arial"/>
          <w:sz w:val="20"/>
          <w:szCs w:val="20"/>
        </w:rPr>
        <w:pPrChange w:id="123" w:author="Heather M" w:date="2025-10-24T20:20:00Z" w16du:dateUtc="2025-10-25T00:20:00Z">
          <w:pPr>
            <w:spacing w:after="0" w:line="480" w:lineRule="auto"/>
            <w:ind w:firstLine="720"/>
          </w:pPr>
        </w:pPrChange>
      </w:pPr>
      <w:r w:rsidRPr="007040F4">
        <w:rPr>
          <w:rFonts w:ascii="Arial" w:hAnsi="Arial" w:cs="Arial"/>
          <w:sz w:val="20"/>
          <w:szCs w:val="20"/>
        </w:rPr>
        <w:t xml:space="preserve">In this </w:t>
      </w:r>
      <w:del w:id="124" w:author="Heather M" w:date="2025-10-24T20:18:00Z" w16du:dateUtc="2025-10-25T00:18:00Z">
        <w:r w:rsidRPr="007040F4" w:rsidDel="005A070B">
          <w:rPr>
            <w:rFonts w:ascii="Arial" w:hAnsi="Arial" w:cs="Arial"/>
            <w:sz w:val="20"/>
            <w:szCs w:val="20"/>
          </w:rPr>
          <w:delText xml:space="preserve">first </w:delText>
        </w:r>
      </w:del>
      <w:r>
        <w:rPr>
          <w:rFonts w:ascii="Arial" w:hAnsi="Arial" w:cs="Arial"/>
          <w:sz w:val="20"/>
          <w:szCs w:val="20"/>
        </w:rPr>
        <w:t>US-wide</w:t>
      </w:r>
      <w:r w:rsidRPr="007040F4">
        <w:rPr>
          <w:rFonts w:ascii="Arial" w:hAnsi="Arial" w:cs="Arial"/>
          <w:sz w:val="20"/>
          <w:szCs w:val="20"/>
        </w:rPr>
        <w:t xml:space="preserve"> study of power outage exposure</w:t>
      </w:r>
      <w:r>
        <w:rPr>
          <w:rFonts w:ascii="Arial" w:hAnsi="Arial" w:cs="Arial"/>
          <w:sz w:val="20"/>
          <w:szCs w:val="20"/>
        </w:rPr>
        <w:t xml:space="preserve"> and health</w:t>
      </w:r>
      <w:r w:rsidRPr="007040F4">
        <w:rPr>
          <w:rFonts w:ascii="Arial" w:hAnsi="Arial" w:cs="Arial"/>
          <w:sz w:val="20"/>
          <w:szCs w:val="20"/>
        </w:rPr>
        <w:t xml:space="preserve">, we found that power outages were associated with increased </w:t>
      </w:r>
      <w:r>
        <w:rPr>
          <w:rFonts w:ascii="Arial" w:hAnsi="Arial" w:cs="Arial"/>
          <w:sz w:val="20"/>
          <w:szCs w:val="20"/>
        </w:rPr>
        <w:t xml:space="preserve">acute </w:t>
      </w:r>
      <w:r w:rsidRPr="007040F4">
        <w:rPr>
          <w:rFonts w:ascii="Arial" w:hAnsi="Arial" w:cs="Arial"/>
          <w:sz w:val="20"/>
          <w:szCs w:val="20"/>
        </w:rPr>
        <w:t xml:space="preserve">CVD and respiratory hospitalization rates among 23 million older adult Medicare </w:t>
      </w:r>
      <w:r w:rsidRPr="009B597E">
        <w:rPr>
          <w:rFonts w:ascii="Arial" w:hAnsi="Arial" w:cs="Arial"/>
          <w:sz w:val="20"/>
          <w:szCs w:val="20"/>
        </w:rPr>
        <w:t>beneficiaries. Beneficiaries</w:t>
      </w:r>
      <w:r w:rsidRPr="007040F4">
        <w:rPr>
          <w:rFonts w:ascii="Arial" w:hAnsi="Arial" w:cs="Arial"/>
          <w:sz w:val="20"/>
          <w:szCs w:val="20"/>
        </w:rPr>
        <w:t xml:space="preserve"> in our study experienced broad exposure: on average </w:t>
      </w:r>
      <w:r>
        <w:rPr>
          <w:rFonts w:ascii="Arial" w:hAnsi="Arial" w:cs="Arial"/>
          <w:sz w:val="20"/>
          <w:szCs w:val="20"/>
        </w:rPr>
        <w:t xml:space="preserve">living in counties with </w:t>
      </w:r>
      <w:r w:rsidRPr="007040F4">
        <w:rPr>
          <w:rFonts w:ascii="Arial" w:hAnsi="Arial" w:cs="Arial"/>
          <w:sz w:val="20"/>
          <w:szCs w:val="20"/>
        </w:rPr>
        <w:t xml:space="preserve">seven </w:t>
      </w:r>
      <w:r>
        <w:rPr>
          <w:rFonts w:ascii="Arial" w:hAnsi="Arial" w:cs="Arial"/>
          <w:sz w:val="20"/>
          <w:szCs w:val="20"/>
        </w:rPr>
        <w:t xml:space="preserve">8+ hour </w:t>
      </w:r>
      <w:r w:rsidRPr="007040F4">
        <w:rPr>
          <w:rFonts w:ascii="Arial" w:hAnsi="Arial" w:cs="Arial"/>
          <w:sz w:val="20"/>
          <w:szCs w:val="20"/>
        </w:rPr>
        <w:t xml:space="preserve">power outages in 2018, a number </w:t>
      </w:r>
      <w:r>
        <w:rPr>
          <w:rFonts w:ascii="Arial" w:hAnsi="Arial" w:cs="Arial"/>
          <w:sz w:val="20"/>
          <w:szCs w:val="20"/>
        </w:rPr>
        <w:t>likely to</w:t>
      </w:r>
      <w:r w:rsidRPr="007040F4">
        <w:rPr>
          <w:rFonts w:ascii="Arial" w:hAnsi="Arial" w:cs="Arial"/>
          <w:sz w:val="20"/>
          <w:szCs w:val="20"/>
        </w:rPr>
        <w:t xml:space="preserve"> increase further with climate change. Heat, winter storms, or other climate-related weather events causing and co-occurring with power outages likely amplify cardiorespiratory health impacts and must be evaluated in future research. Improving electricity reliability represents a key opportunity to support community health and protect older adults from CVD and respiratory disease exacerbations.</w:t>
      </w:r>
    </w:p>
    <w:p w14:paraId="4EEAE8C9" w14:textId="77777777" w:rsidR="00980C22" w:rsidRPr="00980C22" w:rsidDel="00D03D16" w:rsidRDefault="00980C22" w:rsidP="00E6133D">
      <w:pPr>
        <w:pBdr>
          <w:top w:val="nil"/>
          <w:left w:val="nil"/>
          <w:bottom w:val="nil"/>
          <w:right w:val="nil"/>
          <w:between w:val="nil"/>
        </w:pBdr>
        <w:contextualSpacing/>
        <w:rPr>
          <w:del w:id="125" w:author="Heather M" w:date="2025-10-24T20:22:00Z" w16du:dateUtc="2025-10-25T00:22:00Z"/>
          <w:rFonts w:ascii="Arial" w:hAnsi="Arial" w:cs="Arial"/>
          <w:color w:val="000000"/>
          <w:sz w:val="20"/>
          <w:szCs w:val="20"/>
        </w:rPr>
      </w:pPr>
    </w:p>
    <w:p w14:paraId="49E2C0C3" w14:textId="77777777" w:rsidR="005D132F" w:rsidRDefault="005D132F" w:rsidP="00D03D16">
      <w:pPr>
        <w:spacing w:after="0" w:line="480" w:lineRule="auto"/>
        <w:rPr>
          <w:rFonts w:ascii="Arial" w:hAnsi="Arial" w:cs="Arial"/>
          <w:b/>
          <w:color w:val="000000"/>
          <w:sz w:val="20"/>
          <w:szCs w:val="20"/>
        </w:rPr>
        <w:pPrChange w:id="126" w:author="Heather M" w:date="2025-10-24T20:22:00Z" w16du:dateUtc="2025-10-25T00:22:00Z">
          <w:pPr>
            <w:pBdr>
              <w:top w:val="nil"/>
              <w:left w:val="nil"/>
              <w:bottom w:val="nil"/>
              <w:right w:val="nil"/>
              <w:between w:val="nil"/>
            </w:pBdr>
            <w:contextualSpacing/>
          </w:pPr>
        </w:pPrChange>
      </w:pPr>
    </w:p>
    <w:p w14:paraId="222A6C86" w14:textId="77777777" w:rsidR="0042742C" w:rsidRDefault="0042742C" w:rsidP="00E6133D">
      <w:pPr>
        <w:pBdr>
          <w:top w:val="nil"/>
          <w:left w:val="nil"/>
          <w:bottom w:val="nil"/>
          <w:right w:val="nil"/>
          <w:between w:val="nil"/>
        </w:pBdr>
        <w:contextualSpacing/>
        <w:rPr>
          <w:rFonts w:ascii="Arial" w:hAnsi="Arial" w:cs="Arial"/>
          <w:b/>
          <w:color w:val="000000"/>
          <w:sz w:val="20"/>
          <w:szCs w:val="20"/>
        </w:rPr>
      </w:pPr>
    </w:p>
    <w:p w14:paraId="24F14103" w14:textId="179AA14B" w:rsidR="00E6133D" w:rsidRPr="00980C22" w:rsidRDefault="00E6133D" w:rsidP="00E6133D">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5D132F" w:rsidRDefault="00E6133D" w:rsidP="005D132F">
      <w:pPr>
        <w:pBdr>
          <w:top w:val="nil"/>
          <w:left w:val="nil"/>
          <w:bottom w:val="nil"/>
          <w:right w:val="nil"/>
          <w:between w:val="nil"/>
        </w:pBdr>
        <w:spacing w:line="276" w:lineRule="auto"/>
        <w:contextualSpacing/>
        <w:rPr>
          <w:rFonts w:ascii="Arial" w:hAnsi="Arial" w:cs="Arial"/>
          <w:b/>
          <w:color w:val="000000"/>
          <w:sz w:val="20"/>
          <w:szCs w:val="20"/>
        </w:rPr>
      </w:pPr>
    </w:p>
    <w:p w14:paraId="557C004D" w14:textId="59302D31" w:rsidR="00980C22" w:rsidRPr="000547BE" w:rsidRDefault="000547BE" w:rsidP="005D132F">
      <w:pPr>
        <w:pBdr>
          <w:top w:val="nil"/>
          <w:left w:val="nil"/>
          <w:bottom w:val="nil"/>
          <w:right w:val="nil"/>
          <w:between w:val="nil"/>
        </w:pBdr>
        <w:spacing w:line="276" w:lineRule="auto"/>
        <w:contextualSpacing/>
        <w:rPr>
          <w:rFonts w:ascii="Arial" w:hAnsi="Arial" w:cs="Arial"/>
          <w:color w:val="000000" w:themeColor="text1"/>
          <w:sz w:val="20"/>
          <w:szCs w:val="20"/>
        </w:rPr>
      </w:pPr>
      <w:r w:rsidRPr="000547BE">
        <w:rPr>
          <w:rFonts w:ascii="Arial" w:hAnsi="Arial" w:cs="Arial"/>
          <w:color w:val="000000"/>
          <w:sz w:val="20"/>
          <w:szCs w:val="20"/>
        </w:rPr>
        <w:t xml:space="preserve">This work was supported by the following sources: </w:t>
      </w:r>
      <w:r w:rsidR="0063270B" w:rsidRPr="000547BE">
        <w:rPr>
          <w:rFonts w:ascii="Arial" w:hAnsi="Arial" w:cs="Arial"/>
          <w:color w:val="000000"/>
          <w:sz w:val="20"/>
          <w:szCs w:val="20"/>
        </w:rPr>
        <w:t>National Institute on Aging R01</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AG071024 (JAC)</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 of Environmental Health Sciences P30</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ES007033 (JAC)</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Institutes of Health R01</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ES034021 (DM)</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Institutes of Health R01</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AG066793 (DM)</w:t>
      </w:r>
      <w:r w:rsidRPr="000547BE">
        <w:rPr>
          <w:rFonts w:ascii="Arial" w:hAnsi="Arial" w:cs="Arial"/>
          <w:color w:val="000000"/>
          <w:sz w:val="20"/>
          <w:szCs w:val="20"/>
        </w:rPr>
        <w:t xml:space="preserve">, </w:t>
      </w:r>
      <w:r w:rsidR="0063270B" w:rsidRPr="000547BE">
        <w:rPr>
          <w:rFonts w:ascii="Arial" w:hAnsi="Arial" w:cs="Arial"/>
          <w:color w:val="000000"/>
          <w:sz w:val="20"/>
          <w:szCs w:val="20"/>
        </w:rPr>
        <w:t>National Institute on Aging P20</w:t>
      </w:r>
      <w:r w:rsidR="004C7591" w:rsidRPr="000547BE">
        <w:rPr>
          <w:rFonts w:ascii="Arial" w:hAnsi="Arial" w:cs="Arial"/>
          <w:color w:val="000000"/>
          <w:sz w:val="20"/>
          <w:szCs w:val="20"/>
        </w:rPr>
        <w:t xml:space="preserve"> </w:t>
      </w:r>
      <w:r w:rsidR="0063270B" w:rsidRPr="000547BE">
        <w:rPr>
          <w:rFonts w:ascii="Arial" w:hAnsi="Arial" w:cs="Arial"/>
          <w:color w:val="000000"/>
          <w:sz w:val="20"/>
          <w:szCs w:val="20"/>
        </w:rPr>
        <w:t>AG093975 (MAK)</w:t>
      </w:r>
      <w:r w:rsidRPr="000547BE">
        <w:rPr>
          <w:rFonts w:ascii="Arial" w:hAnsi="Arial" w:cs="Arial"/>
          <w:color w:val="000000"/>
          <w:sz w:val="20"/>
          <w:szCs w:val="20"/>
        </w:rPr>
        <w:t xml:space="preserve">, </w:t>
      </w:r>
      <w:r w:rsidR="0063270B" w:rsidRPr="000547BE">
        <w:rPr>
          <w:rFonts w:ascii="Arial" w:hAnsi="Arial" w:cs="Arial"/>
          <w:color w:val="000000"/>
          <w:sz w:val="20"/>
          <w:szCs w:val="20"/>
        </w:rPr>
        <w:t xml:space="preserve">National Institute of Environmental Health </w:t>
      </w:r>
      <w:r w:rsidR="0063270B" w:rsidRPr="000547BE">
        <w:rPr>
          <w:rFonts w:ascii="Arial" w:hAnsi="Arial" w:cs="Arial"/>
          <w:color w:val="000000" w:themeColor="text1"/>
          <w:sz w:val="20"/>
          <w:szCs w:val="20"/>
        </w:rPr>
        <w:lastRenderedPageBreak/>
        <w:t>Sciences P30</w:t>
      </w:r>
      <w:r w:rsidR="004C7591" w:rsidRPr="000547BE">
        <w:rPr>
          <w:rFonts w:ascii="Arial" w:hAnsi="Arial" w:cs="Arial"/>
          <w:color w:val="000000" w:themeColor="text1"/>
          <w:sz w:val="20"/>
          <w:szCs w:val="20"/>
        </w:rPr>
        <w:t xml:space="preserve"> </w:t>
      </w:r>
      <w:r w:rsidR="0063270B" w:rsidRPr="000547BE">
        <w:rPr>
          <w:rFonts w:ascii="Arial" w:hAnsi="Arial" w:cs="Arial"/>
          <w:color w:val="000000" w:themeColor="text1"/>
          <w:sz w:val="20"/>
          <w:szCs w:val="20"/>
        </w:rPr>
        <w:t>ES009089 (MAK)</w:t>
      </w:r>
      <w:ins w:id="127" w:author="Heather M" w:date="2025-10-24T21:24:00Z" w16du:dateUtc="2025-10-25T01:24:00Z">
        <w:r w:rsidR="009D3B72">
          <w:rPr>
            <w:rFonts w:ascii="Arial" w:hAnsi="Arial" w:cs="Arial"/>
            <w:color w:val="000000" w:themeColor="text1"/>
            <w:sz w:val="20"/>
            <w:szCs w:val="20"/>
          </w:rPr>
          <w:t xml:space="preserve"> (nih.gov)</w:t>
        </w:r>
      </w:ins>
      <w:del w:id="128" w:author="Heather M" w:date="2025-10-24T21:24:00Z" w16du:dateUtc="2025-10-25T01:24:00Z">
        <w:r w:rsidRPr="000547BE" w:rsidDel="009D3B72">
          <w:rPr>
            <w:rFonts w:ascii="Arial" w:hAnsi="Arial" w:cs="Arial"/>
            <w:color w:val="000000" w:themeColor="text1"/>
            <w:sz w:val="20"/>
            <w:szCs w:val="20"/>
          </w:rPr>
          <w:delText>,</w:delText>
        </w:r>
      </w:del>
      <w:r w:rsidRPr="000547BE">
        <w:rPr>
          <w:rFonts w:ascii="Arial" w:hAnsi="Arial" w:cs="Arial"/>
          <w:color w:val="000000" w:themeColor="text1"/>
          <w:sz w:val="20"/>
          <w:szCs w:val="20"/>
        </w:rPr>
        <w:t xml:space="preserve"> </w:t>
      </w:r>
      <w:r w:rsidR="0063270B" w:rsidRPr="000547BE">
        <w:rPr>
          <w:rFonts w:ascii="Arial" w:hAnsi="Arial" w:cs="Arial"/>
          <w:color w:val="000000" w:themeColor="text1"/>
          <w:sz w:val="20"/>
          <w:szCs w:val="20"/>
        </w:rPr>
        <w:t>Canadian Institute</w:t>
      </w:r>
      <w:r w:rsidR="00B220D7" w:rsidRPr="000547BE">
        <w:rPr>
          <w:rFonts w:ascii="Arial" w:hAnsi="Arial" w:cs="Arial"/>
          <w:color w:val="000000" w:themeColor="text1"/>
          <w:sz w:val="20"/>
          <w:szCs w:val="20"/>
        </w:rPr>
        <w:t>s</w:t>
      </w:r>
      <w:r w:rsidR="0063270B" w:rsidRPr="000547BE">
        <w:rPr>
          <w:rFonts w:ascii="Arial" w:hAnsi="Arial" w:cs="Arial"/>
          <w:color w:val="000000" w:themeColor="text1"/>
          <w:sz w:val="20"/>
          <w:szCs w:val="20"/>
        </w:rPr>
        <w:t xml:space="preserve"> </w:t>
      </w:r>
      <w:r w:rsidR="00B220D7" w:rsidRPr="000547BE">
        <w:rPr>
          <w:rFonts w:ascii="Arial" w:hAnsi="Arial" w:cs="Arial"/>
          <w:color w:val="000000" w:themeColor="text1"/>
          <w:sz w:val="20"/>
          <w:szCs w:val="20"/>
        </w:rPr>
        <w:t>of</w:t>
      </w:r>
      <w:r w:rsidR="0063270B" w:rsidRPr="000547BE">
        <w:rPr>
          <w:rFonts w:ascii="Arial" w:hAnsi="Arial" w:cs="Arial"/>
          <w:color w:val="000000" w:themeColor="text1"/>
          <w:sz w:val="20"/>
          <w:szCs w:val="20"/>
        </w:rPr>
        <w:t xml:space="preserve"> Health Research Doctoral Foreign Study Award (HM)</w:t>
      </w:r>
      <w:ins w:id="129" w:author="Heather M" w:date="2025-10-24T21:25:00Z" w16du:dateUtc="2025-10-25T01:25:00Z">
        <w:r w:rsidR="009D3B72">
          <w:rPr>
            <w:rFonts w:ascii="Arial" w:hAnsi="Arial" w:cs="Arial"/>
            <w:color w:val="000000" w:themeColor="text1"/>
            <w:sz w:val="20"/>
            <w:szCs w:val="20"/>
          </w:rPr>
          <w:t xml:space="preserve"> (</w:t>
        </w:r>
        <w:r w:rsidR="009D3B72" w:rsidRPr="009D3B72">
          <w:rPr>
            <w:rFonts w:ascii="Arial" w:hAnsi="Arial" w:cs="Arial"/>
            <w:color w:val="000000" w:themeColor="text1"/>
            <w:sz w:val="20"/>
            <w:szCs w:val="20"/>
          </w:rPr>
          <w:t>https://cihr-irsc.gc.ca/</w:t>
        </w:r>
        <w:r w:rsidR="009D3B72">
          <w:rPr>
            <w:rFonts w:ascii="Arial" w:hAnsi="Arial" w:cs="Arial"/>
            <w:color w:val="000000" w:themeColor="text1"/>
            <w:sz w:val="20"/>
            <w:szCs w:val="20"/>
          </w:rPr>
          <w:t>)</w:t>
        </w:r>
      </w:ins>
      <w:r w:rsidRPr="000547BE">
        <w:rPr>
          <w:rFonts w:ascii="Arial" w:hAnsi="Arial" w:cs="Arial"/>
          <w:color w:val="000000" w:themeColor="text1"/>
          <w:sz w:val="20"/>
          <w:szCs w:val="20"/>
        </w:rPr>
        <w:t xml:space="preserve">, </w:t>
      </w:r>
      <w:r w:rsidR="0063270B" w:rsidRPr="000547BE">
        <w:rPr>
          <w:rFonts w:ascii="Arial" w:hAnsi="Arial" w:cs="Arial"/>
          <w:color w:val="000000" w:themeColor="text1"/>
          <w:sz w:val="20"/>
          <w:szCs w:val="20"/>
        </w:rPr>
        <w:t>National Heart, Lung, and Blood Institute F31 HL172608 (VD)</w:t>
      </w:r>
      <w:r w:rsidRPr="000547BE">
        <w:rPr>
          <w:rFonts w:ascii="Arial" w:hAnsi="Arial" w:cs="Arial"/>
          <w:color w:val="000000" w:themeColor="text1"/>
          <w:sz w:val="20"/>
          <w:szCs w:val="20"/>
        </w:rPr>
        <w:t xml:space="preserve">. </w:t>
      </w:r>
      <w:r w:rsidRPr="000547BE">
        <w:rPr>
          <w:rFonts w:ascii="Helvetica" w:hAnsi="Helvetica"/>
          <w:color w:val="000000" w:themeColor="text1"/>
          <w:sz w:val="20"/>
          <w:szCs w:val="20"/>
        </w:rPr>
        <w:t>The funders had no role in study design, data collection and analysis, decision to publish, or preparation of the manuscript</w:t>
      </w:r>
      <w:r w:rsidR="00074E78">
        <w:rPr>
          <w:rFonts w:ascii="Helvetica" w:hAnsi="Helvetica"/>
          <w:color w:val="000000" w:themeColor="text1"/>
          <w:sz w:val="20"/>
          <w:szCs w:val="20"/>
        </w:rPr>
        <w:t>.</w:t>
      </w:r>
    </w:p>
    <w:p w14:paraId="1124750D" w14:textId="77777777" w:rsidR="00E6133D" w:rsidRPr="00980C22" w:rsidRDefault="00E6133D" w:rsidP="00E6133D">
      <w:pPr>
        <w:pBdr>
          <w:top w:val="nil"/>
          <w:left w:val="nil"/>
          <w:bottom w:val="nil"/>
          <w:right w:val="nil"/>
          <w:between w:val="nil"/>
        </w:pBdr>
        <w:contextualSpacing/>
        <w:rPr>
          <w:rFonts w:ascii="Arial" w:hAnsi="Arial" w:cs="Arial"/>
          <w:color w:val="000000"/>
          <w:sz w:val="20"/>
          <w:szCs w:val="20"/>
        </w:rPr>
      </w:pPr>
    </w:p>
    <w:p w14:paraId="78940AAA" w14:textId="77777777" w:rsidR="000251BB" w:rsidRDefault="000251BB" w:rsidP="00E6133D">
      <w:pPr>
        <w:pBdr>
          <w:top w:val="nil"/>
          <w:left w:val="nil"/>
          <w:bottom w:val="nil"/>
          <w:right w:val="nil"/>
          <w:between w:val="nil"/>
        </w:pBdr>
        <w:contextualSpacing/>
        <w:rPr>
          <w:rFonts w:ascii="Arial" w:hAnsi="Arial" w:cs="Arial"/>
          <w:b/>
          <w:color w:val="000000"/>
          <w:sz w:val="20"/>
          <w:szCs w:val="20"/>
        </w:rPr>
      </w:pPr>
    </w:p>
    <w:p w14:paraId="1DFD68BF" w14:textId="49594C2D" w:rsidR="00256155" w:rsidRPr="0062332F" w:rsidRDefault="00E6133D" w:rsidP="00BE2C19">
      <w:pPr>
        <w:pBdr>
          <w:top w:val="nil"/>
          <w:left w:val="nil"/>
          <w:bottom w:val="nil"/>
          <w:right w:val="nil"/>
          <w:between w:val="nil"/>
        </w:pBdr>
        <w:contextualSpacing/>
        <w:rPr>
          <w:rFonts w:ascii="Arial" w:hAnsi="Arial" w:cs="Arial"/>
          <w:b/>
          <w:color w:val="000000"/>
        </w:rPr>
      </w:pPr>
      <w:r w:rsidRPr="0062332F">
        <w:rPr>
          <w:rFonts w:ascii="Arial" w:hAnsi="Arial" w:cs="Arial"/>
          <w:b/>
          <w:color w:val="000000"/>
        </w:rPr>
        <w:t>References</w:t>
      </w:r>
    </w:p>
    <w:p w14:paraId="25ED6600" w14:textId="77777777" w:rsidR="00BE2C19" w:rsidRPr="0062332F" w:rsidRDefault="00BE2C19" w:rsidP="00BE2C19">
      <w:pPr>
        <w:pBdr>
          <w:top w:val="nil"/>
          <w:left w:val="nil"/>
          <w:bottom w:val="nil"/>
          <w:right w:val="nil"/>
          <w:between w:val="nil"/>
        </w:pBdr>
        <w:contextualSpacing/>
        <w:rPr>
          <w:rFonts w:ascii="Arial" w:hAnsi="Arial" w:cs="Arial"/>
          <w:color w:val="000000"/>
        </w:rPr>
      </w:pPr>
    </w:p>
    <w:p w14:paraId="40295231" w14:textId="77777777" w:rsidR="006B4F03" w:rsidRPr="006B4F03" w:rsidRDefault="00BE2C19" w:rsidP="006B4F03">
      <w:pPr>
        <w:pStyle w:val="Bibliography"/>
      </w:pPr>
      <w:r w:rsidRPr="0062332F">
        <w:rPr>
          <w:rFonts w:ascii="Arial" w:hAnsi="Arial" w:cs="Arial"/>
        </w:rPr>
        <w:fldChar w:fldCharType="begin"/>
      </w:r>
      <w:r w:rsidR="006B4F03">
        <w:rPr>
          <w:rFonts w:ascii="Arial" w:hAnsi="Arial" w:cs="Arial"/>
        </w:rPr>
        <w:instrText xml:space="preserve"> ADDIN ZOTERO_BIBL {"uncited":[],"omitted":[],"custom":[]} CSL_BIBLIOGRAPHY </w:instrText>
      </w:r>
      <w:r w:rsidRPr="0062332F">
        <w:rPr>
          <w:rFonts w:ascii="Arial" w:hAnsi="Arial" w:cs="Arial"/>
        </w:rPr>
        <w:fldChar w:fldCharType="separate"/>
      </w:r>
      <w:r w:rsidR="006B4F03" w:rsidRPr="006B4F03">
        <w:t xml:space="preserve">1. </w:t>
      </w:r>
      <w:r w:rsidR="006B4F03" w:rsidRPr="006B4F03">
        <w:tab/>
        <w:t>Climate Central. Weather-related Power Outages Rising. 24 Apr 2024 [cited 5 Dec 2024]. Available: https://www.climatecentral.org/climate-matters/weather-related-power-outages-rising</w:t>
      </w:r>
    </w:p>
    <w:p w14:paraId="0C4304B6" w14:textId="77777777" w:rsidR="006B4F03" w:rsidRPr="006B4F03" w:rsidRDefault="006B4F03" w:rsidP="006B4F03">
      <w:pPr>
        <w:pStyle w:val="Bibliography"/>
      </w:pPr>
      <w:r w:rsidRPr="006B4F03">
        <w:t xml:space="preserve">2. </w:t>
      </w:r>
      <w:r w:rsidRPr="006B4F03">
        <w:tab/>
        <w:t>U.S. Energy Information Administration. U.S. electricity customers experienced eight hours of power interruptions in 2020. 10 Nov 2021 [cited 5 Dec 2024]. Available: https://www.eia.gov/todayinenergy/detail.php?id=50316#</w:t>
      </w:r>
    </w:p>
    <w:p w14:paraId="0218649B" w14:textId="77777777" w:rsidR="006B4F03" w:rsidRPr="006B4F03" w:rsidRDefault="006B4F03" w:rsidP="006B4F03">
      <w:pPr>
        <w:pStyle w:val="Bibliography"/>
      </w:pPr>
      <w:r w:rsidRPr="006B4F03">
        <w:t xml:space="preserve">3. </w:t>
      </w:r>
      <w:r w:rsidRPr="006B4F03">
        <w:tab/>
        <w:t>Casey JA, Fukurai M, Hernández D, Balsari S, Kiang MV. Power Outages and Community Health: a Narrative Review. Curr Envir Health Rpt. 2020;7: 371–383. doi:10.1007/s40572-020-00295-0</w:t>
      </w:r>
    </w:p>
    <w:p w14:paraId="7CD84168" w14:textId="77777777" w:rsidR="006B4F03" w:rsidRPr="006B4F03" w:rsidRDefault="006B4F03" w:rsidP="006B4F03">
      <w:pPr>
        <w:pStyle w:val="Bibliography"/>
      </w:pPr>
      <w:r w:rsidRPr="006B4F03">
        <w:t xml:space="preserve">4. </w:t>
      </w:r>
      <w:r w:rsidRPr="006B4F03">
        <w:tab/>
        <w:t>The US has more power outages than any other developed country. Here’s why. 18 Aug 2020 [cited 5 Dec 2024]. Available: https://www.popsci.com/story/environment/why-us-lose-power-storms/</w:t>
      </w:r>
    </w:p>
    <w:p w14:paraId="0F522E58" w14:textId="77777777" w:rsidR="006B4F03" w:rsidRPr="006B4F03" w:rsidRDefault="006B4F03" w:rsidP="006B4F03">
      <w:pPr>
        <w:pStyle w:val="Bibliography"/>
      </w:pPr>
      <w:r w:rsidRPr="006B4F03">
        <w:t xml:space="preserve">5. </w:t>
      </w:r>
      <w:r w:rsidRPr="006B4F03">
        <w:tab/>
        <w:t>Do V, McBrien H, Flores NM, Northrop AJ, Schlegelmilch J, Kiang MV, et al. Spatiotemporal distribution of power outages with climate events and social vulnerability in the USA. Nat Commun. 2023;14: 2470. doi:10.1038/s41467-023-38084-6</w:t>
      </w:r>
    </w:p>
    <w:p w14:paraId="5EC89E3D" w14:textId="77777777" w:rsidR="006B4F03" w:rsidRPr="006B4F03" w:rsidRDefault="006B4F03" w:rsidP="006B4F03">
      <w:pPr>
        <w:pStyle w:val="Bibliography"/>
      </w:pPr>
      <w:r w:rsidRPr="006B4F03">
        <w:t xml:space="preserve">6. </w:t>
      </w:r>
      <w:r w:rsidRPr="006B4F03">
        <w:tab/>
        <w:t>United States Environmental Protection Agency. Climate Change Impacts on Energy. Available: https://www.epa.gov/climateimpacts/climate-change-impacts-energy</w:t>
      </w:r>
    </w:p>
    <w:p w14:paraId="516B73CF" w14:textId="77777777" w:rsidR="006B4F03" w:rsidRPr="006B4F03" w:rsidRDefault="006B4F03" w:rsidP="006B4F03">
      <w:pPr>
        <w:pStyle w:val="Bibliography"/>
      </w:pPr>
      <w:r w:rsidRPr="006B4F03">
        <w:t xml:space="preserve">7. </w:t>
      </w:r>
      <w:r w:rsidRPr="006B4F03">
        <w:tab/>
        <w:t>Washington Post. Nation at risk of winter blackouts as power grid remains under strain. Available: https://www.washingtonpost.com/business/2023/11/08/power-grid-blackouts-texas/</w:t>
      </w:r>
    </w:p>
    <w:p w14:paraId="2246AA63" w14:textId="77777777" w:rsidR="006B4F03" w:rsidRPr="006B4F03" w:rsidRDefault="006B4F03" w:rsidP="006B4F03">
      <w:pPr>
        <w:pStyle w:val="Bibliography"/>
      </w:pPr>
      <w:r w:rsidRPr="006B4F03">
        <w:t xml:space="preserve">8. </w:t>
      </w:r>
      <w:r w:rsidRPr="006B4F03">
        <w:tab/>
        <w:t>Mango M, Casey JA, Hernández D. Resilient Power: A home-based electricity generation and storage solution for the medically vulnerable during climate-induced power outages. Futures. 2021;128: 102707. doi:10.1016/j.futures.2021.102707</w:t>
      </w:r>
    </w:p>
    <w:p w14:paraId="0C0357CF" w14:textId="77777777" w:rsidR="006B4F03" w:rsidRPr="006B4F03" w:rsidRDefault="006B4F03" w:rsidP="006B4F03">
      <w:pPr>
        <w:pStyle w:val="Bibliography"/>
      </w:pPr>
      <w:r w:rsidRPr="006B4F03">
        <w:t xml:space="preserve">9. </w:t>
      </w:r>
      <w:r w:rsidRPr="006B4F03">
        <w:tab/>
        <w:t>Stone B, Mallen E, Rajput M, Gronlund CJ, Broadbent AM, Krayenhoff ES, et al. Compound Climate and Infrastructure Events: How Electrical Grid Failure Alters Heat Wave Risk. Environ Sci Technol. 2021;55: 6957–6964. doi:10.1021/acs.est.1c00024</w:t>
      </w:r>
    </w:p>
    <w:p w14:paraId="774C4A61" w14:textId="77777777" w:rsidR="006B4F03" w:rsidRPr="006B4F03" w:rsidRDefault="006B4F03" w:rsidP="006B4F03">
      <w:pPr>
        <w:pStyle w:val="Bibliography"/>
      </w:pPr>
      <w:r w:rsidRPr="006B4F03">
        <w:t xml:space="preserve">10. </w:t>
      </w:r>
      <w:r w:rsidRPr="006B4F03">
        <w:tab/>
        <w:t>Nunes AR. General and specified vulnerability to extreme temperatures among older adults. International Journal of Environmental Health Research. 2020;30: 515–532. doi:10.1080/09603123.2019.1609655</w:t>
      </w:r>
    </w:p>
    <w:p w14:paraId="44CE758E" w14:textId="77777777" w:rsidR="006B4F03" w:rsidRPr="006B4F03" w:rsidRDefault="006B4F03" w:rsidP="006B4F03">
      <w:pPr>
        <w:pStyle w:val="Bibliography"/>
      </w:pPr>
      <w:r w:rsidRPr="006B4F03">
        <w:lastRenderedPageBreak/>
        <w:t xml:space="preserve">11. </w:t>
      </w:r>
      <w:r w:rsidRPr="006B4F03">
        <w:tab/>
        <w:t>Benmarhnia T, Deguen S, Kaufman JS, Smargiassi A. Review Article: Vulnerability to Heat-related Mortality. Epidemiology. 2015;26: 781–793. doi:10.1097/EDE.0000000000000375</w:t>
      </w:r>
    </w:p>
    <w:p w14:paraId="3F80AE44" w14:textId="77777777" w:rsidR="006B4F03" w:rsidRPr="006B4F03" w:rsidRDefault="006B4F03" w:rsidP="006B4F03">
      <w:pPr>
        <w:pStyle w:val="Bibliography"/>
      </w:pPr>
      <w:r w:rsidRPr="006B4F03">
        <w:t xml:space="preserve">12. </w:t>
      </w:r>
      <w:r w:rsidRPr="006B4F03">
        <w:tab/>
        <w:t>Meade RD, Akerman AP, Notley SR, McGinn R, Poirier P, Gosselin P, et al. Physiological factors characterizing heat-vulnerable older adults: A narrative review. Environment International. 2020;144: 105909. doi:10.1016/j.envint.2020.105909</w:t>
      </w:r>
    </w:p>
    <w:p w14:paraId="46AA2CD6" w14:textId="77777777" w:rsidR="006B4F03" w:rsidRPr="006B4F03" w:rsidRDefault="006B4F03" w:rsidP="006B4F03">
      <w:pPr>
        <w:pStyle w:val="Bibliography"/>
      </w:pPr>
      <w:r w:rsidRPr="006B4F03">
        <w:t xml:space="preserve">13. </w:t>
      </w:r>
      <w:r w:rsidRPr="006B4F03">
        <w:tab/>
        <w:t>Veronese N, Custodero C, Cella A, Demurtas J, Zora S, Maggi S, et al. Prevalence of multidimensional frailty and pre-frailty in older people in different settings: A systematic review and meta-analysis. Ageing Research Reviews. 2021;72: 101498. doi:10.1016/j.arr.2021.101498</w:t>
      </w:r>
    </w:p>
    <w:p w14:paraId="0986E82F" w14:textId="77777777" w:rsidR="006B4F03" w:rsidRPr="006B4F03" w:rsidRDefault="006B4F03" w:rsidP="006B4F03">
      <w:pPr>
        <w:pStyle w:val="Bibliography"/>
      </w:pPr>
      <w:r w:rsidRPr="006B4F03">
        <w:t xml:space="preserve">14. </w:t>
      </w:r>
      <w:r w:rsidRPr="006B4F03">
        <w:tab/>
        <w:t>Weiss CO, Boyd CM, Yu Q, Wolff JL, Leff B. Patterns of Prevalent Major Chronic Disease Among Older Adults in the United States. JAMA. 2007;298: 1158. doi:10.1001/jama.298.10.1160-b</w:t>
      </w:r>
    </w:p>
    <w:p w14:paraId="17860FC5" w14:textId="77777777" w:rsidR="006B4F03" w:rsidRPr="006B4F03" w:rsidRDefault="006B4F03" w:rsidP="006B4F03">
      <w:pPr>
        <w:pStyle w:val="Bibliography"/>
      </w:pPr>
      <w:r w:rsidRPr="006B4F03">
        <w:t xml:space="preserve">15. </w:t>
      </w:r>
      <w:r w:rsidRPr="006B4F03">
        <w:tab/>
        <w:t>Yazdanyar A, Newman AB. The Burden of Cardiovascular Disease in the Elderly: Morbidity, Mortality, and Costs. Clinics in Geriatric Medicine. 2009;25: 563–577. doi:10.1016/j.cger.2009.07.007</w:t>
      </w:r>
    </w:p>
    <w:p w14:paraId="0D17B0FE" w14:textId="77777777" w:rsidR="006B4F03" w:rsidRPr="006B4F03" w:rsidRDefault="006B4F03" w:rsidP="006B4F03">
      <w:pPr>
        <w:pStyle w:val="Bibliography"/>
      </w:pPr>
      <w:r w:rsidRPr="006B4F03">
        <w:t xml:space="preserve">16. </w:t>
      </w:r>
      <w:r w:rsidRPr="006B4F03">
        <w:tab/>
        <w:t>Dahlberg L, McKee KJ, Frank A, Naseer M. A systematic review of longitudinal risk factors for loneliness in older adults. Aging &amp; Mental Health. 2022;26: 225–249. doi:10.1080/13607863.2021.1876638</w:t>
      </w:r>
    </w:p>
    <w:p w14:paraId="60EDAB21" w14:textId="77777777" w:rsidR="006B4F03" w:rsidRPr="006B4F03" w:rsidRDefault="006B4F03" w:rsidP="006B4F03">
      <w:pPr>
        <w:pStyle w:val="Bibliography"/>
      </w:pPr>
      <w:r w:rsidRPr="006B4F03">
        <w:t xml:space="preserve">17. </w:t>
      </w:r>
      <w:r w:rsidRPr="006B4F03">
        <w:tab/>
        <w:t>Hoang P, King JA, Moore S, Moore K, Reich K, Sidhu H, et al. Interventions Associated With Reduced Loneliness and Social Isolation in Older Adults: A Systematic Review and Meta-analysis. JAMA Netw Open. 2022;5: e2236676. doi:10.1001/jamanetworkopen.2022.36676</w:t>
      </w:r>
    </w:p>
    <w:p w14:paraId="18CB0D4C" w14:textId="77777777" w:rsidR="006B4F03" w:rsidRPr="006B4F03" w:rsidRDefault="006B4F03" w:rsidP="006B4F03">
      <w:pPr>
        <w:pStyle w:val="Bibliography"/>
      </w:pPr>
      <w:r w:rsidRPr="006B4F03">
        <w:t xml:space="preserve">18. </w:t>
      </w:r>
      <w:r w:rsidRPr="006B4F03">
        <w:tab/>
        <w:t>Molinari NAM, Chen B, Krishna N, Morris T. Who’s at Risk When the Power Goes Out? The At-home Electricity-Dependent Population in the United States, 2012. Journal of Public Health Management and Practice. 2017;23: 152–159. doi:10.1097/PHH.0000000000000345</w:t>
      </w:r>
    </w:p>
    <w:p w14:paraId="40C9DD33" w14:textId="77777777" w:rsidR="006B4F03" w:rsidRPr="006B4F03" w:rsidRDefault="006B4F03" w:rsidP="006B4F03">
      <w:pPr>
        <w:pStyle w:val="Bibliography"/>
      </w:pPr>
      <w:r w:rsidRPr="006B4F03">
        <w:t xml:space="preserve">19. </w:t>
      </w:r>
      <w:r w:rsidRPr="006B4F03">
        <w:tab/>
        <w:t>Zhang W, Sheridan SC, Birkhead GS, Croft DP, Brotzge JA, Justino JG, et al. Power Outage: An Ignored Risk Factor for COPD Exacerbations. Chest. 2020;158: 2346–2357. doi:10.1016/j.chest.2020.05.555</w:t>
      </w:r>
    </w:p>
    <w:p w14:paraId="1B37B709" w14:textId="77777777" w:rsidR="006B4F03" w:rsidRPr="006B4F03" w:rsidRDefault="006B4F03" w:rsidP="006B4F03">
      <w:pPr>
        <w:pStyle w:val="Bibliography"/>
      </w:pPr>
      <w:r w:rsidRPr="006B4F03">
        <w:t xml:space="preserve">20. </w:t>
      </w:r>
      <w:r w:rsidRPr="006B4F03">
        <w:tab/>
        <w:t>Lin S, Qi Q, Liu H, Deng X, Trees I, Yuan X, et al. The Joint Effects of Thunderstorms and Power Outages on Respiratory-Related Emergency Visits and Modifying and Mediating Factors of This Relationship. Environ Health Perspect. 2024;132: 067002. doi:10.1289/EHP13237</w:t>
      </w:r>
    </w:p>
    <w:p w14:paraId="43758F03" w14:textId="77777777" w:rsidR="006B4F03" w:rsidRPr="006B4F03" w:rsidRDefault="006B4F03" w:rsidP="006B4F03">
      <w:pPr>
        <w:pStyle w:val="Bibliography"/>
      </w:pPr>
      <w:r w:rsidRPr="006B4F03">
        <w:t xml:space="preserve">21. </w:t>
      </w:r>
      <w:r w:rsidRPr="006B4F03">
        <w:tab/>
        <w:t>Dominianni C, Lane K, Johnson S, Ito K, Matte T. Health Impacts of Citywide and Localized Power Outages in New York City. Environ Health Perspect. 2018;126: 067003. doi:10.1289/EHP2154</w:t>
      </w:r>
    </w:p>
    <w:p w14:paraId="0FFC4F84" w14:textId="77777777" w:rsidR="006B4F03" w:rsidRPr="006B4F03" w:rsidRDefault="006B4F03" w:rsidP="006B4F03">
      <w:pPr>
        <w:pStyle w:val="Bibliography"/>
      </w:pPr>
      <w:r w:rsidRPr="006B4F03">
        <w:lastRenderedPageBreak/>
        <w:t xml:space="preserve">22. </w:t>
      </w:r>
      <w:r w:rsidRPr="006B4F03">
        <w:tab/>
        <w:t>Anderson GB, Bell ML. Lights Out: Impact of the August 2003 Power Outage on Mortality in New York, NY. Epidemiology. 2012;23: 189–193. doi:10.1097/EDE.0b013e318245c61c</w:t>
      </w:r>
    </w:p>
    <w:p w14:paraId="5D83443B" w14:textId="77777777" w:rsidR="006B4F03" w:rsidRPr="006B4F03" w:rsidRDefault="006B4F03" w:rsidP="006B4F03">
      <w:pPr>
        <w:pStyle w:val="Bibliography"/>
      </w:pPr>
      <w:r w:rsidRPr="006B4F03">
        <w:t xml:space="preserve">23. </w:t>
      </w:r>
      <w:r w:rsidRPr="006B4F03">
        <w:tab/>
        <w:t>Oak Ridge National Laboratory. Oak Ridge National Laboratory, EAGLE-I Outage Data 2014-2022. [cited 3 Jan 2025]. Available: https://smc-datachallenge.ornl.gov/eagle/</w:t>
      </w:r>
    </w:p>
    <w:p w14:paraId="0FDD7E01" w14:textId="77777777" w:rsidR="006B4F03" w:rsidRPr="006B4F03" w:rsidRDefault="006B4F03" w:rsidP="006B4F03">
      <w:pPr>
        <w:pStyle w:val="Bibliography"/>
      </w:pPr>
      <w:r w:rsidRPr="006B4F03">
        <w:t xml:space="preserve">24. </w:t>
      </w:r>
      <w:r w:rsidRPr="006B4F03">
        <w:tab/>
        <w:t>PowerOutage.us. Available: https://poweroutage.us/</w:t>
      </w:r>
    </w:p>
    <w:p w14:paraId="3F37956D" w14:textId="77777777" w:rsidR="006B4F03" w:rsidRPr="006B4F03" w:rsidRDefault="006B4F03" w:rsidP="006B4F03">
      <w:pPr>
        <w:pStyle w:val="Bibliography"/>
      </w:pPr>
      <w:r w:rsidRPr="006B4F03">
        <w:t xml:space="preserve">25. </w:t>
      </w:r>
      <w:r w:rsidRPr="006B4F03">
        <w:tab/>
        <w:t>Invalon. Medicare Advantage vs. Traditional Fee-for-Service Medicare: Different Populations, Different Outcomes. Available: https://www.inovalon.com/resource/ma-vs-traditional-ffs-medicare-different-populations-different-outcomes/</w:t>
      </w:r>
    </w:p>
    <w:p w14:paraId="526C3EC1" w14:textId="77777777" w:rsidR="006B4F03" w:rsidRPr="006B4F03" w:rsidRDefault="006B4F03" w:rsidP="006B4F03">
      <w:pPr>
        <w:pStyle w:val="Bibliography"/>
      </w:pPr>
      <w:r w:rsidRPr="006B4F03">
        <w:t xml:space="preserve">26. </w:t>
      </w:r>
      <w:r w:rsidRPr="006B4F03">
        <w:tab/>
        <w:t xml:space="preserve">The Commonwealth Fund. Medicare Advantage vs. Traditional Medicare: How Do Beneficiaries’ Characteristics and Experiences Differ? </w:t>
      </w:r>
    </w:p>
    <w:p w14:paraId="1DB048E2" w14:textId="77777777" w:rsidR="006B4F03" w:rsidRPr="006B4F03" w:rsidRDefault="006B4F03" w:rsidP="006B4F03">
      <w:pPr>
        <w:pStyle w:val="Bibliography"/>
      </w:pPr>
      <w:r w:rsidRPr="006B4F03">
        <w:t xml:space="preserve">27. </w:t>
      </w:r>
      <w:r w:rsidRPr="006B4F03">
        <w:tab/>
        <w:t>U.S. Energy Information Administration Electricity Data. In: U.S. Energy Information Administration Electricity Data [Internet]. [cited 3 Jan 2024]. Available: https://www.eia.gov/electricity/data.php</w:t>
      </w:r>
    </w:p>
    <w:p w14:paraId="0EE8C69E" w14:textId="77777777" w:rsidR="006B4F03" w:rsidRPr="006B4F03" w:rsidRDefault="006B4F03" w:rsidP="006B4F03">
      <w:pPr>
        <w:pStyle w:val="Bibliography"/>
      </w:pPr>
      <w:r w:rsidRPr="006B4F03">
        <w:t xml:space="preserve">28. </w:t>
      </w:r>
      <w:r w:rsidRPr="006B4F03">
        <w:tab/>
        <w:t xml:space="preserve">McBrien H, Mork D, Kioumourtzoglou M-A, Casey JA. Assessing potential sources of bias in measuring power outage exposure with simulations. Under review at Environmental Health. </w:t>
      </w:r>
    </w:p>
    <w:p w14:paraId="13185DF0" w14:textId="77777777" w:rsidR="006B4F03" w:rsidRPr="006B4F03" w:rsidRDefault="006B4F03" w:rsidP="006B4F03">
      <w:pPr>
        <w:pStyle w:val="Bibliography"/>
      </w:pPr>
      <w:r w:rsidRPr="006B4F03">
        <w:t xml:space="preserve">29. </w:t>
      </w:r>
      <w:r w:rsidRPr="006B4F03">
        <w:tab/>
        <w:t xml:space="preserve">Do V. The impact of power outages on cardiovascular hospitalizations among Medicare enrollees in New York State, 2017-2018. Under review at Epidemiology. </w:t>
      </w:r>
    </w:p>
    <w:p w14:paraId="28D87F0E" w14:textId="77777777" w:rsidR="006B4F03" w:rsidRPr="006B4F03" w:rsidRDefault="006B4F03" w:rsidP="006B4F03">
      <w:pPr>
        <w:pStyle w:val="Bibliography"/>
      </w:pPr>
      <w:r w:rsidRPr="006B4F03">
        <w:t xml:space="preserve">30. </w:t>
      </w:r>
      <w:r w:rsidRPr="006B4F03">
        <w:tab/>
        <w:t>Xiao J, Zhang W, Huang M, Lu Y, Lawrence WR, Lin Z, et al. Increased risk of multiple pregnancy complications following large-scale power outages during Hurricane Sandy in New York State. Science of The Total Environment. 2021;770: 145359. doi:10.1016/j.scitotenv.2021.145359</w:t>
      </w:r>
    </w:p>
    <w:p w14:paraId="148EFEC6" w14:textId="77777777" w:rsidR="006B4F03" w:rsidRPr="006B4F03" w:rsidRDefault="006B4F03" w:rsidP="006B4F03">
      <w:pPr>
        <w:pStyle w:val="Bibliography"/>
      </w:pPr>
      <w:r w:rsidRPr="006B4F03">
        <w:t xml:space="preserve">31. </w:t>
      </w:r>
      <w:r w:rsidRPr="006B4F03">
        <w:tab/>
        <w:t>Northrop AJ, Flores NM, Do V, Sheffield PE, Casey JA. Power outages and pediatric unintentional injury hospitalizations in New York State. Environmental Epidemiology. 2024;8: e287. doi:10.1097/EE9.0000000000000287</w:t>
      </w:r>
    </w:p>
    <w:p w14:paraId="4CD0BEBB" w14:textId="77777777" w:rsidR="006B4F03" w:rsidRPr="006B4F03" w:rsidRDefault="006B4F03" w:rsidP="006B4F03">
      <w:pPr>
        <w:pStyle w:val="Bibliography"/>
      </w:pPr>
      <w:r w:rsidRPr="006B4F03">
        <w:t xml:space="preserve">32. </w:t>
      </w:r>
      <w:r w:rsidRPr="006B4F03">
        <w:tab/>
        <w:t>Armstrong BG, Gasparrini A, Tobias A. Conditional Poisson models: a flexible alternative to conditional logistic case cross-over analysis. BMC Med Res Methodol. 2014;14: 122. doi:10.1186/1471-2288-14-122</w:t>
      </w:r>
    </w:p>
    <w:p w14:paraId="7F31ECBD" w14:textId="77777777" w:rsidR="006B4F03" w:rsidRPr="006B4F03" w:rsidRDefault="006B4F03" w:rsidP="006B4F03">
      <w:pPr>
        <w:pStyle w:val="Bibliography"/>
      </w:pPr>
      <w:r w:rsidRPr="006B4F03">
        <w:t xml:space="preserve">33. </w:t>
      </w:r>
      <w:r w:rsidRPr="006B4F03">
        <w:tab/>
        <w:t>Gronlund CJ, Sullivan KP, Kefelegn Y, Cameron L, O’Neill MS. Climate change and temperature extremes: A review of heat- and cold-related morbidity and mortality concerns of municipalities. Maturitas. 2018;114: 54–59. doi:10.1016/j.maturitas.2018.06.002</w:t>
      </w:r>
    </w:p>
    <w:p w14:paraId="39540293" w14:textId="77777777" w:rsidR="006B4F03" w:rsidRPr="006B4F03" w:rsidRDefault="006B4F03" w:rsidP="006B4F03">
      <w:pPr>
        <w:pStyle w:val="Bibliography"/>
      </w:pPr>
      <w:r w:rsidRPr="006B4F03">
        <w:t xml:space="preserve">34. </w:t>
      </w:r>
      <w:r w:rsidRPr="006B4F03">
        <w:tab/>
        <w:t>Tseng C-M, Chen Y-T, Ou S-M, Hsiao Y-H, Li S-Y, Wang S-J, et al. The Effect of Cold Temperature on Increased Exacerbation of Chronic Obstructive Pulmonary Disease: A Nationwide Study. Chaturvedi S, editor. PLoS ONE. 2013;8: e57066. doi:10.1371/journal.pone.0057066</w:t>
      </w:r>
    </w:p>
    <w:p w14:paraId="66F39B3D" w14:textId="77777777" w:rsidR="006B4F03" w:rsidRPr="006B4F03" w:rsidRDefault="006B4F03" w:rsidP="006B4F03">
      <w:pPr>
        <w:pStyle w:val="Bibliography"/>
      </w:pPr>
      <w:r w:rsidRPr="006B4F03">
        <w:lastRenderedPageBreak/>
        <w:t xml:space="preserve">35. </w:t>
      </w:r>
      <w:r w:rsidRPr="006B4F03">
        <w:tab/>
        <w:t>Alahmad B, Khraishah H, Royé D, Vicedo-Cabrera AM, Guo Y, Papatheodorou SI, et al. Associations Between Extreme Temperatures and Cardiovascular Cause-Specific Mortality: Results From 27 Countries. Circulation. 2023;147: 35–46. doi:10.1161/CIRCULATIONAHA.122.061832</w:t>
      </w:r>
    </w:p>
    <w:p w14:paraId="2A976B32" w14:textId="77777777" w:rsidR="006B4F03" w:rsidRPr="006B4F03" w:rsidRDefault="006B4F03" w:rsidP="006B4F03">
      <w:pPr>
        <w:pStyle w:val="Bibliography"/>
      </w:pPr>
      <w:r w:rsidRPr="006B4F03">
        <w:t xml:space="preserve">36. </w:t>
      </w:r>
      <w:r w:rsidRPr="006B4F03">
        <w:tab/>
        <w:t>Abatzoglou JT. Development of gridded surface meteorological data for ecological applications and modelling. Intl Journal of Climatology. 2013;33: 121–131. doi:10.1002/joc.3413</w:t>
      </w:r>
    </w:p>
    <w:p w14:paraId="0DF8368F" w14:textId="77777777" w:rsidR="006B4F03" w:rsidRPr="006B4F03" w:rsidRDefault="006B4F03" w:rsidP="006B4F03">
      <w:pPr>
        <w:pStyle w:val="Bibliography"/>
      </w:pPr>
      <w:r w:rsidRPr="006B4F03">
        <w:t xml:space="preserve">37. </w:t>
      </w:r>
      <w:r w:rsidRPr="006B4F03">
        <w:tab/>
        <w:t>Anderson GB, Dominici F, Wang Y, McCormack MC, Bell ML, Peng RD. Heat-related Emergency Hospitalizations for Respiratory Diseases in the Medicare Population. Am J Respir Crit Care Med. 2013;187: 1098–1103. doi:10.1164/rccm.201211-1969OC</w:t>
      </w:r>
    </w:p>
    <w:p w14:paraId="0651B3D1" w14:textId="77777777" w:rsidR="006B4F03" w:rsidRPr="006B4F03" w:rsidRDefault="006B4F03" w:rsidP="006B4F03">
      <w:pPr>
        <w:pStyle w:val="Bibliography"/>
      </w:pPr>
      <w:r w:rsidRPr="006B4F03">
        <w:t xml:space="preserve">38. </w:t>
      </w:r>
      <w:r w:rsidRPr="006B4F03">
        <w:tab/>
        <w:t>Gasparrini A, Armstrong B, Kenward MG. Distributed lag non‐linear models. Statistics in Medicine. 2010;29: 2224–2234. doi:10.1002/sim.3940</w:t>
      </w:r>
    </w:p>
    <w:p w14:paraId="076BFE52" w14:textId="77777777" w:rsidR="006B4F03" w:rsidRPr="006B4F03" w:rsidRDefault="006B4F03" w:rsidP="006B4F03">
      <w:pPr>
        <w:pStyle w:val="Bibliography"/>
      </w:pPr>
      <w:r w:rsidRPr="006B4F03">
        <w:t xml:space="preserve">39. </w:t>
      </w:r>
      <w:r w:rsidRPr="006B4F03">
        <w:tab/>
        <w:t>Childs ML, Li J, Wen J, Heft-Neal S, Driscoll A, Wang S, et al. Daily Local-Level Estimates of Ambient Wildfire Smoke PM</w:t>
      </w:r>
      <w:r w:rsidRPr="006B4F03">
        <w:rPr>
          <w:vertAlign w:val="subscript"/>
        </w:rPr>
        <w:t>2.5</w:t>
      </w:r>
      <w:r w:rsidRPr="006B4F03">
        <w:t xml:space="preserve"> for the Contiguous US. Environ Sci Technol. 2022;56: 13607–13621. doi:10.1021/acs.est.2c02934</w:t>
      </w:r>
    </w:p>
    <w:p w14:paraId="55083567" w14:textId="77777777" w:rsidR="006B4F03" w:rsidRPr="006B4F03" w:rsidRDefault="006B4F03" w:rsidP="006B4F03">
      <w:pPr>
        <w:pStyle w:val="Bibliography"/>
      </w:pPr>
      <w:r w:rsidRPr="006B4F03">
        <w:t xml:space="preserve">40. </w:t>
      </w:r>
      <w:r w:rsidRPr="006B4F03">
        <w:tab/>
        <w:t>HHS emPOWER program platform. [cited 3 Jan 2024]. Available: https://empowerprogram.hhs.gov/</w:t>
      </w:r>
    </w:p>
    <w:p w14:paraId="36F5914D" w14:textId="77777777" w:rsidR="006B4F03" w:rsidRPr="006B4F03" w:rsidRDefault="006B4F03" w:rsidP="006B4F03">
      <w:pPr>
        <w:pStyle w:val="Bibliography"/>
      </w:pPr>
      <w:r w:rsidRPr="006B4F03">
        <w:t xml:space="preserve">41. </w:t>
      </w:r>
      <w:r w:rsidRPr="006B4F03">
        <w:tab/>
        <w:t>Turner H, Firth D. gnm: Generalized Nonlinear Models. 2005. p. 1.1-5. doi:10.32614/CRAN.package.gnm</w:t>
      </w:r>
    </w:p>
    <w:p w14:paraId="05D40B7F" w14:textId="77777777" w:rsidR="006B4F03" w:rsidRPr="006B4F03" w:rsidRDefault="006B4F03" w:rsidP="006B4F03">
      <w:pPr>
        <w:pStyle w:val="Bibliography"/>
      </w:pPr>
      <w:r w:rsidRPr="006B4F03">
        <w:t xml:space="preserve">42. </w:t>
      </w:r>
      <w:r w:rsidRPr="006B4F03">
        <w:tab/>
        <w:t>Wang W, Yan J. Shape-Restricted Regression Splines with R Package splines2. Journal of Data Science. 2021; 498–517. doi:10.6339/21-JDS1020</w:t>
      </w:r>
    </w:p>
    <w:p w14:paraId="32C9B66B" w14:textId="77777777" w:rsidR="006B4F03" w:rsidRPr="006B4F03" w:rsidRDefault="006B4F03" w:rsidP="006B4F03">
      <w:pPr>
        <w:pStyle w:val="Bibliography"/>
      </w:pPr>
      <w:r w:rsidRPr="006B4F03">
        <w:t xml:space="preserve">43. </w:t>
      </w:r>
      <w:r w:rsidRPr="006B4F03">
        <w:tab/>
        <w:t xml:space="preserve">Gasparrini A. Distributed Lag Linear and Non-Linear Models in </w:t>
      </w:r>
      <w:r w:rsidRPr="006B4F03">
        <w:rPr>
          <w:i/>
          <w:iCs/>
        </w:rPr>
        <w:t>R</w:t>
      </w:r>
      <w:r w:rsidRPr="006B4F03">
        <w:t xml:space="preserve"> : The Package </w:t>
      </w:r>
      <w:r w:rsidRPr="006B4F03">
        <w:rPr>
          <w:b/>
          <w:bCs/>
        </w:rPr>
        <w:t>dlnm</w:t>
      </w:r>
      <w:r w:rsidRPr="006B4F03">
        <w:t>. J Stat Soft. 2011;43. doi:10.18637/jss.v043.i08</w:t>
      </w:r>
    </w:p>
    <w:p w14:paraId="7F67F1F2" w14:textId="77777777" w:rsidR="006B4F03" w:rsidRPr="006B4F03" w:rsidRDefault="006B4F03" w:rsidP="006B4F03">
      <w:pPr>
        <w:pStyle w:val="Bibliography"/>
      </w:pPr>
      <w:r w:rsidRPr="006B4F03">
        <w:t xml:space="preserve">44. </w:t>
      </w:r>
      <w:r w:rsidRPr="006B4F03">
        <w:tab/>
        <w:t>Lin S, Luo M, Walker RJ, Liu X, Hwang S-A, Chinery R. Extreme High Temperatures and Hospital Admissions for Respiratory and Cardiovascular Diseases. Epidemiology. 2009;20: 738–746. doi:10.1097/EDE.0b013e3181ad5522</w:t>
      </w:r>
    </w:p>
    <w:p w14:paraId="51B9D144" w14:textId="77777777" w:rsidR="006B4F03" w:rsidRPr="006B4F03" w:rsidRDefault="006B4F03" w:rsidP="006B4F03">
      <w:pPr>
        <w:pStyle w:val="Bibliography"/>
      </w:pPr>
      <w:r w:rsidRPr="006B4F03">
        <w:t xml:space="preserve">45. </w:t>
      </w:r>
      <w:r w:rsidRPr="006B4F03">
        <w:tab/>
        <w:t>Singh N, Areal AT, Breitner S, Zhang S, Agewall S, Schikowski T, et al. Heat and Cardiovascular Mortality: An Epidemiological Perspective. Circulation Research. 2024;134: 1098–1112. doi:10.1161/CIRCRESAHA.123.323615</w:t>
      </w:r>
    </w:p>
    <w:p w14:paraId="609DFD63" w14:textId="77777777" w:rsidR="006B4F03" w:rsidRPr="006B4F03" w:rsidRDefault="006B4F03" w:rsidP="006B4F03">
      <w:pPr>
        <w:pStyle w:val="Bibliography"/>
      </w:pPr>
      <w:r w:rsidRPr="006B4F03">
        <w:t xml:space="preserve">46. </w:t>
      </w:r>
      <w:r w:rsidRPr="006B4F03">
        <w:tab/>
        <w:t>Do V, Wilner LB, Flores NM, McBrien H, Northrop AJ, Casey JA. Spatiotemporal patterns of power outages co-occurring with individual and multiple severe weather events in the United States, 2018-2020. 2024. doi:10.21203/rs.3.rs-4752336/v1</w:t>
      </w:r>
    </w:p>
    <w:p w14:paraId="280E9715" w14:textId="77777777" w:rsidR="006B4F03" w:rsidRPr="006B4F03" w:rsidRDefault="006B4F03" w:rsidP="006B4F03">
      <w:pPr>
        <w:pStyle w:val="Bibliography"/>
      </w:pPr>
      <w:r w:rsidRPr="006B4F03">
        <w:t xml:space="preserve">47. </w:t>
      </w:r>
      <w:r w:rsidRPr="006B4F03">
        <w:tab/>
        <w:t>Salman HM, Pasupuleti J, Sabry AH. Review on Causes of Power Outages and Their Occurrence: Mitigation Strategies. Sustainability. 2023;15: 15001. doi:10.3390/su152015001</w:t>
      </w:r>
    </w:p>
    <w:p w14:paraId="52C6CB7B" w14:textId="77777777" w:rsidR="006B4F03" w:rsidRPr="006B4F03" w:rsidRDefault="006B4F03" w:rsidP="006B4F03">
      <w:pPr>
        <w:pStyle w:val="Bibliography"/>
      </w:pPr>
      <w:r w:rsidRPr="006B4F03">
        <w:lastRenderedPageBreak/>
        <w:t xml:space="preserve">48. </w:t>
      </w:r>
      <w:r w:rsidRPr="006B4F03">
        <w:tab/>
        <w:t>Deng X, Friedman S, Ryan I, Zhang W, Dong G, Rodriguez H, et al. The independent and synergistic impacts of power outages and floods on hospital admissions for multiple diseases. Science of The Total Environment. 2022;828: 154305. doi:10.1016/j.scitotenv.2022.154305</w:t>
      </w:r>
    </w:p>
    <w:p w14:paraId="2F791922" w14:textId="77777777" w:rsidR="006B4F03" w:rsidRPr="006B4F03" w:rsidRDefault="006B4F03" w:rsidP="006B4F03">
      <w:pPr>
        <w:pStyle w:val="Bibliography"/>
      </w:pPr>
      <w:r w:rsidRPr="006B4F03">
        <w:t xml:space="preserve">49. </w:t>
      </w:r>
      <w:r w:rsidRPr="006B4F03">
        <w:tab/>
        <w:t>Klinger C, Landeg O, Murray V. Power Outages, Extreme Events and Health: a Systematic Review of the Literature from 2011-2012. PLOS Currents. 2014. Available: https://pmc.ncbi.nlm.nih.gov/articles/PMC3879211/</w:t>
      </w:r>
    </w:p>
    <w:p w14:paraId="53C5F2F6" w14:textId="77777777" w:rsidR="006B4F03" w:rsidRPr="006B4F03" w:rsidRDefault="006B4F03" w:rsidP="006B4F03">
      <w:pPr>
        <w:pStyle w:val="Bibliography"/>
      </w:pPr>
      <w:r w:rsidRPr="006B4F03">
        <w:t xml:space="preserve">50. </w:t>
      </w:r>
      <w:r w:rsidRPr="006B4F03">
        <w:tab/>
        <w:t xml:space="preserve">Carroll RJ, Ruppert D, Stefanski LA, Crainiceanu CM. Measurement Error in Nonlinear Models. </w:t>
      </w:r>
    </w:p>
    <w:p w14:paraId="6C069763" w14:textId="77777777" w:rsidR="006B4F03" w:rsidRPr="006B4F03" w:rsidRDefault="006B4F03" w:rsidP="006B4F03">
      <w:pPr>
        <w:pStyle w:val="Bibliography"/>
      </w:pPr>
      <w:r w:rsidRPr="006B4F03">
        <w:t xml:space="preserve">51. </w:t>
      </w:r>
      <w:r w:rsidRPr="006B4F03">
        <w:tab/>
        <w:t>Dominianni C, Ahmed M, Johnson S, Blum M, Ito K, Lane K. Power Outage Preparedness and Concern among Vulnerable New York City Residents. J Urban Health. 2018;95: 716–726. doi:10.1007/s11524-018-0296-9</w:t>
      </w:r>
    </w:p>
    <w:p w14:paraId="53EAB0DE" w14:textId="77777777" w:rsidR="006B4F03" w:rsidRPr="006B4F03" w:rsidRDefault="006B4F03" w:rsidP="006B4F03">
      <w:pPr>
        <w:pStyle w:val="Bibliography"/>
      </w:pPr>
      <w:r w:rsidRPr="006B4F03">
        <w:t xml:space="preserve">52. </w:t>
      </w:r>
      <w:r w:rsidRPr="006B4F03">
        <w:tab/>
        <w:t>Al-rousan TM, Rubenstein LM, Wallace RB. Preparedness for Natural Disasters Among Older US Adults: A Nationwide Survey. Am J Public Health. 2014;104: 506–511. doi:10.2105/AJPH.2013.301559</w:t>
      </w:r>
    </w:p>
    <w:p w14:paraId="6D9010E2" w14:textId="77777777" w:rsidR="006B4F03" w:rsidRPr="006B4F03" w:rsidRDefault="006B4F03" w:rsidP="006B4F03">
      <w:pPr>
        <w:pStyle w:val="Bibliography"/>
      </w:pPr>
      <w:r w:rsidRPr="006B4F03">
        <w:t xml:space="preserve">53. </w:t>
      </w:r>
      <w:r w:rsidRPr="006B4F03">
        <w:tab/>
        <w:t>Environmental Defense Fund. Too many blackouts: How underserved communities are making utilities listen. Available: https://vitalsigns.edf.org/story/too-many-blackouts-how-underserved-communities-are-making-utilities-listen</w:t>
      </w:r>
    </w:p>
    <w:p w14:paraId="4AE49EF1" w14:textId="77777777" w:rsidR="006B4F03" w:rsidRPr="006B4F03" w:rsidRDefault="006B4F03" w:rsidP="006B4F03">
      <w:pPr>
        <w:pStyle w:val="Bibliography"/>
      </w:pPr>
      <w:r w:rsidRPr="006B4F03">
        <w:t xml:space="preserve">54. </w:t>
      </w:r>
      <w:r w:rsidRPr="006B4F03">
        <w:tab/>
        <w:t>Muskoka 411. Community Support Essential, Especially For Seniors And Caregivers, As Ontario Ice Storm Disrupts Lives. 2 Apr 2025. Available: https://muskoka411.com/community-support-essential-especially-for-seniors-and-caregivers-as-ontario-ice-storm-disrupts-lives/</w:t>
      </w:r>
    </w:p>
    <w:p w14:paraId="3FB27285" w14:textId="77777777" w:rsidR="006B4F03" w:rsidRPr="006B4F03" w:rsidRDefault="006B4F03" w:rsidP="006B4F03">
      <w:pPr>
        <w:pStyle w:val="Bibliography"/>
      </w:pPr>
      <w:r w:rsidRPr="006B4F03">
        <w:t xml:space="preserve">55. </w:t>
      </w:r>
      <w:r w:rsidRPr="006B4F03">
        <w:tab/>
        <w:t>Careworks Health Services. Take Steps Now to Help Seniors Prepare for Power Outages. Available: https://www.careworkshealthservices.com/help-seniors-prepare-for-power-outages/</w:t>
      </w:r>
    </w:p>
    <w:p w14:paraId="3BE03288" w14:textId="77777777" w:rsidR="006B4F03" w:rsidRPr="006B4F03" w:rsidRDefault="006B4F03" w:rsidP="006B4F03">
      <w:pPr>
        <w:pStyle w:val="Bibliography"/>
      </w:pPr>
      <w:r w:rsidRPr="006B4F03">
        <w:t xml:space="preserve">56. </w:t>
      </w:r>
      <w:r w:rsidRPr="006B4F03">
        <w:tab/>
        <w:t>Xu J, Qiang Y, Cai H, Zou L. Power outage and environmental justice in Winter Storm Uri: an analytical workflow based on nighttime light remote sensing. International Journal of Digital Earth. 2023;16: 2259–2278. doi:10.1080/17538947.2023.2224087</w:t>
      </w:r>
    </w:p>
    <w:p w14:paraId="22FF598F" w14:textId="77777777" w:rsidR="006B4F03" w:rsidRPr="006B4F03" w:rsidRDefault="006B4F03" w:rsidP="006B4F03">
      <w:pPr>
        <w:pStyle w:val="Bibliography"/>
      </w:pPr>
      <w:r w:rsidRPr="006B4F03">
        <w:t xml:space="preserve">57. </w:t>
      </w:r>
      <w:r w:rsidRPr="006B4F03">
        <w:tab/>
        <w:t>Shah Z, Klugman N, Cadamuro G, Hsu F-C, Elvidge CD, Taneja J. The electricity scene from above: Exploring power grid inconsistencies using satellite data in Accra, Ghana. Applied Energy. 2022;319: 119237. doi:10.1016/j.apenergy.2022.119237</w:t>
      </w:r>
    </w:p>
    <w:p w14:paraId="648061F6" w14:textId="391B87BC" w:rsidR="00011FF0" w:rsidRDefault="00BE2C19" w:rsidP="006B4F03">
      <w:pPr>
        <w:pStyle w:val="Bibliography"/>
        <w:rPr>
          <w:rFonts w:ascii="Arial" w:hAnsi="Arial" w:cs="Arial"/>
          <w:sz w:val="20"/>
          <w:szCs w:val="20"/>
        </w:rPr>
      </w:pPr>
      <w:r w:rsidRPr="0062332F">
        <w:rPr>
          <w:rFonts w:ascii="Arial" w:hAnsi="Arial" w:cs="Arial"/>
        </w:rPr>
        <w:fldChar w:fldCharType="end"/>
      </w:r>
    </w:p>
    <w:p w14:paraId="70943A6F" w14:textId="77777777" w:rsidR="00011FF0" w:rsidRDefault="00011FF0" w:rsidP="00DE12A0">
      <w:pPr>
        <w:rPr>
          <w:rFonts w:ascii="Arial" w:hAnsi="Arial" w:cs="Arial"/>
          <w:sz w:val="20"/>
          <w:szCs w:val="20"/>
        </w:rPr>
      </w:pPr>
    </w:p>
    <w:p w14:paraId="74582E76" w14:textId="77777777" w:rsidR="00011FF0" w:rsidRDefault="00011FF0" w:rsidP="00DE12A0">
      <w:pPr>
        <w:rPr>
          <w:rFonts w:ascii="Arial" w:hAnsi="Arial" w:cs="Arial"/>
          <w:sz w:val="20"/>
          <w:szCs w:val="20"/>
        </w:rPr>
      </w:pPr>
    </w:p>
    <w:p w14:paraId="43FD5351" w14:textId="77777777" w:rsidR="00011FF0" w:rsidDel="003420E8" w:rsidRDefault="00011FF0" w:rsidP="00477B5E">
      <w:pPr>
        <w:rPr>
          <w:del w:id="130" w:author="Heather M" w:date="2025-10-24T21:21:00Z" w16du:dateUtc="2025-10-25T01:21:00Z"/>
          <w:rFonts w:ascii="Arial" w:hAnsi="Arial" w:cs="Arial"/>
          <w:b/>
          <w:color w:val="000000"/>
          <w:sz w:val="20"/>
          <w:szCs w:val="20"/>
        </w:rPr>
      </w:pPr>
    </w:p>
    <w:p w14:paraId="0503AD9E" w14:textId="77777777" w:rsidR="003420E8" w:rsidRDefault="003420E8" w:rsidP="00DE12A0">
      <w:pPr>
        <w:rPr>
          <w:ins w:id="131" w:author="Heather M" w:date="2025-10-24T21:21:00Z" w16du:dateUtc="2025-10-25T01:21:00Z"/>
          <w:rFonts w:ascii="Arial" w:hAnsi="Arial" w:cs="Arial"/>
          <w:sz w:val="20"/>
          <w:szCs w:val="20"/>
        </w:rPr>
      </w:pPr>
    </w:p>
    <w:p w14:paraId="6878DE1F" w14:textId="77777777" w:rsidR="00BA36BC" w:rsidDel="003420E8" w:rsidRDefault="00BA36BC" w:rsidP="00DE12A0">
      <w:pPr>
        <w:rPr>
          <w:del w:id="132" w:author="Heather M" w:date="2025-10-24T21:21:00Z" w16du:dateUtc="2025-10-25T01:21:00Z"/>
          <w:rFonts w:ascii="Arial" w:hAnsi="Arial" w:cs="Arial"/>
          <w:sz w:val="20"/>
          <w:szCs w:val="20"/>
        </w:rPr>
      </w:pPr>
    </w:p>
    <w:p w14:paraId="6F2EBB50" w14:textId="77777777" w:rsidR="00BA36BC" w:rsidDel="003420E8" w:rsidRDefault="00BA36BC" w:rsidP="00DE12A0">
      <w:pPr>
        <w:rPr>
          <w:del w:id="133" w:author="Heather M" w:date="2025-10-24T21:21:00Z" w16du:dateUtc="2025-10-25T01:21:00Z"/>
          <w:rFonts w:ascii="Arial" w:hAnsi="Arial" w:cs="Arial"/>
          <w:sz w:val="20"/>
          <w:szCs w:val="20"/>
        </w:rPr>
      </w:pPr>
    </w:p>
    <w:p w14:paraId="75C42920" w14:textId="77777777" w:rsidR="00BA36BC" w:rsidDel="003420E8" w:rsidRDefault="00BA36BC" w:rsidP="00DE12A0">
      <w:pPr>
        <w:rPr>
          <w:del w:id="134" w:author="Heather M" w:date="2025-10-24T21:21:00Z" w16du:dateUtc="2025-10-25T01:21:00Z"/>
          <w:rFonts w:ascii="Arial" w:hAnsi="Arial" w:cs="Arial"/>
          <w:sz w:val="20"/>
          <w:szCs w:val="20"/>
        </w:rPr>
      </w:pPr>
    </w:p>
    <w:p w14:paraId="72E0DFD9" w14:textId="77777777" w:rsidR="00BA36BC" w:rsidDel="003420E8" w:rsidRDefault="00BA36BC" w:rsidP="00DE12A0">
      <w:pPr>
        <w:rPr>
          <w:del w:id="135" w:author="Heather M" w:date="2025-10-24T21:21:00Z" w16du:dateUtc="2025-10-25T01:21:00Z"/>
          <w:rFonts w:ascii="Arial" w:hAnsi="Arial" w:cs="Arial"/>
          <w:sz w:val="20"/>
          <w:szCs w:val="20"/>
        </w:rPr>
      </w:pPr>
    </w:p>
    <w:p w14:paraId="5495FDD5" w14:textId="77777777" w:rsidR="00BA36BC" w:rsidDel="003420E8" w:rsidRDefault="00BA36BC" w:rsidP="00DE12A0">
      <w:pPr>
        <w:rPr>
          <w:del w:id="136" w:author="Heather M" w:date="2025-10-24T21:21:00Z" w16du:dateUtc="2025-10-25T01:21:00Z"/>
          <w:rFonts w:ascii="Arial" w:hAnsi="Arial" w:cs="Arial"/>
          <w:sz w:val="20"/>
          <w:szCs w:val="20"/>
        </w:rPr>
      </w:pPr>
    </w:p>
    <w:p w14:paraId="0A932FF5" w14:textId="77777777" w:rsidR="00BA36BC" w:rsidDel="003420E8" w:rsidRDefault="00BA36BC" w:rsidP="00DE12A0">
      <w:pPr>
        <w:rPr>
          <w:del w:id="137" w:author="Heather M" w:date="2025-10-24T21:21:00Z" w16du:dateUtc="2025-10-25T01:21:00Z"/>
          <w:rFonts w:ascii="Arial" w:hAnsi="Arial" w:cs="Arial"/>
          <w:sz w:val="20"/>
          <w:szCs w:val="20"/>
        </w:rPr>
      </w:pPr>
    </w:p>
    <w:p w14:paraId="58375EB1" w14:textId="77777777" w:rsidR="00BA36BC" w:rsidDel="003420E8" w:rsidRDefault="00BA36BC" w:rsidP="00DE12A0">
      <w:pPr>
        <w:rPr>
          <w:del w:id="138" w:author="Heather M" w:date="2025-10-24T21:21:00Z" w16du:dateUtc="2025-10-25T01:21:00Z"/>
          <w:rFonts w:ascii="Arial" w:hAnsi="Arial" w:cs="Arial"/>
          <w:sz w:val="20"/>
          <w:szCs w:val="20"/>
        </w:rPr>
      </w:pPr>
    </w:p>
    <w:p w14:paraId="1A98158C" w14:textId="77777777" w:rsidR="00BA36BC" w:rsidDel="003420E8" w:rsidRDefault="00BA36BC" w:rsidP="00DE12A0">
      <w:pPr>
        <w:rPr>
          <w:del w:id="139" w:author="Heather M" w:date="2025-10-24T21:21:00Z" w16du:dateUtc="2025-10-25T01:21:00Z"/>
          <w:rFonts w:ascii="Arial" w:hAnsi="Arial" w:cs="Arial"/>
          <w:sz w:val="20"/>
          <w:szCs w:val="20"/>
        </w:rPr>
      </w:pPr>
    </w:p>
    <w:p w14:paraId="3F3365DE" w14:textId="77777777" w:rsidR="00DC3FB5" w:rsidDel="003420E8" w:rsidRDefault="00DC3FB5" w:rsidP="00DE12A0">
      <w:pPr>
        <w:rPr>
          <w:del w:id="140" w:author="Heather M" w:date="2025-10-24T21:21:00Z" w16du:dateUtc="2025-10-25T01:21:00Z"/>
          <w:rFonts w:ascii="Arial" w:hAnsi="Arial" w:cs="Arial"/>
          <w:sz w:val="20"/>
          <w:szCs w:val="20"/>
        </w:rPr>
      </w:pPr>
    </w:p>
    <w:p w14:paraId="74C7FF96" w14:textId="12790771" w:rsidR="003F77FC" w:rsidRPr="00BA36BC" w:rsidRDefault="00980C22" w:rsidP="00477B5E">
      <w:pPr>
        <w:rPr>
          <w:rFonts w:ascii="Arial" w:hAnsi="Arial" w:cs="Arial"/>
          <w:sz w:val="20"/>
          <w:szCs w:val="20"/>
        </w:rPr>
      </w:pPr>
      <w:r w:rsidRPr="00BA36BC">
        <w:rPr>
          <w:rFonts w:ascii="Arial" w:hAnsi="Arial" w:cs="Arial"/>
          <w:b/>
          <w:color w:val="000000"/>
          <w:sz w:val="20"/>
          <w:szCs w:val="20"/>
        </w:rPr>
        <w:t>Figures and Tables</w:t>
      </w:r>
      <w:r w:rsidR="00E6133D" w:rsidRPr="00BA36BC">
        <w:rPr>
          <w:rFonts w:ascii="Arial" w:hAnsi="Arial" w:cs="Arial"/>
          <w:b/>
          <w:color w:val="000000"/>
          <w:sz w:val="20"/>
          <w:szCs w:val="20"/>
        </w:rPr>
        <w:t xml:space="preserve"> </w:t>
      </w:r>
    </w:p>
    <w:p w14:paraId="5CDF22C3" w14:textId="4B2F687A" w:rsidR="000854BD" w:rsidRPr="00BA36BC" w:rsidRDefault="000854BD" w:rsidP="00183824">
      <w:pPr>
        <w:spacing w:after="0"/>
        <w:rPr>
          <w:rFonts w:ascii="Arial" w:hAnsi="Arial" w:cs="Arial"/>
          <w:b/>
          <w:bCs/>
          <w:sz w:val="20"/>
          <w:szCs w:val="20"/>
        </w:rPr>
      </w:pPr>
      <w:r w:rsidRPr="00BA36BC">
        <w:rPr>
          <w:rFonts w:ascii="Arial" w:hAnsi="Arial" w:cs="Arial"/>
          <w:b/>
          <w:bCs/>
          <w:sz w:val="20"/>
          <w:szCs w:val="20"/>
        </w:rPr>
        <w:t xml:space="preserve">Figure 1. </w:t>
      </w:r>
      <w:r w:rsidR="008D41B9" w:rsidRPr="00BA36BC">
        <w:rPr>
          <w:rFonts w:ascii="Arial" w:hAnsi="Arial" w:cs="Arial"/>
          <w:sz w:val="20"/>
          <w:szCs w:val="20"/>
        </w:rPr>
        <w:t xml:space="preserve">US county-level </w:t>
      </w:r>
      <w:r w:rsidR="008C4438" w:rsidRPr="00BA36BC">
        <w:rPr>
          <w:rFonts w:ascii="Arial" w:hAnsi="Arial" w:cs="Arial"/>
          <w:sz w:val="20"/>
          <w:szCs w:val="20"/>
        </w:rPr>
        <w:t>h</w:t>
      </w:r>
      <w:r w:rsidR="008D41B9" w:rsidRPr="00BA36BC">
        <w:rPr>
          <w:rFonts w:ascii="Arial" w:hAnsi="Arial" w:cs="Arial"/>
          <w:sz w:val="20"/>
          <w:szCs w:val="20"/>
        </w:rPr>
        <w:t xml:space="preserve">ospitalization rates and power outage </w:t>
      </w:r>
      <w:r w:rsidR="00E367CC" w:rsidRPr="00BA36BC">
        <w:rPr>
          <w:rFonts w:ascii="Arial" w:hAnsi="Arial" w:cs="Arial"/>
          <w:sz w:val="20"/>
          <w:szCs w:val="20"/>
        </w:rPr>
        <w:t>counts in</w:t>
      </w:r>
      <w:r w:rsidR="008C4438" w:rsidRPr="00BA36BC">
        <w:rPr>
          <w:rFonts w:ascii="Arial" w:hAnsi="Arial" w:cs="Arial"/>
          <w:sz w:val="20"/>
          <w:szCs w:val="20"/>
        </w:rPr>
        <w:t xml:space="preserve"> 2018</w:t>
      </w:r>
      <w:r w:rsidR="00E367CC" w:rsidRPr="00BA36BC">
        <w:rPr>
          <w:rFonts w:ascii="Arial" w:hAnsi="Arial" w:cs="Arial"/>
          <w:sz w:val="20"/>
          <w:szCs w:val="20"/>
        </w:rPr>
        <w:t xml:space="preserve"> in the 2,161 counties included in main analysis.</w:t>
      </w:r>
    </w:p>
    <w:p w14:paraId="774571FF" w14:textId="2C690B3C" w:rsidR="000854BD" w:rsidRPr="00BA36BC" w:rsidRDefault="000854BD" w:rsidP="00183824">
      <w:pPr>
        <w:spacing w:after="0"/>
        <w:rPr>
          <w:rFonts w:ascii="Arial" w:hAnsi="Arial" w:cs="Arial"/>
          <w:sz w:val="20"/>
          <w:szCs w:val="20"/>
        </w:rPr>
      </w:pPr>
      <w:r w:rsidRPr="00BA36BC">
        <w:rPr>
          <w:rFonts w:ascii="Arial" w:hAnsi="Arial" w:cs="Arial"/>
          <w:b/>
          <w:bCs/>
          <w:sz w:val="20"/>
          <w:szCs w:val="20"/>
        </w:rPr>
        <w:t>A</w:t>
      </w:r>
      <w:r w:rsidRPr="00BA36BC">
        <w:rPr>
          <w:rFonts w:ascii="Arial" w:hAnsi="Arial" w:cs="Arial"/>
          <w:sz w:val="20"/>
          <w:szCs w:val="20"/>
        </w:rPr>
        <w:t>. Medicare Fee-For-Service county-level cardiovascular hospitalization rate per 10,000 beneficiaries.</w:t>
      </w:r>
    </w:p>
    <w:p w14:paraId="3E3337B3" w14:textId="54E0DA15" w:rsidR="000854BD" w:rsidRPr="00BA36BC" w:rsidRDefault="000854BD" w:rsidP="00183824">
      <w:pPr>
        <w:spacing w:after="0"/>
        <w:rPr>
          <w:rFonts w:ascii="Arial" w:hAnsi="Arial" w:cs="Arial"/>
          <w:sz w:val="20"/>
          <w:szCs w:val="20"/>
        </w:rPr>
      </w:pPr>
      <w:r w:rsidRPr="00BA36BC">
        <w:rPr>
          <w:rFonts w:ascii="Arial" w:hAnsi="Arial" w:cs="Arial"/>
          <w:b/>
          <w:bCs/>
          <w:sz w:val="20"/>
          <w:szCs w:val="20"/>
        </w:rPr>
        <w:t>B</w:t>
      </w:r>
      <w:r w:rsidRPr="00BA36BC">
        <w:rPr>
          <w:rFonts w:ascii="Arial" w:hAnsi="Arial" w:cs="Arial"/>
          <w:sz w:val="20"/>
          <w:szCs w:val="20"/>
        </w:rPr>
        <w:t>. Medicare Fee-For-Service county-level respiratory hospitalization rate per 10,000 beneficiaries.</w:t>
      </w:r>
    </w:p>
    <w:p w14:paraId="1287F6B0" w14:textId="61C715AF" w:rsidR="00E6133D" w:rsidRPr="00BA36BC" w:rsidRDefault="000854BD" w:rsidP="00920B5C">
      <w:pPr>
        <w:spacing w:after="0"/>
        <w:rPr>
          <w:rFonts w:ascii="Arial" w:hAnsi="Arial" w:cs="Arial"/>
          <w:b/>
          <w:color w:val="000000"/>
          <w:sz w:val="20"/>
          <w:szCs w:val="20"/>
        </w:rPr>
      </w:pPr>
      <w:r w:rsidRPr="00BA36BC">
        <w:rPr>
          <w:rFonts w:ascii="Arial" w:hAnsi="Arial" w:cs="Arial"/>
          <w:b/>
          <w:bCs/>
          <w:sz w:val="20"/>
          <w:szCs w:val="20"/>
        </w:rPr>
        <w:t>C</w:t>
      </w:r>
      <w:r w:rsidRPr="00BA36BC">
        <w:rPr>
          <w:rFonts w:ascii="Arial" w:hAnsi="Arial" w:cs="Arial"/>
          <w:sz w:val="20"/>
          <w:szCs w:val="20"/>
        </w:rPr>
        <w:t xml:space="preserve">. </w:t>
      </w:r>
      <w:r w:rsidR="00E367CC" w:rsidRPr="00BA36BC">
        <w:rPr>
          <w:rFonts w:ascii="Arial" w:hAnsi="Arial" w:cs="Arial"/>
          <w:sz w:val="20"/>
          <w:szCs w:val="20"/>
        </w:rPr>
        <w:t>Number of p</w:t>
      </w:r>
      <w:r w:rsidRPr="00BA36BC">
        <w:rPr>
          <w:rFonts w:ascii="Arial" w:hAnsi="Arial" w:cs="Arial"/>
          <w:sz w:val="20"/>
          <w:szCs w:val="20"/>
        </w:rPr>
        <w:t>ower outage</w:t>
      </w:r>
      <w:r w:rsidR="00E367CC" w:rsidRPr="00BA36BC">
        <w:rPr>
          <w:rFonts w:ascii="Arial" w:hAnsi="Arial" w:cs="Arial"/>
          <w:sz w:val="20"/>
          <w:szCs w:val="20"/>
        </w:rPr>
        <w:t>s</w:t>
      </w:r>
      <w:r w:rsidR="00EB7584" w:rsidRPr="00BA36BC">
        <w:rPr>
          <w:rFonts w:ascii="Arial" w:hAnsi="Arial" w:cs="Arial"/>
          <w:sz w:val="20"/>
          <w:szCs w:val="20"/>
        </w:rPr>
        <w:t xml:space="preserve"> in 2018</w:t>
      </w:r>
      <w:r w:rsidR="00E367CC" w:rsidRPr="00BA36BC">
        <w:rPr>
          <w:rFonts w:ascii="Arial" w:hAnsi="Arial" w:cs="Arial"/>
          <w:sz w:val="20"/>
          <w:szCs w:val="20"/>
        </w:rPr>
        <w:t>.</w:t>
      </w:r>
      <w:r w:rsidR="00E6133D" w:rsidRPr="00BA36BC">
        <w:rPr>
          <w:rFonts w:ascii="Arial" w:hAnsi="Arial" w:cs="Arial"/>
          <w:b/>
          <w:color w:val="000000"/>
          <w:sz w:val="20"/>
          <w:szCs w:val="20"/>
        </w:rPr>
        <w:t xml:space="preserve"> </w:t>
      </w:r>
    </w:p>
    <w:p w14:paraId="4ABA8D9C" w14:textId="319C6613" w:rsidR="00735741" w:rsidRPr="00BA36BC" w:rsidRDefault="00735741" w:rsidP="0062332F">
      <w:pPr>
        <w:spacing w:after="0"/>
        <w:rPr>
          <w:rFonts w:ascii="Arial" w:hAnsi="Arial" w:cs="Arial"/>
          <w:color w:val="000000"/>
          <w:sz w:val="20"/>
          <w:szCs w:val="20"/>
        </w:rPr>
      </w:pPr>
      <w:r w:rsidRPr="00BA36BC">
        <w:rPr>
          <w:rFonts w:ascii="Arial" w:hAnsi="Arial" w:cs="Arial"/>
          <w:sz w:val="20"/>
          <w:szCs w:val="20"/>
        </w:rPr>
        <w:t>Basemaps from the U.S. Census Bureau (</w:t>
      </w:r>
      <w:hyperlink r:id="rId12" w:anchor="list-tab-790442341" w:history="1">
        <w:r w:rsidRPr="00BA36BC">
          <w:rPr>
            <w:rStyle w:val="Hyperlink"/>
            <w:rFonts w:ascii="Arial" w:hAnsi="Arial" w:cs="Arial"/>
            <w:sz w:val="20"/>
            <w:szCs w:val="20"/>
          </w:rPr>
          <w:t>https://www.census.gov/geographies/mapping-files/time-series/geo/tiger-line-file.2018.html#list-tab-790442341</w:t>
        </w:r>
      </w:hyperlink>
      <w:r w:rsidRPr="00BA36BC">
        <w:rPr>
          <w:rFonts w:ascii="Arial" w:hAnsi="Arial" w:cs="Arial"/>
          <w:sz w:val="20"/>
          <w:szCs w:val="20"/>
        </w:rPr>
        <w:t>)</w:t>
      </w:r>
    </w:p>
    <w:p w14:paraId="5B043D5C" w14:textId="77777777" w:rsidR="009D56B6" w:rsidRPr="00BA36BC" w:rsidRDefault="009D56B6" w:rsidP="0075771A">
      <w:pPr>
        <w:rPr>
          <w:rFonts w:ascii="Arial" w:hAnsi="Arial" w:cs="Arial"/>
          <w:b/>
          <w:bCs/>
          <w:sz w:val="20"/>
          <w:szCs w:val="20"/>
        </w:rPr>
      </w:pPr>
    </w:p>
    <w:p w14:paraId="57859BF7" w14:textId="4471C0F5" w:rsidR="0075771A" w:rsidRPr="00BA36BC" w:rsidRDefault="0075771A" w:rsidP="0075771A">
      <w:pPr>
        <w:rPr>
          <w:rFonts w:ascii="Arial" w:hAnsi="Arial" w:cs="Arial"/>
          <w:b/>
          <w:bCs/>
          <w:sz w:val="20"/>
          <w:szCs w:val="20"/>
        </w:rPr>
      </w:pPr>
      <w:r w:rsidRPr="00BA36BC">
        <w:rPr>
          <w:rFonts w:ascii="Arial" w:hAnsi="Arial" w:cs="Arial"/>
          <w:b/>
          <w:bCs/>
          <w:sz w:val="20"/>
          <w:szCs w:val="20"/>
        </w:rPr>
        <w:t>Figure 2</w:t>
      </w:r>
      <w:r w:rsidR="009D75BD" w:rsidRPr="00BA36BC">
        <w:rPr>
          <w:rFonts w:ascii="Arial" w:hAnsi="Arial" w:cs="Arial"/>
          <w:b/>
          <w:bCs/>
          <w:sz w:val="20"/>
          <w:szCs w:val="20"/>
        </w:rPr>
        <w:t>.</w:t>
      </w:r>
      <w:r w:rsidRPr="00BA36BC">
        <w:rPr>
          <w:rFonts w:ascii="Arial" w:hAnsi="Arial" w:cs="Arial"/>
          <w:b/>
          <w:bCs/>
          <w:sz w:val="20"/>
          <w:szCs w:val="20"/>
        </w:rPr>
        <w:t xml:space="preserve"> </w:t>
      </w:r>
      <w:r w:rsidRPr="00BA36BC">
        <w:rPr>
          <w:rFonts w:ascii="Arial" w:hAnsi="Arial" w:cs="Arial"/>
          <w:sz w:val="20"/>
          <w:szCs w:val="20"/>
        </w:rPr>
        <w:t xml:space="preserve">Rate ratios and 95% confidence intervals for the association between county-level 8+ hour power outage exposure and </w:t>
      </w:r>
      <w:r w:rsidR="00214FE0" w:rsidRPr="00BA36BC">
        <w:rPr>
          <w:rFonts w:ascii="Arial" w:hAnsi="Arial" w:cs="Arial"/>
          <w:sz w:val="20"/>
          <w:szCs w:val="20"/>
        </w:rPr>
        <w:t xml:space="preserve">cardiovascular- </w:t>
      </w:r>
      <w:r w:rsidRPr="00BA36BC">
        <w:rPr>
          <w:rFonts w:ascii="Arial" w:hAnsi="Arial" w:cs="Arial"/>
          <w:sz w:val="20"/>
          <w:szCs w:val="20"/>
        </w:rPr>
        <w:t>and respiratory</w:t>
      </w:r>
      <w:r w:rsidR="00214FE0" w:rsidRPr="00BA36BC">
        <w:rPr>
          <w:rFonts w:ascii="Arial" w:hAnsi="Arial" w:cs="Arial"/>
          <w:sz w:val="20"/>
          <w:szCs w:val="20"/>
        </w:rPr>
        <w:t>-related</w:t>
      </w:r>
      <w:r w:rsidRPr="00BA36BC">
        <w:rPr>
          <w:rFonts w:ascii="Arial" w:hAnsi="Arial" w:cs="Arial"/>
          <w:sz w:val="20"/>
          <w:szCs w:val="20"/>
        </w:rPr>
        <w:t xml:space="preserve"> hospitalizations in US 2018 Medicare Fee-For-Service beneficiaries for outages affecting </w:t>
      </w:r>
      <w:r w:rsidRPr="00BA36BC">
        <w:rPr>
          <w:rFonts w:ascii="Arial" w:eastAsia="Garamond" w:hAnsi="Arial" w:cs="Arial"/>
          <w:sz w:val="20"/>
          <w:szCs w:val="20"/>
        </w:rPr>
        <w:t>≥</w:t>
      </w:r>
      <w:r w:rsidRPr="00BA36BC">
        <w:rPr>
          <w:rFonts w:ascii="Arial" w:hAnsi="Arial" w:cs="Arial"/>
          <w:sz w:val="20"/>
          <w:szCs w:val="20"/>
        </w:rPr>
        <w:t xml:space="preserve">1%, </w:t>
      </w:r>
      <w:r w:rsidRPr="00BA36BC">
        <w:rPr>
          <w:rFonts w:ascii="Arial" w:eastAsia="Garamond" w:hAnsi="Arial" w:cs="Arial"/>
          <w:sz w:val="20"/>
          <w:szCs w:val="20"/>
        </w:rPr>
        <w:t>≥</w:t>
      </w:r>
      <w:r w:rsidRPr="00BA36BC">
        <w:rPr>
          <w:rFonts w:ascii="Arial" w:hAnsi="Arial" w:cs="Arial"/>
          <w:sz w:val="20"/>
          <w:szCs w:val="20"/>
        </w:rPr>
        <w:t xml:space="preserve">3%, and </w:t>
      </w:r>
      <w:r w:rsidRPr="00BA36BC">
        <w:rPr>
          <w:rFonts w:ascii="Arial" w:eastAsia="Garamond" w:hAnsi="Arial" w:cs="Arial"/>
          <w:sz w:val="20"/>
          <w:szCs w:val="20"/>
        </w:rPr>
        <w:t>≥</w:t>
      </w:r>
      <w:r w:rsidRPr="00BA36BC">
        <w:rPr>
          <w:rFonts w:ascii="Arial" w:hAnsi="Arial" w:cs="Arial"/>
          <w:sz w:val="20"/>
          <w:szCs w:val="20"/>
        </w:rPr>
        <w:t xml:space="preserve">5% of county electrical customers. Estimates are from conditional Poisson regression models adjusted for </w:t>
      </w:r>
      <w:r w:rsidR="00214FE0" w:rsidRPr="00BA36BC">
        <w:rPr>
          <w:rFonts w:ascii="Arial" w:hAnsi="Arial" w:cs="Arial"/>
          <w:sz w:val="20"/>
          <w:szCs w:val="20"/>
        </w:rPr>
        <w:t xml:space="preserve">daily </w:t>
      </w:r>
      <w:r w:rsidRPr="00BA36BC">
        <w:rPr>
          <w:rFonts w:ascii="Arial" w:hAnsi="Arial" w:cs="Arial"/>
          <w:sz w:val="20"/>
          <w:szCs w:val="20"/>
        </w:rPr>
        <w:t xml:space="preserve">wind speed, temperature, and precipitation. </w:t>
      </w:r>
    </w:p>
    <w:p w14:paraId="3F3C21A0" w14:textId="375EAFF2" w:rsidR="00E6133D" w:rsidRPr="00BA36BC" w:rsidRDefault="00E6133D" w:rsidP="00E6133D">
      <w:pPr>
        <w:pBdr>
          <w:top w:val="nil"/>
          <w:left w:val="nil"/>
          <w:bottom w:val="nil"/>
          <w:right w:val="nil"/>
          <w:between w:val="nil"/>
        </w:pBdr>
        <w:contextualSpacing/>
        <w:rPr>
          <w:rFonts w:ascii="Arial" w:hAnsi="Arial" w:cs="Arial"/>
          <w:color w:val="000000"/>
          <w:sz w:val="20"/>
          <w:szCs w:val="20"/>
        </w:rPr>
      </w:pPr>
    </w:p>
    <w:p w14:paraId="18CFC0FE" w14:textId="2D97CCFE" w:rsidR="00C87225" w:rsidRPr="00BA36BC" w:rsidRDefault="00E22E54" w:rsidP="00B357EE">
      <w:pPr>
        <w:tabs>
          <w:tab w:val="right" w:pos="8640"/>
        </w:tabs>
        <w:rPr>
          <w:rFonts w:ascii="Arial" w:hAnsi="Arial" w:cs="Arial"/>
          <w:color w:val="000000"/>
          <w:sz w:val="20"/>
          <w:szCs w:val="20"/>
        </w:rPr>
      </w:pPr>
      <w:r w:rsidRPr="00BA36BC">
        <w:rPr>
          <w:rFonts w:ascii="Arial" w:hAnsi="Arial" w:cs="Arial"/>
          <w:b/>
          <w:color w:val="000000"/>
          <w:sz w:val="20"/>
          <w:szCs w:val="20"/>
        </w:rPr>
        <w:t xml:space="preserve">Figure </w:t>
      </w:r>
      <w:r w:rsidR="00C87225" w:rsidRPr="00BA36BC">
        <w:rPr>
          <w:rFonts w:ascii="Arial" w:hAnsi="Arial" w:cs="Arial"/>
          <w:b/>
          <w:color w:val="000000"/>
          <w:sz w:val="20"/>
          <w:szCs w:val="20"/>
        </w:rPr>
        <w:t>3.</w:t>
      </w:r>
    </w:p>
    <w:p w14:paraId="41C78578" w14:textId="1C9D4348" w:rsidR="00F97705" w:rsidRPr="00BA36BC" w:rsidRDefault="00F97705" w:rsidP="00F97705">
      <w:pPr>
        <w:rPr>
          <w:rFonts w:ascii="Arial" w:hAnsi="Arial" w:cs="Arial"/>
          <w:b/>
          <w:bCs/>
          <w:sz w:val="20"/>
          <w:szCs w:val="20"/>
        </w:rPr>
      </w:pPr>
      <w:r w:rsidRPr="00BA36BC">
        <w:rPr>
          <w:rFonts w:ascii="Arial" w:hAnsi="Arial" w:cs="Arial"/>
          <w:b/>
          <w:bCs/>
          <w:sz w:val="20"/>
          <w:szCs w:val="20"/>
        </w:rPr>
        <w:t>Figure 3</w:t>
      </w:r>
      <w:r w:rsidR="004E1259" w:rsidRPr="00BA36BC">
        <w:rPr>
          <w:rFonts w:ascii="Arial" w:hAnsi="Arial" w:cs="Arial"/>
          <w:b/>
          <w:bCs/>
          <w:sz w:val="20"/>
          <w:szCs w:val="20"/>
        </w:rPr>
        <w:t>.</w:t>
      </w:r>
      <w:r w:rsidRPr="00BA36BC">
        <w:rPr>
          <w:rFonts w:ascii="Arial" w:hAnsi="Arial" w:cs="Arial"/>
          <w:b/>
          <w:bCs/>
          <w:sz w:val="20"/>
          <w:szCs w:val="20"/>
        </w:rPr>
        <w:t xml:space="preserve"> </w:t>
      </w:r>
      <w:r w:rsidRPr="00BA36BC">
        <w:rPr>
          <w:rFonts w:ascii="Arial" w:hAnsi="Arial" w:cs="Arial"/>
          <w:sz w:val="20"/>
          <w:szCs w:val="20"/>
        </w:rPr>
        <w:t xml:space="preserve">Rate ratios and 95% confidence intervals for the association between county-level 8+ hour power outage exposure and </w:t>
      </w:r>
      <w:r w:rsidR="00214FE0" w:rsidRPr="00BA36BC">
        <w:rPr>
          <w:rFonts w:ascii="Arial" w:hAnsi="Arial" w:cs="Arial"/>
          <w:sz w:val="20"/>
          <w:szCs w:val="20"/>
        </w:rPr>
        <w:t xml:space="preserve">cardiovascular- </w:t>
      </w:r>
      <w:r w:rsidRPr="00BA36BC">
        <w:rPr>
          <w:rFonts w:ascii="Arial" w:hAnsi="Arial" w:cs="Arial"/>
          <w:sz w:val="20"/>
          <w:szCs w:val="20"/>
        </w:rPr>
        <w:t>and respiratory</w:t>
      </w:r>
      <w:r w:rsidR="00214FE0" w:rsidRPr="00BA36BC">
        <w:rPr>
          <w:rFonts w:ascii="Arial" w:hAnsi="Arial" w:cs="Arial"/>
          <w:sz w:val="20"/>
          <w:szCs w:val="20"/>
        </w:rPr>
        <w:t>-related</w:t>
      </w:r>
      <w:r w:rsidRPr="00BA36BC">
        <w:rPr>
          <w:rFonts w:ascii="Arial" w:hAnsi="Arial" w:cs="Arial"/>
          <w:sz w:val="20"/>
          <w:szCs w:val="20"/>
        </w:rPr>
        <w:t xml:space="preserve"> hospitalizations in US 2018 Medicare Fee-For-Service beneficiaries for outages affecting </w:t>
      </w:r>
      <w:r w:rsidRPr="00BA36BC">
        <w:rPr>
          <w:rFonts w:ascii="Arial" w:eastAsia="Garamond" w:hAnsi="Arial" w:cs="Arial"/>
          <w:sz w:val="20"/>
          <w:szCs w:val="20"/>
        </w:rPr>
        <w:t>≥</w:t>
      </w:r>
      <w:r w:rsidRPr="00BA36BC">
        <w:rPr>
          <w:rFonts w:ascii="Arial" w:hAnsi="Arial" w:cs="Arial"/>
          <w:sz w:val="20"/>
          <w:szCs w:val="20"/>
        </w:rPr>
        <w:t xml:space="preserve">1% of county electrical customers, stratified by potential effect modifiers: age, sex, </w:t>
      </w:r>
      <w:r w:rsidR="00214FE0" w:rsidRPr="00BA36BC">
        <w:rPr>
          <w:rFonts w:ascii="Arial" w:hAnsi="Arial" w:cs="Arial"/>
          <w:sz w:val="20"/>
          <w:szCs w:val="20"/>
        </w:rPr>
        <w:t>dual-</w:t>
      </w:r>
      <w:r w:rsidR="00FE571E" w:rsidRPr="00BA36BC">
        <w:rPr>
          <w:rFonts w:ascii="Arial" w:hAnsi="Arial" w:cs="Arial"/>
          <w:sz w:val="20"/>
          <w:szCs w:val="20"/>
        </w:rPr>
        <w:t>Medicaid eligibility</w:t>
      </w:r>
      <w:r w:rsidRPr="00BA36BC">
        <w:rPr>
          <w:rFonts w:ascii="Arial" w:hAnsi="Arial" w:cs="Arial"/>
          <w:sz w:val="20"/>
          <w:szCs w:val="20"/>
        </w:rPr>
        <w:t>, and county</w:t>
      </w:r>
      <w:r w:rsidR="00D744CF" w:rsidRPr="00BA36BC">
        <w:rPr>
          <w:rFonts w:ascii="Arial" w:hAnsi="Arial" w:cs="Arial"/>
          <w:sz w:val="20"/>
          <w:szCs w:val="20"/>
        </w:rPr>
        <w:t>-level</w:t>
      </w:r>
      <w:r w:rsidRPr="00BA36BC">
        <w:rPr>
          <w:rFonts w:ascii="Arial" w:hAnsi="Arial" w:cs="Arial"/>
          <w:sz w:val="20"/>
          <w:szCs w:val="20"/>
        </w:rPr>
        <w:t xml:space="preserve"> durable medical equipment (DME) use quartile</w:t>
      </w:r>
      <w:r w:rsidR="00D744CF" w:rsidRPr="00BA36BC">
        <w:rPr>
          <w:rFonts w:ascii="Arial" w:hAnsi="Arial" w:cs="Arial"/>
          <w:sz w:val="20"/>
          <w:szCs w:val="20"/>
        </w:rPr>
        <w:t xml:space="preserve"> (1</w:t>
      </w:r>
      <w:r w:rsidR="00D744CF" w:rsidRPr="00BA36BC">
        <w:rPr>
          <w:rFonts w:ascii="Arial" w:hAnsi="Arial" w:cs="Arial"/>
          <w:sz w:val="20"/>
          <w:szCs w:val="20"/>
          <w:vertAlign w:val="superscript"/>
        </w:rPr>
        <w:t>st</w:t>
      </w:r>
      <w:r w:rsidR="00D744CF" w:rsidRPr="00BA36BC">
        <w:rPr>
          <w:rFonts w:ascii="Arial" w:hAnsi="Arial" w:cs="Arial"/>
          <w:sz w:val="20"/>
          <w:szCs w:val="20"/>
        </w:rPr>
        <w:t xml:space="preserve"> quartile = &lt;</w:t>
      </w:r>
      <w:r w:rsidR="00FC0686" w:rsidRPr="00BA36BC">
        <w:rPr>
          <w:rFonts w:ascii="Arial" w:hAnsi="Arial" w:cs="Arial"/>
          <w:sz w:val="20"/>
          <w:szCs w:val="20"/>
        </w:rPr>
        <w:t>0.5</w:t>
      </w:r>
      <w:r w:rsidR="00D744CF" w:rsidRPr="00BA36BC">
        <w:rPr>
          <w:rFonts w:ascii="Arial" w:hAnsi="Arial" w:cs="Arial"/>
          <w:sz w:val="20"/>
          <w:szCs w:val="20"/>
        </w:rPr>
        <w:t>%, 4</w:t>
      </w:r>
      <w:r w:rsidR="00D744CF" w:rsidRPr="00BA36BC">
        <w:rPr>
          <w:rFonts w:ascii="Arial" w:hAnsi="Arial" w:cs="Arial"/>
          <w:sz w:val="20"/>
          <w:szCs w:val="20"/>
          <w:vertAlign w:val="superscript"/>
        </w:rPr>
        <w:t>th</w:t>
      </w:r>
      <w:r w:rsidR="00D744CF" w:rsidRPr="00BA36BC">
        <w:rPr>
          <w:rFonts w:ascii="Arial" w:hAnsi="Arial" w:cs="Arial"/>
          <w:sz w:val="20"/>
          <w:szCs w:val="20"/>
        </w:rPr>
        <w:t xml:space="preserve"> quartile = &gt;</w:t>
      </w:r>
      <w:r w:rsidR="00C10251" w:rsidRPr="00BA36BC">
        <w:rPr>
          <w:rFonts w:ascii="Arial" w:hAnsi="Arial" w:cs="Arial"/>
          <w:sz w:val="20"/>
          <w:szCs w:val="20"/>
        </w:rPr>
        <w:t>0</w:t>
      </w:r>
      <w:r w:rsidR="00FC0686" w:rsidRPr="00BA36BC">
        <w:rPr>
          <w:rFonts w:ascii="Arial" w:hAnsi="Arial" w:cs="Arial"/>
          <w:sz w:val="20"/>
          <w:szCs w:val="20"/>
        </w:rPr>
        <w:t>.8</w:t>
      </w:r>
      <w:r w:rsidR="00D744CF" w:rsidRPr="00BA36BC">
        <w:rPr>
          <w:rFonts w:ascii="Arial" w:hAnsi="Arial" w:cs="Arial"/>
          <w:sz w:val="20"/>
          <w:szCs w:val="20"/>
        </w:rPr>
        <w:t>%)</w:t>
      </w:r>
      <w:r w:rsidRPr="00BA36BC">
        <w:rPr>
          <w:rFonts w:ascii="Arial" w:hAnsi="Arial" w:cs="Arial"/>
          <w:sz w:val="20"/>
          <w:szCs w:val="20"/>
        </w:rPr>
        <w:t xml:space="preserve">. Estimates are from conditional Poisson regression models adjusted for </w:t>
      </w:r>
      <w:r w:rsidR="00214FE0" w:rsidRPr="00BA36BC">
        <w:rPr>
          <w:rFonts w:ascii="Arial" w:hAnsi="Arial" w:cs="Arial"/>
          <w:sz w:val="20"/>
          <w:szCs w:val="20"/>
        </w:rPr>
        <w:t xml:space="preserve">daily </w:t>
      </w:r>
      <w:r w:rsidRPr="00BA36BC">
        <w:rPr>
          <w:rFonts w:ascii="Arial" w:hAnsi="Arial" w:cs="Arial"/>
          <w:sz w:val="20"/>
          <w:szCs w:val="20"/>
        </w:rPr>
        <w:t xml:space="preserve">wind speed, temperature, and precipitation. </w:t>
      </w:r>
    </w:p>
    <w:p w14:paraId="7B349F7E" w14:textId="29F972B6" w:rsidR="000E7E2E" w:rsidRPr="00BA36BC" w:rsidRDefault="00A62075" w:rsidP="00D266CF">
      <w:pPr>
        <w:rPr>
          <w:rFonts w:ascii="Arial" w:hAnsi="Arial" w:cs="Arial"/>
          <w:b/>
          <w:bCs/>
          <w:color w:val="000000" w:themeColor="text1"/>
          <w:sz w:val="20"/>
          <w:szCs w:val="20"/>
        </w:rPr>
      </w:pPr>
      <w:r>
        <w:rPr>
          <w:rFonts w:ascii="Arial" w:hAnsi="Arial" w:cs="Arial"/>
          <w:color w:val="000000"/>
          <w:sz w:val="20"/>
          <w:szCs w:val="20"/>
        </w:rPr>
        <w:br w:type="page"/>
      </w:r>
      <w:r w:rsidR="000E7E2E" w:rsidRPr="00BA36BC">
        <w:rPr>
          <w:rFonts w:ascii="Arial" w:hAnsi="Arial" w:cs="Arial"/>
          <w:b/>
          <w:bCs/>
          <w:color w:val="000000" w:themeColor="text1"/>
          <w:sz w:val="20"/>
          <w:szCs w:val="20"/>
        </w:rPr>
        <w:lastRenderedPageBreak/>
        <w:t>Supplemental Content</w:t>
      </w:r>
    </w:p>
    <w:p w14:paraId="71E14E40" w14:textId="136F255F" w:rsidR="000E7E2E" w:rsidRPr="00BA36BC" w:rsidRDefault="00A81619" w:rsidP="00D266CF">
      <w:pPr>
        <w:rPr>
          <w:rFonts w:ascii="Arial" w:hAnsi="Arial" w:cs="Arial"/>
          <w:color w:val="000000" w:themeColor="text1"/>
          <w:sz w:val="20"/>
          <w:szCs w:val="20"/>
        </w:rPr>
      </w:pPr>
      <w:r w:rsidRPr="00BA36BC">
        <w:rPr>
          <w:rFonts w:ascii="Arial" w:hAnsi="Arial" w:cs="Arial"/>
          <w:b/>
          <w:bCs/>
          <w:color w:val="000000" w:themeColor="text1"/>
          <w:sz w:val="20"/>
          <w:szCs w:val="20"/>
        </w:rPr>
        <w:t>Supplemental Table 1</w:t>
      </w:r>
      <w:r w:rsidRPr="00BA36BC">
        <w:rPr>
          <w:rFonts w:ascii="Arial" w:hAnsi="Arial" w:cs="Arial"/>
          <w:color w:val="000000" w:themeColor="text1"/>
          <w:sz w:val="20"/>
          <w:szCs w:val="20"/>
        </w:rPr>
        <w:t>: Distribution of power outage exposure by potential confounders for main analysis of county-level 8+ hour power outage exposure and CVD and respiratory hospitalizations in US 2018 Fee-For-Service Medicare beneficiaries.</w:t>
      </w:r>
    </w:p>
    <w:p w14:paraId="4B425A56" w14:textId="77777777" w:rsidR="00A81619" w:rsidRPr="00BA36BC" w:rsidRDefault="00A81619" w:rsidP="00A81619">
      <w:pPr>
        <w:rPr>
          <w:rFonts w:ascii="Arial" w:hAnsi="Arial" w:cs="Arial"/>
          <w:color w:val="000000" w:themeColor="text1"/>
          <w:sz w:val="20"/>
          <w:szCs w:val="20"/>
        </w:rPr>
      </w:pPr>
      <w:r w:rsidRPr="00BA36BC">
        <w:rPr>
          <w:rFonts w:ascii="Arial" w:hAnsi="Arial" w:cs="Arial"/>
          <w:b/>
          <w:bCs/>
          <w:color w:val="000000" w:themeColor="text1"/>
          <w:sz w:val="20"/>
          <w:szCs w:val="20"/>
        </w:rPr>
        <w:t>Supplemental Table 2</w:t>
      </w:r>
      <w:r w:rsidRPr="00BA36BC">
        <w:rPr>
          <w:rFonts w:ascii="Arial" w:hAnsi="Arial" w:cs="Arial"/>
          <w:color w:val="000000" w:themeColor="text1"/>
          <w:sz w:val="20"/>
          <w:szCs w:val="20"/>
        </w:rPr>
        <w:t xml:space="preserve">: Rate ratios and 95% confidence intervals for the association between county-level 8+ hour power outage exposure and CVD and respiratory hospitalizations in US 2018 Fee-For-Service Medicare beneficiaries for outages affecting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1%,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3%, and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5% of county electrical customers. Estimates are from conditional Poisson regression models adjusted for daily wind speed, temperature, and precipitation. </w:t>
      </w:r>
    </w:p>
    <w:p w14:paraId="4E2CD240" w14:textId="2D077DBA" w:rsidR="00A81619" w:rsidRPr="00BA36BC" w:rsidRDefault="00A81619" w:rsidP="00A81619">
      <w:pPr>
        <w:rPr>
          <w:rFonts w:ascii="Arial" w:hAnsi="Arial" w:cs="Arial"/>
          <w:color w:val="000000" w:themeColor="text1"/>
          <w:sz w:val="20"/>
          <w:szCs w:val="20"/>
        </w:rPr>
      </w:pPr>
      <w:r w:rsidRPr="00BA36BC">
        <w:rPr>
          <w:rFonts w:ascii="Arial" w:hAnsi="Arial" w:cs="Arial"/>
          <w:color w:val="000000" w:themeColor="text1"/>
          <w:sz w:val="20"/>
          <w:szCs w:val="20"/>
        </w:rPr>
        <w:t xml:space="preserve">CVD, cardiovascular disease; Resp, respiratory disease. </w:t>
      </w:r>
    </w:p>
    <w:p w14:paraId="79F9A7F3" w14:textId="080B1A95" w:rsidR="000D4875" w:rsidRPr="00BA36BC" w:rsidRDefault="00A81619" w:rsidP="00D266CF">
      <w:pPr>
        <w:rPr>
          <w:rFonts w:ascii="Arial" w:hAnsi="Arial" w:cs="Arial"/>
          <w:color w:val="000000" w:themeColor="text1"/>
          <w:sz w:val="20"/>
          <w:szCs w:val="20"/>
        </w:rPr>
      </w:pPr>
      <w:r w:rsidRPr="00BA36BC">
        <w:rPr>
          <w:rFonts w:ascii="Arial" w:hAnsi="Arial" w:cs="Arial"/>
          <w:b/>
          <w:bCs/>
          <w:color w:val="000000" w:themeColor="text1"/>
          <w:sz w:val="20"/>
          <w:szCs w:val="20"/>
        </w:rPr>
        <w:t>Supplemental Figure 1</w:t>
      </w:r>
      <w:r w:rsidRPr="00BA36BC">
        <w:rPr>
          <w:rFonts w:ascii="Arial" w:hAnsi="Arial" w:cs="Arial"/>
          <w:color w:val="000000" w:themeColor="text1"/>
          <w:sz w:val="20"/>
          <w:szCs w:val="20"/>
        </w:rPr>
        <w:t xml:space="preserve">: Rate ratios and 95% confidence intervals for the association between county-level 8+ hour power outage exposure and CVD and respiratory hospitalizations in US 2018 Fee-For-Service Medicare beneficiaries for 4+, 8+, and 12+ hour power outages affecting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1% of county customers. Estimates are from conditional Poisson regression models adjusted for daily wind speed, temperature, and precipitation.</w:t>
      </w:r>
    </w:p>
    <w:p w14:paraId="0D950B2E" w14:textId="013276FB" w:rsidR="00534A08" w:rsidRPr="00BA36BC" w:rsidRDefault="000D4875" w:rsidP="00D266CF">
      <w:pPr>
        <w:rPr>
          <w:rFonts w:ascii="Arial" w:hAnsi="Arial" w:cs="Arial"/>
          <w:color w:val="000000" w:themeColor="text1"/>
          <w:sz w:val="20"/>
          <w:szCs w:val="20"/>
        </w:rPr>
      </w:pPr>
      <w:r w:rsidRPr="00BA36BC">
        <w:rPr>
          <w:rFonts w:ascii="Arial" w:hAnsi="Arial" w:cs="Arial"/>
          <w:b/>
          <w:bCs/>
          <w:color w:val="000000" w:themeColor="text1"/>
          <w:sz w:val="20"/>
          <w:szCs w:val="20"/>
        </w:rPr>
        <w:t>Supplemental Figure 2</w:t>
      </w:r>
      <w:r w:rsidRPr="00BA36BC">
        <w:rPr>
          <w:rFonts w:ascii="Arial" w:hAnsi="Arial" w:cs="Arial"/>
          <w:color w:val="000000" w:themeColor="text1"/>
          <w:sz w:val="20"/>
          <w:szCs w:val="20"/>
        </w:rPr>
        <w:t>: Rate ratios and 95% confidence intervals for the association between county-level daily number of hours without power and cardiovascular- and respiratory-related hospitalizations in US 2018 Medicare Fee-For-Service beneficiaries. Estimates are from conditional Poisson regression models adjusted for daily wind speed, temperature, and precipitation. Results are from the best fitting model tested based on qAIC comparison, with a linear relationship between number of hours without power and respiratory hospitalizations or CVD hospitalizations, and 4 degrees of freedom on the lag dimension.</w:t>
      </w:r>
    </w:p>
    <w:p w14:paraId="3ADA8BAB" w14:textId="585CF511" w:rsidR="008657B8" w:rsidRPr="00BA36BC" w:rsidRDefault="00534A08" w:rsidP="00534A08">
      <w:pPr>
        <w:rPr>
          <w:rFonts w:ascii="Arial" w:hAnsi="Arial" w:cs="Arial"/>
          <w:color w:val="000000" w:themeColor="text1"/>
          <w:sz w:val="20"/>
          <w:szCs w:val="20"/>
        </w:rPr>
      </w:pPr>
      <w:r w:rsidRPr="00BA36BC">
        <w:rPr>
          <w:rFonts w:ascii="Arial" w:hAnsi="Arial" w:cs="Arial"/>
          <w:b/>
          <w:bCs/>
          <w:color w:val="000000" w:themeColor="text1"/>
          <w:sz w:val="20"/>
          <w:szCs w:val="20"/>
        </w:rPr>
        <w:t>Supplementary Figure 3</w:t>
      </w:r>
      <w:r w:rsidRPr="00BA36BC">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1%,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3%, and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5% of county electrical customers. In this sensitivity analysis, instead of last observation carried forward, some missing values were replaced with 0. Estimates are from conditional Poisson regression models adjusted for daily wind speed, temperature, and precipitation. </w:t>
      </w:r>
    </w:p>
    <w:p w14:paraId="33025BA2" w14:textId="4BE62D19" w:rsidR="008657B8" w:rsidRPr="00BA36BC" w:rsidRDefault="00463270" w:rsidP="00D266CF">
      <w:pPr>
        <w:rPr>
          <w:rFonts w:ascii="Arial" w:hAnsi="Arial" w:cs="Arial"/>
          <w:color w:val="000000" w:themeColor="text1"/>
          <w:sz w:val="20"/>
          <w:szCs w:val="20"/>
        </w:rPr>
      </w:pPr>
      <w:r w:rsidRPr="00BA36BC">
        <w:rPr>
          <w:rFonts w:ascii="Arial" w:hAnsi="Arial" w:cs="Arial"/>
          <w:b/>
          <w:bCs/>
          <w:color w:val="000000" w:themeColor="text1"/>
          <w:sz w:val="20"/>
          <w:szCs w:val="20"/>
        </w:rPr>
        <w:t>Supplemental Figure 4</w:t>
      </w:r>
      <w:r w:rsidRPr="00BA36BC">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1%,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3%, and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5% of county electrical customers, in counties with 20% of data missing or less. Estimates are from conditional Poisson regression models adjusted for daily wind speed, temperature, and precipitation.</w:t>
      </w:r>
    </w:p>
    <w:p w14:paraId="5DC2EA1F" w14:textId="2D9BC520" w:rsidR="00065ABF" w:rsidRPr="00BA36BC" w:rsidRDefault="008657B8" w:rsidP="008657B8">
      <w:pPr>
        <w:rPr>
          <w:rStyle w:val="apple-converted-space"/>
          <w:rFonts w:ascii="Arial" w:hAnsi="Arial" w:cs="Arial"/>
          <w:color w:val="000000" w:themeColor="text1"/>
          <w:sz w:val="20"/>
          <w:szCs w:val="20"/>
        </w:rPr>
      </w:pPr>
      <w:r w:rsidRPr="00BA36BC">
        <w:rPr>
          <w:rStyle w:val="apple-converted-space"/>
          <w:rFonts w:ascii="Arial" w:hAnsi="Arial" w:cs="Arial"/>
          <w:b/>
          <w:bCs/>
          <w:color w:val="000000" w:themeColor="text1"/>
          <w:sz w:val="20"/>
          <w:szCs w:val="20"/>
        </w:rPr>
        <w:t>Supplemental Figure 5</w:t>
      </w:r>
      <w:r w:rsidRPr="00BA36BC">
        <w:rPr>
          <w:rStyle w:val="apple-converted-space"/>
          <w:rFonts w:ascii="Arial" w:hAnsi="Arial" w:cs="Arial"/>
          <w:color w:val="000000" w:themeColor="text1"/>
          <w:sz w:val="20"/>
          <w:szCs w:val="20"/>
        </w:rPr>
        <w:t xml:space="preserve">: Directed acyclic graph describing hypothesized causal relationships between power outage, hospitalizations among older adults, and potential confounders. </w:t>
      </w:r>
    </w:p>
    <w:p w14:paraId="7651D74A" w14:textId="0577069B" w:rsidR="00BA36BC" w:rsidRPr="00BA36BC" w:rsidRDefault="00065ABF" w:rsidP="00D266CF">
      <w:pPr>
        <w:rPr>
          <w:rFonts w:ascii="Arial" w:hAnsi="Arial" w:cs="Arial"/>
          <w:color w:val="000000" w:themeColor="text1"/>
          <w:sz w:val="20"/>
          <w:szCs w:val="20"/>
        </w:rPr>
      </w:pPr>
      <w:r w:rsidRPr="00BA36BC">
        <w:rPr>
          <w:rFonts w:ascii="Arial" w:hAnsi="Arial" w:cs="Arial"/>
          <w:b/>
          <w:bCs/>
          <w:color w:val="000000" w:themeColor="text1"/>
          <w:sz w:val="20"/>
          <w:szCs w:val="20"/>
        </w:rPr>
        <w:t>Supplemental Figure 6</w:t>
      </w:r>
      <w:r w:rsidRPr="00BA36BC">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1%,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 xml:space="preserve">3%, and </w:t>
      </w:r>
      <w:r w:rsidRPr="00BA36BC">
        <w:rPr>
          <w:rFonts w:ascii="Arial" w:eastAsia="Garamond" w:hAnsi="Arial" w:cs="Arial"/>
          <w:color w:val="000000" w:themeColor="text1"/>
          <w:sz w:val="20"/>
          <w:szCs w:val="20"/>
        </w:rPr>
        <w:t>≥</w:t>
      </w:r>
      <w:r w:rsidRPr="00BA36BC">
        <w:rPr>
          <w:rFonts w:ascii="Arial" w:hAnsi="Arial" w:cs="Arial"/>
          <w:color w:val="000000" w:themeColor="text1"/>
          <w:sz w:val="20"/>
          <w:szCs w:val="20"/>
        </w:rPr>
        <w:t>5% of county electrical customers. Estimates are from conditional Poisson regression models adjusted for daily wind speed, temperature, precipitation and wildfire PM</w:t>
      </w:r>
      <w:r w:rsidRPr="00BA36BC">
        <w:rPr>
          <w:rFonts w:ascii="Arial" w:hAnsi="Arial" w:cs="Arial"/>
          <w:color w:val="000000" w:themeColor="text1"/>
          <w:sz w:val="20"/>
          <w:szCs w:val="20"/>
          <w:vertAlign w:val="subscript"/>
        </w:rPr>
        <w:t>2.5</w:t>
      </w:r>
      <w:r w:rsidRPr="00BA36BC">
        <w:rPr>
          <w:rFonts w:ascii="Arial" w:hAnsi="Arial" w:cs="Arial"/>
          <w:color w:val="000000" w:themeColor="text1"/>
          <w:sz w:val="20"/>
          <w:szCs w:val="20"/>
        </w:rPr>
        <w:t xml:space="preserve">. </w:t>
      </w:r>
    </w:p>
    <w:p w14:paraId="3CBD2546" w14:textId="77777777" w:rsidR="00BA36BC" w:rsidRPr="00BA36BC" w:rsidRDefault="00BA36BC" w:rsidP="00BA36BC">
      <w:pPr>
        <w:rPr>
          <w:rFonts w:ascii="Arial" w:hAnsi="Arial" w:cs="Arial"/>
          <w:color w:val="000000" w:themeColor="text1"/>
          <w:sz w:val="20"/>
          <w:szCs w:val="20"/>
        </w:rPr>
      </w:pPr>
      <w:r w:rsidRPr="00BA36BC">
        <w:rPr>
          <w:rFonts w:ascii="Arial" w:hAnsi="Arial" w:cs="Arial"/>
          <w:b/>
          <w:bCs/>
          <w:color w:val="000000" w:themeColor="text1"/>
          <w:sz w:val="20"/>
          <w:szCs w:val="20"/>
        </w:rPr>
        <w:t>Supplemental Table 3</w:t>
      </w:r>
      <w:r w:rsidRPr="00BA36BC">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on anomalously hot and </w:t>
      </w:r>
      <w:r w:rsidRPr="00BA36BC">
        <w:rPr>
          <w:rFonts w:ascii="Arial" w:hAnsi="Arial" w:cs="Arial"/>
          <w:color w:val="000000" w:themeColor="text1"/>
          <w:sz w:val="20"/>
          <w:szCs w:val="20"/>
        </w:rPr>
        <w:lastRenderedPageBreak/>
        <w:t>anomalously cold days. .Estimates are from conditional Poisson regression models adjusted for daily wind speed, temperature, and precipitation.</w:t>
      </w:r>
    </w:p>
    <w:p w14:paraId="6BFEC63B" w14:textId="0E76B8FC" w:rsidR="00BA36BC" w:rsidRPr="0062332F" w:rsidRDefault="00BA36BC" w:rsidP="00D266CF">
      <w:pPr>
        <w:rPr>
          <w:rFonts w:ascii="Arial" w:hAnsi="Arial" w:cs="Arial"/>
          <w:b/>
          <w:bCs/>
          <w:color w:val="000000"/>
          <w:sz w:val="20"/>
          <w:szCs w:val="20"/>
        </w:rPr>
        <w:sectPr w:rsidR="00BA36BC" w:rsidRPr="0062332F">
          <w:type w:val="continuous"/>
          <w:pgSz w:w="12240" w:h="15840"/>
          <w:pgMar w:top="1440" w:right="1800" w:bottom="1440" w:left="1800" w:header="720" w:footer="720" w:gutter="0"/>
          <w:cols w:space="720"/>
        </w:sectPr>
      </w:pPr>
    </w:p>
    <w:p w14:paraId="41404AD9" w14:textId="7300F4C3" w:rsidR="00D266CF" w:rsidRPr="00AB7191" w:rsidRDefault="00E6133D" w:rsidP="00D266CF">
      <w:pPr>
        <w:rPr>
          <w:rFonts w:ascii="Arial" w:hAnsi="Arial" w:cs="Arial"/>
          <w:color w:val="000000"/>
          <w:sz w:val="20"/>
          <w:szCs w:val="20"/>
        </w:rPr>
      </w:pPr>
      <w:r w:rsidRPr="000854BD">
        <w:rPr>
          <w:rFonts w:ascii="Arial" w:hAnsi="Arial" w:cs="Arial"/>
          <w:b/>
          <w:color w:val="000000"/>
          <w:sz w:val="20"/>
          <w:szCs w:val="20"/>
        </w:rPr>
        <w:lastRenderedPageBreak/>
        <w:t xml:space="preserve">Table 1. </w:t>
      </w:r>
      <w:r w:rsidR="00D266CF" w:rsidRPr="000854BD">
        <w:rPr>
          <w:rFonts w:ascii="Arial" w:hAnsi="Arial" w:cs="Arial"/>
          <w:sz w:val="20"/>
          <w:szCs w:val="20"/>
        </w:rPr>
        <w:t>Distribution of power outage</w:t>
      </w:r>
      <w:r w:rsidR="00565BF5">
        <w:rPr>
          <w:rFonts w:ascii="Arial" w:hAnsi="Arial" w:cs="Arial"/>
          <w:sz w:val="20"/>
          <w:szCs w:val="20"/>
        </w:rPr>
        <w:t>s</w:t>
      </w:r>
      <w:r w:rsidR="00D266CF" w:rsidRPr="000854BD">
        <w:rPr>
          <w:rFonts w:ascii="Arial" w:hAnsi="Arial" w:cs="Arial"/>
          <w:sz w:val="20"/>
          <w:szCs w:val="20"/>
        </w:rPr>
        <w:t xml:space="preserve"> by 2018 Medicare Fee-For-Service study population sociodemographic characteristics.</w:t>
      </w:r>
      <w:r w:rsidR="00874FD9">
        <w:rPr>
          <w:rFonts w:ascii="Arial" w:hAnsi="Arial" w:cs="Arial"/>
          <w:sz w:val="20"/>
          <w:szCs w:val="20"/>
        </w:rPr>
        <w:t xml:space="preserve"> </w:t>
      </w:r>
    </w:p>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 w:type="dxa"/>
          <w:bottom w:w="11" w:type="dxa"/>
        </w:tblCellMar>
        <w:tblLook w:val="04A0" w:firstRow="1" w:lastRow="0" w:firstColumn="1" w:lastColumn="0" w:noHBand="0" w:noVBand="1"/>
      </w:tblPr>
      <w:tblGrid>
        <w:gridCol w:w="846"/>
        <w:gridCol w:w="1417"/>
        <w:gridCol w:w="2152"/>
        <w:gridCol w:w="5224"/>
      </w:tblGrid>
      <w:tr w:rsidR="002F75DC" w:rsidRPr="001B57DD" w14:paraId="1EED524B" w14:textId="77777777" w:rsidTr="00F56DD5">
        <w:tc>
          <w:tcPr>
            <w:tcW w:w="4415" w:type="dxa"/>
            <w:gridSpan w:val="3"/>
            <w:tcBorders>
              <w:bottom w:val="single" w:sz="4" w:space="0" w:color="auto"/>
            </w:tcBorders>
            <w:vAlign w:val="bottom"/>
          </w:tcPr>
          <w:p w14:paraId="162E817D" w14:textId="77777777" w:rsidR="002F75DC" w:rsidRPr="001B57DD" w:rsidRDefault="002F75DC" w:rsidP="00565BF5">
            <w:pPr>
              <w:rPr>
                <w:rFonts w:ascii="Arial" w:hAnsi="Arial" w:cs="Arial"/>
                <w:b/>
                <w:bCs/>
                <w:sz w:val="20"/>
                <w:szCs w:val="20"/>
              </w:rPr>
            </w:pPr>
            <w:r w:rsidRPr="001B57DD">
              <w:rPr>
                <w:rFonts w:ascii="Arial" w:hAnsi="Arial" w:cs="Arial"/>
                <w:b/>
                <w:bCs/>
                <w:sz w:val="20"/>
                <w:szCs w:val="20"/>
              </w:rPr>
              <w:t>Number of county beneficiaries by category</w:t>
            </w:r>
          </w:p>
        </w:tc>
        <w:tc>
          <w:tcPr>
            <w:tcW w:w="5224" w:type="dxa"/>
            <w:tcBorders>
              <w:bottom w:val="single" w:sz="4" w:space="0" w:color="auto"/>
            </w:tcBorders>
            <w:vAlign w:val="bottom"/>
          </w:tcPr>
          <w:p w14:paraId="112A4D8A" w14:textId="63D8E7DE" w:rsidR="002F75DC" w:rsidRPr="00874FD9" w:rsidRDefault="004E4F73" w:rsidP="00565BF5">
            <w:pPr>
              <w:rPr>
                <w:rFonts w:ascii="Arial" w:hAnsi="Arial" w:cs="Arial"/>
                <w:b/>
                <w:bCs/>
                <w:sz w:val="20"/>
                <w:szCs w:val="20"/>
                <w:vertAlign w:val="superscript"/>
              </w:rPr>
            </w:pPr>
            <w:r>
              <w:rPr>
                <w:rFonts w:ascii="Arial" w:hAnsi="Arial" w:cs="Arial"/>
                <w:b/>
                <w:bCs/>
                <w:sz w:val="20"/>
                <w:szCs w:val="20"/>
              </w:rPr>
              <w:t>Mean p</w:t>
            </w:r>
            <w:r w:rsidR="004A1F1B">
              <w:rPr>
                <w:rFonts w:ascii="Arial" w:hAnsi="Arial" w:cs="Arial"/>
                <w:b/>
                <w:bCs/>
                <w:sz w:val="20"/>
                <w:szCs w:val="20"/>
              </w:rPr>
              <w:t>ercent</w:t>
            </w:r>
            <w:r w:rsidR="002F75DC" w:rsidRPr="001B57DD">
              <w:rPr>
                <w:rFonts w:ascii="Arial" w:hAnsi="Arial" w:cs="Arial"/>
                <w:b/>
                <w:bCs/>
                <w:sz w:val="20"/>
                <w:szCs w:val="20"/>
              </w:rPr>
              <w:t xml:space="preserve"> of county-person-days with 8+ hour outage affecting </w:t>
            </w:r>
            <w:r w:rsidR="002F75DC" w:rsidRPr="001B57DD">
              <w:rPr>
                <w:rFonts w:ascii="Arial" w:eastAsia="Garamond" w:hAnsi="Arial" w:cs="Arial"/>
                <w:b/>
                <w:bCs/>
                <w:sz w:val="20"/>
                <w:szCs w:val="20"/>
              </w:rPr>
              <w:t>≥</w:t>
            </w:r>
            <w:r w:rsidR="002F75DC" w:rsidRPr="001B57DD">
              <w:rPr>
                <w:rFonts w:ascii="Arial" w:hAnsi="Arial" w:cs="Arial"/>
                <w:b/>
                <w:bCs/>
                <w:sz w:val="20"/>
                <w:szCs w:val="20"/>
              </w:rPr>
              <w:t>1% of county customers</w:t>
            </w:r>
            <w:r w:rsidR="00874FD9">
              <w:rPr>
                <w:rFonts w:ascii="Arial" w:hAnsi="Arial" w:cs="Arial"/>
                <w:b/>
                <w:bCs/>
                <w:sz w:val="20"/>
                <w:szCs w:val="20"/>
                <w:vertAlign w:val="superscript"/>
              </w:rPr>
              <w:t>a</w:t>
            </w:r>
          </w:p>
        </w:tc>
      </w:tr>
      <w:tr w:rsidR="002F75DC" w:rsidRPr="001B57DD" w14:paraId="4152AA19" w14:textId="77777777" w:rsidTr="00F56DD5">
        <w:tc>
          <w:tcPr>
            <w:tcW w:w="2263" w:type="dxa"/>
            <w:gridSpan w:val="2"/>
            <w:tcBorders>
              <w:top w:val="single" w:sz="4" w:space="0" w:color="auto"/>
            </w:tcBorders>
          </w:tcPr>
          <w:p w14:paraId="117AD2B4"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 xml:space="preserve">All </w:t>
            </w:r>
          </w:p>
        </w:tc>
        <w:tc>
          <w:tcPr>
            <w:tcW w:w="2152" w:type="dxa"/>
            <w:tcBorders>
              <w:top w:val="single" w:sz="4" w:space="0" w:color="auto"/>
            </w:tcBorders>
          </w:tcPr>
          <w:p w14:paraId="2FF1F37F" w14:textId="77777777" w:rsidR="002F75DC" w:rsidRPr="001B57DD" w:rsidRDefault="002F75DC" w:rsidP="00E416E1">
            <w:pPr>
              <w:rPr>
                <w:rFonts w:ascii="Arial" w:hAnsi="Arial" w:cs="Arial"/>
                <w:sz w:val="20"/>
                <w:szCs w:val="20"/>
              </w:rPr>
            </w:pPr>
          </w:p>
        </w:tc>
        <w:tc>
          <w:tcPr>
            <w:tcW w:w="5224" w:type="dxa"/>
            <w:tcBorders>
              <w:top w:val="single" w:sz="4" w:space="0" w:color="auto"/>
            </w:tcBorders>
          </w:tcPr>
          <w:p w14:paraId="70171A23" w14:textId="77777777" w:rsidR="002F75DC" w:rsidRPr="001B57DD" w:rsidRDefault="002F75DC" w:rsidP="00E416E1">
            <w:pPr>
              <w:rPr>
                <w:rFonts w:ascii="Arial" w:hAnsi="Arial" w:cs="Arial"/>
                <w:sz w:val="20"/>
                <w:szCs w:val="20"/>
              </w:rPr>
            </w:pPr>
          </w:p>
        </w:tc>
      </w:tr>
      <w:tr w:rsidR="002F75DC" w:rsidRPr="001B57DD" w14:paraId="79B8BCF9" w14:textId="77777777" w:rsidTr="00F56DD5">
        <w:tc>
          <w:tcPr>
            <w:tcW w:w="2263" w:type="dxa"/>
            <w:gridSpan w:val="2"/>
            <w:shd w:val="clear" w:color="auto" w:fill="DBE5F1" w:themeFill="accent1" w:themeFillTint="33"/>
          </w:tcPr>
          <w:p w14:paraId="1B5464D0" w14:textId="77777777" w:rsidR="002F75DC" w:rsidRPr="001B57DD" w:rsidRDefault="002F75DC" w:rsidP="00E416E1">
            <w:pPr>
              <w:rPr>
                <w:rFonts w:ascii="Arial" w:hAnsi="Arial" w:cs="Arial"/>
                <w:sz w:val="20"/>
                <w:szCs w:val="20"/>
              </w:rPr>
            </w:pPr>
          </w:p>
        </w:tc>
        <w:tc>
          <w:tcPr>
            <w:tcW w:w="2152" w:type="dxa"/>
            <w:shd w:val="clear" w:color="auto" w:fill="DBE5F1" w:themeFill="accent1" w:themeFillTint="33"/>
          </w:tcPr>
          <w:p w14:paraId="0FAC5057" w14:textId="7B02C637" w:rsidR="002F75DC" w:rsidRPr="001B57DD" w:rsidRDefault="003E4CA6" w:rsidP="00E416E1">
            <w:pPr>
              <w:rPr>
                <w:rFonts w:ascii="Arial" w:hAnsi="Arial" w:cs="Arial"/>
                <w:sz w:val="20"/>
                <w:szCs w:val="20"/>
              </w:rPr>
            </w:pPr>
            <w:r w:rsidRPr="001B57DD">
              <w:rPr>
                <w:rFonts w:ascii="Arial" w:hAnsi="Arial" w:cs="Arial"/>
                <w:sz w:val="20"/>
                <w:szCs w:val="20"/>
              </w:rPr>
              <w:t>23,645,101</w:t>
            </w:r>
          </w:p>
        </w:tc>
        <w:tc>
          <w:tcPr>
            <w:tcW w:w="5224" w:type="dxa"/>
            <w:shd w:val="clear" w:color="auto" w:fill="DBE5F1" w:themeFill="accent1" w:themeFillTint="33"/>
          </w:tcPr>
          <w:p w14:paraId="6092C5BD" w14:textId="51B5E2B3" w:rsidR="002F75DC" w:rsidRPr="001B57DD" w:rsidRDefault="009E3210" w:rsidP="00850DF8">
            <w:pPr>
              <w:pStyle w:val="HTMLPreformatted"/>
              <w:rPr>
                <w:rFonts w:ascii="Arial" w:hAnsi="Arial" w:cs="Arial"/>
              </w:rPr>
            </w:pPr>
            <w:r>
              <w:rPr>
                <w:rStyle w:val="gnd-iwgdh3b"/>
                <w:rFonts w:ascii="Arial" w:hAnsi="Arial" w:cs="Arial"/>
              </w:rPr>
              <w:t>1.</w:t>
            </w:r>
            <w:r w:rsidR="00850DF8" w:rsidRPr="001B57DD">
              <w:rPr>
                <w:rStyle w:val="gnd-iwgdh3b"/>
                <w:rFonts w:ascii="Arial" w:hAnsi="Arial" w:cs="Arial"/>
              </w:rPr>
              <w:t>3</w:t>
            </w:r>
            <w:r>
              <w:rPr>
                <w:rStyle w:val="gnd-iwgdh3b"/>
                <w:rFonts w:ascii="Arial" w:hAnsi="Arial" w:cs="Arial"/>
              </w:rPr>
              <w:t>%</w:t>
            </w:r>
          </w:p>
        </w:tc>
      </w:tr>
      <w:tr w:rsidR="002F75DC" w:rsidRPr="001B57DD" w14:paraId="24419D8E" w14:textId="77777777" w:rsidTr="00E416E1">
        <w:tc>
          <w:tcPr>
            <w:tcW w:w="9639" w:type="dxa"/>
            <w:gridSpan w:val="4"/>
          </w:tcPr>
          <w:p w14:paraId="3F368A14" w14:textId="77777777" w:rsidR="002F75DC" w:rsidRPr="001B57DD" w:rsidRDefault="002F75DC" w:rsidP="00E416E1">
            <w:pPr>
              <w:rPr>
                <w:rFonts w:ascii="Arial" w:hAnsi="Arial" w:cs="Arial"/>
                <w:sz w:val="20"/>
                <w:szCs w:val="20"/>
              </w:rPr>
            </w:pPr>
          </w:p>
          <w:p w14:paraId="2A5BF137"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Sex</w:t>
            </w:r>
          </w:p>
        </w:tc>
      </w:tr>
      <w:tr w:rsidR="002F75DC" w:rsidRPr="001B57DD" w14:paraId="0D28697F" w14:textId="77777777" w:rsidTr="00F56DD5">
        <w:tc>
          <w:tcPr>
            <w:tcW w:w="846" w:type="dxa"/>
            <w:shd w:val="clear" w:color="auto" w:fill="DBE5F1" w:themeFill="accent1" w:themeFillTint="33"/>
          </w:tcPr>
          <w:p w14:paraId="04460A82"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0E0DE05E" w14:textId="77777777" w:rsidR="002F75DC" w:rsidRPr="001B57DD" w:rsidRDefault="002F75DC" w:rsidP="00E416E1">
            <w:pPr>
              <w:rPr>
                <w:rFonts w:ascii="Arial" w:hAnsi="Arial" w:cs="Arial"/>
                <w:sz w:val="20"/>
                <w:szCs w:val="20"/>
              </w:rPr>
            </w:pPr>
            <w:r w:rsidRPr="001B57DD">
              <w:rPr>
                <w:rFonts w:ascii="Arial" w:hAnsi="Arial" w:cs="Arial"/>
                <w:sz w:val="20"/>
                <w:szCs w:val="20"/>
              </w:rPr>
              <w:t>Male</w:t>
            </w:r>
          </w:p>
        </w:tc>
        <w:tc>
          <w:tcPr>
            <w:tcW w:w="2152" w:type="dxa"/>
            <w:shd w:val="clear" w:color="auto" w:fill="DBE5F1" w:themeFill="accent1" w:themeFillTint="33"/>
          </w:tcPr>
          <w:p w14:paraId="45652009" w14:textId="75CAE664" w:rsidR="002F75DC" w:rsidRPr="001B57DD" w:rsidRDefault="00B101F8" w:rsidP="00E416E1">
            <w:pPr>
              <w:rPr>
                <w:rFonts w:ascii="Arial" w:hAnsi="Arial" w:cs="Arial"/>
                <w:sz w:val="20"/>
                <w:szCs w:val="20"/>
              </w:rPr>
            </w:pPr>
            <w:r w:rsidRPr="001B57DD">
              <w:rPr>
                <w:rFonts w:ascii="Arial" w:hAnsi="Arial" w:cs="Arial"/>
                <w:sz w:val="20"/>
                <w:szCs w:val="20"/>
              </w:rPr>
              <w:t>10</w:t>
            </w:r>
            <w:r w:rsidR="001B57DD">
              <w:rPr>
                <w:rFonts w:ascii="Arial" w:hAnsi="Arial" w:cs="Arial"/>
                <w:sz w:val="20"/>
                <w:szCs w:val="20"/>
              </w:rPr>
              <w:t>,</w:t>
            </w:r>
            <w:r w:rsidRPr="001B57DD">
              <w:rPr>
                <w:rFonts w:ascii="Arial" w:hAnsi="Arial" w:cs="Arial"/>
                <w:sz w:val="20"/>
                <w:szCs w:val="20"/>
              </w:rPr>
              <w:t>824</w:t>
            </w:r>
            <w:r w:rsidR="001B57DD">
              <w:rPr>
                <w:rFonts w:ascii="Arial" w:hAnsi="Arial" w:cs="Arial"/>
                <w:sz w:val="20"/>
                <w:szCs w:val="20"/>
              </w:rPr>
              <w:t>,</w:t>
            </w:r>
            <w:r w:rsidRPr="001B57DD">
              <w:rPr>
                <w:rFonts w:ascii="Arial" w:hAnsi="Arial" w:cs="Arial"/>
                <w:sz w:val="20"/>
                <w:szCs w:val="20"/>
              </w:rPr>
              <w:t>475</w:t>
            </w:r>
          </w:p>
        </w:tc>
        <w:tc>
          <w:tcPr>
            <w:tcW w:w="5224" w:type="dxa"/>
            <w:shd w:val="clear" w:color="auto" w:fill="DBE5F1" w:themeFill="accent1" w:themeFillTint="33"/>
          </w:tcPr>
          <w:p w14:paraId="538AC15A" w14:textId="1E4597A3" w:rsidR="002F75DC" w:rsidRPr="001B57DD" w:rsidRDefault="009E3210" w:rsidP="00150E27">
            <w:pPr>
              <w:pStyle w:val="HTMLPreformatted"/>
              <w:rPr>
                <w:rFonts w:ascii="Arial" w:hAnsi="Arial" w:cs="Arial"/>
              </w:rPr>
            </w:pPr>
            <w:r>
              <w:rPr>
                <w:rFonts w:ascii="Arial" w:hAnsi="Arial" w:cs="Arial"/>
              </w:rPr>
              <w:t>1.3%</w:t>
            </w:r>
          </w:p>
        </w:tc>
      </w:tr>
      <w:tr w:rsidR="002F75DC" w:rsidRPr="001B57DD" w14:paraId="2B3E8160" w14:textId="77777777" w:rsidTr="00F56DD5">
        <w:tc>
          <w:tcPr>
            <w:tcW w:w="846" w:type="dxa"/>
          </w:tcPr>
          <w:p w14:paraId="6263F1C5" w14:textId="77777777" w:rsidR="002F75DC" w:rsidRPr="001B57DD" w:rsidRDefault="002F75DC" w:rsidP="00E416E1">
            <w:pPr>
              <w:rPr>
                <w:rFonts w:ascii="Arial" w:hAnsi="Arial" w:cs="Arial"/>
                <w:sz w:val="20"/>
                <w:szCs w:val="20"/>
              </w:rPr>
            </w:pPr>
          </w:p>
        </w:tc>
        <w:tc>
          <w:tcPr>
            <w:tcW w:w="1417" w:type="dxa"/>
          </w:tcPr>
          <w:p w14:paraId="2F3EFB18" w14:textId="77777777" w:rsidR="002F75DC" w:rsidRPr="001B57DD" w:rsidRDefault="002F75DC" w:rsidP="00E416E1">
            <w:pPr>
              <w:rPr>
                <w:rFonts w:ascii="Arial" w:hAnsi="Arial" w:cs="Arial"/>
                <w:sz w:val="20"/>
                <w:szCs w:val="20"/>
              </w:rPr>
            </w:pPr>
            <w:r w:rsidRPr="001B57DD">
              <w:rPr>
                <w:rFonts w:ascii="Arial" w:hAnsi="Arial" w:cs="Arial"/>
                <w:sz w:val="20"/>
                <w:szCs w:val="20"/>
              </w:rPr>
              <w:t>Female</w:t>
            </w:r>
          </w:p>
        </w:tc>
        <w:tc>
          <w:tcPr>
            <w:tcW w:w="2152" w:type="dxa"/>
          </w:tcPr>
          <w:p w14:paraId="1E338A1C" w14:textId="7B637116" w:rsidR="002F75DC" w:rsidRPr="001B57DD" w:rsidRDefault="00B101F8" w:rsidP="00E416E1">
            <w:pPr>
              <w:rPr>
                <w:rFonts w:ascii="Arial" w:hAnsi="Arial" w:cs="Arial"/>
                <w:sz w:val="20"/>
                <w:szCs w:val="20"/>
              </w:rPr>
            </w:pPr>
            <w:r w:rsidRPr="001B57DD">
              <w:rPr>
                <w:rFonts w:ascii="Arial" w:hAnsi="Arial" w:cs="Arial"/>
                <w:sz w:val="20"/>
                <w:szCs w:val="20"/>
              </w:rPr>
              <w:t>12</w:t>
            </w:r>
            <w:r w:rsidR="001B57DD">
              <w:rPr>
                <w:rFonts w:ascii="Arial" w:hAnsi="Arial" w:cs="Arial"/>
                <w:sz w:val="20"/>
                <w:szCs w:val="20"/>
              </w:rPr>
              <w:t>,</w:t>
            </w:r>
            <w:r w:rsidRPr="001B57DD">
              <w:rPr>
                <w:rFonts w:ascii="Arial" w:hAnsi="Arial" w:cs="Arial"/>
                <w:sz w:val="20"/>
                <w:szCs w:val="20"/>
              </w:rPr>
              <w:t>820</w:t>
            </w:r>
            <w:r w:rsidR="001B57DD">
              <w:rPr>
                <w:rFonts w:ascii="Arial" w:hAnsi="Arial" w:cs="Arial"/>
                <w:sz w:val="20"/>
                <w:szCs w:val="20"/>
              </w:rPr>
              <w:t>,</w:t>
            </w:r>
            <w:r w:rsidRPr="001B57DD">
              <w:rPr>
                <w:rFonts w:ascii="Arial" w:hAnsi="Arial" w:cs="Arial"/>
                <w:sz w:val="20"/>
                <w:szCs w:val="20"/>
              </w:rPr>
              <w:t>626</w:t>
            </w:r>
          </w:p>
        </w:tc>
        <w:tc>
          <w:tcPr>
            <w:tcW w:w="5224" w:type="dxa"/>
          </w:tcPr>
          <w:p w14:paraId="3A46051A" w14:textId="0EDD1F22" w:rsidR="002F75DC" w:rsidRPr="001B57DD" w:rsidRDefault="009E3210" w:rsidP="00150E27">
            <w:pPr>
              <w:pStyle w:val="HTMLPreformatted"/>
              <w:rPr>
                <w:rFonts w:ascii="Arial" w:hAnsi="Arial" w:cs="Arial"/>
              </w:rPr>
            </w:pPr>
            <w:r>
              <w:rPr>
                <w:rFonts w:ascii="Arial" w:hAnsi="Arial" w:cs="Arial"/>
              </w:rPr>
              <w:t>1.2%</w:t>
            </w:r>
          </w:p>
        </w:tc>
      </w:tr>
      <w:tr w:rsidR="002F75DC" w:rsidRPr="001B57DD" w14:paraId="56F7BCAD" w14:textId="77777777" w:rsidTr="00E416E1">
        <w:tc>
          <w:tcPr>
            <w:tcW w:w="9639" w:type="dxa"/>
            <w:gridSpan w:val="4"/>
          </w:tcPr>
          <w:p w14:paraId="17F60BEE" w14:textId="77777777" w:rsidR="002F75DC" w:rsidRPr="001B57DD" w:rsidRDefault="002F75DC" w:rsidP="00E416E1">
            <w:pPr>
              <w:rPr>
                <w:rFonts w:ascii="Arial" w:hAnsi="Arial" w:cs="Arial"/>
                <w:sz w:val="20"/>
                <w:szCs w:val="20"/>
              </w:rPr>
            </w:pPr>
          </w:p>
          <w:p w14:paraId="55346AF3" w14:textId="77777777" w:rsidR="002F75DC" w:rsidRPr="001B57DD" w:rsidRDefault="002F75DC" w:rsidP="00E416E1">
            <w:pPr>
              <w:rPr>
                <w:rFonts w:ascii="Arial" w:hAnsi="Arial" w:cs="Arial"/>
                <w:b/>
                <w:bCs/>
                <w:sz w:val="20"/>
                <w:szCs w:val="20"/>
              </w:rPr>
            </w:pPr>
            <w:r w:rsidRPr="001B57DD">
              <w:rPr>
                <w:rFonts w:ascii="Arial" w:hAnsi="Arial" w:cs="Arial"/>
                <w:b/>
                <w:bCs/>
                <w:sz w:val="20"/>
                <w:szCs w:val="20"/>
              </w:rPr>
              <w:t>Age, years</w:t>
            </w:r>
          </w:p>
        </w:tc>
      </w:tr>
      <w:tr w:rsidR="002F75DC" w:rsidRPr="001B57DD" w14:paraId="6891E274" w14:textId="77777777" w:rsidTr="00F56DD5">
        <w:tc>
          <w:tcPr>
            <w:tcW w:w="846" w:type="dxa"/>
            <w:shd w:val="clear" w:color="auto" w:fill="DBE5F1" w:themeFill="accent1" w:themeFillTint="33"/>
          </w:tcPr>
          <w:p w14:paraId="790E0EDD" w14:textId="77777777" w:rsidR="002F75DC" w:rsidRPr="001B57DD" w:rsidRDefault="002F75DC" w:rsidP="00E416E1">
            <w:pPr>
              <w:rPr>
                <w:rFonts w:ascii="Arial" w:hAnsi="Arial" w:cs="Arial"/>
                <w:sz w:val="20"/>
                <w:szCs w:val="20"/>
              </w:rPr>
            </w:pPr>
          </w:p>
        </w:tc>
        <w:tc>
          <w:tcPr>
            <w:tcW w:w="1417" w:type="dxa"/>
            <w:shd w:val="clear" w:color="auto" w:fill="DBE5F1" w:themeFill="accent1" w:themeFillTint="33"/>
          </w:tcPr>
          <w:p w14:paraId="2B5D2235" w14:textId="77777777" w:rsidR="002F75DC" w:rsidRPr="001B57DD" w:rsidRDefault="002F75DC" w:rsidP="00E416E1">
            <w:pPr>
              <w:rPr>
                <w:rFonts w:ascii="Arial" w:hAnsi="Arial" w:cs="Arial"/>
                <w:sz w:val="20"/>
                <w:szCs w:val="20"/>
              </w:rPr>
            </w:pPr>
            <w:r w:rsidRPr="001B57DD">
              <w:rPr>
                <w:rFonts w:ascii="Arial" w:hAnsi="Arial" w:cs="Arial"/>
                <w:sz w:val="20"/>
                <w:szCs w:val="20"/>
              </w:rPr>
              <w:t xml:space="preserve">75 or older </w:t>
            </w:r>
          </w:p>
        </w:tc>
        <w:tc>
          <w:tcPr>
            <w:tcW w:w="2152" w:type="dxa"/>
            <w:shd w:val="clear" w:color="auto" w:fill="DBE5F1" w:themeFill="accent1" w:themeFillTint="33"/>
          </w:tcPr>
          <w:p w14:paraId="2EF610B7" w14:textId="722DEE59" w:rsidR="002F75DC" w:rsidRPr="001B57DD" w:rsidRDefault="00B101F8" w:rsidP="00E416E1">
            <w:pPr>
              <w:rPr>
                <w:rFonts w:ascii="Arial" w:hAnsi="Arial" w:cs="Arial"/>
                <w:sz w:val="20"/>
                <w:szCs w:val="20"/>
              </w:rPr>
            </w:pPr>
            <w:r w:rsidRPr="001B57DD">
              <w:rPr>
                <w:rFonts w:ascii="Arial" w:hAnsi="Arial" w:cs="Arial"/>
                <w:sz w:val="20"/>
                <w:szCs w:val="20"/>
              </w:rPr>
              <w:t>9</w:t>
            </w:r>
            <w:r w:rsidR="001B57DD">
              <w:rPr>
                <w:rFonts w:ascii="Arial" w:hAnsi="Arial" w:cs="Arial"/>
                <w:sz w:val="20"/>
                <w:szCs w:val="20"/>
              </w:rPr>
              <w:t>,</w:t>
            </w:r>
            <w:r w:rsidRPr="001B57DD">
              <w:rPr>
                <w:rFonts w:ascii="Arial" w:hAnsi="Arial" w:cs="Arial"/>
                <w:sz w:val="20"/>
                <w:szCs w:val="20"/>
              </w:rPr>
              <w:t>794</w:t>
            </w:r>
            <w:r w:rsidR="001B57DD">
              <w:rPr>
                <w:rFonts w:ascii="Arial" w:hAnsi="Arial" w:cs="Arial"/>
                <w:sz w:val="20"/>
                <w:szCs w:val="20"/>
              </w:rPr>
              <w:t>,</w:t>
            </w:r>
            <w:r w:rsidRPr="001B57DD">
              <w:rPr>
                <w:rFonts w:ascii="Arial" w:hAnsi="Arial" w:cs="Arial"/>
                <w:sz w:val="20"/>
                <w:szCs w:val="20"/>
              </w:rPr>
              <w:t>477</w:t>
            </w:r>
          </w:p>
        </w:tc>
        <w:tc>
          <w:tcPr>
            <w:tcW w:w="5224" w:type="dxa"/>
            <w:shd w:val="clear" w:color="auto" w:fill="DBE5F1" w:themeFill="accent1" w:themeFillTint="33"/>
          </w:tcPr>
          <w:p w14:paraId="30EBFE92" w14:textId="5C56E662" w:rsidR="002F75DC" w:rsidRPr="001B57DD" w:rsidRDefault="009E3210" w:rsidP="00E416E1">
            <w:pPr>
              <w:rPr>
                <w:rFonts w:ascii="Arial" w:hAnsi="Arial" w:cs="Arial"/>
                <w:sz w:val="20"/>
                <w:szCs w:val="20"/>
              </w:rPr>
            </w:pPr>
            <w:r>
              <w:rPr>
                <w:rFonts w:ascii="Arial" w:hAnsi="Arial" w:cs="Arial"/>
                <w:sz w:val="20"/>
                <w:szCs w:val="20"/>
              </w:rPr>
              <w:t>1.3%</w:t>
            </w:r>
          </w:p>
        </w:tc>
      </w:tr>
      <w:tr w:rsidR="002F75DC" w:rsidRPr="001B57DD" w14:paraId="4CEBE55D" w14:textId="77777777" w:rsidTr="00F56DD5">
        <w:tc>
          <w:tcPr>
            <w:tcW w:w="846" w:type="dxa"/>
          </w:tcPr>
          <w:p w14:paraId="3FA97DEB" w14:textId="77777777" w:rsidR="002F75DC" w:rsidRPr="001B57DD" w:rsidRDefault="002F75DC" w:rsidP="00E416E1">
            <w:pPr>
              <w:rPr>
                <w:rFonts w:ascii="Arial" w:hAnsi="Arial" w:cs="Arial"/>
                <w:sz w:val="20"/>
                <w:szCs w:val="20"/>
              </w:rPr>
            </w:pPr>
          </w:p>
        </w:tc>
        <w:tc>
          <w:tcPr>
            <w:tcW w:w="1417" w:type="dxa"/>
          </w:tcPr>
          <w:p w14:paraId="64506AEC" w14:textId="77777777" w:rsidR="002F75DC" w:rsidRPr="001B57DD" w:rsidRDefault="002F75DC" w:rsidP="00E416E1">
            <w:pPr>
              <w:rPr>
                <w:rFonts w:ascii="Arial" w:hAnsi="Arial" w:cs="Arial"/>
                <w:sz w:val="20"/>
                <w:szCs w:val="20"/>
              </w:rPr>
            </w:pPr>
            <w:r w:rsidRPr="001B57DD">
              <w:rPr>
                <w:rFonts w:ascii="Arial" w:hAnsi="Arial" w:cs="Arial"/>
                <w:sz w:val="20"/>
                <w:szCs w:val="20"/>
              </w:rPr>
              <w:t>65 - 75</w:t>
            </w:r>
          </w:p>
        </w:tc>
        <w:tc>
          <w:tcPr>
            <w:tcW w:w="2152" w:type="dxa"/>
          </w:tcPr>
          <w:p w14:paraId="7C22D5AB" w14:textId="7A31787C" w:rsidR="002F75DC" w:rsidRPr="001B57DD" w:rsidRDefault="00B101F8" w:rsidP="00E416E1">
            <w:pPr>
              <w:rPr>
                <w:rFonts w:ascii="Arial" w:hAnsi="Arial" w:cs="Arial"/>
                <w:sz w:val="20"/>
                <w:szCs w:val="20"/>
              </w:rPr>
            </w:pPr>
            <w:r w:rsidRPr="001B57DD">
              <w:rPr>
                <w:rFonts w:ascii="Arial" w:hAnsi="Arial" w:cs="Arial"/>
                <w:sz w:val="20"/>
                <w:szCs w:val="20"/>
              </w:rPr>
              <w:t>13</w:t>
            </w:r>
            <w:r w:rsidR="001B57DD">
              <w:rPr>
                <w:rFonts w:ascii="Arial" w:hAnsi="Arial" w:cs="Arial"/>
                <w:sz w:val="20"/>
                <w:szCs w:val="20"/>
              </w:rPr>
              <w:t>,</w:t>
            </w:r>
            <w:r w:rsidRPr="001B57DD">
              <w:rPr>
                <w:rFonts w:ascii="Arial" w:hAnsi="Arial" w:cs="Arial"/>
                <w:sz w:val="20"/>
                <w:szCs w:val="20"/>
              </w:rPr>
              <w:t>850</w:t>
            </w:r>
            <w:r w:rsidR="001B57DD">
              <w:rPr>
                <w:rFonts w:ascii="Arial" w:hAnsi="Arial" w:cs="Arial"/>
                <w:sz w:val="20"/>
                <w:szCs w:val="20"/>
              </w:rPr>
              <w:t>,</w:t>
            </w:r>
            <w:r w:rsidRPr="001B57DD">
              <w:rPr>
                <w:rFonts w:ascii="Arial" w:hAnsi="Arial" w:cs="Arial"/>
                <w:sz w:val="20"/>
                <w:szCs w:val="20"/>
              </w:rPr>
              <w:t>624</w:t>
            </w:r>
          </w:p>
        </w:tc>
        <w:tc>
          <w:tcPr>
            <w:tcW w:w="5224" w:type="dxa"/>
          </w:tcPr>
          <w:p w14:paraId="5F6BFD93" w14:textId="0250BBF0" w:rsidR="002F75DC" w:rsidRPr="001B57DD" w:rsidRDefault="009E3210" w:rsidP="00BC5E5E">
            <w:pPr>
              <w:pStyle w:val="HTMLPreformatted"/>
              <w:rPr>
                <w:rFonts w:ascii="Arial" w:hAnsi="Arial" w:cs="Arial"/>
              </w:rPr>
            </w:pPr>
            <w:r>
              <w:rPr>
                <w:rFonts w:ascii="Arial" w:hAnsi="Arial" w:cs="Arial"/>
              </w:rPr>
              <w:t>1.2%</w:t>
            </w:r>
          </w:p>
        </w:tc>
      </w:tr>
      <w:tr w:rsidR="00B101F8" w:rsidRPr="001B57DD" w14:paraId="0FBBB3A8" w14:textId="77777777" w:rsidTr="00396D5A">
        <w:tc>
          <w:tcPr>
            <w:tcW w:w="9639" w:type="dxa"/>
            <w:gridSpan w:val="4"/>
          </w:tcPr>
          <w:p w14:paraId="1667307C" w14:textId="1ADAD27F" w:rsidR="00B101F8" w:rsidRPr="001B57DD" w:rsidRDefault="00B101F8" w:rsidP="00396D5A">
            <w:pPr>
              <w:rPr>
                <w:rFonts w:ascii="Arial" w:hAnsi="Arial" w:cs="Arial"/>
                <w:b/>
                <w:bCs/>
                <w:sz w:val="20"/>
                <w:szCs w:val="20"/>
              </w:rPr>
            </w:pPr>
            <w:r w:rsidRPr="001B57DD">
              <w:rPr>
                <w:rFonts w:ascii="Arial" w:hAnsi="Arial" w:cs="Arial"/>
                <w:b/>
                <w:bCs/>
                <w:sz w:val="20"/>
                <w:szCs w:val="20"/>
              </w:rPr>
              <w:t>Medicaid eligibility</w:t>
            </w:r>
          </w:p>
        </w:tc>
      </w:tr>
      <w:tr w:rsidR="00B101F8" w:rsidRPr="001B57DD" w14:paraId="58C53424" w14:textId="77777777" w:rsidTr="00F56DD5">
        <w:tc>
          <w:tcPr>
            <w:tcW w:w="846" w:type="dxa"/>
            <w:shd w:val="clear" w:color="auto" w:fill="DBE5F1" w:themeFill="accent1" w:themeFillTint="33"/>
          </w:tcPr>
          <w:p w14:paraId="2EE7E6C2" w14:textId="77777777" w:rsidR="00B101F8" w:rsidRPr="001B57DD" w:rsidRDefault="00B101F8" w:rsidP="00396D5A">
            <w:pPr>
              <w:rPr>
                <w:rFonts w:ascii="Arial" w:hAnsi="Arial" w:cs="Arial"/>
                <w:sz w:val="20"/>
                <w:szCs w:val="20"/>
              </w:rPr>
            </w:pPr>
          </w:p>
        </w:tc>
        <w:tc>
          <w:tcPr>
            <w:tcW w:w="1417" w:type="dxa"/>
            <w:shd w:val="clear" w:color="auto" w:fill="DBE5F1" w:themeFill="accent1" w:themeFillTint="33"/>
          </w:tcPr>
          <w:p w14:paraId="118C7932" w14:textId="78DF8886" w:rsidR="00B101F8" w:rsidRPr="001B57DD" w:rsidRDefault="004B7E8D" w:rsidP="00396D5A">
            <w:pPr>
              <w:rPr>
                <w:rFonts w:ascii="Arial" w:hAnsi="Arial" w:cs="Arial"/>
                <w:sz w:val="20"/>
                <w:szCs w:val="20"/>
              </w:rPr>
            </w:pPr>
            <w:r w:rsidRPr="001B57DD">
              <w:rPr>
                <w:rFonts w:ascii="Arial" w:hAnsi="Arial" w:cs="Arial"/>
                <w:sz w:val="20"/>
                <w:szCs w:val="20"/>
              </w:rPr>
              <w:t>Eligible</w:t>
            </w:r>
          </w:p>
        </w:tc>
        <w:tc>
          <w:tcPr>
            <w:tcW w:w="2152" w:type="dxa"/>
            <w:shd w:val="clear" w:color="auto" w:fill="DBE5F1" w:themeFill="accent1" w:themeFillTint="33"/>
          </w:tcPr>
          <w:p w14:paraId="55122909" w14:textId="24AF5B54" w:rsidR="00B101F8" w:rsidRPr="001B57DD" w:rsidRDefault="004B7E8D"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620</w:t>
            </w:r>
            <w:r w:rsidR="001B57DD">
              <w:rPr>
                <w:rFonts w:ascii="Arial" w:hAnsi="Arial" w:cs="Arial"/>
                <w:sz w:val="20"/>
                <w:szCs w:val="20"/>
              </w:rPr>
              <w:t>,</w:t>
            </w:r>
            <w:r w:rsidRPr="001B57DD">
              <w:rPr>
                <w:rFonts w:ascii="Arial" w:hAnsi="Arial" w:cs="Arial"/>
                <w:sz w:val="20"/>
                <w:szCs w:val="20"/>
              </w:rPr>
              <w:t>107</w:t>
            </w:r>
          </w:p>
        </w:tc>
        <w:tc>
          <w:tcPr>
            <w:tcW w:w="5224" w:type="dxa"/>
            <w:shd w:val="clear" w:color="auto" w:fill="DBE5F1" w:themeFill="accent1" w:themeFillTint="33"/>
          </w:tcPr>
          <w:p w14:paraId="34BD2F1D" w14:textId="3F419227" w:rsidR="00B101F8" w:rsidRPr="001B57DD" w:rsidRDefault="009E3210" w:rsidP="00396D5A">
            <w:pPr>
              <w:rPr>
                <w:rFonts w:ascii="Arial" w:hAnsi="Arial" w:cs="Arial"/>
                <w:sz w:val="20"/>
                <w:szCs w:val="20"/>
              </w:rPr>
            </w:pPr>
            <w:r>
              <w:rPr>
                <w:rFonts w:ascii="Arial" w:hAnsi="Arial" w:cs="Arial"/>
                <w:sz w:val="20"/>
                <w:szCs w:val="20"/>
              </w:rPr>
              <w:t>0.8%</w:t>
            </w:r>
          </w:p>
        </w:tc>
      </w:tr>
      <w:tr w:rsidR="00B101F8" w:rsidRPr="001B57DD" w14:paraId="664F9265" w14:textId="77777777" w:rsidTr="00F56DD5">
        <w:tc>
          <w:tcPr>
            <w:tcW w:w="846" w:type="dxa"/>
          </w:tcPr>
          <w:p w14:paraId="206E234B" w14:textId="77777777" w:rsidR="00B101F8" w:rsidRPr="001B57DD" w:rsidRDefault="00B101F8" w:rsidP="00396D5A">
            <w:pPr>
              <w:rPr>
                <w:rFonts w:ascii="Arial" w:hAnsi="Arial" w:cs="Arial"/>
                <w:sz w:val="20"/>
                <w:szCs w:val="20"/>
              </w:rPr>
            </w:pPr>
          </w:p>
        </w:tc>
        <w:tc>
          <w:tcPr>
            <w:tcW w:w="1417" w:type="dxa"/>
          </w:tcPr>
          <w:p w14:paraId="3C4CC266" w14:textId="45675412" w:rsidR="00B101F8" w:rsidRPr="001B57DD" w:rsidRDefault="004B7E8D" w:rsidP="00396D5A">
            <w:pPr>
              <w:rPr>
                <w:rFonts w:ascii="Arial" w:hAnsi="Arial" w:cs="Arial"/>
                <w:sz w:val="20"/>
                <w:szCs w:val="20"/>
              </w:rPr>
            </w:pPr>
            <w:r w:rsidRPr="001B57DD">
              <w:rPr>
                <w:rFonts w:ascii="Arial" w:hAnsi="Arial" w:cs="Arial"/>
                <w:sz w:val="20"/>
                <w:szCs w:val="20"/>
              </w:rPr>
              <w:t>Not eligible</w:t>
            </w:r>
          </w:p>
        </w:tc>
        <w:tc>
          <w:tcPr>
            <w:tcW w:w="2152" w:type="dxa"/>
          </w:tcPr>
          <w:p w14:paraId="67CA87D6" w14:textId="416B0D5B" w:rsidR="00B101F8" w:rsidRPr="001B57DD" w:rsidRDefault="004B7E8D" w:rsidP="00396D5A">
            <w:pPr>
              <w:rPr>
                <w:rFonts w:ascii="Arial" w:hAnsi="Arial" w:cs="Arial"/>
                <w:sz w:val="20"/>
                <w:szCs w:val="20"/>
              </w:rPr>
            </w:pPr>
            <w:r w:rsidRPr="001B57DD">
              <w:rPr>
                <w:rFonts w:ascii="Arial" w:hAnsi="Arial" w:cs="Arial"/>
                <w:sz w:val="20"/>
                <w:szCs w:val="20"/>
              </w:rPr>
              <w:t>21</w:t>
            </w:r>
            <w:r w:rsidR="001B57DD">
              <w:rPr>
                <w:rFonts w:ascii="Arial" w:hAnsi="Arial" w:cs="Arial"/>
                <w:sz w:val="20"/>
                <w:szCs w:val="20"/>
              </w:rPr>
              <w:t>,</w:t>
            </w:r>
            <w:r w:rsidRPr="001B57DD">
              <w:rPr>
                <w:rFonts w:ascii="Arial" w:hAnsi="Arial" w:cs="Arial"/>
                <w:sz w:val="20"/>
                <w:szCs w:val="20"/>
              </w:rPr>
              <w:t>024</w:t>
            </w:r>
            <w:r w:rsidR="001B57DD">
              <w:rPr>
                <w:rFonts w:ascii="Arial" w:hAnsi="Arial" w:cs="Arial"/>
                <w:sz w:val="20"/>
                <w:szCs w:val="20"/>
              </w:rPr>
              <w:t>,</w:t>
            </w:r>
            <w:r w:rsidRPr="001B57DD">
              <w:rPr>
                <w:rFonts w:ascii="Arial" w:hAnsi="Arial" w:cs="Arial"/>
                <w:sz w:val="20"/>
                <w:szCs w:val="20"/>
              </w:rPr>
              <w:t>994</w:t>
            </w:r>
          </w:p>
        </w:tc>
        <w:tc>
          <w:tcPr>
            <w:tcW w:w="5224" w:type="dxa"/>
          </w:tcPr>
          <w:p w14:paraId="5FCA1334" w14:textId="35C4510C" w:rsidR="00B101F8"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65A6F91B" w14:textId="77777777" w:rsidTr="00396D5A">
        <w:tc>
          <w:tcPr>
            <w:tcW w:w="9639" w:type="dxa"/>
            <w:gridSpan w:val="4"/>
          </w:tcPr>
          <w:p w14:paraId="259B2CA3" w14:textId="77777777" w:rsidR="006F7DCF" w:rsidRPr="001B57DD" w:rsidRDefault="006F7DCF" w:rsidP="00396D5A">
            <w:pPr>
              <w:rPr>
                <w:rFonts w:ascii="Arial" w:hAnsi="Arial" w:cs="Arial"/>
                <w:b/>
                <w:bCs/>
                <w:sz w:val="20"/>
                <w:szCs w:val="20"/>
              </w:rPr>
            </w:pPr>
          </w:p>
          <w:p w14:paraId="4D0C22FC" w14:textId="3048FE7F" w:rsidR="006F7DCF" w:rsidRPr="001B57DD" w:rsidRDefault="006F7DCF" w:rsidP="00396D5A">
            <w:pPr>
              <w:rPr>
                <w:rFonts w:ascii="Arial" w:hAnsi="Arial" w:cs="Arial"/>
                <w:b/>
                <w:bCs/>
                <w:sz w:val="20"/>
                <w:szCs w:val="20"/>
              </w:rPr>
            </w:pPr>
            <w:r w:rsidRPr="001B57DD">
              <w:rPr>
                <w:rFonts w:ascii="Arial" w:hAnsi="Arial" w:cs="Arial"/>
                <w:b/>
                <w:bCs/>
                <w:sz w:val="20"/>
                <w:szCs w:val="20"/>
              </w:rPr>
              <w:t>County</w:t>
            </w:r>
            <w:r w:rsidR="00565BF5">
              <w:rPr>
                <w:rFonts w:ascii="Arial" w:hAnsi="Arial" w:cs="Arial"/>
                <w:b/>
                <w:bCs/>
                <w:sz w:val="20"/>
                <w:szCs w:val="20"/>
              </w:rPr>
              <w:t>-level</w:t>
            </w:r>
            <w:r w:rsidRPr="001B57DD">
              <w:rPr>
                <w:rFonts w:ascii="Arial" w:hAnsi="Arial" w:cs="Arial"/>
                <w:b/>
                <w:bCs/>
                <w:sz w:val="20"/>
                <w:szCs w:val="20"/>
              </w:rPr>
              <w:t xml:space="preserve"> Medicare beneficiaries using durable medical equipment </w:t>
            </w:r>
          </w:p>
        </w:tc>
      </w:tr>
      <w:tr w:rsidR="006F7DCF" w:rsidRPr="001B57DD" w14:paraId="6015B281" w14:textId="77777777" w:rsidTr="00F56DD5">
        <w:tc>
          <w:tcPr>
            <w:tcW w:w="846" w:type="dxa"/>
            <w:shd w:val="clear" w:color="auto" w:fill="DBE5F1" w:themeFill="accent1" w:themeFillTint="33"/>
          </w:tcPr>
          <w:p w14:paraId="51AF7FA9"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54C16417" w14:textId="77777777" w:rsidR="006F7DCF" w:rsidRPr="001B57DD" w:rsidRDefault="006F7DCF" w:rsidP="00396D5A">
            <w:pPr>
              <w:rPr>
                <w:rFonts w:ascii="Arial" w:hAnsi="Arial" w:cs="Arial"/>
                <w:sz w:val="20"/>
                <w:szCs w:val="20"/>
              </w:rPr>
            </w:pPr>
            <w:r w:rsidRPr="001B57DD">
              <w:rPr>
                <w:rFonts w:ascii="Arial" w:hAnsi="Arial" w:cs="Arial"/>
                <w:sz w:val="20"/>
                <w:szCs w:val="20"/>
              </w:rPr>
              <w:t>Quartile 1</w:t>
            </w:r>
          </w:p>
        </w:tc>
        <w:tc>
          <w:tcPr>
            <w:tcW w:w="2152" w:type="dxa"/>
            <w:shd w:val="clear" w:color="auto" w:fill="DBE5F1" w:themeFill="accent1" w:themeFillTint="33"/>
          </w:tcPr>
          <w:p w14:paraId="1A299D33" w14:textId="785E66EF" w:rsidR="006F7DCF" w:rsidRPr="001B57DD" w:rsidRDefault="006F7DCF" w:rsidP="00396D5A">
            <w:pPr>
              <w:rPr>
                <w:rFonts w:ascii="Arial" w:hAnsi="Arial" w:cs="Arial"/>
                <w:sz w:val="20"/>
                <w:szCs w:val="20"/>
              </w:rPr>
            </w:pPr>
            <w:r w:rsidRPr="001B57DD">
              <w:rPr>
                <w:rFonts w:ascii="Arial" w:hAnsi="Arial" w:cs="Arial"/>
                <w:sz w:val="20"/>
                <w:szCs w:val="20"/>
              </w:rPr>
              <w:t>14</w:t>
            </w:r>
            <w:r w:rsidR="001B57DD">
              <w:rPr>
                <w:rFonts w:ascii="Arial" w:hAnsi="Arial" w:cs="Arial"/>
                <w:sz w:val="20"/>
                <w:szCs w:val="20"/>
              </w:rPr>
              <w:t>,</w:t>
            </w:r>
            <w:r w:rsidRPr="001B57DD">
              <w:rPr>
                <w:rFonts w:ascii="Arial" w:hAnsi="Arial" w:cs="Arial"/>
                <w:sz w:val="20"/>
                <w:szCs w:val="20"/>
              </w:rPr>
              <w:t>204</w:t>
            </w:r>
            <w:r w:rsidR="001B57DD">
              <w:rPr>
                <w:rFonts w:ascii="Arial" w:hAnsi="Arial" w:cs="Arial"/>
                <w:sz w:val="20"/>
                <w:szCs w:val="20"/>
              </w:rPr>
              <w:t>,</w:t>
            </w:r>
            <w:r w:rsidRPr="001B57DD">
              <w:rPr>
                <w:rFonts w:ascii="Arial" w:hAnsi="Arial" w:cs="Arial"/>
                <w:sz w:val="20"/>
                <w:szCs w:val="20"/>
              </w:rPr>
              <w:t>467</w:t>
            </w:r>
          </w:p>
        </w:tc>
        <w:tc>
          <w:tcPr>
            <w:tcW w:w="5224" w:type="dxa"/>
            <w:shd w:val="clear" w:color="auto" w:fill="DBE5F1" w:themeFill="accent1" w:themeFillTint="33"/>
          </w:tcPr>
          <w:p w14:paraId="49807502" w14:textId="6E18909C" w:rsidR="006F7DCF" w:rsidRPr="001B57DD" w:rsidRDefault="009E3210" w:rsidP="00396D5A">
            <w:pPr>
              <w:rPr>
                <w:rFonts w:ascii="Arial" w:hAnsi="Arial" w:cs="Arial"/>
                <w:sz w:val="20"/>
                <w:szCs w:val="20"/>
              </w:rPr>
            </w:pPr>
            <w:r>
              <w:rPr>
                <w:rFonts w:ascii="Arial" w:hAnsi="Arial" w:cs="Arial"/>
                <w:sz w:val="20"/>
                <w:szCs w:val="20"/>
              </w:rPr>
              <w:t>0.8%</w:t>
            </w:r>
          </w:p>
        </w:tc>
      </w:tr>
      <w:tr w:rsidR="006F7DCF" w:rsidRPr="001B57DD" w14:paraId="3856D196" w14:textId="77777777" w:rsidTr="00F56DD5">
        <w:tc>
          <w:tcPr>
            <w:tcW w:w="846" w:type="dxa"/>
          </w:tcPr>
          <w:p w14:paraId="3B6DE477" w14:textId="77777777" w:rsidR="006F7DCF" w:rsidRPr="001B57DD" w:rsidRDefault="006F7DCF" w:rsidP="00396D5A">
            <w:pPr>
              <w:rPr>
                <w:rFonts w:ascii="Arial" w:hAnsi="Arial" w:cs="Arial"/>
                <w:sz w:val="20"/>
                <w:szCs w:val="20"/>
              </w:rPr>
            </w:pPr>
          </w:p>
        </w:tc>
        <w:tc>
          <w:tcPr>
            <w:tcW w:w="1417" w:type="dxa"/>
          </w:tcPr>
          <w:p w14:paraId="01E28EC3" w14:textId="77777777" w:rsidR="006F7DCF" w:rsidRPr="001B57DD" w:rsidRDefault="006F7DCF" w:rsidP="00396D5A">
            <w:pPr>
              <w:rPr>
                <w:rFonts w:ascii="Arial" w:hAnsi="Arial" w:cs="Arial"/>
                <w:sz w:val="20"/>
                <w:szCs w:val="20"/>
              </w:rPr>
            </w:pPr>
            <w:r w:rsidRPr="001B57DD">
              <w:rPr>
                <w:rFonts w:ascii="Arial" w:hAnsi="Arial" w:cs="Arial"/>
                <w:sz w:val="20"/>
                <w:szCs w:val="20"/>
              </w:rPr>
              <w:t>Quartile 2</w:t>
            </w:r>
          </w:p>
        </w:tc>
        <w:tc>
          <w:tcPr>
            <w:tcW w:w="2152" w:type="dxa"/>
          </w:tcPr>
          <w:p w14:paraId="6B8B8709" w14:textId="778B2798" w:rsidR="006F7DCF" w:rsidRPr="001B57DD" w:rsidRDefault="006F7DCF" w:rsidP="00396D5A">
            <w:pPr>
              <w:rPr>
                <w:rFonts w:ascii="Arial" w:hAnsi="Arial" w:cs="Arial"/>
                <w:sz w:val="20"/>
                <w:szCs w:val="20"/>
              </w:rPr>
            </w:pPr>
            <w:r w:rsidRPr="001B57DD">
              <w:rPr>
                <w:rFonts w:ascii="Arial" w:hAnsi="Arial" w:cs="Arial"/>
                <w:sz w:val="20"/>
                <w:szCs w:val="20"/>
              </w:rPr>
              <w:t>5</w:t>
            </w:r>
            <w:r w:rsidR="001B57DD">
              <w:rPr>
                <w:rFonts w:ascii="Arial" w:hAnsi="Arial" w:cs="Arial"/>
                <w:sz w:val="20"/>
                <w:szCs w:val="20"/>
              </w:rPr>
              <w:t>,</w:t>
            </w:r>
            <w:r w:rsidRPr="001B57DD">
              <w:rPr>
                <w:rFonts w:ascii="Arial" w:hAnsi="Arial" w:cs="Arial"/>
                <w:sz w:val="20"/>
                <w:szCs w:val="20"/>
              </w:rPr>
              <w:t>347</w:t>
            </w:r>
            <w:r w:rsidR="001B57DD">
              <w:rPr>
                <w:rFonts w:ascii="Arial" w:hAnsi="Arial" w:cs="Arial"/>
                <w:sz w:val="20"/>
                <w:szCs w:val="20"/>
              </w:rPr>
              <w:t>,</w:t>
            </w:r>
            <w:r w:rsidRPr="001B57DD">
              <w:rPr>
                <w:rFonts w:ascii="Arial" w:hAnsi="Arial" w:cs="Arial"/>
                <w:sz w:val="20"/>
                <w:szCs w:val="20"/>
              </w:rPr>
              <w:t>182</w:t>
            </w:r>
          </w:p>
        </w:tc>
        <w:tc>
          <w:tcPr>
            <w:tcW w:w="5224" w:type="dxa"/>
          </w:tcPr>
          <w:p w14:paraId="62C846F3" w14:textId="3109DD4E" w:rsidR="006F7DCF" w:rsidRPr="001B57DD" w:rsidRDefault="009E3210" w:rsidP="00396D5A">
            <w:pPr>
              <w:rPr>
                <w:rFonts w:ascii="Arial" w:hAnsi="Arial" w:cs="Arial"/>
                <w:sz w:val="20"/>
                <w:szCs w:val="20"/>
              </w:rPr>
            </w:pPr>
            <w:r>
              <w:rPr>
                <w:rFonts w:ascii="Arial" w:hAnsi="Arial" w:cs="Arial"/>
                <w:sz w:val="20"/>
                <w:szCs w:val="20"/>
              </w:rPr>
              <w:t>1.7%</w:t>
            </w:r>
          </w:p>
        </w:tc>
      </w:tr>
      <w:tr w:rsidR="006F7DCF" w:rsidRPr="001B57DD" w14:paraId="14DFF13F" w14:textId="77777777" w:rsidTr="00F56DD5">
        <w:tc>
          <w:tcPr>
            <w:tcW w:w="846" w:type="dxa"/>
            <w:shd w:val="clear" w:color="auto" w:fill="DBE5F1" w:themeFill="accent1" w:themeFillTint="33"/>
          </w:tcPr>
          <w:p w14:paraId="75B34440" w14:textId="77777777" w:rsidR="006F7DCF" w:rsidRPr="001B57DD" w:rsidRDefault="006F7DCF" w:rsidP="00396D5A">
            <w:pPr>
              <w:rPr>
                <w:rFonts w:ascii="Arial" w:hAnsi="Arial" w:cs="Arial"/>
                <w:sz w:val="20"/>
                <w:szCs w:val="20"/>
              </w:rPr>
            </w:pPr>
          </w:p>
        </w:tc>
        <w:tc>
          <w:tcPr>
            <w:tcW w:w="1417" w:type="dxa"/>
            <w:shd w:val="clear" w:color="auto" w:fill="DBE5F1" w:themeFill="accent1" w:themeFillTint="33"/>
          </w:tcPr>
          <w:p w14:paraId="794E4681" w14:textId="77777777" w:rsidR="006F7DCF" w:rsidRPr="001B57DD" w:rsidRDefault="006F7DCF" w:rsidP="00396D5A">
            <w:pPr>
              <w:rPr>
                <w:rFonts w:ascii="Arial" w:hAnsi="Arial" w:cs="Arial"/>
                <w:sz w:val="20"/>
                <w:szCs w:val="20"/>
              </w:rPr>
            </w:pPr>
            <w:r w:rsidRPr="001B57DD">
              <w:rPr>
                <w:rFonts w:ascii="Arial" w:hAnsi="Arial" w:cs="Arial"/>
                <w:sz w:val="20"/>
                <w:szCs w:val="20"/>
              </w:rPr>
              <w:t>Quartile 3</w:t>
            </w:r>
          </w:p>
        </w:tc>
        <w:tc>
          <w:tcPr>
            <w:tcW w:w="2152" w:type="dxa"/>
            <w:shd w:val="clear" w:color="auto" w:fill="DBE5F1" w:themeFill="accent1" w:themeFillTint="33"/>
          </w:tcPr>
          <w:p w14:paraId="4AF3BB6C" w14:textId="3990CEB8" w:rsidR="006F7DCF" w:rsidRPr="001B57DD" w:rsidRDefault="006F7DCF" w:rsidP="00396D5A">
            <w:pPr>
              <w:rPr>
                <w:rFonts w:ascii="Arial" w:hAnsi="Arial" w:cs="Arial"/>
                <w:sz w:val="20"/>
                <w:szCs w:val="20"/>
              </w:rPr>
            </w:pPr>
            <w:r w:rsidRPr="001B57DD">
              <w:rPr>
                <w:rFonts w:ascii="Arial" w:hAnsi="Arial" w:cs="Arial"/>
                <w:sz w:val="20"/>
                <w:szCs w:val="20"/>
              </w:rPr>
              <w:t>2</w:t>
            </w:r>
            <w:r w:rsidR="001B57DD">
              <w:rPr>
                <w:rFonts w:ascii="Arial" w:hAnsi="Arial" w:cs="Arial"/>
                <w:sz w:val="20"/>
                <w:szCs w:val="20"/>
              </w:rPr>
              <w:t>,</w:t>
            </w:r>
            <w:r w:rsidRPr="001B57DD">
              <w:rPr>
                <w:rFonts w:ascii="Arial" w:hAnsi="Arial" w:cs="Arial"/>
                <w:sz w:val="20"/>
                <w:szCs w:val="20"/>
              </w:rPr>
              <w:t>670</w:t>
            </w:r>
            <w:r w:rsidR="001B57DD">
              <w:rPr>
                <w:rFonts w:ascii="Arial" w:hAnsi="Arial" w:cs="Arial"/>
                <w:sz w:val="20"/>
                <w:szCs w:val="20"/>
              </w:rPr>
              <w:t>,</w:t>
            </w:r>
            <w:r w:rsidRPr="001B57DD">
              <w:rPr>
                <w:rFonts w:ascii="Arial" w:hAnsi="Arial" w:cs="Arial"/>
                <w:sz w:val="20"/>
                <w:szCs w:val="20"/>
              </w:rPr>
              <w:t>518</w:t>
            </w:r>
          </w:p>
        </w:tc>
        <w:tc>
          <w:tcPr>
            <w:tcW w:w="5224" w:type="dxa"/>
            <w:shd w:val="clear" w:color="auto" w:fill="DBE5F1" w:themeFill="accent1" w:themeFillTint="33"/>
          </w:tcPr>
          <w:p w14:paraId="036A021E" w14:textId="0D12060A" w:rsidR="006F7DCF" w:rsidRPr="001B57DD" w:rsidRDefault="009E3210" w:rsidP="00396D5A">
            <w:pPr>
              <w:rPr>
                <w:rFonts w:ascii="Arial" w:hAnsi="Arial" w:cs="Arial"/>
                <w:sz w:val="20"/>
                <w:szCs w:val="20"/>
              </w:rPr>
            </w:pPr>
            <w:r>
              <w:rPr>
                <w:rFonts w:ascii="Arial" w:hAnsi="Arial" w:cs="Arial"/>
                <w:sz w:val="20"/>
                <w:szCs w:val="20"/>
              </w:rPr>
              <w:t>2.0%</w:t>
            </w:r>
          </w:p>
        </w:tc>
      </w:tr>
      <w:tr w:rsidR="006F7DCF" w:rsidRPr="001B57DD" w14:paraId="0D7746CD" w14:textId="77777777" w:rsidTr="00F56DD5">
        <w:tc>
          <w:tcPr>
            <w:tcW w:w="846" w:type="dxa"/>
          </w:tcPr>
          <w:p w14:paraId="6E36C823" w14:textId="77777777" w:rsidR="006F7DCF" w:rsidRPr="001B57DD" w:rsidRDefault="006F7DCF" w:rsidP="00396D5A">
            <w:pPr>
              <w:rPr>
                <w:rFonts w:ascii="Arial" w:hAnsi="Arial" w:cs="Arial"/>
                <w:sz w:val="20"/>
                <w:szCs w:val="20"/>
              </w:rPr>
            </w:pPr>
          </w:p>
        </w:tc>
        <w:tc>
          <w:tcPr>
            <w:tcW w:w="1417" w:type="dxa"/>
          </w:tcPr>
          <w:p w14:paraId="46A8E724" w14:textId="77777777" w:rsidR="006F7DCF" w:rsidRPr="001B57DD" w:rsidRDefault="006F7DCF" w:rsidP="00396D5A">
            <w:pPr>
              <w:rPr>
                <w:rFonts w:ascii="Arial" w:hAnsi="Arial" w:cs="Arial"/>
                <w:sz w:val="20"/>
                <w:szCs w:val="20"/>
              </w:rPr>
            </w:pPr>
            <w:r w:rsidRPr="001B57DD">
              <w:rPr>
                <w:rFonts w:ascii="Arial" w:hAnsi="Arial" w:cs="Arial"/>
                <w:sz w:val="20"/>
                <w:szCs w:val="20"/>
              </w:rPr>
              <w:t>Quartile 4</w:t>
            </w:r>
          </w:p>
        </w:tc>
        <w:tc>
          <w:tcPr>
            <w:tcW w:w="2152" w:type="dxa"/>
          </w:tcPr>
          <w:p w14:paraId="58B836A7" w14:textId="4489720D" w:rsidR="006F7DCF" w:rsidRPr="001B57DD" w:rsidRDefault="006F7DCF" w:rsidP="00396D5A">
            <w:pPr>
              <w:rPr>
                <w:rFonts w:ascii="Arial" w:hAnsi="Arial" w:cs="Arial"/>
                <w:sz w:val="20"/>
                <w:szCs w:val="20"/>
              </w:rPr>
            </w:pPr>
            <w:r w:rsidRPr="001B57DD">
              <w:rPr>
                <w:rFonts w:ascii="Arial" w:hAnsi="Arial" w:cs="Arial"/>
                <w:sz w:val="20"/>
                <w:szCs w:val="20"/>
              </w:rPr>
              <w:t>1</w:t>
            </w:r>
            <w:r w:rsidR="001B57DD">
              <w:rPr>
                <w:rFonts w:ascii="Arial" w:hAnsi="Arial" w:cs="Arial"/>
                <w:sz w:val="20"/>
                <w:szCs w:val="20"/>
              </w:rPr>
              <w:t>,</w:t>
            </w:r>
            <w:r w:rsidRPr="001B57DD">
              <w:rPr>
                <w:rFonts w:ascii="Arial" w:hAnsi="Arial" w:cs="Arial"/>
                <w:sz w:val="20"/>
                <w:szCs w:val="20"/>
              </w:rPr>
              <w:t>422</w:t>
            </w:r>
            <w:r w:rsidR="001B57DD">
              <w:rPr>
                <w:rFonts w:ascii="Arial" w:hAnsi="Arial" w:cs="Arial"/>
                <w:sz w:val="20"/>
                <w:szCs w:val="20"/>
              </w:rPr>
              <w:t>,</w:t>
            </w:r>
            <w:r w:rsidRPr="001B57DD">
              <w:rPr>
                <w:rFonts w:ascii="Arial" w:hAnsi="Arial" w:cs="Arial"/>
                <w:sz w:val="20"/>
                <w:szCs w:val="20"/>
              </w:rPr>
              <w:t>934</w:t>
            </w:r>
          </w:p>
        </w:tc>
        <w:tc>
          <w:tcPr>
            <w:tcW w:w="5224" w:type="dxa"/>
          </w:tcPr>
          <w:p w14:paraId="3B5E4D9D" w14:textId="450121E8" w:rsidR="00FE4B5A" w:rsidRPr="001B57DD" w:rsidRDefault="009E3210" w:rsidP="00FE4B5A">
            <w:pPr>
              <w:rPr>
                <w:rFonts w:ascii="Arial" w:hAnsi="Arial" w:cs="Arial"/>
                <w:sz w:val="20"/>
                <w:szCs w:val="20"/>
              </w:rPr>
            </w:pPr>
            <w:r>
              <w:rPr>
                <w:rFonts w:ascii="Arial" w:hAnsi="Arial" w:cs="Arial"/>
                <w:sz w:val="20"/>
                <w:szCs w:val="20"/>
              </w:rPr>
              <w:t>2.0%</w:t>
            </w:r>
          </w:p>
          <w:p w14:paraId="2E15980F" w14:textId="27E29AED" w:rsidR="006F7DCF" w:rsidRPr="001B57DD" w:rsidRDefault="006F7DCF" w:rsidP="00396D5A">
            <w:pPr>
              <w:rPr>
                <w:rFonts w:ascii="Arial" w:hAnsi="Arial" w:cs="Arial"/>
                <w:sz w:val="20"/>
                <w:szCs w:val="20"/>
              </w:rPr>
            </w:pPr>
          </w:p>
        </w:tc>
      </w:tr>
    </w:tbl>
    <w:p w14:paraId="12B4542E" w14:textId="7CFA9589" w:rsidR="00D060D2" w:rsidRDefault="00874FD9" w:rsidP="00E6133D">
      <w:pPr>
        <w:pBdr>
          <w:top w:val="nil"/>
          <w:left w:val="nil"/>
          <w:bottom w:val="nil"/>
          <w:right w:val="nil"/>
          <w:between w:val="nil"/>
        </w:pBdr>
        <w:contextualSpacing/>
        <w:rPr>
          <w:rFonts w:ascii="Arial" w:hAnsi="Arial" w:cs="Arial"/>
          <w:color w:val="000000"/>
          <w:sz w:val="20"/>
          <w:szCs w:val="20"/>
        </w:rPr>
      </w:pPr>
      <w:r w:rsidRPr="00874FD9">
        <w:rPr>
          <w:rFonts w:ascii="Arial" w:hAnsi="Arial" w:cs="Arial"/>
          <w:color w:val="000000"/>
          <w:sz w:val="20"/>
          <w:szCs w:val="20"/>
          <w:vertAlign w:val="superscript"/>
        </w:rPr>
        <w:t>a</w:t>
      </w:r>
      <w:r>
        <w:rPr>
          <w:rFonts w:ascii="Arial" w:hAnsi="Arial" w:cs="Arial"/>
          <w:color w:val="000000"/>
          <w:sz w:val="20"/>
          <w:szCs w:val="20"/>
          <w:vertAlign w:val="superscript"/>
        </w:rPr>
        <w:t xml:space="preserve"> </w:t>
      </w:r>
      <w:r w:rsidR="000B304C">
        <w:rPr>
          <w:rFonts w:ascii="Arial" w:hAnsi="Arial" w:cs="Arial"/>
          <w:color w:val="000000"/>
          <w:sz w:val="20"/>
          <w:szCs w:val="20"/>
        </w:rPr>
        <w:t>mean</w:t>
      </w:r>
      <w:r w:rsidR="001F2A02">
        <w:rPr>
          <w:rFonts w:ascii="Arial" w:hAnsi="Arial" w:cs="Arial"/>
          <w:color w:val="000000"/>
          <w:sz w:val="20"/>
          <w:szCs w:val="20"/>
        </w:rPr>
        <w:t>{</w:t>
      </w:r>
      <w:r w:rsidR="000B304C">
        <w:rPr>
          <w:rFonts w:ascii="Arial" w:hAnsi="Arial" w:cs="Arial"/>
          <w:color w:val="000000"/>
          <w:sz w:val="20"/>
          <w:szCs w:val="20"/>
        </w:rPr>
        <w:t>total person-days exposed in each county / total person-days in study period in each county</w:t>
      </w:r>
      <w:r w:rsidR="001F2A02">
        <w:rPr>
          <w:rFonts w:ascii="Arial" w:hAnsi="Arial" w:cs="Arial"/>
          <w:color w:val="000000"/>
          <w:sz w:val="20"/>
          <w:szCs w:val="20"/>
        </w:rPr>
        <w:t>}</w:t>
      </w:r>
      <w:r w:rsidR="000B304C">
        <w:rPr>
          <w:rFonts w:ascii="Arial" w:hAnsi="Arial" w:cs="Arial"/>
          <w:color w:val="000000"/>
          <w:sz w:val="20"/>
          <w:szCs w:val="20"/>
        </w:rPr>
        <w:t xml:space="preserve"> for each category </w:t>
      </w:r>
      <w:r w:rsidR="000A68CE">
        <w:rPr>
          <w:rFonts w:ascii="Arial" w:hAnsi="Arial" w:cs="Arial"/>
          <w:color w:val="000000"/>
          <w:sz w:val="20"/>
          <w:szCs w:val="20"/>
        </w:rPr>
        <w:t>(male/female, 65-75, etc.)</w:t>
      </w:r>
    </w:p>
    <w:p w14:paraId="573F7067"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CB8D602" w14:textId="77777777" w:rsidR="00D060D2" w:rsidRDefault="00D060D2" w:rsidP="00E6133D">
      <w:pPr>
        <w:pBdr>
          <w:top w:val="nil"/>
          <w:left w:val="nil"/>
          <w:bottom w:val="nil"/>
          <w:right w:val="nil"/>
          <w:between w:val="nil"/>
        </w:pBdr>
        <w:contextualSpacing/>
        <w:rPr>
          <w:rFonts w:ascii="Arial" w:hAnsi="Arial" w:cs="Arial"/>
          <w:color w:val="000000"/>
          <w:sz w:val="20"/>
          <w:szCs w:val="20"/>
        </w:rPr>
      </w:pPr>
    </w:p>
    <w:p w14:paraId="6251C1E6" w14:textId="77777777" w:rsidR="00D060D2" w:rsidRPr="00874FD9" w:rsidRDefault="00D060D2" w:rsidP="00E6133D">
      <w:pPr>
        <w:pBdr>
          <w:top w:val="nil"/>
          <w:left w:val="nil"/>
          <w:bottom w:val="nil"/>
          <w:right w:val="nil"/>
          <w:between w:val="nil"/>
        </w:pBdr>
        <w:contextualSpacing/>
        <w:rPr>
          <w:rFonts w:ascii="Arial" w:hAnsi="Arial" w:cs="Arial"/>
          <w:color w:val="000000"/>
          <w:sz w:val="20"/>
          <w:szCs w:val="20"/>
        </w:rPr>
      </w:pPr>
    </w:p>
    <w:p w14:paraId="615D8097" w14:textId="77777777" w:rsidR="00980C22" w:rsidRPr="00980C22" w:rsidRDefault="00980C22" w:rsidP="00E6133D">
      <w:pPr>
        <w:pBdr>
          <w:top w:val="nil"/>
          <w:left w:val="nil"/>
          <w:bottom w:val="nil"/>
          <w:right w:val="nil"/>
          <w:between w:val="nil"/>
        </w:pBdr>
        <w:contextualSpacing/>
        <w:rPr>
          <w:rFonts w:ascii="Arial" w:hAnsi="Arial" w:cs="Arial"/>
          <w:color w:val="000000"/>
          <w:sz w:val="20"/>
          <w:szCs w:val="20"/>
        </w:rPr>
      </w:pPr>
    </w:p>
    <w:p w14:paraId="5B1B15F8" w14:textId="77777777" w:rsidR="00E6133D" w:rsidRPr="00F649EE" w:rsidRDefault="00E6133D" w:rsidP="00E6133D">
      <w:pPr>
        <w:pBdr>
          <w:top w:val="nil"/>
          <w:left w:val="nil"/>
          <w:bottom w:val="nil"/>
          <w:right w:val="nil"/>
          <w:between w:val="nil"/>
        </w:pBdr>
        <w:contextualSpacing/>
        <w:rPr>
          <w:rFonts w:ascii="Arial" w:hAnsi="Arial" w:cs="Arial"/>
          <w:color w:val="000000"/>
          <w:sz w:val="20"/>
          <w:szCs w:val="20"/>
        </w:rPr>
      </w:pPr>
    </w:p>
    <w:p w14:paraId="1A055CD6" w14:textId="77777777" w:rsidR="00980C22" w:rsidRPr="00F649EE" w:rsidRDefault="00980C22" w:rsidP="00980C22">
      <w:pPr>
        <w:keepNext/>
        <w:pBdr>
          <w:top w:val="nil"/>
          <w:left w:val="nil"/>
          <w:bottom w:val="nil"/>
          <w:right w:val="nil"/>
          <w:between w:val="nil"/>
        </w:pBdr>
        <w:spacing w:before="240" w:after="60"/>
        <w:contextualSpacing/>
        <w:rPr>
          <w:rFonts w:ascii="Arial" w:hAnsi="Arial" w:cs="Arial"/>
          <w:color w:val="000000"/>
          <w:sz w:val="20"/>
          <w:szCs w:val="20"/>
        </w:rPr>
      </w:pPr>
    </w:p>
    <w:p w14:paraId="421FC490" w14:textId="77777777" w:rsidR="00270945" w:rsidRPr="00980C22" w:rsidRDefault="00270945">
      <w:pPr>
        <w:rPr>
          <w:rFonts w:ascii="Arial" w:hAnsi="Arial" w:cs="Arial"/>
          <w:sz w:val="20"/>
          <w:szCs w:val="20"/>
        </w:rPr>
      </w:pPr>
    </w:p>
    <w:sectPr w:rsidR="00270945" w:rsidRPr="00980C22" w:rsidSect="000E7E2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FAE73" w14:textId="77777777" w:rsidR="005426C6" w:rsidRDefault="005426C6">
      <w:pPr>
        <w:spacing w:after="0"/>
      </w:pPr>
      <w:r>
        <w:separator/>
      </w:r>
    </w:p>
  </w:endnote>
  <w:endnote w:type="continuationSeparator" w:id="0">
    <w:p w14:paraId="1A02C77F" w14:textId="77777777" w:rsidR="005426C6" w:rsidRDefault="005426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8F50B" w14:textId="77777777" w:rsidR="005426C6" w:rsidRDefault="005426C6">
      <w:pPr>
        <w:spacing w:after="0"/>
      </w:pPr>
      <w:r>
        <w:separator/>
      </w:r>
    </w:p>
  </w:footnote>
  <w:footnote w:type="continuationSeparator" w:id="0">
    <w:p w14:paraId="058639FA" w14:textId="77777777" w:rsidR="005426C6" w:rsidRDefault="005426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23CAE"/>
    <w:multiLevelType w:val="hybridMultilevel"/>
    <w:tmpl w:val="223A6DE0"/>
    <w:lvl w:ilvl="0" w:tplc="7712876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2C44DCA"/>
    <w:multiLevelType w:val="hybridMultilevel"/>
    <w:tmpl w:val="2904C3A6"/>
    <w:lvl w:ilvl="0" w:tplc="447C98F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974A8D"/>
    <w:multiLevelType w:val="hybridMultilevel"/>
    <w:tmpl w:val="6B4A652C"/>
    <w:lvl w:ilvl="0" w:tplc="447C98F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AC4E57"/>
    <w:multiLevelType w:val="hybridMultilevel"/>
    <w:tmpl w:val="4552C316"/>
    <w:lvl w:ilvl="0" w:tplc="447C98F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926213"/>
    <w:multiLevelType w:val="hybridMultilevel"/>
    <w:tmpl w:val="711EEFDE"/>
    <w:lvl w:ilvl="0" w:tplc="70FABEA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7415138">
    <w:abstractNumId w:val="1"/>
  </w:num>
  <w:num w:numId="2" w16cid:durableId="45564909">
    <w:abstractNumId w:val="5"/>
  </w:num>
  <w:num w:numId="3" w16cid:durableId="1602685456">
    <w:abstractNumId w:val="0"/>
  </w:num>
  <w:num w:numId="4" w16cid:durableId="2019041446">
    <w:abstractNumId w:val="6"/>
  </w:num>
  <w:num w:numId="5" w16cid:durableId="1062365509">
    <w:abstractNumId w:val="4"/>
  </w:num>
  <w:num w:numId="6" w16cid:durableId="1845586451">
    <w:abstractNumId w:val="3"/>
  </w:num>
  <w:num w:numId="7" w16cid:durableId="6644753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8B2"/>
    <w:rsid w:val="00003B51"/>
    <w:rsid w:val="00004F10"/>
    <w:rsid w:val="0000643C"/>
    <w:rsid w:val="00006805"/>
    <w:rsid w:val="00006CD1"/>
    <w:rsid w:val="0001019F"/>
    <w:rsid w:val="00011432"/>
    <w:rsid w:val="00011FF0"/>
    <w:rsid w:val="00023DDF"/>
    <w:rsid w:val="000251BB"/>
    <w:rsid w:val="000259E8"/>
    <w:rsid w:val="0003119E"/>
    <w:rsid w:val="0003167B"/>
    <w:rsid w:val="00034354"/>
    <w:rsid w:val="00040132"/>
    <w:rsid w:val="00041830"/>
    <w:rsid w:val="000425DB"/>
    <w:rsid w:val="00043E88"/>
    <w:rsid w:val="00053992"/>
    <w:rsid w:val="000547BE"/>
    <w:rsid w:val="0005484B"/>
    <w:rsid w:val="000571EA"/>
    <w:rsid w:val="00057DF3"/>
    <w:rsid w:val="00060705"/>
    <w:rsid w:val="00060D37"/>
    <w:rsid w:val="00060DD7"/>
    <w:rsid w:val="00061740"/>
    <w:rsid w:val="00062751"/>
    <w:rsid w:val="00065ABF"/>
    <w:rsid w:val="0007130F"/>
    <w:rsid w:val="00074E78"/>
    <w:rsid w:val="000811D4"/>
    <w:rsid w:val="000854BD"/>
    <w:rsid w:val="00086867"/>
    <w:rsid w:val="00091B96"/>
    <w:rsid w:val="00093C1D"/>
    <w:rsid w:val="00094C1E"/>
    <w:rsid w:val="00095C90"/>
    <w:rsid w:val="000966BA"/>
    <w:rsid w:val="00097C6F"/>
    <w:rsid w:val="000A03BD"/>
    <w:rsid w:val="000A68CE"/>
    <w:rsid w:val="000B2A05"/>
    <w:rsid w:val="000B304C"/>
    <w:rsid w:val="000B5194"/>
    <w:rsid w:val="000B7263"/>
    <w:rsid w:val="000C05CB"/>
    <w:rsid w:val="000C0C18"/>
    <w:rsid w:val="000C3044"/>
    <w:rsid w:val="000C3651"/>
    <w:rsid w:val="000C70FD"/>
    <w:rsid w:val="000D04C5"/>
    <w:rsid w:val="000D0A4F"/>
    <w:rsid w:val="000D0EA9"/>
    <w:rsid w:val="000D1BDB"/>
    <w:rsid w:val="000D1CF6"/>
    <w:rsid w:val="000D1EC3"/>
    <w:rsid w:val="000D237D"/>
    <w:rsid w:val="000D2BE7"/>
    <w:rsid w:val="000D3A37"/>
    <w:rsid w:val="000D3C09"/>
    <w:rsid w:val="000D4875"/>
    <w:rsid w:val="000D4D05"/>
    <w:rsid w:val="000D6C47"/>
    <w:rsid w:val="000D76A3"/>
    <w:rsid w:val="000E0EBB"/>
    <w:rsid w:val="000E3957"/>
    <w:rsid w:val="000E4671"/>
    <w:rsid w:val="000E7E2E"/>
    <w:rsid w:val="000F3001"/>
    <w:rsid w:val="00100F0C"/>
    <w:rsid w:val="0010122B"/>
    <w:rsid w:val="00101D2A"/>
    <w:rsid w:val="001027BE"/>
    <w:rsid w:val="00102CBB"/>
    <w:rsid w:val="00107197"/>
    <w:rsid w:val="001073D8"/>
    <w:rsid w:val="00113BCE"/>
    <w:rsid w:val="001143C9"/>
    <w:rsid w:val="00120156"/>
    <w:rsid w:val="0012256E"/>
    <w:rsid w:val="00123CCC"/>
    <w:rsid w:val="00124C2C"/>
    <w:rsid w:val="001330F9"/>
    <w:rsid w:val="00135F56"/>
    <w:rsid w:val="00136C75"/>
    <w:rsid w:val="0014065A"/>
    <w:rsid w:val="00141C8E"/>
    <w:rsid w:val="00143E5C"/>
    <w:rsid w:val="00144071"/>
    <w:rsid w:val="00150E27"/>
    <w:rsid w:val="00151266"/>
    <w:rsid w:val="00155642"/>
    <w:rsid w:val="00156C48"/>
    <w:rsid w:val="00163C9E"/>
    <w:rsid w:val="00163FAD"/>
    <w:rsid w:val="001653B1"/>
    <w:rsid w:val="00166985"/>
    <w:rsid w:val="00170DEB"/>
    <w:rsid w:val="0017121C"/>
    <w:rsid w:val="00172B0B"/>
    <w:rsid w:val="0017366A"/>
    <w:rsid w:val="00173B05"/>
    <w:rsid w:val="00173D30"/>
    <w:rsid w:val="00176D6B"/>
    <w:rsid w:val="00183824"/>
    <w:rsid w:val="001900D5"/>
    <w:rsid w:val="00192E6D"/>
    <w:rsid w:val="00195066"/>
    <w:rsid w:val="0019765C"/>
    <w:rsid w:val="001A0019"/>
    <w:rsid w:val="001A4A46"/>
    <w:rsid w:val="001A54E9"/>
    <w:rsid w:val="001A60C2"/>
    <w:rsid w:val="001B0D67"/>
    <w:rsid w:val="001B2F81"/>
    <w:rsid w:val="001B57DD"/>
    <w:rsid w:val="001B6015"/>
    <w:rsid w:val="001C087D"/>
    <w:rsid w:val="001C40E6"/>
    <w:rsid w:val="001C48BC"/>
    <w:rsid w:val="001C65F0"/>
    <w:rsid w:val="001C6BC5"/>
    <w:rsid w:val="001C7125"/>
    <w:rsid w:val="001D12DB"/>
    <w:rsid w:val="001D2537"/>
    <w:rsid w:val="001E0A16"/>
    <w:rsid w:val="001E104C"/>
    <w:rsid w:val="001F0326"/>
    <w:rsid w:val="001F0687"/>
    <w:rsid w:val="001F2A02"/>
    <w:rsid w:val="001F5244"/>
    <w:rsid w:val="002010AE"/>
    <w:rsid w:val="00201705"/>
    <w:rsid w:val="00201D9B"/>
    <w:rsid w:val="00206631"/>
    <w:rsid w:val="00206F00"/>
    <w:rsid w:val="00207747"/>
    <w:rsid w:val="00214C6A"/>
    <w:rsid w:val="00214FE0"/>
    <w:rsid w:val="00217209"/>
    <w:rsid w:val="00220DAB"/>
    <w:rsid w:val="00221BB0"/>
    <w:rsid w:val="002226BE"/>
    <w:rsid w:val="0022746D"/>
    <w:rsid w:val="002329D1"/>
    <w:rsid w:val="00236EC6"/>
    <w:rsid w:val="00241AED"/>
    <w:rsid w:val="00253FC0"/>
    <w:rsid w:val="0025468E"/>
    <w:rsid w:val="00256155"/>
    <w:rsid w:val="00260CCB"/>
    <w:rsid w:val="00260F43"/>
    <w:rsid w:val="00261C01"/>
    <w:rsid w:val="00263617"/>
    <w:rsid w:val="002647B4"/>
    <w:rsid w:val="00266FCF"/>
    <w:rsid w:val="00267979"/>
    <w:rsid w:val="00270945"/>
    <w:rsid w:val="00271A65"/>
    <w:rsid w:val="00271E08"/>
    <w:rsid w:val="0027283A"/>
    <w:rsid w:val="0027350A"/>
    <w:rsid w:val="00274A5C"/>
    <w:rsid w:val="0027738F"/>
    <w:rsid w:val="002776BB"/>
    <w:rsid w:val="00282C86"/>
    <w:rsid w:val="002850F3"/>
    <w:rsid w:val="002912B7"/>
    <w:rsid w:val="002913CB"/>
    <w:rsid w:val="0029538F"/>
    <w:rsid w:val="00295F9D"/>
    <w:rsid w:val="00296B1A"/>
    <w:rsid w:val="002A2130"/>
    <w:rsid w:val="002A2B23"/>
    <w:rsid w:val="002A7053"/>
    <w:rsid w:val="002A7E79"/>
    <w:rsid w:val="002B2848"/>
    <w:rsid w:val="002B3652"/>
    <w:rsid w:val="002B75C6"/>
    <w:rsid w:val="002C22EE"/>
    <w:rsid w:val="002C378B"/>
    <w:rsid w:val="002C3E98"/>
    <w:rsid w:val="002C6591"/>
    <w:rsid w:val="002D0087"/>
    <w:rsid w:val="002D2709"/>
    <w:rsid w:val="002D3ACE"/>
    <w:rsid w:val="002D3B31"/>
    <w:rsid w:val="002D4C0D"/>
    <w:rsid w:val="002E02D8"/>
    <w:rsid w:val="002E26FF"/>
    <w:rsid w:val="002E62F2"/>
    <w:rsid w:val="002F0786"/>
    <w:rsid w:val="002F237F"/>
    <w:rsid w:val="002F5789"/>
    <w:rsid w:val="002F75DC"/>
    <w:rsid w:val="002F7A8E"/>
    <w:rsid w:val="002F7FB8"/>
    <w:rsid w:val="00300C44"/>
    <w:rsid w:val="003037A3"/>
    <w:rsid w:val="003047AE"/>
    <w:rsid w:val="003054B9"/>
    <w:rsid w:val="003069AF"/>
    <w:rsid w:val="00307299"/>
    <w:rsid w:val="00314AC5"/>
    <w:rsid w:val="00315405"/>
    <w:rsid w:val="003223D0"/>
    <w:rsid w:val="00324CEA"/>
    <w:rsid w:val="00325CC6"/>
    <w:rsid w:val="003266B7"/>
    <w:rsid w:val="003330AD"/>
    <w:rsid w:val="00333F4D"/>
    <w:rsid w:val="00334570"/>
    <w:rsid w:val="00335E56"/>
    <w:rsid w:val="003420CF"/>
    <w:rsid w:val="003420E8"/>
    <w:rsid w:val="003439B9"/>
    <w:rsid w:val="00345BF0"/>
    <w:rsid w:val="003470D5"/>
    <w:rsid w:val="00351B82"/>
    <w:rsid w:val="003612F9"/>
    <w:rsid w:val="00363D86"/>
    <w:rsid w:val="0036469A"/>
    <w:rsid w:val="003650DE"/>
    <w:rsid w:val="00373DC7"/>
    <w:rsid w:val="0037600A"/>
    <w:rsid w:val="00377260"/>
    <w:rsid w:val="0038292B"/>
    <w:rsid w:val="003830A5"/>
    <w:rsid w:val="00386764"/>
    <w:rsid w:val="00390564"/>
    <w:rsid w:val="00397425"/>
    <w:rsid w:val="003A0D23"/>
    <w:rsid w:val="003A31A2"/>
    <w:rsid w:val="003B18ED"/>
    <w:rsid w:val="003B3A70"/>
    <w:rsid w:val="003B4B1D"/>
    <w:rsid w:val="003B6B66"/>
    <w:rsid w:val="003C01E1"/>
    <w:rsid w:val="003C5498"/>
    <w:rsid w:val="003D0FE0"/>
    <w:rsid w:val="003D2050"/>
    <w:rsid w:val="003D277A"/>
    <w:rsid w:val="003D2F4F"/>
    <w:rsid w:val="003D5274"/>
    <w:rsid w:val="003E36DD"/>
    <w:rsid w:val="003E4CA6"/>
    <w:rsid w:val="003F2210"/>
    <w:rsid w:val="003F492F"/>
    <w:rsid w:val="003F5C2D"/>
    <w:rsid w:val="003F681B"/>
    <w:rsid w:val="003F77FC"/>
    <w:rsid w:val="00400F4E"/>
    <w:rsid w:val="00402579"/>
    <w:rsid w:val="0040626A"/>
    <w:rsid w:val="0041195D"/>
    <w:rsid w:val="00417F46"/>
    <w:rsid w:val="00423E66"/>
    <w:rsid w:val="00424A98"/>
    <w:rsid w:val="0042742C"/>
    <w:rsid w:val="00432812"/>
    <w:rsid w:val="0043347E"/>
    <w:rsid w:val="00440433"/>
    <w:rsid w:val="00441F8F"/>
    <w:rsid w:val="00443E2B"/>
    <w:rsid w:val="004475D9"/>
    <w:rsid w:val="004479DF"/>
    <w:rsid w:val="00447C15"/>
    <w:rsid w:val="0045483B"/>
    <w:rsid w:val="00456241"/>
    <w:rsid w:val="0045647A"/>
    <w:rsid w:val="00461AA4"/>
    <w:rsid w:val="00463270"/>
    <w:rsid w:val="0046494C"/>
    <w:rsid w:val="004666C9"/>
    <w:rsid w:val="00474D11"/>
    <w:rsid w:val="004768C8"/>
    <w:rsid w:val="00476EFE"/>
    <w:rsid w:val="00477B5E"/>
    <w:rsid w:val="00477C0E"/>
    <w:rsid w:val="00483D1D"/>
    <w:rsid w:val="00486C8C"/>
    <w:rsid w:val="00490951"/>
    <w:rsid w:val="004934FA"/>
    <w:rsid w:val="00495A66"/>
    <w:rsid w:val="00495DEA"/>
    <w:rsid w:val="00495E4A"/>
    <w:rsid w:val="0049796C"/>
    <w:rsid w:val="004A1F1B"/>
    <w:rsid w:val="004A283F"/>
    <w:rsid w:val="004A4E21"/>
    <w:rsid w:val="004A6208"/>
    <w:rsid w:val="004A6F22"/>
    <w:rsid w:val="004B135C"/>
    <w:rsid w:val="004B31F5"/>
    <w:rsid w:val="004B433E"/>
    <w:rsid w:val="004B4703"/>
    <w:rsid w:val="004B6C86"/>
    <w:rsid w:val="004B7743"/>
    <w:rsid w:val="004B7E8D"/>
    <w:rsid w:val="004C354A"/>
    <w:rsid w:val="004C463E"/>
    <w:rsid w:val="004C627C"/>
    <w:rsid w:val="004C7591"/>
    <w:rsid w:val="004C76CC"/>
    <w:rsid w:val="004D4776"/>
    <w:rsid w:val="004D4F27"/>
    <w:rsid w:val="004E1259"/>
    <w:rsid w:val="004E4F73"/>
    <w:rsid w:val="004F41CF"/>
    <w:rsid w:val="004F4F71"/>
    <w:rsid w:val="004F66AF"/>
    <w:rsid w:val="004F68A7"/>
    <w:rsid w:val="004F6CD0"/>
    <w:rsid w:val="004F7EDC"/>
    <w:rsid w:val="00510D19"/>
    <w:rsid w:val="0051768E"/>
    <w:rsid w:val="00517B1F"/>
    <w:rsid w:val="00522B0D"/>
    <w:rsid w:val="00526BAC"/>
    <w:rsid w:val="00527798"/>
    <w:rsid w:val="005332DD"/>
    <w:rsid w:val="00533D60"/>
    <w:rsid w:val="0053447A"/>
    <w:rsid w:val="00534A08"/>
    <w:rsid w:val="00534A33"/>
    <w:rsid w:val="005371B3"/>
    <w:rsid w:val="00541ADA"/>
    <w:rsid w:val="005426C6"/>
    <w:rsid w:val="00543E95"/>
    <w:rsid w:val="005441E1"/>
    <w:rsid w:val="005448C1"/>
    <w:rsid w:val="00547126"/>
    <w:rsid w:val="00554FAC"/>
    <w:rsid w:val="00556328"/>
    <w:rsid w:val="0056061D"/>
    <w:rsid w:val="005640C8"/>
    <w:rsid w:val="005643BF"/>
    <w:rsid w:val="00564E1A"/>
    <w:rsid w:val="00565BF5"/>
    <w:rsid w:val="00570182"/>
    <w:rsid w:val="00570198"/>
    <w:rsid w:val="00571A54"/>
    <w:rsid w:val="00581690"/>
    <w:rsid w:val="00581EA8"/>
    <w:rsid w:val="00583D62"/>
    <w:rsid w:val="0058448E"/>
    <w:rsid w:val="00585CE8"/>
    <w:rsid w:val="005870A8"/>
    <w:rsid w:val="005913B5"/>
    <w:rsid w:val="0059537E"/>
    <w:rsid w:val="00596744"/>
    <w:rsid w:val="005A070B"/>
    <w:rsid w:val="005A755F"/>
    <w:rsid w:val="005A78D5"/>
    <w:rsid w:val="005B1ED0"/>
    <w:rsid w:val="005B3F01"/>
    <w:rsid w:val="005B4BF9"/>
    <w:rsid w:val="005B5CF5"/>
    <w:rsid w:val="005C42AD"/>
    <w:rsid w:val="005C5388"/>
    <w:rsid w:val="005C5CF3"/>
    <w:rsid w:val="005C6E81"/>
    <w:rsid w:val="005C6F5A"/>
    <w:rsid w:val="005C7D63"/>
    <w:rsid w:val="005C7DD7"/>
    <w:rsid w:val="005D07C4"/>
    <w:rsid w:val="005D132F"/>
    <w:rsid w:val="005D2312"/>
    <w:rsid w:val="005D337F"/>
    <w:rsid w:val="005D5997"/>
    <w:rsid w:val="005D7704"/>
    <w:rsid w:val="005E5FC7"/>
    <w:rsid w:val="005E683C"/>
    <w:rsid w:val="005E6B90"/>
    <w:rsid w:val="005F1712"/>
    <w:rsid w:val="005F23F7"/>
    <w:rsid w:val="005F3EBB"/>
    <w:rsid w:val="005F56C6"/>
    <w:rsid w:val="00604E60"/>
    <w:rsid w:val="0061133F"/>
    <w:rsid w:val="00613F0E"/>
    <w:rsid w:val="00614275"/>
    <w:rsid w:val="006161F3"/>
    <w:rsid w:val="0062332F"/>
    <w:rsid w:val="00623869"/>
    <w:rsid w:val="00624C8B"/>
    <w:rsid w:val="0063270B"/>
    <w:rsid w:val="00634C14"/>
    <w:rsid w:val="006357CD"/>
    <w:rsid w:val="00636AEA"/>
    <w:rsid w:val="00637271"/>
    <w:rsid w:val="00637380"/>
    <w:rsid w:val="00637DFE"/>
    <w:rsid w:val="00645162"/>
    <w:rsid w:val="00646A8A"/>
    <w:rsid w:val="00647365"/>
    <w:rsid w:val="00647902"/>
    <w:rsid w:val="00651F1F"/>
    <w:rsid w:val="00654114"/>
    <w:rsid w:val="006552FF"/>
    <w:rsid w:val="00655C0C"/>
    <w:rsid w:val="00655FD6"/>
    <w:rsid w:val="00657426"/>
    <w:rsid w:val="00660EA0"/>
    <w:rsid w:val="00664624"/>
    <w:rsid w:val="006655FD"/>
    <w:rsid w:val="006661E9"/>
    <w:rsid w:val="00667B50"/>
    <w:rsid w:val="00674A83"/>
    <w:rsid w:val="00674E36"/>
    <w:rsid w:val="00675819"/>
    <w:rsid w:val="00676D32"/>
    <w:rsid w:val="006817AA"/>
    <w:rsid w:val="00682445"/>
    <w:rsid w:val="00690B8B"/>
    <w:rsid w:val="0069147C"/>
    <w:rsid w:val="006929F4"/>
    <w:rsid w:val="006956AD"/>
    <w:rsid w:val="0069669B"/>
    <w:rsid w:val="006A126F"/>
    <w:rsid w:val="006A1EA6"/>
    <w:rsid w:val="006A39DB"/>
    <w:rsid w:val="006A44B7"/>
    <w:rsid w:val="006A4679"/>
    <w:rsid w:val="006A53ED"/>
    <w:rsid w:val="006B11E5"/>
    <w:rsid w:val="006B4F03"/>
    <w:rsid w:val="006B5D26"/>
    <w:rsid w:val="006C23F8"/>
    <w:rsid w:val="006C4361"/>
    <w:rsid w:val="006C6F59"/>
    <w:rsid w:val="006D3287"/>
    <w:rsid w:val="006D4E95"/>
    <w:rsid w:val="006D564F"/>
    <w:rsid w:val="006D7243"/>
    <w:rsid w:val="006E122E"/>
    <w:rsid w:val="006E7344"/>
    <w:rsid w:val="006F415B"/>
    <w:rsid w:val="006F7DCF"/>
    <w:rsid w:val="0070290C"/>
    <w:rsid w:val="007040F4"/>
    <w:rsid w:val="0070423B"/>
    <w:rsid w:val="007054C0"/>
    <w:rsid w:val="00707666"/>
    <w:rsid w:val="00707F39"/>
    <w:rsid w:val="00710B90"/>
    <w:rsid w:val="00720938"/>
    <w:rsid w:val="0072107B"/>
    <w:rsid w:val="00723AE1"/>
    <w:rsid w:val="00727740"/>
    <w:rsid w:val="0072788C"/>
    <w:rsid w:val="00733B81"/>
    <w:rsid w:val="00734BB5"/>
    <w:rsid w:val="0073550B"/>
    <w:rsid w:val="00735741"/>
    <w:rsid w:val="00736F9A"/>
    <w:rsid w:val="007400E3"/>
    <w:rsid w:val="0074057D"/>
    <w:rsid w:val="007416D4"/>
    <w:rsid w:val="00747389"/>
    <w:rsid w:val="007527BE"/>
    <w:rsid w:val="0075484D"/>
    <w:rsid w:val="007559E5"/>
    <w:rsid w:val="0075771A"/>
    <w:rsid w:val="00760F5F"/>
    <w:rsid w:val="00763AE5"/>
    <w:rsid w:val="007718DB"/>
    <w:rsid w:val="00771F21"/>
    <w:rsid w:val="00774E1B"/>
    <w:rsid w:val="007755CE"/>
    <w:rsid w:val="00781324"/>
    <w:rsid w:val="0078709A"/>
    <w:rsid w:val="007876D9"/>
    <w:rsid w:val="00791295"/>
    <w:rsid w:val="00794E79"/>
    <w:rsid w:val="00795691"/>
    <w:rsid w:val="0079686E"/>
    <w:rsid w:val="00796F05"/>
    <w:rsid w:val="00797F19"/>
    <w:rsid w:val="007A17A9"/>
    <w:rsid w:val="007A2CED"/>
    <w:rsid w:val="007A3D5B"/>
    <w:rsid w:val="007A48FE"/>
    <w:rsid w:val="007B2753"/>
    <w:rsid w:val="007B5632"/>
    <w:rsid w:val="007B6A60"/>
    <w:rsid w:val="007C10A8"/>
    <w:rsid w:val="007C2709"/>
    <w:rsid w:val="007C43E3"/>
    <w:rsid w:val="007D017F"/>
    <w:rsid w:val="007D64C4"/>
    <w:rsid w:val="007E2759"/>
    <w:rsid w:val="007E29DE"/>
    <w:rsid w:val="007E4BEE"/>
    <w:rsid w:val="007E5E5E"/>
    <w:rsid w:val="007E6ECC"/>
    <w:rsid w:val="007E7800"/>
    <w:rsid w:val="007F0E67"/>
    <w:rsid w:val="007F2499"/>
    <w:rsid w:val="007F3E70"/>
    <w:rsid w:val="007F3F57"/>
    <w:rsid w:val="007F70A1"/>
    <w:rsid w:val="008006BF"/>
    <w:rsid w:val="00801779"/>
    <w:rsid w:val="00801DA5"/>
    <w:rsid w:val="008023DB"/>
    <w:rsid w:val="008028BF"/>
    <w:rsid w:val="00802F8C"/>
    <w:rsid w:val="00807733"/>
    <w:rsid w:val="00807B8D"/>
    <w:rsid w:val="00812AE5"/>
    <w:rsid w:val="008131D0"/>
    <w:rsid w:val="00816DC3"/>
    <w:rsid w:val="00820525"/>
    <w:rsid w:val="008218B8"/>
    <w:rsid w:val="00821BE9"/>
    <w:rsid w:val="00822302"/>
    <w:rsid w:val="008232C9"/>
    <w:rsid w:val="00823535"/>
    <w:rsid w:val="00825BA6"/>
    <w:rsid w:val="008311C2"/>
    <w:rsid w:val="00832AC8"/>
    <w:rsid w:val="00834502"/>
    <w:rsid w:val="00835A51"/>
    <w:rsid w:val="008469B7"/>
    <w:rsid w:val="00846E62"/>
    <w:rsid w:val="00850DF8"/>
    <w:rsid w:val="008564E7"/>
    <w:rsid w:val="00857AAD"/>
    <w:rsid w:val="00861C8E"/>
    <w:rsid w:val="008623C8"/>
    <w:rsid w:val="00863593"/>
    <w:rsid w:val="0086423B"/>
    <w:rsid w:val="00864C81"/>
    <w:rsid w:val="00865058"/>
    <w:rsid w:val="008657B8"/>
    <w:rsid w:val="00866ED7"/>
    <w:rsid w:val="00870418"/>
    <w:rsid w:val="00872892"/>
    <w:rsid w:val="00874FD9"/>
    <w:rsid w:val="00877534"/>
    <w:rsid w:val="00880459"/>
    <w:rsid w:val="008A00BB"/>
    <w:rsid w:val="008A0297"/>
    <w:rsid w:val="008A2655"/>
    <w:rsid w:val="008A2D75"/>
    <w:rsid w:val="008A63FA"/>
    <w:rsid w:val="008A7FA1"/>
    <w:rsid w:val="008B0B37"/>
    <w:rsid w:val="008B184D"/>
    <w:rsid w:val="008B19AC"/>
    <w:rsid w:val="008B20BD"/>
    <w:rsid w:val="008B5B12"/>
    <w:rsid w:val="008B6669"/>
    <w:rsid w:val="008B7502"/>
    <w:rsid w:val="008B7832"/>
    <w:rsid w:val="008B7E9A"/>
    <w:rsid w:val="008C191C"/>
    <w:rsid w:val="008C4438"/>
    <w:rsid w:val="008D06EF"/>
    <w:rsid w:val="008D2F96"/>
    <w:rsid w:val="008D41B9"/>
    <w:rsid w:val="008D502C"/>
    <w:rsid w:val="008D5E93"/>
    <w:rsid w:val="008D6EDB"/>
    <w:rsid w:val="008E2CFD"/>
    <w:rsid w:val="008E2D18"/>
    <w:rsid w:val="008E3140"/>
    <w:rsid w:val="008E3BD7"/>
    <w:rsid w:val="008E6DB8"/>
    <w:rsid w:val="008F46DA"/>
    <w:rsid w:val="008F6F7C"/>
    <w:rsid w:val="0090008F"/>
    <w:rsid w:val="00904E13"/>
    <w:rsid w:val="00904FBD"/>
    <w:rsid w:val="0091040F"/>
    <w:rsid w:val="00912290"/>
    <w:rsid w:val="009127A8"/>
    <w:rsid w:val="0091409E"/>
    <w:rsid w:val="00914BA8"/>
    <w:rsid w:val="00920B5C"/>
    <w:rsid w:val="00921F22"/>
    <w:rsid w:val="009249D1"/>
    <w:rsid w:val="00924D75"/>
    <w:rsid w:val="009306F4"/>
    <w:rsid w:val="00931874"/>
    <w:rsid w:val="00940E85"/>
    <w:rsid w:val="00950BE4"/>
    <w:rsid w:val="00950EDA"/>
    <w:rsid w:val="00951F01"/>
    <w:rsid w:val="00956278"/>
    <w:rsid w:val="00957012"/>
    <w:rsid w:val="0096214E"/>
    <w:rsid w:val="00962B6C"/>
    <w:rsid w:val="00966F54"/>
    <w:rsid w:val="00974BFB"/>
    <w:rsid w:val="0097584B"/>
    <w:rsid w:val="0097738D"/>
    <w:rsid w:val="0097778A"/>
    <w:rsid w:val="00977B24"/>
    <w:rsid w:val="00977BC7"/>
    <w:rsid w:val="00980655"/>
    <w:rsid w:val="00980C22"/>
    <w:rsid w:val="00980EB4"/>
    <w:rsid w:val="00983597"/>
    <w:rsid w:val="0098735D"/>
    <w:rsid w:val="0098736F"/>
    <w:rsid w:val="00992287"/>
    <w:rsid w:val="009924A4"/>
    <w:rsid w:val="0099402F"/>
    <w:rsid w:val="009951EA"/>
    <w:rsid w:val="00997971"/>
    <w:rsid w:val="00997CBF"/>
    <w:rsid w:val="00997ED4"/>
    <w:rsid w:val="009A0460"/>
    <w:rsid w:val="009A2996"/>
    <w:rsid w:val="009A29E1"/>
    <w:rsid w:val="009A4106"/>
    <w:rsid w:val="009A46AD"/>
    <w:rsid w:val="009A79F2"/>
    <w:rsid w:val="009B0125"/>
    <w:rsid w:val="009B079D"/>
    <w:rsid w:val="009B099C"/>
    <w:rsid w:val="009B204A"/>
    <w:rsid w:val="009B2088"/>
    <w:rsid w:val="009B597E"/>
    <w:rsid w:val="009B77F0"/>
    <w:rsid w:val="009C0403"/>
    <w:rsid w:val="009C1064"/>
    <w:rsid w:val="009C17B2"/>
    <w:rsid w:val="009C3129"/>
    <w:rsid w:val="009C3387"/>
    <w:rsid w:val="009C4CD0"/>
    <w:rsid w:val="009C64F8"/>
    <w:rsid w:val="009D2E43"/>
    <w:rsid w:val="009D3B72"/>
    <w:rsid w:val="009D3CE4"/>
    <w:rsid w:val="009D5578"/>
    <w:rsid w:val="009D56B6"/>
    <w:rsid w:val="009D615C"/>
    <w:rsid w:val="009D75BD"/>
    <w:rsid w:val="009E067E"/>
    <w:rsid w:val="009E1189"/>
    <w:rsid w:val="009E1905"/>
    <w:rsid w:val="009E3210"/>
    <w:rsid w:val="009E3560"/>
    <w:rsid w:val="009E60BF"/>
    <w:rsid w:val="009F516D"/>
    <w:rsid w:val="009F57AF"/>
    <w:rsid w:val="009F5C6C"/>
    <w:rsid w:val="009F66BE"/>
    <w:rsid w:val="00A03A1C"/>
    <w:rsid w:val="00A040E2"/>
    <w:rsid w:val="00A073F0"/>
    <w:rsid w:val="00A10D82"/>
    <w:rsid w:val="00A10F2D"/>
    <w:rsid w:val="00A1401C"/>
    <w:rsid w:val="00A21704"/>
    <w:rsid w:val="00A24291"/>
    <w:rsid w:val="00A26591"/>
    <w:rsid w:val="00A26B57"/>
    <w:rsid w:val="00A307E1"/>
    <w:rsid w:val="00A30C2B"/>
    <w:rsid w:val="00A31DDD"/>
    <w:rsid w:val="00A33F4E"/>
    <w:rsid w:val="00A343FF"/>
    <w:rsid w:val="00A37185"/>
    <w:rsid w:val="00A42396"/>
    <w:rsid w:val="00A52863"/>
    <w:rsid w:val="00A531FF"/>
    <w:rsid w:val="00A53343"/>
    <w:rsid w:val="00A55237"/>
    <w:rsid w:val="00A57B3F"/>
    <w:rsid w:val="00A61760"/>
    <w:rsid w:val="00A62075"/>
    <w:rsid w:val="00A635A9"/>
    <w:rsid w:val="00A64D68"/>
    <w:rsid w:val="00A702C7"/>
    <w:rsid w:val="00A76CC5"/>
    <w:rsid w:val="00A800A9"/>
    <w:rsid w:val="00A80C7C"/>
    <w:rsid w:val="00A811E3"/>
    <w:rsid w:val="00A81619"/>
    <w:rsid w:val="00A825EC"/>
    <w:rsid w:val="00A82689"/>
    <w:rsid w:val="00A85CC3"/>
    <w:rsid w:val="00A90379"/>
    <w:rsid w:val="00A94398"/>
    <w:rsid w:val="00A95B69"/>
    <w:rsid w:val="00A9714F"/>
    <w:rsid w:val="00A9766E"/>
    <w:rsid w:val="00AA6C52"/>
    <w:rsid w:val="00AA74A9"/>
    <w:rsid w:val="00AB0C92"/>
    <w:rsid w:val="00AB59E8"/>
    <w:rsid w:val="00AB6FA3"/>
    <w:rsid w:val="00AB7191"/>
    <w:rsid w:val="00AB76A8"/>
    <w:rsid w:val="00AC0EF1"/>
    <w:rsid w:val="00AC1F73"/>
    <w:rsid w:val="00AC3453"/>
    <w:rsid w:val="00AC7854"/>
    <w:rsid w:val="00AD1D49"/>
    <w:rsid w:val="00AD5BC7"/>
    <w:rsid w:val="00AD68A7"/>
    <w:rsid w:val="00AE107E"/>
    <w:rsid w:val="00AE476E"/>
    <w:rsid w:val="00AE60EF"/>
    <w:rsid w:val="00AF3F89"/>
    <w:rsid w:val="00AF550B"/>
    <w:rsid w:val="00AF75B5"/>
    <w:rsid w:val="00AF7A24"/>
    <w:rsid w:val="00AF7ED9"/>
    <w:rsid w:val="00B040AD"/>
    <w:rsid w:val="00B049B2"/>
    <w:rsid w:val="00B056A3"/>
    <w:rsid w:val="00B07525"/>
    <w:rsid w:val="00B101F8"/>
    <w:rsid w:val="00B15ED2"/>
    <w:rsid w:val="00B16729"/>
    <w:rsid w:val="00B21742"/>
    <w:rsid w:val="00B220D7"/>
    <w:rsid w:val="00B24AEA"/>
    <w:rsid w:val="00B25E2A"/>
    <w:rsid w:val="00B30924"/>
    <w:rsid w:val="00B30D6F"/>
    <w:rsid w:val="00B31CBB"/>
    <w:rsid w:val="00B32B0D"/>
    <w:rsid w:val="00B32FEA"/>
    <w:rsid w:val="00B33953"/>
    <w:rsid w:val="00B34160"/>
    <w:rsid w:val="00B3427D"/>
    <w:rsid w:val="00B3553D"/>
    <w:rsid w:val="00B357EE"/>
    <w:rsid w:val="00B3731B"/>
    <w:rsid w:val="00B3749A"/>
    <w:rsid w:val="00B4169B"/>
    <w:rsid w:val="00B42C2E"/>
    <w:rsid w:val="00B50B90"/>
    <w:rsid w:val="00B521BF"/>
    <w:rsid w:val="00B52D31"/>
    <w:rsid w:val="00B53629"/>
    <w:rsid w:val="00B57156"/>
    <w:rsid w:val="00B57A02"/>
    <w:rsid w:val="00B64C6A"/>
    <w:rsid w:val="00B671B6"/>
    <w:rsid w:val="00B7081F"/>
    <w:rsid w:val="00B721CE"/>
    <w:rsid w:val="00B72F14"/>
    <w:rsid w:val="00B73650"/>
    <w:rsid w:val="00B740E3"/>
    <w:rsid w:val="00B81ED5"/>
    <w:rsid w:val="00B830C2"/>
    <w:rsid w:val="00B878F0"/>
    <w:rsid w:val="00B9147E"/>
    <w:rsid w:val="00B9758F"/>
    <w:rsid w:val="00B97D25"/>
    <w:rsid w:val="00BA36BC"/>
    <w:rsid w:val="00BA7B7E"/>
    <w:rsid w:val="00BB074B"/>
    <w:rsid w:val="00BB315D"/>
    <w:rsid w:val="00BC05D8"/>
    <w:rsid w:val="00BC1C55"/>
    <w:rsid w:val="00BC4156"/>
    <w:rsid w:val="00BC4C73"/>
    <w:rsid w:val="00BC581A"/>
    <w:rsid w:val="00BC5E5E"/>
    <w:rsid w:val="00BC716C"/>
    <w:rsid w:val="00BC732C"/>
    <w:rsid w:val="00BC7C81"/>
    <w:rsid w:val="00BD0A34"/>
    <w:rsid w:val="00BD1EC8"/>
    <w:rsid w:val="00BD251F"/>
    <w:rsid w:val="00BD40EC"/>
    <w:rsid w:val="00BE0269"/>
    <w:rsid w:val="00BE2C19"/>
    <w:rsid w:val="00BE76BD"/>
    <w:rsid w:val="00BF0040"/>
    <w:rsid w:val="00BF063F"/>
    <w:rsid w:val="00BF4744"/>
    <w:rsid w:val="00C0054F"/>
    <w:rsid w:val="00C01470"/>
    <w:rsid w:val="00C01E66"/>
    <w:rsid w:val="00C02E27"/>
    <w:rsid w:val="00C042EE"/>
    <w:rsid w:val="00C04961"/>
    <w:rsid w:val="00C10251"/>
    <w:rsid w:val="00C12CCB"/>
    <w:rsid w:val="00C13222"/>
    <w:rsid w:val="00C1629C"/>
    <w:rsid w:val="00C169F7"/>
    <w:rsid w:val="00C17C05"/>
    <w:rsid w:val="00C20329"/>
    <w:rsid w:val="00C22D96"/>
    <w:rsid w:val="00C26EED"/>
    <w:rsid w:val="00C27DA1"/>
    <w:rsid w:val="00C30C49"/>
    <w:rsid w:val="00C30DCC"/>
    <w:rsid w:val="00C354BE"/>
    <w:rsid w:val="00C429E1"/>
    <w:rsid w:val="00C503EA"/>
    <w:rsid w:val="00C50A8A"/>
    <w:rsid w:val="00C52E01"/>
    <w:rsid w:val="00C56357"/>
    <w:rsid w:val="00C56C56"/>
    <w:rsid w:val="00C60213"/>
    <w:rsid w:val="00C6069B"/>
    <w:rsid w:val="00C6129A"/>
    <w:rsid w:val="00C61C09"/>
    <w:rsid w:val="00C63BDE"/>
    <w:rsid w:val="00C640EA"/>
    <w:rsid w:val="00C65E78"/>
    <w:rsid w:val="00C6799E"/>
    <w:rsid w:val="00C7384A"/>
    <w:rsid w:val="00C73EE3"/>
    <w:rsid w:val="00C74F74"/>
    <w:rsid w:val="00C778C4"/>
    <w:rsid w:val="00C82169"/>
    <w:rsid w:val="00C87225"/>
    <w:rsid w:val="00C91B0D"/>
    <w:rsid w:val="00C96CBB"/>
    <w:rsid w:val="00C97A1F"/>
    <w:rsid w:val="00C97AF8"/>
    <w:rsid w:val="00CA03B7"/>
    <w:rsid w:val="00CA4103"/>
    <w:rsid w:val="00CA4173"/>
    <w:rsid w:val="00CA6AD1"/>
    <w:rsid w:val="00CB3A87"/>
    <w:rsid w:val="00CB5259"/>
    <w:rsid w:val="00CB58CF"/>
    <w:rsid w:val="00CB5B28"/>
    <w:rsid w:val="00CC13AC"/>
    <w:rsid w:val="00CC59F6"/>
    <w:rsid w:val="00CC6FD2"/>
    <w:rsid w:val="00CC7432"/>
    <w:rsid w:val="00CC770B"/>
    <w:rsid w:val="00CC786A"/>
    <w:rsid w:val="00CD0B26"/>
    <w:rsid w:val="00CD2E53"/>
    <w:rsid w:val="00CE0007"/>
    <w:rsid w:val="00CE1ABD"/>
    <w:rsid w:val="00CE3598"/>
    <w:rsid w:val="00CE3E3C"/>
    <w:rsid w:val="00CE5045"/>
    <w:rsid w:val="00CE5AC4"/>
    <w:rsid w:val="00CF1FC1"/>
    <w:rsid w:val="00CF310F"/>
    <w:rsid w:val="00CF42D8"/>
    <w:rsid w:val="00CF51CB"/>
    <w:rsid w:val="00D00C5C"/>
    <w:rsid w:val="00D01034"/>
    <w:rsid w:val="00D03D16"/>
    <w:rsid w:val="00D060D2"/>
    <w:rsid w:val="00D128D8"/>
    <w:rsid w:val="00D16792"/>
    <w:rsid w:val="00D21930"/>
    <w:rsid w:val="00D24790"/>
    <w:rsid w:val="00D2550A"/>
    <w:rsid w:val="00D266CF"/>
    <w:rsid w:val="00D27C3F"/>
    <w:rsid w:val="00D300B0"/>
    <w:rsid w:val="00D30EC1"/>
    <w:rsid w:val="00D3271C"/>
    <w:rsid w:val="00D37F39"/>
    <w:rsid w:val="00D435E4"/>
    <w:rsid w:val="00D509A4"/>
    <w:rsid w:val="00D54511"/>
    <w:rsid w:val="00D55E14"/>
    <w:rsid w:val="00D56843"/>
    <w:rsid w:val="00D6051D"/>
    <w:rsid w:val="00D62A2C"/>
    <w:rsid w:val="00D65E1E"/>
    <w:rsid w:val="00D704B4"/>
    <w:rsid w:val="00D744CF"/>
    <w:rsid w:val="00D84777"/>
    <w:rsid w:val="00D84A45"/>
    <w:rsid w:val="00D8595A"/>
    <w:rsid w:val="00D941E1"/>
    <w:rsid w:val="00D95A3E"/>
    <w:rsid w:val="00DA01A2"/>
    <w:rsid w:val="00DA54DA"/>
    <w:rsid w:val="00DA6B91"/>
    <w:rsid w:val="00DB2CC5"/>
    <w:rsid w:val="00DB4C14"/>
    <w:rsid w:val="00DC1331"/>
    <w:rsid w:val="00DC237C"/>
    <w:rsid w:val="00DC3FB5"/>
    <w:rsid w:val="00DD0F4D"/>
    <w:rsid w:val="00DD3935"/>
    <w:rsid w:val="00DD59FF"/>
    <w:rsid w:val="00DE12A0"/>
    <w:rsid w:val="00DE412B"/>
    <w:rsid w:val="00DF1224"/>
    <w:rsid w:val="00DF48AE"/>
    <w:rsid w:val="00DF4999"/>
    <w:rsid w:val="00DF6123"/>
    <w:rsid w:val="00E00979"/>
    <w:rsid w:val="00E01914"/>
    <w:rsid w:val="00E01958"/>
    <w:rsid w:val="00E030C1"/>
    <w:rsid w:val="00E07200"/>
    <w:rsid w:val="00E13AA6"/>
    <w:rsid w:val="00E20DE6"/>
    <w:rsid w:val="00E21368"/>
    <w:rsid w:val="00E22E54"/>
    <w:rsid w:val="00E23217"/>
    <w:rsid w:val="00E2362A"/>
    <w:rsid w:val="00E256D8"/>
    <w:rsid w:val="00E27868"/>
    <w:rsid w:val="00E3278F"/>
    <w:rsid w:val="00E3418F"/>
    <w:rsid w:val="00E3564D"/>
    <w:rsid w:val="00E363B8"/>
    <w:rsid w:val="00E367CC"/>
    <w:rsid w:val="00E37A1D"/>
    <w:rsid w:val="00E46468"/>
    <w:rsid w:val="00E4674D"/>
    <w:rsid w:val="00E47A56"/>
    <w:rsid w:val="00E50A59"/>
    <w:rsid w:val="00E54821"/>
    <w:rsid w:val="00E55685"/>
    <w:rsid w:val="00E57D8B"/>
    <w:rsid w:val="00E6023B"/>
    <w:rsid w:val="00E60511"/>
    <w:rsid w:val="00E60737"/>
    <w:rsid w:val="00E6133D"/>
    <w:rsid w:val="00E62856"/>
    <w:rsid w:val="00E75B28"/>
    <w:rsid w:val="00E8195A"/>
    <w:rsid w:val="00E8446A"/>
    <w:rsid w:val="00E86C4B"/>
    <w:rsid w:val="00E944C2"/>
    <w:rsid w:val="00E96A7D"/>
    <w:rsid w:val="00E96D45"/>
    <w:rsid w:val="00E96D5B"/>
    <w:rsid w:val="00EA0AB5"/>
    <w:rsid w:val="00EA10AF"/>
    <w:rsid w:val="00EA1B02"/>
    <w:rsid w:val="00EA4519"/>
    <w:rsid w:val="00EA4C5D"/>
    <w:rsid w:val="00EB7584"/>
    <w:rsid w:val="00EC448E"/>
    <w:rsid w:val="00EC7135"/>
    <w:rsid w:val="00EC787D"/>
    <w:rsid w:val="00ED087C"/>
    <w:rsid w:val="00ED0A10"/>
    <w:rsid w:val="00ED2D28"/>
    <w:rsid w:val="00ED3615"/>
    <w:rsid w:val="00ED5A90"/>
    <w:rsid w:val="00ED5EF9"/>
    <w:rsid w:val="00ED7F7F"/>
    <w:rsid w:val="00EE112E"/>
    <w:rsid w:val="00EE195C"/>
    <w:rsid w:val="00EE4137"/>
    <w:rsid w:val="00EE498F"/>
    <w:rsid w:val="00EE641F"/>
    <w:rsid w:val="00EE6F30"/>
    <w:rsid w:val="00EE77C1"/>
    <w:rsid w:val="00EF0FDF"/>
    <w:rsid w:val="00EF36C7"/>
    <w:rsid w:val="00EF6FE8"/>
    <w:rsid w:val="00F0133A"/>
    <w:rsid w:val="00F014F6"/>
    <w:rsid w:val="00F0253E"/>
    <w:rsid w:val="00F055DC"/>
    <w:rsid w:val="00F05895"/>
    <w:rsid w:val="00F05EE2"/>
    <w:rsid w:val="00F12C01"/>
    <w:rsid w:val="00F139DD"/>
    <w:rsid w:val="00F15AB8"/>
    <w:rsid w:val="00F171E0"/>
    <w:rsid w:val="00F232FC"/>
    <w:rsid w:val="00F25795"/>
    <w:rsid w:val="00F26975"/>
    <w:rsid w:val="00F30DC0"/>
    <w:rsid w:val="00F3263A"/>
    <w:rsid w:val="00F328D7"/>
    <w:rsid w:val="00F3493B"/>
    <w:rsid w:val="00F34BF7"/>
    <w:rsid w:val="00F36413"/>
    <w:rsid w:val="00F36F8D"/>
    <w:rsid w:val="00F512A7"/>
    <w:rsid w:val="00F52361"/>
    <w:rsid w:val="00F53A64"/>
    <w:rsid w:val="00F53CEC"/>
    <w:rsid w:val="00F558A4"/>
    <w:rsid w:val="00F55DE4"/>
    <w:rsid w:val="00F566FF"/>
    <w:rsid w:val="00F56DD5"/>
    <w:rsid w:val="00F60287"/>
    <w:rsid w:val="00F61FCE"/>
    <w:rsid w:val="00F649EE"/>
    <w:rsid w:val="00F67E19"/>
    <w:rsid w:val="00F70012"/>
    <w:rsid w:val="00F7298D"/>
    <w:rsid w:val="00F747C2"/>
    <w:rsid w:val="00F77B87"/>
    <w:rsid w:val="00F77BD9"/>
    <w:rsid w:val="00F8160E"/>
    <w:rsid w:val="00F839A7"/>
    <w:rsid w:val="00F8493F"/>
    <w:rsid w:val="00F84E37"/>
    <w:rsid w:val="00F93D5D"/>
    <w:rsid w:val="00F97705"/>
    <w:rsid w:val="00FA177C"/>
    <w:rsid w:val="00FA276B"/>
    <w:rsid w:val="00FA3B4E"/>
    <w:rsid w:val="00FB2781"/>
    <w:rsid w:val="00FB2B36"/>
    <w:rsid w:val="00FC0686"/>
    <w:rsid w:val="00FC2882"/>
    <w:rsid w:val="00FC4946"/>
    <w:rsid w:val="00FC704C"/>
    <w:rsid w:val="00FC78FB"/>
    <w:rsid w:val="00FD25C2"/>
    <w:rsid w:val="00FD2837"/>
    <w:rsid w:val="00FD5B73"/>
    <w:rsid w:val="00FE115D"/>
    <w:rsid w:val="00FE4B5A"/>
    <w:rsid w:val="00FE571E"/>
    <w:rsid w:val="00FF0287"/>
    <w:rsid w:val="00FF40C4"/>
    <w:rsid w:val="00FF557E"/>
    <w:rsid w:val="00FF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semiHidden/>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customStyle="1" w:styleId="hgkelc">
    <w:name w:val="hgkelc"/>
    <w:basedOn w:val="DefaultParagraphFont"/>
    <w:rsid w:val="00F05EE2"/>
  </w:style>
  <w:style w:type="paragraph" w:styleId="Bibliography">
    <w:name w:val="Bibliography"/>
    <w:basedOn w:val="Normal"/>
    <w:next w:val="Normal"/>
    <w:uiPriority w:val="37"/>
    <w:unhideWhenUsed/>
    <w:rsid w:val="00176D6B"/>
    <w:pPr>
      <w:tabs>
        <w:tab w:val="left" w:pos="500"/>
      </w:tabs>
      <w:spacing w:after="240"/>
      <w:ind w:left="504" w:hanging="504"/>
    </w:pPr>
  </w:style>
  <w:style w:type="table" w:styleId="TableGrid">
    <w:name w:val="Table Grid"/>
    <w:basedOn w:val="TableNormal"/>
    <w:uiPriority w:val="39"/>
    <w:rsid w:val="00D266CF"/>
    <w:pPr>
      <w:spacing w:after="0"/>
    </w:pPr>
    <w:rPr>
      <w:kern w:val="2"/>
      <w:sz w:val="24"/>
      <w:szCs w:val="24"/>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E7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rsid w:val="00EE77C1"/>
    <w:rPr>
      <w:rFonts w:ascii="Courier New" w:eastAsia="Times New Roman" w:hAnsi="Courier New" w:cs="Courier New"/>
      <w:sz w:val="20"/>
      <w:szCs w:val="20"/>
      <w:lang w:val="en-CA"/>
    </w:rPr>
  </w:style>
  <w:style w:type="character" w:customStyle="1" w:styleId="gnd-iwgdh3b">
    <w:name w:val="gnd-iwgdh3b"/>
    <w:basedOn w:val="DefaultParagraphFont"/>
    <w:rsid w:val="00261C01"/>
  </w:style>
  <w:style w:type="paragraph" w:styleId="Revision">
    <w:name w:val="Revision"/>
    <w:hidden/>
    <w:uiPriority w:val="99"/>
    <w:semiHidden/>
    <w:rsid w:val="00A82689"/>
    <w:pPr>
      <w:spacing w:after="0"/>
    </w:pPr>
  </w:style>
  <w:style w:type="paragraph" w:styleId="ListParagraph">
    <w:name w:val="List Paragraph"/>
    <w:basedOn w:val="Normal"/>
    <w:uiPriority w:val="34"/>
    <w:qFormat/>
    <w:rsid w:val="006B11E5"/>
    <w:pPr>
      <w:ind w:left="720"/>
      <w:contextualSpacing/>
    </w:pPr>
  </w:style>
  <w:style w:type="character" w:styleId="UnresolvedMention">
    <w:name w:val="Unresolved Mention"/>
    <w:basedOn w:val="DefaultParagraphFont"/>
    <w:uiPriority w:val="99"/>
    <w:semiHidden/>
    <w:unhideWhenUsed/>
    <w:rsid w:val="00655FD6"/>
    <w:rPr>
      <w:color w:val="605E5C"/>
      <w:shd w:val="clear" w:color="auto" w:fill="E1DFDD"/>
    </w:rPr>
  </w:style>
  <w:style w:type="character" w:customStyle="1" w:styleId="apple-converted-space">
    <w:name w:val="apple-converted-space"/>
    <w:basedOn w:val="DefaultParagraphFont"/>
    <w:rsid w:val="00865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22356624">
      <w:bodyDiv w:val="1"/>
      <w:marLeft w:val="0"/>
      <w:marRight w:val="0"/>
      <w:marTop w:val="0"/>
      <w:marBottom w:val="0"/>
      <w:divBdr>
        <w:top w:val="none" w:sz="0" w:space="0" w:color="auto"/>
        <w:left w:val="none" w:sz="0" w:space="0" w:color="auto"/>
        <w:bottom w:val="none" w:sz="0" w:space="0" w:color="auto"/>
        <w:right w:val="none" w:sz="0" w:space="0" w:color="auto"/>
      </w:divBdr>
      <w:divsChild>
        <w:div w:id="147946261">
          <w:marLeft w:val="0"/>
          <w:marRight w:val="0"/>
          <w:marTop w:val="0"/>
          <w:marBottom w:val="0"/>
          <w:divBdr>
            <w:top w:val="none" w:sz="0" w:space="0" w:color="auto"/>
            <w:left w:val="none" w:sz="0" w:space="0" w:color="auto"/>
            <w:bottom w:val="none" w:sz="0" w:space="0" w:color="auto"/>
            <w:right w:val="none" w:sz="0" w:space="0" w:color="auto"/>
          </w:divBdr>
        </w:div>
      </w:divsChild>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40457251">
      <w:bodyDiv w:val="1"/>
      <w:marLeft w:val="0"/>
      <w:marRight w:val="0"/>
      <w:marTop w:val="0"/>
      <w:marBottom w:val="0"/>
      <w:divBdr>
        <w:top w:val="none" w:sz="0" w:space="0" w:color="auto"/>
        <w:left w:val="none" w:sz="0" w:space="0" w:color="auto"/>
        <w:bottom w:val="none" w:sz="0" w:space="0" w:color="auto"/>
        <w:right w:val="none" w:sz="0" w:space="0" w:color="auto"/>
      </w:divBdr>
      <w:divsChild>
        <w:div w:id="911694935">
          <w:marLeft w:val="0"/>
          <w:marRight w:val="0"/>
          <w:marTop w:val="0"/>
          <w:marBottom w:val="0"/>
          <w:divBdr>
            <w:top w:val="none" w:sz="0" w:space="0" w:color="auto"/>
            <w:left w:val="none" w:sz="0" w:space="0" w:color="auto"/>
            <w:bottom w:val="none" w:sz="0" w:space="0" w:color="auto"/>
            <w:right w:val="none" w:sz="0" w:space="0" w:color="auto"/>
          </w:divBdr>
        </w:div>
      </w:divsChild>
    </w:div>
    <w:div w:id="465970947">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1029529363">
      <w:bodyDiv w:val="1"/>
      <w:marLeft w:val="0"/>
      <w:marRight w:val="0"/>
      <w:marTop w:val="0"/>
      <w:marBottom w:val="0"/>
      <w:divBdr>
        <w:top w:val="none" w:sz="0" w:space="0" w:color="auto"/>
        <w:left w:val="none" w:sz="0" w:space="0" w:color="auto"/>
        <w:bottom w:val="none" w:sz="0" w:space="0" w:color="auto"/>
        <w:right w:val="none" w:sz="0" w:space="0" w:color="auto"/>
      </w:divBdr>
      <w:divsChild>
        <w:div w:id="1687631317">
          <w:marLeft w:val="0"/>
          <w:marRight w:val="0"/>
          <w:marTop w:val="0"/>
          <w:marBottom w:val="0"/>
          <w:divBdr>
            <w:top w:val="none" w:sz="0" w:space="0" w:color="auto"/>
            <w:left w:val="none" w:sz="0" w:space="0" w:color="auto"/>
            <w:bottom w:val="none" w:sz="0" w:space="0" w:color="auto"/>
            <w:right w:val="none" w:sz="0" w:space="0" w:color="auto"/>
          </w:divBdr>
        </w:div>
      </w:divsChild>
    </w:div>
    <w:div w:id="1134912681">
      <w:bodyDiv w:val="1"/>
      <w:marLeft w:val="0"/>
      <w:marRight w:val="0"/>
      <w:marTop w:val="0"/>
      <w:marBottom w:val="0"/>
      <w:divBdr>
        <w:top w:val="none" w:sz="0" w:space="0" w:color="auto"/>
        <w:left w:val="none" w:sz="0" w:space="0" w:color="auto"/>
        <w:bottom w:val="none" w:sz="0" w:space="0" w:color="auto"/>
        <w:right w:val="none" w:sz="0" w:space="0" w:color="auto"/>
      </w:divBdr>
      <w:divsChild>
        <w:div w:id="742679661">
          <w:marLeft w:val="0"/>
          <w:marRight w:val="0"/>
          <w:marTop w:val="0"/>
          <w:marBottom w:val="0"/>
          <w:divBdr>
            <w:top w:val="none" w:sz="0" w:space="0" w:color="auto"/>
            <w:left w:val="none" w:sz="0" w:space="0" w:color="auto"/>
            <w:bottom w:val="none" w:sz="0" w:space="0" w:color="auto"/>
            <w:right w:val="none" w:sz="0" w:space="0" w:color="auto"/>
          </w:divBdr>
        </w:div>
      </w:divsChild>
    </w:div>
    <w:div w:id="1405106636">
      <w:bodyDiv w:val="1"/>
      <w:marLeft w:val="0"/>
      <w:marRight w:val="0"/>
      <w:marTop w:val="0"/>
      <w:marBottom w:val="0"/>
      <w:divBdr>
        <w:top w:val="none" w:sz="0" w:space="0" w:color="auto"/>
        <w:left w:val="none" w:sz="0" w:space="0" w:color="auto"/>
        <w:bottom w:val="none" w:sz="0" w:space="0" w:color="auto"/>
        <w:right w:val="none" w:sz="0" w:space="0" w:color="auto"/>
      </w:divBdr>
    </w:div>
    <w:div w:id="1469594781">
      <w:bodyDiv w:val="1"/>
      <w:marLeft w:val="0"/>
      <w:marRight w:val="0"/>
      <w:marTop w:val="0"/>
      <w:marBottom w:val="0"/>
      <w:divBdr>
        <w:top w:val="none" w:sz="0" w:space="0" w:color="auto"/>
        <w:left w:val="none" w:sz="0" w:space="0" w:color="auto"/>
        <w:bottom w:val="none" w:sz="0" w:space="0" w:color="auto"/>
        <w:right w:val="none" w:sz="0" w:space="0" w:color="auto"/>
      </w:divBdr>
    </w:div>
    <w:div w:id="1720668753">
      <w:bodyDiv w:val="1"/>
      <w:marLeft w:val="0"/>
      <w:marRight w:val="0"/>
      <w:marTop w:val="0"/>
      <w:marBottom w:val="0"/>
      <w:divBdr>
        <w:top w:val="none" w:sz="0" w:space="0" w:color="auto"/>
        <w:left w:val="none" w:sz="0" w:space="0" w:color="auto"/>
        <w:bottom w:val="none" w:sz="0" w:space="0" w:color="auto"/>
        <w:right w:val="none" w:sz="0" w:space="0" w:color="auto"/>
      </w:divBdr>
    </w:div>
    <w:div w:id="1989245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ensus.gov/geographies/mapping-files/time-series/geo/tiger-line-file.2018.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SAPH-Projects/power_outage_national_cvd_hos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m2913@cumc.columbia.edu"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31</Pages>
  <Words>31517</Words>
  <Characters>179650</Characters>
  <Application>Microsoft Office Word</Application>
  <DocSecurity>0</DocSecurity>
  <Lines>1497</Lines>
  <Paragraphs>421</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210746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Heather M</cp:lastModifiedBy>
  <cp:revision>32</cp:revision>
  <dcterms:created xsi:type="dcterms:W3CDTF">2025-10-25T00:15:00Z</dcterms:created>
  <dcterms:modified xsi:type="dcterms:W3CDTF">2025-10-25T01:30:00Z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zotero-version="7.0.28"&gt;&lt;session id="8KJ0Lh0K"/&gt;&lt;style id="http://www.zotero.org/styles/plos-medicine" hasBibliography="1" bibliographyStyleHasBeenSet="1"/&gt;&lt;prefs&gt;&lt;pref name="fieldType" value="Field"/&gt;&lt;/prefs&gt;&lt;/data&gt;</vt:lpwstr>
  </property>
</Properties>
</file>