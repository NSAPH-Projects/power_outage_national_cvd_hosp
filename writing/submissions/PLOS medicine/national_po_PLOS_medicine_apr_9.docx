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34D2EA7"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w:t>
      </w:r>
      <w:r w:rsidR="00A82689">
        <w:rPr>
          <w:rFonts w:ascii="Arial" w:hAnsi="Arial" w:cs="Arial"/>
          <w:b/>
          <w:sz w:val="28"/>
          <w:szCs w:val="28"/>
        </w:rPr>
        <w:t>and</w:t>
      </w:r>
      <w:r w:rsidR="00A82689" w:rsidRPr="006552FF">
        <w:rPr>
          <w:rFonts w:ascii="Arial" w:hAnsi="Arial" w:cs="Arial"/>
          <w:b/>
          <w:sz w:val="28"/>
          <w:szCs w:val="28"/>
        </w:rPr>
        <w:t xml:space="preserve"> </w:t>
      </w:r>
      <w:r w:rsidRPr="006552FF">
        <w:rPr>
          <w:rFonts w:ascii="Arial" w:hAnsi="Arial" w:cs="Arial"/>
          <w:b/>
          <w:sz w:val="28"/>
          <w:szCs w:val="28"/>
        </w:rPr>
        <w:t>cardiovascular and respiratory hospitalizations among US older adults</w:t>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0"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18812061" w14:textId="40D03458"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w:t>
      </w:r>
      <w:r w:rsidR="00E030C1">
        <w:rPr>
          <w:rFonts w:ascii="Arial" w:hAnsi="Arial" w:cs="Arial"/>
          <w:sz w:val="20"/>
          <w:szCs w:val="20"/>
        </w:rPr>
        <w:t>cardiovascular disease</w:t>
      </w:r>
      <w:r w:rsidR="00CA4103">
        <w:rPr>
          <w:rFonts w:ascii="Arial" w:hAnsi="Arial" w:cs="Arial"/>
          <w:sz w:val="20"/>
          <w:szCs w:val="20"/>
        </w:rPr>
        <w:t>,</w:t>
      </w:r>
      <w:r w:rsidR="00E030C1">
        <w:rPr>
          <w:rFonts w:ascii="Arial" w:hAnsi="Arial" w:cs="Arial"/>
          <w:sz w:val="20"/>
          <w:szCs w:val="20"/>
        </w:rPr>
        <w:t xml:space="preserve"> respiratory disease,</w:t>
      </w:r>
      <w:r w:rsidR="00CA4103">
        <w:rPr>
          <w:rFonts w:ascii="Arial" w:hAnsi="Arial" w:cs="Arial"/>
          <w:sz w:val="20"/>
          <w:szCs w:val="20"/>
        </w:rPr>
        <w:t xml:space="preserve"> climate</w:t>
      </w:r>
      <w:r w:rsidR="00E030C1">
        <w:rPr>
          <w:rFonts w:ascii="Arial" w:hAnsi="Arial" w:cs="Arial"/>
          <w:sz w:val="20"/>
          <w:szCs w:val="20"/>
        </w:rPr>
        <w:t xml:space="preserve"> change, hospitalization</w:t>
      </w:r>
    </w:p>
    <w:p w14:paraId="1265A261" w14:textId="77777777" w:rsidR="00623869" w:rsidRDefault="00623869" w:rsidP="00E6133D">
      <w:pPr>
        <w:rPr>
          <w:rFonts w:ascii="Arial" w:hAnsi="Arial" w:cs="Arial"/>
          <w:b/>
          <w:sz w:val="20"/>
          <w:szCs w:val="20"/>
        </w:rPr>
      </w:pPr>
    </w:p>
    <w:p w14:paraId="4AB6ACD6" w14:textId="77777777" w:rsidR="00F25795" w:rsidRDefault="00F25795" w:rsidP="009F5C6C">
      <w:pPr>
        <w:rPr>
          <w:rFonts w:ascii="Arial" w:hAnsi="Arial" w:cs="Arial"/>
          <w:b/>
          <w:color w:val="000000"/>
          <w:sz w:val="20"/>
          <w:szCs w:val="20"/>
        </w:rPr>
      </w:pPr>
      <w:bookmarkStart w:id="0" w:name="30j0zll" w:colFirst="0" w:colLast="0"/>
      <w:bookmarkStart w:id="1" w:name="1fob9te" w:colFirst="0" w:colLast="0"/>
      <w:bookmarkEnd w:id="0"/>
      <w:bookmarkEnd w:id="1"/>
    </w:p>
    <w:p w14:paraId="0EB157BC" w14:textId="77777777" w:rsidR="00B50B90" w:rsidRDefault="00B50B90" w:rsidP="009F5C6C">
      <w:pPr>
        <w:rPr>
          <w:rFonts w:ascii="Arial" w:hAnsi="Arial" w:cs="Arial"/>
          <w:b/>
          <w:bCs/>
          <w:sz w:val="20"/>
          <w:szCs w:val="20"/>
        </w:rPr>
      </w:pPr>
    </w:p>
    <w:p w14:paraId="656E9006" w14:textId="77777777" w:rsidR="00797F19" w:rsidRDefault="00797F19" w:rsidP="009F5C6C">
      <w:pPr>
        <w:rPr>
          <w:rFonts w:ascii="Arial" w:hAnsi="Arial" w:cs="Arial"/>
          <w:b/>
          <w:bCs/>
          <w:sz w:val="20"/>
          <w:szCs w:val="20"/>
        </w:rPr>
      </w:pPr>
    </w:p>
    <w:p w14:paraId="2EE1D386" w14:textId="77777777" w:rsidR="00797F19" w:rsidRDefault="00797F19" w:rsidP="009F5C6C">
      <w:pPr>
        <w:rPr>
          <w:rFonts w:ascii="Arial" w:hAnsi="Arial" w:cs="Arial"/>
          <w:b/>
          <w:bCs/>
          <w:sz w:val="20"/>
          <w:szCs w:val="20"/>
        </w:rPr>
      </w:pPr>
    </w:p>
    <w:p w14:paraId="7131582E" w14:textId="77777777" w:rsidR="000D76A3" w:rsidRDefault="000D76A3" w:rsidP="009F5C6C">
      <w:pPr>
        <w:rPr>
          <w:rFonts w:ascii="Arial" w:hAnsi="Arial" w:cs="Arial"/>
          <w:b/>
          <w:bCs/>
          <w:sz w:val="20"/>
          <w:szCs w:val="20"/>
        </w:rPr>
      </w:pPr>
    </w:p>
    <w:p w14:paraId="58B048EE" w14:textId="77777777" w:rsidR="000D76A3" w:rsidRDefault="000D76A3" w:rsidP="009F5C6C">
      <w:pPr>
        <w:rPr>
          <w:rFonts w:ascii="Arial" w:hAnsi="Arial" w:cs="Arial"/>
          <w:b/>
          <w:bCs/>
          <w:sz w:val="20"/>
          <w:szCs w:val="20"/>
        </w:rPr>
      </w:pPr>
    </w:p>
    <w:p w14:paraId="4AFA4999" w14:textId="77777777" w:rsidR="00797F19" w:rsidRDefault="00797F19" w:rsidP="009F5C6C">
      <w:pPr>
        <w:rPr>
          <w:rFonts w:ascii="Arial" w:hAnsi="Arial" w:cs="Arial"/>
          <w:b/>
          <w:bCs/>
          <w:sz w:val="20"/>
          <w:szCs w:val="20"/>
        </w:rPr>
      </w:pPr>
    </w:p>
    <w:p w14:paraId="6270AF87" w14:textId="77777777" w:rsidR="00797F19" w:rsidRDefault="00797F19" w:rsidP="009F5C6C">
      <w:pPr>
        <w:rPr>
          <w:rFonts w:ascii="Arial" w:hAnsi="Arial" w:cs="Arial"/>
          <w:b/>
          <w:bCs/>
          <w:sz w:val="20"/>
          <w:szCs w:val="20"/>
        </w:rPr>
      </w:pPr>
    </w:p>
    <w:p w14:paraId="6E77FC82" w14:textId="77777777" w:rsidR="00797F19" w:rsidRDefault="00797F19" w:rsidP="009F5C6C">
      <w:pPr>
        <w:rPr>
          <w:rFonts w:ascii="Arial" w:hAnsi="Arial" w:cs="Arial"/>
          <w:b/>
          <w:bCs/>
          <w:sz w:val="20"/>
          <w:szCs w:val="20"/>
        </w:rPr>
      </w:pPr>
    </w:p>
    <w:p w14:paraId="1C92628A" w14:textId="77777777" w:rsidR="00797F19" w:rsidRDefault="00797F19" w:rsidP="009F5C6C">
      <w:pPr>
        <w:rPr>
          <w:rFonts w:ascii="Arial" w:hAnsi="Arial" w:cs="Arial"/>
          <w:b/>
          <w:bCs/>
          <w:sz w:val="20"/>
          <w:szCs w:val="20"/>
        </w:rPr>
      </w:pPr>
    </w:p>
    <w:p w14:paraId="1DAD3554" w14:textId="47A34AEB" w:rsidR="009F5C6C" w:rsidRPr="00F25795" w:rsidRDefault="009F5C6C" w:rsidP="009F5C6C">
      <w:pPr>
        <w:rPr>
          <w:rFonts w:ascii="Arial" w:hAnsi="Arial" w:cs="Arial"/>
          <w:b/>
          <w:bCs/>
          <w:sz w:val="20"/>
          <w:szCs w:val="20"/>
        </w:rPr>
      </w:pPr>
      <w:r w:rsidRPr="00F25795">
        <w:rPr>
          <w:rFonts w:ascii="Arial" w:hAnsi="Arial" w:cs="Arial"/>
          <w:b/>
          <w:bCs/>
          <w:sz w:val="20"/>
          <w:szCs w:val="20"/>
        </w:rPr>
        <w:lastRenderedPageBreak/>
        <w:t>Abstract</w:t>
      </w:r>
      <w:r w:rsidR="006A4679">
        <w:rPr>
          <w:rFonts w:ascii="Arial" w:hAnsi="Arial" w:cs="Arial"/>
          <w:b/>
          <w:bCs/>
          <w:sz w:val="20"/>
          <w:szCs w:val="20"/>
        </w:rPr>
        <w:t>:</w:t>
      </w:r>
    </w:p>
    <w:p w14:paraId="6D047C2F" w14:textId="6AE7501B"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In the United States, already</w:t>
      </w:r>
      <w:r w:rsidR="00A82689">
        <w:rPr>
          <w:rFonts w:ascii="Arial" w:hAnsi="Arial" w:cs="Arial"/>
          <w:sz w:val="20"/>
          <w:szCs w:val="20"/>
        </w:rPr>
        <w:t>-</w:t>
      </w:r>
      <w:r w:rsidRPr="00F25795">
        <w:rPr>
          <w:rFonts w:ascii="Arial" w:hAnsi="Arial" w:cs="Arial"/>
          <w:sz w:val="20"/>
          <w:szCs w:val="20"/>
        </w:rPr>
        <w:t>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w:t>
      </w:r>
      <w:r w:rsidR="00A82689">
        <w:rPr>
          <w:rFonts w:ascii="Arial" w:hAnsi="Arial" w:cs="Arial"/>
          <w:sz w:val="20"/>
          <w:szCs w:val="20"/>
        </w:rPr>
        <w:t>s</w:t>
      </w:r>
      <w:r w:rsidRPr="00F25795">
        <w:rPr>
          <w:rFonts w:ascii="Arial" w:hAnsi="Arial" w:cs="Arial"/>
          <w:sz w:val="20"/>
          <w:szCs w:val="20"/>
        </w:rPr>
        <w:t xml:space="preserv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6E7F1863"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t>
      </w:r>
      <w:r w:rsidR="00C50A8A" w:rsidRPr="00F25795">
        <w:rPr>
          <w:rFonts w:ascii="Arial" w:hAnsi="Arial" w:cs="Arial"/>
          <w:sz w:val="20"/>
          <w:szCs w:val="20"/>
        </w:rPr>
        <w:t xml:space="preserve">We developed a national dataset of power outage exposure and identified county-days </w:t>
      </w:r>
      <w:r w:rsidR="00C50A8A">
        <w:rPr>
          <w:rFonts w:ascii="Arial" w:hAnsi="Arial" w:cs="Arial"/>
          <w:sz w:val="20"/>
          <w:szCs w:val="20"/>
        </w:rPr>
        <w:t>with</w:t>
      </w:r>
      <w:r w:rsidR="00C50A8A" w:rsidRPr="00F25795">
        <w:rPr>
          <w:rFonts w:ascii="Arial" w:hAnsi="Arial" w:cs="Arial"/>
          <w:sz w:val="20"/>
          <w:szCs w:val="20"/>
        </w:rPr>
        <w:t xml:space="preserve"> </w:t>
      </w:r>
      <w:r w:rsidR="00C50A8A" w:rsidRPr="00F25795">
        <w:rPr>
          <w:rFonts w:ascii="Arial" w:eastAsia="Garamond" w:hAnsi="Arial" w:cs="Arial"/>
          <w:sz w:val="20"/>
          <w:szCs w:val="20"/>
        </w:rPr>
        <w:t>≥</w:t>
      </w:r>
      <w:r w:rsidR="00C50A8A" w:rsidRPr="00F25795">
        <w:rPr>
          <w:rFonts w:ascii="Arial" w:hAnsi="Arial" w:cs="Arial"/>
          <w:sz w:val="20"/>
          <w:szCs w:val="20"/>
        </w:rPr>
        <w:t xml:space="preserve">1% of customers exposed to 8+ hour power outages in 2018. </w:t>
      </w:r>
      <w:r w:rsidRPr="00F25795">
        <w:rPr>
          <w:rFonts w:ascii="Arial" w:hAnsi="Arial" w:cs="Arial"/>
          <w:sz w:val="20"/>
          <w:szCs w:val="20"/>
        </w:rPr>
        <w:t xml:space="preserve">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22329AFA" w:rsidR="009F5C6C" w:rsidRPr="00F25795" w:rsidRDefault="009F5C6C" w:rsidP="009F5C6C">
      <w:pPr>
        <w:rPr>
          <w:rFonts w:ascii="Arial" w:hAnsi="Arial" w:cs="Arial"/>
          <w:color w:val="000000"/>
          <w:sz w:val="20"/>
          <w:szCs w:val="20"/>
        </w:rPr>
      </w:pPr>
      <w:r w:rsidRPr="00DC1331">
        <w:rPr>
          <w:rFonts w:ascii="Arial" w:hAnsi="Arial" w:cs="Arial"/>
          <w:b/>
          <w:bCs/>
          <w:sz w:val="20"/>
          <w:szCs w:val="20"/>
        </w:rPr>
        <w:t>Results</w:t>
      </w:r>
      <w:r w:rsidRPr="00DC1331">
        <w:rPr>
          <w:rFonts w:ascii="Arial" w:hAnsi="Arial" w:cs="Arial"/>
          <w:sz w:val="20"/>
          <w:szCs w:val="20"/>
        </w:rPr>
        <w:t xml:space="preserve">: Power outages </w:t>
      </w:r>
      <w:r w:rsidR="00A82689" w:rsidRPr="00DC1331">
        <w:rPr>
          <w:rFonts w:ascii="Arial" w:hAnsi="Arial" w:cs="Arial"/>
          <w:sz w:val="20"/>
          <w:szCs w:val="20"/>
        </w:rPr>
        <w:t xml:space="preserve">were associated with </w:t>
      </w:r>
      <w:r w:rsidRPr="00DC1331">
        <w:rPr>
          <w:rFonts w:ascii="Arial" w:hAnsi="Arial" w:cs="Arial"/>
          <w:sz w:val="20"/>
          <w:szCs w:val="20"/>
        </w:rPr>
        <w:t xml:space="preserve">increased emergency CVD and respiratory hospitalizations. </w:t>
      </w:r>
      <w:r w:rsidR="00A82689" w:rsidRPr="00DC1331">
        <w:rPr>
          <w:rFonts w:ascii="Arial" w:hAnsi="Arial" w:cs="Arial"/>
          <w:sz w:val="20"/>
          <w:szCs w:val="20"/>
        </w:rPr>
        <w:t>T</w:t>
      </w:r>
      <w:r w:rsidRPr="00DC1331">
        <w:rPr>
          <w:rFonts w:ascii="Arial" w:hAnsi="Arial" w:cs="Arial"/>
          <w:sz w:val="20"/>
          <w:szCs w:val="20"/>
        </w:rPr>
        <w:t xml:space="preserve">he </w:t>
      </w:r>
      <w:r w:rsidR="00062751" w:rsidRPr="00DC1331">
        <w:rPr>
          <w:rFonts w:ascii="Arial" w:hAnsi="Arial" w:cs="Arial"/>
          <w:sz w:val="20"/>
          <w:szCs w:val="20"/>
        </w:rPr>
        <w:t xml:space="preserve">association between power outage and CVD hospitalizations was strongest the </w:t>
      </w:r>
      <w:r w:rsidRPr="00DC1331">
        <w:rPr>
          <w:rFonts w:ascii="Arial" w:hAnsi="Arial" w:cs="Arial"/>
          <w:sz w:val="20"/>
          <w:szCs w:val="20"/>
        </w:rPr>
        <w:t>day after power outage exposure</w:t>
      </w:r>
      <w:r w:rsidR="00A82689" w:rsidRPr="00DC1331">
        <w:rPr>
          <w:rFonts w:ascii="Arial" w:hAnsi="Arial" w:cs="Arial"/>
          <w:sz w:val="20"/>
          <w:szCs w:val="20"/>
        </w:rPr>
        <w:t xml:space="preserve"> </w:t>
      </w:r>
      <w:r w:rsidRPr="00DC1331">
        <w:rPr>
          <w:rFonts w:ascii="Arial" w:hAnsi="Arial" w:cs="Arial"/>
          <w:sz w:val="20"/>
          <w:szCs w:val="20"/>
        </w:rPr>
        <w:t>(rate ratio [RR]=</w:t>
      </w:r>
      <w:r w:rsidRPr="00DC1331">
        <w:rPr>
          <w:rFonts w:ascii="Arial" w:hAnsi="Arial" w:cs="Arial"/>
          <w:color w:val="000000"/>
          <w:sz w:val="20"/>
          <w:szCs w:val="20"/>
        </w:rPr>
        <w:t>1.02, 95% CI: 1.01, 1.03</w:t>
      </w:r>
      <w:r w:rsidR="00A82689" w:rsidRPr="00DC1331">
        <w:rPr>
          <w:rFonts w:ascii="Arial" w:hAnsi="Arial" w:cs="Arial"/>
          <w:sz w:val="20"/>
          <w:szCs w:val="20"/>
        </w:rPr>
        <w:t xml:space="preserve">), </w:t>
      </w:r>
      <w:r w:rsidR="00BF063F" w:rsidRPr="00DC1331">
        <w:rPr>
          <w:rFonts w:ascii="Arial" w:hAnsi="Arial" w:cs="Arial"/>
          <w:sz w:val="20"/>
          <w:szCs w:val="20"/>
        </w:rPr>
        <w:t>while the association between outage and respiratory disease was strongest the day of power outage exposure</w:t>
      </w:r>
      <w:r w:rsidRPr="00DC1331">
        <w:rPr>
          <w:rFonts w:ascii="Arial" w:hAnsi="Arial" w:cs="Arial"/>
          <w:sz w:val="20"/>
          <w:szCs w:val="20"/>
        </w:rPr>
        <w:t xml:space="preserve"> (RR=</w:t>
      </w:r>
      <w:r w:rsidRPr="00DC1331">
        <w:rPr>
          <w:rFonts w:ascii="Arial" w:hAnsi="Arial" w:cs="Arial"/>
          <w:color w:val="000000"/>
          <w:sz w:val="20"/>
          <w:szCs w:val="20"/>
        </w:rPr>
        <w:t>1.03, 95% CI: 1.01, 1.04)</w:t>
      </w:r>
      <w:r w:rsidRPr="00DC1331">
        <w:rPr>
          <w:rFonts w:ascii="Arial" w:hAnsi="Arial" w:cs="Arial"/>
          <w:sz w:val="20"/>
          <w:szCs w:val="20"/>
        </w:rPr>
        <w:t>.</w:t>
      </w:r>
    </w:p>
    <w:p w14:paraId="24E59D05" w14:textId="3B09B7C4"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w:t>
      </w:r>
      <w:r w:rsidR="00A82689">
        <w:rPr>
          <w:rFonts w:ascii="Arial" w:hAnsi="Arial" w:cs="Arial"/>
          <w:sz w:val="20"/>
          <w:szCs w:val="20"/>
        </w:rPr>
        <w:t>increase risk of</w:t>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45BE728C"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386764">
        <w:rPr>
          <w:rFonts w:ascii="Arial" w:hAnsi="Arial" w:cs="Arial"/>
          <w:sz w:val="20"/>
          <w:szCs w:val="20"/>
        </w:rPr>
        <w:t xml:space="preserve"> because of extreme temperatures, extreme weather, and wildfire-related power shutoffs</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807B8D">
        <w:rPr>
          <w:rFonts w:ascii="Arial" w:hAnsi="Arial" w:cs="Arial"/>
          <w:sz w:val="20"/>
          <w:szCs w:val="20"/>
        </w:rPr>
        <w:t xml:space="preserve"> pose</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A82689">
        <w:rPr>
          <w:rFonts w:ascii="Arial" w:hAnsi="Arial" w:cs="Arial"/>
          <w:sz w:val="20"/>
          <w:szCs w:val="20"/>
        </w:rPr>
        <w:t>s</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w:t>
      </w:r>
      <w:r w:rsidR="00A82689">
        <w:rPr>
          <w:rFonts w:ascii="Arial" w:hAnsi="Arial" w:cs="Arial"/>
          <w:sz w:val="20"/>
          <w:szCs w:val="20"/>
        </w:rPr>
        <w:t>s</w:t>
      </w:r>
      <w:r w:rsidR="00B30D6F" w:rsidRPr="00F25795">
        <w:rPr>
          <w:rFonts w:ascii="Arial" w:hAnsi="Arial" w:cs="Arial"/>
          <w:sz w:val="20"/>
          <w:szCs w:val="20"/>
        </w:rPr>
        <w:t>,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253FC0">
        <w:rPr>
          <w:rFonts w:ascii="Arial" w:hAnsi="Arial" w:cs="Arial"/>
          <w:sz w:val="20"/>
          <w:szCs w:val="20"/>
        </w:rPr>
        <w:t>Wi</w:t>
      </w:r>
      <w:r w:rsidR="00155642">
        <w:rPr>
          <w:rFonts w:ascii="Arial" w:hAnsi="Arial" w:cs="Arial"/>
          <w:sz w:val="20"/>
          <w:szCs w:val="20"/>
        </w:rPr>
        <w:t>th</w:t>
      </w:r>
      <w:r w:rsidR="003F5C2D" w:rsidRPr="00F25795">
        <w:rPr>
          <w:rFonts w:ascii="Arial" w:hAnsi="Arial" w:cs="Arial"/>
          <w:sz w:val="20"/>
          <w:szCs w:val="20"/>
        </w:rPr>
        <w:t xml:space="preserve"> </w:t>
      </w:r>
      <w:r w:rsidR="00EC7135" w:rsidRPr="00F25795">
        <w:rPr>
          <w:rFonts w:ascii="Arial" w:hAnsi="Arial" w:cs="Arial"/>
          <w:sz w:val="20"/>
          <w:szCs w:val="20"/>
        </w:rPr>
        <w:t>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1C48BC">
        <w:rPr>
          <w:rFonts w:ascii="Arial" w:hAnsi="Arial" w:cs="Arial"/>
          <w:sz w:val="20"/>
          <w:szCs w:val="20"/>
        </w:rPr>
        <w:t xml:space="preserve"> </w:t>
      </w:r>
      <w:r w:rsidR="008B5B12" w:rsidRPr="00F25795">
        <w:rPr>
          <w:rFonts w:ascii="Arial" w:hAnsi="Arial" w:cs="Arial"/>
          <w:sz w:val="20"/>
          <w:szCs w:val="20"/>
        </w:rPr>
        <w:t>conduct</w:t>
      </w:r>
      <w:r w:rsidR="00B21742">
        <w:rPr>
          <w:rFonts w:ascii="Arial" w:hAnsi="Arial" w:cs="Arial"/>
          <w:sz w:val="20"/>
          <w:szCs w:val="20"/>
        </w:rPr>
        <w:t>ed</w:t>
      </w:r>
      <w:r w:rsidR="008B5B12" w:rsidRPr="00F25795">
        <w:rPr>
          <w:rFonts w:ascii="Arial" w:hAnsi="Arial" w:cs="Arial"/>
          <w:sz w:val="20"/>
          <w:szCs w:val="20"/>
        </w:rPr>
        <w:t xml:space="preserve">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w:t>
      </w:r>
      <w:r w:rsidR="00386764">
        <w:rPr>
          <w:rFonts w:ascii="Arial" w:hAnsi="Arial" w:cs="Arial"/>
          <w:sz w:val="20"/>
          <w:szCs w:val="20"/>
        </w:rPr>
        <w:t xml:space="preserve"> </w:t>
      </w:r>
      <w:r w:rsidR="00156C48" w:rsidRPr="00F25795">
        <w:rPr>
          <w:rFonts w:ascii="Arial" w:hAnsi="Arial" w:cs="Arial"/>
          <w:sz w:val="20"/>
          <w:szCs w:val="20"/>
        </w:rPr>
        <w:t xml:space="preserve">hospitalizations for cardiovascular </w:t>
      </w:r>
      <w:r w:rsidR="00386764">
        <w:rPr>
          <w:rFonts w:ascii="Arial" w:hAnsi="Arial" w:cs="Arial"/>
          <w:sz w:val="20"/>
          <w:szCs w:val="20"/>
        </w:rPr>
        <w:t>and</w:t>
      </w:r>
      <w:r w:rsidR="00156C48" w:rsidRPr="00F25795">
        <w:rPr>
          <w:rFonts w:ascii="Arial" w:hAnsi="Arial" w:cs="Arial"/>
          <w:sz w:val="20"/>
          <w:szCs w:val="20"/>
        </w:rPr>
        <w:t xml:space="preserve"> respiratory disease</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787CCD36" w14:textId="77777777" w:rsidR="00AC1F73" w:rsidRDefault="00AC1F73"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225B0C7" w14:textId="77777777" w:rsidR="00A073F0" w:rsidRDefault="00A073F0" w:rsidP="004D4F27">
      <w:pPr>
        <w:spacing w:after="0" w:line="480" w:lineRule="auto"/>
        <w:rPr>
          <w:rFonts w:ascii="Arial" w:hAnsi="Arial" w:cs="Arial"/>
          <w:b/>
          <w:color w:val="000000"/>
          <w:sz w:val="20"/>
          <w:szCs w:val="20"/>
        </w:rPr>
      </w:pPr>
    </w:p>
    <w:p w14:paraId="34979CC8" w14:textId="0ED73C01"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lastRenderedPageBreak/>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4228C0EE"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w:t>
      </w:r>
      <w:r w:rsidR="00992287">
        <w:rPr>
          <w:rFonts w:ascii="Arial" w:eastAsia="Times New Roman" w:hAnsi="Arial" w:cs="Arial"/>
          <w:sz w:val="20"/>
          <w:szCs w:val="20"/>
        </w:rPr>
        <w:t>are i</w:t>
      </w:r>
      <w:r w:rsidRPr="002A2B23">
        <w:rPr>
          <w:rFonts w:ascii="Arial" w:eastAsia="Times New Roman" w:hAnsi="Arial" w:cs="Arial"/>
          <w:sz w:val="20"/>
          <w:szCs w:val="20"/>
        </w:rPr>
        <w:t xml:space="preserve">ncreasing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{"citationID":"e1Knd3EL","properties":{"formattedCitation":"(1)","plainCitation":"(1)","noteIndex":0},"citationItems":[{"id":170,"uris":["http://zotero.org/users/local/hHKggCUl/items/3L6M3PTC"],"itemData":{"id":170,"type":"webpage","title":"Weather-related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{"citationID":"URTRQLU8","properties":{"formattedCitation":"(2)","plainCitation":"(2)","noteIndex":0},"citationItems":[{"id":171,"uris":["http://zotero.org/users/local/hHKggCUl/items/E9UPLV69"],"itemData":{"id":171,"type":"webpage","title":"U.S.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V."}],"issued":{"date-parts":[["2020",12]]}}},{"id":181,"uris":["http://zotero.org/users/local/hHKggCUl/items/42AH2Z83"],"itemData":{"id":181,"type":"webpage","title":"The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(3, 4)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Additionally, extreme heat and cold events will continue to increase electricity use</w:t>
      </w:r>
      <w:r w:rsidR="00AC1F73">
        <w:rPr>
          <w:rFonts w:ascii="Arial" w:eastAsia="Times New Roman" w:hAnsi="Arial" w:cs="Arial"/>
          <w:sz w:val="20"/>
          <w:szCs w:val="20"/>
        </w:rPr>
        <w:t xml:space="preserve"> to maintain indoor temperatures</w:t>
      </w:r>
      <w:r w:rsidRPr="002A2B23">
        <w:rPr>
          <w:rFonts w:ascii="Arial" w:eastAsia="Times New Roman" w:hAnsi="Arial" w:cs="Arial"/>
          <w:sz w:val="20"/>
          <w:szCs w:val="20"/>
        </w:rPr>
        <w:t xml:space="preserve">, outstripping supply and causing outages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{"citationID":"YxpchR1M","properties":{"formattedCitation":"(6, 7)","plainCitation":"(6, 7)","noteIndex":0},"citationItems":[{"id":182,"uris":["http://zotero.org/users/local/hHKggCUl/items/IN7CHDCZ"],"itemData":{"id":182,"type":"webpage","title":"Climate Change Impacts on Energy","URL":"https://www.epa.gov/climateimpacts/climate-change-impacts-energy","author":[{"family":"United States Environmental Protection Agency","given":""}]}},{"id":183,"uris":["http://zotero.org/users/local/hHKggCUl/items/BNZ7Z4CV"],"itemData":{"id":183,"type":"webpage","title":"Nation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(6, 7)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37CB0969"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(3, 8)</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(9)</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w:t>
      </w:r>
      <w:r w:rsidR="00E55685" w:rsidRPr="002A2B23">
        <w:rPr>
          <w:rFonts w:ascii="Arial" w:hAnsi="Arial" w:cs="Arial"/>
          <w:sz w:val="20"/>
          <w:szCs w:val="20"/>
        </w:rPr>
        <w:t xml:space="preserve">Older adults are more likely to suffer health consequences from heat and cold exposure due to aging-related thermoregulation changes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E55685">
        <w:rPr>
          <w:rFonts w:ascii="Cambria Math" w:hAnsi="Cambria Math" w:cs="Cambria Math"/>
          <w:sz w:val="20"/>
          <w:szCs w:val="20"/>
        </w:rPr>
        <w:instrText>ﬀ</w:instrText>
      </w:r>
      <w:r w:rsidR="00E55685">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E55685" w:rsidRPr="002A2B23">
        <w:rPr>
          <w:rFonts w:ascii="Arial" w:hAnsi="Arial" w:cs="Arial"/>
          <w:sz w:val="20"/>
          <w:szCs w:val="20"/>
        </w:rPr>
        <w:fldChar w:fldCharType="separate"/>
      </w:r>
      <w:r w:rsidR="00E55685" w:rsidRPr="00256155">
        <w:rPr>
          <w:rFonts w:ascii="Arial" w:hAnsi="Arial" w:cs="Arial"/>
          <w:sz w:val="20"/>
        </w:rPr>
        <w:t>(10–12)</w:t>
      </w:r>
      <w:r w:rsidR="00E55685" w:rsidRPr="002A2B23">
        <w:rPr>
          <w:rFonts w:ascii="Arial" w:hAnsi="Arial" w:cs="Arial"/>
          <w:sz w:val="20"/>
          <w:szCs w:val="20"/>
        </w:rPr>
        <w:fldChar w:fldCharType="end"/>
      </w:r>
      <w:r w:rsidR="00E55685" w:rsidRPr="002A2B23">
        <w:rPr>
          <w:rFonts w:ascii="Arial" w:hAnsi="Arial" w:cs="Arial"/>
          <w:sz w:val="20"/>
          <w:szCs w:val="20"/>
        </w:rPr>
        <w:t xml:space="preserve"> and preexisting CVD or respiratory disease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(13, 14)</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005D07C4">
        <w:rPr>
          <w:rFonts w:ascii="Arial" w:hAnsi="Arial" w:cs="Arial"/>
          <w:sz w:val="20"/>
          <w:szCs w:val="20"/>
        </w:rPr>
        <w:t>More</w:t>
      </w:r>
      <w:r w:rsidR="005D07C4" w:rsidRPr="002A2B23">
        <w:rPr>
          <w:rFonts w:ascii="Arial" w:hAnsi="Arial" w:cs="Arial"/>
          <w:sz w:val="20"/>
          <w:szCs w:val="20"/>
        </w:rPr>
        <w:t xml:space="preserve"> </w:t>
      </w:r>
      <w:r w:rsidR="00E55685" w:rsidRPr="002A2B23">
        <w:rPr>
          <w:rFonts w:ascii="Arial" w:hAnsi="Arial" w:cs="Arial"/>
          <w:sz w:val="20"/>
          <w:szCs w:val="20"/>
        </w:rPr>
        <w:t xml:space="preserve">than 70% of older adults live with CVD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(15)</w:t>
      </w:r>
      <w:r w:rsidR="00E55685" w:rsidRPr="002A2B23">
        <w:rPr>
          <w:rFonts w:ascii="Arial" w:hAnsi="Arial" w:cs="Arial"/>
          <w:sz w:val="20"/>
          <w:szCs w:val="20"/>
        </w:rPr>
        <w:fldChar w:fldCharType="end"/>
      </w:r>
      <w:r w:rsidR="00E55685"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00E55685" w:rsidRPr="002A2B23">
        <w:rPr>
          <w:rFonts w:ascii="Arial" w:hAnsi="Arial" w:cs="Arial"/>
          <w:sz w:val="20"/>
          <w:szCs w:val="20"/>
        </w:rPr>
        <w:fldChar w:fldCharType="begin"/>
      </w:r>
      <w:r w:rsidR="00E55685"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E55685" w:rsidRPr="002A2B23">
        <w:rPr>
          <w:rFonts w:ascii="Arial" w:hAnsi="Arial" w:cs="Arial"/>
          <w:sz w:val="20"/>
          <w:szCs w:val="20"/>
        </w:rPr>
        <w:fldChar w:fldCharType="separate"/>
      </w:r>
      <w:r w:rsidR="00E55685" w:rsidRPr="002A2B23">
        <w:rPr>
          <w:rFonts w:ascii="Arial" w:hAnsi="Arial" w:cs="Arial"/>
          <w:noProof/>
          <w:sz w:val="20"/>
          <w:szCs w:val="20"/>
        </w:rPr>
        <w:t>(3)</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Pr="002A2B23">
        <w:rPr>
          <w:rFonts w:ascii="Arial" w:hAnsi="Arial" w:cs="Arial"/>
          <w:sz w:val="20"/>
          <w:szCs w:val="20"/>
        </w:rPr>
        <w:t xml:space="preserve">For these individuals, loss of electricity can be directly life-threatening. Finally, prolonged loss of electricity to refrigerators, elevators, wheelchairs, and water </w:t>
      </w:r>
      <w:r w:rsidR="00AC1F73">
        <w:rPr>
          <w:rFonts w:ascii="Arial" w:hAnsi="Arial" w:cs="Arial"/>
          <w:sz w:val="20"/>
          <w:szCs w:val="20"/>
        </w:rPr>
        <w:t>supply or communication systems</w:t>
      </w:r>
      <w:r w:rsidR="00AC1F73" w:rsidRPr="002A2B23">
        <w:rPr>
          <w:rFonts w:ascii="Arial" w:hAnsi="Arial" w:cs="Arial"/>
          <w:sz w:val="20"/>
          <w:szCs w:val="20"/>
        </w:rPr>
        <w:t xml:space="preserve"> </w:t>
      </w:r>
      <w:r w:rsidRPr="002A2B23">
        <w:rPr>
          <w:rFonts w:ascii="Arial" w:hAnsi="Arial" w:cs="Arial"/>
          <w:sz w:val="20"/>
          <w:szCs w:val="20"/>
        </w:rPr>
        <w:t>can result in stress,</w:t>
      </w:r>
      <w:r w:rsidR="00AC1F73">
        <w:rPr>
          <w:rFonts w:ascii="Arial" w:hAnsi="Arial" w:cs="Arial"/>
          <w:sz w:val="20"/>
          <w:szCs w:val="20"/>
        </w:rPr>
        <w:t xml:space="preserve"> injury,</w:t>
      </w:r>
      <w:r w:rsidRPr="002A2B23">
        <w:rPr>
          <w:rFonts w:ascii="Arial" w:hAnsi="Arial" w:cs="Arial"/>
          <w:sz w:val="20"/>
          <w:szCs w:val="20"/>
        </w:rPr>
        <w:t xml:space="preserve"> dehydration</w:t>
      </w:r>
      <w:r w:rsidR="00AC1F73">
        <w:rPr>
          <w:rFonts w:ascii="Arial" w:hAnsi="Arial" w:cs="Arial"/>
          <w:sz w:val="20"/>
          <w:szCs w:val="20"/>
        </w:rPr>
        <w:t xml:space="preserve">, or </w:t>
      </w:r>
      <w:r w:rsidR="00AC1F73" w:rsidRPr="002A2B23">
        <w:rPr>
          <w:rFonts w:ascii="Arial" w:hAnsi="Arial" w:cs="Arial"/>
          <w:sz w:val="20"/>
          <w:szCs w:val="20"/>
        </w:rPr>
        <w:t>isolation</w:t>
      </w:r>
      <w:r w:rsidRPr="002A2B23">
        <w:rPr>
          <w:rFonts w:ascii="Arial" w:hAnsi="Arial" w:cs="Arial"/>
          <w:sz w:val="20"/>
          <w:szCs w:val="20"/>
        </w:rPr>
        <w:t xml:space="preserve">. Older adults’ increased reliance on mobility devices, elevators, and increased social isolation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(16–18)</w:t>
      </w:r>
      <w:r w:rsidRPr="002A2B23">
        <w:rPr>
          <w:rFonts w:ascii="Arial" w:hAnsi="Arial" w:cs="Arial"/>
          <w:sz w:val="20"/>
          <w:szCs w:val="20"/>
        </w:rPr>
        <w:fldChar w:fldCharType="end"/>
      </w:r>
      <w:r w:rsidRPr="002A2B23">
        <w:rPr>
          <w:rFonts w:ascii="Arial" w:hAnsi="Arial" w:cs="Arial"/>
          <w:sz w:val="20"/>
          <w:szCs w:val="20"/>
        </w:rPr>
        <w:t xml:space="preserve"> may put them at higher risk</w:t>
      </w:r>
      <w:r w:rsidR="00AC1F73">
        <w:rPr>
          <w:rFonts w:ascii="Arial" w:hAnsi="Arial" w:cs="Arial"/>
          <w:sz w:val="20"/>
          <w:szCs w:val="20"/>
        </w:rPr>
        <w:t xml:space="preserve"> than others</w:t>
      </w:r>
      <w:r w:rsidRPr="002A2B23">
        <w:rPr>
          <w:rFonts w:ascii="Arial" w:hAnsi="Arial" w:cs="Arial"/>
          <w:sz w:val="20"/>
          <w:szCs w:val="20"/>
        </w:rPr>
        <w:t xml:space="preserve"> for outage-related cardiovascular and respiratory illness. </w:t>
      </w:r>
    </w:p>
    <w:p w14:paraId="373DCEDA" w14:textId="1D65D13F"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(19–22)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Associations may be stronger among older adults</w:t>
      </w:r>
      <w:r w:rsidR="00060DD7">
        <w:rPr>
          <w:rFonts w:ascii="Arial" w:hAnsi="Arial" w:cs="Arial"/>
          <w:sz w:val="20"/>
          <w:szCs w:val="20"/>
        </w:rPr>
        <w:t xml:space="preserve"> compared to younger adults</w:t>
      </w:r>
      <w:r w:rsidRPr="002A2B23">
        <w:rPr>
          <w:rFonts w:ascii="Arial" w:hAnsi="Arial" w:cs="Arial"/>
          <w:sz w:val="20"/>
          <w:szCs w:val="20"/>
        </w:rPr>
        <w:t xml:space="preserv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xml:space="preserve">. </w:t>
      </w:r>
      <w:r w:rsidR="00866ED7" w:rsidRPr="002A2B23">
        <w:rPr>
          <w:rFonts w:ascii="Arial" w:hAnsi="Arial" w:cs="Arial"/>
          <w:sz w:val="20"/>
          <w:szCs w:val="20"/>
        </w:rPr>
        <w:t xml:space="preserve">Population-level datasets </w:t>
      </w:r>
      <w:r w:rsidR="00866ED7" w:rsidRPr="002A2B23">
        <w:rPr>
          <w:rFonts w:ascii="Arial" w:hAnsi="Arial" w:cs="Arial"/>
          <w:sz w:val="20"/>
          <w:szCs w:val="20"/>
        </w:rPr>
        <w:lastRenderedPageBreak/>
        <w:t>of power outage exposure beyond New York State have only become available since 2020, limiting</w:t>
      </w:r>
      <w:r w:rsidR="00866ED7">
        <w:rPr>
          <w:rFonts w:ascii="Arial" w:hAnsi="Arial" w:cs="Arial"/>
          <w:sz w:val="20"/>
          <w:szCs w:val="20"/>
        </w:rPr>
        <w:t xml:space="preserve"> prior</w:t>
      </w:r>
      <w:r w:rsidR="00866ED7" w:rsidRPr="002A2B23">
        <w:rPr>
          <w:rFonts w:ascii="Arial" w:hAnsi="Arial" w:cs="Arial"/>
          <w:sz w:val="20"/>
          <w:szCs w:val="20"/>
        </w:rPr>
        <w:t xml:space="preserve"> national-scale studies of power outage and health </w:t>
      </w:r>
      <w:r w:rsidR="00866ED7" w:rsidRPr="002A2B23">
        <w:rPr>
          <w:rFonts w:ascii="Arial" w:hAnsi="Arial" w:cs="Arial"/>
          <w:sz w:val="20"/>
          <w:szCs w:val="20"/>
        </w:rPr>
        <w:fldChar w:fldCharType="begin"/>
      </w:r>
      <w:r w:rsidR="00866ED7">
        <w:rPr>
          <w:rFonts w:ascii="Arial" w:hAnsi="Arial" w:cs="Arial"/>
          <w:sz w:val="20"/>
          <w:szCs w:val="20"/>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866ED7" w:rsidRPr="002A2B23">
        <w:rPr>
          <w:rFonts w:ascii="Arial" w:hAnsi="Arial" w:cs="Arial"/>
          <w:sz w:val="20"/>
          <w:szCs w:val="20"/>
        </w:rPr>
        <w:fldChar w:fldCharType="separate"/>
      </w:r>
      <w:r w:rsidR="00866ED7">
        <w:rPr>
          <w:rFonts w:ascii="Arial" w:hAnsi="Arial" w:cs="Arial"/>
          <w:noProof/>
          <w:sz w:val="20"/>
          <w:szCs w:val="20"/>
        </w:rPr>
        <w:t>(3, 5, 23)</w:t>
      </w:r>
      <w:r w:rsidR="00866ED7" w:rsidRPr="002A2B23">
        <w:rPr>
          <w:rFonts w:ascii="Arial" w:hAnsi="Arial" w:cs="Arial"/>
          <w:sz w:val="20"/>
          <w:szCs w:val="20"/>
        </w:rPr>
        <w:fldChar w:fldCharType="end"/>
      </w:r>
      <w:r w:rsidR="00866ED7" w:rsidRPr="002A2B23">
        <w:rPr>
          <w:rFonts w:ascii="Arial" w:hAnsi="Arial" w:cs="Arial"/>
          <w:sz w:val="20"/>
          <w:szCs w:val="20"/>
        </w:rPr>
        <w:t xml:space="preserve">. </w:t>
      </w:r>
      <w:r w:rsidRPr="002A2B23">
        <w:rPr>
          <w:rFonts w:ascii="Arial" w:hAnsi="Arial" w:cs="Arial"/>
          <w:sz w:val="20"/>
          <w:szCs w:val="20"/>
        </w:rPr>
        <w:t xml:space="preserve"> </w:t>
      </w:r>
    </w:p>
    <w:p w14:paraId="63EC0DA7" w14:textId="4CCB9A8A"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(5, 24)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w:t>
      </w:r>
      <w:r w:rsidR="005C6F5A">
        <w:rPr>
          <w:rFonts w:ascii="Arial" w:hAnsi="Arial" w:cs="Arial"/>
          <w:sz w:val="20"/>
          <w:szCs w:val="20"/>
        </w:rPr>
        <w:t>Medicaid</w:t>
      </w:r>
      <w:r w:rsidR="00AC1F73">
        <w:rPr>
          <w:rFonts w:ascii="Arial" w:hAnsi="Arial" w:cs="Arial"/>
          <w:sz w:val="20"/>
          <w:szCs w:val="20"/>
        </w:rPr>
        <w:t xml:space="preserve"> </w:t>
      </w:r>
      <w:r w:rsidR="0091409E">
        <w:rPr>
          <w:rFonts w:ascii="Arial" w:hAnsi="Arial" w:cs="Arial"/>
          <w:sz w:val="20"/>
          <w:szCs w:val="20"/>
        </w:rPr>
        <w:t>eligibility</w:t>
      </w:r>
      <w:r w:rsidRPr="002A2B23">
        <w:rPr>
          <w:rFonts w:ascii="Arial" w:hAnsi="Arial" w:cs="Arial"/>
          <w:sz w:val="20"/>
          <w:szCs w:val="20"/>
        </w:rPr>
        <w:t xml:space="preserve">, and electricity-dependent durable medical equipment (DME) use. </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25D20351"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4891EE19"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w:t>
      </w:r>
      <w:r w:rsidR="0069669B">
        <w:rPr>
          <w:rFonts w:ascii="Arial" w:hAnsi="Arial" w:cs="Arial"/>
          <w:sz w:val="20"/>
          <w:szCs w:val="20"/>
        </w:rPr>
        <w:t>,</w:t>
      </w:r>
      <w:r w:rsidRPr="001C6BC5">
        <w:rPr>
          <w:rFonts w:ascii="Arial" w:hAnsi="Arial" w:cs="Arial"/>
          <w:sz w:val="20"/>
          <w:szCs w:val="20"/>
        </w:rPr>
        <w:t xml:space="preserve"> and December 31</w:t>
      </w:r>
      <w:r w:rsidRPr="001C6BC5">
        <w:rPr>
          <w:rFonts w:ascii="Arial" w:hAnsi="Arial" w:cs="Arial"/>
          <w:sz w:val="20"/>
          <w:szCs w:val="20"/>
          <w:vertAlign w:val="superscript"/>
        </w:rPr>
        <w:t>st</w:t>
      </w:r>
      <w:r w:rsidRPr="001C6BC5">
        <w:rPr>
          <w:rFonts w:ascii="Arial" w:hAnsi="Arial" w:cs="Arial"/>
          <w:sz w:val="20"/>
          <w:szCs w:val="20"/>
        </w:rPr>
        <w:t xml:space="preserve">, 2018. From the Medicare Beneficiary Summary File (MSBF), we obtained age, sex, </w:t>
      </w:r>
      <w:r w:rsidR="00004F10">
        <w:rPr>
          <w:rFonts w:ascii="Arial" w:hAnsi="Arial" w:cs="Arial"/>
          <w:sz w:val="20"/>
          <w:szCs w:val="20"/>
        </w:rPr>
        <w:t>Medicaid-</w:t>
      </w:r>
      <w:r w:rsidR="0091409E">
        <w:rPr>
          <w:rFonts w:ascii="Arial" w:hAnsi="Arial" w:cs="Arial"/>
          <w:sz w:val="20"/>
          <w:szCs w:val="20"/>
        </w:rPr>
        <w:t xml:space="preserve">eligibility </w:t>
      </w:r>
      <w:r w:rsidR="0069669B">
        <w:rPr>
          <w:rFonts w:ascii="Arial" w:hAnsi="Arial" w:cs="Arial"/>
          <w:sz w:val="20"/>
          <w:szCs w:val="20"/>
        </w:rPr>
        <w:t xml:space="preserve">status, </w:t>
      </w:r>
      <w:r w:rsidRPr="001C6BC5">
        <w:rPr>
          <w:rFonts w:ascii="Arial" w:hAnsi="Arial" w:cs="Arial"/>
          <w:sz w:val="20"/>
          <w:szCs w:val="20"/>
        </w:rPr>
        <w:t>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62541DB7"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 xml:space="preserve">This study was approved by the Institutional Review Boards at </w:t>
      </w:r>
      <w:r w:rsidR="00997971">
        <w:rPr>
          <w:rFonts w:ascii="Arial" w:hAnsi="Arial" w:cs="Arial"/>
          <w:sz w:val="20"/>
          <w:szCs w:val="20"/>
        </w:rPr>
        <w:t>WCG</w:t>
      </w:r>
      <w:r w:rsidR="00997971" w:rsidRPr="001C6BC5">
        <w:rPr>
          <w:rFonts w:ascii="Arial" w:hAnsi="Arial" w:cs="Arial"/>
          <w:sz w:val="20"/>
          <w:szCs w:val="20"/>
        </w:rPr>
        <w:t xml:space="preserve"> </w:t>
      </w:r>
      <w:r w:rsidRPr="001C6BC5">
        <w:rPr>
          <w:rFonts w:ascii="Arial" w:hAnsi="Arial" w:cs="Arial"/>
          <w:sz w:val="20"/>
          <w:szCs w:val="20"/>
        </w:rPr>
        <w:t>(single IRB for multi-site project), the Harvard T.H. Chan School of Public Health, and the Columbia University Mailman School of Public Health.</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for all US counties. We also tabulated daily, county-level counts of urgent and emergency hospitalizations for cardiovascular or respiratory causes based on the 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urgent and emergency hospitalizations (henceforth referred to as ‘emergency hospitalizations’) since we hypothesized that power outages would increase emergency and 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27B921AE"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hour by county. ‘Customers’ referred to residential consumers, such as households or families, and non-residential consumers, such as businesses. Because county-level estimates of customers served from POUS were unreliable, we used Energy Information Administration (EIA) estimates of customers served by state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{"citationID":"2tRo5iq8","properties":{"formattedCitation":"(40)","plainCitation":"(40)","noteIndex":0},"citationItems":[{"id":239,"uris":["http://zotero.org/users/local/hHKggCUl/items/Y7V7WTH3"],"itemData":{"id":239,"type":"webpage","container-title":"U.S.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(40)</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3AF600E5" w14:textId="66165B91" w:rsidR="00655C0C" w:rsidRDefault="001C6BC5" w:rsidP="00EA10AF">
      <w:pPr>
        <w:spacing w:after="0" w:line="480" w:lineRule="auto"/>
        <w:ind w:firstLine="360"/>
        <w:rPr>
          <w:rFonts w:ascii="Arial" w:hAnsi="Arial" w:cs="Arial"/>
          <w:sz w:val="20"/>
          <w:szCs w:val="20"/>
        </w:rPr>
      </w:pPr>
      <w:r w:rsidRPr="00654114">
        <w:rPr>
          <w:rFonts w:ascii="Arial" w:hAnsi="Arial" w:cs="Arial"/>
          <w:sz w:val="20"/>
          <w:szCs w:val="20"/>
        </w:rPr>
        <w:t>Substantial exposure data were missing from the POUS dataset. The POUS dataset was created using web scraping, and some utilities d</w:t>
      </w:r>
      <w:r w:rsidR="00201705">
        <w:rPr>
          <w:rFonts w:ascii="Arial" w:hAnsi="Arial" w:cs="Arial"/>
          <w:sz w:val="20"/>
          <w:szCs w:val="20"/>
        </w:rPr>
        <w:t>id</w:t>
      </w:r>
      <w:r w:rsidRPr="00654114">
        <w:rPr>
          <w:rFonts w:ascii="Arial" w:hAnsi="Arial" w:cs="Arial"/>
          <w:sz w:val="20"/>
          <w:szCs w:val="20"/>
        </w:rPr>
        <w:t xml:space="preserve"> not have websites</w:t>
      </w:r>
      <w:r w:rsidR="00997971">
        <w:rPr>
          <w:rFonts w:ascii="Arial" w:hAnsi="Arial" w:cs="Arial"/>
          <w:sz w:val="20"/>
          <w:szCs w:val="20"/>
        </w:rPr>
        <w:t>,</w:t>
      </w:r>
      <w:r w:rsidRPr="00654114">
        <w:rPr>
          <w:rFonts w:ascii="Arial" w:hAnsi="Arial" w:cs="Arial"/>
          <w:sz w:val="20"/>
          <w:szCs w:val="20"/>
        </w:rPr>
        <w:t xml:space="preserve"> or their websites were offline during part or all of the study period. Previously, we conducted a simulation study </w:t>
      </w:r>
      <w:r w:rsidR="00760F5F">
        <w:rPr>
          <w:rFonts w:ascii="Arial" w:hAnsi="Arial" w:cs="Arial"/>
          <w:sz w:val="20"/>
          <w:szCs w:val="20"/>
        </w:rPr>
        <w:t xml:space="preserve">where we treated missing data </w:t>
      </w:r>
      <w:r w:rsidR="00655C0C">
        <w:rPr>
          <w:rFonts w:ascii="Arial" w:hAnsi="Arial" w:cs="Arial"/>
          <w:sz w:val="20"/>
          <w:szCs w:val="20"/>
        </w:rPr>
        <w:t>as no power outage exposure, because no exposure was the median value</w:t>
      </w:r>
      <w:r w:rsidR="00094C1E">
        <w:rPr>
          <w:rFonts w:ascii="Arial" w:hAnsi="Arial" w:cs="Arial"/>
          <w:sz w:val="20"/>
          <w:szCs w:val="20"/>
        </w:rPr>
        <w:t xml:space="preserve"> in th</w:t>
      </w:r>
      <w:r w:rsidR="0022746D">
        <w:rPr>
          <w:rFonts w:ascii="Arial" w:hAnsi="Arial" w:cs="Arial"/>
          <w:sz w:val="20"/>
          <w:szCs w:val="20"/>
        </w:rPr>
        <w:t>e</w:t>
      </w:r>
      <w:r w:rsidR="00094C1E">
        <w:rPr>
          <w:rFonts w:ascii="Arial" w:hAnsi="Arial" w:cs="Arial"/>
          <w:sz w:val="20"/>
          <w:szCs w:val="20"/>
        </w:rPr>
        <w:t xml:space="preserve"> dataset</w:t>
      </w:r>
      <w:r w:rsidR="00664624">
        <w:rPr>
          <w:rFonts w:ascii="Arial" w:hAnsi="Arial" w:cs="Arial"/>
          <w:sz w:val="20"/>
          <w:szCs w:val="20"/>
        </w:rPr>
        <w:t xml:space="preserve"> </w:t>
      </w:r>
      <w:r w:rsidR="00664624" w:rsidRPr="00654114">
        <w:rPr>
          <w:rFonts w:ascii="Arial" w:hAnsi="Arial" w:cs="Arial"/>
          <w:sz w:val="20"/>
          <w:szCs w:val="20"/>
        </w:rPr>
        <w:fldChar w:fldCharType="begin"/>
      </w:r>
      <w:r w:rsidR="00823535">
        <w:rPr>
          <w:rFonts w:ascii="Arial" w:hAnsi="Arial" w:cs="Arial"/>
          <w:sz w:val="20"/>
          <w:szCs w:val="20"/>
        </w:rPr>
        <w:instrText xml:space="preserve"> ADDIN ZOTERO_ITEM CSL_CITATION {"citationID":"sIcsWTtZ","properties":{"formattedCitation":"(38)","plainCitation":"(38)","noteIndex":0},"citationItems":[{"id":214,"uris":["http://zotero.org/users/local/hHKggCUl/items/N5A3SZJH"],"itemData":{"id":214,"type":"article-journal","container-title":"Under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664624" w:rsidRPr="00654114">
        <w:rPr>
          <w:rFonts w:ascii="Arial" w:hAnsi="Arial" w:cs="Arial"/>
          <w:sz w:val="20"/>
          <w:szCs w:val="20"/>
        </w:rPr>
        <w:fldChar w:fldCharType="separate"/>
      </w:r>
      <w:r w:rsidR="00823535">
        <w:rPr>
          <w:rFonts w:ascii="Arial" w:hAnsi="Arial" w:cs="Arial"/>
          <w:noProof/>
          <w:sz w:val="20"/>
          <w:szCs w:val="20"/>
        </w:rPr>
        <w:t>(38)</w:t>
      </w:r>
      <w:r w:rsidR="00664624" w:rsidRPr="00654114">
        <w:rPr>
          <w:rFonts w:ascii="Arial" w:hAnsi="Arial" w:cs="Arial"/>
          <w:sz w:val="20"/>
          <w:szCs w:val="20"/>
        </w:rPr>
        <w:fldChar w:fldCharType="end"/>
      </w:r>
      <w:r w:rsidR="00094C1E">
        <w:rPr>
          <w:rFonts w:ascii="Arial" w:hAnsi="Arial" w:cs="Arial"/>
          <w:sz w:val="20"/>
          <w:szCs w:val="20"/>
        </w:rPr>
        <w:t>.</w:t>
      </w:r>
      <w:r w:rsidR="00664624">
        <w:rPr>
          <w:rFonts w:ascii="Arial" w:hAnsi="Arial" w:cs="Arial"/>
          <w:sz w:val="20"/>
          <w:szCs w:val="20"/>
        </w:rPr>
        <w:t xml:space="preserve"> </w:t>
      </w:r>
      <w:r w:rsidR="00FB2B36" w:rsidRPr="00FB2B36">
        <w:rPr>
          <w:rFonts w:ascii="Arial" w:hAnsi="Arial" w:cs="Arial"/>
          <w:sz w:val="20"/>
          <w:szCs w:val="20"/>
        </w:rPr>
        <w:t xml:space="preserve">Under this assumption, missing data biased results of a study like </w:t>
      </w:r>
      <w:r w:rsidR="0003167B">
        <w:rPr>
          <w:rFonts w:ascii="Arial" w:hAnsi="Arial" w:cs="Arial"/>
          <w:sz w:val="20"/>
          <w:szCs w:val="20"/>
        </w:rPr>
        <w:t xml:space="preserve">ours </w:t>
      </w:r>
      <w:r w:rsidR="00FB2B36" w:rsidRPr="00FB2B36">
        <w:rPr>
          <w:rFonts w:ascii="Arial" w:hAnsi="Arial" w:cs="Arial"/>
          <w:sz w:val="20"/>
          <w:szCs w:val="20"/>
        </w:rPr>
        <w:lastRenderedPageBreak/>
        <w:t>towards the null</w:t>
      </w:r>
      <w:r w:rsidR="00FB2B36">
        <w:rPr>
          <w:rFonts w:ascii="Arial" w:hAnsi="Arial" w:cs="Arial"/>
          <w:sz w:val="20"/>
          <w:szCs w:val="20"/>
        </w:rPr>
        <w:t>.</w:t>
      </w:r>
      <w:r w:rsidR="00CF51CB">
        <w:rPr>
          <w:rFonts w:ascii="Arial" w:hAnsi="Arial" w:cs="Arial"/>
          <w:sz w:val="20"/>
          <w:szCs w:val="20"/>
        </w:rPr>
        <w:t xml:space="preserve"> </w:t>
      </w:r>
      <w:r w:rsidR="00173B05" w:rsidRPr="00173B05">
        <w:rPr>
          <w:rFonts w:ascii="Arial" w:hAnsi="Arial" w:cs="Arial"/>
          <w:sz w:val="20"/>
          <w:szCs w:val="20"/>
        </w:rPr>
        <w:t xml:space="preserve">When a small percentage </w:t>
      </w:r>
      <w:r w:rsidR="00825BA6">
        <w:rPr>
          <w:rFonts w:ascii="Arial" w:hAnsi="Arial" w:cs="Arial"/>
          <w:sz w:val="20"/>
          <w:szCs w:val="20"/>
        </w:rPr>
        <w:t>(</w:t>
      </w:r>
      <w:r w:rsidR="00B72F14">
        <w:rPr>
          <w:rFonts w:ascii="Arial" w:hAnsi="Arial" w:cs="Arial"/>
          <w:sz w:val="20"/>
          <w:szCs w:val="20"/>
        </w:rPr>
        <w:t xml:space="preserve">~ </w:t>
      </w:r>
      <w:r w:rsidR="00825BA6">
        <w:rPr>
          <w:rFonts w:ascii="Arial" w:hAnsi="Arial" w:cs="Arial"/>
          <w:sz w:val="20"/>
          <w:szCs w:val="20"/>
        </w:rPr>
        <w:t xml:space="preserve">&lt;15%) </w:t>
      </w:r>
      <w:r w:rsidR="00173B05" w:rsidRPr="00173B05">
        <w:rPr>
          <w:rFonts w:ascii="Arial" w:hAnsi="Arial" w:cs="Arial"/>
          <w:sz w:val="20"/>
          <w:szCs w:val="20"/>
        </w:rPr>
        <w:t xml:space="preserve">of </w:t>
      </w:r>
      <w:r w:rsidR="009C0403">
        <w:rPr>
          <w:rFonts w:ascii="Arial" w:hAnsi="Arial" w:cs="Arial"/>
          <w:sz w:val="20"/>
          <w:szCs w:val="20"/>
        </w:rPr>
        <w:t>hours within each county (</w:t>
      </w:r>
      <w:r w:rsidR="00173B05" w:rsidRPr="00173B05">
        <w:rPr>
          <w:rFonts w:ascii="Arial" w:hAnsi="Arial" w:cs="Arial"/>
          <w:sz w:val="20"/>
          <w:szCs w:val="20"/>
        </w:rPr>
        <w:t>county-hours</w:t>
      </w:r>
      <w:r w:rsidR="009C0403">
        <w:rPr>
          <w:rFonts w:ascii="Arial" w:hAnsi="Arial" w:cs="Arial"/>
          <w:sz w:val="20"/>
          <w:szCs w:val="20"/>
        </w:rPr>
        <w:t>)</w:t>
      </w:r>
      <w:r w:rsidR="00003B51">
        <w:rPr>
          <w:rFonts w:ascii="Arial" w:hAnsi="Arial" w:cs="Arial"/>
          <w:sz w:val="20"/>
          <w:szCs w:val="20"/>
        </w:rPr>
        <w:t xml:space="preserve"> </w:t>
      </w:r>
      <w:r w:rsidR="00173B05" w:rsidRPr="00173B05">
        <w:rPr>
          <w:rFonts w:ascii="Arial" w:hAnsi="Arial" w:cs="Arial"/>
          <w:sz w:val="20"/>
          <w:szCs w:val="20"/>
        </w:rPr>
        <w:t>were missing</w:t>
      </w:r>
      <w:r w:rsidR="00172B0B">
        <w:rPr>
          <w:rFonts w:ascii="Arial" w:hAnsi="Arial" w:cs="Arial"/>
          <w:sz w:val="20"/>
          <w:szCs w:val="20"/>
        </w:rPr>
        <w:t xml:space="preserve"> exposure data,</w:t>
      </w:r>
      <w:r w:rsidR="00173B05" w:rsidRPr="00173B05">
        <w:rPr>
          <w:rFonts w:ascii="Arial" w:hAnsi="Arial" w:cs="Arial"/>
          <w:sz w:val="20"/>
          <w:szCs w:val="20"/>
        </w:rPr>
        <w:t xml:space="preserve"> bias was minimal</w:t>
      </w:r>
      <w:r w:rsidR="00173B05">
        <w:rPr>
          <w:rFonts w:ascii="Arial" w:hAnsi="Arial" w:cs="Arial"/>
          <w:sz w:val="20"/>
          <w:szCs w:val="20"/>
        </w:rPr>
        <w:t xml:space="preserve"> (37)</w:t>
      </w:r>
      <w:r w:rsidR="00173B05" w:rsidRPr="00173B05">
        <w:rPr>
          <w:rFonts w:ascii="Arial" w:hAnsi="Arial" w:cs="Arial"/>
          <w:sz w:val="20"/>
          <w:szCs w:val="20"/>
        </w:rPr>
        <w:t>.</w:t>
      </w:r>
      <w:r w:rsidR="00D84777">
        <w:rPr>
          <w:rFonts w:ascii="Arial" w:hAnsi="Arial" w:cs="Arial"/>
          <w:sz w:val="20"/>
          <w:szCs w:val="20"/>
        </w:rPr>
        <w:t xml:space="preserve"> </w:t>
      </w:r>
      <w:r w:rsidR="00D84777" w:rsidRPr="00D84777">
        <w:rPr>
          <w:rFonts w:ascii="Arial" w:hAnsi="Arial" w:cs="Arial"/>
          <w:sz w:val="20"/>
          <w:szCs w:val="20"/>
        </w:rPr>
        <w:t xml:space="preserve">When larger amounts </w:t>
      </w:r>
      <w:r w:rsidR="00BC05D8">
        <w:rPr>
          <w:rFonts w:ascii="Arial" w:hAnsi="Arial" w:cs="Arial"/>
          <w:sz w:val="20"/>
          <w:szCs w:val="20"/>
        </w:rPr>
        <w:t>(</w:t>
      </w:r>
      <w:r w:rsidR="00B72F14">
        <w:rPr>
          <w:rFonts w:ascii="Arial" w:hAnsi="Arial" w:cs="Arial"/>
          <w:sz w:val="20"/>
          <w:szCs w:val="20"/>
        </w:rPr>
        <w:t xml:space="preserve">~ </w:t>
      </w:r>
      <w:r w:rsidR="00BC05D8">
        <w:rPr>
          <w:rFonts w:ascii="Arial" w:hAnsi="Arial" w:cs="Arial"/>
          <w:sz w:val="20"/>
          <w:szCs w:val="20"/>
        </w:rPr>
        <w:t xml:space="preserve">&gt;50%) </w:t>
      </w:r>
      <w:r w:rsidR="00D84777" w:rsidRPr="00D84777">
        <w:rPr>
          <w:rFonts w:ascii="Arial" w:hAnsi="Arial" w:cs="Arial"/>
          <w:sz w:val="20"/>
          <w:szCs w:val="20"/>
        </w:rPr>
        <w:t>were missing</w:t>
      </w:r>
      <w:r w:rsidR="00AB59E8">
        <w:rPr>
          <w:rFonts w:ascii="Arial" w:hAnsi="Arial" w:cs="Arial"/>
          <w:sz w:val="20"/>
          <w:szCs w:val="20"/>
        </w:rPr>
        <w:t>,</w:t>
      </w:r>
      <w:r w:rsidR="00D84777" w:rsidRPr="00D84777">
        <w:rPr>
          <w:rFonts w:ascii="Arial" w:hAnsi="Arial" w:cs="Arial"/>
          <w:sz w:val="20"/>
          <w:szCs w:val="20"/>
        </w:rPr>
        <w:t xml:space="preserve"> bias was substantial</w:t>
      </w:r>
      <w:r w:rsidR="00400F4E">
        <w:rPr>
          <w:rFonts w:ascii="Arial" w:hAnsi="Arial" w:cs="Arial"/>
          <w:sz w:val="20"/>
          <w:szCs w:val="20"/>
        </w:rPr>
        <w:t>.</w:t>
      </w:r>
      <w:r w:rsidR="00604E60">
        <w:t xml:space="preserve"> </w:t>
      </w:r>
      <w:r w:rsidR="00604E60" w:rsidRPr="00604E60">
        <w:rPr>
          <w:rFonts w:ascii="Arial" w:hAnsi="Arial" w:cs="Arial"/>
          <w:sz w:val="20"/>
          <w:szCs w:val="20"/>
        </w:rPr>
        <w:t xml:space="preserve">To balance generalizability and bias, we </w:t>
      </w:r>
      <w:r w:rsidR="00861C8E">
        <w:rPr>
          <w:rFonts w:ascii="Arial" w:hAnsi="Arial" w:cs="Arial"/>
          <w:sz w:val="20"/>
          <w:szCs w:val="20"/>
        </w:rPr>
        <w:t>e</w:t>
      </w:r>
      <w:r w:rsidR="00604E60" w:rsidRPr="00604E60">
        <w:rPr>
          <w:rFonts w:ascii="Arial" w:hAnsi="Arial" w:cs="Arial"/>
          <w:sz w:val="20"/>
          <w:szCs w:val="20"/>
        </w:rPr>
        <w:t>xclude</w:t>
      </w:r>
      <w:r w:rsidR="00861C8E">
        <w:rPr>
          <w:rFonts w:ascii="Arial" w:hAnsi="Arial" w:cs="Arial"/>
          <w:sz w:val="20"/>
          <w:szCs w:val="20"/>
        </w:rPr>
        <w:t>d</w:t>
      </w:r>
      <w:r w:rsidR="00604E60" w:rsidRPr="00604E60">
        <w:rPr>
          <w:rFonts w:ascii="Arial" w:hAnsi="Arial" w:cs="Arial"/>
          <w:sz w:val="20"/>
          <w:szCs w:val="20"/>
        </w:rPr>
        <w:t xml:space="preserve"> counties with &gt;50% of county-hours missing in the POUS data (n=907 counties).</w:t>
      </w:r>
      <w:r w:rsidR="00D509A4">
        <w:rPr>
          <w:rFonts w:ascii="Arial" w:hAnsi="Arial" w:cs="Arial"/>
          <w:sz w:val="20"/>
          <w:szCs w:val="20"/>
        </w:rPr>
        <w:t xml:space="preserve"> </w:t>
      </w:r>
      <w:r w:rsidR="00D509A4" w:rsidRPr="00654114">
        <w:rPr>
          <w:rFonts w:ascii="Arial" w:hAnsi="Arial" w:cs="Arial"/>
          <w:sz w:val="20"/>
          <w:szCs w:val="20"/>
        </w:rPr>
        <w:t>On average, the remaining counties were missing</w:t>
      </w:r>
      <w:r w:rsidR="00D509A4">
        <w:rPr>
          <w:rFonts w:ascii="Arial" w:hAnsi="Arial" w:cs="Arial"/>
          <w:sz w:val="20"/>
          <w:szCs w:val="20"/>
        </w:rPr>
        <w:t xml:space="preserve"> data for</w:t>
      </w:r>
      <w:r w:rsidR="00D509A4" w:rsidRPr="00654114">
        <w:rPr>
          <w:rFonts w:ascii="Arial" w:hAnsi="Arial" w:cs="Arial"/>
          <w:sz w:val="20"/>
          <w:szCs w:val="20"/>
        </w:rPr>
        <w:t xml:space="preserve"> 7% of county-hour</w:t>
      </w:r>
      <w:r w:rsidR="00D509A4">
        <w:rPr>
          <w:rFonts w:ascii="Arial" w:hAnsi="Arial" w:cs="Arial"/>
          <w:sz w:val="20"/>
          <w:szCs w:val="20"/>
        </w:rPr>
        <w:t xml:space="preserve">s. </w:t>
      </w:r>
      <w:r w:rsidR="00B81ED5">
        <w:rPr>
          <w:rFonts w:ascii="Arial" w:hAnsi="Arial" w:cs="Arial"/>
          <w:sz w:val="20"/>
          <w:szCs w:val="20"/>
        </w:rPr>
        <w:t>W</w:t>
      </w:r>
      <w:r w:rsidR="004A4E21" w:rsidRPr="00654114">
        <w:rPr>
          <w:rFonts w:ascii="Arial" w:hAnsi="Arial" w:cs="Arial"/>
          <w:sz w:val="20"/>
          <w:szCs w:val="20"/>
        </w:rPr>
        <w:t xml:space="preserve">hen included counties were missing 4 or fewer hours of consecutive exposure data, we </w:t>
      </w:r>
      <w:r w:rsidR="004A4E21">
        <w:rPr>
          <w:rFonts w:ascii="Arial" w:hAnsi="Arial" w:cs="Arial"/>
          <w:sz w:val="20"/>
          <w:szCs w:val="20"/>
        </w:rPr>
        <w:t>carried forward the</w:t>
      </w:r>
      <w:r w:rsidR="004A4E21" w:rsidRPr="00654114">
        <w:rPr>
          <w:rFonts w:ascii="Arial" w:hAnsi="Arial" w:cs="Arial"/>
          <w:sz w:val="20"/>
          <w:szCs w:val="20"/>
        </w:rPr>
        <w:t xml:space="preserve"> last observation to impute those hours.</w:t>
      </w:r>
      <w:r w:rsidR="004A4E21">
        <w:rPr>
          <w:rFonts w:ascii="Arial" w:hAnsi="Arial" w:cs="Arial"/>
          <w:sz w:val="20"/>
          <w:szCs w:val="20"/>
        </w:rPr>
        <w:t xml:space="preserve">  </w:t>
      </w:r>
      <w:r w:rsidR="002226BE">
        <w:rPr>
          <w:rFonts w:ascii="Arial" w:hAnsi="Arial" w:cs="Arial"/>
          <w:sz w:val="20"/>
          <w:szCs w:val="20"/>
        </w:rPr>
        <w:t xml:space="preserve">Our final </w:t>
      </w:r>
      <w:r w:rsidR="00397425" w:rsidRPr="00654114">
        <w:rPr>
          <w:rFonts w:ascii="Arial" w:hAnsi="Arial" w:cs="Arial"/>
          <w:sz w:val="20"/>
          <w:szCs w:val="20"/>
        </w:rPr>
        <w:t xml:space="preserve">analytic dataset included </w:t>
      </w:r>
      <w:r w:rsidR="00397425">
        <w:rPr>
          <w:rFonts w:ascii="Arial" w:hAnsi="Arial" w:cs="Arial"/>
          <w:sz w:val="20"/>
          <w:szCs w:val="20"/>
        </w:rPr>
        <w:t xml:space="preserve">counties in 48 states (all counties in HI and AK were excluded) and </w:t>
      </w:r>
      <w:r w:rsidR="00397425" w:rsidRPr="00654114">
        <w:rPr>
          <w:rFonts w:ascii="Arial" w:hAnsi="Arial" w:cs="Arial"/>
          <w:sz w:val="20"/>
          <w:szCs w:val="20"/>
        </w:rPr>
        <w:t>2,161 counties</w:t>
      </w:r>
      <w:r w:rsidR="00397425">
        <w:rPr>
          <w:rFonts w:ascii="Arial" w:hAnsi="Arial" w:cs="Arial"/>
          <w:sz w:val="20"/>
          <w:szCs w:val="20"/>
        </w:rPr>
        <w:t xml:space="preserve">, </w:t>
      </w:r>
      <w:r w:rsidR="00397425" w:rsidRPr="00654114">
        <w:rPr>
          <w:rFonts w:ascii="Arial" w:hAnsi="Arial" w:cs="Arial"/>
          <w:sz w:val="20"/>
          <w:szCs w:val="20"/>
        </w:rPr>
        <w:t>covering 71.</w:t>
      </w:r>
      <w:r w:rsidR="00397425">
        <w:rPr>
          <w:rFonts w:ascii="Arial" w:hAnsi="Arial" w:cs="Arial"/>
          <w:sz w:val="20"/>
          <w:szCs w:val="20"/>
        </w:rPr>
        <w:t>1</w:t>
      </w:r>
      <w:r w:rsidR="00397425" w:rsidRPr="00654114">
        <w:rPr>
          <w:rFonts w:ascii="Arial" w:hAnsi="Arial" w:cs="Arial"/>
          <w:sz w:val="20"/>
          <w:szCs w:val="20"/>
        </w:rPr>
        <w:t>% of 2018 Medicare beneficiaries (N = 23,622,770).</w:t>
      </w:r>
    </w:p>
    <w:p w14:paraId="7D470753" w14:textId="59BC51BE" w:rsidR="001C6BC5" w:rsidRPr="001C6BC5" w:rsidRDefault="001C6BC5" w:rsidP="00BC4C73">
      <w:pPr>
        <w:spacing w:after="0" w:line="480" w:lineRule="auto"/>
        <w:ind w:firstLine="360"/>
        <w:rPr>
          <w:rFonts w:ascii="Arial" w:hAnsi="Arial" w:cs="Arial"/>
          <w:sz w:val="20"/>
          <w:szCs w:val="20"/>
        </w:rPr>
      </w:pPr>
      <w:r w:rsidRPr="001C6BC5">
        <w:rPr>
          <w:rFonts w:ascii="Arial" w:hAnsi="Arial" w:cs="Arial"/>
          <w:sz w:val="20"/>
          <w:szCs w:val="20"/>
        </w:rPr>
        <w:t xml:space="preserve">We were interested in understanding the health impacts of prevalent moderate to large-scale power outages, not only large outages caused by </w:t>
      </w:r>
      <w:r w:rsidR="00997971">
        <w:rPr>
          <w:rFonts w:ascii="Arial" w:hAnsi="Arial" w:cs="Arial"/>
          <w:sz w:val="20"/>
          <w:szCs w:val="20"/>
        </w:rPr>
        <w:t>extreme weather events</w:t>
      </w:r>
      <w:r w:rsidRPr="001C6BC5">
        <w:rPr>
          <w:rFonts w:ascii="Arial" w:hAnsi="Arial" w:cs="Arial"/>
          <w:sz w:val="20"/>
          <w:szCs w:val="20"/>
        </w:rPr>
        <w:t xml:space="preserve">. Therefore, we considered a county-day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spanned two days but neither day had 8 total hours of exposure alone, we considered the second 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07D8FDE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w:t>
      </w:r>
      <w:r w:rsidR="00997971">
        <w:rPr>
          <w:rFonts w:ascii="Arial" w:hAnsi="Arial" w:cs="Arial"/>
          <w:sz w:val="20"/>
          <w:szCs w:val="20"/>
        </w:rPr>
        <w:t xml:space="preserve">many </w:t>
      </w:r>
      <w:r w:rsidRPr="001C6BC5">
        <w:rPr>
          <w:rFonts w:ascii="Arial" w:hAnsi="Arial" w:cs="Arial"/>
          <w:sz w:val="20"/>
          <w:szCs w:val="20"/>
        </w:rPr>
        <w:t>batteries for electricity-dependent medical equipment last 8 hours. During a</w:t>
      </w:r>
      <w:r w:rsidR="00997971">
        <w:rPr>
          <w:rFonts w:ascii="Arial" w:hAnsi="Arial" w:cs="Arial"/>
          <w:sz w:val="20"/>
          <w:szCs w:val="20"/>
        </w:rPr>
        <w:t>n</w:t>
      </w:r>
      <w:r w:rsidRPr="001C6BC5">
        <w:rPr>
          <w:rFonts w:ascii="Arial" w:hAnsi="Arial" w:cs="Arial"/>
          <w:sz w:val="20"/>
          <w:szCs w:val="20"/>
        </w:rPr>
        <w:t xml:space="preserve"> 8+ hour power outage, electricity-dependent medical device users could experience adverse health effects without their equipment. We also chose this definition since prior studies have evaluated the health impacts of </w:t>
      </w:r>
      <w:r w:rsidR="00997971" w:rsidRPr="001C6BC5">
        <w:rPr>
          <w:rFonts w:ascii="Arial" w:hAnsi="Arial" w:cs="Arial"/>
          <w:sz w:val="20"/>
          <w:szCs w:val="20"/>
        </w:rPr>
        <w:t>similar</w:t>
      </w:r>
      <w:r w:rsidR="00997971">
        <w:rPr>
          <w:rFonts w:ascii="Arial" w:hAnsi="Arial" w:cs="Arial"/>
          <w:sz w:val="20"/>
          <w:szCs w:val="20"/>
        </w:rPr>
        <w:t>-</w:t>
      </w:r>
      <w:r w:rsidRPr="001C6BC5">
        <w:rPr>
          <w:rFonts w:ascii="Arial" w:hAnsi="Arial" w:cs="Arial"/>
          <w:sz w:val="20"/>
          <w:szCs w:val="20"/>
        </w:rPr>
        <w:t xml:space="preserve">size outages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w:t>
      </w:r>
      <w:r w:rsidRPr="001C6BC5">
        <w:rPr>
          <w:rFonts w:ascii="Arial" w:hAnsi="Arial" w:cs="Arial"/>
          <w:sz w:val="20"/>
          <w:szCs w:val="20"/>
        </w:rPr>
        <w:fldChar w:fldCharType="end"/>
      </w:r>
      <w:r w:rsidRPr="001C6BC5">
        <w:rPr>
          <w:rFonts w:ascii="Arial" w:hAnsi="Arial" w:cs="Arial"/>
          <w:sz w:val="20"/>
          <w:szCs w:val="20"/>
        </w:rPr>
        <w:t>.</w:t>
      </w:r>
    </w:p>
    <w:p w14:paraId="40B69A7F" w14:textId="08BD6AF1"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w:t>
      </w:r>
      <w:r w:rsidR="00997971">
        <w:rPr>
          <w:rFonts w:ascii="Arial" w:hAnsi="Arial" w:cs="Arial"/>
          <w:sz w:val="20"/>
          <w:szCs w:val="20"/>
        </w:rPr>
        <w:t>identifying</w:t>
      </w:r>
      <w:r w:rsidR="00997971" w:rsidRPr="001C6BC5">
        <w:rPr>
          <w:rFonts w:ascii="Arial" w:hAnsi="Arial" w:cs="Arial"/>
          <w:sz w:val="20"/>
          <w:szCs w:val="20"/>
        </w:rPr>
        <w:t xml:space="preserve"> </w:t>
      </w:r>
      <w:r w:rsidRPr="001C6BC5">
        <w:rPr>
          <w:rFonts w:ascii="Arial" w:hAnsi="Arial" w:cs="Arial"/>
          <w:sz w:val="20"/>
          <w:szCs w:val="20"/>
        </w:rPr>
        <w:t xml:space="preserve">health impacts </w:t>
      </w:r>
      <w:r w:rsidR="00997971">
        <w:rPr>
          <w:rFonts w:ascii="Arial" w:hAnsi="Arial" w:cs="Arial"/>
          <w:sz w:val="20"/>
          <w:szCs w:val="20"/>
        </w:rPr>
        <w:t>following</w:t>
      </w:r>
      <w:r w:rsidR="00997971" w:rsidRPr="001C6BC5">
        <w:rPr>
          <w:rFonts w:ascii="Arial" w:hAnsi="Arial" w:cs="Arial"/>
          <w:sz w:val="20"/>
          <w:szCs w:val="20"/>
        </w:rPr>
        <w:t xml:space="preserve"> </w:t>
      </w:r>
      <w:r w:rsidRPr="001C6BC5">
        <w:rPr>
          <w:rFonts w:ascii="Arial" w:hAnsi="Arial" w:cs="Arial"/>
          <w:sz w:val="20"/>
          <w:szCs w:val="20"/>
        </w:rPr>
        <w:t xml:space="preserve">outages of certain lengths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{"citationID":"lqKdItdQ","properties":{"formattedCitation":"(19\\uc0\\u8211{}21, 25, 39, 41)","plainCitation":"(19–21, 25, 39, 41)","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823535">
        <w:rPr>
          <w:rFonts w:ascii="Cambria Math" w:hAnsi="Cambria Math" w:cs="Cambria Math"/>
          <w:sz w:val="20"/>
          <w:szCs w:val="20"/>
        </w:rPr>
        <w:instrText>ﬀ</w:instrText>
      </w:r>
      <w:r w:rsidR="00823535">
        <w:rPr>
          <w:rFonts w:ascii="Arial" w:hAnsi="Arial" w:cs="Arial"/>
          <w:sz w:val="20"/>
          <w:szCs w:val="20"/>
        </w:rPr>
        <w:instrText>ects. We aimed to investigate the individual and joint e</w:instrText>
      </w:r>
      <w:r w:rsidR="00823535">
        <w:rPr>
          <w:rFonts w:ascii="Cambria Math" w:hAnsi="Cambria Math" w:cs="Cambria Math"/>
          <w:sz w:val="20"/>
          <w:szCs w:val="20"/>
        </w:rPr>
        <w:instrText>ﬀ</w:instrText>
      </w:r>
      <w:r w:rsidR="0082353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823535">
        <w:rPr>
          <w:rFonts w:ascii="Cambria Math" w:hAnsi="Cambria Math" w:cs="Cambria Math"/>
          <w:sz w:val="20"/>
          <w:szCs w:val="20"/>
        </w:rPr>
        <w:instrText>ﬀ</w:instrText>
      </w:r>
      <w:r w:rsidR="0082353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823535">
        <w:rPr>
          <w:rFonts w:ascii="Cambria Math" w:hAnsi="Cambria Math" w:cs="Cambria Math"/>
          <w:sz w:val="20"/>
          <w:szCs w:val="20"/>
        </w:rPr>
        <w:instrText>ﬀ</w:instrText>
      </w:r>
      <w:r w:rsidR="0082353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823535">
        <w:rPr>
          <w:rFonts w:ascii="Cambria Math" w:hAnsi="Cambria Math" w:cs="Cambria Math"/>
          <w:sz w:val="20"/>
          <w:szCs w:val="20"/>
        </w:rPr>
        <w:instrText>ﬀ</w:instrText>
      </w:r>
      <w:r w:rsidR="00823535">
        <w:rPr>
          <w:rFonts w:ascii="Arial" w:hAnsi="Arial" w:cs="Arial"/>
          <w:sz w:val="20"/>
          <w:szCs w:val="20"/>
        </w:rPr>
        <w:instrText>ect on both multiplicative and additive scales. Over 35% of the thunderstorm e</w:instrText>
      </w:r>
      <w:r w:rsidR="00823535">
        <w:rPr>
          <w:rFonts w:ascii="Cambria Math" w:hAnsi="Cambria Math" w:cs="Cambria Math"/>
          <w:sz w:val="20"/>
          <w:szCs w:val="20"/>
        </w:rPr>
        <w:instrText>ﬀ</w:instrText>
      </w:r>
      <w:r w:rsidR="00823535">
        <w:rPr>
          <w:rFonts w:ascii="Arial" w:hAnsi="Arial" w:cs="Arial"/>
          <w:sz w:val="20"/>
          <w:szCs w:val="20"/>
        </w:rPr>
        <w:instrText>ects were mediated by PM2:5 and RH.\nCONCLUSION: Thunderstorms accompanied by POs showed the strongest respiratory e</w:instrText>
      </w:r>
      <w:r w:rsidR="00823535">
        <w:rPr>
          <w:rFonts w:ascii="Cambria Math" w:hAnsi="Cambria Math" w:cs="Cambria Math"/>
          <w:sz w:val="20"/>
          <w:szCs w:val="20"/>
        </w:rPr>
        <w:instrText>ﬀ</w:instrText>
      </w:r>
      <w:r w:rsidR="0082353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823535">
        <w:rPr>
          <w:rFonts w:ascii="Cambria Math" w:hAnsi="Cambria Math" w:cs="Cambria Math"/>
          <w:sz w:val="20"/>
          <w:szCs w:val="20"/>
        </w:rPr>
        <w:instrText>ﬀ</w:instrText>
      </w:r>
      <w:r w:rsidR="0082353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823535">
        <w:rPr>
          <w:rFonts w:ascii="Cambria Math" w:hAnsi="Cambria Math" w:cs="Cambria Math"/>
          <w:sz w:val="20"/>
          <w:szCs w:val="20"/>
        </w:rPr>
        <w:instrText>ﬀ</w:instrText>
      </w:r>
      <w:r w:rsidR="00823535">
        <w:rPr>
          <w:rFonts w:ascii="Arial" w:hAnsi="Arial" w:cs="Arial"/>
          <w:sz w:val="20"/>
          <w:szCs w:val="20"/>
        </w:rPr>
        <w:instrText>ects of large-scale power outages, including the massive power failure that a</w:instrText>
      </w:r>
      <w:r w:rsidR="00823535">
        <w:rPr>
          <w:rFonts w:ascii="Cambria Math" w:hAnsi="Cambria Math" w:cs="Cambria Math"/>
          <w:sz w:val="20"/>
          <w:szCs w:val="20"/>
        </w:rPr>
        <w:instrText>ﬀ</w:instrText>
      </w:r>
      <w:r w:rsidR="0082353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823535">
        <w:rPr>
          <w:rFonts w:ascii="Cambria Math" w:hAnsi="Cambria Math" w:cs="Cambria Math"/>
          <w:sz w:val="20"/>
          <w:szCs w:val="20"/>
        </w:rPr>
        <w:instrText>ﬀ</w:instrText>
      </w:r>
      <w:r w:rsidR="00823535">
        <w:rPr>
          <w:rFonts w:ascii="Arial" w:hAnsi="Arial" w:cs="Arial"/>
          <w:sz w:val="20"/>
          <w:szCs w:val="20"/>
        </w:rPr>
        <w:instrText>ect health. This information can inform preparedness e</w:instrText>
      </w:r>
      <w:r w:rsidR="00823535">
        <w:rPr>
          <w:rFonts w:ascii="Cambria Math" w:hAnsi="Cambria Math" w:cs="Cambria Math"/>
          <w:sz w:val="20"/>
          <w:szCs w:val="20"/>
        </w:rPr>
        <w:instrText>ﬀ</w:instrText>
      </w:r>
      <w:r w:rsidR="0082353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00823535" w:rsidRPr="00823535">
        <w:rPr>
          <w:rFonts w:ascii="Arial" w:hAnsi="Arial" w:cs="Arial"/>
          <w:sz w:val="20"/>
        </w:rPr>
        <w:t>(19–21, 25, 39, 41)</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t>
      </w:r>
      <w:r w:rsidRPr="001C6BC5">
        <w:rPr>
          <w:rFonts w:ascii="Arial" w:hAnsi="Arial" w:cs="Arial"/>
          <w:sz w:val="20"/>
          <w:szCs w:val="20"/>
        </w:rPr>
        <w:lastRenderedPageBreak/>
        <w:t xml:space="preserve">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2A9445E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model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{"citationID":"7opQ6oZg","properties":{"formattedCitation":"(42)","plainCitation":"(42)","noteIndex":0},"citationItems":[{"id":216,"uris":["http://zotero.org/users/local/hHKggCUl/items/AG3LS9AB"],"itemData":{"id":216,"type":"article-journal","abstract":"Background: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(42)</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w:t>
      </w:r>
      <w:r w:rsidR="00997971">
        <w:rPr>
          <w:rFonts w:ascii="Arial" w:hAnsi="Arial" w:cs="Arial"/>
          <w:sz w:val="20"/>
          <w:szCs w:val="20"/>
        </w:rPr>
        <w:t xml:space="preserve">may </w:t>
      </w:r>
      <w:r w:rsidRPr="001C6BC5">
        <w:rPr>
          <w:rFonts w:ascii="Arial" w:hAnsi="Arial" w:cs="Arial"/>
          <w:sz w:val="20"/>
          <w:szCs w:val="20"/>
        </w:rPr>
        <w:t xml:space="preserve">affect these outcomes differently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{"citationID":"5LvlVl64","properties":{"formattedCitation":"(43\\uc0\\u8211{}45)","plainCitation":"(43–45)","noteIndex":0},"citationItems":[{"id":245,"uris":["http://zotero.org/users/local/hHKggCUl/items/7MGSB3BY"],"itemData":{"id":245,"type":"article-journal","abstract":"Cold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00823535" w:rsidRPr="00823535">
        <w:rPr>
          <w:rFonts w:ascii="Arial" w:hAnsi="Arial" w:cs="Arial"/>
          <w:sz w:val="20"/>
        </w:rPr>
        <w:t>(43–45)</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for time-invariant confounders such as county-level socioeconomic characteristics, which could affect both hospitalization rates and power outage rates, as well as seasonal and day-of-week trends. </w:t>
      </w:r>
      <w:r w:rsidR="00865058">
        <w:rPr>
          <w:rFonts w:ascii="Arial" w:hAnsi="Arial" w:cs="Arial"/>
          <w:sz w:val="20"/>
          <w:szCs w:val="20"/>
        </w:rPr>
        <w:t>We first ran a quasi-Poisson model to test for overdispersion of the outcome, but found no overdispersion</w:t>
      </w:r>
      <w:r w:rsidR="00A9766E">
        <w:rPr>
          <w:rFonts w:ascii="Arial" w:hAnsi="Arial" w:cs="Arial"/>
          <w:sz w:val="20"/>
          <w:szCs w:val="20"/>
        </w:rPr>
        <w:t>.</w:t>
      </w:r>
    </w:p>
    <w:p w14:paraId="7818D228" w14:textId="3B2C4780" w:rsidR="001C6BC5" w:rsidRPr="001C6BC5" w:rsidRDefault="001C6BC5" w:rsidP="00260F43">
      <w:pPr>
        <w:spacing w:after="0" w:line="480" w:lineRule="auto"/>
        <w:ind w:firstLine="360"/>
        <w:rPr>
          <w:rFonts w:ascii="Arial" w:hAnsi="Arial" w:cs="Arial"/>
          <w:sz w:val="20"/>
          <w:szCs w:val="20"/>
        </w:rPr>
      </w:pPr>
      <w:r w:rsidRPr="001C6BC5">
        <w:rPr>
          <w:rFonts w:ascii="Arial" w:hAnsi="Arial" w:cs="Arial"/>
          <w:sz w:val="20"/>
          <w:szCs w:val="20"/>
        </w:rPr>
        <w:t xml:space="preserve"> We controlled for meteorological confounders such as temperature, precipitation, and wind speed (</w:t>
      </w:r>
      <w:r w:rsidR="003439B9">
        <w:rPr>
          <w:rFonts w:ascii="Arial" w:hAnsi="Arial" w:cs="Arial"/>
          <w:sz w:val="20"/>
          <w:szCs w:val="20"/>
        </w:rPr>
        <w:t xml:space="preserve">as </w:t>
      </w:r>
      <w:r w:rsidRPr="001C6BC5">
        <w:rPr>
          <w:rFonts w:ascii="Arial" w:hAnsi="Arial" w:cs="Arial"/>
          <w:sz w:val="20"/>
          <w:szCs w:val="20"/>
        </w:rPr>
        <w:t xml:space="preserve">a proxy for cyclones, tornadoes, and other storms). These factors influence both power outage and hospitalization rates. We used daily county-level maximal temperature, average wind speed, and total precipitation measures from </w:t>
      </w:r>
      <w:proofErr w:type="spellStart"/>
      <w:r w:rsidRPr="001C6BC5">
        <w:rPr>
          <w:rFonts w:ascii="Arial" w:hAnsi="Arial" w:cs="Arial"/>
          <w:sz w:val="20"/>
          <w:szCs w:val="20"/>
        </w:rPr>
        <w:t>gridMET</w:t>
      </w:r>
      <w:proofErr w:type="spellEnd"/>
      <w:r w:rsidRPr="001C6BC5">
        <w:rPr>
          <w:rFonts w:ascii="Arial" w:hAnsi="Arial" w:cs="Arial"/>
          <w:sz w:val="20"/>
          <w:szCs w:val="20"/>
        </w:rPr>
        <w:t xml:space="preserve">, a dataset of daily high-spatial resolution surface meteorological data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{"citationID":"anMHlWK4","properties":{"formattedCitation":"(46)","plainCitation":"(46)","noteIndex":0},"citationItems":[{"id":257,"uris":["http://zotero.org/users/local/hHKggCUl/items/P8C49KHT"],"itemData":{"id":257,"type":"article-journal","abstract":"Abstract\n            Landscape</w:instrText>
      </w:r>
      <w:r w:rsidR="00823535">
        <w:rPr>
          <w:rFonts w:ascii="Cambria Math" w:hAnsi="Cambria Math" w:cs="Cambria Math"/>
          <w:sz w:val="20"/>
          <w:szCs w:val="20"/>
        </w:rPr>
        <w:instrText>‐</w:instrText>
      </w:r>
      <w:r w:rsidR="00823535">
        <w:rPr>
          <w:rFonts w:ascii="Arial" w:hAnsi="Arial" w:cs="Arial"/>
          <w:sz w:val="20"/>
          <w:szCs w:val="20"/>
        </w:rPr>
        <w:instrText>scale ecological modelling has been hindered by suitable high</w:instrText>
      </w:r>
      <w:r w:rsidR="00823535">
        <w:rPr>
          <w:rFonts w:ascii="Cambria Math" w:hAnsi="Cambria Math" w:cs="Cambria Math"/>
          <w:sz w:val="20"/>
          <w:szCs w:val="20"/>
        </w:rPr>
        <w:instrText>‐</w:instrText>
      </w:r>
      <w:r w:rsidR="00823535">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00823535">
        <w:rPr>
          <w:rFonts w:ascii="Cambria Math" w:hAnsi="Cambria Math" w:cs="Cambria Math"/>
          <w:sz w:val="20"/>
          <w:szCs w:val="20"/>
        </w:rPr>
        <w:instrText>‐</w:instrText>
      </w:r>
      <w:r w:rsidR="00823535">
        <w:rPr>
          <w:rFonts w:ascii="Arial" w:hAnsi="Arial" w:cs="Arial"/>
          <w:sz w:val="20"/>
          <w:szCs w:val="20"/>
        </w:rPr>
        <w:instrText>scale reanalysis and daily gauge</w:instrText>
      </w:r>
      <w:r w:rsidR="00823535">
        <w:rPr>
          <w:rFonts w:ascii="Cambria Math" w:hAnsi="Cambria Math" w:cs="Cambria Math"/>
          <w:sz w:val="20"/>
          <w:szCs w:val="20"/>
        </w:rPr>
        <w:instrText>‐</w:instrText>
      </w:r>
      <w:r w:rsidR="00823535">
        <w:rPr>
          <w:rFonts w:ascii="Arial" w:hAnsi="Arial" w:cs="Arial"/>
          <w:sz w:val="20"/>
          <w:szCs w:val="20"/>
        </w:rPr>
        <w:instrText>based precipitation to derive a spatially and temporally complete, high</w:instrText>
      </w:r>
      <w:r w:rsidR="00823535">
        <w:rPr>
          <w:rFonts w:ascii="Cambria Math" w:hAnsi="Cambria Math" w:cs="Cambria Math"/>
          <w:sz w:val="20"/>
          <w:szCs w:val="20"/>
        </w:rPr>
        <w:instrText>‐</w:instrText>
      </w:r>
      <w:r w:rsidR="00823535">
        <w:rPr>
          <w:rFonts w:ascii="Arial" w:hAnsi="Arial" w:cs="Arial"/>
          <w:sz w:val="20"/>
          <w:szCs w:val="20"/>
        </w:rPr>
        <w:instrText>resolution (4</w:instrText>
      </w:r>
      <w:r w:rsidR="00823535">
        <w:rPr>
          <w:rFonts w:ascii="Cambria Math" w:hAnsi="Cambria Math" w:cs="Cambria Math"/>
          <w:sz w:val="20"/>
          <w:szCs w:val="20"/>
        </w:rPr>
        <w:instrText>‐</w:instrText>
      </w:r>
      <w:r w:rsidR="00823535">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823535">
        <w:rPr>
          <w:rFonts w:ascii="Cambria Math" w:hAnsi="Cambria Math" w:cs="Cambria Math"/>
          <w:sz w:val="20"/>
          <w:szCs w:val="20"/>
        </w:rPr>
        <w:instrText>‐</w:instrText>
      </w:r>
      <w:r w:rsidR="00823535">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(46)</w:t>
      </w:r>
      <w:r w:rsidRPr="001C6BC5">
        <w:rPr>
          <w:rFonts w:ascii="Arial" w:hAnsi="Arial" w:cs="Arial"/>
          <w:sz w:val="20"/>
          <w:szCs w:val="20"/>
        </w:rPr>
        <w:fldChar w:fldCharType="end"/>
      </w:r>
      <w:r w:rsidRPr="001C6BC5">
        <w:rPr>
          <w:rFonts w:ascii="Arial" w:hAnsi="Arial" w:cs="Arial"/>
          <w:sz w:val="20"/>
          <w:szCs w:val="20"/>
        </w:rPr>
        <w:t>. We included maximal temperature flexibly in our models as a natural spline with 3 degrees of freedom based on the known non-linear relationship between temperature and hospitalizations</w:t>
      </w:r>
      <w:r w:rsidR="00E4674D">
        <w:rPr>
          <w:rFonts w:ascii="Arial" w:hAnsi="Arial" w:cs="Arial"/>
          <w:sz w:val="20"/>
          <w:szCs w:val="20"/>
        </w:rPr>
        <w:t>, and controlled for lagged effects of temperature up to 1 week after exposure</w:t>
      </w:r>
      <w:r w:rsidRPr="001C6BC5">
        <w:rPr>
          <w:rFonts w:ascii="Arial" w:hAnsi="Arial" w:cs="Arial"/>
          <w:sz w:val="20"/>
          <w:szCs w:val="20"/>
        </w:rPr>
        <w:t xml:space="preserve">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{"citationID":"rL987GAw","properties":{"formattedCitation":"(26)","plainCitation":"(26)","noteIndex":0},"citationItems":[{"id":211,"uris":["http://zotero.org/users/local/hHKggCUl/items/7S2KHWLC"],"itemData":{"id":211,"type":"article-journal","abstract":"Objectives: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(26)</w:t>
      </w:r>
      <w:r w:rsidRPr="001C6BC5">
        <w:rPr>
          <w:rFonts w:ascii="Arial" w:hAnsi="Arial" w:cs="Arial"/>
          <w:sz w:val="20"/>
          <w:szCs w:val="20"/>
        </w:rPr>
        <w:fldChar w:fldCharType="end"/>
      </w:r>
      <w:r w:rsidRPr="001C6BC5">
        <w:rPr>
          <w:rFonts w:ascii="Arial" w:hAnsi="Arial" w:cs="Arial"/>
          <w:sz w:val="20"/>
          <w:szCs w:val="20"/>
        </w:rPr>
        <w:t xml:space="preserve">. To determine how flexibly to control for wind speed and precipitation, we examined the relationships between </w:t>
      </w:r>
      <w:r w:rsidR="00BF0040">
        <w:rPr>
          <w:rFonts w:ascii="Arial" w:hAnsi="Arial" w:cs="Arial"/>
          <w:sz w:val="20"/>
          <w:szCs w:val="20"/>
        </w:rPr>
        <w:t>these two meteorologic factors</w:t>
      </w:r>
      <w:r w:rsidRPr="001C6BC5">
        <w:rPr>
          <w:rFonts w:ascii="Arial" w:hAnsi="Arial" w:cs="Arial"/>
          <w:sz w:val="20"/>
          <w:szCs w:val="20"/>
        </w:rPr>
        <w:t xml:space="preserve"> and CVD and respiratory hospitalization rates separately. We ran several test models with splines on precipitation and wind speed with varying degrees of flexibility (linear and 2-4 degrees of freedom) and tested model fit using the quasi-Akaike Information Criterion (</w:t>
      </w:r>
      <w:proofErr w:type="spellStart"/>
      <w:r w:rsidRPr="001C6BC5">
        <w:rPr>
          <w:rFonts w:ascii="Arial" w:hAnsi="Arial" w:cs="Arial"/>
          <w:sz w:val="20"/>
          <w:szCs w:val="20"/>
        </w:rPr>
        <w:t>qAIC</w:t>
      </w:r>
      <w:proofErr w:type="spellEnd"/>
      <w:r w:rsidRPr="001C6BC5">
        <w:rPr>
          <w:rFonts w:ascii="Arial" w:hAnsi="Arial" w:cs="Arial"/>
          <w:sz w:val="20"/>
          <w:szCs w:val="20"/>
        </w:rPr>
        <w:t xml:space="preserve">). We controlled for these confounders in our </w:t>
      </w:r>
      <w:r w:rsidRPr="001C6BC5">
        <w:rPr>
          <w:rFonts w:ascii="Arial" w:hAnsi="Arial" w:cs="Arial"/>
          <w:sz w:val="20"/>
          <w:szCs w:val="20"/>
        </w:rPr>
        <w:lastRenderedPageBreak/>
        <w:t xml:space="preserve">analytic power outage models with the </w:t>
      </w:r>
      <w:proofErr w:type="spellStart"/>
      <w:r w:rsidRPr="001C6BC5">
        <w:rPr>
          <w:rFonts w:ascii="Arial" w:hAnsi="Arial" w:cs="Arial"/>
          <w:sz w:val="20"/>
          <w:szCs w:val="20"/>
        </w:rPr>
        <w:t>qAIC</w:t>
      </w:r>
      <w:proofErr w:type="spellEnd"/>
      <w:r w:rsidRPr="001C6BC5">
        <w:rPr>
          <w:rFonts w:ascii="Arial" w:hAnsi="Arial" w:cs="Arial"/>
          <w:sz w:val="20"/>
          <w:szCs w:val="20"/>
        </w:rPr>
        <w:t xml:space="preserve">-determined degree of flexibility. In respiratory hospitalization models, we controlled for </w:t>
      </w:r>
      <w:r w:rsidR="00F77BD9">
        <w:rPr>
          <w:rFonts w:ascii="Arial" w:hAnsi="Arial" w:cs="Arial"/>
          <w:sz w:val="20"/>
          <w:szCs w:val="20"/>
        </w:rPr>
        <w:t xml:space="preserve">same-day </w:t>
      </w:r>
      <w:r w:rsidRPr="001C6BC5">
        <w:rPr>
          <w:rFonts w:ascii="Arial" w:hAnsi="Arial" w:cs="Arial"/>
          <w:sz w:val="20"/>
          <w:szCs w:val="20"/>
        </w:rPr>
        <w:t xml:space="preserve">precipitation linearly, and in CVD models, with 2 degrees of freedom. We modelled </w:t>
      </w:r>
      <w:r w:rsidR="0073550B">
        <w:rPr>
          <w:rFonts w:ascii="Arial" w:hAnsi="Arial" w:cs="Arial"/>
          <w:sz w:val="20"/>
          <w:szCs w:val="20"/>
        </w:rPr>
        <w:t xml:space="preserve">same-day </w:t>
      </w:r>
      <w:r w:rsidRPr="001C6BC5">
        <w:rPr>
          <w:rFonts w:ascii="Arial" w:hAnsi="Arial" w:cs="Arial"/>
          <w:sz w:val="20"/>
          <w:szCs w:val="20"/>
        </w:rPr>
        <w:t xml:space="preserve">wind speed </w:t>
      </w:r>
      <w:r w:rsidR="0069147C">
        <w:rPr>
          <w:rFonts w:ascii="Arial" w:hAnsi="Arial" w:cs="Arial"/>
          <w:sz w:val="20"/>
          <w:szCs w:val="20"/>
        </w:rPr>
        <w:t xml:space="preserve">exposure </w:t>
      </w:r>
      <w:r w:rsidRPr="001C6BC5">
        <w:rPr>
          <w:rFonts w:ascii="Arial" w:hAnsi="Arial" w:cs="Arial"/>
          <w:sz w:val="20"/>
          <w:szCs w:val="20"/>
        </w:rPr>
        <w:t xml:space="preserve">with 3 degrees of freedom </w:t>
      </w:r>
      <w:r w:rsidR="000018B2">
        <w:rPr>
          <w:rFonts w:ascii="Arial" w:hAnsi="Arial" w:cs="Arial"/>
          <w:sz w:val="20"/>
          <w:szCs w:val="20"/>
        </w:rPr>
        <w:t>for</w:t>
      </w:r>
      <w:r w:rsidR="000018B2" w:rsidRPr="001C6BC5">
        <w:rPr>
          <w:rFonts w:ascii="Arial" w:hAnsi="Arial" w:cs="Arial"/>
          <w:sz w:val="20"/>
          <w:szCs w:val="20"/>
        </w:rPr>
        <w:t xml:space="preserve"> </w:t>
      </w:r>
      <w:r w:rsidRPr="001C6BC5">
        <w:rPr>
          <w:rFonts w:ascii="Arial" w:hAnsi="Arial" w:cs="Arial"/>
          <w:sz w:val="20"/>
          <w:szCs w:val="20"/>
        </w:rPr>
        <w:t xml:space="preserve">both outcomes. </w:t>
      </w:r>
    </w:p>
    <w:p w14:paraId="6B43437C" w14:textId="66D8A05B"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hypothesized that there would be lagged effects of power outage on CVD and respiratory hospitalizations. Power outage exposure </w:t>
      </w:r>
      <w:r w:rsidR="00C503EA">
        <w:rPr>
          <w:rFonts w:ascii="Arial" w:hAnsi="Arial" w:cs="Arial"/>
          <w:sz w:val="20"/>
          <w:szCs w:val="20"/>
        </w:rPr>
        <w:t xml:space="preserve">had </w:t>
      </w:r>
      <w:r w:rsidR="00C503EA">
        <w:rPr>
          <w:rFonts w:ascii="Arial" w:hAnsi="Arial" w:cs="Arial"/>
          <w:sz w:val="20"/>
          <w:szCs w:val="20"/>
          <w:lang w:val="el-GR"/>
        </w:rPr>
        <w:t>ρ</w:t>
      </w:r>
      <w:r w:rsidR="00C503EA">
        <w:rPr>
          <w:rFonts w:ascii="Arial" w:hAnsi="Arial" w:cs="Arial"/>
          <w:sz w:val="20"/>
          <w:szCs w:val="20"/>
        </w:rPr>
        <w:t xml:space="preserve"> </w:t>
      </w:r>
      <w:r w:rsidR="00C503EA" w:rsidRPr="001C6BC5">
        <w:rPr>
          <w:rFonts w:ascii="Arial" w:hAnsi="Arial" w:cs="Arial"/>
          <w:sz w:val="20"/>
          <w:szCs w:val="20"/>
        </w:rPr>
        <w:t>= 0.2</w:t>
      </w:r>
      <w:r w:rsidR="00C503EA">
        <w:rPr>
          <w:rFonts w:ascii="Arial" w:hAnsi="Arial" w:cs="Arial"/>
          <w:sz w:val="20"/>
          <w:szCs w:val="20"/>
        </w:rPr>
        <w:t xml:space="preserve"> </w:t>
      </w:r>
      <w:r w:rsidRPr="001C6BC5">
        <w:rPr>
          <w:rFonts w:ascii="Arial" w:hAnsi="Arial" w:cs="Arial"/>
          <w:sz w:val="20"/>
          <w:szCs w:val="20"/>
        </w:rPr>
        <w:t>autocorrelat</w:t>
      </w:r>
      <w:r w:rsidR="00C503EA">
        <w:rPr>
          <w:rFonts w:ascii="Arial" w:hAnsi="Arial" w:cs="Arial"/>
          <w:sz w:val="20"/>
          <w:szCs w:val="20"/>
        </w:rPr>
        <w:t>ion</w:t>
      </w:r>
      <w:r w:rsidRPr="001C6BC5">
        <w:rPr>
          <w:rFonts w:ascii="Arial" w:hAnsi="Arial" w:cs="Arial"/>
          <w:sz w:val="20"/>
          <w:szCs w:val="20"/>
        </w:rPr>
        <w:t xml:space="preserve">. We included distributed lag terms up to 6 days after power outage exposure and constrained these terms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{"citationID":"AyNmwG13","properties":{"formattedCitation":"(47)","plainCitation":"(47)","noteIndex":0},"citationItems":[{"id":259,"uris":["http://zotero.org/users/local/hHKggCUl/items/TT6S5RCD"],"itemData":{"id":259,"type":"article-journal","abstract":"Abstract\n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823535">
        <w:rPr>
          <w:rFonts w:ascii="Cambria Math" w:hAnsi="Cambria Math" w:cs="Cambria Math"/>
          <w:sz w:val="20"/>
          <w:szCs w:val="20"/>
        </w:rPr>
        <w:instrText>‐</w:instrText>
      </w:r>
      <w:r w:rsidR="00823535">
        <w:rPr>
          <w:rFonts w:ascii="Arial" w:hAnsi="Arial" w:cs="Arial"/>
          <w:sz w:val="20"/>
          <w:szCs w:val="20"/>
        </w:rPr>
        <w:instrText>linear models (DLNM), a modelling framework that can simultaneously represent non</w:instrText>
      </w:r>
      <w:r w:rsidR="00823535">
        <w:rPr>
          <w:rFonts w:ascii="Cambria Math" w:hAnsi="Cambria Math" w:cs="Cambria Math"/>
          <w:sz w:val="20"/>
          <w:szCs w:val="20"/>
        </w:rPr>
        <w:instrText>‐</w:instrText>
      </w:r>
      <w:r w:rsidR="00823535">
        <w:rPr>
          <w:rFonts w:ascii="Arial" w:hAnsi="Arial" w:cs="Arial"/>
          <w:sz w:val="20"/>
          <w:szCs w:val="20"/>
        </w:rPr>
        <w:instrText>linear exposure–response dependencies and delayed effects. This methodology is based on the definition of a ‘cross</w:instrText>
      </w:r>
      <w:r w:rsidR="00823535">
        <w:rPr>
          <w:rFonts w:ascii="Cambria Math" w:hAnsi="Cambria Math" w:cs="Cambria Math"/>
          <w:sz w:val="20"/>
          <w:szCs w:val="20"/>
        </w:rPr>
        <w:instrText>‐</w:instrText>
      </w:r>
      <w:r w:rsidR="00823535">
        <w:rPr>
          <w:rFonts w:ascii="Arial" w:hAnsi="Arial" w:cs="Arial"/>
          <w:sz w:val="20"/>
          <w:szCs w:val="20"/>
        </w:rPr>
        <w:instrText>basis’, a bi</w:instrText>
      </w:r>
      <w:r w:rsidR="00823535">
        <w:rPr>
          <w:rFonts w:ascii="Cambria Math" w:hAnsi="Cambria Math" w:cs="Cambria Math"/>
          <w:sz w:val="20"/>
          <w:szCs w:val="20"/>
        </w:rPr>
        <w:instrText>‐</w:instrText>
      </w:r>
      <w:r w:rsidR="00823535">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823535">
        <w:rPr>
          <w:rFonts w:ascii="Cambria Math" w:hAnsi="Cambria Math" w:cs="Cambria Math"/>
          <w:sz w:val="20"/>
          <w:szCs w:val="20"/>
        </w:rPr>
        <w:instrText>‐</w:instrText>
      </w:r>
      <w:r w:rsidR="00823535">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(47)</w:t>
      </w:r>
      <w:r w:rsidRPr="001C6BC5">
        <w:rPr>
          <w:rFonts w:ascii="Arial" w:hAnsi="Arial" w:cs="Arial"/>
          <w:sz w:val="20"/>
          <w:szCs w:val="20"/>
        </w:rPr>
        <w:fldChar w:fldCharType="end"/>
      </w:r>
      <w:r w:rsidRPr="001C6BC5">
        <w:rPr>
          <w:rFonts w:ascii="Arial" w:hAnsi="Arial" w:cs="Arial"/>
          <w:sz w:val="20"/>
          <w:szCs w:val="20"/>
        </w:rPr>
        <w:t xml:space="preserve">. We tested 3-5 degrees of freedom on the lag dimension (1-3 knots), and we compared model fit using </w:t>
      </w:r>
      <w:proofErr w:type="spellStart"/>
      <w:r w:rsidRPr="001C6BC5">
        <w:rPr>
          <w:rFonts w:ascii="Arial" w:hAnsi="Arial" w:cs="Arial"/>
          <w:sz w:val="20"/>
          <w:szCs w:val="20"/>
        </w:rPr>
        <w:t>qAICs</w:t>
      </w:r>
      <w:proofErr w:type="spellEnd"/>
      <w:r w:rsidRPr="001C6BC5">
        <w:rPr>
          <w:rFonts w:ascii="Arial" w:hAnsi="Arial" w:cs="Arial"/>
          <w:sz w:val="20"/>
          <w:szCs w:val="20"/>
        </w:rPr>
        <w:t>. We found that for CVD outcomes, 5 degrees of freedom across the lag dimension produced the best model fit, and for respiratory hospitalizations, 3 degrees of freedom resulted in the best model fit.</w:t>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6706F8B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In an additional secondary analysis, we tested the relationship between continuous daily county-level number of hours without power and hospitalizations rates to test for possible threshold effects. We used constrained non-linear lag terms for power outage exposure in a conditional Poisson</w:t>
      </w:r>
      <w:r w:rsidR="00BB074B">
        <w:rPr>
          <w:rFonts w:ascii="Arial" w:hAnsi="Arial" w:cs="Arial"/>
          <w:sz w:val="20"/>
          <w:szCs w:val="20"/>
        </w:rPr>
        <w:t xml:space="preserve"> model as</w:t>
      </w:r>
      <w:r w:rsidRPr="001C6BC5">
        <w:rPr>
          <w:rFonts w:ascii="Arial" w:hAnsi="Arial" w:cs="Arial"/>
          <w:sz w:val="20"/>
          <w:szCs w:val="20"/>
        </w:rPr>
        <w:t xml:space="preserve"> described above. To test for threshold effects, we compared models with a linear exposure-response function to those with a natural spline exposure-response function with 3 degrees of freedom. We also tested models with 3-6 degrees of freedom on the lag </w:t>
      </w:r>
      <w:r w:rsidR="00BB074B" w:rsidRPr="001C6BC5">
        <w:rPr>
          <w:rFonts w:ascii="Arial" w:hAnsi="Arial" w:cs="Arial"/>
          <w:sz w:val="20"/>
          <w:szCs w:val="20"/>
        </w:rPr>
        <w:t>dimension and</w:t>
      </w:r>
      <w:r w:rsidRPr="001C6BC5">
        <w:rPr>
          <w:rFonts w:ascii="Arial" w:hAnsi="Arial" w:cs="Arial"/>
          <w:sz w:val="20"/>
          <w:szCs w:val="20"/>
        </w:rPr>
        <w:t xml:space="preserve"> used </w:t>
      </w:r>
      <w:proofErr w:type="spellStart"/>
      <w:r w:rsidRPr="001C6BC5">
        <w:rPr>
          <w:rFonts w:ascii="Arial" w:hAnsi="Arial" w:cs="Arial"/>
          <w:sz w:val="20"/>
          <w:szCs w:val="20"/>
        </w:rPr>
        <w:t>qAICs</w:t>
      </w:r>
      <w:proofErr w:type="spellEnd"/>
      <w:r w:rsidRPr="001C6BC5">
        <w:rPr>
          <w:rFonts w:ascii="Arial" w:hAnsi="Arial" w:cs="Arial"/>
          <w:sz w:val="20"/>
          <w:szCs w:val="20"/>
        </w:rPr>
        <w:t xml:space="preserve">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7752874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w:t>
      </w:r>
      <w:r w:rsidR="00645162">
        <w:rPr>
          <w:rFonts w:ascii="Arial" w:hAnsi="Arial" w:cs="Arial"/>
          <w:sz w:val="20"/>
          <w:szCs w:val="20"/>
        </w:rPr>
        <w:t>,</w:t>
      </w:r>
      <w:r w:rsidRPr="001C6BC5">
        <w:rPr>
          <w:rFonts w:ascii="Arial" w:hAnsi="Arial" w:cs="Arial"/>
          <w:sz w:val="20"/>
          <w:szCs w:val="20"/>
        </w:rPr>
        <w:t xml:space="preserve"> sex</w:t>
      </w:r>
      <w:r w:rsidR="00645162">
        <w:rPr>
          <w:rFonts w:ascii="Arial" w:hAnsi="Arial" w:cs="Arial"/>
          <w:sz w:val="20"/>
          <w:szCs w:val="20"/>
        </w:rPr>
        <w:t>, and poverty status</w:t>
      </w:r>
      <w:r w:rsidRPr="001C6BC5">
        <w:rPr>
          <w:rFonts w:ascii="Arial" w:hAnsi="Arial" w:cs="Arial"/>
          <w:sz w:val="20"/>
          <w:szCs w:val="20"/>
        </w:rPr>
        <w:t>. We stratified analyses by age (65-75 and 75+)</w:t>
      </w:r>
      <w:r w:rsidR="0070290C">
        <w:rPr>
          <w:rFonts w:ascii="Arial" w:hAnsi="Arial" w:cs="Arial"/>
          <w:sz w:val="20"/>
          <w:szCs w:val="20"/>
        </w:rPr>
        <w:t xml:space="preserve">, </w:t>
      </w:r>
      <w:r w:rsidRPr="001C6BC5">
        <w:rPr>
          <w:rFonts w:ascii="Arial" w:hAnsi="Arial" w:cs="Arial"/>
          <w:sz w:val="20"/>
          <w:szCs w:val="20"/>
        </w:rPr>
        <w:t>sex (male and femal</w:t>
      </w:r>
      <w:r w:rsidR="00E86C4B">
        <w:rPr>
          <w:rFonts w:ascii="Arial" w:hAnsi="Arial" w:cs="Arial"/>
          <w:sz w:val="20"/>
          <w:szCs w:val="20"/>
        </w:rPr>
        <w:t>e)</w:t>
      </w:r>
      <w:r w:rsidR="000018B2">
        <w:rPr>
          <w:rFonts w:ascii="Arial" w:hAnsi="Arial" w:cs="Arial"/>
          <w:sz w:val="20"/>
          <w:szCs w:val="20"/>
        </w:rPr>
        <w:t>,</w:t>
      </w:r>
      <w:r w:rsidR="00E86C4B">
        <w:rPr>
          <w:rFonts w:ascii="Arial" w:hAnsi="Arial" w:cs="Arial"/>
          <w:sz w:val="20"/>
          <w:szCs w:val="20"/>
        </w:rPr>
        <w:t xml:space="preserve"> </w:t>
      </w:r>
      <w:r w:rsidR="0070290C">
        <w:rPr>
          <w:rFonts w:ascii="Arial" w:hAnsi="Arial" w:cs="Arial"/>
          <w:sz w:val="20"/>
          <w:szCs w:val="20"/>
        </w:rPr>
        <w:t xml:space="preserve">and dual eligibility for Medicaid and Medicare as a proxy </w:t>
      </w:r>
      <w:r w:rsidR="0070290C">
        <w:rPr>
          <w:rFonts w:ascii="Arial" w:hAnsi="Arial" w:cs="Arial"/>
          <w:sz w:val="20"/>
          <w:szCs w:val="20"/>
        </w:rPr>
        <w:lastRenderedPageBreak/>
        <w:t>for poverty status.</w:t>
      </w:r>
      <w:r w:rsidRPr="001C6BC5">
        <w:rPr>
          <w:rFonts w:ascii="Arial" w:hAnsi="Arial" w:cs="Arial"/>
          <w:sz w:val="20"/>
          <w:szCs w:val="20"/>
        </w:rPr>
        <w:t xml:space="preserve"> </w:t>
      </w:r>
      <w:r w:rsidR="001C40E6">
        <w:rPr>
          <w:rFonts w:ascii="Arial" w:hAnsi="Arial" w:cs="Arial"/>
          <w:sz w:val="20"/>
          <w:szCs w:val="20"/>
        </w:rPr>
        <w:t xml:space="preserve">We also </w:t>
      </w:r>
      <w:r w:rsidRPr="001C6BC5">
        <w:rPr>
          <w:rFonts w:ascii="Arial" w:hAnsi="Arial" w:cs="Arial"/>
          <w:sz w:val="20"/>
          <w:szCs w:val="20"/>
        </w:rPr>
        <w:t>tested for effect modification by the percentage of total Medicare beneficiaries using DME by county. We calculated the percentage of DME users by county</w:t>
      </w:r>
      <w:r w:rsidR="00BB074B">
        <w:rPr>
          <w:rFonts w:ascii="Arial" w:hAnsi="Arial" w:cs="Arial"/>
          <w:sz w:val="20"/>
          <w:szCs w:val="20"/>
        </w:rPr>
        <w:t>,</w:t>
      </w:r>
      <w:r w:rsidRPr="001C6BC5">
        <w:rPr>
          <w:rFonts w:ascii="Arial" w:hAnsi="Arial" w:cs="Arial"/>
          <w:sz w:val="20"/>
          <w:szCs w:val="20"/>
        </w:rPr>
        <w:t xml:space="preserve"> stratified analyses by quartile</w:t>
      </w:r>
      <w:r w:rsidR="00BB074B">
        <w:rPr>
          <w:rFonts w:ascii="Arial" w:hAnsi="Arial" w:cs="Arial"/>
          <w:sz w:val="20"/>
          <w:szCs w:val="20"/>
        </w:rPr>
        <w:t>,</w:t>
      </w:r>
      <w:r w:rsidRPr="001C6BC5">
        <w:rPr>
          <w:rFonts w:ascii="Arial" w:hAnsi="Arial" w:cs="Arial"/>
          <w:sz w:val="20"/>
          <w:szCs w:val="20"/>
        </w:rPr>
        <w:t xml:space="preserv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r w:rsidR="00AA6C52" w:rsidRPr="001C6BC5">
        <w:rPr>
          <w:rFonts w:ascii="Arial" w:hAnsi="Arial" w:cs="Arial"/>
          <w:sz w:val="20"/>
          <w:szCs w:val="20"/>
          <w:vertAlign w:val="superscript"/>
        </w:rPr>
        <w:t>th</w:t>
      </w:r>
      <w:r w:rsidR="00AA6C52" w:rsidRPr="001C6BC5">
        <w:rPr>
          <w:rFonts w:ascii="Arial" w:hAnsi="Arial" w:cs="Arial"/>
          <w:sz w:val="20"/>
          <w:szCs w:val="20"/>
        </w:rPr>
        <w:t xml:space="preserve"> quartiles</w:t>
      </w:r>
      <w:r w:rsidRPr="001C6BC5">
        <w:rPr>
          <w:rFonts w:ascii="Arial" w:hAnsi="Arial" w:cs="Arial"/>
          <w:sz w:val="20"/>
          <w:szCs w:val="20"/>
        </w:rPr>
        <w:t xml:space="preserve">. We estimated DME use with </w:t>
      </w:r>
      <w:proofErr w:type="spellStart"/>
      <w:r w:rsidRPr="001C6BC5">
        <w:rPr>
          <w:rFonts w:ascii="Arial" w:hAnsi="Arial" w:cs="Arial"/>
          <w:sz w:val="20"/>
          <w:szCs w:val="20"/>
        </w:rPr>
        <w:t>emPOWER</w:t>
      </w:r>
      <w:proofErr w:type="spellEnd"/>
      <w:r w:rsidRPr="001C6BC5">
        <w:rPr>
          <w:rFonts w:ascii="Arial" w:hAnsi="Arial" w:cs="Arial"/>
          <w:sz w:val="20"/>
          <w:szCs w:val="20"/>
        </w:rPr>
        <w:t xml:space="preserve"> data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{"citationID":"U0aBvAdH","properties":{"formattedCitation":"(48)","plainCitation":"(48)","noteIndex":0},"citationItems":[{"id":260,"uris":["http://zotero.org/users/local/hHKggCUl/items/DEGGDVC8"],"itemData":{"id":260,"type":"webpage","title":"HHS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(48)</w:t>
      </w:r>
      <w:r w:rsidRPr="001C6BC5">
        <w:rPr>
          <w:rFonts w:ascii="Arial" w:hAnsi="Arial" w:cs="Arial"/>
          <w:sz w:val="20"/>
          <w:szCs w:val="20"/>
        </w:rPr>
        <w:fldChar w:fldCharType="end"/>
      </w:r>
      <w:r w:rsidRPr="001C6BC5">
        <w:rPr>
          <w:rFonts w:ascii="Arial" w:hAnsi="Arial" w:cs="Arial"/>
          <w:sz w:val="20"/>
          <w:szCs w:val="20"/>
        </w:rPr>
        <w:t>, which provide the number of</w:t>
      </w:r>
      <w:r w:rsidR="00BB074B">
        <w:rPr>
          <w:rFonts w:ascii="Arial" w:hAnsi="Arial" w:cs="Arial"/>
          <w:sz w:val="20"/>
          <w:szCs w:val="20"/>
        </w:rPr>
        <w:t xml:space="preserve"> DME users among</w:t>
      </w:r>
      <w:r w:rsidRPr="001C6BC5">
        <w:rPr>
          <w:rFonts w:ascii="Arial" w:hAnsi="Arial" w:cs="Arial"/>
          <w:sz w:val="20"/>
          <w:szCs w:val="20"/>
        </w:rPr>
        <w:t xml:space="preserve"> Medicare beneficiaries (all, including Fee-For-Service, Medicare Advantage, and those &lt;65)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060FECFF" w:rsid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w:t>
      </w:r>
      <w:proofErr w:type="spellStart"/>
      <w:r w:rsidRPr="00D56843">
        <w:rPr>
          <w:rFonts w:ascii="Arial" w:hAnsi="Arial" w:cs="Arial"/>
          <w:i/>
          <w:iCs/>
          <w:sz w:val="20"/>
          <w:szCs w:val="20"/>
        </w:rPr>
        <w:t>gnm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{"citationID":"WRuETQSQ","properties":{"formattedCitation":"(49)","plainCitation":"(49)","noteIndex":0},"citationItems":[{"id":284,"uris":["http://zotero.org/users/local/hHKggCUl/items/2E4WRPEG"],"itemData":{"id":284,"type":"dataset","abstract":"Functions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(49)</w:t>
      </w:r>
      <w:r w:rsidRPr="001C6BC5">
        <w:rPr>
          <w:rFonts w:ascii="Arial" w:hAnsi="Arial" w:cs="Arial"/>
          <w:sz w:val="20"/>
          <w:szCs w:val="20"/>
        </w:rPr>
        <w:fldChar w:fldCharType="end"/>
      </w:r>
      <w:r w:rsidRPr="001C6BC5">
        <w:rPr>
          <w:rFonts w:ascii="Arial" w:hAnsi="Arial" w:cs="Arial"/>
          <w:sz w:val="20"/>
          <w:szCs w:val="20"/>
        </w:rPr>
        <w:t xml:space="preserve">, </w:t>
      </w:r>
      <w:r w:rsidRPr="00D56843">
        <w:rPr>
          <w:rFonts w:ascii="Arial" w:hAnsi="Arial" w:cs="Arial"/>
          <w:i/>
          <w:iCs/>
          <w:sz w:val="20"/>
          <w:szCs w:val="20"/>
        </w:rPr>
        <w:t>splines</w:t>
      </w:r>
      <w:r w:rsidRPr="001C6BC5">
        <w:rPr>
          <w:rFonts w:ascii="Arial" w:hAnsi="Arial" w:cs="Arial"/>
          <w:sz w:val="20"/>
          <w:szCs w:val="20"/>
        </w:rPr>
        <w:t xml:space="preserve">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{"citationID":"hpvKRVfB","properties":{"formattedCitation":"(50)","plainCitation":"(50)","noteIndex":0},"citationItems":[{"id":282,"uris":["http://zotero.org/users/local/hHKggCUl/items/Z3RI6IXZ"],"itemData":{"id":282,"type":"article-journal","abstract":"Splines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823535">
        <w:rPr>
          <w:rFonts w:ascii="Cambria Math" w:hAnsi="Cambria Math" w:cs="Cambria Math"/>
          <w:sz w:val="20"/>
          <w:szCs w:val="20"/>
        </w:rPr>
        <w:instrText>ﬃ</w:instrText>
      </w:r>
      <w:r w:rsidR="00823535">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(50)</w:t>
      </w:r>
      <w:r w:rsidRPr="001C6BC5">
        <w:rPr>
          <w:rFonts w:ascii="Arial" w:hAnsi="Arial" w:cs="Arial"/>
          <w:sz w:val="20"/>
          <w:szCs w:val="20"/>
        </w:rPr>
        <w:fldChar w:fldCharType="end"/>
      </w:r>
      <w:r w:rsidRPr="001C6BC5">
        <w:rPr>
          <w:rFonts w:ascii="Arial" w:hAnsi="Arial" w:cs="Arial"/>
          <w:sz w:val="20"/>
          <w:szCs w:val="20"/>
        </w:rPr>
        <w:t xml:space="preserve">, and </w:t>
      </w:r>
      <w:proofErr w:type="spellStart"/>
      <w:r w:rsidRPr="00D56843">
        <w:rPr>
          <w:rFonts w:ascii="Arial" w:hAnsi="Arial" w:cs="Arial"/>
          <w:i/>
          <w:iCs/>
          <w:sz w:val="20"/>
          <w:szCs w:val="20"/>
        </w:rPr>
        <w:t>dlnm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823535">
        <w:rPr>
          <w:rFonts w:ascii="Arial" w:hAnsi="Arial" w:cs="Arial"/>
          <w:sz w:val="20"/>
          <w:szCs w:val="20"/>
        </w:rPr>
        <w:instrText xml:space="preserve"> ADDIN ZOTERO_ITEM CSL_CITATION {"citationID":"kexcwpZU","properties":{"formattedCitation":"(51)","plainCitation":"(51)","noteIndex":0},"citationItems":[{"id":280,"uris":["http://zotero.org/users/local/hHKggCUl/items/PCT3ARIL"],"itemData":{"id":280,"type":"article-journal","abstract":"Distributed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823535">
        <w:rPr>
          <w:rFonts w:ascii="Cambria Math" w:hAnsi="Cambria Math" w:cs="Cambria Math"/>
          <w:sz w:val="20"/>
          <w:szCs w:val="20"/>
        </w:rPr>
        <w:instrText>ﬀ</w:instrText>
      </w:r>
      <w:r w:rsidR="00823535">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823535">
        <w:rPr>
          <w:rFonts w:ascii="Cambria Math" w:hAnsi="Cambria Math" w:cs="Cambria Math"/>
          <w:sz w:val="20"/>
          <w:szCs w:val="20"/>
        </w:rPr>
        <w:instrText>ﬀ</w:instrText>
      </w:r>
      <w:r w:rsidR="00823535">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00823535">
        <w:rPr>
          <w:rFonts w:ascii="Arial" w:hAnsi="Arial" w:cs="Arial"/>
          <w:noProof/>
          <w:sz w:val="20"/>
          <w:szCs w:val="20"/>
        </w:rPr>
        <w:t>(51)</w:t>
      </w:r>
      <w:r w:rsidRPr="001C6BC5">
        <w:rPr>
          <w:rFonts w:ascii="Arial" w:hAnsi="Arial" w:cs="Arial"/>
          <w:sz w:val="20"/>
          <w:szCs w:val="20"/>
        </w:rPr>
        <w:fldChar w:fldCharType="end"/>
      </w:r>
      <w:r w:rsidRPr="001C6BC5">
        <w:rPr>
          <w:rFonts w:ascii="Arial" w:hAnsi="Arial" w:cs="Arial"/>
          <w:sz w:val="20"/>
          <w:szCs w:val="20"/>
        </w:rPr>
        <w:t>.</w:t>
      </w:r>
      <w:r w:rsidR="00FC704C">
        <w:rPr>
          <w:rFonts w:ascii="Arial" w:hAnsi="Arial" w:cs="Arial"/>
          <w:sz w:val="20"/>
          <w:szCs w:val="20"/>
        </w:rPr>
        <w:t xml:space="preserve"> Our </w:t>
      </w:r>
      <w:r w:rsidR="00D56843">
        <w:rPr>
          <w:rFonts w:ascii="Arial" w:hAnsi="Arial" w:cs="Arial"/>
          <w:sz w:val="20"/>
          <w:szCs w:val="20"/>
        </w:rPr>
        <w:t>analysis code</w:t>
      </w:r>
      <w:r w:rsidR="00FC704C">
        <w:rPr>
          <w:rFonts w:ascii="Arial" w:hAnsi="Arial" w:cs="Arial"/>
          <w:sz w:val="20"/>
          <w:szCs w:val="20"/>
        </w:rPr>
        <w:t xml:space="preserve"> is available at </w:t>
      </w:r>
      <w:hyperlink r:id="rId11" w:history="1">
        <w:r w:rsidR="00655FD6" w:rsidRPr="00F47698">
          <w:rPr>
            <w:rStyle w:val="Hyperlink"/>
            <w:rFonts w:ascii="Arial" w:hAnsi="Arial" w:cs="Arial"/>
            <w:sz w:val="20"/>
            <w:szCs w:val="20"/>
          </w:rPr>
          <w:t>https://github.com/NSAPH-Projects/power_outage_national_cvd_hosp</w:t>
        </w:r>
      </w:hyperlink>
      <w:r w:rsidR="00EC448E">
        <w:rPr>
          <w:rFonts w:ascii="Arial" w:hAnsi="Arial" w:cs="Arial"/>
          <w:sz w:val="20"/>
          <w:szCs w:val="20"/>
        </w:rPr>
        <w:t>.</w:t>
      </w:r>
    </w:p>
    <w:p w14:paraId="22DD1180" w14:textId="77777777" w:rsidR="00655FD6" w:rsidRDefault="00655FD6" w:rsidP="001C6BC5">
      <w:pPr>
        <w:spacing w:after="0" w:line="480" w:lineRule="auto"/>
        <w:ind w:firstLine="360"/>
        <w:rPr>
          <w:rFonts w:ascii="Arial" w:hAnsi="Arial" w:cs="Arial"/>
          <w:sz w:val="20"/>
          <w:szCs w:val="20"/>
        </w:rPr>
      </w:pPr>
    </w:p>
    <w:p w14:paraId="5FFD4AF9" w14:textId="77777777" w:rsidR="00655FD6" w:rsidRDefault="00655FD6" w:rsidP="00655FD6">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Results</w:t>
      </w:r>
    </w:p>
    <w:p w14:paraId="13322660" w14:textId="77777777" w:rsidR="00655FD6" w:rsidRPr="00CC59F6" w:rsidRDefault="00655FD6" w:rsidP="00655FD6">
      <w:pPr>
        <w:keepNext/>
        <w:pBdr>
          <w:top w:val="nil"/>
          <w:left w:val="nil"/>
          <w:bottom w:val="nil"/>
          <w:right w:val="nil"/>
          <w:between w:val="nil"/>
        </w:pBdr>
        <w:spacing w:after="0" w:line="480" w:lineRule="auto"/>
        <w:contextualSpacing/>
        <w:rPr>
          <w:rFonts w:ascii="Arial" w:hAnsi="Arial" w:cs="Arial"/>
          <w:b/>
          <w:color w:val="000000"/>
          <w:sz w:val="20"/>
          <w:szCs w:val="20"/>
        </w:rPr>
      </w:pPr>
    </w:p>
    <w:p w14:paraId="05F6E448" w14:textId="77777777" w:rsidR="00655FD6" w:rsidRDefault="00655FD6" w:rsidP="00655FD6">
      <w:pPr>
        <w:spacing w:after="0" w:line="480" w:lineRule="auto"/>
        <w:ind w:firstLine="720"/>
        <w:rPr>
          <w:rFonts w:ascii="Arial" w:hAnsi="Arial" w:cs="Arial"/>
          <w:sz w:val="20"/>
          <w:szCs w:val="20"/>
        </w:rPr>
      </w:pPr>
      <w:r>
        <w:rPr>
          <w:rFonts w:ascii="Arial" w:hAnsi="Arial" w:cs="Arial"/>
          <w:sz w:val="20"/>
          <w:szCs w:val="20"/>
        </w:rPr>
        <w:t xml:space="preserve">In this 2018 county-level case-crossover analysis, we used daily county-level counts of total urgent and emergency CVD and respiratory related hospitalizations and power outage exposure in a conditional Poisson model to estimate the association between power outage exposure and hospitalization rates up to 1 week later. We considered a county-day exposed to power outage if </w:t>
      </w:r>
      <w:r w:rsidRPr="0003119E">
        <w:rPr>
          <w:rFonts w:ascii="Arial" w:eastAsia="Garamond" w:hAnsi="Arial" w:cs="Arial"/>
          <w:sz w:val="20"/>
          <w:szCs w:val="20"/>
        </w:rPr>
        <w:t>≥</w:t>
      </w:r>
      <w:r w:rsidRPr="0003119E">
        <w:rPr>
          <w:rFonts w:ascii="Arial" w:hAnsi="Arial" w:cs="Arial"/>
          <w:sz w:val="20"/>
          <w:szCs w:val="20"/>
        </w:rPr>
        <w:t>1%</w:t>
      </w:r>
      <w:r>
        <w:rPr>
          <w:rFonts w:ascii="Arial" w:hAnsi="Arial" w:cs="Arial"/>
          <w:sz w:val="20"/>
          <w:szCs w:val="20"/>
        </w:rPr>
        <w:t xml:space="preserve"> of county customers were without power for 8 or more consecutive hours. </w:t>
      </w:r>
    </w:p>
    <w:p w14:paraId="6BA0427E" w14:textId="77777777" w:rsidR="00655FD6" w:rsidRPr="002A2B23" w:rsidRDefault="00655FD6" w:rsidP="00655FD6">
      <w:pPr>
        <w:spacing w:after="0" w:line="480" w:lineRule="auto"/>
        <w:ind w:firstLine="720"/>
        <w:rPr>
          <w:rFonts w:ascii="Arial" w:hAnsi="Arial" w:cs="Arial"/>
          <w:sz w:val="20"/>
          <w:szCs w:val="20"/>
        </w:rPr>
      </w:pPr>
      <w:r>
        <w:rPr>
          <w:rFonts w:ascii="Arial" w:hAnsi="Arial" w:cs="Arial"/>
          <w:sz w:val="20"/>
          <w:szCs w:val="20"/>
        </w:rPr>
        <w:t xml:space="preserve">We </w:t>
      </w:r>
      <w:r w:rsidRPr="008131D0">
        <w:rPr>
          <w:rFonts w:ascii="Arial" w:hAnsi="Arial" w:cs="Arial"/>
          <w:sz w:val="20"/>
          <w:szCs w:val="20"/>
        </w:rPr>
        <w:t>included 2,161 US counties, covering 71.1% of older adult Medicare Fee-For-Service beneficiaries age 65+ (N = 23,645,101).</w:t>
      </w:r>
      <w:r w:rsidRPr="002A2B23">
        <w:rPr>
          <w:rFonts w:ascii="Arial" w:hAnsi="Arial" w:cs="Arial"/>
          <w:sz w:val="20"/>
          <w:szCs w:val="20"/>
        </w:rPr>
        <w:t xml:space="preserve"> These counties experienced an average </w:t>
      </w:r>
      <w:r w:rsidRPr="0003119E">
        <w:rPr>
          <w:rFonts w:ascii="Arial" w:hAnsi="Arial" w:cs="Arial"/>
          <w:sz w:val="20"/>
          <w:szCs w:val="20"/>
        </w:rPr>
        <w:t>of 7 (</w:t>
      </w:r>
      <w:r>
        <w:rPr>
          <w:rFonts w:ascii="Arial" w:hAnsi="Arial" w:cs="Arial"/>
          <w:sz w:val="20"/>
          <w:szCs w:val="20"/>
        </w:rPr>
        <w:t xml:space="preserve">standard deviation, </w:t>
      </w:r>
      <w:r w:rsidRPr="0003119E">
        <w:rPr>
          <w:rFonts w:ascii="Arial" w:hAnsi="Arial" w:cs="Arial"/>
          <w:sz w:val="20"/>
          <w:szCs w:val="20"/>
        </w:rPr>
        <w:t xml:space="preserve">SD=29) 8+ hour power outages affecting </w:t>
      </w:r>
      <w:r w:rsidRPr="0003119E">
        <w:rPr>
          <w:rFonts w:ascii="Arial" w:eastAsia="Garamond" w:hAnsi="Arial" w:cs="Arial"/>
          <w:sz w:val="20"/>
          <w:szCs w:val="20"/>
        </w:rPr>
        <w:t>≥</w:t>
      </w:r>
      <w:r w:rsidRPr="0003119E">
        <w:rPr>
          <w:rFonts w:ascii="Arial" w:hAnsi="Arial" w:cs="Arial"/>
          <w:sz w:val="20"/>
          <w:szCs w:val="20"/>
        </w:rPr>
        <w:t>1% of customers in 2018 (</w:t>
      </w:r>
      <w:r w:rsidRPr="0003119E">
        <w:rPr>
          <w:rFonts w:ascii="Arial" w:hAnsi="Arial" w:cs="Arial"/>
          <w:b/>
          <w:bCs/>
          <w:sz w:val="20"/>
          <w:szCs w:val="20"/>
        </w:rPr>
        <w:t>Figure 1</w:t>
      </w:r>
      <w:r w:rsidRPr="0003119E">
        <w:rPr>
          <w:rFonts w:ascii="Arial" w:hAnsi="Arial" w:cs="Arial"/>
          <w:sz w:val="20"/>
          <w:szCs w:val="20"/>
        </w:rPr>
        <w:t>). The number of</w:t>
      </w:r>
      <w:r w:rsidRPr="002A2B23">
        <w:rPr>
          <w:rFonts w:ascii="Arial" w:hAnsi="Arial" w:cs="Arial"/>
          <w:sz w:val="20"/>
          <w:szCs w:val="20"/>
        </w:rPr>
        <w:t xml:space="preserve"> Medicare Fee-For-Service beneficiaries per county ranged from </w:t>
      </w:r>
      <w:r w:rsidRPr="004B433E">
        <w:rPr>
          <w:rFonts w:ascii="Arial" w:hAnsi="Arial" w:cs="Arial"/>
          <w:sz w:val="20"/>
          <w:szCs w:val="20"/>
        </w:rPr>
        <w:t>8 to 252,004</w:t>
      </w:r>
      <w:r>
        <w:rPr>
          <w:rFonts w:ascii="Arial" w:hAnsi="Arial" w:cs="Arial"/>
          <w:sz w:val="20"/>
          <w:szCs w:val="20"/>
        </w:rPr>
        <w:t>, and o</w:t>
      </w:r>
      <w:r w:rsidRPr="002A2B23">
        <w:rPr>
          <w:rFonts w:ascii="Arial" w:hAnsi="Arial" w:cs="Arial"/>
          <w:sz w:val="20"/>
          <w:szCs w:val="20"/>
        </w:rPr>
        <w:t xml:space="preserve">utages affecting </w:t>
      </w:r>
      <w:r w:rsidRPr="002A2B23">
        <w:rPr>
          <w:rFonts w:ascii="Arial" w:eastAsia="Garamond" w:hAnsi="Arial" w:cs="Arial"/>
          <w:sz w:val="20"/>
          <w:szCs w:val="20"/>
        </w:rPr>
        <w:t>≥1% of county customers on average</w:t>
      </w:r>
      <w:r>
        <w:rPr>
          <w:rFonts w:ascii="Arial" w:eastAsia="Garamond" w:hAnsi="Arial" w:cs="Arial"/>
          <w:sz w:val="20"/>
          <w:szCs w:val="20"/>
        </w:rPr>
        <w:t xml:space="preserve"> impacted</w:t>
      </w:r>
      <w:r w:rsidRPr="002A2B23">
        <w:rPr>
          <w:rFonts w:ascii="Arial" w:hAnsi="Arial" w:cs="Arial"/>
          <w:sz w:val="20"/>
          <w:szCs w:val="20"/>
        </w:rPr>
        <w:t xml:space="preserve"> </w:t>
      </w:r>
      <w:r w:rsidRPr="00526BAC">
        <w:rPr>
          <w:rFonts w:ascii="Arial" w:eastAsia="Garamond" w:hAnsi="Arial" w:cs="Arial"/>
          <w:sz w:val="20"/>
          <w:szCs w:val="20"/>
        </w:rPr>
        <w:t>≥</w:t>
      </w:r>
      <w:r w:rsidRPr="00526BAC">
        <w:rPr>
          <w:rFonts w:ascii="Arial" w:hAnsi="Arial" w:cs="Arial"/>
          <w:sz w:val="20"/>
          <w:szCs w:val="20"/>
        </w:rPr>
        <w:t>106</w:t>
      </w:r>
      <w:r w:rsidRPr="002A2B23">
        <w:rPr>
          <w:rFonts w:ascii="Arial" w:hAnsi="Arial" w:cs="Arial"/>
          <w:sz w:val="20"/>
          <w:szCs w:val="20"/>
        </w:rPr>
        <w:t xml:space="preserve"> beneficiaries.  </w:t>
      </w:r>
      <w:r>
        <w:rPr>
          <w:rFonts w:ascii="Arial" w:hAnsi="Arial" w:cs="Arial"/>
          <w:sz w:val="20"/>
          <w:szCs w:val="20"/>
        </w:rPr>
        <w:t>1.3%</w:t>
      </w:r>
      <w:r w:rsidRPr="002A2B23">
        <w:rPr>
          <w:rFonts w:ascii="Arial" w:hAnsi="Arial" w:cs="Arial"/>
          <w:sz w:val="20"/>
          <w:szCs w:val="20"/>
        </w:rPr>
        <w:t xml:space="preserve"> of county-</w:t>
      </w:r>
      <w:r>
        <w:rPr>
          <w:rFonts w:ascii="Arial" w:hAnsi="Arial" w:cs="Arial"/>
          <w:sz w:val="20"/>
          <w:szCs w:val="20"/>
        </w:rPr>
        <w:t>person-</w:t>
      </w:r>
      <w:r w:rsidRPr="002A2B23">
        <w:rPr>
          <w:rFonts w:ascii="Arial" w:hAnsi="Arial" w:cs="Arial"/>
          <w:sz w:val="20"/>
          <w:szCs w:val="20"/>
        </w:rPr>
        <w:t xml:space="preserve">days </w:t>
      </w:r>
      <w:r>
        <w:rPr>
          <w:rFonts w:ascii="Arial" w:hAnsi="Arial" w:cs="Arial"/>
          <w:sz w:val="20"/>
          <w:szCs w:val="20"/>
        </w:rPr>
        <w:t>had</w:t>
      </w:r>
      <w:r w:rsidRPr="002A2B23">
        <w:rPr>
          <w:rFonts w:ascii="Arial" w:hAnsi="Arial" w:cs="Arial"/>
          <w:sz w:val="20"/>
          <w:szCs w:val="20"/>
        </w:rPr>
        <w:t xml:space="preserve"> a power </w:t>
      </w:r>
      <w:r w:rsidRPr="00B34160">
        <w:rPr>
          <w:rFonts w:ascii="Arial" w:hAnsi="Arial" w:cs="Arial"/>
          <w:sz w:val="20"/>
          <w:szCs w:val="20"/>
        </w:rPr>
        <w:t>outage (n=</w:t>
      </w:r>
      <w:r>
        <w:rPr>
          <w:rFonts w:ascii="Arial" w:hAnsi="Arial" w:cs="Arial"/>
          <w:sz w:val="20"/>
          <w:szCs w:val="20"/>
        </w:rPr>
        <w:t>23</w:t>
      </w:r>
      <w:r w:rsidRPr="00B34160">
        <w:rPr>
          <w:rFonts w:ascii="Arial" w:hAnsi="Arial" w:cs="Arial"/>
          <w:sz w:val="20"/>
          <w:szCs w:val="20"/>
        </w:rPr>
        <w:t>,</w:t>
      </w:r>
      <w:r>
        <w:rPr>
          <w:rFonts w:ascii="Arial" w:hAnsi="Arial" w:cs="Arial"/>
          <w:sz w:val="20"/>
          <w:szCs w:val="20"/>
        </w:rPr>
        <w:t>645,101</w:t>
      </w:r>
      <w:r w:rsidRPr="00B34160">
        <w:rPr>
          <w:rFonts w:ascii="Arial" w:hAnsi="Arial" w:cs="Arial"/>
          <w:sz w:val="20"/>
          <w:szCs w:val="20"/>
        </w:rPr>
        <w:t xml:space="preserve"> county-</w:t>
      </w:r>
      <w:r>
        <w:rPr>
          <w:rFonts w:ascii="Arial" w:hAnsi="Arial" w:cs="Arial"/>
          <w:sz w:val="20"/>
          <w:szCs w:val="20"/>
        </w:rPr>
        <w:t>person-</w:t>
      </w:r>
      <w:r w:rsidRPr="00B34160">
        <w:rPr>
          <w:rFonts w:ascii="Arial" w:hAnsi="Arial" w:cs="Arial"/>
          <w:sz w:val="20"/>
          <w:szCs w:val="20"/>
        </w:rPr>
        <w:t>days) (</w:t>
      </w:r>
      <w:r w:rsidRPr="00B34160">
        <w:rPr>
          <w:rFonts w:ascii="Arial" w:hAnsi="Arial" w:cs="Arial"/>
          <w:b/>
          <w:bCs/>
          <w:sz w:val="20"/>
          <w:szCs w:val="20"/>
        </w:rPr>
        <w:t>Table</w:t>
      </w:r>
      <w:r w:rsidRPr="002A2B23">
        <w:rPr>
          <w:rFonts w:ascii="Arial" w:hAnsi="Arial" w:cs="Arial"/>
          <w:b/>
          <w:bCs/>
          <w:sz w:val="20"/>
          <w:szCs w:val="20"/>
        </w:rPr>
        <w:t xml:space="preserve"> 1</w:t>
      </w:r>
      <w:r w:rsidRPr="002A2B23">
        <w:rPr>
          <w:rFonts w:ascii="Arial" w:hAnsi="Arial" w:cs="Arial"/>
          <w:sz w:val="20"/>
          <w:szCs w:val="20"/>
        </w:rPr>
        <w:t>). On average, more outages</w:t>
      </w:r>
      <w:r>
        <w:rPr>
          <w:rFonts w:ascii="Arial" w:hAnsi="Arial" w:cs="Arial"/>
          <w:sz w:val="20"/>
          <w:szCs w:val="20"/>
        </w:rPr>
        <w:t xml:space="preserve"> occurred on colder and windier days</w:t>
      </w:r>
      <w:r w:rsidRPr="002A2B23">
        <w:rPr>
          <w:rFonts w:ascii="Arial" w:hAnsi="Arial" w:cs="Arial"/>
          <w:sz w:val="20"/>
          <w:szCs w:val="20"/>
        </w:rPr>
        <w:t xml:space="preserve"> (</w:t>
      </w:r>
      <w:r w:rsidRPr="002A2B23">
        <w:rPr>
          <w:rFonts w:ascii="Arial" w:hAnsi="Arial" w:cs="Arial"/>
          <w:b/>
          <w:bCs/>
          <w:sz w:val="20"/>
          <w:szCs w:val="20"/>
        </w:rPr>
        <w:t>Supplemental Table 1)</w:t>
      </w:r>
      <w:r w:rsidRPr="002A2B23">
        <w:rPr>
          <w:rFonts w:ascii="Arial" w:hAnsi="Arial" w:cs="Arial"/>
          <w:sz w:val="20"/>
          <w:szCs w:val="20"/>
        </w:rPr>
        <w:t>.</w:t>
      </w:r>
    </w:p>
    <w:p w14:paraId="7E23DFA5" w14:textId="77777777" w:rsidR="00655FD6" w:rsidRPr="002A2B23" w:rsidRDefault="00655FD6" w:rsidP="00655FD6">
      <w:pPr>
        <w:spacing w:after="0" w:line="480" w:lineRule="auto"/>
        <w:ind w:firstLine="720"/>
        <w:rPr>
          <w:rFonts w:ascii="Arial" w:hAnsi="Arial" w:cs="Arial"/>
          <w:sz w:val="20"/>
          <w:szCs w:val="20"/>
        </w:rPr>
      </w:pPr>
      <w:r>
        <w:rPr>
          <w:rFonts w:ascii="Arial" w:hAnsi="Arial" w:cs="Arial"/>
          <w:sz w:val="20"/>
          <w:szCs w:val="20"/>
        </w:rPr>
        <w:t>The 2018 mean annual CVD hospitalization rate was 1,351 per 10,000 beneficiaries, and the respiratory rate was 805 per 10,000 beneficiaries</w:t>
      </w:r>
      <w:r w:rsidRPr="002A2B23" w:rsidDel="00565BF5">
        <w:rPr>
          <w:rFonts w:ascii="Arial" w:hAnsi="Arial" w:cs="Arial"/>
          <w:sz w:val="20"/>
          <w:szCs w:val="20"/>
        </w:rPr>
        <w:t xml:space="preserve"> </w:t>
      </w:r>
      <w:r w:rsidRPr="002A2B23">
        <w:rPr>
          <w:rFonts w:ascii="Arial" w:hAnsi="Arial" w:cs="Arial"/>
          <w:sz w:val="20"/>
          <w:szCs w:val="20"/>
        </w:rPr>
        <w:t>(</w:t>
      </w:r>
      <w:r w:rsidRPr="002A2B23">
        <w:rPr>
          <w:rFonts w:ascii="Arial" w:hAnsi="Arial" w:cs="Arial"/>
          <w:b/>
          <w:bCs/>
          <w:sz w:val="20"/>
          <w:szCs w:val="20"/>
        </w:rPr>
        <w:t>Figure 1</w:t>
      </w:r>
      <w:r w:rsidRPr="002A2B23">
        <w:rPr>
          <w:rFonts w:ascii="Arial" w:hAnsi="Arial" w:cs="Arial"/>
          <w:sz w:val="20"/>
          <w:szCs w:val="20"/>
        </w:rPr>
        <w:t xml:space="preserve">). The most common causes of </w:t>
      </w:r>
      <w:r w:rsidRPr="002A2B23">
        <w:rPr>
          <w:rFonts w:ascii="Arial" w:hAnsi="Arial" w:cs="Arial"/>
          <w:sz w:val="20"/>
          <w:szCs w:val="20"/>
        </w:rPr>
        <w:lastRenderedPageBreak/>
        <w:t>emergency CVD hospitalization were primary hypertension (I10), hypertensive heart and chronic kidney disease with heart failure (I30), and hypertensive heart disease with heart failure (I110).</w:t>
      </w:r>
      <w:r w:rsidRPr="002A2B23">
        <w:rPr>
          <w:rStyle w:val="hgkelc"/>
          <w:rFonts w:ascii="Arial" w:hAnsi="Arial" w:cs="Arial"/>
          <w:sz w:val="20"/>
          <w:szCs w:val="20"/>
          <w:lang w:val="en"/>
        </w:rPr>
        <w:t xml:space="preserve"> </w:t>
      </w:r>
      <w:r w:rsidRPr="002A2B23">
        <w:rPr>
          <w:rFonts w:ascii="Arial" w:hAnsi="Arial" w:cs="Arial"/>
          <w:sz w:val="20"/>
          <w:szCs w:val="20"/>
        </w:rPr>
        <w:t xml:space="preserve">The most common causes of emergency respiratory hospitalization were acute respiratory failure with hypoxia (J96.01), acute COPD exacerbation (J44.1), and unspecified COPD (J44.9). </w:t>
      </w:r>
    </w:p>
    <w:p w14:paraId="4147B128" w14:textId="77777777" w:rsidR="00655FD6" w:rsidRDefault="00655FD6" w:rsidP="00655FD6">
      <w:pPr>
        <w:spacing w:after="0" w:line="480" w:lineRule="auto"/>
        <w:rPr>
          <w:rFonts w:ascii="Arial" w:hAnsi="Arial" w:cs="Arial"/>
          <w:b/>
          <w:bCs/>
          <w:sz w:val="20"/>
          <w:szCs w:val="20"/>
        </w:rPr>
      </w:pPr>
    </w:p>
    <w:p w14:paraId="76641AE1" w14:textId="77777777" w:rsidR="00655FD6" w:rsidRPr="004C627C" w:rsidRDefault="00655FD6" w:rsidP="00655FD6">
      <w:pPr>
        <w:spacing w:after="0" w:line="480" w:lineRule="auto"/>
        <w:rPr>
          <w:rFonts w:ascii="Arial" w:hAnsi="Arial" w:cs="Arial"/>
          <w:sz w:val="20"/>
          <w:szCs w:val="20"/>
          <w:u w:val="single"/>
        </w:rPr>
      </w:pPr>
      <w:r w:rsidRPr="004C627C">
        <w:rPr>
          <w:rFonts w:ascii="Arial" w:hAnsi="Arial" w:cs="Arial"/>
          <w:sz w:val="20"/>
          <w:szCs w:val="20"/>
          <w:u w:val="single"/>
        </w:rPr>
        <w:t>CVD hospitalizations</w:t>
      </w:r>
    </w:p>
    <w:p w14:paraId="79681149" w14:textId="77777777" w:rsidR="00655FD6" w:rsidRPr="00B24AEA" w:rsidRDefault="00655FD6" w:rsidP="00655FD6">
      <w:pPr>
        <w:spacing w:after="0" w:line="480" w:lineRule="auto"/>
        <w:rPr>
          <w:rFonts w:ascii="Arial" w:hAnsi="Arial" w:cs="Arial"/>
          <w:i/>
          <w:iCs/>
          <w:sz w:val="20"/>
          <w:szCs w:val="20"/>
        </w:rPr>
      </w:pPr>
      <w:r w:rsidRPr="00B24AEA">
        <w:rPr>
          <w:rFonts w:ascii="Arial" w:hAnsi="Arial" w:cs="Arial"/>
          <w:i/>
          <w:iCs/>
          <w:sz w:val="20"/>
          <w:szCs w:val="20"/>
        </w:rPr>
        <w:t>Main analysis</w:t>
      </w:r>
    </w:p>
    <w:p w14:paraId="286C1EC6" w14:textId="77777777" w:rsidR="00655FD6" w:rsidRDefault="00655FD6" w:rsidP="00655FD6">
      <w:pPr>
        <w:spacing w:after="0" w:line="480" w:lineRule="auto"/>
        <w:rPr>
          <w:rFonts w:ascii="Arial" w:hAnsi="Arial" w:cs="Arial"/>
          <w:sz w:val="20"/>
          <w:szCs w:val="20"/>
        </w:rPr>
      </w:pPr>
    </w:p>
    <w:p w14:paraId="56E55224" w14:textId="77777777" w:rsidR="00655FD6" w:rsidRPr="002F0786" w:rsidRDefault="00655FD6" w:rsidP="00655FD6">
      <w:pPr>
        <w:spacing w:after="0" w:line="480" w:lineRule="auto"/>
        <w:rPr>
          <w:rFonts w:ascii="Arial" w:hAnsi="Arial" w:cs="Arial"/>
          <w:sz w:val="20"/>
          <w:szCs w:val="20"/>
        </w:rPr>
      </w:pPr>
      <w:r w:rsidRPr="002A2B23">
        <w:rPr>
          <w:rFonts w:ascii="Arial" w:hAnsi="Arial" w:cs="Arial"/>
          <w:sz w:val="20"/>
          <w:szCs w:val="20"/>
        </w:rPr>
        <w:tab/>
        <w:t xml:space="preserve">In our main analysis </w:t>
      </w:r>
      <w:r>
        <w:rPr>
          <w:rFonts w:ascii="Arial" w:hAnsi="Arial" w:cs="Arial"/>
          <w:sz w:val="20"/>
          <w:szCs w:val="20"/>
        </w:rPr>
        <w:t>we used a case-crossover design with a conditional Poisson</w:t>
      </w:r>
      <w:r w:rsidRPr="002A2B23">
        <w:rPr>
          <w:rFonts w:ascii="Arial" w:hAnsi="Arial" w:cs="Arial"/>
          <w:sz w:val="20"/>
          <w:szCs w:val="20"/>
        </w:rPr>
        <w:t xml:space="preserve"> </w:t>
      </w:r>
      <w:r>
        <w:rPr>
          <w:rFonts w:ascii="Arial" w:hAnsi="Arial" w:cs="Arial"/>
          <w:sz w:val="20"/>
          <w:szCs w:val="20"/>
        </w:rPr>
        <w:t xml:space="preserve">model to test </w:t>
      </w:r>
      <w:r w:rsidRPr="002A2B23">
        <w:rPr>
          <w:rFonts w:ascii="Arial" w:hAnsi="Arial" w:cs="Arial"/>
          <w:sz w:val="20"/>
          <w:szCs w:val="20"/>
        </w:rPr>
        <w:t xml:space="preserve">the </w:t>
      </w:r>
      <w:r>
        <w:rPr>
          <w:rFonts w:ascii="Arial" w:hAnsi="Arial" w:cs="Arial"/>
          <w:sz w:val="20"/>
          <w:szCs w:val="20"/>
        </w:rPr>
        <w:t>association between</w:t>
      </w:r>
      <w:r w:rsidRPr="002A2B23">
        <w:rPr>
          <w:rFonts w:ascii="Arial" w:hAnsi="Arial" w:cs="Arial"/>
          <w:sz w:val="20"/>
          <w:szCs w:val="20"/>
        </w:rPr>
        <w:t xml:space="preserve"> 8+ hour power outage </w:t>
      </w:r>
      <w:r>
        <w:rPr>
          <w:rFonts w:ascii="Arial" w:hAnsi="Arial" w:cs="Arial"/>
          <w:sz w:val="20"/>
          <w:szCs w:val="20"/>
        </w:rPr>
        <w:t>and</w:t>
      </w:r>
      <w:r w:rsidRPr="002A2B23">
        <w:rPr>
          <w:rFonts w:ascii="Arial" w:hAnsi="Arial" w:cs="Arial"/>
          <w:sz w:val="20"/>
          <w:szCs w:val="20"/>
        </w:rPr>
        <w:t xml:space="preserve"> emergency CVD hospitalization rates up to 1 week after power outage exposure</w:t>
      </w:r>
      <w:r>
        <w:rPr>
          <w:rFonts w:ascii="Arial" w:hAnsi="Arial" w:cs="Arial"/>
          <w:sz w:val="20"/>
          <w:szCs w:val="20"/>
        </w:rPr>
        <w:t>.</w:t>
      </w:r>
      <w:r w:rsidRPr="002A2B23">
        <w:rPr>
          <w:rFonts w:ascii="Arial" w:hAnsi="Arial" w:cs="Arial"/>
          <w:sz w:val="20"/>
          <w:szCs w:val="20"/>
        </w:rPr>
        <w:t xml:space="preserve"> </w:t>
      </w:r>
      <w:r>
        <w:rPr>
          <w:rFonts w:ascii="Arial" w:hAnsi="Arial" w:cs="Arial"/>
          <w:sz w:val="20"/>
          <w:szCs w:val="20"/>
        </w:rPr>
        <w:t>W</w:t>
      </w:r>
      <w:r w:rsidRPr="002A2B23">
        <w:rPr>
          <w:rFonts w:ascii="Arial" w:hAnsi="Arial" w:cs="Arial"/>
          <w:sz w:val="20"/>
          <w:szCs w:val="20"/>
        </w:rPr>
        <w:t xml:space="preserve">e found increases in CVD-related hospitalizations 1-3 and 6 days after power outage </w:t>
      </w:r>
      <w:r w:rsidRPr="002F0786">
        <w:rPr>
          <w:rFonts w:ascii="Arial" w:hAnsi="Arial" w:cs="Arial"/>
          <w:sz w:val="20"/>
          <w:szCs w:val="20"/>
        </w:rPr>
        <w:t>exposure (</w:t>
      </w:r>
      <w:r w:rsidRPr="002F0786">
        <w:rPr>
          <w:rFonts w:ascii="Arial" w:hAnsi="Arial" w:cs="Arial"/>
          <w:b/>
          <w:bCs/>
          <w:sz w:val="20"/>
          <w:szCs w:val="20"/>
        </w:rPr>
        <w:t>Figure 2</w:t>
      </w:r>
      <w:r w:rsidRPr="002F0786">
        <w:rPr>
          <w:rFonts w:ascii="Arial" w:hAnsi="Arial" w:cs="Arial"/>
          <w:sz w:val="20"/>
          <w:szCs w:val="20"/>
        </w:rPr>
        <w:t xml:space="preserve">). Outage exposure was not associated with increased hospitalizations on other lag days. One day following power outage exposure, the CVD hospitalization rate was, on average, 2.0% (95% CI: </w:t>
      </w:r>
      <w:r w:rsidRPr="002F0786">
        <w:rPr>
          <w:rFonts w:ascii="Arial" w:hAnsi="Arial" w:cs="Arial"/>
          <w:color w:val="000000"/>
          <w:sz w:val="20"/>
          <w:szCs w:val="20"/>
        </w:rPr>
        <w:t>1.3%, 2.6%)</w:t>
      </w:r>
      <w:r w:rsidRPr="002F0786">
        <w:rPr>
          <w:rFonts w:ascii="Arial" w:hAnsi="Arial" w:cs="Arial"/>
          <w:sz w:val="20"/>
          <w:szCs w:val="20"/>
        </w:rPr>
        <w:t xml:space="preserve"> higher compared to days after no exposure (</w:t>
      </w:r>
      <w:r w:rsidRPr="002F0786">
        <w:rPr>
          <w:rFonts w:ascii="Arial" w:hAnsi="Arial" w:cs="Arial"/>
          <w:b/>
          <w:bCs/>
          <w:sz w:val="20"/>
          <w:szCs w:val="20"/>
        </w:rPr>
        <w:t>Supplemental Table 1</w:t>
      </w:r>
      <w:r w:rsidRPr="002F0786">
        <w:rPr>
          <w:rFonts w:ascii="Arial" w:hAnsi="Arial" w:cs="Arial"/>
          <w:sz w:val="20"/>
          <w:szCs w:val="20"/>
        </w:rPr>
        <w:t xml:space="preserve">).  </w:t>
      </w:r>
    </w:p>
    <w:p w14:paraId="368D2278" w14:textId="77777777" w:rsidR="00655FD6" w:rsidRPr="002A2B23" w:rsidRDefault="00655FD6" w:rsidP="00655FD6">
      <w:pPr>
        <w:spacing w:after="0" w:line="480" w:lineRule="auto"/>
        <w:rPr>
          <w:rFonts w:ascii="Arial" w:hAnsi="Arial" w:cs="Arial"/>
          <w:sz w:val="20"/>
          <w:szCs w:val="20"/>
        </w:rPr>
      </w:pPr>
      <w:r w:rsidRPr="002F0786">
        <w:rPr>
          <w:rFonts w:ascii="Arial" w:hAnsi="Arial" w:cs="Arial"/>
          <w:sz w:val="20"/>
          <w:szCs w:val="20"/>
        </w:rPr>
        <w:tab/>
        <w:t xml:space="preserve">We also analyzed larger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w:t>
      </w:r>
      <w:r w:rsidRPr="002F0786">
        <w:rPr>
          <w:rFonts w:ascii="Arial" w:hAnsi="Arial" w:cs="Arial"/>
          <w:sz w:val="20"/>
          <w:szCs w:val="20"/>
        </w:rPr>
        <w:t xml:space="preserve">5% of county customers.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elevated next-day CVD hospitalization rates higher than outages affecting </w:t>
      </w:r>
      <w:r w:rsidRPr="002F0786">
        <w:rPr>
          <w:rFonts w:ascii="Arial" w:eastAsia="Garamond" w:hAnsi="Arial" w:cs="Arial"/>
          <w:sz w:val="20"/>
          <w:szCs w:val="20"/>
        </w:rPr>
        <w:t>≥</w:t>
      </w:r>
      <w:r w:rsidRPr="002F0786">
        <w:rPr>
          <w:rFonts w:ascii="Arial" w:hAnsi="Arial" w:cs="Arial"/>
          <w:sz w:val="20"/>
          <w:szCs w:val="20"/>
        </w:rPr>
        <w:t>1% of county customers (</w:t>
      </w:r>
      <w:r w:rsidRPr="002F0786">
        <w:rPr>
          <w:rFonts w:ascii="Arial" w:hAnsi="Arial" w:cs="Arial"/>
          <w:b/>
          <w:bCs/>
          <w:sz w:val="20"/>
          <w:szCs w:val="20"/>
        </w:rPr>
        <w:t>Figure 2</w:t>
      </w:r>
      <w:r w:rsidRPr="002F0786">
        <w:rPr>
          <w:rFonts w:ascii="Arial" w:hAnsi="Arial" w:cs="Arial"/>
          <w:sz w:val="20"/>
          <w:szCs w:val="20"/>
        </w:rPr>
        <w:t xml:space="preserve">). Outages affecting </w:t>
      </w:r>
      <w:r w:rsidRPr="002F0786">
        <w:rPr>
          <w:rFonts w:ascii="Arial" w:eastAsia="Garamond" w:hAnsi="Arial" w:cs="Arial"/>
          <w:sz w:val="20"/>
          <w:szCs w:val="20"/>
        </w:rPr>
        <w:t>≥</w:t>
      </w:r>
      <w:r w:rsidRPr="002F0786">
        <w:rPr>
          <w:rFonts w:ascii="Arial" w:hAnsi="Arial" w:cs="Arial"/>
          <w:sz w:val="20"/>
          <w:szCs w:val="20"/>
        </w:rPr>
        <w:t xml:space="preserve">5% of customers were associated with even higher next-day hospitalization rates compared to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≥1% of county customers</w:t>
      </w:r>
      <w:r w:rsidRPr="002F0786">
        <w:rPr>
          <w:rFonts w:ascii="Arial" w:hAnsi="Arial" w:cs="Arial"/>
          <w:sz w:val="20"/>
          <w:szCs w:val="20"/>
        </w:rPr>
        <w:t xml:space="preserve">. For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the day after outage CVD rates were 2.7% (95% CI: 1.8%, 3.6%) higher than on days after no exposure. For outages affecting </w:t>
      </w:r>
      <w:r w:rsidRPr="002F0786">
        <w:rPr>
          <w:rFonts w:ascii="Arial" w:eastAsia="Garamond" w:hAnsi="Arial" w:cs="Arial"/>
          <w:sz w:val="20"/>
          <w:szCs w:val="20"/>
        </w:rPr>
        <w:t>≥</w:t>
      </w:r>
      <w:r w:rsidRPr="002F0786">
        <w:rPr>
          <w:rFonts w:ascii="Arial" w:hAnsi="Arial" w:cs="Arial"/>
          <w:sz w:val="20"/>
          <w:szCs w:val="20"/>
        </w:rPr>
        <w:t>5% of the population, rates were 3.1% (95% CI: 2.1%, 4.2%) higher than on</w:t>
      </w:r>
      <w:r w:rsidRPr="002A2B23">
        <w:rPr>
          <w:rFonts w:ascii="Arial" w:hAnsi="Arial" w:cs="Arial"/>
          <w:sz w:val="20"/>
          <w:szCs w:val="20"/>
        </w:rPr>
        <w:t xml:space="preserve"> days after no exposure.</w:t>
      </w:r>
    </w:p>
    <w:p w14:paraId="5F7024F1" w14:textId="77777777" w:rsidR="00655FD6" w:rsidRDefault="00655FD6" w:rsidP="00655FD6">
      <w:pPr>
        <w:spacing w:after="0" w:line="480" w:lineRule="auto"/>
        <w:rPr>
          <w:rFonts w:ascii="Arial" w:hAnsi="Arial" w:cs="Arial"/>
          <w:sz w:val="20"/>
          <w:szCs w:val="20"/>
        </w:rPr>
      </w:pPr>
    </w:p>
    <w:p w14:paraId="6C461919" w14:textId="77777777" w:rsidR="00655FD6" w:rsidRPr="00B24AEA" w:rsidRDefault="00655FD6" w:rsidP="00655FD6">
      <w:pPr>
        <w:spacing w:after="0" w:line="480" w:lineRule="auto"/>
        <w:rPr>
          <w:rFonts w:ascii="Arial" w:hAnsi="Arial" w:cs="Arial"/>
          <w:i/>
          <w:iCs/>
          <w:sz w:val="20"/>
          <w:szCs w:val="20"/>
        </w:rPr>
      </w:pPr>
      <w:r w:rsidRPr="00B24AEA">
        <w:rPr>
          <w:rFonts w:ascii="Arial" w:hAnsi="Arial" w:cs="Arial"/>
          <w:i/>
          <w:iCs/>
          <w:sz w:val="20"/>
          <w:szCs w:val="20"/>
        </w:rPr>
        <w:t>Sensitivity analyses</w:t>
      </w:r>
    </w:p>
    <w:p w14:paraId="583DD555" w14:textId="77777777" w:rsidR="00655FD6" w:rsidRPr="00BA7B7E" w:rsidRDefault="00655FD6" w:rsidP="00655FD6">
      <w:pPr>
        <w:spacing w:after="0" w:line="480" w:lineRule="auto"/>
        <w:rPr>
          <w:rFonts w:ascii="Arial" w:hAnsi="Arial" w:cs="Arial"/>
          <w:sz w:val="20"/>
          <w:szCs w:val="20"/>
          <w:u w:val="single"/>
        </w:rPr>
      </w:pPr>
    </w:p>
    <w:p w14:paraId="572E0474" w14:textId="77777777" w:rsidR="00655FD6" w:rsidRPr="002A2B23" w:rsidRDefault="00655FD6" w:rsidP="00655FD6">
      <w:pPr>
        <w:spacing w:after="0" w:line="480" w:lineRule="auto"/>
        <w:ind w:firstLine="720"/>
        <w:rPr>
          <w:rFonts w:ascii="Arial" w:hAnsi="Arial" w:cs="Arial"/>
          <w:sz w:val="20"/>
          <w:szCs w:val="20"/>
        </w:rPr>
      </w:pPr>
      <w:r w:rsidRPr="002A2B23">
        <w:rPr>
          <w:rFonts w:ascii="Arial" w:hAnsi="Arial" w:cs="Arial"/>
          <w:sz w:val="20"/>
          <w:szCs w:val="20"/>
        </w:rPr>
        <w:lastRenderedPageBreak/>
        <w:t>Because there is no information on the health-relevant duration of power outage</w:t>
      </w:r>
      <w:r>
        <w:rPr>
          <w:rFonts w:ascii="Arial" w:hAnsi="Arial" w:cs="Arial"/>
          <w:sz w:val="20"/>
          <w:szCs w:val="20"/>
        </w:rPr>
        <w:t>s</w:t>
      </w:r>
      <w:r w:rsidRPr="002A2B23">
        <w:rPr>
          <w:rFonts w:ascii="Arial" w:hAnsi="Arial" w:cs="Arial"/>
          <w:sz w:val="20"/>
          <w:szCs w:val="20"/>
        </w:rPr>
        <w:t>, we conducted sensitivity analyses evaluating the impact of 4+ and 12+ hour outages on CVD</w:t>
      </w:r>
      <w:r>
        <w:rPr>
          <w:rFonts w:ascii="Arial" w:hAnsi="Arial" w:cs="Arial"/>
          <w:sz w:val="20"/>
          <w:szCs w:val="20"/>
        </w:rPr>
        <w:t xml:space="preserve"> and respiratory</w:t>
      </w:r>
      <w:r w:rsidRPr="002A2B23">
        <w:rPr>
          <w:rFonts w:ascii="Arial" w:hAnsi="Arial" w:cs="Arial"/>
          <w:sz w:val="20"/>
          <w:szCs w:val="20"/>
        </w:rPr>
        <w:t xml:space="preserve"> hospitalization rates. For 4+ hour and 12+ hour outages, we observed similar results to 8+ hour outages. Hospitalizations were elevated on lag days 1-3 and 6. The effect estimates for 12+ hour 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1B6DC988" w14:textId="77777777" w:rsidR="00655FD6" w:rsidRPr="002A2B23" w:rsidRDefault="00655FD6" w:rsidP="00655FD6">
      <w:pPr>
        <w:spacing w:after="0" w:line="480" w:lineRule="auto"/>
        <w:ind w:firstLine="720"/>
        <w:rPr>
          <w:rFonts w:ascii="Arial" w:hAnsi="Arial" w:cs="Arial"/>
          <w:sz w:val="20"/>
          <w:szCs w:val="20"/>
        </w:rPr>
      </w:pPr>
      <w:r w:rsidRPr="002A2B23">
        <w:rPr>
          <w:rFonts w:ascii="Arial" w:hAnsi="Arial" w:cs="Arial"/>
          <w:sz w:val="20"/>
          <w:szCs w:val="20"/>
        </w:rPr>
        <w:t xml:space="preserve">We also modeled the relationship between </w:t>
      </w:r>
      <w:r>
        <w:rPr>
          <w:rFonts w:ascii="Arial" w:hAnsi="Arial" w:cs="Arial"/>
          <w:sz w:val="20"/>
          <w:szCs w:val="20"/>
        </w:rPr>
        <w:t xml:space="preserve">the </w:t>
      </w:r>
      <w:r w:rsidRPr="002A2B23">
        <w:rPr>
          <w:rFonts w:ascii="Arial" w:hAnsi="Arial" w:cs="Arial"/>
          <w:sz w:val="20"/>
          <w:szCs w:val="20"/>
        </w:rPr>
        <w:t>continuous daily county-level number of hours without power and CVD hospitalization rates to test for a possible threshold effect where outages</w:t>
      </w:r>
      <w:r>
        <w:rPr>
          <w:rFonts w:ascii="Arial" w:hAnsi="Arial" w:cs="Arial"/>
          <w:sz w:val="20"/>
          <w:szCs w:val="20"/>
        </w:rPr>
        <w:t xml:space="preserve"> needed to last </w:t>
      </w:r>
      <w:r w:rsidRPr="002A2B23">
        <w:rPr>
          <w:rFonts w:ascii="Arial" w:hAnsi="Arial" w:cs="Arial"/>
          <w:sz w:val="20"/>
          <w:szCs w:val="20"/>
        </w:rPr>
        <w:t xml:space="preserve">a certain duration </w:t>
      </w:r>
      <w:r>
        <w:rPr>
          <w:rFonts w:ascii="Arial" w:hAnsi="Arial" w:cs="Arial"/>
          <w:sz w:val="20"/>
          <w:szCs w:val="20"/>
        </w:rPr>
        <w:t xml:space="preserve">to </w:t>
      </w:r>
      <w:r w:rsidRPr="002A2B23">
        <w:rPr>
          <w:rFonts w:ascii="Arial" w:hAnsi="Arial" w:cs="Arial"/>
          <w:sz w:val="20"/>
          <w:szCs w:val="20"/>
        </w:rPr>
        <w:t xml:space="preserve">cause </w:t>
      </w:r>
      <w:r>
        <w:rPr>
          <w:rFonts w:ascii="Arial" w:hAnsi="Arial" w:cs="Arial"/>
          <w:sz w:val="20"/>
          <w:szCs w:val="20"/>
        </w:rPr>
        <w:t>hospitalizations</w:t>
      </w:r>
      <w:r w:rsidRPr="002A2B23">
        <w:rPr>
          <w:rFonts w:ascii="Arial" w:hAnsi="Arial" w:cs="Arial"/>
          <w:sz w:val="20"/>
          <w:szCs w:val="20"/>
        </w:rPr>
        <w:t xml:space="preserve">. </w:t>
      </w:r>
      <w:r>
        <w:rPr>
          <w:rFonts w:ascii="Arial" w:hAnsi="Arial" w:cs="Arial"/>
          <w:sz w:val="20"/>
          <w:szCs w:val="20"/>
        </w:rPr>
        <w:t>We did not identify a threshold; t</w:t>
      </w:r>
      <w:r w:rsidRPr="002A2B23">
        <w:rPr>
          <w:rFonts w:ascii="Arial" w:hAnsi="Arial" w:cs="Arial"/>
          <w:sz w:val="20"/>
          <w:szCs w:val="20"/>
        </w:rPr>
        <w:t>he best-fitting model was linear for the association between number of hours without power and CVD hospitalizations</w:t>
      </w:r>
      <w:r w:rsidRPr="003470D5">
        <w:rPr>
          <w:rFonts w:ascii="Arial" w:hAnsi="Arial" w:cs="Arial"/>
          <w:sz w:val="20"/>
          <w:szCs w:val="20"/>
        </w:rPr>
        <w:t>. For every additional hour without power, the next-day CVD hospitalization rate increased by 0.1% and, therefore, by 2.4% for 24 hours without power (</w:t>
      </w:r>
      <w:r w:rsidRPr="003470D5">
        <w:rPr>
          <w:rFonts w:ascii="Arial" w:hAnsi="Arial" w:cs="Arial"/>
          <w:b/>
          <w:bCs/>
          <w:sz w:val="20"/>
          <w:szCs w:val="20"/>
        </w:rPr>
        <w:t>Supplemental Figure 2</w:t>
      </w:r>
      <w:r w:rsidRPr="003470D5">
        <w:rPr>
          <w:rFonts w:ascii="Arial" w:hAnsi="Arial" w:cs="Arial"/>
          <w:sz w:val="20"/>
          <w:szCs w:val="20"/>
        </w:rPr>
        <w:t xml:space="preserve">). </w:t>
      </w:r>
    </w:p>
    <w:p w14:paraId="5DD935C1" w14:textId="77777777" w:rsidR="00655FD6" w:rsidRPr="00E3278F" w:rsidRDefault="00655FD6" w:rsidP="00655FD6">
      <w:pPr>
        <w:spacing w:after="0" w:line="480" w:lineRule="auto"/>
        <w:rPr>
          <w:rFonts w:ascii="Arial" w:hAnsi="Arial" w:cs="Arial"/>
          <w:sz w:val="20"/>
          <w:szCs w:val="20"/>
          <w:u w:val="single"/>
        </w:rPr>
      </w:pPr>
    </w:p>
    <w:p w14:paraId="70F014A9" w14:textId="77777777" w:rsidR="00655FD6" w:rsidRPr="00E3278F" w:rsidRDefault="00655FD6" w:rsidP="00655FD6">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455598A5" w14:textId="77777777" w:rsidR="00655FD6" w:rsidRPr="00B24AEA" w:rsidRDefault="00655FD6" w:rsidP="00655FD6">
      <w:pPr>
        <w:spacing w:after="0" w:line="480" w:lineRule="auto"/>
        <w:rPr>
          <w:rFonts w:ascii="Arial" w:hAnsi="Arial" w:cs="Arial"/>
          <w:i/>
          <w:iCs/>
          <w:sz w:val="20"/>
          <w:szCs w:val="20"/>
        </w:rPr>
      </w:pPr>
      <w:r w:rsidRPr="00B24AEA">
        <w:rPr>
          <w:rFonts w:ascii="Arial" w:hAnsi="Arial" w:cs="Arial"/>
          <w:i/>
          <w:iCs/>
          <w:sz w:val="20"/>
          <w:szCs w:val="20"/>
        </w:rPr>
        <w:t>Main analysis</w:t>
      </w:r>
    </w:p>
    <w:p w14:paraId="7FCDD884" w14:textId="77777777" w:rsidR="00655FD6" w:rsidRDefault="00655FD6" w:rsidP="00655FD6">
      <w:pPr>
        <w:spacing w:after="0" w:line="480" w:lineRule="auto"/>
        <w:ind w:firstLine="720"/>
        <w:rPr>
          <w:rFonts w:ascii="Arial" w:hAnsi="Arial" w:cs="Arial"/>
          <w:sz w:val="20"/>
          <w:szCs w:val="20"/>
        </w:rPr>
      </w:pPr>
    </w:p>
    <w:p w14:paraId="16F83358" w14:textId="7DA39975" w:rsidR="00655FD6" w:rsidRPr="00C97A1F" w:rsidRDefault="00655FD6" w:rsidP="00655FD6">
      <w:pPr>
        <w:spacing w:after="0" w:line="480" w:lineRule="auto"/>
        <w:ind w:firstLine="720"/>
        <w:rPr>
          <w:rFonts w:ascii="Arial" w:hAnsi="Arial" w:cs="Arial"/>
          <w:sz w:val="20"/>
          <w:szCs w:val="20"/>
        </w:rPr>
      </w:pPr>
      <w:r w:rsidRPr="002A2B23">
        <w:rPr>
          <w:rFonts w:ascii="Arial" w:hAnsi="Arial" w:cs="Arial"/>
          <w:sz w:val="20"/>
          <w:szCs w:val="20"/>
        </w:rPr>
        <w:t>In our main analysis testing the effect of 8+ hour power outage exposure on emergency respiratory hospitalization rates, we found same-day increases in respiratory-related hospitalizations, as well as increases on lag days 1 and 2</w:t>
      </w:r>
      <w:r w:rsidR="00857AAD">
        <w:rPr>
          <w:rFonts w:ascii="Arial" w:hAnsi="Arial" w:cs="Arial"/>
          <w:sz w:val="20"/>
          <w:szCs w:val="20"/>
        </w:rPr>
        <w:t xml:space="preserve"> </w:t>
      </w:r>
      <w:ins w:id="2" w:author="Heather M" w:date="2025-07-10T14:43:00Z" w16du:dateUtc="2025-07-10T18:43:00Z">
        <w:r w:rsidR="00857AAD">
          <w:rPr>
            <w:rFonts w:ascii="Arial" w:hAnsi="Arial" w:cs="Arial"/>
            <w:sz w:val="20"/>
            <w:szCs w:val="20"/>
          </w:rPr>
          <w:t>(</w:t>
        </w:r>
      </w:ins>
      <w:ins w:id="3" w:author="Heather M" w:date="2025-07-10T14:42:00Z" w16du:dateUtc="2025-07-10T18:42:00Z">
        <w:r w:rsidR="00857AAD" w:rsidRPr="007E29DE">
          <w:rPr>
            <w:rFonts w:ascii="Arial" w:hAnsi="Arial" w:cs="Arial"/>
            <w:b/>
            <w:bCs/>
            <w:sz w:val="20"/>
            <w:szCs w:val="20"/>
            <w:rPrChange w:id="4" w:author="Heather M" w:date="2025-07-10T14:43:00Z" w16du:dateUtc="2025-07-10T18:43:00Z">
              <w:rPr>
                <w:rFonts w:ascii="Arial" w:hAnsi="Arial" w:cs="Arial"/>
                <w:sz w:val="20"/>
                <w:szCs w:val="20"/>
              </w:rPr>
            </w:rPrChange>
          </w:rPr>
          <w:t>Figu</w:t>
        </w:r>
      </w:ins>
      <w:ins w:id="5" w:author="Heather M" w:date="2025-07-10T14:43:00Z" w16du:dateUtc="2025-07-10T18:43:00Z">
        <w:r w:rsidR="00857AAD" w:rsidRPr="007E29DE">
          <w:rPr>
            <w:rFonts w:ascii="Arial" w:hAnsi="Arial" w:cs="Arial"/>
            <w:b/>
            <w:bCs/>
            <w:sz w:val="20"/>
            <w:szCs w:val="20"/>
            <w:rPrChange w:id="6" w:author="Heather M" w:date="2025-07-10T14:43:00Z" w16du:dateUtc="2025-07-10T18:43:00Z">
              <w:rPr>
                <w:rFonts w:ascii="Arial" w:hAnsi="Arial" w:cs="Arial"/>
                <w:sz w:val="20"/>
                <w:szCs w:val="20"/>
              </w:rPr>
            </w:rPrChange>
          </w:rPr>
          <w:t>re 2</w:t>
        </w:r>
        <w:r w:rsidR="00857AAD">
          <w:rPr>
            <w:rFonts w:ascii="Arial" w:hAnsi="Arial" w:cs="Arial"/>
            <w:sz w:val="20"/>
            <w:szCs w:val="20"/>
          </w:rPr>
          <w:t>)</w:t>
        </w:r>
      </w:ins>
      <w:r w:rsidRPr="002A2B23">
        <w:rPr>
          <w:rFonts w:ascii="Arial" w:hAnsi="Arial" w:cs="Arial"/>
          <w:sz w:val="20"/>
          <w:szCs w:val="20"/>
        </w:rPr>
        <w:t xml:space="preserve">. In contrast to CVD hospitalizations, </w:t>
      </w:r>
      <w:r>
        <w:rPr>
          <w:rFonts w:ascii="Arial" w:hAnsi="Arial" w:cs="Arial"/>
          <w:sz w:val="20"/>
          <w:szCs w:val="20"/>
        </w:rPr>
        <w:t>for respiratory-related hospitalizations</w:t>
      </w:r>
      <w:r w:rsidRPr="00C97A1F">
        <w:rPr>
          <w:rFonts w:ascii="Arial" w:hAnsi="Arial" w:cs="Arial"/>
          <w:sz w:val="20"/>
          <w:szCs w:val="20"/>
        </w:rPr>
        <w:t>, we observed the strongest association on the same day as the power outage rather than the day after. On the same day of power outage exposure, the respiratory hospitalization rate was 2.5% (95 % CI: 1.2%, 3.8%) higher than on unexposed days.</w:t>
      </w:r>
    </w:p>
    <w:p w14:paraId="4AD68651" w14:textId="77777777" w:rsidR="00655FD6" w:rsidRPr="002A2B23" w:rsidRDefault="00655FD6" w:rsidP="00655FD6">
      <w:pPr>
        <w:spacing w:after="0" w:line="480" w:lineRule="auto"/>
        <w:ind w:firstLine="720"/>
        <w:rPr>
          <w:rFonts w:ascii="Arial" w:hAnsi="Arial" w:cs="Arial"/>
          <w:sz w:val="20"/>
          <w:szCs w:val="20"/>
        </w:rPr>
      </w:pPr>
      <w:r w:rsidRPr="00C97A1F">
        <w:rPr>
          <w:rFonts w:ascii="Arial" w:hAnsi="Arial" w:cs="Arial"/>
          <w:sz w:val="20"/>
          <w:szCs w:val="20"/>
        </w:rPr>
        <w:t xml:space="preserve">Outages affecting </w:t>
      </w:r>
      <w:r w:rsidRPr="00C97A1F">
        <w:rPr>
          <w:rFonts w:ascii="Arial" w:eastAsia="Garamond" w:hAnsi="Arial" w:cs="Arial"/>
          <w:sz w:val="20"/>
          <w:szCs w:val="20"/>
        </w:rPr>
        <w:t>≥</w:t>
      </w:r>
      <w:r w:rsidRPr="00C97A1F">
        <w:rPr>
          <w:rFonts w:ascii="Arial" w:hAnsi="Arial" w:cs="Arial"/>
          <w:sz w:val="20"/>
          <w:szCs w:val="20"/>
        </w:rPr>
        <w:t xml:space="preserve">3% of county customers resulted in stronger associations with same-day respiratory hospitalization rates than outages affecting </w:t>
      </w:r>
      <w:r w:rsidRPr="00C97A1F">
        <w:rPr>
          <w:rFonts w:ascii="Arial" w:eastAsia="Garamond" w:hAnsi="Arial" w:cs="Arial"/>
          <w:sz w:val="20"/>
          <w:szCs w:val="20"/>
        </w:rPr>
        <w:t>≥</w:t>
      </w:r>
      <w:r w:rsidRPr="00C97A1F">
        <w:rPr>
          <w:rFonts w:ascii="Arial" w:hAnsi="Arial" w:cs="Arial"/>
          <w:sz w:val="20"/>
          <w:szCs w:val="20"/>
        </w:rPr>
        <w:t>1% of county customers (</w:t>
      </w:r>
      <w:r w:rsidRPr="00C97A1F">
        <w:rPr>
          <w:rFonts w:ascii="Arial" w:hAnsi="Arial" w:cs="Arial"/>
          <w:b/>
          <w:bCs/>
          <w:sz w:val="20"/>
          <w:szCs w:val="20"/>
        </w:rPr>
        <w:t>Figure 2</w:t>
      </w:r>
      <w:r w:rsidRPr="00C97A1F">
        <w:rPr>
          <w:rFonts w:ascii="Arial" w:hAnsi="Arial" w:cs="Arial"/>
          <w:sz w:val="20"/>
          <w:szCs w:val="20"/>
        </w:rPr>
        <w:t xml:space="preserve">). Outages affecting </w:t>
      </w:r>
      <w:r w:rsidRPr="00C97A1F">
        <w:rPr>
          <w:rFonts w:ascii="Arial" w:eastAsia="Garamond" w:hAnsi="Arial" w:cs="Arial"/>
          <w:sz w:val="20"/>
          <w:szCs w:val="20"/>
        </w:rPr>
        <w:t>≥</w:t>
      </w:r>
      <w:r w:rsidRPr="00C97A1F">
        <w:rPr>
          <w:rFonts w:ascii="Arial" w:hAnsi="Arial" w:cs="Arial"/>
          <w:sz w:val="20"/>
          <w:szCs w:val="20"/>
        </w:rPr>
        <w:t xml:space="preserve">5% of customers were associated with even higher same-day respiratory </w:t>
      </w:r>
      <w:r w:rsidRPr="00C97A1F">
        <w:rPr>
          <w:rFonts w:ascii="Arial" w:hAnsi="Arial" w:cs="Arial"/>
          <w:sz w:val="20"/>
          <w:szCs w:val="20"/>
        </w:rPr>
        <w:lastRenderedPageBreak/>
        <w:t xml:space="preserve">hospitalization rates compared to outages affecting </w:t>
      </w:r>
      <w:r w:rsidRPr="00C97A1F">
        <w:rPr>
          <w:rFonts w:ascii="Arial" w:eastAsia="Garamond" w:hAnsi="Arial" w:cs="Arial"/>
          <w:sz w:val="20"/>
          <w:szCs w:val="20"/>
        </w:rPr>
        <w:t>≥</w:t>
      </w:r>
      <w:r w:rsidRPr="00C97A1F">
        <w:rPr>
          <w:rFonts w:ascii="Arial" w:hAnsi="Arial" w:cs="Arial"/>
          <w:sz w:val="20"/>
          <w:szCs w:val="20"/>
        </w:rPr>
        <w:t xml:space="preserve">3% or </w:t>
      </w:r>
      <w:r w:rsidRPr="00C97A1F">
        <w:rPr>
          <w:rFonts w:ascii="Arial" w:eastAsia="Garamond" w:hAnsi="Arial" w:cs="Arial"/>
          <w:sz w:val="20"/>
          <w:szCs w:val="20"/>
        </w:rPr>
        <w:t>≥1% of county customers</w:t>
      </w:r>
      <w:r w:rsidRPr="00C97A1F">
        <w:rPr>
          <w:rFonts w:ascii="Arial" w:hAnsi="Arial" w:cs="Arial"/>
          <w:sz w:val="20"/>
          <w:szCs w:val="20"/>
        </w:rPr>
        <w:t xml:space="preserve">. For outages affecting </w:t>
      </w:r>
      <w:r w:rsidRPr="00C97A1F">
        <w:rPr>
          <w:rFonts w:ascii="Arial" w:eastAsia="Garamond" w:hAnsi="Arial" w:cs="Arial"/>
          <w:sz w:val="20"/>
          <w:szCs w:val="20"/>
        </w:rPr>
        <w:t>≥</w:t>
      </w:r>
      <w:r w:rsidRPr="00C97A1F">
        <w:rPr>
          <w:rFonts w:ascii="Arial" w:hAnsi="Arial" w:cs="Arial"/>
          <w:sz w:val="20"/>
          <w:szCs w:val="20"/>
        </w:rPr>
        <w:t xml:space="preserve">3% and </w:t>
      </w:r>
      <w:r w:rsidRPr="00C97A1F">
        <w:rPr>
          <w:rFonts w:ascii="Arial" w:eastAsia="Garamond" w:hAnsi="Arial" w:cs="Arial"/>
          <w:sz w:val="20"/>
          <w:szCs w:val="20"/>
        </w:rPr>
        <w:t>≥</w:t>
      </w:r>
      <w:r w:rsidRPr="00C97A1F">
        <w:rPr>
          <w:rFonts w:ascii="Arial" w:hAnsi="Arial" w:cs="Arial"/>
          <w:sz w:val="20"/>
          <w:szCs w:val="20"/>
        </w:rPr>
        <w:t>5% of county customers, same-day respiratory hospitalization rates were 5.2% (95% CI: 3.4%, 7.1%) and 6.7% (95% CI: 4.6%, 8.9%) higher, respectively</w:t>
      </w:r>
      <w:r>
        <w:rPr>
          <w:rFonts w:ascii="Arial" w:hAnsi="Arial" w:cs="Arial"/>
          <w:sz w:val="20"/>
          <w:szCs w:val="20"/>
        </w:rPr>
        <w:t>,</w:t>
      </w:r>
      <w:r w:rsidRPr="002A2B23">
        <w:rPr>
          <w:rFonts w:ascii="Arial" w:hAnsi="Arial" w:cs="Arial"/>
          <w:sz w:val="20"/>
          <w:szCs w:val="20"/>
        </w:rPr>
        <w:t xml:space="preserve"> compared to rates on unexposed days. </w:t>
      </w:r>
    </w:p>
    <w:p w14:paraId="22EBB8FB" w14:textId="77777777" w:rsidR="00655FD6" w:rsidRPr="002A2B23" w:rsidRDefault="00655FD6" w:rsidP="00655FD6">
      <w:pPr>
        <w:spacing w:after="0" w:line="480" w:lineRule="auto"/>
        <w:rPr>
          <w:rFonts w:ascii="Arial" w:hAnsi="Arial" w:cs="Arial"/>
          <w:b/>
          <w:bCs/>
          <w:sz w:val="20"/>
          <w:szCs w:val="20"/>
        </w:rPr>
      </w:pPr>
    </w:p>
    <w:p w14:paraId="482429B5" w14:textId="77777777" w:rsidR="00655FD6" w:rsidRPr="00B24AEA" w:rsidRDefault="00655FD6" w:rsidP="00655FD6">
      <w:pPr>
        <w:spacing w:after="0" w:line="480" w:lineRule="auto"/>
        <w:rPr>
          <w:rFonts w:ascii="Arial" w:hAnsi="Arial" w:cs="Arial"/>
          <w:i/>
          <w:iCs/>
          <w:sz w:val="20"/>
          <w:szCs w:val="20"/>
        </w:rPr>
      </w:pPr>
      <w:r w:rsidRPr="00B24AEA">
        <w:rPr>
          <w:rFonts w:ascii="Arial" w:hAnsi="Arial" w:cs="Arial"/>
          <w:i/>
          <w:iCs/>
          <w:sz w:val="20"/>
          <w:szCs w:val="20"/>
        </w:rPr>
        <w:t>Sensitivity analysis</w:t>
      </w:r>
    </w:p>
    <w:p w14:paraId="2E60EB42" w14:textId="77777777" w:rsidR="00655FD6" w:rsidRPr="00C778C4" w:rsidRDefault="00655FD6" w:rsidP="00655FD6">
      <w:pPr>
        <w:spacing w:after="0" w:line="480" w:lineRule="auto"/>
        <w:rPr>
          <w:rFonts w:ascii="Arial" w:hAnsi="Arial" w:cs="Arial"/>
          <w:sz w:val="20"/>
          <w:szCs w:val="20"/>
          <w:u w:val="single"/>
        </w:rPr>
      </w:pPr>
    </w:p>
    <w:p w14:paraId="572E0909" w14:textId="77777777" w:rsidR="00655FD6" w:rsidRPr="002A2B23" w:rsidRDefault="00655FD6" w:rsidP="00655FD6">
      <w:pPr>
        <w:spacing w:after="0" w:line="480" w:lineRule="auto"/>
        <w:ind w:firstLine="720"/>
        <w:rPr>
          <w:rFonts w:ascii="Arial" w:hAnsi="Arial" w:cs="Arial"/>
          <w:sz w:val="20"/>
          <w:szCs w:val="20"/>
        </w:rPr>
      </w:pPr>
      <w:r w:rsidRPr="002A2B23">
        <w:rPr>
          <w:rFonts w:ascii="Arial" w:hAnsi="Arial" w:cs="Arial"/>
          <w:sz w:val="20"/>
          <w:szCs w:val="20"/>
        </w:rPr>
        <w:t xml:space="preserve">For sensitivity analyses evaluating the impact of 4+ and 12+ hour outages on respiratory hospitalizations, we found the </w:t>
      </w:r>
      <w:r w:rsidRPr="00093C1D">
        <w:rPr>
          <w:rFonts w:ascii="Arial" w:hAnsi="Arial" w:cs="Arial"/>
          <w:sz w:val="20"/>
          <w:szCs w:val="20"/>
        </w:rPr>
        <w:t>strongest association for respiratory hospitalizations following 12+ hour outage exposure. Effect size increased from 4+ to 8+ to 12+ hour outage durations. Respiratory hospitalization rates were 1.2% higher (95% CI: 0.2%, 2.2%) the day of 4+ hour power outage exposure, 2.5% higher (95% CI: 1.2%, 3.8%) higher the day of 8+ hour outage exposure, and 3.2 times higher (95% CI: 1.7%, 4.6%) the day of 12+ hour outage exposure compared to unexposed days.</w:t>
      </w:r>
      <w:r w:rsidRPr="002A2B23">
        <w:rPr>
          <w:rFonts w:ascii="Arial" w:hAnsi="Arial" w:cs="Arial"/>
          <w:sz w:val="20"/>
          <w:szCs w:val="20"/>
        </w:rPr>
        <w:t xml:space="preserve"> </w:t>
      </w:r>
    </w:p>
    <w:p w14:paraId="1C1D71BE" w14:textId="77777777" w:rsidR="00655FD6" w:rsidRPr="002A2B23" w:rsidRDefault="00655FD6" w:rsidP="00655FD6">
      <w:pPr>
        <w:spacing w:after="0" w:line="480" w:lineRule="auto"/>
        <w:ind w:firstLine="720"/>
        <w:rPr>
          <w:rFonts w:ascii="Arial" w:hAnsi="Arial" w:cs="Arial"/>
          <w:sz w:val="20"/>
          <w:szCs w:val="20"/>
        </w:rPr>
      </w:pPr>
      <w:r w:rsidRPr="002A2B23">
        <w:rPr>
          <w:rFonts w:ascii="Arial" w:hAnsi="Arial" w:cs="Arial"/>
          <w:sz w:val="20"/>
          <w:szCs w:val="20"/>
        </w:rPr>
        <w:t xml:space="preserve">Finally, we modelled the relationship between continuous number of hours without power and respiratory hospitalization rates. </w:t>
      </w:r>
      <w:r>
        <w:rPr>
          <w:rFonts w:ascii="Arial" w:hAnsi="Arial" w:cs="Arial"/>
          <w:sz w:val="20"/>
          <w:szCs w:val="20"/>
        </w:rPr>
        <w:t>Like CVD, t</w:t>
      </w:r>
      <w:r w:rsidRPr="002A2B23">
        <w:rPr>
          <w:rFonts w:ascii="Arial" w:hAnsi="Arial" w:cs="Arial"/>
          <w:sz w:val="20"/>
          <w:szCs w:val="20"/>
        </w:rPr>
        <w:t>he best-fitting model indicated a linear relationship between number of hours without power and respiratory hospitalizations. For every additional hour without power, the next-day respiratory hospitalization rate increased by 0.11% or 2.6% following 24 hours of power outage (</w:t>
      </w:r>
      <w:r w:rsidRPr="002A2B23">
        <w:rPr>
          <w:rFonts w:ascii="Arial" w:hAnsi="Arial" w:cs="Arial"/>
          <w:b/>
          <w:bCs/>
          <w:sz w:val="20"/>
          <w:szCs w:val="20"/>
        </w:rPr>
        <w:t>Supplemental Figure 2</w:t>
      </w:r>
      <w:r w:rsidRPr="002A2B23">
        <w:rPr>
          <w:rFonts w:ascii="Arial" w:hAnsi="Arial" w:cs="Arial"/>
          <w:sz w:val="20"/>
          <w:szCs w:val="20"/>
        </w:rPr>
        <w:t xml:space="preserve">). </w:t>
      </w:r>
    </w:p>
    <w:p w14:paraId="30A146D6" w14:textId="77777777" w:rsidR="00655FD6" w:rsidRPr="002A2B23" w:rsidRDefault="00655FD6" w:rsidP="00655FD6">
      <w:pPr>
        <w:spacing w:after="0" w:line="480" w:lineRule="auto"/>
        <w:rPr>
          <w:rFonts w:ascii="Arial" w:hAnsi="Arial" w:cs="Arial"/>
          <w:b/>
          <w:bCs/>
          <w:sz w:val="20"/>
          <w:szCs w:val="20"/>
        </w:rPr>
      </w:pPr>
    </w:p>
    <w:p w14:paraId="36275E27" w14:textId="77777777" w:rsidR="00655FD6" w:rsidRPr="00FF40C4" w:rsidRDefault="00655FD6" w:rsidP="00655FD6">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1F53D2EA" w14:textId="77777777" w:rsidR="00655FD6" w:rsidRDefault="00655FD6" w:rsidP="00655FD6">
      <w:pPr>
        <w:spacing w:after="0" w:line="480" w:lineRule="auto"/>
        <w:ind w:firstLine="720"/>
        <w:rPr>
          <w:rFonts w:ascii="Arial" w:hAnsi="Arial" w:cs="Arial"/>
          <w:sz w:val="20"/>
          <w:szCs w:val="20"/>
        </w:rPr>
      </w:pPr>
    </w:p>
    <w:p w14:paraId="6DCF1F31" w14:textId="77777777" w:rsidR="00655FD6" w:rsidRDefault="00655FD6" w:rsidP="00655FD6">
      <w:pPr>
        <w:spacing w:after="0" w:line="480" w:lineRule="auto"/>
        <w:ind w:firstLine="720"/>
        <w:rPr>
          <w:rFonts w:ascii="Arial" w:hAnsi="Arial" w:cs="Arial"/>
          <w:sz w:val="20"/>
          <w:szCs w:val="20"/>
        </w:rPr>
      </w:pPr>
      <w:r w:rsidRPr="002A2B23">
        <w:rPr>
          <w:rFonts w:ascii="Arial" w:hAnsi="Arial" w:cs="Arial"/>
          <w:sz w:val="20"/>
          <w:szCs w:val="20"/>
        </w:rPr>
        <w:t xml:space="preserve">We tested for effect modification of the relationship between power outage and CVD and respiratory hospitalizations by age, sex, </w:t>
      </w:r>
      <w:r>
        <w:rPr>
          <w:rFonts w:ascii="Arial" w:hAnsi="Arial" w:cs="Arial"/>
          <w:sz w:val="20"/>
          <w:szCs w:val="20"/>
        </w:rPr>
        <w:t>dual-Medicaid eligibility</w:t>
      </w:r>
      <w:r w:rsidRPr="002A2B23">
        <w:rPr>
          <w:rFonts w:ascii="Arial" w:hAnsi="Arial" w:cs="Arial"/>
          <w:sz w:val="20"/>
          <w:szCs w:val="20"/>
        </w:rPr>
        <w:t>, and percentage of county Medicare beneficiaries using DME.</w:t>
      </w:r>
      <w:r>
        <w:rPr>
          <w:rFonts w:ascii="Arial" w:hAnsi="Arial" w:cs="Arial"/>
          <w:sz w:val="20"/>
          <w:szCs w:val="20"/>
        </w:rPr>
        <w:t xml:space="preserve"> We used Medicaid eligibility as a proxy for poverty.</w:t>
      </w:r>
      <w:r w:rsidRPr="002A2B23">
        <w:rPr>
          <w:rFonts w:ascii="Arial" w:hAnsi="Arial" w:cs="Arial"/>
          <w:sz w:val="20"/>
          <w:szCs w:val="20"/>
        </w:rPr>
        <w:t xml:space="preserve"> </w:t>
      </w:r>
      <w:r>
        <w:rPr>
          <w:rFonts w:ascii="Arial" w:hAnsi="Arial" w:cs="Arial"/>
          <w:sz w:val="20"/>
          <w:szCs w:val="20"/>
        </w:rPr>
        <w:t>Power outage exposure was distributed similarly across potential effect modifiers (</w:t>
      </w:r>
      <w:r w:rsidRPr="00774E1B">
        <w:rPr>
          <w:rFonts w:ascii="Arial" w:hAnsi="Arial" w:cs="Arial"/>
          <w:b/>
          <w:bCs/>
          <w:sz w:val="20"/>
          <w:szCs w:val="20"/>
        </w:rPr>
        <w:t>Table 1</w:t>
      </w:r>
      <w:r>
        <w:rPr>
          <w:rFonts w:ascii="Arial" w:hAnsi="Arial" w:cs="Arial"/>
          <w:sz w:val="20"/>
          <w:szCs w:val="20"/>
        </w:rPr>
        <w:t xml:space="preserve">). </w:t>
      </w:r>
      <w:r w:rsidRPr="002A2B23">
        <w:rPr>
          <w:rFonts w:ascii="Arial" w:hAnsi="Arial" w:cs="Arial"/>
          <w:sz w:val="20"/>
          <w:szCs w:val="20"/>
        </w:rPr>
        <w:t>Overall, we did not observe effect modification by age</w:t>
      </w:r>
      <w:r>
        <w:rPr>
          <w:rFonts w:ascii="Arial" w:hAnsi="Arial" w:cs="Arial"/>
          <w:sz w:val="20"/>
          <w:szCs w:val="20"/>
        </w:rPr>
        <w:t xml:space="preserve">, </w:t>
      </w:r>
      <w:r w:rsidRPr="002A2B23">
        <w:rPr>
          <w:rFonts w:ascii="Arial" w:hAnsi="Arial" w:cs="Arial"/>
          <w:sz w:val="20"/>
          <w:szCs w:val="20"/>
        </w:rPr>
        <w:t>sex</w:t>
      </w:r>
      <w:r>
        <w:rPr>
          <w:rFonts w:ascii="Arial" w:hAnsi="Arial" w:cs="Arial"/>
          <w:sz w:val="20"/>
          <w:szCs w:val="20"/>
        </w:rPr>
        <w:t>, or Medicaid eligibility.</w:t>
      </w:r>
      <w:r w:rsidRPr="002A2B23">
        <w:rPr>
          <w:rFonts w:ascii="Arial" w:hAnsi="Arial" w:cs="Arial"/>
          <w:sz w:val="20"/>
          <w:szCs w:val="20"/>
        </w:rPr>
        <w:t xml:space="preserve"> </w:t>
      </w:r>
    </w:p>
    <w:p w14:paraId="3DEC7FE1" w14:textId="77777777" w:rsidR="00655FD6" w:rsidRDefault="00655FD6" w:rsidP="00655FD6">
      <w:pPr>
        <w:spacing w:after="0" w:line="480" w:lineRule="auto"/>
        <w:ind w:firstLine="720"/>
        <w:rPr>
          <w:rFonts w:ascii="Arial" w:hAnsi="Arial" w:cs="Arial"/>
          <w:sz w:val="20"/>
          <w:szCs w:val="20"/>
        </w:rPr>
      </w:pPr>
      <w:r>
        <w:rPr>
          <w:rFonts w:ascii="Arial" w:hAnsi="Arial" w:cs="Arial"/>
          <w:sz w:val="20"/>
          <w:szCs w:val="20"/>
        </w:rPr>
        <w:lastRenderedPageBreak/>
        <w:t>For DME use, th</w:t>
      </w:r>
      <w:r w:rsidRPr="002A2B23">
        <w:rPr>
          <w:rFonts w:ascii="Arial" w:hAnsi="Arial" w:cs="Arial"/>
          <w:sz w:val="20"/>
          <w:szCs w:val="20"/>
        </w:rPr>
        <w:t>e association between power outage</w:t>
      </w:r>
      <w:r>
        <w:rPr>
          <w:rFonts w:ascii="Arial" w:hAnsi="Arial" w:cs="Arial"/>
          <w:sz w:val="20"/>
          <w:szCs w:val="20"/>
        </w:rPr>
        <w:t>s</w:t>
      </w:r>
      <w:r w:rsidRPr="002A2B23">
        <w:rPr>
          <w:rFonts w:ascii="Arial" w:hAnsi="Arial" w:cs="Arial"/>
          <w:sz w:val="20"/>
          <w:szCs w:val="20"/>
        </w:rPr>
        <w:t xml:space="preserv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outage, while in counties with fourth quartile DME use, hospitalizations were elevated only on the day of power outage (</w:t>
      </w:r>
      <w:r w:rsidRPr="002A2B23">
        <w:rPr>
          <w:rFonts w:ascii="Arial" w:hAnsi="Arial" w:cs="Arial"/>
          <w:b/>
          <w:bCs/>
          <w:sz w:val="20"/>
          <w:szCs w:val="20"/>
        </w:rPr>
        <w:t>Figure 3</w:t>
      </w:r>
      <w:r w:rsidRPr="002A2B23">
        <w:rPr>
          <w:rFonts w:ascii="Arial" w:hAnsi="Arial" w:cs="Arial"/>
          <w:sz w:val="20"/>
          <w:szCs w:val="20"/>
        </w:rPr>
        <w:t xml:space="preserve">). </w:t>
      </w:r>
    </w:p>
    <w:p w14:paraId="34F2B5ED" w14:textId="77777777" w:rsidR="00655FD6" w:rsidRPr="00DD0F4D" w:rsidRDefault="00655FD6" w:rsidP="00655FD6">
      <w:pPr>
        <w:spacing w:after="0" w:line="480" w:lineRule="auto"/>
        <w:ind w:firstLine="720"/>
        <w:rPr>
          <w:rFonts w:ascii="Arial" w:hAnsi="Arial" w:cs="Arial"/>
          <w:sz w:val="20"/>
          <w:szCs w:val="20"/>
        </w:rPr>
      </w:pPr>
    </w:p>
    <w:p w14:paraId="5E3A211C" w14:textId="77777777" w:rsidR="00655FD6" w:rsidRPr="0097584B" w:rsidRDefault="00655FD6" w:rsidP="00655FD6">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 xml:space="preserve">Discussion </w:t>
      </w:r>
    </w:p>
    <w:p w14:paraId="77150B1B" w14:textId="77777777" w:rsidR="00655FD6" w:rsidRPr="0097584B" w:rsidRDefault="00655FD6" w:rsidP="00655FD6">
      <w:pPr>
        <w:spacing w:after="0" w:line="480" w:lineRule="auto"/>
        <w:rPr>
          <w:rFonts w:ascii="Arial" w:hAnsi="Arial" w:cs="Arial"/>
          <w:b/>
          <w:bCs/>
          <w:sz w:val="20"/>
          <w:szCs w:val="20"/>
        </w:rPr>
      </w:pPr>
    </w:p>
    <w:p w14:paraId="7D580623" w14:textId="77777777" w:rsidR="00655FD6" w:rsidRPr="0097584B" w:rsidRDefault="00655FD6" w:rsidP="00655FD6">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w:t>
      </w:r>
      <w:r>
        <w:rPr>
          <w:rFonts w:ascii="Arial" w:hAnsi="Arial" w:cs="Arial"/>
          <w:sz w:val="20"/>
          <w:szCs w:val="20"/>
        </w:rPr>
        <w:t xml:space="preserve">Fee-For-Service </w:t>
      </w:r>
      <w:r w:rsidRPr="0097584B">
        <w:rPr>
          <w:rFonts w:ascii="Arial" w:hAnsi="Arial" w:cs="Arial"/>
          <w:sz w:val="20"/>
          <w:szCs w:val="20"/>
        </w:rPr>
        <w:t xml:space="preserve">Medicare beneficiaries aged 65+, we found that power outages were associated with increased acute emergency CVD and respiratory hospitalizations. </w:t>
      </w:r>
      <w:r>
        <w:rPr>
          <w:rFonts w:ascii="Arial" w:hAnsi="Arial" w:cs="Arial"/>
          <w:sz w:val="20"/>
          <w:szCs w:val="20"/>
        </w:rPr>
        <w:t xml:space="preserve">This association was strongest for CVD hospitalizations the day following the power outage, while for respiratory hospitalizations, the same-day association was strongest. </w:t>
      </w:r>
      <w:r w:rsidRPr="0097584B">
        <w:rPr>
          <w:rFonts w:ascii="Arial" w:hAnsi="Arial" w:cs="Arial"/>
          <w:sz w:val="20"/>
          <w:szCs w:val="20"/>
        </w:rPr>
        <w:t xml:space="preserve">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w:t>
      </w:r>
      <w:r>
        <w:rPr>
          <w:rFonts w:ascii="Arial" w:hAnsi="Arial" w:cs="Arial"/>
          <w:sz w:val="20"/>
          <w:szCs w:val="20"/>
        </w:rPr>
        <w:t>stronger associations with</w:t>
      </w:r>
      <w:r w:rsidRPr="0097584B">
        <w:rPr>
          <w:rFonts w:ascii="Arial" w:hAnsi="Arial" w:cs="Arial"/>
          <w:sz w:val="20"/>
          <w:szCs w:val="20"/>
        </w:rPr>
        <w:t xml:space="preserve">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w:t>
      </w:r>
      <w:r>
        <w:rPr>
          <w:rFonts w:ascii="Arial" w:hAnsi="Arial" w:cs="Arial"/>
          <w:sz w:val="20"/>
          <w:szCs w:val="20"/>
        </w:rPr>
        <w:t xml:space="preserve">may </w:t>
      </w:r>
      <w:r w:rsidRPr="0097584B">
        <w:rPr>
          <w:rFonts w:ascii="Arial" w:hAnsi="Arial" w:cs="Arial"/>
          <w:sz w:val="20"/>
          <w:szCs w:val="20"/>
        </w:rPr>
        <w:t xml:space="preserve">pose a growing threat to the cardiovascular and respiratory health of older adults. </w:t>
      </w:r>
    </w:p>
    <w:p w14:paraId="34F06C2B" w14:textId="77777777" w:rsidR="00655FD6" w:rsidRPr="0097584B" w:rsidRDefault="00655FD6" w:rsidP="00655FD6">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Pr>
          <w:rFonts w:ascii="Arial" w:hAnsi="Arial" w:cs="Arial"/>
          <w:sz w:val="20"/>
          <w:szCs w:val="20"/>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Pr>
          <w:rFonts w:ascii="Cambria Math" w:hAnsi="Cambria Math" w:cs="Cambria Math"/>
          <w:sz w:val="20"/>
          <w:szCs w:val="20"/>
        </w:rPr>
        <w:instrText>ﬀ</w:instrText>
      </w:r>
      <w:r>
        <w:rPr>
          <w:rFonts w:ascii="Arial" w:hAnsi="Arial" w:cs="Arial"/>
          <w:sz w:val="20"/>
          <w:szCs w:val="20"/>
        </w:rPr>
        <w:instrText>ects. We aimed to investigate the individual and joint e</w:instrText>
      </w:r>
      <w:r>
        <w:rPr>
          <w:rFonts w:ascii="Cambria Math" w:hAnsi="Cambria Math" w:cs="Cambria Math"/>
          <w:sz w:val="20"/>
          <w:szCs w:val="20"/>
        </w:rPr>
        <w:instrText>ﬀ</w:instrText>
      </w:r>
      <w:r>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Pr>
          <w:rFonts w:ascii="Cambria Math" w:hAnsi="Cambria Math" w:cs="Cambria Math"/>
          <w:sz w:val="20"/>
          <w:szCs w:val="20"/>
        </w:rPr>
        <w:instrText>ﬀ</w:instrText>
      </w:r>
      <w:r>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Pr>
          <w:rFonts w:ascii="Cambria Math" w:hAnsi="Cambria Math" w:cs="Cambria Math"/>
          <w:sz w:val="20"/>
          <w:szCs w:val="20"/>
        </w:rPr>
        <w:instrText>ﬀ</w:instrText>
      </w:r>
      <w:r>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Pr>
          <w:rFonts w:ascii="Cambria Math" w:hAnsi="Cambria Math" w:cs="Cambria Math"/>
          <w:sz w:val="20"/>
          <w:szCs w:val="20"/>
        </w:rPr>
        <w:instrText>ﬀ</w:instrText>
      </w:r>
      <w:r>
        <w:rPr>
          <w:rFonts w:ascii="Arial" w:hAnsi="Arial" w:cs="Arial"/>
          <w:sz w:val="20"/>
          <w:szCs w:val="20"/>
        </w:rPr>
        <w:instrText>ect on both multiplicative and additive scales. Over 35% of the thunderstorm e</w:instrText>
      </w:r>
      <w:r>
        <w:rPr>
          <w:rFonts w:ascii="Cambria Math" w:hAnsi="Cambria Math" w:cs="Cambria Math"/>
          <w:sz w:val="20"/>
          <w:szCs w:val="20"/>
        </w:rPr>
        <w:instrText>ﬀ</w:instrText>
      </w:r>
      <w:r>
        <w:rPr>
          <w:rFonts w:ascii="Arial" w:hAnsi="Arial" w:cs="Arial"/>
          <w:sz w:val="20"/>
          <w:szCs w:val="20"/>
        </w:rPr>
        <w:instrText>ects were mediated by PM2:5 and RH.\nCONCLUSION: Thunderstorms accompanied by POs showed the strongest respiratory e</w:instrText>
      </w:r>
      <w:r>
        <w:rPr>
          <w:rFonts w:ascii="Cambria Math" w:hAnsi="Cambria Math" w:cs="Cambria Math"/>
          <w:sz w:val="20"/>
          <w:szCs w:val="20"/>
        </w:rPr>
        <w:instrText>ﬀ</w:instrText>
      </w:r>
      <w:r>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Pr>
          <w:rFonts w:ascii="Cambria Math" w:hAnsi="Cambria Math" w:cs="Cambria Math"/>
          <w:sz w:val="20"/>
          <w:szCs w:val="20"/>
        </w:rPr>
        <w:instrText>ﬀ</w:instrText>
      </w:r>
      <w:r>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Pr>
          <w:rFonts w:ascii="Cambria Math" w:hAnsi="Cambria Math" w:cs="Cambria Math"/>
          <w:sz w:val="20"/>
          <w:szCs w:val="20"/>
        </w:rPr>
        <w:instrText>ﬀ</w:instrText>
      </w:r>
      <w:r>
        <w:rPr>
          <w:rFonts w:ascii="Arial" w:hAnsi="Arial" w:cs="Arial"/>
          <w:sz w:val="20"/>
          <w:szCs w:val="20"/>
        </w:rPr>
        <w:instrText>ects of large-scale power outages, including the massive power failure that a</w:instrText>
      </w:r>
      <w:r>
        <w:rPr>
          <w:rFonts w:ascii="Cambria Math" w:hAnsi="Cambria Math" w:cs="Cambria Math"/>
          <w:sz w:val="20"/>
          <w:szCs w:val="20"/>
        </w:rPr>
        <w:instrText>ﬀ</w:instrText>
      </w:r>
      <w:r>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Pr>
          <w:rFonts w:ascii="Cambria Math" w:hAnsi="Cambria Math" w:cs="Cambria Math"/>
          <w:sz w:val="20"/>
          <w:szCs w:val="20"/>
        </w:rPr>
        <w:instrText>ﬀ</w:instrText>
      </w:r>
      <w:r>
        <w:rPr>
          <w:rFonts w:ascii="Arial" w:hAnsi="Arial" w:cs="Arial"/>
          <w:sz w:val="20"/>
          <w:szCs w:val="20"/>
        </w:rPr>
        <w:instrText>ect health. This information can inform preparedness e</w:instrText>
      </w:r>
      <w:r>
        <w:rPr>
          <w:rFonts w:ascii="Cambria Math" w:hAnsi="Cambria Math" w:cs="Cambria Math"/>
          <w:sz w:val="20"/>
          <w:szCs w:val="20"/>
        </w:rPr>
        <w:instrText>ﬀ</w:instrText>
      </w:r>
      <w:r>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Pr="00256155">
        <w:rPr>
          <w:rFonts w:ascii="Arial" w:hAnsi="Arial" w:cs="Arial"/>
          <w:sz w:val="20"/>
        </w:rPr>
        <w:t>(19–21, 25)</w:t>
      </w:r>
      <w:r w:rsidRPr="0097584B">
        <w:rPr>
          <w:rFonts w:ascii="Arial" w:hAnsi="Arial" w:cs="Arial"/>
          <w:sz w:val="20"/>
          <w:szCs w:val="20"/>
        </w:rPr>
        <w:fldChar w:fldCharType="end"/>
      </w:r>
      <w:r w:rsidRPr="0097584B">
        <w:rPr>
          <w:rFonts w:ascii="Arial" w:hAnsi="Arial" w:cs="Arial"/>
          <w:sz w:val="20"/>
          <w:szCs w:val="20"/>
        </w:rPr>
        <w:t xml:space="preserve">. </w:t>
      </w:r>
      <w:r>
        <w:rPr>
          <w:rFonts w:ascii="Arial" w:hAnsi="Arial" w:cs="Arial"/>
          <w:sz w:val="20"/>
          <w:szCs w:val="20"/>
        </w:rPr>
        <w:t xml:space="preserve">As in our study, </w:t>
      </w:r>
      <w:r w:rsidRPr="0097584B">
        <w:rPr>
          <w:rFonts w:ascii="Arial" w:hAnsi="Arial" w:cs="Arial"/>
          <w:sz w:val="20"/>
          <w:szCs w:val="20"/>
        </w:rPr>
        <w:t>Deng et al. found the largest increases in CVD emergency department visits the day after exposure, while respiratory visits increased most on the day of exposure</w:t>
      </w:r>
      <w:r>
        <w:rPr>
          <w:rFonts w:ascii="Arial" w:hAnsi="Arial" w:cs="Arial"/>
          <w:sz w:val="20"/>
          <w:szCs w:val="20"/>
        </w:rPr>
        <w:t xml:space="preserve">. </w:t>
      </w:r>
      <w:r w:rsidRPr="0097584B">
        <w:rPr>
          <w:rFonts w:ascii="Arial" w:hAnsi="Arial" w:cs="Arial"/>
          <w:sz w:val="20"/>
          <w:szCs w:val="20"/>
        </w:rPr>
        <w:t xml:space="preserve">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Pr>
          <w:rFonts w:ascii="Arial" w:hAnsi="Arial" w:cs="Arial"/>
          <w:sz w:val="20"/>
          <w:szCs w:val="20"/>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Pr>
          <w:rFonts w:ascii="Arial" w:hAnsi="Arial" w:cs="Arial"/>
          <w:noProof/>
          <w:sz w:val="20"/>
          <w:szCs w:val="20"/>
        </w:rPr>
        <w:t>(25)</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w:t>
      </w:r>
      <w:r w:rsidRPr="0097584B">
        <w:rPr>
          <w:rFonts w:ascii="Arial" w:hAnsi="Arial" w:cs="Arial"/>
          <w:sz w:val="20"/>
          <w:szCs w:val="20"/>
        </w:rPr>
        <w:lastRenderedPageBreak/>
        <w:t xml:space="preserve">day after power outage exposure, though confidence intervals contained the null. We estimated similar effects with more precision because of our larger study population. </w:t>
      </w:r>
    </w:p>
    <w:p w14:paraId="0672866A" w14:textId="77777777" w:rsidR="00655FD6" w:rsidRDefault="00655FD6" w:rsidP="00655FD6">
      <w:pPr>
        <w:spacing w:after="0" w:line="480" w:lineRule="auto"/>
        <w:ind w:firstLine="720"/>
        <w:rPr>
          <w:rFonts w:ascii="Arial" w:hAnsi="Arial" w:cs="Arial"/>
          <w:sz w:val="20"/>
          <w:szCs w:val="20"/>
        </w:rPr>
      </w:pPr>
      <w:r w:rsidRPr="0097584B">
        <w:rPr>
          <w:rFonts w:ascii="Arial" w:hAnsi="Arial" w:cs="Arial"/>
          <w:sz w:val="20"/>
          <w:szCs w:val="20"/>
        </w:rPr>
        <w:t>We hypothesized that power outages</w:t>
      </w:r>
      <w:r>
        <w:rPr>
          <w:rFonts w:ascii="Arial" w:hAnsi="Arial" w:cs="Arial"/>
          <w:sz w:val="20"/>
          <w:szCs w:val="20"/>
        </w:rPr>
        <w:t xml:space="preserve"> may</w:t>
      </w:r>
      <w:r w:rsidRPr="0097584B">
        <w:rPr>
          <w:rFonts w:ascii="Arial" w:hAnsi="Arial" w:cs="Arial"/>
          <w:sz w:val="20"/>
          <w:szCs w:val="20"/>
        </w:rPr>
        <w:t xml:space="preserve"> lead to CVD and respiratory hospitalizations in older adults </w:t>
      </w:r>
      <w:r>
        <w:rPr>
          <w:rFonts w:ascii="Arial" w:hAnsi="Arial" w:cs="Arial"/>
          <w:sz w:val="20"/>
          <w:szCs w:val="20"/>
        </w:rPr>
        <w:t>due to increased</w:t>
      </w:r>
      <w:r w:rsidRPr="0097584B">
        <w:rPr>
          <w:rFonts w:ascii="Arial" w:hAnsi="Arial" w:cs="Arial"/>
          <w:sz w:val="20"/>
          <w:szCs w:val="20"/>
        </w:rPr>
        <w:t xml:space="preserve"> heat exposure, cold exposure, stress, and loss of electricity to life-sustaining medical devices and mobility aids. Power outages may also cause changes in indoor air quality when dehumidifiers, air purifiers, and ventilation systems lose power. </w:t>
      </w:r>
      <w:r>
        <w:rPr>
          <w:rFonts w:ascii="Arial" w:hAnsi="Arial" w:cs="Arial"/>
          <w:sz w:val="20"/>
          <w:szCs w:val="20"/>
        </w:rPr>
        <w:t xml:space="preserve">The lagged effects of CVD and respiratory hospitalizations due to power outage are likely different since the lagged effects of high or low temperature and air pollution differ for CVD versus respiratory disease </w:t>
      </w:r>
      <w:r>
        <w:rPr>
          <w:rFonts w:ascii="Arial" w:hAnsi="Arial" w:cs="Arial"/>
          <w:sz w:val="20"/>
          <w:szCs w:val="20"/>
        </w:rPr>
        <w:fldChar w:fldCharType="begin"/>
      </w:r>
      <w:r>
        <w:rPr>
          <w:rFonts w:ascii="Arial" w:hAnsi="Arial" w:cs="Arial"/>
          <w:sz w:val="20"/>
          <w:szCs w:val="20"/>
        </w:rPr>
        <w:instrText xml:space="preserve"> ADDIN ZOTERO_ITEM CSL_CITATION {"citationID":"0ZzO5udH","properties":{"formattedCitation":"(26\\uc0\\u8211{}28)","plainCitation":"(26–28)","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D."}],"issued":{"date-parts":[["2013",5,15]]}}},{"id":213,"uris":["http://zotero.org/users/local/hHKggCUl/items/VVYKELE9"],"itemData":{"id":213,"type":"article-journal","abstract":"Background: Although the association of high temperatures with mortality is well-documented, the association with morbidity has seldom been examined. We assessed the potential impact of hot weather on hospital admissions due to cardiovascular and respiratory diseases in New York City. We also explored whether the weather-disease relationship varies with socio-demographic variables.\nMethod: We investigated effects of temperature and humidity on health by linking the daily cardiovascular and respiratory hospitalization counts with meteorologic conditions during summer, 1991–2004. We used daily mean temperature, mean apparent temperature, and 3-day moving average of apparent temperature as the exposure indicators. Threshold effects for health risks of meteorologic conditions were assessed by log-linear threshold models, after controlling for ozone, day of week, holidays, and long-term trend. Stratiﬁed analyses were used to evaluate temperature-demographic interactions.\nResults: For all 3 exposure indicators, each degree C above the threshold of the temperature-health effect curve (29°C–36°C) was associated with a 2.7%–3.1% increase in same-day hospitalizations due to respiratory diseases, and an increase of 1.4%–3.6% in lagged hospitalizations due to cardiovascular diseases. These increases for respiratory admissions were greater for Hispanic persons (6.1%/°C) and the elderly (4.7%/°C). At high temperatures, admission rates increased for chronic airway obstruction, asthma, ischemic heart disease, and cardiac dysrhythmias, but decreased for hypertension and heart failure.\nConclusions: Extreme high temperature appears to increase hospital admissions for cardiovascular and respiratory disorders in New York City. Elderly and Hispanic residents may be particularly vulnerable to the temperature effects on respiratory illnesses.","container-title":"Epidemiology","DOI":"10.1097/EDE.0b013e3181ad5522","ISSN":"1044-3983","issue":"5","language":"en","page":"738-746","source":"DOI.org (Crossref)","title":"Extreme High Temperatures and Hospital Admissions for Respiratory and Cardiovascular Diseases","volume":"20","author":[{"family":"Lin","given":"Shao"},{"family":"Luo","given":"Ming"},{"family":"Walker","given":"Randi J."},{"family":"Liu","given":"Xiu"},{"family":"Hwang","given":"Syni-An"},{"family":"Chinery","given":"Robert"}],"issued":{"date-parts":[["2009",9]]}}},{"id":209,"uris":["http://zotero.org/users/local/hHKggCUl/items/2EGZUWZS"],"itemData":{"id":209,"type":"article-journal","abstract":"As global temperatures rise, extreme heat events are projected to become more frequent and intense. Extreme heat causes a wide range of health effects, including an overall increase in morbidity and mortality. It is important to note that while there is sufficient epidemiological evidence for heat-related increases in all-cause mortality, evidence on the association between heat and cause-specific deaths such as cardiovascular disease (CVD) mortality (and its more specific causes) is limited, with inconsistent findings. Existing systematic reviews and meta-analyses of epidemiological studies on heat and CVD mortality have summarized the available evidence. However, the target audience of such reviews is mainly limited to the specific field of environmental epidemiology. This overarching perspective aims to provide health professionals with a comprehensive overview of recent epidemiological evidence of how extreme heat is associated with CVD mortality. The rationale behind this broad perspective is that a better understanding of the effect of extreme heat on CVD mortality will help CVD health professionals optimize their plans to adapt to the changes brought about by climate change and heat events. To policymakers, this perspective would help formulate targeted mitigation, strengthen early warning systems, and develop better adaptation strategies. Despite the heterogeneity in evidence worldwide, due in part to different climatic conditions and population dynamics, there is a clear link between heat and CVD mortality. The risk has often been found to be higher in vulnerable subgroups, including older people, people with preexisting conditions, and the socioeconomically deprived. This perspective also highlights the lack of evidence from low- and middle-income countries and focuses on cause-specific CVD deaths. In addition, the perspective highlights the temporal changes in heat-related CVD deaths as well as the interactive effect of heat with other environmental factors and the potential biological pathways. Importantly, these various aspects of epidemiological studies have never been fully investigated and, therefore, the true extent of the impact of heat on CVD deaths remains largely unknown. Furthermore, this perspective also highlights the research gaps in epidemiological studies and the potential solutions to generate more robust evidence on the future consequences of heat on CVD deaths.","container-title":"Circulation Research","DOI":"10.1161/CIRCRESAHA.123.323615","ISSN":"0009-7330, 1524-4571","issue":"9","journalAbbreviation":"Circulation Research","language":"en","page":"1098-1112","source":"DOI.org (Crossref)","title":"Heat and Cardiovascular Mortality: An Epidemiological Perspective","title-short":"Heat and Cardiovascular Mortality","volume":"134","author":[{"family":"Singh","given":"Nidhi"},{"family":"Areal","given":"Ashtyn Tracy"},{"family":"Breitner","given":"Susanne"},{"family":"Zhang","given":"Siqi"},{"family":"Agewall","given":"Stefan"},{"family":"Schikowski","given":"Tamara"},{"family":"Schneider","given":"Alexandra"}],"issued":{"date-parts":[["2024",4,26]]}}}],"schema":"https://github.com/citation-style-language/schema/raw/master/csl-citation.json"} </w:instrText>
      </w:r>
      <w:r>
        <w:rPr>
          <w:rFonts w:ascii="Arial" w:hAnsi="Arial" w:cs="Arial"/>
          <w:sz w:val="20"/>
          <w:szCs w:val="20"/>
        </w:rPr>
        <w:fldChar w:fldCharType="separate"/>
      </w:r>
      <w:r w:rsidRPr="00823535">
        <w:rPr>
          <w:rFonts w:ascii="Arial" w:hAnsi="Arial" w:cs="Arial"/>
          <w:sz w:val="20"/>
        </w:rPr>
        <w:t>(26–28)</w:t>
      </w:r>
      <w:r>
        <w:rPr>
          <w:rFonts w:ascii="Arial" w:hAnsi="Arial" w:cs="Arial"/>
          <w:sz w:val="20"/>
          <w:szCs w:val="20"/>
        </w:rPr>
        <w:fldChar w:fldCharType="end"/>
      </w:r>
      <w:r>
        <w:rPr>
          <w:rFonts w:ascii="Arial" w:hAnsi="Arial" w:cs="Arial"/>
          <w:sz w:val="20"/>
          <w:szCs w:val="20"/>
        </w:rPr>
        <w:t xml:space="preserve">. </w:t>
      </w:r>
    </w:p>
    <w:p w14:paraId="729B4D59" w14:textId="77777777" w:rsidR="00655FD6" w:rsidRPr="006F415B" w:rsidRDefault="00655FD6" w:rsidP="00655FD6">
      <w:pPr>
        <w:spacing w:after="0" w:line="480" w:lineRule="auto"/>
        <w:ind w:firstLine="720"/>
        <w:rPr>
          <w:rFonts w:ascii="Arial" w:hAnsi="Arial" w:cs="Arial"/>
          <w:sz w:val="20"/>
          <w:szCs w:val="20"/>
        </w:rPr>
      </w:pPr>
      <w:r w:rsidRPr="0097584B">
        <w:rPr>
          <w:rFonts w:ascii="Arial" w:hAnsi="Arial" w:cs="Arial"/>
          <w:sz w:val="20"/>
          <w:szCs w:val="20"/>
        </w:rPr>
        <w:t xml:space="preserve">Further, many power outages are caused by climate-related severe weather like heat waves, winter storms, hurricanes, wildfires, and floods </w:t>
      </w:r>
      <w:r w:rsidRPr="0097584B">
        <w:rPr>
          <w:rFonts w:ascii="Arial" w:hAnsi="Arial" w:cs="Arial"/>
          <w:sz w:val="20"/>
          <w:szCs w:val="20"/>
        </w:rPr>
        <w:fldChar w:fldCharType="begin"/>
      </w:r>
      <w:r>
        <w:rPr>
          <w:rFonts w:ascii="Arial" w:hAnsi="Arial" w:cs="Arial"/>
          <w:sz w:val="20"/>
          <w:szCs w:val="20"/>
        </w:rPr>
        <w:instrText xml:space="preserve"> ADDIN ZOTERO_ITEM CSL_CITATION {"citationID":"n3LNDwDY","properties":{"formattedCitation":"(3, 29, 30)","plainCitation":"(3, 29, 30)","noteIndex":0},"citationItems":[{"id":180,"uris":["http://zotero.org/users/local/hHKggCUl/items/QGLVIH6M"],"itemData":{"id":180,"type":"article-journal","abstract":"Purpose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Pr>
          <w:rFonts w:ascii="Arial" w:hAnsi="Arial" w:cs="Arial"/>
          <w:noProof/>
          <w:sz w:val="20"/>
          <w:szCs w:val="20"/>
        </w:rPr>
        <w:t>(3, 29, 30)</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Pr>
          <w:rFonts w:ascii="Arial" w:hAnsi="Arial" w:cs="Arial"/>
          <w:sz w:val="20"/>
          <w:szCs w:val="20"/>
        </w:rPr>
        <w:instrText xml:space="preserve"> ADDIN ZOTERO_ITEM CSL_CITATION {"citationID":"EbWJFV3l","properties":{"formattedCitation":"(20, 31, 32)","plainCitation":"(20, 31, 32)","noteIndex":0},"citationItems":[{"id":194,"uris":["http://zotero.org/users/local/hHKggCUl/items/8L9T2PQA"],"itemData":{"id":194,"type":"article-journal","abstract":"BACKGROUND: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Pr>
          <w:rFonts w:ascii="Cambria Math" w:hAnsi="Cambria Math" w:cs="Cambria Math"/>
          <w:sz w:val="20"/>
          <w:szCs w:val="20"/>
        </w:rPr>
        <w:instrText>ﬀ</w:instrText>
      </w:r>
      <w:r>
        <w:rPr>
          <w:rFonts w:ascii="Arial" w:hAnsi="Arial" w:cs="Arial"/>
          <w:sz w:val="20"/>
          <w:szCs w:val="20"/>
        </w:rPr>
        <w:instrText>ects. We aimed to investigate the individual and joint e</w:instrText>
      </w:r>
      <w:r>
        <w:rPr>
          <w:rFonts w:ascii="Cambria Math" w:hAnsi="Cambria Math" w:cs="Cambria Math"/>
          <w:sz w:val="20"/>
          <w:szCs w:val="20"/>
        </w:rPr>
        <w:instrText>ﬀ</w:instrText>
      </w:r>
      <w:r>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Pr>
          <w:rFonts w:ascii="Cambria Math" w:hAnsi="Cambria Math" w:cs="Cambria Math"/>
          <w:sz w:val="20"/>
          <w:szCs w:val="20"/>
        </w:rPr>
        <w:instrText>ﬀ</w:instrText>
      </w:r>
      <w:r>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Pr>
          <w:rFonts w:ascii="Cambria Math" w:hAnsi="Cambria Math" w:cs="Cambria Math"/>
          <w:sz w:val="20"/>
          <w:szCs w:val="20"/>
        </w:rPr>
        <w:instrText>ﬀ</w:instrText>
      </w:r>
      <w:r>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Pr>
          <w:rFonts w:ascii="Cambria Math" w:hAnsi="Cambria Math" w:cs="Cambria Math"/>
          <w:sz w:val="20"/>
          <w:szCs w:val="20"/>
        </w:rPr>
        <w:instrText>ﬀ</w:instrText>
      </w:r>
      <w:r>
        <w:rPr>
          <w:rFonts w:ascii="Arial" w:hAnsi="Arial" w:cs="Arial"/>
          <w:sz w:val="20"/>
          <w:szCs w:val="20"/>
        </w:rPr>
        <w:instrText>ect on both multiplicative and additive scales. Over 35% of the thunderstorm e</w:instrText>
      </w:r>
      <w:r>
        <w:rPr>
          <w:rFonts w:ascii="Cambria Math" w:hAnsi="Cambria Math" w:cs="Cambria Math"/>
          <w:sz w:val="20"/>
          <w:szCs w:val="20"/>
        </w:rPr>
        <w:instrText>ﬀ</w:instrText>
      </w:r>
      <w:r>
        <w:rPr>
          <w:rFonts w:ascii="Arial" w:hAnsi="Arial" w:cs="Arial"/>
          <w:sz w:val="20"/>
          <w:szCs w:val="20"/>
        </w:rPr>
        <w:instrText>ects were mediated by PM2:5 and RH.\nCONCLUSION: Thunderstorms accompanied by POs showed the strongest respiratory e</w:instrText>
      </w:r>
      <w:r>
        <w:rPr>
          <w:rFonts w:ascii="Cambria Math" w:hAnsi="Cambria Math" w:cs="Cambria Math"/>
          <w:sz w:val="20"/>
          <w:szCs w:val="20"/>
        </w:rPr>
        <w:instrText>ﬀ</w:instrText>
      </w:r>
      <w:r>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Pr>
          <w:rFonts w:ascii="Cambria Math" w:hAnsi="Cambria Math" w:cs="Cambria Math"/>
          <w:sz w:val="20"/>
          <w:szCs w:val="20"/>
        </w:rPr>
        <w:instrText>ﬀ</w:instrText>
      </w:r>
      <w:r>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Pr>
          <w:rFonts w:ascii="Arial" w:hAnsi="Arial" w:cs="Arial"/>
          <w:noProof/>
          <w:sz w:val="20"/>
          <w:szCs w:val="20"/>
        </w:rPr>
        <w:t>(20, 31, 32)</w:t>
      </w:r>
      <w:r w:rsidRPr="0097584B">
        <w:rPr>
          <w:rFonts w:ascii="Arial" w:hAnsi="Arial" w:cs="Arial"/>
          <w:sz w:val="20"/>
          <w:szCs w:val="20"/>
        </w:rPr>
        <w:fldChar w:fldCharType="end"/>
      </w:r>
      <w:r w:rsidRPr="0097584B">
        <w:rPr>
          <w:rFonts w:ascii="Arial" w:hAnsi="Arial" w:cs="Arial"/>
          <w:sz w:val="20"/>
          <w:szCs w:val="20"/>
        </w:rPr>
        <w:t>. While we did not directly assess co-exposure to extreme weather</w:t>
      </w:r>
      <w:r>
        <w:rPr>
          <w:rFonts w:ascii="Arial" w:hAnsi="Arial" w:cs="Arial"/>
          <w:sz w:val="20"/>
          <w:szCs w:val="20"/>
        </w:rPr>
        <w:t xml:space="preserve"> in this study</w:t>
      </w:r>
      <w:r w:rsidRPr="0097584B">
        <w:rPr>
          <w:rFonts w:ascii="Arial" w:hAnsi="Arial" w:cs="Arial"/>
          <w:sz w:val="20"/>
          <w:szCs w:val="20"/>
        </w:rPr>
        <w:t xml:space="preserve">, we controlled for temperature, wind, and precipitation as </w:t>
      </w:r>
      <w:r>
        <w:rPr>
          <w:rFonts w:ascii="Arial" w:hAnsi="Arial" w:cs="Arial"/>
          <w:sz w:val="20"/>
          <w:szCs w:val="20"/>
        </w:rPr>
        <w:t xml:space="preserve">time-varying </w:t>
      </w:r>
      <w:r w:rsidRPr="0097584B">
        <w:rPr>
          <w:rFonts w:ascii="Arial" w:hAnsi="Arial" w:cs="Arial"/>
          <w:sz w:val="20"/>
          <w:szCs w:val="20"/>
        </w:rPr>
        <w:t xml:space="preserve">confounders. Enabled by new national datasets of power outage exposure </w:t>
      </w:r>
      <w:r w:rsidRPr="0097584B">
        <w:rPr>
          <w:rFonts w:ascii="Arial" w:hAnsi="Arial" w:cs="Arial"/>
          <w:sz w:val="20"/>
          <w:szCs w:val="20"/>
        </w:rPr>
        <w:fldChar w:fldCharType="begin"/>
      </w:r>
      <w:r>
        <w:rPr>
          <w:rFonts w:ascii="Arial" w:hAnsi="Arial" w:cs="Arial"/>
          <w:sz w:val="20"/>
          <w:szCs w:val="20"/>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Pr>
          <w:rFonts w:ascii="Arial" w:hAnsi="Arial" w:cs="Arial"/>
          <w:noProof/>
          <w:sz w:val="20"/>
          <w:szCs w:val="20"/>
        </w:rPr>
        <w:t>(23, 24)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r>
        <w:rPr>
          <w:rFonts w:ascii="Arial" w:hAnsi="Arial" w:cs="Arial"/>
          <w:sz w:val="20"/>
          <w:szCs w:val="20"/>
        </w:rPr>
        <w:t>, and test for effect modification by season and outdoor temperature.</w:t>
      </w:r>
    </w:p>
    <w:p w14:paraId="4AF33C0D" w14:textId="77777777" w:rsidR="00655FD6" w:rsidRDefault="00655FD6" w:rsidP="00655FD6">
      <w:pPr>
        <w:spacing w:after="0" w:line="480" w:lineRule="auto"/>
        <w:ind w:firstLine="720"/>
        <w:rPr>
          <w:rFonts w:ascii="Arial" w:hAnsi="Arial" w:cs="Arial"/>
          <w:sz w:val="20"/>
          <w:szCs w:val="20"/>
        </w:rPr>
      </w:pPr>
      <w:r w:rsidRPr="006F415B">
        <w:rPr>
          <w:rFonts w:ascii="Arial" w:hAnsi="Arial" w:cs="Arial"/>
          <w:sz w:val="20"/>
          <w:szCs w:val="20"/>
        </w:rPr>
        <w:t xml:space="preserve">In this study, larger outages affecting </w:t>
      </w:r>
      <w:r w:rsidRPr="006F415B">
        <w:rPr>
          <w:rFonts w:ascii="Arial" w:eastAsia="Garamond" w:hAnsi="Arial" w:cs="Arial"/>
          <w:sz w:val="20"/>
          <w:szCs w:val="20"/>
        </w:rPr>
        <w:t>≥</w:t>
      </w:r>
      <w:r w:rsidRPr="006F415B">
        <w:rPr>
          <w:rFonts w:ascii="Arial" w:hAnsi="Arial" w:cs="Arial"/>
          <w:sz w:val="20"/>
          <w:szCs w:val="20"/>
        </w:rPr>
        <w:t xml:space="preserve">3% or </w:t>
      </w:r>
      <w:r w:rsidRPr="006F415B">
        <w:rPr>
          <w:rFonts w:ascii="Arial" w:eastAsia="Garamond" w:hAnsi="Arial" w:cs="Arial"/>
          <w:sz w:val="20"/>
          <w:szCs w:val="20"/>
        </w:rPr>
        <w:t>≥</w:t>
      </w:r>
      <w:r w:rsidRPr="006F415B">
        <w:rPr>
          <w:rFonts w:ascii="Arial" w:hAnsi="Arial" w:cs="Arial"/>
          <w:sz w:val="20"/>
          <w:szCs w:val="20"/>
        </w:rPr>
        <w:t xml:space="preserve">5% versus </w:t>
      </w:r>
      <w:r w:rsidRPr="006F415B">
        <w:rPr>
          <w:rFonts w:ascii="Arial" w:eastAsia="Garamond" w:hAnsi="Arial" w:cs="Arial"/>
          <w:sz w:val="20"/>
          <w:szCs w:val="20"/>
        </w:rPr>
        <w:t>≥</w:t>
      </w:r>
      <w:r w:rsidRPr="006F415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w:t>
      </w:r>
      <w:r w:rsidRPr="006F415B">
        <w:rPr>
          <w:rFonts w:ascii="Arial" w:eastAsia="Garamond" w:hAnsi="Arial" w:cs="Arial"/>
          <w:sz w:val="20"/>
          <w:szCs w:val="20"/>
        </w:rPr>
        <w:t>≥</w:t>
      </w:r>
      <w:r w:rsidRPr="006F415B">
        <w:rPr>
          <w:rFonts w:ascii="Arial" w:hAnsi="Arial" w:cs="Arial"/>
          <w:sz w:val="20"/>
          <w:szCs w:val="20"/>
        </w:rPr>
        <w:t xml:space="preserve">5% of county customers are without power compared to </w:t>
      </w:r>
      <w:r w:rsidRPr="006F415B">
        <w:rPr>
          <w:rFonts w:ascii="Arial" w:eastAsia="Garamond" w:hAnsi="Arial" w:cs="Arial"/>
          <w:sz w:val="20"/>
          <w:szCs w:val="20"/>
        </w:rPr>
        <w:t>≥</w:t>
      </w:r>
      <w:r w:rsidRPr="006F415B">
        <w:rPr>
          <w:rFonts w:ascii="Arial" w:hAnsi="Arial" w:cs="Arial"/>
          <w:sz w:val="20"/>
          <w:szCs w:val="20"/>
        </w:rPr>
        <w:t xml:space="preserve">1% of customers. </w:t>
      </w:r>
      <w:r w:rsidRPr="006F415B">
        <w:rPr>
          <w:rFonts w:ascii="Arial" w:eastAsia="Times New Roman" w:hAnsi="Arial" w:cs="Arial"/>
          <w:sz w:val="20"/>
          <w:szCs w:val="20"/>
        </w:rPr>
        <w:t xml:space="preserve">Although the magnitude of bias is unknown, there is no reason to expect that exposure misclassification would be differential with respect to CVD and respiratory hospitalization rates. Any resulting bias, therefore, would be towards the null </w:t>
      </w:r>
      <w:r w:rsidRPr="006F415B">
        <w:rPr>
          <w:rFonts w:ascii="Arial" w:hAnsi="Arial" w:cs="Arial"/>
          <w:sz w:val="20"/>
          <w:szCs w:val="20"/>
        </w:rPr>
        <w:fldChar w:fldCharType="begin"/>
      </w:r>
      <w:r>
        <w:rPr>
          <w:rFonts w:ascii="Arial" w:hAnsi="Arial" w:cs="Arial"/>
          <w:sz w:val="20"/>
          <w:szCs w:val="20"/>
        </w:rPr>
        <w:instrText xml:space="preserve"> ADDIN ZOTERO_ITEM CSL_CITATION {"citationID":"SkhN0Del","properties":{"formattedCitation":"(33)","plainCitation":"(33)","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6F415B">
        <w:rPr>
          <w:rFonts w:ascii="Arial" w:hAnsi="Arial" w:cs="Arial"/>
          <w:sz w:val="20"/>
          <w:szCs w:val="20"/>
        </w:rPr>
        <w:fldChar w:fldCharType="separate"/>
      </w:r>
      <w:r>
        <w:rPr>
          <w:rFonts w:ascii="Arial" w:hAnsi="Arial" w:cs="Arial"/>
          <w:noProof/>
          <w:sz w:val="20"/>
          <w:szCs w:val="20"/>
        </w:rPr>
        <w:t>(33)</w:t>
      </w:r>
      <w:r w:rsidRPr="006F415B">
        <w:rPr>
          <w:rFonts w:ascii="Arial" w:hAnsi="Arial" w:cs="Arial"/>
          <w:sz w:val="20"/>
          <w:szCs w:val="20"/>
        </w:rPr>
        <w:fldChar w:fldCharType="end"/>
      </w:r>
      <w:r w:rsidRPr="006F415B">
        <w:rPr>
          <w:rFonts w:ascii="Arial" w:hAnsi="Arial" w:cs="Arial"/>
          <w:sz w:val="20"/>
          <w:szCs w:val="20"/>
        </w:rPr>
        <w:t xml:space="preserve">. Second, larger outages may also cause more hospitalizations because they are community-wide events </w:t>
      </w:r>
      <w:r w:rsidRPr="006F415B">
        <w:rPr>
          <w:rFonts w:ascii="Arial" w:hAnsi="Arial" w:cs="Arial"/>
          <w:sz w:val="20"/>
          <w:szCs w:val="20"/>
        </w:rPr>
        <w:fldChar w:fldCharType="begin"/>
      </w:r>
      <w:r>
        <w:rPr>
          <w:rFonts w:ascii="Arial" w:hAnsi="Arial" w:cs="Arial"/>
          <w:sz w:val="20"/>
          <w:szCs w:val="20"/>
        </w:rPr>
        <w:instrText xml:space="preserve"> ADDIN ZOTERO_ITEM CSL_CITATION {"citationID":"B86byoVJ","properties":{"formattedCitation":"(3, 32)","plainCitation":"(3, 32)","noteIndex":0},"citationItems":[{"id":180,"uris":["http://zotero.org/users/local/hHKggCUl/items/QGLVIH6M"],"itemData":{"id":180,"type":"article-journal","abstract":"Purpose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6F415B">
        <w:rPr>
          <w:rFonts w:ascii="Arial" w:hAnsi="Arial" w:cs="Arial"/>
          <w:sz w:val="20"/>
          <w:szCs w:val="20"/>
        </w:rPr>
        <w:fldChar w:fldCharType="separate"/>
      </w:r>
      <w:r>
        <w:rPr>
          <w:rFonts w:ascii="Arial" w:hAnsi="Arial" w:cs="Arial"/>
          <w:noProof/>
          <w:sz w:val="20"/>
          <w:szCs w:val="20"/>
        </w:rPr>
        <w:t>(3, 32)</w:t>
      </w:r>
      <w:r w:rsidRPr="006F415B">
        <w:rPr>
          <w:rFonts w:ascii="Arial" w:hAnsi="Arial" w:cs="Arial"/>
          <w:sz w:val="20"/>
          <w:szCs w:val="20"/>
        </w:rPr>
        <w:fldChar w:fldCharType="end"/>
      </w:r>
      <w:r w:rsidRPr="006F415B">
        <w:rPr>
          <w:rFonts w:ascii="Arial" w:hAnsi="Arial" w:cs="Arial"/>
          <w:sz w:val="20"/>
          <w:szCs w:val="20"/>
        </w:rPr>
        <w:t xml:space="preserve">. During a small power outage, older adults may be able to rely on neighbors or other nearby community resources for social support, electricity, heat, or air conditioning. During a larger outage, fewer places have power, and fewer people can help. Therefore, more </w:t>
      </w:r>
      <w:r w:rsidRPr="006F415B">
        <w:rPr>
          <w:rFonts w:ascii="Arial" w:hAnsi="Arial" w:cs="Arial"/>
          <w:sz w:val="20"/>
          <w:szCs w:val="20"/>
        </w:rPr>
        <w:lastRenderedPageBreak/>
        <w:t>individuals may</w:t>
      </w:r>
      <w:r w:rsidRPr="0097584B">
        <w:rPr>
          <w:rFonts w:ascii="Arial" w:hAnsi="Arial" w:cs="Arial"/>
          <w:sz w:val="20"/>
          <w:szCs w:val="20"/>
        </w:rPr>
        <w:t xml:space="preserve"> be exposed to the midstream effects of power outage such as heat and cold during these larger outages, potentially increasing hospitalizations. </w:t>
      </w:r>
    </w:p>
    <w:p w14:paraId="7053AE23" w14:textId="77777777" w:rsidR="00655FD6" w:rsidRDefault="00655FD6" w:rsidP="00655FD6">
      <w:pPr>
        <w:spacing w:after="0" w:line="480" w:lineRule="auto"/>
        <w:ind w:firstLine="720"/>
        <w:rPr>
          <w:rFonts w:ascii="Arial" w:hAnsi="Arial" w:cs="Arial"/>
          <w:sz w:val="20"/>
          <w:szCs w:val="20"/>
        </w:rPr>
      </w:pPr>
      <w:r w:rsidRPr="00AE476E">
        <w:rPr>
          <w:rFonts w:ascii="Arial" w:hAnsi="Arial" w:cs="Arial"/>
          <w:sz w:val="20"/>
          <w:szCs w:val="20"/>
        </w:rPr>
        <w:t xml:space="preserve">Though some prior studies have described the health </w:t>
      </w:r>
      <w:r>
        <w:rPr>
          <w:rFonts w:ascii="Arial" w:hAnsi="Arial" w:cs="Arial"/>
          <w:sz w:val="20"/>
          <w:szCs w:val="20"/>
        </w:rPr>
        <w:t>consequences</w:t>
      </w:r>
      <w:r w:rsidRPr="00AE476E">
        <w:rPr>
          <w:rFonts w:ascii="Arial" w:hAnsi="Arial" w:cs="Arial"/>
          <w:sz w:val="20"/>
          <w:szCs w:val="20"/>
        </w:rPr>
        <w:t xml:space="preserve"> of power outages, the duration of power outage that impacts health remains unknow</w:t>
      </w:r>
      <w:r>
        <w:rPr>
          <w:rFonts w:ascii="Arial" w:hAnsi="Arial" w:cs="Arial"/>
          <w:sz w:val="20"/>
          <w:szCs w:val="20"/>
        </w:rPr>
        <w:t xml:space="preserve">n. In our main analysis, we assessed exposure to 8+ hour power outages, and we conducted sensitivity analyses evaluating 4+ and 12+ hour outages, finding that longer outage durations were associated with higher hospitalization rates. We also modelled the relationship between the county-level number of hours without power and hospitalization rates, and tested for non-linearity that would indicate a threshold effect, i.e. an inflection </w:t>
      </w:r>
      <w:proofErr w:type="gramStart"/>
      <w:r>
        <w:rPr>
          <w:rFonts w:ascii="Arial" w:hAnsi="Arial" w:cs="Arial"/>
          <w:sz w:val="20"/>
          <w:szCs w:val="20"/>
        </w:rPr>
        <w:t>point</w:t>
      </w:r>
      <w:proofErr w:type="gramEnd"/>
      <w:r>
        <w:rPr>
          <w:rFonts w:ascii="Arial" w:hAnsi="Arial" w:cs="Arial"/>
          <w:sz w:val="20"/>
          <w:szCs w:val="20"/>
        </w:rPr>
        <w:t xml:space="preserve"> where outages longer than a certain duration started impacting hospitalization risk. We did not find evidence for a threshold. We found that even one-hour outages were associated with increased cardiovascular and respiratory hospitalizations, suggesting that even short outages can have substantial population health impacts, especially since shorter outages are much more prevalent. </w:t>
      </w:r>
    </w:p>
    <w:p w14:paraId="554C78BD" w14:textId="77777777" w:rsidR="00655FD6" w:rsidRDefault="00655FD6" w:rsidP="00655FD6">
      <w:pPr>
        <w:spacing w:after="0" w:line="480" w:lineRule="auto"/>
        <w:ind w:firstLine="720"/>
        <w:rPr>
          <w:rFonts w:ascii="Arial" w:hAnsi="Arial" w:cs="Arial"/>
          <w:sz w:val="20"/>
          <w:szCs w:val="20"/>
        </w:rPr>
      </w:pPr>
      <w:r>
        <w:rPr>
          <w:rFonts w:ascii="Arial" w:hAnsi="Arial" w:cs="Arial"/>
          <w:sz w:val="20"/>
          <w:szCs w:val="20"/>
        </w:rPr>
        <w:t>Finally, w</w:t>
      </w:r>
      <w:r w:rsidRPr="0097584B">
        <w:rPr>
          <w:rFonts w:ascii="Arial" w:hAnsi="Arial" w:cs="Arial"/>
          <w:sz w:val="20"/>
          <w:szCs w:val="20"/>
        </w:rPr>
        <w:t xml:space="preserve">e </w:t>
      </w:r>
      <w:r>
        <w:rPr>
          <w:rFonts w:ascii="Arial" w:hAnsi="Arial" w:cs="Arial"/>
          <w:sz w:val="20"/>
          <w:szCs w:val="20"/>
        </w:rPr>
        <w:t xml:space="preserve">hypothesized that certain subgroups might have worse responses to power outage exposure and </w:t>
      </w:r>
      <w:r w:rsidRPr="0097584B">
        <w:rPr>
          <w:rFonts w:ascii="Arial" w:hAnsi="Arial" w:cs="Arial"/>
          <w:sz w:val="20"/>
          <w:szCs w:val="20"/>
        </w:rPr>
        <w:t xml:space="preserve">tested for effect modification by sex, age, </w:t>
      </w:r>
      <w:r>
        <w:rPr>
          <w:rFonts w:ascii="Arial" w:hAnsi="Arial" w:cs="Arial"/>
          <w:sz w:val="20"/>
          <w:szCs w:val="20"/>
        </w:rPr>
        <w:t>Medicaid eligibility,</w:t>
      </w:r>
      <w:r w:rsidRPr="0097584B">
        <w:rPr>
          <w:rFonts w:ascii="Arial" w:hAnsi="Arial" w:cs="Arial"/>
          <w:sz w:val="20"/>
          <w:szCs w:val="20"/>
        </w:rPr>
        <w:t xml:space="preserve"> and DME use. Contrary to our hypotheses, we did not observe effect modification by </w:t>
      </w:r>
      <w:r>
        <w:rPr>
          <w:rFonts w:ascii="Arial" w:hAnsi="Arial" w:cs="Arial"/>
          <w:sz w:val="20"/>
          <w:szCs w:val="20"/>
        </w:rPr>
        <w:t xml:space="preserve">age, sex, or Medicaid eligibility. </w:t>
      </w:r>
    </w:p>
    <w:p w14:paraId="71C0C672" w14:textId="77777777" w:rsidR="00655FD6" w:rsidRPr="007040F4" w:rsidRDefault="00655FD6" w:rsidP="00655FD6">
      <w:pPr>
        <w:spacing w:after="0" w:line="480" w:lineRule="auto"/>
        <w:ind w:firstLine="720"/>
        <w:rPr>
          <w:rFonts w:ascii="Arial" w:hAnsi="Arial" w:cs="Arial"/>
          <w:sz w:val="20"/>
          <w:szCs w:val="20"/>
        </w:rPr>
      </w:pPr>
      <w:r w:rsidRPr="0097584B">
        <w:rPr>
          <w:rFonts w:ascii="Arial" w:hAnsi="Arial" w:cs="Arial"/>
          <w:sz w:val="20"/>
          <w:szCs w:val="20"/>
        </w:rPr>
        <w:t>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w:t>
      </w:r>
      <w:r>
        <w:rPr>
          <w:rFonts w:ascii="Arial" w:hAnsi="Arial" w:cs="Arial"/>
          <w:sz w:val="20"/>
          <w:szCs w:val="20"/>
        </w:rPr>
        <w:t xml:space="preserve">) </w:t>
      </w:r>
      <w:r w:rsidRPr="0097584B">
        <w:rPr>
          <w:rFonts w:ascii="Arial" w:hAnsi="Arial" w:cs="Arial"/>
          <w:sz w:val="20"/>
          <w:szCs w:val="20"/>
        </w:rPr>
        <w:t>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w:t>
      </w:r>
      <w:r>
        <w:rPr>
          <w:rFonts w:ascii="Arial" w:hAnsi="Arial" w:cs="Arial"/>
          <w:sz w:val="20"/>
          <w:szCs w:val="20"/>
        </w:rPr>
        <w:t xml:space="preserve">We are unable to test this directly as we do not have access to individual-level DME use data. </w:t>
      </w:r>
      <w:r w:rsidRPr="0097584B">
        <w:rPr>
          <w:rFonts w:ascii="Arial" w:hAnsi="Arial" w:cs="Arial"/>
          <w:sz w:val="20"/>
          <w:szCs w:val="20"/>
        </w:rPr>
        <w:t xml:space="preserve">Second, DME users may be more prepared for outages compared to non-DME users, with greater access to generators or backup batteries </w:t>
      </w:r>
      <w:r w:rsidRPr="0097584B">
        <w:rPr>
          <w:rFonts w:ascii="Arial" w:hAnsi="Arial" w:cs="Arial"/>
          <w:sz w:val="20"/>
          <w:szCs w:val="20"/>
        </w:rPr>
        <w:fldChar w:fldCharType="begin"/>
      </w:r>
      <w:r>
        <w:rPr>
          <w:rFonts w:ascii="Arial" w:hAnsi="Arial" w:cs="Arial"/>
          <w:sz w:val="20"/>
          <w:szCs w:val="20"/>
        </w:rPr>
        <w:instrText xml:space="preserve"> ADDIN ZOTERO_ITEM CSL_CITATION {"citationID":"c9aLjRL1","properties":{"formattedCitation":"(34)","plainCitation":"(34)","noteIndex":0},"citationItems":[{"id":266,"uris":["http://zotero.org/users/local/hHKggCUl/items/YGDBPCNH"],"itemData":{"id":266,"type":"article-journal","container-title":"Journal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Pr>
          <w:rFonts w:ascii="Arial" w:hAnsi="Arial" w:cs="Arial"/>
          <w:noProof/>
          <w:sz w:val="20"/>
          <w:szCs w:val="20"/>
        </w:rPr>
        <w:t>(34)</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Pr>
          <w:rFonts w:ascii="Arial" w:hAnsi="Arial" w:cs="Arial"/>
          <w:sz w:val="20"/>
          <w:szCs w:val="20"/>
        </w:rPr>
        <w:instrText xml:space="preserve"> ADDIN ZOTERO_ITEM CSL_CITATION {"citationID":"TmDdgmmZ","properties":{"formattedCitation":"(35)","plainCitation":"(35)","noteIndex":0},"citationItems":[{"id":262,"uris":["http://zotero.org/users/local/hHKggCUl/items/4A2EF26X"],"itemData":{"id":262,"type":"article-journal","abstract":"Objectives.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Pr>
          <w:rFonts w:ascii="Arial" w:hAnsi="Arial" w:cs="Arial"/>
          <w:noProof/>
          <w:sz w:val="20"/>
          <w:szCs w:val="20"/>
        </w:rPr>
        <w:t>(35)</w:t>
      </w:r>
      <w:r w:rsidRPr="0097584B">
        <w:rPr>
          <w:rFonts w:ascii="Arial" w:hAnsi="Arial" w:cs="Arial"/>
          <w:sz w:val="20"/>
          <w:szCs w:val="20"/>
        </w:rPr>
        <w:fldChar w:fldCharType="end"/>
      </w:r>
      <w:r w:rsidRPr="0097584B">
        <w:rPr>
          <w:rFonts w:ascii="Arial" w:hAnsi="Arial" w:cs="Arial"/>
          <w:sz w:val="20"/>
          <w:szCs w:val="20"/>
        </w:rPr>
        <w:t xml:space="preserve">. Third, </w:t>
      </w:r>
      <w:r>
        <w:rPr>
          <w:rFonts w:ascii="Arial" w:hAnsi="Arial" w:cs="Arial"/>
          <w:sz w:val="20"/>
          <w:szCs w:val="20"/>
        </w:rPr>
        <w:t>w</w:t>
      </w:r>
      <w:r w:rsidRPr="0097584B">
        <w:rPr>
          <w:rFonts w:ascii="Arial" w:hAnsi="Arial" w:cs="Arial"/>
          <w:sz w:val="20"/>
          <w:szCs w:val="20"/>
        </w:rPr>
        <w:t xml:space="preserve">e measured </w:t>
      </w:r>
      <w:r w:rsidRPr="0097584B">
        <w:rPr>
          <w:rFonts w:ascii="Arial" w:hAnsi="Arial" w:cs="Arial"/>
          <w:sz w:val="20"/>
          <w:szCs w:val="20"/>
        </w:rPr>
        <w:lastRenderedPageBreak/>
        <w:t xml:space="preserve">county DME use based on how many Medicare beneficiaries used any type of DME, including wheelchairs, beds, oxygen equipment, ventilators, augmentative and alternative communication devices, and more. </w:t>
      </w:r>
      <w:r>
        <w:rPr>
          <w:rFonts w:ascii="Arial" w:hAnsi="Arial" w:cs="Arial"/>
          <w:sz w:val="20"/>
          <w:szCs w:val="20"/>
        </w:rPr>
        <w:t>These users are not equally vulnerable during power outages; c</w:t>
      </w:r>
      <w:r w:rsidRPr="0097584B">
        <w:rPr>
          <w:rFonts w:ascii="Arial" w:hAnsi="Arial" w:cs="Arial"/>
          <w:sz w:val="20"/>
          <w:szCs w:val="20"/>
        </w:rPr>
        <w:t>ertain types of DME use could indicate better access to healthcare, higher adaptive capacity</w:t>
      </w:r>
      <w:r>
        <w:rPr>
          <w:rFonts w:ascii="Arial" w:hAnsi="Arial" w:cs="Arial"/>
          <w:sz w:val="20"/>
          <w:szCs w:val="20"/>
        </w:rPr>
        <w:t xml:space="preserve">, or a higher likelihood of residence in skilled nursing facilities with backup power. </w:t>
      </w:r>
      <w:r w:rsidRPr="007040F4">
        <w:rPr>
          <w:rFonts w:ascii="Arial" w:hAnsi="Arial" w:cs="Arial"/>
          <w:sz w:val="20"/>
          <w:szCs w:val="20"/>
        </w:rPr>
        <w:t xml:space="preserve">Finally, </w:t>
      </w:r>
      <w:r>
        <w:rPr>
          <w:rFonts w:ascii="Arial" w:hAnsi="Arial" w:cs="Arial"/>
          <w:sz w:val="20"/>
          <w:szCs w:val="20"/>
        </w:rPr>
        <w:t xml:space="preserve">due to data limitations, </w:t>
      </w:r>
      <w:r w:rsidRPr="007040F4">
        <w:rPr>
          <w:rFonts w:ascii="Arial" w:hAnsi="Arial" w:cs="Arial"/>
          <w:sz w:val="20"/>
          <w:szCs w:val="20"/>
        </w:rPr>
        <w:t xml:space="preserve">the counts used to generate our DME use quartiles are based on the full Medicare population, while only Medicare Fee-For-Service beneficiaries comprise our study population. </w:t>
      </w:r>
    </w:p>
    <w:p w14:paraId="0B89F0D0" w14:textId="77777777" w:rsidR="00655FD6" w:rsidRDefault="00655FD6" w:rsidP="00655FD6">
      <w:pPr>
        <w:spacing w:after="0" w:line="480" w:lineRule="auto"/>
        <w:rPr>
          <w:rFonts w:ascii="Arial" w:hAnsi="Arial" w:cs="Arial"/>
          <w:b/>
          <w:bCs/>
          <w:sz w:val="20"/>
          <w:szCs w:val="20"/>
        </w:rPr>
      </w:pPr>
    </w:p>
    <w:p w14:paraId="45E81688" w14:textId="77777777" w:rsidR="00655FD6" w:rsidRPr="00DD0F4D" w:rsidRDefault="00655FD6" w:rsidP="00655FD6">
      <w:pPr>
        <w:spacing w:after="0" w:line="480" w:lineRule="auto"/>
        <w:rPr>
          <w:rFonts w:ascii="Arial" w:hAnsi="Arial" w:cs="Arial"/>
          <w:sz w:val="20"/>
          <w:szCs w:val="20"/>
          <w:u w:val="single"/>
        </w:rPr>
      </w:pPr>
      <w:r w:rsidRPr="00DD0F4D">
        <w:rPr>
          <w:rFonts w:ascii="Arial" w:hAnsi="Arial" w:cs="Arial"/>
          <w:sz w:val="20"/>
          <w:szCs w:val="20"/>
          <w:u w:val="single"/>
        </w:rPr>
        <w:t>Study limitations</w:t>
      </w:r>
    </w:p>
    <w:p w14:paraId="73B5375F" w14:textId="77777777" w:rsidR="00655FD6" w:rsidRPr="007040F4" w:rsidRDefault="00655FD6" w:rsidP="00655FD6">
      <w:pPr>
        <w:spacing w:after="0" w:line="480" w:lineRule="auto"/>
        <w:rPr>
          <w:rFonts w:ascii="Arial" w:hAnsi="Arial" w:cs="Arial"/>
          <w:b/>
          <w:bCs/>
          <w:sz w:val="20"/>
          <w:szCs w:val="20"/>
        </w:rPr>
      </w:pPr>
    </w:p>
    <w:p w14:paraId="0A1A1ACC" w14:textId="77777777" w:rsidR="00655FD6" w:rsidRDefault="00655FD6" w:rsidP="00655FD6">
      <w:pPr>
        <w:spacing w:after="0" w:line="480" w:lineRule="auto"/>
        <w:ind w:firstLine="720"/>
        <w:rPr>
          <w:rFonts w:ascii="Arial" w:hAnsi="Arial" w:cs="Arial"/>
          <w:sz w:val="20"/>
          <w:szCs w:val="20"/>
        </w:rPr>
      </w:pPr>
      <w:r w:rsidRPr="007040F4">
        <w:rPr>
          <w:rFonts w:ascii="Arial" w:hAnsi="Arial" w:cs="Arial"/>
          <w:sz w:val="20"/>
          <w:szCs w:val="20"/>
        </w:rPr>
        <w:t>In this study</w:t>
      </w:r>
      <w:r>
        <w:rPr>
          <w:rFonts w:ascii="Arial" w:hAnsi="Arial" w:cs="Arial"/>
          <w:sz w:val="20"/>
          <w:szCs w:val="20"/>
        </w:rPr>
        <w:t>,</w:t>
      </w:r>
      <w:r w:rsidRPr="007040F4">
        <w:rPr>
          <w:rFonts w:ascii="Arial" w:hAnsi="Arial" w:cs="Arial"/>
          <w:sz w:val="20"/>
          <w:szCs w:val="20"/>
        </w:rPr>
        <w:t xml:space="preserve"> we measured county-level power outage</w:t>
      </w:r>
      <w:r>
        <w:rPr>
          <w:rFonts w:ascii="Arial" w:hAnsi="Arial" w:cs="Arial"/>
          <w:sz w:val="20"/>
          <w:szCs w:val="20"/>
        </w:rPr>
        <w:t>s</w:t>
      </w:r>
      <w:r w:rsidRPr="007040F4">
        <w:rPr>
          <w:rFonts w:ascii="Arial" w:hAnsi="Arial" w:cs="Arial"/>
          <w:sz w:val="20"/>
          <w:szCs w:val="20"/>
        </w:rPr>
        <w:t xml:space="preserve"> since no national finer-resolution power outage exposure data are available. </w:t>
      </w:r>
      <w:r>
        <w:rPr>
          <w:rFonts w:ascii="Arial" w:hAnsi="Arial" w:cs="Arial"/>
          <w:sz w:val="20"/>
          <w:szCs w:val="20"/>
        </w:rPr>
        <w:t>In our main analysis, we</w:t>
      </w:r>
      <w:r w:rsidRPr="007040F4">
        <w:rPr>
          <w:rFonts w:ascii="Arial" w:hAnsi="Arial" w:cs="Arial"/>
          <w:sz w:val="20"/>
          <w:szCs w:val="20"/>
        </w:rPr>
        <w:t xml:space="preserve"> considered a county-day exposed to power outage if </w:t>
      </w:r>
      <w:r w:rsidRPr="007040F4">
        <w:rPr>
          <w:rFonts w:ascii="Arial" w:eastAsia="Garamond" w:hAnsi="Arial" w:cs="Arial"/>
          <w:sz w:val="20"/>
          <w:szCs w:val="20"/>
        </w:rPr>
        <w:t>≥</w:t>
      </w:r>
      <w:r w:rsidRPr="007040F4">
        <w:rPr>
          <w:rFonts w:ascii="Arial" w:hAnsi="Arial" w:cs="Arial"/>
          <w:sz w:val="20"/>
          <w:szCs w:val="20"/>
        </w:rPr>
        <w:t>1% of county customers were without power for 8+ consecutive hours, a definition that may have substantial exposure misclassification (up to 99% of customers may be unexposed)</w:t>
      </w:r>
      <w:r>
        <w:rPr>
          <w:rFonts w:ascii="Arial" w:hAnsi="Arial" w:cs="Arial"/>
          <w:sz w:val="20"/>
          <w:szCs w:val="20"/>
        </w:rPr>
        <w:t>.</w:t>
      </w:r>
      <w:r w:rsidRPr="007040F4">
        <w:rPr>
          <w:rFonts w:ascii="Arial" w:hAnsi="Arial" w:cs="Arial"/>
          <w:sz w:val="20"/>
          <w:szCs w:val="20"/>
        </w:rPr>
        <w:t xml:space="preserve"> This misclassification likely biased study results</w:t>
      </w:r>
      <w:r>
        <w:rPr>
          <w:rFonts w:ascii="Arial" w:hAnsi="Arial" w:cs="Arial"/>
          <w:sz w:val="20"/>
          <w:szCs w:val="20"/>
        </w:rPr>
        <w:t xml:space="preserve"> towards the null, but</w:t>
      </w:r>
      <w:r w:rsidRPr="007040F4">
        <w:rPr>
          <w:rFonts w:ascii="Arial" w:hAnsi="Arial" w:cs="Arial"/>
          <w:sz w:val="20"/>
          <w:szCs w:val="20"/>
        </w:rPr>
        <w:t xml:space="preserve"> the magnitude of bias remains unknown. </w:t>
      </w:r>
      <w:r>
        <w:rPr>
          <w:rFonts w:ascii="Arial" w:hAnsi="Arial" w:cs="Arial"/>
          <w:sz w:val="20"/>
          <w:szCs w:val="20"/>
        </w:rPr>
        <w:t>When we assessed power outage exposure based on higher thresholds of customers (</w:t>
      </w:r>
      <w:r w:rsidRPr="0097584B">
        <w:rPr>
          <w:rFonts w:ascii="Arial" w:eastAsia="Garamond" w:hAnsi="Arial" w:cs="Arial"/>
          <w:sz w:val="20"/>
          <w:szCs w:val="20"/>
        </w:rPr>
        <w:t>≥</w:t>
      </w:r>
      <w:r>
        <w:rPr>
          <w:rFonts w:ascii="Arial" w:hAnsi="Arial" w:cs="Arial"/>
          <w:sz w:val="20"/>
          <w:szCs w:val="20"/>
        </w:rPr>
        <w:t xml:space="preserve">3%, </w:t>
      </w:r>
      <w:r w:rsidRPr="0097584B">
        <w:rPr>
          <w:rFonts w:ascii="Arial" w:eastAsia="Garamond" w:hAnsi="Arial" w:cs="Arial"/>
          <w:sz w:val="20"/>
          <w:szCs w:val="20"/>
        </w:rPr>
        <w:t>≥</w:t>
      </w:r>
      <w:r>
        <w:rPr>
          <w:rFonts w:ascii="Arial" w:hAnsi="Arial" w:cs="Arial"/>
          <w:sz w:val="20"/>
          <w:szCs w:val="20"/>
        </w:rPr>
        <w:t xml:space="preserve">5%), scenarios with less exposure misclassification, we observed larger effect estimates. </w:t>
      </w:r>
      <w:r w:rsidRPr="007040F4">
        <w:rPr>
          <w:rFonts w:ascii="Arial" w:hAnsi="Arial" w:cs="Arial"/>
          <w:sz w:val="20"/>
          <w:szCs w:val="20"/>
        </w:rPr>
        <w:t>Future studies could collaborate with utilities to obtain finer-resolution power outage data</w:t>
      </w:r>
      <w:r>
        <w:rPr>
          <w:rFonts w:ascii="Arial" w:hAnsi="Arial" w:cs="Arial"/>
          <w:sz w:val="20"/>
          <w:szCs w:val="20"/>
        </w:rPr>
        <w:t xml:space="preserve"> </w:t>
      </w:r>
      <w:r w:rsidRPr="007040F4">
        <w:rPr>
          <w:rFonts w:ascii="Arial" w:hAnsi="Arial" w:cs="Arial"/>
          <w:sz w:val="20"/>
          <w:szCs w:val="20"/>
        </w:rPr>
        <w:t xml:space="preserve">or use satellite imagery to identify exact outage boundaries of long-duration outages </w:t>
      </w:r>
      <w:r>
        <w:rPr>
          <w:rFonts w:ascii="Arial" w:hAnsi="Arial" w:cs="Arial"/>
          <w:sz w:val="20"/>
          <w:szCs w:val="20"/>
        </w:rPr>
        <w:t xml:space="preserve">lasting into the night </w:t>
      </w:r>
      <w:r w:rsidRPr="007040F4">
        <w:rPr>
          <w:rFonts w:ascii="Arial" w:hAnsi="Arial" w:cs="Arial"/>
          <w:sz w:val="20"/>
          <w:szCs w:val="20"/>
        </w:rPr>
        <w:fldChar w:fldCharType="begin"/>
      </w:r>
      <w:r>
        <w:rPr>
          <w:rFonts w:ascii="Arial" w:hAnsi="Arial" w:cs="Arial"/>
          <w:sz w:val="20"/>
          <w:szCs w:val="20"/>
        </w:rPr>
        <w:instrText xml:space="preserve"> ADDIN ZOTERO_ITEM CSL_CITATION {"citationID":"nVeNQGKE","properties":{"formattedCitation":"(36, 37)","plainCitation":"(36, 37)","noteIndex":0},"citationItems":[{"id":270,"uris":["http://zotero.org/users/local/hHKggCUl/items/49K4KLNV"],"itemData":{"id":270,"type":"article-journal","abstract":"The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Pr>
          <w:rFonts w:ascii="Cambria Math" w:hAnsi="Cambria Math" w:cs="Cambria Math"/>
          <w:sz w:val="20"/>
          <w:szCs w:val="20"/>
        </w:rPr>
        <w:instrText>ﬀ</w:instrText>
      </w:r>
      <w:r>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Pr>
          <w:rFonts w:ascii="Cambria Math" w:hAnsi="Cambria Math" w:cs="Cambria Math"/>
          <w:sz w:val="20"/>
          <w:szCs w:val="20"/>
        </w:rPr>
        <w:instrText>ﬀ</w:instrText>
      </w:r>
      <w:r>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Pr>
          <w:rFonts w:ascii="Cambria Math" w:hAnsi="Cambria Math" w:cs="Cambria Math"/>
          <w:sz w:val="20"/>
          <w:szCs w:val="20"/>
        </w:rPr>
        <w:instrText>ﬀ</w:instrText>
      </w:r>
      <w:r>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Pr>
          <w:rFonts w:ascii="Arial" w:hAnsi="Arial" w:cs="Arial"/>
          <w:noProof/>
          <w:sz w:val="20"/>
          <w:szCs w:val="20"/>
        </w:rPr>
        <w:t>(36, 37)</w:t>
      </w:r>
      <w:r w:rsidRPr="007040F4">
        <w:rPr>
          <w:rFonts w:ascii="Arial" w:hAnsi="Arial" w:cs="Arial"/>
          <w:sz w:val="20"/>
          <w:szCs w:val="20"/>
        </w:rPr>
        <w:fldChar w:fldCharType="end"/>
      </w:r>
      <w:r>
        <w:rPr>
          <w:rFonts w:ascii="Arial" w:hAnsi="Arial" w:cs="Arial"/>
          <w:sz w:val="20"/>
          <w:szCs w:val="20"/>
        </w:rPr>
        <w:t xml:space="preserve"> to address these exposure assessment issues.</w:t>
      </w:r>
    </w:p>
    <w:p w14:paraId="2682AB26" w14:textId="77777777" w:rsidR="00655FD6" w:rsidRDefault="00655FD6" w:rsidP="00655FD6">
      <w:pPr>
        <w:spacing w:after="0" w:line="480" w:lineRule="auto"/>
        <w:ind w:firstLine="720"/>
        <w:rPr>
          <w:rFonts w:ascii="Arial" w:hAnsi="Arial" w:cs="Arial"/>
          <w:sz w:val="20"/>
          <w:szCs w:val="20"/>
        </w:rPr>
      </w:pPr>
      <w:r>
        <w:rPr>
          <w:rFonts w:ascii="Arial" w:hAnsi="Arial" w:cs="Arial"/>
          <w:sz w:val="20"/>
          <w:szCs w:val="20"/>
        </w:rPr>
        <w:t xml:space="preserve">Next, power outages may be more common in high social vulnerability communities </w:t>
      </w:r>
      <w:r>
        <w:rPr>
          <w:rFonts w:ascii="Arial" w:hAnsi="Arial" w:cs="Arial"/>
          <w:sz w:val="20"/>
          <w:szCs w:val="20"/>
        </w:rPr>
        <w:fldChar w:fldCharType="begin"/>
      </w:r>
      <w:r>
        <w:rPr>
          <w:rFonts w:ascii="Arial" w:hAnsi="Arial" w:cs="Arial"/>
          <w:sz w:val="20"/>
          <w:szCs w:val="20"/>
        </w:rPr>
        <w:instrText xml:space="preserve"> ADDIN ZOTERO_ITEM CSL_CITATION {"citationID":"lwLjqDmw","properties":{"formattedCitation":"(5)","plainCitation":"(5)","noteIndex":0},"citationItems":[{"id":176,"uris":["http://zotero.org/users/local/hHKggCUl/items/5MSNWAQ5"],"itemData":{"id":176,"type":"article-journal","abstract":"Abstract\n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Pr>
          <w:rFonts w:ascii="Arial" w:hAnsi="Arial" w:cs="Arial"/>
          <w:sz w:val="20"/>
          <w:szCs w:val="20"/>
        </w:rPr>
        <w:fldChar w:fldCharType="separate"/>
      </w:r>
      <w:r>
        <w:rPr>
          <w:rFonts w:ascii="Arial" w:hAnsi="Arial" w:cs="Arial"/>
          <w:noProof/>
          <w:sz w:val="20"/>
          <w:szCs w:val="20"/>
        </w:rPr>
        <w:t>(5)</w:t>
      </w:r>
      <w:r>
        <w:rPr>
          <w:rFonts w:ascii="Arial" w:hAnsi="Arial" w:cs="Arial"/>
          <w:sz w:val="20"/>
          <w:szCs w:val="20"/>
        </w:rPr>
        <w:fldChar w:fldCharType="end"/>
      </w:r>
      <w:r>
        <w:rPr>
          <w:rFonts w:ascii="Arial" w:hAnsi="Arial" w:cs="Arial"/>
          <w:sz w:val="20"/>
          <w:szCs w:val="20"/>
        </w:rPr>
        <w:t xml:space="preserve">. If power outage exposure in our study was more common among more vulnerable older adults, the effects estimated here may be overestimates of the population-level effect. </w:t>
      </w:r>
    </w:p>
    <w:p w14:paraId="7DEC9CA1" w14:textId="77777777" w:rsidR="00655FD6" w:rsidRDefault="00655FD6" w:rsidP="00655FD6">
      <w:pPr>
        <w:spacing w:after="0" w:line="480" w:lineRule="auto"/>
        <w:ind w:firstLine="720"/>
        <w:rPr>
          <w:rFonts w:ascii="Arial" w:hAnsi="Arial" w:cs="Arial"/>
          <w:sz w:val="20"/>
          <w:szCs w:val="20"/>
        </w:rPr>
      </w:pPr>
      <w:r>
        <w:rPr>
          <w:rFonts w:ascii="Arial" w:hAnsi="Arial" w:cs="Arial"/>
          <w:sz w:val="20"/>
          <w:szCs w:val="20"/>
        </w:rPr>
        <w:t>Additionally, w</w:t>
      </w:r>
      <w:r w:rsidRPr="007040F4">
        <w:rPr>
          <w:rFonts w:ascii="Arial" w:hAnsi="Arial" w:cs="Arial"/>
          <w:sz w:val="20"/>
          <w:szCs w:val="20"/>
        </w:rPr>
        <w:t xml:space="preserve">e assessed DME use as </w:t>
      </w:r>
      <w:r>
        <w:rPr>
          <w:rFonts w:ascii="Arial" w:hAnsi="Arial" w:cs="Arial"/>
          <w:sz w:val="20"/>
          <w:szCs w:val="20"/>
        </w:rPr>
        <w:t xml:space="preserve">a </w:t>
      </w:r>
      <w:r w:rsidRPr="007040F4">
        <w:rPr>
          <w:rFonts w:ascii="Arial" w:hAnsi="Arial" w:cs="Arial"/>
          <w:sz w:val="20"/>
          <w:szCs w:val="20"/>
        </w:rPr>
        <w:t xml:space="preserve">potential </w:t>
      </w:r>
      <w:r>
        <w:rPr>
          <w:rFonts w:ascii="Arial" w:hAnsi="Arial" w:cs="Arial"/>
          <w:sz w:val="20"/>
          <w:szCs w:val="20"/>
        </w:rPr>
        <w:t xml:space="preserve">effect modifier </w:t>
      </w:r>
      <w:r w:rsidRPr="007040F4">
        <w:rPr>
          <w:rFonts w:ascii="Arial" w:hAnsi="Arial" w:cs="Arial"/>
          <w:sz w:val="20"/>
          <w:szCs w:val="20"/>
        </w:rPr>
        <w:t>at the county level. Because counties are large and diverse, this likely impacted our ability to detect effect modification</w:t>
      </w:r>
      <w:r>
        <w:rPr>
          <w:rFonts w:ascii="Arial" w:hAnsi="Arial" w:cs="Arial"/>
          <w:sz w:val="20"/>
          <w:szCs w:val="20"/>
        </w:rPr>
        <w:t>.</w:t>
      </w:r>
    </w:p>
    <w:p w14:paraId="7941C5CB" w14:textId="77777777" w:rsidR="00655FD6" w:rsidRPr="007040F4" w:rsidRDefault="00655FD6" w:rsidP="00655FD6">
      <w:pPr>
        <w:spacing w:after="0" w:line="480" w:lineRule="auto"/>
        <w:ind w:firstLine="720"/>
        <w:rPr>
          <w:rFonts w:ascii="Arial" w:hAnsi="Arial" w:cs="Arial"/>
          <w:sz w:val="20"/>
          <w:szCs w:val="20"/>
        </w:rPr>
      </w:pPr>
      <w:r>
        <w:rPr>
          <w:rFonts w:ascii="Arial" w:hAnsi="Arial" w:cs="Arial"/>
          <w:sz w:val="20"/>
          <w:szCs w:val="20"/>
        </w:rPr>
        <w:lastRenderedPageBreak/>
        <w:t xml:space="preserve">Further, we were unable to distinguish between planned and unplanned power outages, which may have different effects on hospitalizations. </w:t>
      </w:r>
    </w:p>
    <w:p w14:paraId="6B4DFFF1" w14:textId="77777777" w:rsidR="00655FD6" w:rsidRPr="007040F4" w:rsidRDefault="00655FD6" w:rsidP="00655FD6">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Pr>
          <w:rFonts w:ascii="Arial" w:hAnsi="Arial" w:cs="Arial"/>
          <w:sz w:val="20"/>
          <w:szCs w:val="20"/>
        </w:rPr>
        <w:instrText xml:space="preserve"> ADDIN ZOTERO_ITEM CSL_CITATION {"citationID":"qX55s3Vm","properties":{"formattedCitation":"(38)","plainCitation":"(38)","noteIndex":0},"citationItems":[{"id":214,"uris":["http://zotero.org/users/local/hHKggCUl/items/N5A3SZJH"],"itemData":{"id":214,"type":"article-journal","container-title":"Under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Pr>
          <w:rFonts w:ascii="Arial" w:hAnsi="Arial" w:cs="Arial"/>
          <w:noProof/>
          <w:sz w:val="20"/>
          <w:szCs w:val="20"/>
        </w:rPr>
        <w:t>(38)</w:t>
      </w:r>
      <w:r w:rsidRPr="007040F4">
        <w:rPr>
          <w:rFonts w:ascii="Arial" w:hAnsi="Arial" w:cs="Arial"/>
          <w:sz w:val="20"/>
          <w:szCs w:val="20"/>
        </w:rPr>
        <w:fldChar w:fldCharType="end"/>
      </w:r>
      <w:r w:rsidRPr="007040F4">
        <w:rPr>
          <w:rFonts w:ascii="Arial" w:hAnsi="Arial" w:cs="Arial"/>
          <w:sz w:val="20"/>
          <w:szCs w:val="20"/>
        </w:rPr>
        <w:t>. Many counties missing &gt;50% of exposure data were rural with low customer counts</w:t>
      </w:r>
      <w:r>
        <w:rPr>
          <w:rFonts w:ascii="Arial" w:hAnsi="Arial" w:cs="Arial"/>
          <w:sz w:val="20"/>
          <w:szCs w:val="20"/>
        </w:rPr>
        <w:t>, and clustered in certain geographic regions, limiting our ability to generalize to these populations</w:t>
      </w:r>
      <w:r w:rsidRPr="007040F4">
        <w:rPr>
          <w:rFonts w:ascii="Arial" w:hAnsi="Arial" w:cs="Arial"/>
          <w:sz w:val="20"/>
          <w:szCs w:val="20"/>
        </w:rPr>
        <w:t>. Other studies of power outage</w:t>
      </w:r>
      <w:r>
        <w:rPr>
          <w:rFonts w:ascii="Arial" w:hAnsi="Arial" w:cs="Arial"/>
          <w:sz w:val="20"/>
          <w:szCs w:val="20"/>
        </w:rPr>
        <w:t>s</w:t>
      </w:r>
      <w:r w:rsidRPr="007040F4">
        <w:rPr>
          <w:rFonts w:ascii="Arial" w:hAnsi="Arial" w:cs="Arial"/>
          <w:sz w:val="20"/>
          <w:szCs w:val="20"/>
        </w:rPr>
        <w:t xml:space="preserve"> and health have found differential effects by urban or rural status, with </w:t>
      </w:r>
      <w:r>
        <w:rPr>
          <w:rFonts w:ascii="Arial" w:hAnsi="Arial" w:cs="Arial"/>
          <w:sz w:val="20"/>
          <w:szCs w:val="20"/>
        </w:rPr>
        <w:t>larger-in-magnitude associations</w:t>
      </w:r>
      <w:r w:rsidRPr="007040F4">
        <w:rPr>
          <w:rFonts w:ascii="Arial" w:hAnsi="Arial" w:cs="Arial"/>
          <w:sz w:val="20"/>
          <w:szCs w:val="20"/>
        </w:rPr>
        <w:t xml:space="preserve"> of outages </w:t>
      </w:r>
      <w:r>
        <w:rPr>
          <w:rFonts w:ascii="Arial" w:hAnsi="Arial" w:cs="Arial"/>
          <w:sz w:val="20"/>
          <w:szCs w:val="20"/>
        </w:rPr>
        <w:t>and</w:t>
      </w:r>
      <w:r w:rsidRPr="007040F4">
        <w:rPr>
          <w:rFonts w:ascii="Arial" w:hAnsi="Arial" w:cs="Arial"/>
          <w:sz w:val="20"/>
          <w:szCs w:val="20"/>
        </w:rPr>
        <w:t xml:space="preserve"> health in urban areas </w:t>
      </w:r>
      <w:r w:rsidRPr="007040F4">
        <w:rPr>
          <w:rFonts w:ascii="Arial" w:hAnsi="Arial" w:cs="Arial"/>
          <w:sz w:val="20"/>
          <w:szCs w:val="20"/>
        </w:rPr>
        <w:fldChar w:fldCharType="begin"/>
      </w:r>
      <w:r>
        <w:rPr>
          <w:rFonts w:ascii="Arial" w:hAnsi="Arial" w:cs="Arial"/>
          <w:sz w:val="20"/>
          <w:szCs w:val="20"/>
        </w:rPr>
        <w:instrText xml:space="preserve"> ADDIN ZOTERO_ITEM CSL_CITATION {"citationID":"8SAq5Tlk","properties":{"formattedCitation":"(25, 39)","plainCitation":"(25, 39)","noteIndex":0},"citationItems":[{"id":240,"uris":["http://zotero.org/users/local/hHKggCUl/items/534RADTL"],"itemData":{"id":240,"type":"article-journal","container-title":"Under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Pr>
          <w:rFonts w:ascii="Arial" w:hAnsi="Arial" w:cs="Arial"/>
          <w:noProof/>
          <w:sz w:val="20"/>
          <w:szCs w:val="20"/>
        </w:rPr>
        <w:t>(25, 39)</w:t>
      </w:r>
      <w:r w:rsidRPr="007040F4">
        <w:rPr>
          <w:rFonts w:ascii="Arial" w:hAnsi="Arial" w:cs="Arial"/>
          <w:sz w:val="20"/>
          <w:szCs w:val="20"/>
        </w:rPr>
        <w:fldChar w:fldCharType="end"/>
      </w:r>
      <w:r w:rsidRPr="007040F4">
        <w:rPr>
          <w:rFonts w:ascii="Arial" w:hAnsi="Arial" w:cs="Arial"/>
          <w:sz w:val="20"/>
          <w:szCs w:val="20"/>
        </w:rPr>
        <w:t xml:space="preserve">. </w:t>
      </w:r>
    </w:p>
    <w:p w14:paraId="2A60C2DA" w14:textId="77777777" w:rsidR="00655FD6" w:rsidRDefault="00655FD6" w:rsidP="00655FD6">
      <w:pPr>
        <w:spacing w:after="0" w:line="480" w:lineRule="auto"/>
        <w:rPr>
          <w:rFonts w:ascii="Arial" w:hAnsi="Arial" w:cs="Arial"/>
          <w:b/>
          <w:bCs/>
          <w:sz w:val="20"/>
          <w:szCs w:val="20"/>
        </w:rPr>
      </w:pPr>
    </w:p>
    <w:p w14:paraId="5D1FFA3D" w14:textId="77777777" w:rsidR="00655FD6" w:rsidRPr="00614275" w:rsidRDefault="00655FD6" w:rsidP="00655FD6">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ECFD638" w14:textId="77777777" w:rsidR="00655FD6" w:rsidRDefault="00655FD6" w:rsidP="00655FD6">
      <w:pPr>
        <w:spacing w:after="0" w:line="480" w:lineRule="auto"/>
        <w:ind w:firstLine="720"/>
        <w:rPr>
          <w:rFonts w:ascii="Arial" w:hAnsi="Arial" w:cs="Arial"/>
          <w:sz w:val="20"/>
          <w:szCs w:val="20"/>
        </w:rPr>
      </w:pPr>
    </w:p>
    <w:p w14:paraId="211FCE32" w14:textId="6EE5FCBC" w:rsidR="00655FD6" w:rsidRPr="001C6BC5" w:rsidRDefault="00655FD6" w:rsidP="00655FD6">
      <w:pPr>
        <w:spacing w:after="0" w:line="480" w:lineRule="auto"/>
        <w:ind w:firstLine="720"/>
        <w:rPr>
          <w:rFonts w:ascii="Arial" w:hAnsi="Arial" w:cs="Arial"/>
          <w:sz w:val="20"/>
          <w:szCs w:val="20"/>
        </w:rPr>
      </w:pPr>
      <w:r w:rsidRPr="007040F4">
        <w:rPr>
          <w:rFonts w:ascii="Arial" w:hAnsi="Arial" w:cs="Arial"/>
          <w:sz w:val="20"/>
          <w:szCs w:val="20"/>
        </w:rPr>
        <w:t xml:space="preserve">In this first </w:t>
      </w:r>
      <w:r>
        <w:rPr>
          <w:rFonts w:ascii="Arial" w:hAnsi="Arial" w:cs="Arial"/>
          <w:sz w:val="20"/>
          <w:szCs w:val="20"/>
        </w:rPr>
        <w:t>US-wide</w:t>
      </w:r>
      <w:r w:rsidRPr="007040F4">
        <w:rPr>
          <w:rFonts w:ascii="Arial" w:hAnsi="Arial" w:cs="Arial"/>
          <w:sz w:val="20"/>
          <w:szCs w:val="20"/>
        </w:rPr>
        <w:t xml:space="preserve"> study of power outage exposure</w:t>
      </w:r>
      <w:r>
        <w:rPr>
          <w:rFonts w:ascii="Arial" w:hAnsi="Arial" w:cs="Arial"/>
          <w:sz w:val="20"/>
          <w:szCs w:val="20"/>
        </w:rPr>
        <w:t xml:space="preserve"> and health</w:t>
      </w:r>
      <w:r w:rsidRPr="007040F4">
        <w:rPr>
          <w:rFonts w:ascii="Arial" w:hAnsi="Arial" w:cs="Arial"/>
          <w:sz w:val="20"/>
          <w:szCs w:val="20"/>
        </w:rPr>
        <w:t xml:space="preserve">, we found that power outages were associated with increased </w:t>
      </w:r>
      <w:r>
        <w:rPr>
          <w:rFonts w:ascii="Arial" w:hAnsi="Arial" w:cs="Arial"/>
          <w:sz w:val="20"/>
          <w:szCs w:val="20"/>
        </w:rPr>
        <w:t xml:space="preserve">acute </w:t>
      </w:r>
      <w:r w:rsidRPr="007040F4">
        <w:rPr>
          <w:rFonts w:ascii="Arial" w:hAnsi="Arial" w:cs="Arial"/>
          <w:sz w:val="20"/>
          <w:szCs w:val="20"/>
        </w:rPr>
        <w:t xml:space="preserve">CVD and respiratory hospitalization rates among 23 million older adult Medicare </w:t>
      </w:r>
      <w:r w:rsidRPr="009B597E">
        <w:rPr>
          <w:rFonts w:ascii="Arial" w:hAnsi="Arial" w:cs="Arial"/>
          <w:sz w:val="20"/>
          <w:szCs w:val="20"/>
        </w:rPr>
        <w:t>beneficiaries. Beneficiaries</w:t>
      </w:r>
      <w:r w:rsidRPr="007040F4">
        <w:rPr>
          <w:rFonts w:ascii="Arial" w:hAnsi="Arial" w:cs="Arial"/>
          <w:sz w:val="20"/>
          <w:szCs w:val="20"/>
        </w:rPr>
        <w:t xml:space="preserve"> in our study experienced broad exposure: on average </w:t>
      </w:r>
      <w:r>
        <w:rPr>
          <w:rFonts w:ascii="Arial" w:hAnsi="Arial" w:cs="Arial"/>
          <w:sz w:val="20"/>
          <w:szCs w:val="20"/>
        </w:rPr>
        <w:t xml:space="preserve">living in counties with </w:t>
      </w:r>
      <w:r w:rsidRPr="007040F4">
        <w:rPr>
          <w:rFonts w:ascii="Arial" w:hAnsi="Arial" w:cs="Arial"/>
          <w:sz w:val="20"/>
          <w:szCs w:val="20"/>
        </w:rPr>
        <w:t xml:space="preserve">seven </w:t>
      </w:r>
      <w:r>
        <w:rPr>
          <w:rFonts w:ascii="Arial" w:hAnsi="Arial" w:cs="Arial"/>
          <w:sz w:val="20"/>
          <w:szCs w:val="20"/>
        </w:rPr>
        <w:t xml:space="preserve">8+ hour </w:t>
      </w:r>
      <w:r w:rsidRPr="007040F4">
        <w:rPr>
          <w:rFonts w:ascii="Arial" w:hAnsi="Arial" w:cs="Arial"/>
          <w:sz w:val="20"/>
          <w:szCs w:val="20"/>
        </w:rPr>
        <w:t xml:space="preserve">power outages in 2018, a number </w:t>
      </w:r>
      <w:r>
        <w:rPr>
          <w:rFonts w:ascii="Arial" w:hAnsi="Arial" w:cs="Arial"/>
          <w:sz w:val="20"/>
          <w:szCs w:val="20"/>
        </w:rPr>
        <w:t>likely to</w:t>
      </w:r>
      <w:r w:rsidRPr="007040F4">
        <w:rPr>
          <w:rFonts w:ascii="Arial" w:hAnsi="Arial" w:cs="Arial"/>
          <w:sz w:val="20"/>
          <w:szCs w:val="20"/>
        </w:rPr>
        <w:t xml:space="preserve"> 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support community health and protect older adults from CVD and respiratory disease exacerbations.</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391CA538"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grant R01</w:t>
      </w:r>
      <w:r w:rsidR="004C7591">
        <w:rPr>
          <w:rFonts w:ascii="Arial" w:hAnsi="Arial" w:cs="Arial"/>
          <w:color w:val="000000"/>
          <w:sz w:val="20"/>
          <w:szCs w:val="20"/>
        </w:rPr>
        <w:t xml:space="preserve"> </w:t>
      </w:r>
      <w:r w:rsidRPr="005D132F">
        <w:rPr>
          <w:rFonts w:ascii="Arial" w:hAnsi="Arial" w:cs="Arial"/>
          <w:color w:val="000000"/>
          <w:sz w:val="20"/>
          <w:szCs w:val="20"/>
        </w:rPr>
        <w:t xml:space="preserve">AG071024 (JAC) </w:t>
      </w:r>
    </w:p>
    <w:p w14:paraId="2C8AF9E8" w14:textId="147DD2A3"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ES007033 (JAC)</w:t>
      </w:r>
    </w:p>
    <w:p w14:paraId="6AA20794" w14:textId="44EB2785"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ES034021 (DM)</w:t>
      </w:r>
    </w:p>
    <w:p w14:paraId="6509B1D9" w14:textId="1A7E2372"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AG066793 (DM)</w:t>
      </w:r>
    </w:p>
    <w:p w14:paraId="3FF8C00D" w14:textId="2E80CBBB"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lastRenderedPageBreak/>
        <w:t>National Institute on Aging P20</w:t>
      </w:r>
      <w:r w:rsidR="004C7591">
        <w:rPr>
          <w:rFonts w:ascii="Arial" w:hAnsi="Arial" w:cs="Arial"/>
          <w:color w:val="000000"/>
          <w:sz w:val="20"/>
          <w:szCs w:val="20"/>
        </w:rPr>
        <w:t xml:space="preserve"> </w:t>
      </w:r>
      <w:r w:rsidRPr="005D132F">
        <w:rPr>
          <w:rFonts w:ascii="Arial" w:hAnsi="Arial" w:cs="Arial"/>
          <w:color w:val="000000"/>
          <w:sz w:val="20"/>
          <w:szCs w:val="20"/>
        </w:rPr>
        <w:t>AG093975 (MAK)</w:t>
      </w:r>
    </w:p>
    <w:p w14:paraId="44EC93FB" w14:textId="6657FFC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ES009089 (MAK)</w:t>
      </w:r>
    </w:p>
    <w:p w14:paraId="42F5D52E" w14:textId="2B0BC520"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w:t>
      </w:r>
      <w:r w:rsidR="00B220D7">
        <w:rPr>
          <w:rFonts w:ascii="Arial" w:hAnsi="Arial" w:cs="Arial"/>
          <w:color w:val="000000"/>
          <w:sz w:val="20"/>
          <w:szCs w:val="20"/>
        </w:rPr>
        <w:t>s</w:t>
      </w:r>
      <w:r w:rsidRPr="005D132F">
        <w:rPr>
          <w:rFonts w:ascii="Arial" w:hAnsi="Arial" w:cs="Arial"/>
          <w:color w:val="000000"/>
          <w:sz w:val="20"/>
          <w:szCs w:val="20"/>
        </w:rPr>
        <w:t xml:space="preserve"> </w:t>
      </w:r>
      <w:r w:rsidR="00B220D7">
        <w:rPr>
          <w:rFonts w:ascii="Arial" w:hAnsi="Arial" w:cs="Arial"/>
          <w:color w:val="000000"/>
          <w:sz w:val="20"/>
          <w:szCs w:val="20"/>
        </w:rPr>
        <w:t>of</w:t>
      </w:r>
      <w:r w:rsidRPr="005D132F">
        <w:rPr>
          <w:rFonts w:ascii="Arial" w:hAnsi="Arial" w:cs="Arial"/>
          <w:color w:val="000000"/>
          <w:sz w:val="20"/>
          <w:szCs w:val="20"/>
        </w:rPr>
        <w:t xml:space="preserve"> Health Research Doctoral Foreign Study Award (HM)</w:t>
      </w:r>
    </w:p>
    <w:p w14:paraId="557C004D" w14:textId="4C92EA11"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Heart, Lung, and Blood Institute F31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1DFD68BF" w14:textId="49594C2D" w:rsidR="00256155" w:rsidRDefault="00E6133D" w:rsidP="00BE2C19">
      <w:pPr>
        <w:pBdr>
          <w:top w:val="nil"/>
          <w:left w:val="nil"/>
          <w:bottom w:val="nil"/>
          <w:right w:val="nil"/>
          <w:between w:val="nil"/>
        </w:pBdr>
        <w:contextualSpacing/>
        <w:rPr>
          <w:rFonts w:ascii="Arial" w:hAnsi="Arial" w:cs="Arial"/>
          <w:b/>
          <w:color w:val="000000"/>
          <w:sz w:val="20"/>
          <w:szCs w:val="20"/>
        </w:rPr>
      </w:pPr>
      <w:r w:rsidRPr="000251BB">
        <w:rPr>
          <w:rFonts w:ascii="Arial" w:hAnsi="Arial" w:cs="Arial"/>
          <w:b/>
          <w:color w:val="000000"/>
          <w:sz w:val="20"/>
          <w:szCs w:val="20"/>
        </w:rPr>
        <w:t>References</w:t>
      </w:r>
    </w:p>
    <w:p w14:paraId="25ED6600" w14:textId="77777777" w:rsidR="00BE2C19" w:rsidRPr="00BE2C19" w:rsidRDefault="00BE2C19" w:rsidP="00BE2C19">
      <w:pPr>
        <w:pBdr>
          <w:top w:val="nil"/>
          <w:left w:val="nil"/>
          <w:bottom w:val="nil"/>
          <w:right w:val="nil"/>
          <w:between w:val="nil"/>
        </w:pBdr>
        <w:contextualSpacing/>
        <w:rPr>
          <w:rFonts w:ascii="Arial" w:hAnsi="Arial" w:cs="Arial"/>
          <w:color w:val="000000"/>
          <w:sz w:val="20"/>
          <w:szCs w:val="20"/>
        </w:rPr>
      </w:pPr>
    </w:p>
    <w:p w14:paraId="45AB9765" w14:textId="77777777" w:rsidR="00476EFE" w:rsidRPr="00476EFE" w:rsidRDefault="00BE2C19" w:rsidP="00476EFE">
      <w:pPr>
        <w:pStyle w:val="Bibliography"/>
      </w:pPr>
      <w:r w:rsidRPr="00BE2C19">
        <w:rPr>
          <w:rFonts w:ascii="Arial" w:hAnsi="Arial" w:cs="Arial"/>
          <w:sz w:val="20"/>
          <w:szCs w:val="20"/>
        </w:rPr>
        <w:fldChar w:fldCharType="begin"/>
      </w:r>
      <w:r w:rsidRPr="00BE2C19">
        <w:rPr>
          <w:rFonts w:ascii="Arial" w:hAnsi="Arial" w:cs="Arial"/>
          <w:sz w:val="20"/>
          <w:szCs w:val="20"/>
        </w:rPr>
        <w:instrText xml:space="preserve"> ADDIN ZOTERO_BIBL {"uncited":[],"omitted":[],"custom":[]} CSL_BIBLIOGRAPHY </w:instrText>
      </w:r>
      <w:r w:rsidRPr="00BE2C19">
        <w:rPr>
          <w:rFonts w:ascii="Arial" w:hAnsi="Arial" w:cs="Arial"/>
          <w:sz w:val="20"/>
          <w:szCs w:val="20"/>
        </w:rPr>
        <w:fldChar w:fldCharType="separate"/>
      </w:r>
      <w:r w:rsidR="00476EFE" w:rsidRPr="00476EFE">
        <w:t xml:space="preserve">1. </w:t>
      </w:r>
      <w:r w:rsidR="00476EFE" w:rsidRPr="00476EFE">
        <w:tab/>
        <w:t>Climate Central, Weather-related Power Outages Rising. (2024). Available at: https://www.climatecentral.org/climate-matters/weather-related-power-outages-rising [Accessed 5 December 2024].</w:t>
      </w:r>
    </w:p>
    <w:p w14:paraId="62DBDC66" w14:textId="77777777" w:rsidR="00476EFE" w:rsidRPr="00476EFE" w:rsidRDefault="00476EFE" w:rsidP="00476EFE">
      <w:pPr>
        <w:pStyle w:val="Bibliography"/>
      </w:pPr>
      <w:r w:rsidRPr="00476EFE">
        <w:t xml:space="preserve">2. </w:t>
      </w:r>
      <w:r w:rsidRPr="00476EFE">
        <w:tab/>
        <w:t>U.S. Energy Information Administration, U.S. electricity customers experienced eight hours of power interruptions in 2020. (2021). Available at: https://www.eia.gov/todayinenergy/detail.php?id=50316# [Accessed 5 December 2024].</w:t>
      </w:r>
    </w:p>
    <w:p w14:paraId="27A325AC" w14:textId="77777777" w:rsidR="00476EFE" w:rsidRPr="00476EFE" w:rsidRDefault="00476EFE" w:rsidP="00476EFE">
      <w:pPr>
        <w:pStyle w:val="Bibliography"/>
      </w:pPr>
      <w:r w:rsidRPr="00476EFE">
        <w:t xml:space="preserve">3. </w:t>
      </w:r>
      <w:r w:rsidRPr="00476EFE">
        <w:tab/>
        <w:t xml:space="preserve">J. A. Casey, M. Fukurai, D. Hernández, S. Balsari, M. V. Kiang, Power Outages and Community Health: a Narrative Review. </w:t>
      </w:r>
      <w:r w:rsidRPr="00476EFE">
        <w:rPr>
          <w:i/>
          <w:iCs/>
        </w:rPr>
        <w:t>Curr Envir Health Rpt</w:t>
      </w:r>
      <w:r w:rsidRPr="00476EFE">
        <w:t xml:space="preserve"> </w:t>
      </w:r>
      <w:r w:rsidRPr="00476EFE">
        <w:rPr>
          <w:b/>
          <w:bCs/>
        </w:rPr>
        <w:t>7</w:t>
      </w:r>
      <w:r w:rsidRPr="00476EFE">
        <w:t>, 371–383 (2020).</w:t>
      </w:r>
    </w:p>
    <w:p w14:paraId="38E9118D" w14:textId="77777777" w:rsidR="00476EFE" w:rsidRPr="00476EFE" w:rsidRDefault="00476EFE" w:rsidP="00476EFE">
      <w:pPr>
        <w:pStyle w:val="Bibliography"/>
      </w:pPr>
      <w:r w:rsidRPr="00476EFE">
        <w:t xml:space="preserve">4. </w:t>
      </w:r>
      <w:r w:rsidRPr="00476EFE">
        <w:tab/>
        <w:t>The US has more power outages than any other developed country. Here’s why. (2020). Available at: https://www.popsci.com/story/environment/why-us-lose-power-storms/ [Accessed 5 December 2024].</w:t>
      </w:r>
    </w:p>
    <w:p w14:paraId="60530E6F" w14:textId="77777777" w:rsidR="00476EFE" w:rsidRPr="00476EFE" w:rsidRDefault="00476EFE" w:rsidP="00476EFE">
      <w:pPr>
        <w:pStyle w:val="Bibliography"/>
      </w:pPr>
      <w:r w:rsidRPr="00476EFE">
        <w:t xml:space="preserve">5. </w:t>
      </w:r>
      <w:r w:rsidRPr="00476EFE">
        <w:tab/>
        <w:t xml:space="preserve">V. Do, </w:t>
      </w:r>
      <w:r w:rsidRPr="00476EFE">
        <w:rPr>
          <w:i/>
          <w:iCs/>
        </w:rPr>
        <w:t>et al.</w:t>
      </w:r>
      <w:r w:rsidRPr="00476EFE">
        <w:t xml:space="preserve">, Spatiotemporal distribution of power outages with climate events and social vulnerability in the USA. </w:t>
      </w:r>
      <w:r w:rsidRPr="00476EFE">
        <w:rPr>
          <w:i/>
          <w:iCs/>
        </w:rPr>
        <w:t>Nat Commun</w:t>
      </w:r>
      <w:r w:rsidRPr="00476EFE">
        <w:t xml:space="preserve"> </w:t>
      </w:r>
      <w:r w:rsidRPr="00476EFE">
        <w:rPr>
          <w:b/>
          <w:bCs/>
        </w:rPr>
        <w:t>14</w:t>
      </w:r>
      <w:r w:rsidRPr="00476EFE">
        <w:t>, 2470 (2023).</w:t>
      </w:r>
    </w:p>
    <w:p w14:paraId="6D5DABB6" w14:textId="77777777" w:rsidR="00476EFE" w:rsidRPr="00476EFE" w:rsidRDefault="00476EFE" w:rsidP="00476EFE">
      <w:pPr>
        <w:pStyle w:val="Bibliography"/>
      </w:pPr>
      <w:r w:rsidRPr="00476EFE">
        <w:t xml:space="preserve">6. </w:t>
      </w:r>
      <w:r w:rsidRPr="00476EFE">
        <w:tab/>
        <w:t>United States Environmental Protection Agency, Climate Change Impacts on Energy. Available at: https://www.epa.gov/climateimpacts/climate-change-impacts-energy.</w:t>
      </w:r>
    </w:p>
    <w:p w14:paraId="3D915AD4" w14:textId="77777777" w:rsidR="00476EFE" w:rsidRPr="00476EFE" w:rsidRDefault="00476EFE" w:rsidP="00476EFE">
      <w:pPr>
        <w:pStyle w:val="Bibliography"/>
      </w:pPr>
      <w:r w:rsidRPr="00476EFE">
        <w:t xml:space="preserve">7. </w:t>
      </w:r>
      <w:r w:rsidRPr="00476EFE">
        <w:tab/>
        <w:t>Washington Post, Nation at risk of winter blackouts as power grid remains under strain. Available at: https://www.washingtonpost.com/business/2023/11/08/power-grid-blackouts-texas/.</w:t>
      </w:r>
    </w:p>
    <w:p w14:paraId="0C565EA5" w14:textId="77777777" w:rsidR="00476EFE" w:rsidRPr="00476EFE" w:rsidRDefault="00476EFE" w:rsidP="00476EFE">
      <w:pPr>
        <w:pStyle w:val="Bibliography"/>
      </w:pPr>
      <w:r w:rsidRPr="00476EFE">
        <w:t xml:space="preserve">8. </w:t>
      </w:r>
      <w:r w:rsidRPr="00476EFE">
        <w:tab/>
        <w:t xml:space="preserve">M. Mango, J. A. Casey, D. Hernández, Resilient Power: A home-based electricity generation and storage solution for the medically vulnerable during climate-induced power outages. </w:t>
      </w:r>
      <w:r w:rsidRPr="00476EFE">
        <w:rPr>
          <w:i/>
          <w:iCs/>
        </w:rPr>
        <w:t>Futures</w:t>
      </w:r>
      <w:r w:rsidRPr="00476EFE">
        <w:t xml:space="preserve"> </w:t>
      </w:r>
      <w:r w:rsidRPr="00476EFE">
        <w:rPr>
          <w:b/>
          <w:bCs/>
        </w:rPr>
        <w:t>128</w:t>
      </w:r>
      <w:r w:rsidRPr="00476EFE">
        <w:t>, 102707 (2021).</w:t>
      </w:r>
    </w:p>
    <w:p w14:paraId="68799B6F" w14:textId="77777777" w:rsidR="00476EFE" w:rsidRPr="00476EFE" w:rsidRDefault="00476EFE" w:rsidP="00476EFE">
      <w:pPr>
        <w:pStyle w:val="Bibliography"/>
      </w:pPr>
      <w:r w:rsidRPr="00476EFE">
        <w:t xml:space="preserve">9. </w:t>
      </w:r>
      <w:r w:rsidRPr="00476EFE">
        <w:tab/>
        <w:t xml:space="preserve">B. Stone, </w:t>
      </w:r>
      <w:r w:rsidRPr="00476EFE">
        <w:rPr>
          <w:i/>
          <w:iCs/>
        </w:rPr>
        <w:t>et al.</w:t>
      </w:r>
      <w:r w:rsidRPr="00476EFE">
        <w:t xml:space="preserve">, Compound Climate and Infrastructure Events: How Electrical Grid Failure Alters Heat Wave Risk. </w:t>
      </w:r>
      <w:r w:rsidRPr="00476EFE">
        <w:rPr>
          <w:i/>
          <w:iCs/>
        </w:rPr>
        <w:t>Environ. Sci. Technol.</w:t>
      </w:r>
      <w:r w:rsidRPr="00476EFE">
        <w:t xml:space="preserve"> </w:t>
      </w:r>
      <w:r w:rsidRPr="00476EFE">
        <w:rPr>
          <w:b/>
          <w:bCs/>
        </w:rPr>
        <w:t>55</w:t>
      </w:r>
      <w:r w:rsidRPr="00476EFE">
        <w:t>, 6957–6964 (2021).</w:t>
      </w:r>
    </w:p>
    <w:p w14:paraId="1C4CD3B5" w14:textId="77777777" w:rsidR="00476EFE" w:rsidRPr="00476EFE" w:rsidRDefault="00476EFE" w:rsidP="00476EFE">
      <w:pPr>
        <w:pStyle w:val="Bibliography"/>
      </w:pPr>
      <w:r w:rsidRPr="00476EFE">
        <w:t xml:space="preserve">10. </w:t>
      </w:r>
      <w:r w:rsidRPr="00476EFE">
        <w:tab/>
        <w:t xml:space="preserve">A. R. Nunes, General and specified vulnerability to extreme temperatures among older adults. </w:t>
      </w:r>
      <w:r w:rsidRPr="00476EFE">
        <w:rPr>
          <w:i/>
          <w:iCs/>
        </w:rPr>
        <w:t>International Journal of Environmental Health Research</w:t>
      </w:r>
      <w:r w:rsidRPr="00476EFE">
        <w:t xml:space="preserve"> </w:t>
      </w:r>
      <w:r w:rsidRPr="00476EFE">
        <w:rPr>
          <w:b/>
          <w:bCs/>
        </w:rPr>
        <w:t>30</w:t>
      </w:r>
      <w:r w:rsidRPr="00476EFE">
        <w:t>, 515–532 (2020).</w:t>
      </w:r>
    </w:p>
    <w:p w14:paraId="4A628D30" w14:textId="77777777" w:rsidR="00476EFE" w:rsidRPr="00476EFE" w:rsidRDefault="00476EFE" w:rsidP="00476EFE">
      <w:pPr>
        <w:pStyle w:val="Bibliography"/>
      </w:pPr>
      <w:r w:rsidRPr="00476EFE">
        <w:t xml:space="preserve">11. </w:t>
      </w:r>
      <w:r w:rsidRPr="00476EFE">
        <w:tab/>
        <w:t xml:space="preserve">T. Benmarhnia, S. Deguen, J. S. Kaufman, A. Smargiassi, Review Article: Vulnerability to Heat-related Mortality. </w:t>
      </w:r>
      <w:r w:rsidRPr="00476EFE">
        <w:rPr>
          <w:i/>
          <w:iCs/>
        </w:rPr>
        <w:t>Epidemiology</w:t>
      </w:r>
      <w:r w:rsidRPr="00476EFE">
        <w:t xml:space="preserve"> </w:t>
      </w:r>
      <w:r w:rsidRPr="00476EFE">
        <w:rPr>
          <w:b/>
          <w:bCs/>
        </w:rPr>
        <w:t>26</w:t>
      </w:r>
      <w:r w:rsidRPr="00476EFE">
        <w:t>, 781–793 (2015).</w:t>
      </w:r>
    </w:p>
    <w:p w14:paraId="41CF3A63" w14:textId="77777777" w:rsidR="00476EFE" w:rsidRPr="00476EFE" w:rsidRDefault="00476EFE" w:rsidP="00476EFE">
      <w:pPr>
        <w:pStyle w:val="Bibliography"/>
      </w:pPr>
      <w:r w:rsidRPr="00476EFE">
        <w:lastRenderedPageBreak/>
        <w:t xml:space="preserve">12. </w:t>
      </w:r>
      <w:r w:rsidRPr="00476EFE">
        <w:tab/>
        <w:t xml:space="preserve">R. D. Meade, </w:t>
      </w:r>
      <w:r w:rsidRPr="00476EFE">
        <w:rPr>
          <w:i/>
          <w:iCs/>
        </w:rPr>
        <w:t>et al.</w:t>
      </w:r>
      <w:r w:rsidRPr="00476EFE">
        <w:t xml:space="preserve">, Physiological factors characterizing heat-vulnerable older adults: A narrative review. </w:t>
      </w:r>
      <w:r w:rsidRPr="00476EFE">
        <w:rPr>
          <w:i/>
          <w:iCs/>
        </w:rPr>
        <w:t>Environment International</w:t>
      </w:r>
      <w:r w:rsidRPr="00476EFE">
        <w:t xml:space="preserve"> </w:t>
      </w:r>
      <w:r w:rsidRPr="00476EFE">
        <w:rPr>
          <w:b/>
          <w:bCs/>
        </w:rPr>
        <w:t>144</w:t>
      </w:r>
      <w:r w:rsidRPr="00476EFE">
        <w:t>, 105909 (2020).</w:t>
      </w:r>
    </w:p>
    <w:p w14:paraId="45FFBA89" w14:textId="77777777" w:rsidR="00476EFE" w:rsidRPr="00476EFE" w:rsidRDefault="00476EFE" w:rsidP="00476EFE">
      <w:pPr>
        <w:pStyle w:val="Bibliography"/>
      </w:pPr>
      <w:r w:rsidRPr="00476EFE">
        <w:t xml:space="preserve">13. </w:t>
      </w:r>
      <w:r w:rsidRPr="00476EFE">
        <w:tab/>
        <w:t xml:space="preserve">N. Veronese, </w:t>
      </w:r>
      <w:r w:rsidRPr="00476EFE">
        <w:rPr>
          <w:i/>
          <w:iCs/>
        </w:rPr>
        <w:t>et al.</w:t>
      </w:r>
      <w:r w:rsidRPr="00476EFE">
        <w:t xml:space="preserve">, Prevalence of multidimensional frailty and pre-frailty in older people in different settings: A systematic review and meta-analysis. </w:t>
      </w:r>
      <w:r w:rsidRPr="00476EFE">
        <w:rPr>
          <w:i/>
          <w:iCs/>
        </w:rPr>
        <w:t>Ageing Research Reviews</w:t>
      </w:r>
      <w:r w:rsidRPr="00476EFE">
        <w:t xml:space="preserve"> </w:t>
      </w:r>
      <w:r w:rsidRPr="00476EFE">
        <w:rPr>
          <w:b/>
          <w:bCs/>
        </w:rPr>
        <w:t>72</w:t>
      </w:r>
      <w:r w:rsidRPr="00476EFE">
        <w:t>, 101498 (2021).</w:t>
      </w:r>
    </w:p>
    <w:p w14:paraId="7EA3FA0D" w14:textId="77777777" w:rsidR="00476EFE" w:rsidRPr="00476EFE" w:rsidRDefault="00476EFE" w:rsidP="00476EFE">
      <w:pPr>
        <w:pStyle w:val="Bibliography"/>
      </w:pPr>
      <w:r w:rsidRPr="00476EFE">
        <w:t xml:space="preserve">14. </w:t>
      </w:r>
      <w:r w:rsidRPr="00476EFE">
        <w:tab/>
        <w:t xml:space="preserve">C. O. Weiss, C. M. Boyd, Q. Yu, J. L. Wolff, B. Leff, Patterns of Prevalent Major Chronic Disease Among Older Adults in the United States. </w:t>
      </w:r>
      <w:r w:rsidRPr="00476EFE">
        <w:rPr>
          <w:i/>
          <w:iCs/>
        </w:rPr>
        <w:t>JAMA</w:t>
      </w:r>
      <w:r w:rsidRPr="00476EFE">
        <w:t xml:space="preserve"> </w:t>
      </w:r>
      <w:r w:rsidRPr="00476EFE">
        <w:rPr>
          <w:b/>
          <w:bCs/>
        </w:rPr>
        <w:t>298</w:t>
      </w:r>
      <w:r w:rsidRPr="00476EFE">
        <w:t>, 1158 (2007).</w:t>
      </w:r>
    </w:p>
    <w:p w14:paraId="73BCAE38" w14:textId="77777777" w:rsidR="00476EFE" w:rsidRPr="00476EFE" w:rsidRDefault="00476EFE" w:rsidP="00476EFE">
      <w:pPr>
        <w:pStyle w:val="Bibliography"/>
      </w:pPr>
      <w:r w:rsidRPr="00476EFE">
        <w:t xml:space="preserve">15. </w:t>
      </w:r>
      <w:r w:rsidRPr="00476EFE">
        <w:tab/>
        <w:t xml:space="preserve">A. Yazdanyar, A. B. Newman, The Burden of Cardiovascular Disease in the Elderly: Morbidity, Mortality, and Costs. </w:t>
      </w:r>
      <w:r w:rsidRPr="00476EFE">
        <w:rPr>
          <w:i/>
          <w:iCs/>
        </w:rPr>
        <w:t>Clinics in Geriatric Medicine</w:t>
      </w:r>
      <w:r w:rsidRPr="00476EFE">
        <w:t xml:space="preserve"> </w:t>
      </w:r>
      <w:r w:rsidRPr="00476EFE">
        <w:rPr>
          <w:b/>
          <w:bCs/>
        </w:rPr>
        <w:t>25</w:t>
      </w:r>
      <w:r w:rsidRPr="00476EFE">
        <w:t>, 563–577 (2009).</w:t>
      </w:r>
    </w:p>
    <w:p w14:paraId="287490F5" w14:textId="77777777" w:rsidR="00476EFE" w:rsidRPr="00476EFE" w:rsidRDefault="00476EFE" w:rsidP="00476EFE">
      <w:pPr>
        <w:pStyle w:val="Bibliography"/>
      </w:pPr>
      <w:r w:rsidRPr="00476EFE">
        <w:t xml:space="preserve">16. </w:t>
      </w:r>
      <w:r w:rsidRPr="00476EFE">
        <w:tab/>
        <w:t xml:space="preserve">L. Dahlberg, K. J. McKee, A. Frank, M. Naseer, A systematic review of longitudinal risk factors for loneliness in older adults. </w:t>
      </w:r>
      <w:r w:rsidRPr="00476EFE">
        <w:rPr>
          <w:i/>
          <w:iCs/>
        </w:rPr>
        <w:t>Aging &amp; Mental Health</w:t>
      </w:r>
      <w:r w:rsidRPr="00476EFE">
        <w:t xml:space="preserve"> </w:t>
      </w:r>
      <w:r w:rsidRPr="00476EFE">
        <w:rPr>
          <w:b/>
          <w:bCs/>
        </w:rPr>
        <w:t>26</w:t>
      </w:r>
      <w:r w:rsidRPr="00476EFE">
        <w:t>, 225–249 (2022).</w:t>
      </w:r>
    </w:p>
    <w:p w14:paraId="1AE9CF2A" w14:textId="77777777" w:rsidR="00476EFE" w:rsidRPr="00476EFE" w:rsidRDefault="00476EFE" w:rsidP="00476EFE">
      <w:pPr>
        <w:pStyle w:val="Bibliography"/>
      </w:pPr>
      <w:r w:rsidRPr="00476EFE">
        <w:t xml:space="preserve">17. </w:t>
      </w:r>
      <w:r w:rsidRPr="00476EFE">
        <w:tab/>
        <w:t xml:space="preserve">P. Hoang, </w:t>
      </w:r>
      <w:r w:rsidRPr="00476EFE">
        <w:rPr>
          <w:i/>
          <w:iCs/>
        </w:rPr>
        <w:t>et al.</w:t>
      </w:r>
      <w:r w:rsidRPr="00476EFE">
        <w:t xml:space="preserve">, Interventions Associated With Reduced Loneliness and Social Isolation in Older Adults: A Systematic Review and Meta-analysis. </w:t>
      </w:r>
      <w:r w:rsidRPr="00476EFE">
        <w:rPr>
          <w:i/>
          <w:iCs/>
        </w:rPr>
        <w:t>JAMA Netw Open</w:t>
      </w:r>
      <w:r w:rsidRPr="00476EFE">
        <w:t xml:space="preserve"> </w:t>
      </w:r>
      <w:r w:rsidRPr="00476EFE">
        <w:rPr>
          <w:b/>
          <w:bCs/>
        </w:rPr>
        <w:t>5</w:t>
      </w:r>
      <w:r w:rsidRPr="00476EFE">
        <w:t>, e2236676 (2022).</w:t>
      </w:r>
    </w:p>
    <w:p w14:paraId="16BD2EAA" w14:textId="77777777" w:rsidR="00476EFE" w:rsidRPr="00476EFE" w:rsidRDefault="00476EFE" w:rsidP="00476EFE">
      <w:pPr>
        <w:pStyle w:val="Bibliography"/>
      </w:pPr>
      <w:r w:rsidRPr="00476EFE">
        <w:t xml:space="preserve">18. </w:t>
      </w:r>
      <w:r w:rsidRPr="00476EFE">
        <w:tab/>
        <w:t xml:space="preserve">N. A. M. Molinari, B. Chen, N. Krishna, T. Morris, Who’s at Risk When the Power Goes Out? The At-home Electricity-Dependent Population in the United States, 2012. </w:t>
      </w:r>
      <w:r w:rsidRPr="00476EFE">
        <w:rPr>
          <w:i/>
          <w:iCs/>
        </w:rPr>
        <w:t>Journal of Public Health Management and Practice</w:t>
      </w:r>
      <w:r w:rsidRPr="00476EFE">
        <w:t xml:space="preserve"> </w:t>
      </w:r>
      <w:r w:rsidRPr="00476EFE">
        <w:rPr>
          <w:b/>
          <w:bCs/>
        </w:rPr>
        <w:t>23</w:t>
      </w:r>
      <w:r w:rsidRPr="00476EFE">
        <w:t>, 152–159 (2017).</w:t>
      </w:r>
    </w:p>
    <w:p w14:paraId="72B3F045" w14:textId="77777777" w:rsidR="00476EFE" w:rsidRPr="00476EFE" w:rsidRDefault="00476EFE" w:rsidP="00476EFE">
      <w:pPr>
        <w:pStyle w:val="Bibliography"/>
      </w:pPr>
      <w:r w:rsidRPr="00476EFE">
        <w:t xml:space="preserve">19. </w:t>
      </w:r>
      <w:r w:rsidRPr="00476EFE">
        <w:tab/>
        <w:t xml:space="preserve">W. Zhang, </w:t>
      </w:r>
      <w:r w:rsidRPr="00476EFE">
        <w:rPr>
          <w:i/>
          <w:iCs/>
        </w:rPr>
        <w:t>et al.</w:t>
      </w:r>
      <w:r w:rsidRPr="00476EFE">
        <w:t xml:space="preserve">, Power Outage: An Ignored Risk Factor for COPD Exacerbations. </w:t>
      </w:r>
      <w:r w:rsidRPr="00476EFE">
        <w:rPr>
          <w:i/>
          <w:iCs/>
        </w:rPr>
        <w:t>Chest</w:t>
      </w:r>
      <w:r w:rsidRPr="00476EFE">
        <w:t xml:space="preserve"> </w:t>
      </w:r>
      <w:r w:rsidRPr="00476EFE">
        <w:rPr>
          <w:b/>
          <w:bCs/>
        </w:rPr>
        <w:t>158</w:t>
      </w:r>
      <w:r w:rsidRPr="00476EFE">
        <w:t>, 2346–2357 (2020).</w:t>
      </w:r>
    </w:p>
    <w:p w14:paraId="7C156FF6" w14:textId="77777777" w:rsidR="00476EFE" w:rsidRPr="00476EFE" w:rsidRDefault="00476EFE" w:rsidP="00476EFE">
      <w:pPr>
        <w:pStyle w:val="Bibliography"/>
      </w:pPr>
      <w:r w:rsidRPr="00476EFE">
        <w:t xml:space="preserve">20. </w:t>
      </w:r>
      <w:r w:rsidRPr="00476EFE">
        <w:tab/>
        <w:t xml:space="preserve">S. Lin, </w:t>
      </w:r>
      <w:r w:rsidRPr="00476EFE">
        <w:rPr>
          <w:i/>
          <w:iCs/>
        </w:rPr>
        <w:t>et al.</w:t>
      </w:r>
      <w:r w:rsidRPr="00476EFE">
        <w:t xml:space="preserve">, The Joint Effects of Thunderstorms and Power Outages on Respiratory-Related Emergency Visits and Modifying and Mediating Factors of This Relationship. </w:t>
      </w:r>
      <w:r w:rsidRPr="00476EFE">
        <w:rPr>
          <w:i/>
          <w:iCs/>
        </w:rPr>
        <w:t>Environ Health Perspect</w:t>
      </w:r>
      <w:r w:rsidRPr="00476EFE">
        <w:t xml:space="preserve"> </w:t>
      </w:r>
      <w:r w:rsidRPr="00476EFE">
        <w:rPr>
          <w:b/>
          <w:bCs/>
        </w:rPr>
        <w:t>132</w:t>
      </w:r>
      <w:r w:rsidRPr="00476EFE">
        <w:t>, 067002 (2024).</w:t>
      </w:r>
    </w:p>
    <w:p w14:paraId="5D753BF5" w14:textId="77777777" w:rsidR="00476EFE" w:rsidRPr="00476EFE" w:rsidRDefault="00476EFE" w:rsidP="00476EFE">
      <w:pPr>
        <w:pStyle w:val="Bibliography"/>
      </w:pPr>
      <w:r w:rsidRPr="00476EFE">
        <w:t xml:space="preserve">21. </w:t>
      </w:r>
      <w:r w:rsidRPr="00476EFE">
        <w:tab/>
        <w:t xml:space="preserve">C. Dominianni, K. Lane, S. Johnson, K. Ito, T. Matte, Health Impacts of Citywide and Localized Power Outages in New York City. </w:t>
      </w:r>
      <w:r w:rsidRPr="00476EFE">
        <w:rPr>
          <w:i/>
          <w:iCs/>
        </w:rPr>
        <w:t>Environ Health Perspect</w:t>
      </w:r>
      <w:r w:rsidRPr="00476EFE">
        <w:t xml:space="preserve"> </w:t>
      </w:r>
      <w:r w:rsidRPr="00476EFE">
        <w:rPr>
          <w:b/>
          <w:bCs/>
        </w:rPr>
        <w:t>126</w:t>
      </w:r>
      <w:r w:rsidRPr="00476EFE">
        <w:t>, 067003 (2018).</w:t>
      </w:r>
    </w:p>
    <w:p w14:paraId="758A0F20" w14:textId="77777777" w:rsidR="00476EFE" w:rsidRPr="00476EFE" w:rsidRDefault="00476EFE" w:rsidP="00476EFE">
      <w:pPr>
        <w:pStyle w:val="Bibliography"/>
      </w:pPr>
      <w:r w:rsidRPr="00476EFE">
        <w:t xml:space="preserve">22. </w:t>
      </w:r>
      <w:r w:rsidRPr="00476EFE">
        <w:tab/>
        <w:t xml:space="preserve">G. B. Anderson, M. L. Bell, Lights Out: Impact of the August 2003 Power Outage on Mortality in New York, NY. </w:t>
      </w:r>
      <w:r w:rsidRPr="00476EFE">
        <w:rPr>
          <w:i/>
          <w:iCs/>
        </w:rPr>
        <w:t>Epidemiology</w:t>
      </w:r>
      <w:r w:rsidRPr="00476EFE">
        <w:t xml:space="preserve"> </w:t>
      </w:r>
      <w:r w:rsidRPr="00476EFE">
        <w:rPr>
          <w:b/>
          <w:bCs/>
        </w:rPr>
        <w:t>23</w:t>
      </w:r>
      <w:r w:rsidRPr="00476EFE">
        <w:t>, 189–193 (2012).</w:t>
      </w:r>
    </w:p>
    <w:p w14:paraId="4C7338C2" w14:textId="77777777" w:rsidR="00476EFE" w:rsidRPr="00476EFE" w:rsidRDefault="00476EFE" w:rsidP="00476EFE">
      <w:pPr>
        <w:pStyle w:val="Bibliography"/>
      </w:pPr>
      <w:r w:rsidRPr="00476EFE">
        <w:t xml:space="preserve">23. </w:t>
      </w:r>
      <w:r w:rsidRPr="00476EFE">
        <w:tab/>
        <w:t>Oak Ridge National Laboratory, Oak Ridge National Laboratory, EAGLE-I Outage Data 2014-2022. Available at: https://smc-datachallenge.ornl.gov/eagle/ [Accessed 3 January 2025].</w:t>
      </w:r>
    </w:p>
    <w:p w14:paraId="7B554729" w14:textId="77777777" w:rsidR="00476EFE" w:rsidRPr="00476EFE" w:rsidRDefault="00476EFE" w:rsidP="00476EFE">
      <w:pPr>
        <w:pStyle w:val="Bibliography"/>
      </w:pPr>
      <w:r w:rsidRPr="00476EFE">
        <w:t xml:space="preserve">24. </w:t>
      </w:r>
      <w:r w:rsidRPr="00476EFE">
        <w:tab/>
        <w:t>PowerOutage.us. Available at: https://poweroutage.us/.</w:t>
      </w:r>
    </w:p>
    <w:p w14:paraId="1197E430" w14:textId="77777777" w:rsidR="00476EFE" w:rsidRPr="00476EFE" w:rsidRDefault="00476EFE" w:rsidP="00476EFE">
      <w:pPr>
        <w:pStyle w:val="Bibliography"/>
      </w:pPr>
      <w:r w:rsidRPr="00476EFE">
        <w:t xml:space="preserve">25. </w:t>
      </w:r>
      <w:r w:rsidRPr="00476EFE">
        <w:tab/>
        <w:t xml:space="preserve">V. Do, The impact of power outages on cardiovascular hospitalizations among Medicare enrollees in New York State, 2017-2018. </w:t>
      </w:r>
      <w:r w:rsidRPr="00476EFE">
        <w:rPr>
          <w:i/>
          <w:iCs/>
        </w:rPr>
        <w:t>Under review at Epidemiology</w:t>
      </w:r>
      <w:r w:rsidRPr="00476EFE">
        <w:t>.</w:t>
      </w:r>
    </w:p>
    <w:p w14:paraId="0B19B552" w14:textId="77777777" w:rsidR="00476EFE" w:rsidRPr="00476EFE" w:rsidRDefault="00476EFE" w:rsidP="00476EFE">
      <w:pPr>
        <w:pStyle w:val="Bibliography"/>
      </w:pPr>
      <w:r w:rsidRPr="00476EFE">
        <w:t xml:space="preserve">26. </w:t>
      </w:r>
      <w:r w:rsidRPr="00476EFE">
        <w:tab/>
        <w:t xml:space="preserve">G. B. Anderson, </w:t>
      </w:r>
      <w:r w:rsidRPr="00476EFE">
        <w:rPr>
          <w:i/>
          <w:iCs/>
        </w:rPr>
        <w:t>et al.</w:t>
      </w:r>
      <w:r w:rsidRPr="00476EFE">
        <w:t xml:space="preserve">, Heat-related Emergency Hospitalizations for Respiratory Diseases in the Medicare Population. </w:t>
      </w:r>
      <w:r w:rsidRPr="00476EFE">
        <w:rPr>
          <w:i/>
          <w:iCs/>
        </w:rPr>
        <w:t>Am J Respir Crit Care Med</w:t>
      </w:r>
      <w:r w:rsidRPr="00476EFE">
        <w:t xml:space="preserve"> </w:t>
      </w:r>
      <w:r w:rsidRPr="00476EFE">
        <w:rPr>
          <w:b/>
          <w:bCs/>
        </w:rPr>
        <w:t>187</w:t>
      </w:r>
      <w:r w:rsidRPr="00476EFE">
        <w:t>, 1098–1103 (2013).</w:t>
      </w:r>
    </w:p>
    <w:p w14:paraId="744DC0E2" w14:textId="77777777" w:rsidR="00476EFE" w:rsidRPr="00476EFE" w:rsidRDefault="00476EFE" w:rsidP="00476EFE">
      <w:pPr>
        <w:pStyle w:val="Bibliography"/>
      </w:pPr>
      <w:r w:rsidRPr="00476EFE">
        <w:lastRenderedPageBreak/>
        <w:t xml:space="preserve">27. </w:t>
      </w:r>
      <w:r w:rsidRPr="00476EFE">
        <w:tab/>
        <w:t xml:space="preserve">S. Lin, </w:t>
      </w:r>
      <w:r w:rsidRPr="00476EFE">
        <w:rPr>
          <w:i/>
          <w:iCs/>
        </w:rPr>
        <w:t>et al.</w:t>
      </w:r>
      <w:r w:rsidRPr="00476EFE">
        <w:t xml:space="preserve">, Extreme High Temperatures and Hospital Admissions for Respiratory and Cardiovascular Diseases. </w:t>
      </w:r>
      <w:r w:rsidRPr="00476EFE">
        <w:rPr>
          <w:i/>
          <w:iCs/>
        </w:rPr>
        <w:t>Epidemiology</w:t>
      </w:r>
      <w:r w:rsidRPr="00476EFE">
        <w:t xml:space="preserve"> </w:t>
      </w:r>
      <w:r w:rsidRPr="00476EFE">
        <w:rPr>
          <w:b/>
          <w:bCs/>
        </w:rPr>
        <w:t>20</w:t>
      </w:r>
      <w:r w:rsidRPr="00476EFE">
        <w:t>, 738–746 (2009).</w:t>
      </w:r>
    </w:p>
    <w:p w14:paraId="65EDA3D9" w14:textId="77777777" w:rsidR="00476EFE" w:rsidRPr="00476EFE" w:rsidRDefault="00476EFE" w:rsidP="00476EFE">
      <w:pPr>
        <w:pStyle w:val="Bibliography"/>
      </w:pPr>
      <w:r w:rsidRPr="00476EFE">
        <w:t xml:space="preserve">28. </w:t>
      </w:r>
      <w:r w:rsidRPr="00476EFE">
        <w:tab/>
        <w:t xml:space="preserve">N. Singh, </w:t>
      </w:r>
      <w:r w:rsidRPr="00476EFE">
        <w:rPr>
          <w:i/>
          <w:iCs/>
        </w:rPr>
        <w:t>et al.</w:t>
      </w:r>
      <w:r w:rsidRPr="00476EFE">
        <w:t xml:space="preserve">, Heat and Cardiovascular Mortality: An Epidemiological Perspective. </w:t>
      </w:r>
      <w:r w:rsidRPr="00476EFE">
        <w:rPr>
          <w:i/>
          <w:iCs/>
        </w:rPr>
        <w:t>Circulation Research</w:t>
      </w:r>
      <w:r w:rsidRPr="00476EFE">
        <w:t xml:space="preserve"> </w:t>
      </w:r>
      <w:r w:rsidRPr="00476EFE">
        <w:rPr>
          <w:b/>
          <w:bCs/>
        </w:rPr>
        <w:t>134</w:t>
      </w:r>
      <w:r w:rsidRPr="00476EFE">
        <w:t>, 1098–1112 (2024).</w:t>
      </w:r>
    </w:p>
    <w:p w14:paraId="68B39E83" w14:textId="77777777" w:rsidR="00476EFE" w:rsidRPr="00476EFE" w:rsidRDefault="00476EFE" w:rsidP="00476EFE">
      <w:pPr>
        <w:pStyle w:val="Bibliography"/>
      </w:pPr>
      <w:r w:rsidRPr="00476EFE">
        <w:t xml:space="preserve">29. </w:t>
      </w:r>
      <w:r w:rsidRPr="00476EFE">
        <w:tab/>
        <w:t xml:space="preserve">V. Do, </w:t>
      </w:r>
      <w:r w:rsidRPr="00476EFE">
        <w:rPr>
          <w:i/>
          <w:iCs/>
        </w:rPr>
        <w:t>et al.</w:t>
      </w:r>
      <w:r w:rsidRPr="00476EFE">
        <w:t>, Spatiotemporal patterns of power outages co-occurring with individual and multiple severe weather events in the United States, 2018-2020. [Preprint] (2024). Available at: https://www.researchsquare.com/article/rs-4752336/v1 [Accessed 4 January 2025].</w:t>
      </w:r>
    </w:p>
    <w:p w14:paraId="4DD4E9E5" w14:textId="77777777" w:rsidR="00476EFE" w:rsidRPr="00476EFE" w:rsidRDefault="00476EFE" w:rsidP="00476EFE">
      <w:pPr>
        <w:pStyle w:val="Bibliography"/>
      </w:pPr>
      <w:r w:rsidRPr="00476EFE">
        <w:t xml:space="preserve">30. </w:t>
      </w:r>
      <w:r w:rsidRPr="00476EFE">
        <w:tab/>
        <w:t xml:space="preserve">H. M. Salman, J. Pasupuleti, A. H. Sabry, Review on Causes of Power Outages and Their Occurrence: Mitigation Strategies. </w:t>
      </w:r>
      <w:r w:rsidRPr="00476EFE">
        <w:rPr>
          <w:i/>
          <w:iCs/>
        </w:rPr>
        <w:t>Sustainability</w:t>
      </w:r>
      <w:r w:rsidRPr="00476EFE">
        <w:t xml:space="preserve"> </w:t>
      </w:r>
      <w:r w:rsidRPr="00476EFE">
        <w:rPr>
          <w:b/>
          <w:bCs/>
        </w:rPr>
        <w:t>15</w:t>
      </w:r>
      <w:r w:rsidRPr="00476EFE">
        <w:t>, 15001 (2023).</w:t>
      </w:r>
    </w:p>
    <w:p w14:paraId="7C1DDC04" w14:textId="77777777" w:rsidR="00476EFE" w:rsidRPr="00476EFE" w:rsidRDefault="00476EFE" w:rsidP="00476EFE">
      <w:pPr>
        <w:pStyle w:val="Bibliography"/>
      </w:pPr>
      <w:r w:rsidRPr="00476EFE">
        <w:t xml:space="preserve">31. </w:t>
      </w:r>
      <w:r w:rsidRPr="00476EFE">
        <w:tab/>
        <w:t xml:space="preserve">X. Deng, </w:t>
      </w:r>
      <w:r w:rsidRPr="00476EFE">
        <w:rPr>
          <w:i/>
          <w:iCs/>
        </w:rPr>
        <w:t>et al.</w:t>
      </w:r>
      <w:r w:rsidRPr="00476EFE">
        <w:t xml:space="preserve">, The independent and synergistic impacts of power outages and floods on hospital admissions for multiple diseases. </w:t>
      </w:r>
      <w:r w:rsidRPr="00476EFE">
        <w:rPr>
          <w:i/>
          <w:iCs/>
        </w:rPr>
        <w:t>Science of The Total Environment</w:t>
      </w:r>
      <w:r w:rsidRPr="00476EFE">
        <w:t xml:space="preserve"> </w:t>
      </w:r>
      <w:r w:rsidRPr="00476EFE">
        <w:rPr>
          <w:b/>
          <w:bCs/>
        </w:rPr>
        <w:t>828</w:t>
      </w:r>
      <w:r w:rsidRPr="00476EFE">
        <w:t>, 154305 (2022).</w:t>
      </w:r>
    </w:p>
    <w:p w14:paraId="208E7FE3" w14:textId="77777777" w:rsidR="00476EFE" w:rsidRPr="00476EFE" w:rsidRDefault="00476EFE" w:rsidP="00476EFE">
      <w:pPr>
        <w:pStyle w:val="Bibliography"/>
      </w:pPr>
      <w:r w:rsidRPr="00476EFE">
        <w:t xml:space="preserve">32. </w:t>
      </w:r>
      <w:r w:rsidRPr="00476EFE">
        <w:tab/>
        <w:t xml:space="preserve">C. Klinger, O. Landeg, V. Murray, Power Outages, Extreme Events and Health: a Systematic Review of the Literature from 2011-2012. </w:t>
      </w:r>
      <w:r w:rsidRPr="00476EFE">
        <w:rPr>
          <w:i/>
          <w:iCs/>
        </w:rPr>
        <w:t>PLOS Currents</w:t>
      </w:r>
      <w:r w:rsidRPr="00476EFE">
        <w:t xml:space="preserve"> (2014).</w:t>
      </w:r>
    </w:p>
    <w:p w14:paraId="15CCF9AA" w14:textId="77777777" w:rsidR="00476EFE" w:rsidRPr="00476EFE" w:rsidRDefault="00476EFE" w:rsidP="00476EFE">
      <w:pPr>
        <w:pStyle w:val="Bibliography"/>
      </w:pPr>
      <w:r w:rsidRPr="00476EFE">
        <w:t xml:space="preserve">33. </w:t>
      </w:r>
      <w:r w:rsidRPr="00476EFE">
        <w:tab/>
        <w:t xml:space="preserve">R. J. Carroll, D. Ruppert, L. A. Stefanski, C. M. Crainiceanu, </w:t>
      </w:r>
      <w:r w:rsidRPr="00476EFE">
        <w:rPr>
          <w:i/>
          <w:iCs/>
        </w:rPr>
        <w:t>Measurement Error in Nonlinear Models</w:t>
      </w:r>
      <w:r w:rsidRPr="00476EFE">
        <w:t>.</w:t>
      </w:r>
    </w:p>
    <w:p w14:paraId="7392AC32" w14:textId="77777777" w:rsidR="00476EFE" w:rsidRPr="00476EFE" w:rsidRDefault="00476EFE" w:rsidP="00476EFE">
      <w:pPr>
        <w:pStyle w:val="Bibliography"/>
      </w:pPr>
      <w:r w:rsidRPr="00476EFE">
        <w:t xml:space="preserve">34. </w:t>
      </w:r>
      <w:r w:rsidRPr="00476EFE">
        <w:tab/>
        <w:t xml:space="preserve">C. Dominianni, </w:t>
      </w:r>
      <w:r w:rsidRPr="00476EFE">
        <w:rPr>
          <w:i/>
          <w:iCs/>
        </w:rPr>
        <w:t>et al.</w:t>
      </w:r>
      <w:r w:rsidRPr="00476EFE">
        <w:t xml:space="preserve">, Power Outage Preparedness and Concern among Vulnerable New York City Residents. </w:t>
      </w:r>
      <w:r w:rsidRPr="00476EFE">
        <w:rPr>
          <w:i/>
          <w:iCs/>
        </w:rPr>
        <w:t>J Urban Health</w:t>
      </w:r>
      <w:r w:rsidRPr="00476EFE">
        <w:t xml:space="preserve"> </w:t>
      </w:r>
      <w:r w:rsidRPr="00476EFE">
        <w:rPr>
          <w:b/>
          <w:bCs/>
        </w:rPr>
        <w:t>95</w:t>
      </w:r>
      <w:r w:rsidRPr="00476EFE">
        <w:t>, 716–726 (2018).</w:t>
      </w:r>
    </w:p>
    <w:p w14:paraId="5CE4F844" w14:textId="77777777" w:rsidR="00476EFE" w:rsidRPr="00476EFE" w:rsidRDefault="00476EFE" w:rsidP="00476EFE">
      <w:pPr>
        <w:pStyle w:val="Bibliography"/>
      </w:pPr>
      <w:r w:rsidRPr="00476EFE">
        <w:t xml:space="preserve">35. </w:t>
      </w:r>
      <w:r w:rsidRPr="00476EFE">
        <w:tab/>
        <w:t xml:space="preserve">T. M. Al-rousan, L. M. Rubenstein, R. B. Wallace, Preparedness for Natural Disasters Among Older US Adults: A Nationwide Survey. </w:t>
      </w:r>
      <w:r w:rsidRPr="00476EFE">
        <w:rPr>
          <w:i/>
          <w:iCs/>
        </w:rPr>
        <w:t>Am J Public Health</w:t>
      </w:r>
      <w:r w:rsidRPr="00476EFE">
        <w:t xml:space="preserve"> </w:t>
      </w:r>
      <w:r w:rsidRPr="00476EFE">
        <w:rPr>
          <w:b/>
          <w:bCs/>
        </w:rPr>
        <w:t>104</w:t>
      </w:r>
      <w:r w:rsidRPr="00476EFE">
        <w:t>, 506–511 (2014).</w:t>
      </w:r>
    </w:p>
    <w:p w14:paraId="57153D84" w14:textId="77777777" w:rsidR="00476EFE" w:rsidRPr="00476EFE" w:rsidRDefault="00476EFE" w:rsidP="00476EFE">
      <w:pPr>
        <w:pStyle w:val="Bibliography"/>
      </w:pPr>
      <w:r w:rsidRPr="00476EFE">
        <w:t xml:space="preserve">36. </w:t>
      </w:r>
      <w:r w:rsidRPr="00476EFE">
        <w:tab/>
        <w:t xml:space="preserve">J. Xu, Y. Qiang, H. Cai, L. Zou, Power outage and environmental justice in Winter Storm Uri: an analytical workflow based on nighttime light remote sensing. </w:t>
      </w:r>
      <w:r w:rsidRPr="00476EFE">
        <w:rPr>
          <w:i/>
          <w:iCs/>
        </w:rPr>
        <w:t>International Journal of Digital Earth</w:t>
      </w:r>
      <w:r w:rsidRPr="00476EFE">
        <w:t xml:space="preserve"> </w:t>
      </w:r>
      <w:r w:rsidRPr="00476EFE">
        <w:rPr>
          <w:b/>
          <w:bCs/>
        </w:rPr>
        <w:t>16</w:t>
      </w:r>
      <w:r w:rsidRPr="00476EFE">
        <w:t>, 2259–2278 (2023).</w:t>
      </w:r>
    </w:p>
    <w:p w14:paraId="64E5D19C" w14:textId="77777777" w:rsidR="00476EFE" w:rsidRPr="00476EFE" w:rsidRDefault="00476EFE" w:rsidP="00476EFE">
      <w:pPr>
        <w:pStyle w:val="Bibliography"/>
      </w:pPr>
      <w:r w:rsidRPr="00476EFE">
        <w:t xml:space="preserve">37. </w:t>
      </w:r>
      <w:r w:rsidRPr="00476EFE">
        <w:tab/>
        <w:t xml:space="preserve">Z. Shah, </w:t>
      </w:r>
      <w:r w:rsidRPr="00476EFE">
        <w:rPr>
          <w:i/>
          <w:iCs/>
        </w:rPr>
        <w:t>et al.</w:t>
      </w:r>
      <w:r w:rsidRPr="00476EFE">
        <w:t xml:space="preserve">, The electricity scene from above: Exploring power grid inconsistencies using satellite data in Accra, Ghana. </w:t>
      </w:r>
      <w:r w:rsidRPr="00476EFE">
        <w:rPr>
          <w:i/>
          <w:iCs/>
        </w:rPr>
        <w:t>Applied Energy</w:t>
      </w:r>
      <w:r w:rsidRPr="00476EFE">
        <w:t xml:space="preserve"> </w:t>
      </w:r>
      <w:r w:rsidRPr="00476EFE">
        <w:rPr>
          <w:b/>
          <w:bCs/>
        </w:rPr>
        <w:t>319</w:t>
      </w:r>
      <w:r w:rsidRPr="00476EFE">
        <w:t>, 119237 (2022).</w:t>
      </w:r>
    </w:p>
    <w:p w14:paraId="5FA733A6" w14:textId="77777777" w:rsidR="00476EFE" w:rsidRPr="00476EFE" w:rsidRDefault="00476EFE" w:rsidP="00476EFE">
      <w:pPr>
        <w:pStyle w:val="Bibliography"/>
      </w:pPr>
      <w:r w:rsidRPr="00476EFE">
        <w:t xml:space="preserve">38. </w:t>
      </w:r>
      <w:r w:rsidRPr="00476EFE">
        <w:tab/>
        <w:t xml:space="preserve">H. McBrien, D. Mork, M.-A. Kioumourtzoglou, J. A. Casey, Assessing potential sources of bias in measuring power outage exposure with simulations. </w:t>
      </w:r>
      <w:r w:rsidRPr="00476EFE">
        <w:rPr>
          <w:i/>
          <w:iCs/>
        </w:rPr>
        <w:t>Under review at Environmental Health</w:t>
      </w:r>
      <w:r w:rsidRPr="00476EFE">
        <w:t>.</w:t>
      </w:r>
    </w:p>
    <w:p w14:paraId="2C754950" w14:textId="77777777" w:rsidR="00476EFE" w:rsidRPr="00476EFE" w:rsidRDefault="00476EFE" w:rsidP="00476EFE">
      <w:pPr>
        <w:pStyle w:val="Bibliography"/>
      </w:pPr>
      <w:r w:rsidRPr="00476EFE">
        <w:t xml:space="preserve">39. </w:t>
      </w:r>
      <w:r w:rsidRPr="00476EFE">
        <w:tab/>
        <w:t xml:space="preserve">A. J. Northrop, N. M. Flores, V. Do, P. E. Sheffield, J. A. Casey, Power outages and pediatric unintentional injury hospitalizations in New York State. </w:t>
      </w:r>
      <w:r w:rsidRPr="00476EFE">
        <w:rPr>
          <w:i/>
          <w:iCs/>
        </w:rPr>
        <w:t>Environmental Epidemiology</w:t>
      </w:r>
      <w:r w:rsidRPr="00476EFE">
        <w:t xml:space="preserve"> </w:t>
      </w:r>
      <w:r w:rsidRPr="00476EFE">
        <w:rPr>
          <w:b/>
          <w:bCs/>
        </w:rPr>
        <w:t>8</w:t>
      </w:r>
      <w:r w:rsidRPr="00476EFE">
        <w:t>, e287 (2024).</w:t>
      </w:r>
    </w:p>
    <w:p w14:paraId="2A8A4C05" w14:textId="77777777" w:rsidR="00476EFE" w:rsidRPr="00476EFE" w:rsidRDefault="00476EFE" w:rsidP="00476EFE">
      <w:pPr>
        <w:pStyle w:val="Bibliography"/>
      </w:pPr>
      <w:r w:rsidRPr="00476EFE">
        <w:t xml:space="preserve">40. </w:t>
      </w:r>
      <w:r w:rsidRPr="00476EFE">
        <w:tab/>
        <w:t xml:space="preserve">U.S. Energy Information Administration Electricity Data. </w:t>
      </w:r>
      <w:r w:rsidRPr="00476EFE">
        <w:rPr>
          <w:i/>
          <w:iCs/>
        </w:rPr>
        <w:t>U.S. Energy Information Administration Electricity Data</w:t>
      </w:r>
      <w:r w:rsidRPr="00476EFE">
        <w:t>. Available at: https://www.eia.gov/electricity/data.php [Accessed 3 January 2024].</w:t>
      </w:r>
    </w:p>
    <w:p w14:paraId="16931A02" w14:textId="77777777" w:rsidR="00476EFE" w:rsidRPr="00476EFE" w:rsidRDefault="00476EFE" w:rsidP="00476EFE">
      <w:pPr>
        <w:pStyle w:val="Bibliography"/>
      </w:pPr>
      <w:r w:rsidRPr="00476EFE">
        <w:lastRenderedPageBreak/>
        <w:t xml:space="preserve">41. </w:t>
      </w:r>
      <w:r w:rsidRPr="00476EFE">
        <w:tab/>
        <w:t xml:space="preserve">J. Xiao, </w:t>
      </w:r>
      <w:r w:rsidRPr="00476EFE">
        <w:rPr>
          <w:i/>
          <w:iCs/>
        </w:rPr>
        <w:t>et al.</w:t>
      </w:r>
      <w:r w:rsidRPr="00476EFE">
        <w:t xml:space="preserve">, Increased risk of multiple pregnancy complications following large-scale power outages during Hurricane Sandy in New York State. </w:t>
      </w:r>
      <w:r w:rsidRPr="00476EFE">
        <w:rPr>
          <w:i/>
          <w:iCs/>
        </w:rPr>
        <w:t>Science of The Total Environment</w:t>
      </w:r>
      <w:r w:rsidRPr="00476EFE">
        <w:t xml:space="preserve"> </w:t>
      </w:r>
      <w:r w:rsidRPr="00476EFE">
        <w:rPr>
          <w:b/>
          <w:bCs/>
        </w:rPr>
        <w:t>770</w:t>
      </w:r>
      <w:r w:rsidRPr="00476EFE">
        <w:t>, 145359 (2021).</w:t>
      </w:r>
    </w:p>
    <w:p w14:paraId="24598F6D" w14:textId="77777777" w:rsidR="00476EFE" w:rsidRPr="00476EFE" w:rsidRDefault="00476EFE" w:rsidP="00476EFE">
      <w:pPr>
        <w:pStyle w:val="Bibliography"/>
      </w:pPr>
      <w:r w:rsidRPr="00476EFE">
        <w:t xml:space="preserve">42. </w:t>
      </w:r>
      <w:r w:rsidRPr="00476EFE">
        <w:tab/>
        <w:t xml:space="preserve">B. G. Armstrong, A. Gasparrini, A. Tobias, Conditional Poisson models: a flexible alternative to conditional logistic case cross-over analysis. </w:t>
      </w:r>
      <w:r w:rsidRPr="00476EFE">
        <w:rPr>
          <w:i/>
          <w:iCs/>
        </w:rPr>
        <w:t>BMC Med Res Methodol</w:t>
      </w:r>
      <w:r w:rsidRPr="00476EFE">
        <w:t xml:space="preserve"> </w:t>
      </w:r>
      <w:r w:rsidRPr="00476EFE">
        <w:rPr>
          <w:b/>
          <w:bCs/>
        </w:rPr>
        <w:t>14</w:t>
      </w:r>
      <w:r w:rsidRPr="00476EFE">
        <w:t>, 122 (2014).</w:t>
      </w:r>
    </w:p>
    <w:p w14:paraId="1AE01421" w14:textId="77777777" w:rsidR="00476EFE" w:rsidRPr="00476EFE" w:rsidRDefault="00476EFE" w:rsidP="00476EFE">
      <w:pPr>
        <w:pStyle w:val="Bibliography"/>
      </w:pPr>
      <w:r w:rsidRPr="00476EFE">
        <w:t xml:space="preserve">43. </w:t>
      </w:r>
      <w:r w:rsidRPr="00476EFE">
        <w:tab/>
        <w:t xml:space="preserve">C. J. Gronlund, K. P. Sullivan, Y. Kefelegn, L. Cameron, M. S. O’Neill, Climate change and temperature extremes: A review of heat- and cold-related morbidity and mortality concerns of municipalities. </w:t>
      </w:r>
      <w:r w:rsidRPr="00476EFE">
        <w:rPr>
          <w:i/>
          <w:iCs/>
        </w:rPr>
        <w:t>Maturitas</w:t>
      </w:r>
      <w:r w:rsidRPr="00476EFE">
        <w:t xml:space="preserve"> </w:t>
      </w:r>
      <w:r w:rsidRPr="00476EFE">
        <w:rPr>
          <w:b/>
          <w:bCs/>
        </w:rPr>
        <w:t>114</w:t>
      </w:r>
      <w:r w:rsidRPr="00476EFE">
        <w:t>, 54–59 (2018).</w:t>
      </w:r>
    </w:p>
    <w:p w14:paraId="2170ED10" w14:textId="77777777" w:rsidR="00476EFE" w:rsidRPr="00476EFE" w:rsidRDefault="00476EFE" w:rsidP="00476EFE">
      <w:pPr>
        <w:pStyle w:val="Bibliography"/>
      </w:pPr>
      <w:r w:rsidRPr="00476EFE">
        <w:t xml:space="preserve">44. </w:t>
      </w:r>
      <w:r w:rsidRPr="00476EFE">
        <w:tab/>
        <w:t xml:space="preserve">C.-M. Tseng, </w:t>
      </w:r>
      <w:r w:rsidRPr="00476EFE">
        <w:rPr>
          <w:i/>
          <w:iCs/>
        </w:rPr>
        <w:t>et al.</w:t>
      </w:r>
      <w:r w:rsidRPr="00476EFE">
        <w:t xml:space="preserve">, The Effect of Cold Temperature on Increased Exacerbation of Chronic Obstructive Pulmonary Disease: A Nationwide Study. </w:t>
      </w:r>
      <w:r w:rsidRPr="00476EFE">
        <w:rPr>
          <w:i/>
          <w:iCs/>
        </w:rPr>
        <w:t>PLoS ONE</w:t>
      </w:r>
      <w:r w:rsidRPr="00476EFE">
        <w:t xml:space="preserve"> </w:t>
      </w:r>
      <w:r w:rsidRPr="00476EFE">
        <w:rPr>
          <w:b/>
          <w:bCs/>
        </w:rPr>
        <w:t>8</w:t>
      </w:r>
      <w:r w:rsidRPr="00476EFE">
        <w:t>, e57066 (2013).</w:t>
      </w:r>
    </w:p>
    <w:p w14:paraId="044345B3" w14:textId="77777777" w:rsidR="00476EFE" w:rsidRPr="00476EFE" w:rsidRDefault="00476EFE" w:rsidP="00476EFE">
      <w:pPr>
        <w:pStyle w:val="Bibliography"/>
      </w:pPr>
      <w:r w:rsidRPr="00476EFE">
        <w:t xml:space="preserve">45. </w:t>
      </w:r>
      <w:r w:rsidRPr="00476EFE">
        <w:tab/>
        <w:t xml:space="preserve">B. Alahmad, </w:t>
      </w:r>
      <w:r w:rsidRPr="00476EFE">
        <w:rPr>
          <w:i/>
          <w:iCs/>
        </w:rPr>
        <w:t>et al.</w:t>
      </w:r>
      <w:r w:rsidRPr="00476EFE">
        <w:t xml:space="preserve">, Associations Between Extreme Temperatures and Cardiovascular Cause-Specific Mortality: Results From 27 Countries. </w:t>
      </w:r>
      <w:r w:rsidRPr="00476EFE">
        <w:rPr>
          <w:i/>
          <w:iCs/>
        </w:rPr>
        <w:t>Circulation</w:t>
      </w:r>
      <w:r w:rsidRPr="00476EFE">
        <w:t xml:space="preserve"> </w:t>
      </w:r>
      <w:r w:rsidRPr="00476EFE">
        <w:rPr>
          <w:b/>
          <w:bCs/>
        </w:rPr>
        <w:t>147</w:t>
      </w:r>
      <w:r w:rsidRPr="00476EFE">
        <w:t>, 35–46 (2023).</w:t>
      </w:r>
    </w:p>
    <w:p w14:paraId="23D59110" w14:textId="77777777" w:rsidR="00476EFE" w:rsidRPr="00476EFE" w:rsidRDefault="00476EFE" w:rsidP="00476EFE">
      <w:pPr>
        <w:pStyle w:val="Bibliography"/>
      </w:pPr>
      <w:r w:rsidRPr="00476EFE">
        <w:t xml:space="preserve">46. </w:t>
      </w:r>
      <w:r w:rsidRPr="00476EFE">
        <w:tab/>
        <w:t xml:space="preserve">J. T. Abatzoglou, Development of gridded surface meteorological data for ecological applications and modelling. </w:t>
      </w:r>
      <w:r w:rsidRPr="00476EFE">
        <w:rPr>
          <w:i/>
          <w:iCs/>
        </w:rPr>
        <w:t>Intl Journal of Climatology</w:t>
      </w:r>
      <w:r w:rsidRPr="00476EFE">
        <w:t xml:space="preserve"> </w:t>
      </w:r>
      <w:r w:rsidRPr="00476EFE">
        <w:rPr>
          <w:b/>
          <w:bCs/>
        </w:rPr>
        <w:t>33</w:t>
      </w:r>
      <w:r w:rsidRPr="00476EFE">
        <w:t>, 121–131 (2013).</w:t>
      </w:r>
    </w:p>
    <w:p w14:paraId="532ACCA8" w14:textId="77777777" w:rsidR="00476EFE" w:rsidRPr="00476EFE" w:rsidRDefault="00476EFE" w:rsidP="00476EFE">
      <w:pPr>
        <w:pStyle w:val="Bibliography"/>
      </w:pPr>
      <w:r w:rsidRPr="00476EFE">
        <w:t xml:space="preserve">47. </w:t>
      </w:r>
      <w:r w:rsidRPr="00476EFE">
        <w:tab/>
        <w:t xml:space="preserve">A. Gasparrini, B. Armstrong, M. G. Kenward, Distributed lag non‐linear models. </w:t>
      </w:r>
      <w:r w:rsidRPr="00476EFE">
        <w:rPr>
          <w:i/>
          <w:iCs/>
        </w:rPr>
        <w:t>Statistics in Medicine</w:t>
      </w:r>
      <w:r w:rsidRPr="00476EFE">
        <w:t xml:space="preserve"> </w:t>
      </w:r>
      <w:r w:rsidRPr="00476EFE">
        <w:rPr>
          <w:b/>
          <w:bCs/>
        </w:rPr>
        <w:t>29</w:t>
      </w:r>
      <w:r w:rsidRPr="00476EFE">
        <w:t>, 2224–2234 (2010).</w:t>
      </w:r>
    </w:p>
    <w:p w14:paraId="2BFA2B90" w14:textId="77777777" w:rsidR="00476EFE" w:rsidRPr="00476EFE" w:rsidRDefault="00476EFE" w:rsidP="00476EFE">
      <w:pPr>
        <w:pStyle w:val="Bibliography"/>
      </w:pPr>
      <w:r w:rsidRPr="00476EFE">
        <w:t xml:space="preserve">48. </w:t>
      </w:r>
      <w:r w:rsidRPr="00476EFE">
        <w:tab/>
        <w:t>HHS emPOWER program platform. Available at: https://empowerprogram.hhs.gov/ [Accessed 3 January 2024].</w:t>
      </w:r>
    </w:p>
    <w:p w14:paraId="376607AF" w14:textId="77777777" w:rsidR="00476EFE" w:rsidRPr="00476EFE" w:rsidRDefault="00476EFE" w:rsidP="00476EFE">
      <w:pPr>
        <w:pStyle w:val="Bibliography"/>
      </w:pPr>
      <w:r w:rsidRPr="00476EFE">
        <w:t xml:space="preserve">49. </w:t>
      </w:r>
      <w:r w:rsidRPr="00476EFE">
        <w:tab/>
        <w:t>H. Turner, D. Firth, gnm: Generalized Nonlinear Models. https://doi.org/10.32614/CRAN.package.gnm. Deposited 29 June 2005.</w:t>
      </w:r>
    </w:p>
    <w:p w14:paraId="60418C47" w14:textId="77777777" w:rsidR="00476EFE" w:rsidRPr="00476EFE" w:rsidRDefault="00476EFE" w:rsidP="00476EFE">
      <w:pPr>
        <w:pStyle w:val="Bibliography"/>
      </w:pPr>
      <w:r w:rsidRPr="00476EFE">
        <w:t xml:space="preserve">50. </w:t>
      </w:r>
      <w:r w:rsidRPr="00476EFE">
        <w:tab/>
        <w:t xml:space="preserve">W. Wang, J. Yan, Shape-Restricted Regression Splines with R Package splines2. </w:t>
      </w:r>
      <w:r w:rsidRPr="00476EFE">
        <w:rPr>
          <w:i/>
          <w:iCs/>
        </w:rPr>
        <w:t>Journal of Data Science</w:t>
      </w:r>
      <w:r w:rsidRPr="00476EFE">
        <w:t xml:space="preserve"> 498–517 (2021). https://doi.org/10.6339/21-JDS1020.</w:t>
      </w:r>
    </w:p>
    <w:p w14:paraId="4DAF797A" w14:textId="77777777" w:rsidR="00476EFE" w:rsidRPr="00476EFE" w:rsidRDefault="00476EFE" w:rsidP="00476EFE">
      <w:pPr>
        <w:pStyle w:val="Bibliography"/>
      </w:pPr>
      <w:r w:rsidRPr="00476EFE">
        <w:t xml:space="preserve">51. </w:t>
      </w:r>
      <w:r w:rsidRPr="00476EFE">
        <w:tab/>
        <w:t xml:space="preserve">A. Gasparrini, Distributed Lag Linear and Non-Linear Models in </w:t>
      </w:r>
      <w:r w:rsidRPr="00476EFE">
        <w:rPr>
          <w:i/>
          <w:iCs/>
        </w:rPr>
        <w:t>R</w:t>
      </w:r>
      <w:r w:rsidRPr="00476EFE">
        <w:t xml:space="preserve"> : The Package </w:t>
      </w:r>
      <w:r w:rsidRPr="00476EFE">
        <w:rPr>
          <w:b/>
          <w:bCs/>
        </w:rPr>
        <w:t>dlnm</w:t>
      </w:r>
      <w:r w:rsidRPr="00476EFE">
        <w:t xml:space="preserve">. </w:t>
      </w:r>
      <w:r w:rsidRPr="00476EFE">
        <w:rPr>
          <w:i/>
          <w:iCs/>
        </w:rPr>
        <w:t>J. Stat. Soft.</w:t>
      </w:r>
      <w:r w:rsidRPr="00476EFE">
        <w:t xml:space="preserve"> </w:t>
      </w:r>
      <w:r w:rsidRPr="00476EFE">
        <w:rPr>
          <w:b/>
          <w:bCs/>
        </w:rPr>
        <w:t>43</w:t>
      </w:r>
      <w:r w:rsidRPr="00476EFE">
        <w:t xml:space="preserve"> (2011).</w:t>
      </w:r>
    </w:p>
    <w:p w14:paraId="648061F6" w14:textId="77777777" w:rsidR="00011FF0" w:rsidRDefault="00BE2C19" w:rsidP="00DE12A0">
      <w:pPr>
        <w:rPr>
          <w:rFonts w:ascii="Arial" w:hAnsi="Arial" w:cs="Arial"/>
          <w:sz w:val="20"/>
          <w:szCs w:val="20"/>
        </w:rPr>
      </w:pPr>
      <w:r w:rsidRPr="00BE2C19">
        <w:rPr>
          <w:rFonts w:ascii="Arial" w:hAnsi="Arial" w:cs="Arial"/>
          <w:sz w:val="20"/>
          <w:szCs w:val="20"/>
        </w:rPr>
        <w:fldChar w:fldCharType="end"/>
      </w:r>
    </w:p>
    <w:p w14:paraId="70943A6F" w14:textId="77777777" w:rsidR="00011FF0" w:rsidRDefault="00011FF0" w:rsidP="00DE12A0">
      <w:pPr>
        <w:rPr>
          <w:rFonts w:ascii="Arial" w:hAnsi="Arial" w:cs="Arial"/>
          <w:sz w:val="20"/>
          <w:szCs w:val="20"/>
        </w:rPr>
      </w:pPr>
    </w:p>
    <w:p w14:paraId="74582E76" w14:textId="77777777" w:rsidR="00011FF0" w:rsidRDefault="00011FF0" w:rsidP="00DE12A0">
      <w:pPr>
        <w:rPr>
          <w:rFonts w:ascii="Arial" w:hAnsi="Arial" w:cs="Arial"/>
          <w:sz w:val="20"/>
          <w:szCs w:val="20"/>
        </w:rPr>
      </w:pPr>
    </w:p>
    <w:p w14:paraId="43FD5351" w14:textId="77777777" w:rsidR="00011FF0" w:rsidRDefault="00011FF0" w:rsidP="00DE12A0">
      <w:pPr>
        <w:rPr>
          <w:rFonts w:ascii="Arial" w:hAnsi="Arial" w:cs="Arial"/>
          <w:sz w:val="20"/>
          <w:szCs w:val="20"/>
        </w:rPr>
      </w:pPr>
    </w:p>
    <w:p w14:paraId="7DB258B3" w14:textId="77777777" w:rsidR="00011FF0" w:rsidRDefault="00011FF0" w:rsidP="00DE12A0">
      <w:pPr>
        <w:rPr>
          <w:rFonts w:ascii="Arial" w:hAnsi="Arial" w:cs="Arial"/>
          <w:sz w:val="20"/>
          <w:szCs w:val="20"/>
        </w:rPr>
      </w:pPr>
    </w:p>
    <w:p w14:paraId="656B6D5A" w14:textId="77777777" w:rsidR="00011FF0" w:rsidRDefault="00011FF0" w:rsidP="00DE12A0">
      <w:pPr>
        <w:rPr>
          <w:rFonts w:ascii="Arial" w:hAnsi="Arial" w:cs="Arial"/>
          <w:sz w:val="20"/>
          <w:szCs w:val="20"/>
        </w:rPr>
      </w:pPr>
    </w:p>
    <w:p w14:paraId="22F72D89" w14:textId="77777777" w:rsidR="00011FF0" w:rsidRDefault="00011FF0" w:rsidP="00DE12A0">
      <w:pPr>
        <w:rPr>
          <w:rFonts w:ascii="Arial" w:hAnsi="Arial" w:cs="Arial"/>
          <w:sz w:val="20"/>
          <w:szCs w:val="20"/>
        </w:rPr>
      </w:pPr>
    </w:p>
    <w:p w14:paraId="6A04D1BC" w14:textId="77777777" w:rsidR="00011FF0" w:rsidRDefault="00011FF0" w:rsidP="00DE12A0">
      <w:pPr>
        <w:rPr>
          <w:rFonts w:ascii="Arial" w:hAnsi="Arial" w:cs="Arial"/>
          <w:sz w:val="20"/>
          <w:szCs w:val="20"/>
        </w:rPr>
      </w:pPr>
    </w:p>
    <w:p w14:paraId="3323E449" w14:textId="7F9AA04E" w:rsidR="00BE76BD" w:rsidRPr="00DE12A0" w:rsidRDefault="00980C22" w:rsidP="00DE12A0">
      <w:pPr>
        <w:rPr>
          <w:rFonts w:ascii="Arial" w:hAnsi="Arial" w:cs="Arial"/>
          <w:sz w:val="20"/>
          <w:szCs w:val="20"/>
        </w:rPr>
      </w:pPr>
      <w:r>
        <w:rPr>
          <w:rFonts w:ascii="Arial" w:hAnsi="Arial" w:cs="Arial"/>
          <w:b/>
          <w:color w:val="000000"/>
          <w:sz w:val="20"/>
          <w:szCs w:val="20"/>
        </w:rPr>
        <w:lastRenderedPageBreak/>
        <w:t>Figures and Tables</w:t>
      </w:r>
      <w:r w:rsidR="00E6133D" w:rsidRPr="00F649EE">
        <w:rPr>
          <w:rFonts w:ascii="Arial" w:hAnsi="Arial" w:cs="Arial"/>
          <w:b/>
          <w:color w:val="000000"/>
          <w:sz w:val="20"/>
          <w:szCs w:val="20"/>
        </w:rPr>
        <w:t xml:space="preserve"> </w:t>
      </w:r>
    </w:p>
    <w:p w14:paraId="16655548" w14:textId="1BCAC966" w:rsidR="000854BD" w:rsidRDefault="00C01470" w:rsidP="00F84E37">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 1</w:t>
      </w:r>
      <w:r w:rsidR="00F84E37">
        <w:rPr>
          <w:rFonts w:ascii="Arial" w:hAnsi="Arial" w:cs="Arial"/>
          <w:b/>
          <w:color w:val="000000"/>
          <w:sz w:val="20"/>
          <w:szCs w:val="20"/>
        </w:rPr>
        <w:t>.</w:t>
      </w:r>
    </w:p>
    <w:p w14:paraId="50501529" w14:textId="77777777" w:rsidR="00DE12A0" w:rsidRPr="00F84E37" w:rsidRDefault="00DE12A0" w:rsidP="00F84E37">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p>
    <w:p w14:paraId="001C0508" w14:textId="018FA6DE" w:rsidR="000854BD" w:rsidRPr="00430D5E" w:rsidRDefault="00872892" w:rsidP="000854BD">
      <w:pPr>
        <w:rPr>
          <w:rFonts w:ascii="Arial" w:hAnsi="Arial" w:cs="Arial"/>
          <w:b/>
          <w:bCs/>
        </w:rPr>
      </w:pPr>
      <w:r>
        <w:rPr>
          <w:rFonts w:ascii="Arial" w:hAnsi="Arial" w:cs="Arial"/>
          <w:b/>
          <w:bCs/>
          <w:noProof/>
        </w:rPr>
        <w:drawing>
          <wp:anchor distT="0" distB="0" distL="114300" distR="114300" simplePos="0" relativeHeight="251669504" behindDoc="0" locked="0" layoutInCell="1" allowOverlap="1" wp14:anchorId="03A53294" wp14:editId="735348CF">
            <wp:simplePos x="0" y="0"/>
            <wp:positionH relativeFrom="column">
              <wp:posOffset>-344805</wp:posOffset>
            </wp:positionH>
            <wp:positionV relativeFrom="paragraph">
              <wp:posOffset>284255</wp:posOffset>
            </wp:positionV>
            <wp:extent cx="6710680" cy="2777490"/>
            <wp:effectExtent l="0" t="0" r="0" b="3810"/>
            <wp:wrapSquare wrapText="bothSides"/>
            <wp:docPr id="48750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0795" name="Picture 4875007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0680" cy="2777490"/>
                    </a:xfrm>
                    <a:prstGeom prst="rect">
                      <a:avLst/>
                    </a:prstGeom>
                  </pic:spPr>
                </pic:pic>
              </a:graphicData>
            </a:graphic>
            <wp14:sizeRelH relativeFrom="page">
              <wp14:pctWidth>0</wp14:pctWidth>
            </wp14:sizeRelH>
            <wp14:sizeRelV relativeFrom="page">
              <wp14:pctHeight>0</wp14:pctHeight>
            </wp14:sizeRelV>
          </wp:anchor>
        </w:drawing>
      </w:r>
      <w:r w:rsidR="000854BD">
        <w:rPr>
          <w:rFonts w:ascii="Arial" w:hAnsi="Arial" w:cs="Arial"/>
          <w:b/>
          <w:bCs/>
        </w:rPr>
        <w:t xml:space="preserve">A. </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t>B.</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p>
    <w:p w14:paraId="4DF9BBF4" w14:textId="0530F3E9" w:rsidR="000854BD" w:rsidRDefault="000854BD" w:rsidP="000854BD">
      <w:pPr>
        <w:rPr>
          <w:rFonts w:ascii="Arial" w:hAnsi="Arial" w:cs="Arial"/>
          <w:b/>
          <w:bCs/>
        </w:rPr>
      </w:pPr>
      <w:r>
        <w:rPr>
          <w:rFonts w:ascii="Arial" w:hAnsi="Arial" w:cs="Arial"/>
          <w:b/>
          <w:bCs/>
        </w:rPr>
        <w:t>C.</w:t>
      </w:r>
    </w:p>
    <w:p w14:paraId="3224973F" w14:textId="4209D3BD" w:rsidR="000854BD" w:rsidRDefault="00C02E27" w:rsidP="000854BD">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4C28F3B3" wp14:editId="0E0CC5F1">
            <wp:simplePos x="0" y="0"/>
            <wp:positionH relativeFrom="column">
              <wp:posOffset>-205740</wp:posOffset>
            </wp:positionH>
            <wp:positionV relativeFrom="paragraph">
              <wp:posOffset>82550</wp:posOffset>
            </wp:positionV>
            <wp:extent cx="3402330" cy="2407285"/>
            <wp:effectExtent l="0" t="0" r="1270" b="5715"/>
            <wp:wrapSquare wrapText="bothSides"/>
            <wp:docPr id="1283061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087" name="Picture 1283061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2330" cy="2407285"/>
                    </a:xfrm>
                    <a:prstGeom prst="rect">
                      <a:avLst/>
                    </a:prstGeom>
                  </pic:spPr>
                </pic:pic>
              </a:graphicData>
            </a:graphic>
            <wp14:sizeRelH relativeFrom="page">
              <wp14:pctWidth>0</wp14:pctWidth>
            </wp14:sizeRelH>
            <wp14:sizeRelV relativeFrom="page">
              <wp14:pctHeight>0</wp14:pctHeight>
            </wp14:sizeRelV>
          </wp:anchor>
        </w:drawing>
      </w:r>
    </w:p>
    <w:p w14:paraId="65854DD1" w14:textId="235C6537" w:rsidR="000854BD" w:rsidRDefault="000854BD" w:rsidP="000854BD">
      <w:pPr>
        <w:rPr>
          <w:rFonts w:ascii="Arial" w:hAnsi="Arial" w:cs="Arial"/>
          <w:b/>
          <w:bCs/>
        </w:rPr>
      </w:pPr>
    </w:p>
    <w:p w14:paraId="46073121" w14:textId="77777777" w:rsidR="000854BD" w:rsidRDefault="000854BD" w:rsidP="000854BD">
      <w:pPr>
        <w:rPr>
          <w:rFonts w:ascii="Arial" w:hAnsi="Arial" w:cs="Arial"/>
          <w:b/>
          <w:bCs/>
        </w:rPr>
      </w:pPr>
    </w:p>
    <w:p w14:paraId="65CC8F72" w14:textId="77777777" w:rsidR="003F77FC" w:rsidRDefault="003F77FC" w:rsidP="00183824">
      <w:pPr>
        <w:spacing w:after="0"/>
        <w:rPr>
          <w:rFonts w:ascii="Arial" w:hAnsi="Arial" w:cs="Arial"/>
          <w:b/>
          <w:bCs/>
          <w:sz w:val="20"/>
          <w:szCs w:val="20"/>
        </w:rPr>
      </w:pPr>
    </w:p>
    <w:p w14:paraId="0D62C979" w14:textId="77777777" w:rsidR="003F77FC" w:rsidRDefault="003F77FC" w:rsidP="00183824">
      <w:pPr>
        <w:spacing w:after="0"/>
        <w:rPr>
          <w:rFonts w:ascii="Arial" w:hAnsi="Arial" w:cs="Arial"/>
          <w:b/>
          <w:bCs/>
          <w:sz w:val="20"/>
          <w:szCs w:val="20"/>
        </w:rPr>
      </w:pPr>
    </w:p>
    <w:p w14:paraId="70396C48" w14:textId="77777777" w:rsidR="003F77FC" w:rsidRDefault="003F77FC" w:rsidP="00183824">
      <w:pPr>
        <w:spacing w:after="0"/>
        <w:rPr>
          <w:rFonts w:ascii="Arial" w:hAnsi="Arial" w:cs="Arial"/>
          <w:b/>
          <w:bCs/>
          <w:sz w:val="20"/>
          <w:szCs w:val="20"/>
        </w:rPr>
      </w:pPr>
    </w:p>
    <w:p w14:paraId="0D53CE37" w14:textId="77777777" w:rsidR="003F77FC" w:rsidRDefault="003F77FC" w:rsidP="00183824">
      <w:pPr>
        <w:spacing w:after="0"/>
        <w:rPr>
          <w:rFonts w:ascii="Arial" w:hAnsi="Arial" w:cs="Arial"/>
          <w:b/>
          <w:bCs/>
          <w:sz w:val="20"/>
          <w:szCs w:val="20"/>
        </w:rPr>
      </w:pPr>
    </w:p>
    <w:p w14:paraId="14575135" w14:textId="77777777" w:rsidR="003F77FC" w:rsidRDefault="003F77FC" w:rsidP="00183824">
      <w:pPr>
        <w:spacing w:after="0"/>
        <w:rPr>
          <w:rFonts w:ascii="Arial" w:hAnsi="Arial" w:cs="Arial"/>
          <w:b/>
          <w:bCs/>
          <w:sz w:val="20"/>
          <w:szCs w:val="20"/>
        </w:rPr>
      </w:pPr>
    </w:p>
    <w:p w14:paraId="603C6607" w14:textId="77777777" w:rsidR="003F77FC" w:rsidRDefault="003F77FC" w:rsidP="00183824">
      <w:pPr>
        <w:spacing w:after="0"/>
        <w:rPr>
          <w:rFonts w:ascii="Arial" w:hAnsi="Arial" w:cs="Arial"/>
          <w:b/>
          <w:bCs/>
          <w:sz w:val="20"/>
          <w:szCs w:val="20"/>
        </w:rPr>
      </w:pPr>
    </w:p>
    <w:p w14:paraId="410319E5" w14:textId="77777777" w:rsidR="003F77FC" w:rsidRDefault="003F77FC" w:rsidP="00183824">
      <w:pPr>
        <w:spacing w:after="0"/>
        <w:rPr>
          <w:rFonts w:ascii="Arial" w:hAnsi="Arial" w:cs="Arial"/>
          <w:b/>
          <w:bCs/>
          <w:sz w:val="20"/>
          <w:szCs w:val="20"/>
        </w:rPr>
      </w:pPr>
    </w:p>
    <w:p w14:paraId="74CA235B" w14:textId="77777777" w:rsidR="003F77FC" w:rsidRDefault="003F77FC" w:rsidP="00183824">
      <w:pPr>
        <w:spacing w:after="0"/>
        <w:rPr>
          <w:rFonts w:ascii="Arial" w:hAnsi="Arial" w:cs="Arial"/>
          <w:b/>
          <w:bCs/>
          <w:sz w:val="20"/>
          <w:szCs w:val="20"/>
        </w:rPr>
      </w:pPr>
    </w:p>
    <w:p w14:paraId="70F32B92" w14:textId="77777777" w:rsidR="003F77FC" w:rsidRDefault="003F77FC" w:rsidP="00183824">
      <w:pPr>
        <w:spacing w:after="0"/>
        <w:rPr>
          <w:rFonts w:ascii="Arial" w:hAnsi="Arial" w:cs="Arial"/>
          <w:b/>
          <w:bCs/>
          <w:sz w:val="20"/>
          <w:szCs w:val="20"/>
        </w:rPr>
      </w:pPr>
    </w:p>
    <w:p w14:paraId="6CE25291" w14:textId="77777777" w:rsidR="003F77FC" w:rsidRDefault="003F77FC" w:rsidP="00183824">
      <w:pPr>
        <w:spacing w:after="0"/>
        <w:rPr>
          <w:rFonts w:ascii="Arial" w:hAnsi="Arial" w:cs="Arial"/>
          <w:b/>
          <w:bCs/>
          <w:sz w:val="20"/>
          <w:szCs w:val="20"/>
        </w:rPr>
      </w:pPr>
    </w:p>
    <w:p w14:paraId="5E2EF9BB" w14:textId="77777777" w:rsidR="003F77FC" w:rsidRDefault="003F77FC" w:rsidP="00183824">
      <w:pPr>
        <w:spacing w:after="0"/>
        <w:rPr>
          <w:rFonts w:ascii="Arial" w:hAnsi="Arial" w:cs="Arial"/>
          <w:b/>
          <w:bCs/>
          <w:sz w:val="20"/>
          <w:szCs w:val="20"/>
        </w:rPr>
      </w:pPr>
    </w:p>
    <w:p w14:paraId="74C7FF96" w14:textId="77777777" w:rsidR="003F77FC" w:rsidRDefault="003F77FC" w:rsidP="00183824">
      <w:pPr>
        <w:spacing w:after="0"/>
        <w:rPr>
          <w:rFonts w:ascii="Arial" w:hAnsi="Arial" w:cs="Arial"/>
          <w:b/>
          <w:bCs/>
          <w:sz w:val="20"/>
          <w:szCs w:val="20"/>
        </w:rPr>
      </w:pPr>
    </w:p>
    <w:p w14:paraId="5CDF22C3" w14:textId="4B2F687A"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w:t>
      </w:r>
      <w:r w:rsidR="00E367CC">
        <w:rPr>
          <w:rFonts w:ascii="Arial" w:hAnsi="Arial" w:cs="Arial"/>
          <w:sz w:val="20"/>
          <w:szCs w:val="20"/>
        </w:rPr>
        <w:t>counts in</w:t>
      </w:r>
      <w:r w:rsidR="008C4438" w:rsidRPr="000C0C18">
        <w:rPr>
          <w:rFonts w:ascii="Arial" w:hAnsi="Arial" w:cs="Arial"/>
          <w:sz w:val="20"/>
          <w:szCs w:val="20"/>
        </w:rPr>
        <w:t xml:space="preserve"> 2018</w:t>
      </w:r>
      <w:r w:rsidR="00E367CC">
        <w:rPr>
          <w:rFonts w:ascii="Arial" w:hAnsi="Arial" w:cs="Arial"/>
          <w:sz w:val="20"/>
          <w:szCs w:val="20"/>
        </w:rPr>
        <w:t xml:space="preserve"> in the</w:t>
      </w:r>
      <w:r w:rsidR="00E367CC" w:rsidRPr="000854BD">
        <w:rPr>
          <w:rFonts w:ascii="Arial" w:hAnsi="Arial" w:cs="Arial"/>
          <w:sz w:val="20"/>
          <w:szCs w:val="20"/>
        </w:rPr>
        <w:t xml:space="preserve"> 2,161 counties included in main analysis</w:t>
      </w:r>
      <w:r w:rsidR="00E367CC">
        <w:rPr>
          <w:rFonts w:ascii="Arial" w:hAnsi="Arial" w:cs="Arial"/>
          <w:sz w:val="20"/>
          <w:szCs w:val="20"/>
        </w:rPr>
        <w:t>.</w:t>
      </w:r>
    </w:p>
    <w:p w14:paraId="774571FF" w14:textId="2C690B3C"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Medicare Fee-For-Service county-level cardiovascular hospitalization rate per 10,000 beneficiaries.</w:t>
      </w:r>
    </w:p>
    <w:p w14:paraId="3E3337B3" w14:textId="54E0DA15"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Medicare Fee-For-Service county-level respiratory hospitalization rate per 10,000 beneficiaries.</w:t>
      </w:r>
    </w:p>
    <w:p w14:paraId="4DECB5CD" w14:textId="69E60E13"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w:t>
      </w:r>
      <w:r w:rsidR="00E367CC">
        <w:rPr>
          <w:rFonts w:ascii="Arial" w:hAnsi="Arial" w:cs="Arial"/>
          <w:sz w:val="20"/>
          <w:szCs w:val="20"/>
        </w:rPr>
        <w:t>Number of p</w:t>
      </w:r>
      <w:r w:rsidRPr="000854BD">
        <w:rPr>
          <w:rFonts w:ascii="Arial" w:hAnsi="Arial" w:cs="Arial"/>
          <w:sz w:val="20"/>
          <w:szCs w:val="20"/>
        </w:rPr>
        <w:t>ower outage</w:t>
      </w:r>
      <w:r w:rsidR="00E367CC">
        <w:rPr>
          <w:rFonts w:ascii="Arial" w:hAnsi="Arial" w:cs="Arial"/>
          <w:sz w:val="20"/>
          <w:szCs w:val="20"/>
        </w:rPr>
        <w:t>s</w:t>
      </w:r>
      <w:r w:rsidR="00EB7584">
        <w:rPr>
          <w:rFonts w:ascii="Arial" w:hAnsi="Arial" w:cs="Arial"/>
          <w:sz w:val="20"/>
          <w:szCs w:val="20"/>
        </w:rPr>
        <w:t xml:space="preserve"> in 2018</w:t>
      </w:r>
      <w:r w:rsidR="00E367CC">
        <w:rPr>
          <w:rFonts w:ascii="Arial" w:hAnsi="Arial" w:cs="Arial"/>
          <w:sz w:val="20"/>
          <w:szCs w:val="20"/>
        </w:rPr>
        <w:t>.</w:t>
      </w:r>
    </w:p>
    <w:p w14:paraId="1287F6B0" w14:textId="1D3E909D" w:rsidR="00E6133D" w:rsidRDefault="00C01470" w:rsidP="00C01470">
      <w:pPr>
        <w:rPr>
          <w:rFonts w:ascii="Arial" w:hAnsi="Arial" w:cs="Arial"/>
          <w:color w:val="000000"/>
          <w:sz w:val="20"/>
          <w:szCs w:val="20"/>
        </w:rPr>
      </w:pPr>
      <w:r>
        <w:rPr>
          <w:rFonts w:ascii="Arial" w:hAnsi="Arial" w:cs="Arial"/>
          <w:sz w:val="20"/>
          <w:szCs w:val="20"/>
        </w:rPr>
        <w:br w:type="page"/>
      </w:r>
      <w:r w:rsidR="00E23217">
        <w:rPr>
          <w:noProof/>
        </w:rPr>
        <w:lastRenderedPageBreak/>
        <mc:AlternateContent>
          <mc:Choice Requires="wps">
            <w:drawing>
              <wp:anchor distT="0" distB="0" distL="114300" distR="114300" simplePos="0" relativeHeight="251664384" behindDoc="0" locked="0" layoutInCell="1" allowOverlap="1" wp14:anchorId="40775C24" wp14:editId="75C7792D">
                <wp:simplePos x="0" y="0"/>
                <wp:positionH relativeFrom="column">
                  <wp:posOffset>5176520</wp:posOffset>
                </wp:positionH>
                <wp:positionV relativeFrom="paragraph">
                  <wp:posOffset>1069195</wp:posOffset>
                </wp:positionV>
                <wp:extent cx="509286" cy="528320"/>
                <wp:effectExtent l="0" t="0" r="0" b="5080"/>
                <wp:wrapNone/>
                <wp:docPr id="945677086" name="Text Box 3"/>
                <wp:cNvGraphicFramePr/>
                <a:graphic xmlns:a="http://schemas.openxmlformats.org/drawingml/2006/main">
                  <a:graphicData uri="http://schemas.microsoft.com/office/word/2010/wordprocessingShape">
                    <wps:wsp>
                      <wps:cNvSpPr txBox="1"/>
                      <wps:spPr>
                        <a:xfrm>
                          <a:off x="0" y="0"/>
                          <a:ext cx="509286"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7.6pt;margin-top:84.2pt;width:40.1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E23217">
        <w:rPr>
          <w:rFonts w:ascii="Arial" w:hAnsi="Arial" w:cs="Arial"/>
          <w:b/>
          <w:bCs/>
          <w:noProof/>
        </w:rPr>
        <w:drawing>
          <wp:anchor distT="0" distB="0" distL="114300" distR="114300" simplePos="0" relativeHeight="251663360" behindDoc="0" locked="0" layoutInCell="1" allowOverlap="1" wp14:anchorId="137C2B11" wp14:editId="043E965B">
            <wp:simplePos x="0" y="0"/>
            <wp:positionH relativeFrom="column">
              <wp:posOffset>4906010</wp:posOffset>
            </wp:positionH>
            <wp:positionV relativeFrom="paragraph">
              <wp:posOffset>840595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AC7854">
        <w:rPr>
          <w:rFonts w:ascii="Arial" w:hAnsi="Arial" w:cs="Arial"/>
          <w:noProof/>
          <w:color w:val="000000"/>
          <w:sz w:val="20"/>
          <w:szCs w:val="20"/>
        </w:rPr>
        <w:drawing>
          <wp:anchor distT="0" distB="0" distL="114300" distR="114300" simplePos="0" relativeHeight="251659263" behindDoc="0" locked="0" layoutInCell="1" allowOverlap="1" wp14:anchorId="6FB7000A" wp14:editId="0C97EE12">
            <wp:simplePos x="0" y="0"/>
            <wp:positionH relativeFrom="column">
              <wp:posOffset>-341140</wp:posOffset>
            </wp:positionH>
            <wp:positionV relativeFrom="paragraph">
              <wp:posOffset>250825</wp:posOffset>
            </wp:positionV>
            <wp:extent cx="6583680" cy="3443605"/>
            <wp:effectExtent l="0" t="0" r="0" b="0"/>
            <wp:wrapSquare wrapText="bothSides"/>
            <wp:docPr id="24750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353" name="Picture 2475093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3680" cy="3443605"/>
                    </a:xfrm>
                    <a:prstGeom prst="rect">
                      <a:avLst/>
                    </a:prstGeom>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B043D5C" w14:textId="77777777" w:rsidR="009D56B6" w:rsidRDefault="009D56B6" w:rsidP="0075771A">
      <w:pPr>
        <w:rPr>
          <w:rFonts w:ascii="Arial" w:hAnsi="Arial" w:cs="Arial"/>
          <w:b/>
          <w:bCs/>
          <w:sz w:val="20"/>
          <w:szCs w:val="20"/>
        </w:rPr>
      </w:pPr>
    </w:p>
    <w:p w14:paraId="57859BF7" w14:textId="4471C0F5"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75771A">
        <w:rPr>
          <w:rFonts w:ascii="Arial" w:hAnsi="Arial" w:cs="Arial"/>
          <w:sz w:val="20"/>
          <w:szCs w:val="20"/>
        </w:rPr>
        <w:t xml:space="preserve"> </w:t>
      </w:r>
      <w:r w:rsidRPr="0075771A">
        <w:rPr>
          <w:rFonts w:ascii="Arial" w:hAnsi="Arial" w:cs="Arial"/>
          <w:sz w:val="20"/>
          <w:szCs w:val="20"/>
        </w:rPr>
        <w:t>and respiratory</w:t>
      </w:r>
      <w:r w:rsidR="00214FE0">
        <w:rPr>
          <w:rFonts w:ascii="Arial" w:hAnsi="Arial" w:cs="Arial"/>
          <w:sz w:val="20"/>
          <w:szCs w:val="20"/>
        </w:rPr>
        <w:t>-related</w:t>
      </w:r>
      <w:r w:rsidRPr="0075771A">
        <w:rPr>
          <w:rFonts w:ascii="Arial" w:hAnsi="Arial" w:cs="Arial"/>
          <w:sz w:val="20"/>
          <w:szCs w:val="20"/>
        </w:rPr>
        <w:t xml:space="preserve">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t>
      </w:r>
      <w:r w:rsidR="00214FE0">
        <w:rPr>
          <w:rFonts w:ascii="Arial" w:hAnsi="Arial" w:cs="Arial"/>
          <w:sz w:val="20"/>
          <w:szCs w:val="20"/>
        </w:rPr>
        <w:t xml:space="preserve">daily </w:t>
      </w:r>
      <w:r w:rsidRPr="0075771A">
        <w:rPr>
          <w:rFonts w:ascii="Arial" w:hAnsi="Arial" w:cs="Arial"/>
          <w:sz w:val="20"/>
          <w:szCs w:val="20"/>
        </w:rPr>
        <w:t xml:space="preserve">wind speed, temperature, and precipitation. </w:t>
      </w:r>
    </w:p>
    <w:p w14:paraId="3F3C21A0" w14:textId="375EAFF2" w:rsidR="00E6133D" w:rsidRDefault="00E6133D" w:rsidP="00E6133D">
      <w:pPr>
        <w:pBdr>
          <w:top w:val="nil"/>
          <w:left w:val="nil"/>
          <w:bottom w:val="nil"/>
          <w:right w:val="nil"/>
          <w:between w:val="nil"/>
        </w:pBdr>
        <w:contextualSpacing/>
        <w:rPr>
          <w:rFonts w:ascii="Arial" w:hAnsi="Arial" w:cs="Arial"/>
          <w:color w:val="000000"/>
          <w:sz w:val="20"/>
          <w:szCs w:val="20"/>
        </w:rPr>
      </w:pPr>
    </w:p>
    <w:p w14:paraId="18CFC0FE" w14:textId="304CFAD4" w:rsidR="00C87225" w:rsidRPr="00B357EE" w:rsidRDefault="005A755F" w:rsidP="00B357EE">
      <w:pPr>
        <w:tabs>
          <w:tab w:val="right" w:pos="8640"/>
        </w:tabs>
        <w:rPr>
          <w:rFonts w:ascii="Arial" w:hAnsi="Arial" w:cs="Arial"/>
          <w:color w:val="000000"/>
          <w:sz w:val="20"/>
          <w:szCs w:val="20"/>
        </w:rPr>
      </w:pPr>
      <w:r>
        <w:rPr>
          <w:rFonts w:ascii="Arial" w:hAnsi="Arial" w:cs="Arial"/>
          <w:noProof/>
          <w:sz w:val="20"/>
          <w:szCs w:val="20"/>
        </w:rPr>
        <w:lastRenderedPageBreak/>
        <w:drawing>
          <wp:anchor distT="0" distB="0" distL="114300" distR="114300" simplePos="0" relativeHeight="251668480" behindDoc="0" locked="0" layoutInCell="1" allowOverlap="1" wp14:anchorId="54390BC0" wp14:editId="50D6CB35">
            <wp:simplePos x="0" y="0"/>
            <wp:positionH relativeFrom="column">
              <wp:posOffset>-599440</wp:posOffset>
            </wp:positionH>
            <wp:positionV relativeFrom="paragraph">
              <wp:posOffset>171450</wp:posOffset>
            </wp:positionV>
            <wp:extent cx="7037070" cy="5901055"/>
            <wp:effectExtent l="0" t="0" r="0" b="4445"/>
            <wp:wrapSquare wrapText="bothSides"/>
            <wp:docPr id="166615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684" name="Picture 1666156684"/>
                    <pic:cNvPicPr/>
                  </pic:nvPicPr>
                  <pic:blipFill>
                    <a:blip r:embed="rId16">
                      <a:extLst>
                        <a:ext uri="{28A0092B-C50C-407E-A947-70E740481C1C}">
                          <a14:useLocalDpi xmlns:a14="http://schemas.microsoft.com/office/drawing/2010/main" val="0"/>
                        </a:ext>
                      </a:extLst>
                    </a:blip>
                    <a:stretch>
                      <a:fillRect/>
                    </a:stretch>
                  </pic:blipFill>
                  <pic:spPr>
                    <a:xfrm>
                      <a:off x="0" y="0"/>
                      <a:ext cx="7037070" cy="5901055"/>
                    </a:xfrm>
                    <a:prstGeom prst="rect">
                      <a:avLst/>
                    </a:prstGeom>
                  </pic:spPr>
                </pic:pic>
              </a:graphicData>
            </a:graphic>
            <wp14:sizeRelH relativeFrom="page">
              <wp14:pctWidth>0</wp14:pctWidth>
            </wp14:sizeRelH>
            <wp14:sizeRelV relativeFrom="page">
              <wp14:pctHeight>0</wp14:pctHeight>
            </wp14:sizeRelV>
          </wp:anchor>
        </w:drawing>
      </w:r>
      <w:r w:rsidR="00E22E54" w:rsidRPr="00F649EE">
        <w:rPr>
          <w:rFonts w:ascii="Arial" w:hAnsi="Arial" w:cs="Arial"/>
          <w:b/>
          <w:color w:val="000000"/>
          <w:sz w:val="20"/>
          <w:szCs w:val="20"/>
        </w:rPr>
        <w:t>Fig</w:t>
      </w:r>
      <w:r w:rsidR="00E22E54">
        <w:rPr>
          <w:rFonts w:ascii="Arial" w:hAnsi="Arial" w:cs="Arial"/>
          <w:b/>
          <w:color w:val="000000"/>
          <w:sz w:val="20"/>
          <w:szCs w:val="20"/>
        </w:rPr>
        <w:t>ure</w:t>
      </w:r>
      <w:r w:rsidR="00E22E54" w:rsidRPr="00F649EE">
        <w:rPr>
          <w:rFonts w:ascii="Arial" w:hAnsi="Arial" w:cs="Arial"/>
          <w:b/>
          <w:color w:val="000000"/>
          <w:sz w:val="20"/>
          <w:szCs w:val="20"/>
        </w:rPr>
        <w:t xml:space="preserve"> </w:t>
      </w:r>
      <w:r w:rsidR="00C87225">
        <w:rPr>
          <w:rFonts w:ascii="Arial" w:hAnsi="Arial" w:cs="Arial"/>
          <w:b/>
          <w:color w:val="000000"/>
          <w:sz w:val="20"/>
          <w:szCs w:val="20"/>
        </w:rPr>
        <w:t>3.</w:t>
      </w:r>
    </w:p>
    <w:p w14:paraId="41C78578" w14:textId="1C9D4348"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F97705">
        <w:rPr>
          <w:rFonts w:ascii="Arial" w:hAnsi="Arial" w:cs="Arial"/>
          <w:sz w:val="20"/>
          <w:szCs w:val="20"/>
        </w:rPr>
        <w:t xml:space="preserve"> </w:t>
      </w:r>
      <w:r w:rsidRPr="00F97705">
        <w:rPr>
          <w:rFonts w:ascii="Arial" w:hAnsi="Arial" w:cs="Arial"/>
          <w:sz w:val="20"/>
          <w:szCs w:val="20"/>
        </w:rPr>
        <w:t>and respiratory</w:t>
      </w:r>
      <w:r w:rsidR="00214FE0">
        <w:rPr>
          <w:rFonts w:ascii="Arial" w:hAnsi="Arial" w:cs="Arial"/>
          <w:sz w:val="20"/>
          <w:szCs w:val="20"/>
        </w:rPr>
        <w:t>-related</w:t>
      </w:r>
      <w:r w:rsidRPr="00F97705">
        <w:rPr>
          <w:rFonts w:ascii="Arial" w:hAnsi="Arial" w:cs="Arial"/>
          <w:sz w:val="20"/>
          <w:szCs w:val="20"/>
        </w:rPr>
        <w:t xml:space="preserve">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w:t>
      </w:r>
      <w:r w:rsidR="00214FE0">
        <w:rPr>
          <w:rFonts w:ascii="Arial" w:hAnsi="Arial" w:cs="Arial"/>
          <w:sz w:val="20"/>
          <w:szCs w:val="20"/>
        </w:rPr>
        <w:t>dual-</w:t>
      </w:r>
      <w:r w:rsidR="00FE571E">
        <w:rPr>
          <w:rFonts w:ascii="Arial" w:hAnsi="Arial" w:cs="Arial"/>
          <w:sz w:val="20"/>
          <w:szCs w:val="20"/>
        </w:rPr>
        <w:t>Medicaid eligibility</w:t>
      </w:r>
      <w:r w:rsidRPr="00F97705">
        <w:rPr>
          <w:rFonts w:ascii="Arial" w:hAnsi="Arial" w:cs="Arial"/>
          <w:sz w:val="20"/>
          <w:szCs w:val="20"/>
        </w:rPr>
        <w:t>, and county</w:t>
      </w:r>
      <w:r w:rsidR="00D744CF">
        <w:rPr>
          <w:rFonts w:ascii="Arial" w:hAnsi="Arial" w:cs="Arial"/>
          <w:sz w:val="20"/>
          <w:szCs w:val="20"/>
        </w:rPr>
        <w:t>-level</w:t>
      </w:r>
      <w:r w:rsidRPr="00F97705">
        <w:rPr>
          <w:rFonts w:ascii="Arial" w:hAnsi="Arial" w:cs="Arial"/>
          <w:sz w:val="20"/>
          <w:szCs w:val="20"/>
        </w:rPr>
        <w:t xml:space="preserve"> durable medical equipment (DME) use quartile</w:t>
      </w:r>
      <w:r w:rsidR="00D744CF">
        <w:rPr>
          <w:rFonts w:ascii="Arial" w:hAnsi="Arial" w:cs="Arial"/>
          <w:sz w:val="20"/>
          <w:szCs w:val="20"/>
        </w:rPr>
        <w:t xml:space="preserve"> (1</w:t>
      </w:r>
      <w:r w:rsidR="00D744CF" w:rsidRPr="007A48FE">
        <w:rPr>
          <w:rFonts w:ascii="Arial" w:hAnsi="Arial" w:cs="Arial"/>
          <w:sz w:val="20"/>
          <w:szCs w:val="20"/>
          <w:vertAlign w:val="superscript"/>
        </w:rPr>
        <w:t>st</w:t>
      </w:r>
      <w:r w:rsidR="00D744CF">
        <w:rPr>
          <w:rFonts w:ascii="Arial" w:hAnsi="Arial" w:cs="Arial"/>
          <w:sz w:val="20"/>
          <w:szCs w:val="20"/>
        </w:rPr>
        <w:t xml:space="preserve"> quartile = &lt;</w:t>
      </w:r>
      <w:r w:rsidR="00FC0686">
        <w:rPr>
          <w:rFonts w:ascii="Arial" w:hAnsi="Arial" w:cs="Arial"/>
          <w:sz w:val="20"/>
          <w:szCs w:val="20"/>
        </w:rPr>
        <w:t>0.5</w:t>
      </w:r>
      <w:r w:rsidR="00D744CF">
        <w:rPr>
          <w:rFonts w:ascii="Arial" w:hAnsi="Arial" w:cs="Arial"/>
          <w:sz w:val="20"/>
          <w:szCs w:val="20"/>
        </w:rPr>
        <w:t>%, 4</w:t>
      </w:r>
      <w:r w:rsidR="00D744CF" w:rsidRPr="007A48FE">
        <w:rPr>
          <w:rFonts w:ascii="Arial" w:hAnsi="Arial" w:cs="Arial"/>
          <w:sz w:val="20"/>
          <w:szCs w:val="20"/>
          <w:vertAlign w:val="superscript"/>
        </w:rPr>
        <w:t>th</w:t>
      </w:r>
      <w:r w:rsidR="00D744CF">
        <w:rPr>
          <w:rFonts w:ascii="Arial" w:hAnsi="Arial" w:cs="Arial"/>
          <w:sz w:val="20"/>
          <w:szCs w:val="20"/>
        </w:rPr>
        <w:t xml:space="preserve"> quartile = &gt;</w:t>
      </w:r>
      <w:r w:rsidR="00C10251">
        <w:rPr>
          <w:rFonts w:ascii="Arial" w:hAnsi="Arial" w:cs="Arial"/>
          <w:sz w:val="20"/>
          <w:szCs w:val="20"/>
        </w:rPr>
        <w:t>0</w:t>
      </w:r>
      <w:r w:rsidR="00FC0686">
        <w:rPr>
          <w:rFonts w:ascii="Arial" w:hAnsi="Arial" w:cs="Arial"/>
          <w:sz w:val="20"/>
          <w:szCs w:val="20"/>
        </w:rPr>
        <w:t>.8</w:t>
      </w:r>
      <w:r w:rsidR="00D744CF">
        <w:rPr>
          <w:rFonts w:ascii="Arial" w:hAnsi="Arial" w:cs="Arial"/>
          <w:sz w:val="20"/>
          <w:szCs w:val="20"/>
        </w:rPr>
        <w:t>%)</w:t>
      </w:r>
      <w:r w:rsidRPr="00F97705">
        <w:rPr>
          <w:rFonts w:ascii="Arial" w:hAnsi="Arial" w:cs="Arial"/>
          <w:sz w:val="20"/>
          <w:szCs w:val="20"/>
        </w:rPr>
        <w:t xml:space="preserve">. Estimates are from conditional Poisson regression models adjusted for </w:t>
      </w:r>
      <w:r w:rsidR="00214FE0">
        <w:rPr>
          <w:rFonts w:ascii="Arial" w:hAnsi="Arial" w:cs="Arial"/>
          <w:sz w:val="20"/>
          <w:szCs w:val="20"/>
        </w:rPr>
        <w:t xml:space="preserve">daily </w:t>
      </w:r>
      <w:r w:rsidRPr="00F97705">
        <w:rPr>
          <w:rFonts w:ascii="Arial" w:hAnsi="Arial" w:cs="Arial"/>
          <w:sz w:val="20"/>
          <w:szCs w:val="20"/>
        </w:rPr>
        <w:t xml:space="preserve">wind speed, temperature, and precipitation. </w:t>
      </w:r>
    </w:p>
    <w:p w14:paraId="41404AD9" w14:textId="7300F4C3"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w:t>
      </w:r>
      <w:r w:rsidR="00565BF5">
        <w:rPr>
          <w:rFonts w:ascii="Arial" w:hAnsi="Arial" w:cs="Arial"/>
          <w:sz w:val="20"/>
          <w:szCs w:val="20"/>
        </w:rPr>
        <w:t>s</w:t>
      </w:r>
      <w:r w:rsidR="00D266CF" w:rsidRPr="000854BD">
        <w:rPr>
          <w:rFonts w:ascii="Arial" w:hAnsi="Arial" w:cs="Arial"/>
          <w:sz w:val="20"/>
          <w:szCs w:val="20"/>
        </w:rPr>
        <w:t xml:space="preserve"> by 2018 Medicare Fee-For-Service study population sociodemographic characteristics.</w:t>
      </w:r>
      <w:r w:rsidR="00874FD9">
        <w:rPr>
          <w:rFonts w:ascii="Arial" w:hAnsi="Arial" w:cs="Arial"/>
          <w:sz w:val="20"/>
          <w:szCs w:val="20"/>
        </w:rPr>
        <w:t xml:space="preserve"> </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2152"/>
        <w:gridCol w:w="5224"/>
      </w:tblGrid>
      <w:tr w:rsidR="002F75DC" w:rsidRPr="001B57DD" w14:paraId="1EED524B" w14:textId="77777777" w:rsidTr="00F56DD5">
        <w:tc>
          <w:tcPr>
            <w:tcW w:w="4415" w:type="dxa"/>
            <w:gridSpan w:val="3"/>
            <w:tcBorders>
              <w:bottom w:val="single" w:sz="4" w:space="0" w:color="auto"/>
            </w:tcBorders>
            <w:shd w:val="clear" w:color="auto" w:fill="auto"/>
            <w:vAlign w:val="bottom"/>
          </w:tcPr>
          <w:p w14:paraId="162E817D" w14:textId="77777777" w:rsidR="002F75DC" w:rsidRPr="001B57DD" w:rsidRDefault="002F75DC" w:rsidP="00565BF5">
            <w:pPr>
              <w:rPr>
                <w:rFonts w:ascii="Arial" w:hAnsi="Arial" w:cs="Arial"/>
                <w:b/>
                <w:bCs/>
                <w:sz w:val="20"/>
                <w:szCs w:val="20"/>
              </w:rPr>
            </w:pPr>
            <w:r w:rsidRPr="001B57DD">
              <w:rPr>
                <w:rFonts w:ascii="Arial" w:hAnsi="Arial" w:cs="Arial"/>
                <w:b/>
                <w:bCs/>
                <w:sz w:val="20"/>
                <w:szCs w:val="20"/>
              </w:rPr>
              <w:t>Number of county beneficiaries by category</w:t>
            </w:r>
          </w:p>
        </w:tc>
        <w:tc>
          <w:tcPr>
            <w:tcW w:w="5224" w:type="dxa"/>
            <w:tcBorders>
              <w:bottom w:val="single" w:sz="4" w:space="0" w:color="auto"/>
            </w:tcBorders>
            <w:shd w:val="clear" w:color="auto" w:fill="auto"/>
            <w:vAlign w:val="bottom"/>
          </w:tcPr>
          <w:p w14:paraId="112A4D8A" w14:textId="63D8E7DE" w:rsidR="002F75DC" w:rsidRPr="00874FD9" w:rsidRDefault="004E4F73" w:rsidP="00565BF5">
            <w:pPr>
              <w:rPr>
                <w:rFonts w:ascii="Arial" w:hAnsi="Arial" w:cs="Arial"/>
                <w:b/>
                <w:bCs/>
                <w:sz w:val="20"/>
                <w:szCs w:val="20"/>
                <w:vertAlign w:val="superscript"/>
              </w:rPr>
            </w:pPr>
            <w:r>
              <w:rPr>
                <w:rFonts w:ascii="Arial" w:hAnsi="Arial" w:cs="Arial"/>
                <w:b/>
                <w:bCs/>
                <w:sz w:val="20"/>
                <w:szCs w:val="20"/>
              </w:rPr>
              <w:t>Mean p</w:t>
            </w:r>
            <w:r w:rsidR="004A1F1B">
              <w:rPr>
                <w:rFonts w:ascii="Arial" w:hAnsi="Arial" w:cs="Arial"/>
                <w:b/>
                <w:bCs/>
                <w:sz w:val="20"/>
                <w:szCs w:val="20"/>
              </w:rPr>
              <w:t>ercent</w:t>
            </w:r>
            <w:r w:rsidR="002F75DC" w:rsidRPr="001B57DD">
              <w:rPr>
                <w:rFonts w:ascii="Arial" w:hAnsi="Arial" w:cs="Arial"/>
                <w:b/>
                <w:bCs/>
                <w:sz w:val="20"/>
                <w:szCs w:val="20"/>
              </w:rPr>
              <w:t xml:space="preserve"> of county-person-days with 8+ hour outage affecting </w:t>
            </w:r>
            <w:r w:rsidR="002F75DC" w:rsidRPr="001B57DD">
              <w:rPr>
                <w:rFonts w:ascii="Arial" w:eastAsia="Garamond" w:hAnsi="Arial" w:cs="Arial"/>
                <w:b/>
                <w:bCs/>
                <w:sz w:val="20"/>
                <w:szCs w:val="20"/>
              </w:rPr>
              <w:t>≥</w:t>
            </w:r>
            <w:r w:rsidR="002F75DC" w:rsidRPr="001B57DD">
              <w:rPr>
                <w:rFonts w:ascii="Arial" w:hAnsi="Arial" w:cs="Arial"/>
                <w:b/>
                <w:bCs/>
                <w:sz w:val="20"/>
                <w:szCs w:val="20"/>
              </w:rPr>
              <w:t xml:space="preserve">1% of county </w:t>
            </w:r>
            <w:proofErr w:type="spellStart"/>
            <w:r w:rsidR="002F75DC" w:rsidRPr="001B57DD">
              <w:rPr>
                <w:rFonts w:ascii="Arial" w:hAnsi="Arial" w:cs="Arial"/>
                <w:b/>
                <w:bCs/>
                <w:sz w:val="20"/>
                <w:szCs w:val="20"/>
              </w:rPr>
              <w:t>customers</w:t>
            </w:r>
            <w:r w:rsidR="00874FD9">
              <w:rPr>
                <w:rFonts w:ascii="Arial" w:hAnsi="Arial" w:cs="Arial"/>
                <w:b/>
                <w:bCs/>
                <w:sz w:val="20"/>
                <w:szCs w:val="20"/>
                <w:vertAlign w:val="superscript"/>
              </w:rPr>
              <w:t>a</w:t>
            </w:r>
            <w:proofErr w:type="spellEnd"/>
          </w:p>
        </w:tc>
      </w:tr>
      <w:tr w:rsidR="002F75DC" w:rsidRPr="001B57DD" w14:paraId="4152AA19" w14:textId="77777777" w:rsidTr="00F56DD5">
        <w:tc>
          <w:tcPr>
            <w:tcW w:w="2263" w:type="dxa"/>
            <w:gridSpan w:val="2"/>
            <w:tcBorders>
              <w:top w:val="single" w:sz="4" w:space="0" w:color="auto"/>
            </w:tcBorders>
            <w:shd w:val="clear" w:color="auto" w:fill="auto"/>
          </w:tcPr>
          <w:p w14:paraId="117AD2B4"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 xml:space="preserve">All </w:t>
            </w:r>
          </w:p>
        </w:tc>
        <w:tc>
          <w:tcPr>
            <w:tcW w:w="2152" w:type="dxa"/>
            <w:tcBorders>
              <w:top w:val="single" w:sz="4" w:space="0" w:color="auto"/>
            </w:tcBorders>
            <w:shd w:val="clear" w:color="auto" w:fill="auto"/>
          </w:tcPr>
          <w:p w14:paraId="2FF1F37F" w14:textId="77777777" w:rsidR="002F75DC" w:rsidRPr="001B57DD" w:rsidRDefault="002F75DC" w:rsidP="00E416E1">
            <w:pPr>
              <w:rPr>
                <w:rFonts w:ascii="Arial" w:hAnsi="Arial" w:cs="Arial"/>
                <w:sz w:val="20"/>
                <w:szCs w:val="20"/>
              </w:rPr>
            </w:pPr>
          </w:p>
        </w:tc>
        <w:tc>
          <w:tcPr>
            <w:tcW w:w="5224" w:type="dxa"/>
            <w:tcBorders>
              <w:top w:val="single" w:sz="4" w:space="0" w:color="auto"/>
            </w:tcBorders>
            <w:shd w:val="clear" w:color="auto" w:fill="auto"/>
          </w:tcPr>
          <w:p w14:paraId="70171A23" w14:textId="77777777" w:rsidR="002F75DC" w:rsidRPr="001B57DD" w:rsidRDefault="002F75DC" w:rsidP="00E416E1">
            <w:pPr>
              <w:rPr>
                <w:rFonts w:ascii="Arial" w:hAnsi="Arial" w:cs="Arial"/>
                <w:sz w:val="20"/>
                <w:szCs w:val="20"/>
              </w:rPr>
            </w:pPr>
          </w:p>
        </w:tc>
      </w:tr>
      <w:tr w:rsidR="002F75DC" w:rsidRPr="001B57DD" w14:paraId="79B8BCF9" w14:textId="77777777" w:rsidTr="00F56DD5">
        <w:tc>
          <w:tcPr>
            <w:tcW w:w="2263" w:type="dxa"/>
            <w:gridSpan w:val="2"/>
            <w:shd w:val="clear" w:color="auto" w:fill="DBE5F1" w:themeFill="accent1" w:themeFillTint="33"/>
          </w:tcPr>
          <w:p w14:paraId="1B5464D0" w14:textId="77777777" w:rsidR="002F75DC" w:rsidRPr="001B57DD" w:rsidRDefault="002F75DC" w:rsidP="00E416E1">
            <w:pPr>
              <w:rPr>
                <w:rFonts w:ascii="Arial" w:hAnsi="Arial" w:cs="Arial"/>
                <w:sz w:val="20"/>
                <w:szCs w:val="20"/>
              </w:rPr>
            </w:pPr>
          </w:p>
        </w:tc>
        <w:tc>
          <w:tcPr>
            <w:tcW w:w="2152" w:type="dxa"/>
            <w:shd w:val="clear" w:color="auto" w:fill="DBE5F1" w:themeFill="accent1" w:themeFillTint="33"/>
          </w:tcPr>
          <w:p w14:paraId="0FAC5057" w14:textId="7B02C637" w:rsidR="002F75DC" w:rsidRPr="001B57DD" w:rsidRDefault="003E4CA6" w:rsidP="00E416E1">
            <w:pPr>
              <w:rPr>
                <w:rFonts w:ascii="Arial" w:hAnsi="Arial" w:cs="Arial"/>
                <w:sz w:val="20"/>
                <w:szCs w:val="20"/>
              </w:rPr>
            </w:pPr>
            <w:r w:rsidRPr="001B57DD">
              <w:rPr>
                <w:rFonts w:ascii="Arial" w:hAnsi="Arial" w:cs="Arial"/>
                <w:sz w:val="20"/>
                <w:szCs w:val="20"/>
              </w:rPr>
              <w:t>23,645,101</w:t>
            </w:r>
          </w:p>
        </w:tc>
        <w:tc>
          <w:tcPr>
            <w:tcW w:w="5224" w:type="dxa"/>
            <w:shd w:val="clear" w:color="auto" w:fill="DBE5F1" w:themeFill="accent1" w:themeFillTint="33"/>
          </w:tcPr>
          <w:p w14:paraId="6092C5BD" w14:textId="51B5E2B3" w:rsidR="002F75DC" w:rsidRPr="001B57DD" w:rsidRDefault="009E3210" w:rsidP="00850DF8">
            <w:pPr>
              <w:pStyle w:val="HTMLPreformatted"/>
              <w:rPr>
                <w:rFonts w:ascii="Arial" w:hAnsi="Arial" w:cs="Arial"/>
              </w:rPr>
            </w:pPr>
            <w:r>
              <w:rPr>
                <w:rStyle w:val="gnd-iwgdh3b"/>
                <w:rFonts w:ascii="Arial" w:hAnsi="Arial" w:cs="Arial"/>
              </w:rPr>
              <w:t>1.</w:t>
            </w:r>
            <w:r w:rsidR="00850DF8" w:rsidRPr="001B57DD">
              <w:rPr>
                <w:rStyle w:val="gnd-iwgdh3b"/>
                <w:rFonts w:ascii="Arial" w:hAnsi="Arial" w:cs="Arial"/>
              </w:rPr>
              <w:t>3</w:t>
            </w:r>
            <w:r>
              <w:rPr>
                <w:rStyle w:val="gnd-iwgdh3b"/>
                <w:rFonts w:ascii="Arial" w:hAnsi="Arial" w:cs="Arial"/>
              </w:rPr>
              <w:t>%</w:t>
            </w:r>
          </w:p>
        </w:tc>
      </w:tr>
      <w:tr w:rsidR="002F75DC" w:rsidRPr="001B57DD" w14:paraId="24419D8E" w14:textId="77777777" w:rsidTr="00E416E1">
        <w:tc>
          <w:tcPr>
            <w:tcW w:w="9639" w:type="dxa"/>
            <w:gridSpan w:val="4"/>
            <w:shd w:val="clear" w:color="auto" w:fill="auto"/>
          </w:tcPr>
          <w:p w14:paraId="3F368A14" w14:textId="77777777" w:rsidR="002F75DC" w:rsidRPr="001B57DD" w:rsidRDefault="002F75DC" w:rsidP="00E416E1">
            <w:pPr>
              <w:rPr>
                <w:rFonts w:ascii="Arial" w:hAnsi="Arial" w:cs="Arial"/>
                <w:sz w:val="20"/>
                <w:szCs w:val="20"/>
              </w:rPr>
            </w:pPr>
          </w:p>
          <w:p w14:paraId="2A5BF137"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Sex</w:t>
            </w:r>
          </w:p>
        </w:tc>
      </w:tr>
      <w:tr w:rsidR="002F75DC" w:rsidRPr="001B57DD" w14:paraId="0D28697F" w14:textId="77777777" w:rsidTr="00F56DD5">
        <w:tc>
          <w:tcPr>
            <w:tcW w:w="846" w:type="dxa"/>
            <w:shd w:val="clear" w:color="auto" w:fill="DBE5F1" w:themeFill="accent1" w:themeFillTint="33"/>
          </w:tcPr>
          <w:p w14:paraId="04460A82"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1B57DD" w:rsidRDefault="002F75DC" w:rsidP="00E416E1">
            <w:pPr>
              <w:rPr>
                <w:rFonts w:ascii="Arial" w:hAnsi="Arial" w:cs="Arial"/>
                <w:sz w:val="20"/>
                <w:szCs w:val="20"/>
              </w:rPr>
            </w:pPr>
            <w:r w:rsidRPr="001B57DD">
              <w:rPr>
                <w:rFonts w:ascii="Arial" w:hAnsi="Arial" w:cs="Arial"/>
                <w:sz w:val="20"/>
                <w:szCs w:val="20"/>
              </w:rPr>
              <w:t>Male</w:t>
            </w:r>
          </w:p>
        </w:tc>
        <w:tc>
          <w:tcPr>
            <w:tcW w:w="2152" w:type="dxa"/>
            <w:shd w:val="clear" w:color="auto" w:fill="DBE5F1" w:themeFill="accent1" w:themeFillTint="33"/>
          </w:tcPr>
          <w:p w14:paraId="45652009" w14:textId="75CAE664" w:rsidR="002F75DC" w:rsidRPr="001B57DD" w:rsidRDefault="00B101F8" w:rsidP="00E416E1">
            <w:pPr>
              <w:rPr>
                <w:rFonts w:ascii="Arial" w:hAnsi="Arial" w:cs="Arial"/>
                <w:sz w:val="20"/>
                <w:szCs w:val="20"/>
              </w:rPr>
            </w:pPr>
            <w:r w:rsidRPr="001B57DD">
              <w:rPr>
                <w:rFonts w:ascii="Arial" w:hAnsi="Arial" w:cs="Arial"/>
                <w:sz w:val="20"/>
                <w:szCs w:val="20"/>
              </w:rPr>
              <w:t>10</w:t>
            </w:r>
            <w:r w:rsidR="001B57DD">
              <w:rPr>
                <w:rFonts w:ascii="Arial" w:hAnsi="Arial" w:cs="Arial"/>
                <w:sz w:val="20"/>
                <w:szCs w:val="20"/>
              </w:rPr>
              <w:t>,</w:t>
            </w:r>
            <w:r w:rsidRPr="001B57DD">
              <w:rPr>
                <w:rFonts w:ascii="Arial" w:hAnsi="Arial" w:cs="Arial"/>
                <w:sz w:val="20"/>
                <w:szCs w:val="20"/>
              </w:rPr>
              <w:t>824</w:t>
            </w:r>
            <w:r w:rsidR="001B57DD">
              <w:rPr>
                <w:rFonts w:ascii="Arial" w:hAnsi="Arial" w:cs="Arial"/>
                <w:sz w:val="20"/>
                <w:szCs w:val="20"/>
              </w:rPr>
              <w:t>,</w:t>
            </w:r>
            <w:r w:rsidRPr="001B57DD">
              <w:rPr>
                <w:rFonts w:ascii="Arial" w:hAnsi="Arial" w:cs="Arial"/>
                <w:sz w:val="20"/>
                <w:szCs w:val="20"/>
              </w:rPr>
              <w:t>475</w:t>
            </w:r>
          </w:p>
        </w:tc>
        <w:tc>
          <w:tcPr>
            <w:tcW w:w="5224" w:type="dxa"/>
            <w:shd w:val="clear" w:color="auto" w:fill="DBE5F1" w:themeFill="accent1" w:themeFillTint="33"/>
          </w:tcPr>
          <w:p w14:paraId="538AC15A" w14:textId="1E4597A3" w:rsidR="002F75DC" w:rsidRPr="001B57DD" w:rsidRDefault="009E3210" w:rsidP="00150E27">
            <w:pPr>
              <w:pStyle w:val="HTMLPreformatted"/>
              <w:rPr>
                <w:rFonts w:ascii="Arial" w:hAnsi="Arial" w:cs="Arial"/>
              </w:rPr>
            </w:pPr>
            <w:r>
              <w:rPr>
                <w:rFonts w:ascii="Arial" w:hAnsi="Arial" w:cs="Arial"/>
              </w:rPr>
              <w:t>1.3%</w:t>
            </w:r>
          </w:p>
        </w:tc>
      </w:tr>
      <w:tr w:rsidR="002F75DC" w:rsidRPr="001B57DD" w14:paraId="2B3E8160" w14:textId="77777777" w:rsidTr="00F56DD5">
        <w:tc>
          <w:tcPr>
            <w:tcW w:w="846" w:type="dxa"/>
            <w:shd w:val="clear" w:color="auto" w:fill="auto"/>
          </w:tcPr>
          <w:p w14:paraId="6263F1C5" w14:textId="77777777" w:rsidR="002F75DC" w:rsidRPr="001B57DD" w:rsidRDefault="002F75DC" w:rsidP="00E416E1">
            <w:pPr>
              <w:rPr>
                <w:rFonts w:ascii="Arial" w:hAnsi="Arial" w:cs="Arial"/>
                <w:sz w:val="20"/>
                <w:szCs w:val="20"/>
              </w:rPr>
            </w:pPr>
          </w:p>
        </w:tc>
        <w:tc>
          <w:tcPr>
            <w:tcW w:w="1417" w:type="dxa"/>
            <w:shd w:val="clear" w:color="auto" w:fill="auto"/>
          </w:tcPr>
          <w:p w14:paraId="2F3EFB18" w14:textId="77777777" w:rsidR="002F75DC" w:rsidRPr="001B57DD" w:rsidRDefault="002F75DC" w:rsidP="00E416E1">
            <w:pPr>
              <w:rPr>
                <w:rFonts w:ascii="Arial" w:hAnsi="Arial" w:cs="Arial"/>
                <w:sz w:val="20"/>
                <w:szCs w:val="20"/>
              </w:rPr>
            </w:pPr>
            <w:r w:rsidRPr="001B57DD">
              <w:rPr>
                <w:rFonts w:ascii="Arial" w:hAnsi="Arial" w:cs="Arial"/>
                <w:sz w:val="20"/>
                <w:szCs w:val="20"/>
              </w:rPr>
              <w:t>Female</w:t>
            </w:r>
          </w:p>
        </w:tc>
        <w:tc>
          <w:tcPr>
            <w:tcW w:w="2152" w:type="dxa"/>
            <w:shd w:val="clear" w:color="auto" w:fill="auto"/>
          </w:tcPr>
          <w:p w14:paraId="1E338A1C" w14:textId="7B637116" w:rsidR="002F75DC" w:rsidRPr="001B57DD" w:rsidRDefault="00B101F8" w:rsidP="00E416E1">
            <w:pPr>
              <w:rPr>
                <w:rFonts w:ascii="Arial" w:hAnsi="Arial" w:cs="Arial"/>
                <w:sz w:val="20"/>
                <w:szCs w:val="20"/>
              </w:rPr>
            </w:pPr>
            <w:r w:rsidRPr="001B57DD">
              <w:rPr>
                <w:rFonts w:ascii="Arial" w:hAnsi="Arial" w:cs="Arial"/>
                <w:sz w:val="20"/>
                <w:szCs w:val="20"/>
              </w:rPr>
              <w:t>12</w:t>
            </w:r>
            <w:r w:rsidR="001B57DD">
              <w:rPr>
                <w:rFonts w:ascii="Arial" w:hAnsi="Arial" w:cs="Arial"/>
                <w:sz w:val="20"/>
                <w:szCs w:val="20"/>
              </w:rPr>
              <w:t>,</w:t>
            </w:r>
            <w:r w:rsidRPr="001B57DD">
              <w:rPr>
                <w:rFonts w:ascii="Arial" w:hAnsi="Arial" w:cs="Arial"/>
                <w:sz w:val="20"/>
                <w:szCs w:val="20"/>
              </w:rPr>
              <w:t>820</w:t>
            </w:r>
            <w:r w:rsidR="001B57DD">
              <w:rPr>
                <w:rFonts w:ascii="Arial" w:hAnsi="Arial" w:cs="Arial"/>
                <w:sz w:val="20"/>
                <w:szCs w:val="20"/>
              </w:rPr>
              <w:t>,</w:t>
            </w:r>
            <w:r w:rsidRPr="001B57DD">
              <w:rPr>
                <w:rFonts w:ascii="Arial" w:hAnsi="Arial" w:cs="Arial"/>
                <w:sz w:val="20"/>
                <w:szCs w:val="20"/>
              </w:rPr>
              <w:t>626</w:t>
            </w:r>
          </w:p>
        </w:tc>
        <w:tc>
          <w:tcPr>
            <w:tcW w:w="5224" w:type="dxa"/>
            <w:shd w:val="clear" w:color="auto" w:fill="auto"/>
          </w:tcPr>
          <w:p w14:paraId="3A46051A" w14:textId="0EDD1F22" w:rsidR="002F75DC" w:rsidRPr="001B57DD" w:rsidRDefault="009E3210" w:rsidP="00150E27">
            <w:pPr>
              <w:pStyle w:val="HTMLPreformatted"/>
              <w:rPr>
                <w:rFonts w:ascii="Arial" w:hAnsi="Arial" w:cs="Arial"/>
              </w:rPr>
            </w:pPr>
            <w:r>
              <w:rPr>
                <w:rFonts w:ascii="Arial" w:hAnsi="Arial" w:cs="Arial"/>
              </w:rPr>
              <w:t>1.2%</w:t>
            </w:r>
          </w:p>
        </w:tc>
      </w:tr>
      <w:tr w:rsidR="002F75DC" w:rsidRPr="001B57DD" w14:paraId="56F7BCAD" w14:textId="77777777" w:rsidTr="00E416E1">
        <w:tc>
          <w:tcPr>
            <w:tcW w:w="9639" w:type="dxa"/>
            <w:gridSpan w:val="4"/>
            <w:shd w:val="clear" w:color="auto" w:fill="auto"/>
          </w:tcPr>
          <w:p w14:paraId="17F60BEE" w14:textId="77777777" w:rsidR="002F75DC" w:rsidRPr="001B57DD" w:rsidRDefault="002F75DC" w:rsidP="00E416E1">
            <w:pPr>
              <w:rPr>
                <w:rFonts w:ascii="Arial" w:hAnsi="Arial" w:cs="Arial"/>
                <w:sz w:val="20"/>
                <w:szCs w:val="20"/>
              </w:rPr>
            </w:pPr>
          </w:p>
          <w:p w14:paraId="55346AF3"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Age, years</w:t>
            </w:r>
          </w:p>
        </w:tc>
      </w:tr>
      <w:tr w:rsidR="002F75DC" w:rsidRPr="001B57DD" w14:paraId="6891E274" w14:textId="77777777" w:rsidTr="00F56DD5">
        <w:tc>
          <w:tcPr>
            <w:tcW w:w="846" w:type="dxa"/>
            <w:shd w:val="clear" w:color="auto" w:fill="DBE5F1" w:themeFill="accent1" w:themeFillTint="33"/>
          </w:tcPr>
          <w:p w14:paraId="790E0EDD"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1B57DD" w:rsidRDefault="002F75DC" w:rsidP="00E416E1">
            <w:pPr>
              <w:rPr>
                <w:rFonts w:ascii="Arial" w:hAnsi="Arial" w:cs="Arial"/>
                <w:sz w:val="20"/>
                <w:szCs w:val="20"/>
              </w:rPr>
            </w:pPr>
            <w:r w:rsidRPr="001B57DD">
              <w:rPr>
                <w:rFonts w:ascii="Arial" w:hAnsi="Arial" w:cs="Arial"/>
                <w:sz w:val="20"/>
                <w:szCs w:val="20"/>
              </w:rPr>
              <w:t xml:space="preserve">75 or older </w:t>
            </w:r>
          </w:p>
        </w:tc>
        <w:tc>
          <w:tcPr>
            <w:tcW w:w="2152" w:type="dxa"/>
            <w:shd w:val="clear" w:color="auto" w:fill="DBE5F1" w:themeFill="accent1" w:themeFillTint="33"/>
          </w:tcPr>
          <w:p w14:paraId="2EF610B7" w14:textId="722DEE59" w:rsidR="002F75DC" w:rsidRPr="001B57DD" w:rsidRDefault="00B101F8" w:rsidP="00E416E1">
            <w:pPr>
              <w:rPr>
                <w:rFonts w:ascii="Arial" w:hAnsi="Arial" w:cs="Arial"/>
                <w:sz w:val="20"/>
                <w:szCs w:val="20"/>
              </w:rPr>
            </w:pPr>
            <w:r w:rsidRPr="001B57DD">
              <w:rPr>
                <w:rFonts w:ascii="Arial" w:hAnsi="Arial" w:cs="Arial"/>
                <w:sz w:val="20"/>
                <w:szCs w:val="20"/>
              </w:rPr>
              <w:t>9</w:t>
            </w:r>
            <w:r w:rsidR="001B57DD">
              <w:rPr>
                <w:rFonts w:ascii="Arial" w:hAnsi="Arial" w:cs="Arial"/>
                <w:sz w:val="20"/>
                <w:szCs w:val="20"/>
              </w:rPr>
              <w:t>,</w:t>
            </w:r>
            <w:r w:rsidRPr="001B57DD">
              <w:rPr>
                <w:rFonts w:ascii="Arial" w:hAnsi="Arial" w:cs="Arial"/>
                <w:sz w:val="20"/>
                <w:szCs w:val="20"/>
              </w:rPr>
              <w:t>794</w:t>
            </w:r>
            <w:r w:rsidR="001B57DD">
              <w:rPr>
                <w:rFonts w:ascii="Arial" w:hAnsi="Arial" w:cs="Arial"/>
                <w:sz w:val="20"/>
                <w:szCs w:val="20"/>
              </w:rPr>
              <w:t>,</w:t>
            </w:r>
            <w:r w:rsidRPr="001B57DD">
              <w:rPr>
                <w:rFonts w:ascii="Arial" w:hAnsi="Arial" w:cs="Arial"/>
                <w:sz w:val="20"/>
                <w:szCs w:val="20"/>
              </w:rPr>
              <w:t>477</w:t>
            </w:r>
          </w:p>
        </w:tc>
        <w:tc>
          <w:tcPr>
            <w:tcW w:w="5224" w:type="dxa"/>
            <w:shd w:val="clear" w:color="auto" w:fill="DBE5F1" w:themeFill="accent1" w:themeFillTint="33"/>
          </w:tcPr>
          <w:p w14:paraId="30EBFE92" w14:textId="5C56E662" w:rsidR="002F75DC" w:rsidRPr="001B57DD" w:rsidRDefault="009E3210" w:rsidP="00E416E1">
            <w:pPr>
              <w:rPr>
                <w:rFonts w:ascii="Arial" w:hAnsi="Arial" w:cs="Arial"/>
                <w:sz w:val="20"/>
                <w:szCs w:val="20"/>
              </w:rPr>
            </w:pPr>
            <w:r>
              <w:rPr>
                <w:rFonts w:ascii="Arial" w:hAnsi="Arial" w:cs="Arial"/>
                <w:sz w:val="20"/>
                <w:szCs w:val="20"/>
              </w:rPr>
              <w:t>1.3%</w:t>
            </w:r>
          </w:p>
        </w:tc>
      </w:tr>
      <w:tr w:rsidR="002F75DC" w:rsidRPr="001B57DD" w14:paraId="4CEBE55D" w14:textId="77777777" w:rsidTr="00F56DD5">
        <w:tc>
          <w:tcPr>
            <w:tcW w:w="846" w:type="dxa"/>
            <w:shd w:val="clear" w:color="auto" w:fill="auto"/>
          </w:tcPr>
          <w:p w14:paraId="3FA97DEB" w14:textId="77777777" w:rsidR="002F75DC" w:rsidRPr="001B57DD" w:rsidRDefault="002F75DC" w:rsidP="00E416E1">
            <w:pPr>
              <w:rPr>
                <w:rFonts w:ascii="Arial" w:hAnsi="Arial" w:cs="Arial"/>
                <w:sz w:val="20"/>
                <w:szCs w:val="20"/>
              </w:rPr>
            </w:pPr>
          </w:p>
        </w:tc>
        <w:tc>
          <w:tcPr>
            <w:tcW w:w="1417" w:type="dxa"/>
            <w:shd w:val="clear" w:color="auto" w:fill="auto"/>
          </w:tcPr>
          <w:p w14:paraId="64506AEC" w14:textId="77777777" w:rsidR="002F75DC" w:rsidRPr="001B57DD" w:rsidRDefault="002F75DC" w:rsidP="00E416E1">
            <w:pPr>
              <w:rPr>
                <w:rFonts w:ascii="Arial" w:hAnsi="Arial" w:cs="Arial"/>
                <w:sz w:val="20"/>
                <w:szCs w:val="20"/>
              </w:rPr>
            </w:pPr>
            <w:r w:rsidRPr="001B57DD">
              <w:rPr>
                <w:rFonts w:ascii="Arial" w:hAnsi="Arial" w:cs="Arial"/>
                <w:sz w:val="20"/>
                <w:szCs w:val="20"/>
              </w:rPr>
              <w:t>65 - 75</w:t>
            </w:r>
          </w:p>
        </w:tc>
        <w:tc>
          <w:tcPr>
            <w:tcW w:w="2152" w:type="dxa"/>
            <w:shd w:val="clear" w:color="auto" w:fill="auto"/>
          </w:tcPr>
          <w:p w14:paraId="7C22D5AB" w14:textId="7A31787C" w:rsidR="002F75DC" w:rsidRPr="001B57DD" w:rsidRDefault="00B101F8" w:rsidP="00E416E1">
            <w:pPr>
              <w:rPr>
                <w:rFonts w:ascii="Arial" w:hAnsi="Arial" w:cs="Arial"/>
                <w:sz w:val="20"/>
                <w:szCs w:val="20"/>
              </w:rPr>
            </w:pPr>
            <w:r w:rsidRPr="001B57DD">
              <w:rPr>
                <w:rFonts w:ascii="Arial" w:hAnsi="Arial" w:cs="Arial"/>
                <w:sz w:val="20"/>
                <w:szCs w:val="20"/>
              </w:rPr>
              <w:t>13</w:t>
            </w:r>
            <w:r w:rsidR="001B57DD">
              <w:rPr>
                <w:rFonts w:ascii="Arial" w:hAnsi="Arial" w:cs="Arial"/>
                <w:sz w:val="20"/>
                <w:szCs w:val="20"/>
              </w:rPr>
              <w:t>,</w:t>
            </w:r>
            <w:r w:rsidRPr="001B57DD">
              <w:rPr>
                <w:rFonts w:ascii="Arial" w:hAnsi="Arial" w:cs="Arial"/>
                <w:sz w:val="20"/>
                <w:szCs w:val="20"/>
              </w:rPr>
              <w:t>850</w:t>
            </w:r>
            <w:r w:rsidR="001B57DD">
              <w:rPr>
                <w:rFonts w:ascii="Arial" w:hAnsi="Arial" w:cs="Arial"/>
                <w:sz w:val="20"/>
                <w:szCs w:val="20"/>
              </w:rPr>
              <w:t>,</w:t>
            </w:r>
            <w:r w:rsidRPr="001B57DD">
              <w:rPr>
                <w:rFonts w:ascii="Arial" w:hAnsi="Arial" w:cs="Arial"/>
                <w:sz w:val="20"/>
                <w:szCs w:val="20"/>
              </w:rPr>
              <w:t>624</w:t>
            </w:r>
          </w:p>
        </w:tc>
        <w:tc>
          <w:tcPr>
            <w:tcW w:w="5224" w:type="dxa"/>
            <w:shd w:val="clear" w:color="auto" w:fill="auto"/>
          </w:tcPr>
          <w:p w14:paraId="5F6BFD93" w14:textId="0250BBF0" w:rsidR="002F75DC" w:rsidRPr="001B57DD" w:rsidRDefault="009E3210" w:rsidP="00BC5E5E">
            <w:pPr>
              <w:pStyle w:val="HTMLPreformatted"/>
              <w:rPr>
                <w:rFonts w:ascii="Arial" w:hAnsi="Arial" w:cs="Arial"/>
              </w:rPr>
            </w:pPr>
            <w:r>
              <w:rPr>
                <w:rFonts w:ascii="Arial" w:hAnsi="Arial" w:cs="Arial"/>
              </w:rPr>
              <w:t>1.2%</w:t>
            </w:r>
          </w:p>
        </w:tc>
      </w:tr>
      <w:tr w:rsidR="00B101F8" w:rsidRPr="001B57DD" w14:paraId="0FBBB3A8" w14:textId="77777777" w:rsidTr="00396D5A">
        <w:tc>
          <w:tcPr>
            <w:tcW w:w="9639" w:type="dxa"/>
            <w:gridSpan w:val="4"/>
            <w:shd w:val="clear" w:color="auto" w:fill="auto"/>
          </w:tcPr>
          <w:p w14:paraId="1667307C" w14:textId="1ADAD27F" w:rsidR="00B101F8" w:rsidRPr="001B57DD" w:rsidRDefault="00B101F8" w:rsidP="00396D5A">
            <w:pPr>
              <w:rPr>
                <w:rFonts w:ascii="Arial" w:hAnsi="Arial" w:cs="Arial"/>
                <w:b/>
                <w:bCs/>
                <w:sz w:val="20"/>
                <w:szCs w:val="20"/>
              </w:rPr>
            </w:pPr>
            <w:r w:rsidRPr="001B57DD">
              <w:rPr>
                <w:rFonts w:ascii="Arial" w:hAnsi="Arial" w:cs="Arial"/>
                <w:b/>
                <w:bCs/>
                <w:sz w:val="20"/>
                <w:szCs w:val="20"/>
              </w:rPr>
              <w:t>Medicaid eligibility</w:t>
            </w:r>
          </w:p>
        </w:tc>
      </w:tr>
      <w:tr w:rsidR="00B101F8" w:rsidRPr="001B57DD" w14:paraId="58C53424" w14:textId="77777777" w:rsidTr="00F56DD5">
        <w:tc>
          <w:tcPr>
            <w:tcW w:w="846" w:type="dxa"/>
            <w:shd w:val="clear" w:color="auto" w:fill="DBE5F1" w:themeFill="accent1" w:themeFillTint="33"/>
          </w:tcPr>
          <w:p w14:paraId="2EE7E6C2" w14:textId="77777777" w:rsidR="00B101F8" w:rsidRPr="001B57DD" w:rsidRDefault="00B101F8" w:rsidP="00396D5A">
            <w:pPr>
              <w:rPr>
                <w:rFonts w:ascii="Arial" w:hAnsi="Arial" w:cs="Arial"/>
                <w:sz w:val="20"/>
                <w:szCs w:val="20"/>
              </w:rPr>
            </w:pPr>
          </w:p>
        </w:tc>
        <w:tc>
          <w:tcPr>
            <w:tcW w:w="1417" w:type="dxa"/>
            <w:shd w:val="clear" w:color="auto" w:fill="DBE5F1" w:themeFill="accent1" w:themeFillTint="33"/>
          </w:tcPr>
          <w:p w14:paraId="118C7932" w14:textId="78DF8886" w:rsidR="00B101F8" w:rsidRPr="001B57DD" w:rsidRDefault="004B7E8D" w:rsidP="00396D5A">
            <w:pPr>
              <w:rPr>
                <w:rFonts w:ascii="Arial" w:hAnsi="Arial" w:cs="Arial"/>
                <w:sz w:val="20"/>
                <w:szCs w:val="20"/>
              </w:rPr>
            </w:pPr>
            <w:r w:rsidRPr="001B57DD">
              <w:rPr>
                <w:rFonts w:ascii="Arial" w:hAnsi="Arial" w:cs="Arial"/>
                <w:sz w:val="20"/>
                <w:szCs w:val="20"/>
              </w:rPr>
              <w:t>Eligible</w:t>
            </w:r>
          </w:p>
        </w:tc>
        <w:tc>
          <w:tcPr>
            <w:tcW w:w="2152" w:type="dxa"/>
            <w:shd w:val="clear" w:color="auto" w:fill="DBE5F1" w:themeFill="accent1" w:themeFillTint="33"/>
          </w:tcPr>
          <w:p w14:paraId="55122909" w14:textId="24AF5B54" w:rsidR="00B101F8" w:rsidRPr="001B57DD" w:rsidRDefault="004B7E8D"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620</w:t>
            </w:r>
            <w:r w:rsidR="001B57DD">
              <w:rPr>
                <w:rFonts w:ascii="Arial" w:hAnsi="Arial" w:cs="Arial"/>
                <w:sz w:val="20"/>
                <w:szCs w:val="20"/>
              </w:rPr>
              <w:t>,</w:t>
            </w:r>
            <w:r w:rsidRPr="001B57DD">
              <w:rPr>
                <w:rFonts w:ascii="Arial" w:hAnsi="Arial" w:cs="Arial"/>
                <w:sz w:val="20"/>
                <w:szCs w:val="20"/>
              </w:rPr>
              <w:t>107</w:t>
            </w:r>
          </w:p>
        </w:tc>
        <w:tc>
          <w:tcPr>
            <w:tcW w:w="5224" w:type="dxa"/>
            <w:shd w:val="clear" w:color="auto" w:fill="DBE5F1" w:themeFill="accent1" w:themeFillTint="33"/>
          </w:tcPr>
          <w:p w14:paraId="34BD2F1D" w14:textId="3F419227" w:rsidR="00B101F8" w:rsidRPr="001B57DD" w:rsidRDefault="009E3210" w:rsidP="00396D5A">
            <w:pPr>
              <w:rPr>
                <w:rFonts w:ascii="Arial" w:hAnsi="Arial" w:cs="Arial"/>
                <w:sz w:val="20"/>
                <w:szCs w:val="20"/>
              </w:rPr>
            </w:pPr>
            <w:r>
              <w:rPr>
                <w:rFonts w:ascii="Arial" w:hAnsi="Arial" w:cs="Arial"/>
                <w:sz w:val="20"/>
                <w:szCs w:val="20"/>
              </w:rPr>
              <w:t>0.8%</w:t>
            </w:r>
          </w:p>
        </w:tc>
      </w:tr>
      <w:tr w:rsidR="00B101F8" w:rsidRPr="001B57DD" w14:paraId="664F9265" w14:textId="77777777" w:rsidTr="00F56DD5">
        <w:tc>
          <w:tcPr>
            <w:tcW w:w="846" w:type="dxa"/>
            <w:shd w:val="clear" w:color="auto" w:fill="auto"/>
          </w:tcPr>
          <w:p w14:paraId="206E234B" w14:textId="77777777" w:rsidR="00B101F8" w:rsidRPr="001B57DD" w:rsidRDefault="00B101F8" w:rsidP="00396D5A">
            <w:pPr>
              <w:rPr>
                <w:rFonts w:ascii="Arial" w:hAnsi="Arial" w:cs="Arial"/>
                <w:sz w:val="20"/>
                <w:szCs w:val="20"/>
              </w:rPr>
            </w:pPr>
          </w:p>
        </w:tc>
        <w:tc>
          <w:tcPr>
            <w:tcW w:w="1417" w:type="dxa"/>
            <w:shd w:val="clear" w:color="auto" w:fill="auto"/>
          </w:tcPr>
          <w:p w14:paraId="3C4CC266" w14:textId="45675412" w:rsidR="00B101F8" w:rsidRPr="001B57DD" w:rsidRDefault="004B7E8D" w:rsidP="00396D5A">
            <w:pPr>
              <w:rPr>
                <w:rFonts w:ascii="Arial" w:hAnsi="Arial" w:cs="Arial"/>
                <w:sz w:val="20"/>
                <w:szCs w:val="20"/>
              </w:rPr>
            </w:pPr>
            <w:r w:rsidRPr="001B57DD">
              <w:rPr>
                <w:rFonts w:ascii="Arial" w:hAnsi="Arial" w:cs="Arial"/>
                <w:sz w:val="20"/>
                <w:szCs w:val="20"/>
              </w:rPr>
              <w:t>Not eligible</w:t>
            </w:r>
          </w:p>
        </w:tc>
        <w:tc>
          <w:tcPr>
            <w:tcW w:w="2152" w:type="dxa"/>
            <w:shd w:val="clear" w:color="auto" w:fill="auto"/>
          </w:tcPr>
          <w:p w14:paraId="67CA87D6" w14:textId="416B0D5B" w:rsidR="00B101F8" w:rsidRPr="001B57DD" w:rsidRDefault="004B7E8D" w:rsidP="00396D5A">
            <w:pPr>
              <w:rPr>
                <w:rFonts w:ascii="Arial" w:hAnsi="Arial" w:cs="Arial"/>
                <w:sz w:val="20"/>
                <w:szCs w:val="20"/>
              </w:rPr>
            </w:pPr>
            <w:r w:rsidRPr="001B57DD">
              <w:rPr>
                <w:rFonts w:ascii="Arial" w:hAnsi="Arial" w:cs="Arial"/>
                <w:sz w:val="20"/>
                <w:szCs w:val="20"/>
              </w:rPr>
              <w:t>21</w:t>
            </w:r>
            <w:r w:rsidR="001B57DD">
              <w:rPr>
                <w:rFonts w:ascii="Arial" w:hAnsi="Arial" w:cs="Arial"/>
                <w:sz w:val="20"/>
                <w:szCs w:val="20"/>
              </w:rPr>
              <w:t>,</w:t>
            </w:r>
            <w:r w:rsidRPr="001B57DD">
              <w:rPr>
                <w:rFonts w:ascii="Arial" w:hAnsi="Arial" w:cs="Arial"/>
                <w:sz w:val="20"/>
                <w:szCs w:val="20"/>
              </w:rPr>
              <w:t>024</w:t>
            </w:r>
            <w:r w:rsidR="001B57DD">
              <w:rPr>
                <w:rFonts w:ascii="Arial" w:hAnsi="Arial" w:cs="Arial"/>
                <w:sz w:val="20"/>
                <w:szCs w:val="20"/>
              </w:rPr>
              <w:t>,</w:t>
            </w:r>
            <w:r w:rsidRPr="001B57DD">
              <w:rPr>
                <w:rFonts w:ascii="Arial" w:hAnsi="Arial" w:cs="Arial"/>
                <w:sz w:val="20"/>
                <w:szCs w:val="20"/>
              </w:rPr>
              <w:t>994</w:t>
            </w:r>
          </w:p>
        </w:tc>
        <w:tc>
          <w:tcPr>
            <w:tcW w:w="5224" w:type="dxa"/>
            <w:shd w:val="clear" w:color="auto" w:fill="auto"/>
          </w:tcPr>
          <w:p w14:paraId="5FCA1334" w14:textId="35C4510C" w:rsidR="00B101F8"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65A6F91B" w14:textId="77777777" w:rsidTr="00396D5A">
        <w:tc>
          <w:tcPr>
            <w:tcW w:w="9639" w:type="dxa"/>
            <w:gridSpan w:val="4"/>
            <w:shd w:val="clear" w:color="auto" w:fill="auto"/>
          </w:tcPr>
          <w:p w14:paraId="259B2CA3" w14:textId="77777777" w:rsidR="006F7DCF" w:rsidRPr="001B57DD" w:rsidRDefault="006F7DCF" w:rsidP="00396D5A">
            <w:pPr>
              <w:rPr>
                <w:rFonts w:ascii="Arial" w:hAnsi="Arial" w:cs="Arial"/>
                <w:b/>
                <w:bCs/>
                <w:sz w:val="20"/>
                <w:szCs w:val="20"/>
              </w:rPr>
            </w:pPr>
          </w:p>
          <w:p w14:paraId="4D0C22FC" w14:textId="3048FE7F" w:rsidR="006F7DCF" w:rsidRPr="001B57DD" w:rsidRDefault="006F7DCF" w:rsidP="00396D5A">
            <w:pPr>
              <w:rPr>
                <w:rFonts w:ascii="Arial" w:hAnsi="Arial" w:cs="Arial"/>
                <w:b/>
                <w:bCs/>
                <w:sz w:val="20"/>
                <w:szCs w:val="20"/>
              </w:rPr>
            </w:pPr>
            <w:r w:rsidRPr="001B57DD">
              <w:rPr>
                <w:rFonts w:ascii="Arial" w:hAnsi="Arial" w:cs="Arial"/>
                <w:b/>
                <w:bCs/>
                <w:sz w:val="20"/>
                <w:szCs w:val="20"/>
              </w:rPr>
              <w:t>County</w:t>
            </w:r>
            <w:r w:rsidR="00565BF5">
              <w:rPr>
                <w:rFonts w:ascii="Arial" w:hAnsi="Arial" w:cs="Arial"/>
                <w:b/>
                <w:bCs/>
                <w:sz w:val="20"/>
                <w:szCs w:val="20"/>
              </w:rPr>
              <w:t>-level</w:t>
            </w:r>
            <w:r w:rsidRPr="001B57DD">
              <w:rPr>
                <w:rFonts w:ascii="Arial" w:hAnsi="Arial" w:cs="Arial"/>
                <w:b/>
                <w:bCs/>
                <w:sz w:val="20"/>
                <w:szCs w:val="20"/>
              </w:rPr>
              <w:t xml:space="preserve"> Medicare beneficiaries using durable medical equipment </w:t>
            </w:r>
          </w:p>
        </w:tc>
      </w:tr>
      <w:tr w:rsidR="006F7DCF" w:rsidRPr="001B57DD" w14:paraId="6015B281" w14:textId="77777777" w:rsidTr="00F56DD5">
        <w:tc>
          <w:tcPr>
            <w:tcW w:w="846" w:type="dxa"/>
            <w:shd w:val="clear" w:color="auto" w:fill="DBE5F1" w:themeFill="accent1" w:themeFillTint="33"/>
          </w:tcPr>
          <w:p w14:paraId="51AF7FA9"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54C16417" w14:textId="77777777" w:rsidR="006F7DCF" w:rsidRPr="001B57DD" w:rsidRDefault="006F7DCF" w:rsidP="00396D5A">
            <w:pPr>
              <w:rPr>
                <w:rFonts w:ascii="Arial" w:hAnsi="Arial" w:cs="Arial"/>
                <w:sz w:val="20"/>
                <w:szCs w:val="20"/>
              </w:rPr>
            </w:pPr>
            <w:r w:rsidRPr="001B57DD">
              <w:rPr>
                <w:rFonts w:ascii="Arial" w:hAnsi="Arial" w:cs="Arial"/>
                <w:sz w:val="20"/>
                <w:szCs w:val="20"/>
              </w:rPr>
              <w:t>Quartile 1</w:t>
            </w:r>
          </w:p>
        </w:tc>
        <w:tc>
          <w:tcPr>
            <w:tcW w:w="2152" w:type="dxa"/>
            <w:shd w:val="clear" w:color="auto" w:fill="DBE5F1" w:themeFill="accent1" w:themeFillTint="33"/>
          </w:tcPr>
          <w:p w14:paraId="1A299D33" w14:textId="785E66EF" w:rsidR="006F7DCF" w:rsidRPr="001B57DD" w:rsidRDefault="006F7DCF" w:rsidP="00396D5A">
            <w:pPr>
              <w:rPr>
                <w:rFonts w:ascii="Arial" w:hAnsi="Arial" w:cs="Arial"/>
                <w:sz w:val="20"/>
                <w:szCs w:val="20"/>
              </w:rPr>
            </w:pPr>
            <w:r w:rsidRPr="001B57DD">
              <w:rPr>
                <w:rFonts w:ascii="Arial" w:hAnsi="Arial" w:cs="Arial"/>
                <w:sz w:val="20"/>
                <w:szCs w:val="20"/>
              </w:rPr>
              <w:t>14</w:t>
            </w:r>
            <w:r w:rsidR="001B57DD">
              <w:rPr>
                <w:rFonts w:ascii="Arial" w:hAnsi="Arial" w:cs="Arial"/>
                <w:sz w:val="20"/>
                <w:szCs w:val="20"/>
              </w:rPr>
              <w:t>,</w:t>
            </w:r>
            <w:r w:rsidRPr="001B57DD">
              <w:rPr>
                <w:rFonts w:ascii="Arial" w:hAnsi="Arial" w:cs="Arial"/>
                <w:sz w:val="20"/>
                <w:szCs w:val="20"/>
              </w:rPr>
              <w:t>204</w:t>
            </w:r>
            <w:r w:rsidR="001B57DD">
              <w:rPr>
                <w:rFonts w:ascii="Arial" w:hAnsi="Arial" w:cs="Arial"/>
                <w:sz w:val="20"/>
                <w:szCs w:val="20"/>
              </w:rPr>
              <w:t>,</w:t>
            </w:r>
            <w:r w:rsidRPr="001B57DD">
              <w:rPr>
                <w:rFonts w:ascii="Arial" w:hAnsi="Arial" w:cs="Arial"/>
                <w:sz w:val="20"/>
                <w:szCs w:val="20"/>
              </w:rPr>
              <w:t>467</w:t>
            </w:r>
          </w:p>
        </w:tc>
        <w:tc>
          <w:tcPr>
            <w:tcW w:w="5224" w:type="dxa"/>
            <w:shd w:val="clear" w:color="auto" w:fill="DBE5F1" w:themeFill="accent1" w:themeFillTint="33"/>
          </w:tcPr>
          <w:p w14:paraId="49807502" w14:textId="6E18909C" w:rsidR="006F7DCF" w:rsidRPr="001B57DD" w:rsidRDefault="009E3210" w:rsidP="00396D5A">
            <w:pPr>
              <w:rPr>
                <w:rFonts w:ascii="Arial" w:hAnsi="Arial" w:cs="Arial"/>
                <w:sz w:val="20"/>
                <w:szCs w:val="20"/>
              </w:rPr>
            </w:pPr>
            <w:r>
              <w:rPr>
                <w:rFonts w:ascii="Arial" w:hAnsi="Arial" w:cs="Arial"/>
                <w:sz w:val="20"/>
                <w:szCs w:val="20"/>
              </w:rPr>
              <w:t>0.8%</w:t>
            </w:r>
          </w:p>
        </w:tc>
      </w:tr>
      <w:tr w:rsidR="006F7DCF" w:rsidRPr="001B57DD" w14:paraId="3856D196" w14:textId="77777777" w:rsidTr="00F56DD5">
        <w:tc>
          <w:tcPr>
            <w:tcW w:w="846" w:type="dxa"/>
            <w:shd w:val="clear" w:color="auto" w:fill="auto"/>
          </w:tcPr>
          <w:p w14:paraId="3B6DE477" w14:textId="77777777" w:rsidR="006F7DCF" w:rsidRPr="001B57DD" w:rsidRDefault="006F7DCF" w:rsidP="00396D5A">
            <w:pPr>
              <w:rPr>
                <w:rFonts w:ascii="Arial" w:hAnsi="Arial" w:cs="Arial"/>
                <w:sz w:val="20"/>
                <w:szCs w:val="20"/>
              </w:rPr>
            </w:pPr>
          </w:p>
        </w:tc>
        <w:tc>
          <w:tcPr>
            <w:tcW w:w="1417" w:type="dxa"/>
            <w:shd w:val="clear" w:color="auto" w:fill="auto"/>
          </w:tcPr>
          <w:p w14:paraId="01E28EC3" w14:textId="77777777" w:rsidR="006F7DCF" w:rsidRPr="001B57DD" w:rsidRDefault="006F7DCF" w:rsidP="00396D5A">
            <w:pPr>
              <w:rPr>
                <w:rFonts w:ascii="Arial" w:hAnsi="Arial" w:cs="Arial"/>
                <w:sz w:val="20"/>
                <w:szCs w:val="20"/>
              </w:rPr>
            </w:pPr>
            <w:r w:rsidRPr="001B57DD">
              <w:rPr>
                <w:rFonts w:ascii="Arial" w:hAnsi="Arial" w:cs="Arial"/>
                <w:sz w:val="20"/>
                <w:szCs w:val="20"/>
              </w:rPr>
              <w:t>Quartile 2</w:t>
            </w:r>
          </w:p>
        </w:tc>
        <w:tc>
          <w:tcPr>
            <w:tcW w:w="2152" w:type="dxa"/>
            <w:shd w:val="clear" w:color="auto" w:fill="auto"/>
          </w:tcPr>
          <w:p w14:paraId="6B8B8709" w14:textId="778B2798" w:rsidR="006F7DCF" w:rsidRPr="001B57DD" w:rsidRDefault="006F7DCF" w:rsidP="00396D5A">
            <w:pPr>
              <w:rPr>
                <w:rFonts w:ascii="Arial" w:hAnsi="Arial" w:cs="Arial"/>
                <w:sz w:val="20"/>
                <w:szCs w:val="20"/>
              </w:rPr>
            </w:pPr>
            <w:r w:rsidRPr="001B57DD">
              <w:rPr>
                <w:rFonts w:ascii="Arial" w:hAnsi="Arial" w:cs="Arial"/>
                <w:sz w:val="20"/>
                <w:szCs w:val="20"/>
              </w:rPr>
              <w:t>5</w:t>
            </w:r>
            <w:r w:rsidR="001B57DD">
              <w:rPr>
                <w:rFonts w:ascii="Arial" w:hAnsi="Arial" w:cs="Arial"/>
                <w:sz w:val="20"/>
                <w:szCs w:val="20"/>
              </w:rPr>
              <w:t>,</w:t>
            </w:r>
            <w:r w:rsidRPr="001B57DD">
              <w:rPr>
                <w:rFonts w:ascii="Arial" w:hAnsi="Arial" w:cs="Arial"/>
                <w:sz w:val="20"/>
                <w:szCs w:val="20"/>
              </w:rPr>
              <w:t>347</w:t>
            </w:r>
            <w:r w:rsidR="001B57DD">
              <w:rPr>
                <w:rFonts w:ascii="Arial" w:hAnsi="Arial" w:cs="Arial"/>
                <w:sz w:val="20"/>
                <w:szCs w:val="20"/>
              </w:rPr>
              <w:t>,</w:t>
            </w:r>
            <w:r w:rsidRPr="001B57DD">
              <w:rPr>
                <w:rFonts w:ascii="Arial" w:hAnsi="Arial" w:cs="Arial"/>
                <w:sz w:val="20"/>
                <w:szCs w:val="20"/>
              </w:rPr>
              <w:t>182</w:t>
            </w:r>
          </w:p>
        </w:tc>
        <w:tc>
          <w:tcPr>
            <w:tcW w:w="5224" w:type="dxa"/>
            <w:shd w:val="clear" w:color="auto" w:fill="auto"/>
          </w:tcPr>
          <w:p w14:paraId="62C846F3" w14:textId="3109DD4E" w:rsidR="006F7DCF"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14DFF13F" w14:textId="77777777" w:rsidTr="00F56DD5">
        <w:tc>
          <w:tcPr>
            <w:tcW w:w="846" w:type="dxa"/>
            <w:shd w:val="clear" w:color="auto" w:fill="DBE5F1" w:themeFill="accent1" w:themeFillTint="33"/>
          </w:tcPr>
          <w:p w14:paraId="75B34440"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794E4681" w14:textId="77777777" w:rsidR="006F7DCF" w:rsidRPr="001B57DD" w:rsidRDefault="006F7DCF" w:rsidP="00396D5A">
            <w:pPr>
              <w:rPr>
                <w:rFonts w:ascii="Arial" w:hAnsi="Arial" w:cs="Arial"/>
                <w:sz w:val="20"/>
                <w:szCs w:val="20"/>
              </w:rPr>
            </w:pPr>
            <w:r w:rsidRPr="001B57DD">
              <w:rPr>
                <w:rFonts w:ascii="Arial" w:hAnsi="Arial" w:cs="Arial"/>
                <w:sz w:val="20"/>
                <w:szCs w:val="20"/>
              </w:rPr>
              <w:t>Quartile 3</w:t>
            </w:r>
          </w:p>
        </w:tc>
        <w:tc>
          <w:tcPr>
            <w:tcW w:w="2152" w:type="dxa"/>
            <w:shd w:val="clear" w:color="auto" w:fill="DBE5F1" w:themeFill="accent1" w:themeFillTint="33"/>
          </w:tcPr>
          <w:p w14:paraId="4AF3BB6C" w14:textId="3990CEB8" w:rsidR="006F7DCF" w:rsidRPr="001B57DD" w:rsidRDefault="006F7DCF"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670</w:t>
            </w:r>
            <w:r w:rsidR="001B57DD">
              <w:rPr>
                <w:rFonts w:ascii="Arial" w:hAnsi="Arial" w:cs="Arial"/>
                <w:sz w:val="20"/>
                <w:szCs w:val="20"/>
              </w:rPr>
              <w:t>,</w:t>
            </w:r>
            <w:r w:rsidRPr="001B57DD">
              <w:rPr>
                <w:rFonts w:ascii="Arial" w:hAnsi="Arial" w:cs="Arial"/>
                <w:sz w:val="20"/>
                <w:szCs w:val="20"/>
              </w:rPr>
              <w:t>518</w:t>
            </w:r>
          </w:p>
        </w:tc>
        <w:tc>
          <w:tcPr>
            <w:tcW w:w="5224" w:type="dxa"/>
            <w:shd w:val="clear" w:color="auto" w:fill="DBE5F1" w:themeFill="accent1" w:themeFillTint="33"/>
          </w:tcPr>
          <w:p w14:paraId="036A021E" w14:textId="0D12060A" w:rsidR="006F7DCF" w:rsidRPr="001B57DD" w:rsidRDefault="009E3210" w:rsidP="00396D5A">
            <w:pPr>
              <w:rPr>
                <w:rFonts w:ascii="Arial" w:hAnsi="Arial" w:cs="Arial"/>
                <w:sz w:val="20"/>
                <w:szCs w:val="20"/>
              </w:rPr>
            </w:pPr>
            <w:r>
              <w:rPr>
                <w:rFonts w:ascii="Arial" w:hAnsi="Arial" w:cs="Arial"/>
                <w:sz w:val="20"/>
                <w:szCs w:val="20"/>
              </w:rPr>
              <w:t>2.0%</w:t>
            </w:r>
          </w:p>
        </w:tc>
      </w:tr>
      <w:tr w:rsidR="006F7DCF" w:rsidRPr="001B57DD" w14:paraId="0D7746CD" w14:textId="77777777" w:rsidTr="00F56DD5">
        <w:tc>
          <w:tcPr>
            <w:tcW w:w="846" w:type="dxa"/>
            <w:shd w:val="clear" w:color="auto" w:fill="auto"/>
          </w:tcPr>
          <w:p w14:paraId="6E36C823" w14:textId="77777777" w:rsidR="006F7DCF" w:rsidRPr="001B57DD" w:rsidRDefault="006F7DCF" w:rsidP="00396D5A">
            <w:pPr>
              <w:rPr>
                <w:rFonts w:ascii="Arial" w:hAnsi="Arial" w:cs="Arial"/>
                <w:sz w:val="20"/>
                <w:szCs w:val="20"/>
              </w:rPr>
            </w:pPr>
          </w:p>
        </w:tc>
        <w:tc>
          <w:tcPr>
            <w:tcW w:w="1417" w:type="dxa"/>
            <w:shd w:val="clear" w:color="auto" w:fill="auto"/>
          </w:tcPr>
          <w:p w14:paraId="46A8E724" w14:textId="77777777" w:rsidR="006F7DCF" w:rsidRPr="001B57DD" w:rsidRDefault="006F7DCF" w:rsidP="00396D5A">
            <w:pPr>
              <w:rPr>
                <w:rFonts w:ascii="Arial" w:hAnsi="Arial" w:cs="Arial"/>
                <w:sz w:val="20"/>
                <w:szCs w:val="20"/>
              </w:rPr>
            </w:pPr>
            <w:r w:rsidRPr="001B57DD">
              <w:rPr>
                <w:rFonts w:ascii="Arial" w:hAnsi="Arial" w:cs="Arial"/>
                <w:sz w:val="20"/>
                <w:szCs w:val="20"/>
              </w:rPr>
              <w:t>Quartile 4</w:t>
            </w:r>
          </w:p>
        </w:tc>
        <w:tc>
          <w:tcPr>
            <w:tcW w:w="2152" w:type="dxa"/>
            <w:shd w:val="clear" w:color="auto" w:fill="auto"/>
          </w:tcPr>
          <w:p w14:paraId="58B836A7" w14:textId="4489720D" w:rsidR="006F7DCF" w:rsidRPr="001B57DD" w:rsidRDefault="006F7DCF" w:rsidP="00396D5A">
            <w:pPr>
              <w:rPr>
                <w:rFonts w:ascii="Arial" w:hAnsi="Arial" w:cs="Arial"/>
                <w:sz w:val="20"/>
                <w:szCs w:val="20"/>
              </w:rPr>
            </w:pPr>
            <w:r w:rsidRPr="001B57DD">
              <w:rPr>
                <w:rFonts w:ascii="Arial" w:hAnsi="Arial" w:cs="Arial"/>
                <w:sz w:val="20"/>
                <w:szCs w:val="20"/>
              </w:rPr>
              <w:t>1</w:t>
            </w:r>
            <w:r w:rsidR="001B57DD">
              <w:rPr>
                <w:rFonts w:ascii="Arial" w:hAnsi="Arial" w:cs="Arial"/>
                <w:sz w:val="20"/>
                <w:szCs w:val="20"/>
              </w:rPr>
              <w:t>,</w:t>
            </w:r>
            <w:r w:rsidRPr="001B57DD">
              <w:rPr>
                <w:rFonts w:ascii="Arial" w:hAnsi="Arial" w:cs="Arial"/>
                <w:sz w:val="20"/>
                <w:szCs w:val="20"/>
              </w:rPr>
              <w:t>422</w:t>
            </w:r>
            <w:r w:rsidR="001B57DD">
              <w:rPr>
                <w:rFonts w:ascii="Arial" w:hAnsi="Arial" w:cs="Arial"/>
                <w:sz w:val="20"/>
                <w:szCs w:val="20"/>
              </w:rPr>
              <w:t>,</w:t>
            </w:r>
            <w:r w:rsidRPr="001B57DD">
              <w:rPr>
                <w:rFonts w:ascii="Arial" w:hAnsi="Arial" w:cs="Arial"/>
                <w:sz w:val="20"/>
                <w:szCs w:val="20"/>
              </w:rPr>
              <w:t>934</w:t>
            </w:r>
          </w:p>
        </w:tc>
        <w:tc>
          <w:tcPr>
            <w:tcW w:w="5224" w:type="dxa"/>
            <w:shd w:val="clear" w:color="auto" w:fill="auto"/>
          </w:tcPr>
          <w:p w14:paraId="3B5E4D9D" w14:textId="450121E8" w:rsidR="00FE4B5A" w:rsidRPr="001B57DD" w:rsidRDefault="009E3210" w:rsidP="00FE4B5A">
            <w:pPr>
              <w:rPr>
                <w:rFonts w:ascii="Arial" w:hAnsi="Arial" w:cs="Arial"/>
                <w:sz w:val="20"/>
                <w:szCs w:val="20"/>
              </w:rPr>
            </w:pPr>
            <w:r>
              <w:rPr>
                <w:rFonts w:ascii="Arial" w:hAnsi="Arial" w:cs="Arial"/>
                <w:sz w:val="20"/>
                <w:szCs w:val="20"/>
              </w:rPr>
              <w:t>2.0%</w:t>
            </w:r>
          </w:p>
          <w:p w14:paraId="2E15980F" w14:textId="27E29AED" w:rsidR="006F7DCF" w:rsidRPr="001B57DD" w:rsidRDefault="006F7DCF" w:rsidP="00396D5A">
            <w:pPr>
              <w:rPr>
                <w:rFonts w:ascii="Arial" w:hAnsi="Arial" w:cs="Arial"/>
                <w:sz w:val="20"/>
                <w:szCs w:val="20"/>
              </w:rPr>
            </w:pPr>
          </w:p>
        </w:tc>
      </w:tr>
    </w:tbl>
    <w:p w14:paraId="12B4542E" w14:textId="7CFA9589" w:rsidR="00D060D2" w:rsidRDefault="00874FD9" w:rsidP="00E6133D">
      <w:pPr>
        <w:pBdr>
          <w:top w:val="nil"/>
          <w:left w:val="nil"/>
          <w:bottom w:val="nil"/>
          <w:right w:val="nil"/>
          <w:between w:val="nil"/>
        </w:pBdr>
        <w:contextualSpacing/>
        <w:rPr>
          <w:rFonts w:ascii="Arial" w:hAnsi="Arial" w:cs="Arial"/>
          <w:color w:val="000000"/>
          <w:sz w:val="20"/>
          <w:szCs w:val="20"/>
        </w:rPr>
      </w:pPr>
      <w:r w:rsidRPr="00874FD9">
        <w:rPr>
          <w:rFonts w:ascii="Arial" w:hAnsi="Arial" w:cs="Arial"/>
          <w:color w:val="000000"/>
          <w:sz w:val="20"/>
          <w:szCs w:val="20"/>
          <w:vertAlign w:val="superscript"/>
        </w:rPr>
        <w:t>a</w:t>
      </w:r>
      <w:r>
        <w:rPr>
          <w:rFonts w:ascii="Arial" w:hAnsi="Arial" w:cs="Arial"/>
          <w:color w:val="000000"/>
          <w:sz w:val="20"/>
          <w:szCs w:val="20"/>
          <w:vertAlign w:val="superscript"/>
        </w:rPr>
        <w:t xml:space="preserve"> </w:t>
      </w:r>
      <w:proofErr w:type="gramStart"/>
      <w:r w:rsidR="000B304C">
        <w:rPr>
          <w:rFonts w:ascii="Arial" w:hAnsi="Arial" w:cs="Arial"/>
          <w:color w:val="000000"/>
          <w:sz w:val="20"/>
          <w:szCs w:val="20"/>
        </w:rPr>
        <w:t>mean</w:t>
      </w:r>
      <w:r w:rsidR="001F2A02">
        <w:rPr>
          <w:rFonts w:ascii="Arial" w:hAnsi="Arial" w:cs="Arial"/>
          <w:color w:val="000000"/>
          <w:sz w:val="20"/>
          <w:szCs w:val="20"/>
        </w:rPr>
        <w:t>{</w:t>
      </w:r>
      <w:proofErr w:type="gramEnd"/>
      <w:r w:rsidR="000B304C">
        <w:rPr>
          <w:rFonts w:ascii="Arial" w:hAnsi="Arial" w:cs="Arial"/>
          <w:color w:val="000000"/>
          <w:sz w:val="20"/>
          <w:szCs w:val="20"/>
        </w:rPr>
        <w:t>total person-days exposed in each county / total person-days in study period in each county</w:t>
      </w:r>
      <w:r w:rsidR="001F2A02">
        <w:rPr>
          <w:rFonts w:ascii="Arial" w:hAnsi="Arial" w:cs="Arial"/>
          <w:color w:val="000000"/>
          <w:sz w:val="20"/>
          <w:szCs w:val="20"/>
        </w:rPr>
        <w:t>}</w:t>
      </w:r>
      <w:r w:rsidR="000B304C">
        <w:rPr>
          <w:rFonts w:ascii="Arial" w:hAnsi="Arial" w:cs="Arial"/>
          <w:color w:val="000000"/>
          <w:sz w:val="20"/>
          <w:szCs w:val="20"/>
        </w:rPr>
        <w:t xml:space="preserve"> for each category </w:t>
      </w:r>
      <w:r w:rsidR="000A68CE">
        <w:rPr>
          <w:rFonts w:ascii="Arial" w:hAnsi="Arial" w:cs="Arial"/>
          <w:color w:val="000000"/>
          <w:sz w:val="20"/>
          <w:szCs w:val="20"/>
        </w:rPr>
        <w:t>(male/female, 65-75, etc.)</w:t>
      </w:r>
    </w:p>
    <w:p w14:paraId="573F7067"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CB8D602"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251C1E6" w14:textId="77777777" w:rsidR="00D060D2" w:rsidRPr="00874FD9" w:rsidRDefault="00D060D2"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4E733B" w14:textId="77777777" w:rsidR="00141C8E" w:rsidRDefault="00141C8E">
      <w:pPr>
        <w:spacing w:after="0"/>
      </w:pPr>
      <w:r>
        <w:separator/>
      </w:r>
    </w:p>
  </w:endnote>
  <w:endnote w:type="continuationSeparator" w:id="0">
    <w:p w14:paraId="1A402656" w14:textId="77777777" w:rsidR="00141C8E" w:rsidRDefault="00141C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B2170" w14:textId="77777777" w:rsidR="00141C8E" w:rsidRDefault="00141C8E">
      <w:pPr>
        <w:spacing w:after="0"/>
      </w:pPr>
      <w:r>
        <w:separator/>
      </w:r>
    </w:p>
  </w:footnote>
  <w:footnote w:type="continuationSeparator" w:id="0">
    <w:p w14:paraId="0DF162DC" w14:textId="77777777" w:rsidR="00141C8E" w:rsidRDefault="00141C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B23CAE"/>
    <w:multiLevelType w:val="hybridMultilevel"/>
    <w:tmpl w:val="223A6DE0"/>
    <w:lvl w:ilvl="0" w:tplc="7712876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26213"/>
    <w:multiLevelType w:val="hybridMultilevel"/>
    <w:tmpl w:val="711EEFDE"/>
    <w:lvl w:ilvl="0" w:tplc="70FABEAC">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7415138">
    <w:abstractNumId w:val="1"/>
  </w:num>
  <w:num w:numId="2" w16cid:durableId="45564909">
    <w:abstractNumId w:val="2"/>
  </w:num>
  <w:num w:numId="3" w16cid:durableId="1602685456">
    <w:abstractNumId w:val="0"/>
  </w:num>
  <w:num w:numId="4" w16cid:durableId="201904144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B2"/>
    <w:rsid w:val="00003B51"/>
    <w:rsid w:val="00004F10"/>
    <w:rsid w:val="0000643C"/>
    <w:rsid w:val="00006805"/>
    <w:rsid w:val="00006CD1"/>
    <w:rsid w:val="00011432"/>
    <w:rsid w:val="00011FF0"/>
    <w:rsid w:val="00023DDF"/>
    <w:rsid w:val="000251BB"/>
    <w:rsid w:val="000259E8"/>
    <w:rsid w:val="0003119E"/>
    <w:rsid w:val="0003167B"/>
    <w:rsid w:val="00040132"/>
    <w:rsid w:val="00041830"/>
    <w:rsid w:val="000425DB"/>
    <w:rsid w:val="00043E88"/>
    <w:rsid w:val="000571EA"/>
    <w:rsid w:val="00057DF3"/>
    <w:rsid w:val="00060705"/>
    <w:rsid w:val="00060D37"/>
    <w:rsid w:val="00060DD7"/>
    <w:rsid w:val="00061740"/>
    <w:rsid w:val="00062751"/>
    <w:rsid w:val="000811D4"/>
    <w:rsid w:val="000854BD"/>
    <w:rsid w:val="00091B96"/>
    <w:rsid w:val="00093C1D"/>
    <w:rsid w:val="00094C1E"/>
    <w:rsid w:val="00095C90"/>
    <w:rsid w:val="000966BA"/>
    <w:rsid w:val="00097C6F"/>
    <w:rsid w:val="000A68CE"/>
    <w:rsid w:val="000B304C"/>
    <w:rsid w:val="000B5194"/>
    <w:rsid w:val="000B7263"/>
    <w:rsid w:val="000C05CB"/>
    <w:rsid w:val="000C0C18"/>
    <w:rsid w:val="000C3044"/>
    <w:rsid w:val="000C3651"/>
    <w:rsid w:val="000D04C5"/>
    <w:rsid w:val="000D0A4F"/>
    <w:rsid w:val="000D1BDB"/>
    <w:rsid w:val="000D1EC3"/>
    <w:rsid w:val="000D2BE7"/>
    <w:rsid w:val="000D4D05"/>
    <w:rsid w:val="000D6C47"/>
    <w:rsid w:val="000D76A3"/>
    <w:rsid w:val="000E0EBB"/>
    <w:rsid w:val="000E3957"/>
    <w:rsid w:val="000E4671"/>
    <w:rsid w:val="000F3001"/>
    <w:rsid w:val="00100F0C"/>
    <w:rsid w:val="00101D2A"/>
    <w:rsid w:val="001027BE"/>
    <w:rsid w:val="00102CBB"/>
    <w:rsid w:val="00107197"/>
    <w:rsid w:val="00120156"/>
    <w:rsid w:val="0012256E"/>
    <w:rsid w:val="00123CCC"/>
    <w:rsid w:val="00124C2C"/>
    <w:rsid w:val="001330F9"/>
    <w:rsid w:val="00135F56"/>
    <w:rsid w:val="0014065A"/>
    <w:rsid w:val="00141C8E"/>
    <w:rsid w:val="00144071"/>
    <w:rsid w:val="00150E27"/>
    <w:rsid w:val="00151266"/>
    <w:rsid w:val="00155642"/>
    <w:rsid w:val="00156C48"/>
    <w:rsid w:val="00163FAD"/>
    <w:rsid w:val="001653B1"/>
    <w:rsid w:val="00166985"/>
    <w:rsid w:val="00170DEB"/>
    <w:rsid w:val="0017121C"/>
    <w:rsid w:val="00172B0B"/>
    <w:rsid w:val="0017366A"/>
    <w:rsid w:val="00173B05"/>
    <w:rsid w:val="00173D30"/>
    <w:rsid w:val="00176D6B"/>
    <w:rsid w:val="00183824"/>
    <w:rsid w:val="001900D5"/>
    <w:rsid w:val="00192E6D"/>
    <w:rsid w:val="00195066"/>
    <w:rsid w:val="001A0019"/>
    <w:rsid w:val="001A4A46"/>
    <w:rsid w:val="001A54E9"/>
    <w:rsid w:val="001A60C2"/>
    <w:rsid w:val="001B0D67"/>
    <w:rsid w:val="001B2F81"/>
    <w:rsid w:val="001B57DD"/>
    <w:rsid w:val="001B6015"/>
    <w:rsid w:val="001C40E6"/>
    <w:rsid w:val="001C48BC"/>
    <w:rsid w:val="001C65F0"/>
    <w:rsid w:val="001C6BC5"/>
    <w:rsid w:val="001C7125"/>
    <w:rsid w:val="001D12DB"/>
    <w:rsid w:val="001D2537"/>
    <w:rsid w:val="001E0A16"/>
    <w:rsid w:val="001E104C"/>
    <w:rsid w:val="001F0326"/>
    <w:rsid w:val="001F2A02"/>
    <w:rsid w:val="001F5244"/>
    <w:rsid w:val="002010AE"/>
    <w:rsid w:val="00201705"/>
    <w:rsid w:val="00201D9B"/>
    <w:rsid w:val="00206631"/>
    <w:rsid w:val="00206F00"/>
    <w:rsid w:val="00214C6A"/>
    <w:rsid w:val="00214FE0"/>
    <w:rsid w:val="00217209"/>
    <w:rsid w:val="00220DAB"/>
    <w:rsid w:val="00221BB0"/>
    <w:rsid w:val="002226BE"/>
    <w:rsid w:val="0022746D"/>
    <w:rsid w:val="002329D1"/>
    <w:rsid w:val="00236EC6"/>
    <w:rsid w:val="00253FC0"/>
    <w:rsid w:val="0025468E"/>
    <w:rsid w:val="00256155"/>
    <w:rsid w:val="00260CCB"/>
    <w:rsid w:val="00260F43"/>
    <w:rsid w:val="00261C01"/>
    <w:rsid w:val="00263617"/>
    <w:rsid w:val="00266FCF"/>
    <w:rsid w:val="00267979"/>
    <w:rsid w:val="00270945"/>
    <w:rsid w:val="00271E08"/>
    <w:rsid w:val="0027283A"/>
    <w:rsid w:val="0027350A"/>
    <w:rsid w:val="00274A5C"/>
    <w:rsid w:val="0027738F"/>
    <w:rsid w:val="00282C86"/>
    <w:rsid w:val="002850F3"/>
    <w:rsid w:val="002912B7"/>
    <w:rsid w:val="002913CB"/>
    <w:rsid w:val="0029538F"/>
    <w:rsid w:val="00295F9D"/>
    <w:rsid w:val="00296B1A"/>
    <w:rsid w:val="002A2130"/>
    <w:rsid w:val="002A2B23"/>
    <w:rsid w:val="002A7053"/>
    <w:rsid w:val="002A7E79"/>
    <w:rsid w:val="002B2848"/>
    <w:rsid w:val="002B3652"/>
    <w:rsid w:val="002B75C6"/>
    <w:rsid w:val="002C3E98"/>
    <w:rsid w:val="002C6591"/>
    <w:rsid w:val="002D0087"/>
    <w:rsid w:val="002D2709"/>
    <w:rsid w:val="002D3ACE"/>
    <w:rsid w:val="002D3B31"/>
    <w:rsid w:val="002E26FF"/>
    <w:rsid w:val="002E62F2"/>
    <w:rsid w:val="002F0786"/>
    <w:rsid w:val="002F5789"/>
    <w:rsid w:val="002F75DC"/>
    <w:rsid w:val="002F7A8E"/>
    <w:rsid w:val="002F7FB8"/>
    <w:rsid w:val="00300C44"/>
    <w:rsid w:val="003047AE"/>
    <w:rsid w:val="003054B9"/>
    <w:rsid w:val="00307299"/>
    <w:rsid w:val="00314AC5"/>
    <w:rsid w:val="003223D0"/>
    <w:rsid w:val="00324CEA"/>
    <w:rsid w:val="00325CC6"/>
    <w:rsid w:val="003266B7"/>
    <w:rsid w:val="003330AD"/>
    <w:rsid w:val="00333F4D"/>
    <w:rsid w:val="00334570"/>
    <w:rsid w:val="00335E56"/>
    <w:rsid w:val="003420CF"/>
    <w:rsid w:val="003439B9"/>
    <w:rsid w:val="003470D5"/>
    <w:rsid w:val="00351B82"/>
    <w:rsid w:val="003612F9"/>
    <w:rsid w:val="00363D86"/>
    <w:rsid w:val="0036469A"/>
    <w:rsid w:val="00373DC7"/>
    <w:rsid w:val="0037600A"/>
    <w:rsid w:val="00377260"/>
    <w:rsid w:val="003830A5"/>
    <w:rsid w:val="00386764"/>
    <w:rsid w:val="00397425"/>
    <w:rsid w:val="003A0D23"/>
    <w:rsid w:val="003A31A2"/>
    <w:rsid w:val="003B18ED"/>
    <w:rsid w:val="003B3A70"/>
    <w:rsid w:val="003B4B1D"/>
    <w:rsid w:val="003B6B66"/>
    <w:rsid w:val="003C01E1"/>
    <w:rsid w:val="003D0FE0"/>
    <w:rsid w:val="003D2050"/>
    <w:rsid w:val="003D277A"/>
    <w:rsid w:val="003D5274"/>
    <w:rsid w:val="003E4CA6"/>
    <w:rsid w:val="003F2210"/>
    <w:rsid w:val="003F5C2D"/>
    <w:rsid w:val="003F77FC"/>
    <w:rsid w:val="00400F4E"/>
    <w:rsid w:val="00402579"/>
    <w:rsid w:val="0040626A"/>
    <w:rsid w:val="0041195D"/>
    <w:rsid w:val="00417F46"/>
    <w:rsid w:val="00423E66"/>
    <w:rsid w:val="00424A98"/>
    <w:rsid w:val="0042742C"/>
    <w:rsid w:val="00432812"/>
    <w:rsid w:val="00440433"/>
    <w:rsid w:val="00441F8F"/>
    <w:rsid w:val="00443E2B"/>
    <w:rsid w:val="004475D9"/>
    <w:rsid w:val="004479DF"/>
    <w:rsid w:val="00447C15"/>
    <w:rsid w:val="0045483B"/>
    <w:rsid w:val="00456241"/>
    <w:rsid w:val="0046494C"/>
    <w:rsid w:val="004666C9"/>
    <w:rsid w:val="00474D11"/>
    <w:rsid w:val="004768C8"/>
    <w:rsid w:val="00476EFE"/>
    <w:rsid w:val="00483D1D"/>
    <w:rsid w:val="00486C8C"/>
    <w:rsid w:val="00490951"/>
    <w:rsid w:val="004934FA"/>
    <w:rsid w:val="00495A66"/>
    <w:rsid w:val="00495DEA"/>
    <w:rsid w:val="00495E4A"/>
    <w:rsid w:val="0049796C"/>
    <w:rsid w:val="004A1F1B"/>
    <w:rsid w:val="004A4E21"/>
    <w:rsid w:val="004A6F22"/>
    <w:rsid w:val="004B135C"/>
    <w:rsid w:val="004B31F5"/>
    <w:rsid w:val="004B433E"/>
    <w:rsid w:val="004B6C86"/>
    <w:rsid w:val="004B7743"/>
    <w:rsid w:val="004B7E8D"/>
    <w:rsid w:val="004C354A"/>
    <w:rsid w:val="004C463E"/>
    <w:rsid w:val="004C627C"/>
    <w:rsid w:val="004C7591"/>
    <w:rsid w:val="004C76CC"/>
    <w:rsid w:val="004D4F27"/>
    <w:rsid w:val="004E1259"/>
    <w:rsid w:val="004E4F73"/>
    <w:rsid w:val="004F41CF"/>
    <w:rsid w:val="004F4F71"/>
    <w:rsid w:val="004F66AF"/>
    <w:rsid w:val="004F6CD0"/>
    <w:rsid w:val="004F7EDC"/>
    <w:rsid w:val="00510D19"/>
    <w:rsid w:val="0051768E"/>
    <w:rsid w:val="00517B1F"/>
    <w:rsid w:val="00522B0D"/>
    <w:rsid w:val="00526BAC"/>
    <w:rsid w:val="00527798"/>
    <w:rsid w:val="00533D60"/>
    <w:rsid w:val="0053447A"/>
    <w:rsid w:val="00534A33"/>
    <w:rsid w:val="005371B3"/>
    <w:rsid w:val="00541ADA"/>
    <w:rsid w:val="00543E95"/>
    <w:rsid w:val="005441E1"/>
    <w:rsid w:val="005448C1"/>
    <w:rsid w:val="00554FAC"/>
    <w:rsid w:val="00556328"/>
    <w:rsid w:val="0056061D"/>
    <w:rsid w:val="005643BF"/>
    <w:rsid w:val="00564E1A"/>
    <w:rsid w:val="00565BF5"/>
    <w:rsid w:val="00570198"/>
    <w:rsid w:val="00571A54"/>
    <w:rsid w:val="00581EA8"/>
    <w:rsid w:val="00583D62"/>
    <w:rsid w:val="0058448E"/>
    <w:rsid w:val="00585CE8"/>
    <w:rsid w:val="005913B5"/>
    <w:rsid w:val="0059537E"/>
    <w:rsid w:val="00596744"/>
    <w:rsid w:val="005A755F"/>
    <w:rsid w:val="005A78D5"/>
    <w:rsid w:val="005B1ED0"/>
    <w:rsid w:val="005B3F01"/>
    <w:rsid w:val="005B4BF9"/>
    <w:rsid w:val="005C5388"/>
    <w:rsid w:val="005C6E81"/>
    <w:rsid w:val="005C6F5A"/>
    <w:rsid w:val="005C7D63"/>
    <w:rsid w:val="005C7DD7"/>
    <w:rsid w:val="005D07C4"/>
    <w:rsid w:val="005D132F"/>
    <w:rsid w:val="005D2312"/>
    <w:rsid w:val="005D5997"/>
    <w:rsid w:val="005E5FC7"/>
    <w:rsid w:val="005E683C"/>
    <w:rsid w:val="005E6B90"/>
    <w:rsid w:val="005F1712"/>
    <w:rsid w:val="005F23F7"/>
    <w:rsid w:val="005F3EBB"/>
    <w:rsid w:val="005F56C6"/>
    <w:rsid w:val="00604E60"/>
    <w:rsid w:val="0061133F"/>
    <w:rsid w:val="00613F0E"/>
    <w:rsid w:val="00614275"/>
    <w:rsid w:val="00623869"/>
    <w:rsid w:val="00624C8B"/>
    <w:rsid w:val="0063270B"/>
    <w:rsid w:val="00634C14"/>
    <w:rsid w:val="006357CD"/>
    <w:rsid w:val="00636AEA"/>
    <w:rsid w:val="00637271"/>
    <w:rsid w:val="00637380"/>
    <w:rsid w:val="00637DFE"/>
    <w:rsid w:val="00645162"/>
    <w:rsid w:val="00646A8A"/>
    <w:rsid w:val="00647365"/>
    <w:rsid w:val="00651F1F"/>
    <w:rsid w:val="00654114"/>
    <w:rsid w:val="006552FF"/>
    <w:rsid w:val="00655C0C"/>
    <w:rsid w:val="00655FD6"/>
    <w:rsid w:val="00657426"/>
    <w:rsid w:val="00664624"/>
    <w:rsid w:val="006661E9"/>
    <w:rsid w:val="00667B50"/>
    <w:rsid w:val="00674E36"/>
    <w:rsid w:val="00675819"/>
    <w:rsid w:val="00676D32"/>
    <w:rsid w:val="006817AA"/>
    <w:rsid w:val="0069147C"/>
    <w:rsid w:val="006929F4"/>
    <w:rsid w:val="006956AD"/>
    <w:rsid w:val="0069669B"/>
    <w:rsid w:val="006A126F"/>
    <w:rsid w:val="006A1EA6"/>
    <w:rsid w:val="006A44B7"/>
    <w:rsid w:val="006A4679"/>
    <w:rsid w:val="006A53ED"/>
    <w:rsid w:val="006B11E5"/>
    <w:rsid w:val="006B5D26"/>
    <w:rsid w:val="006C23F8"/>
    <w:rsid w:val="006C4361"/>
    <w:rsid w:val="006D3287"/>
    <w:rsid w:val="006D4E95"/>
    <w:rsid w:val="006D7243"/>
    <w:rsid w:val="006E122E"/>
    <w:rsid w:val="006E7344"/>
    <w:rsid w:val="006F415B"/>
    <w:rsid w:val="006F7DCF"/>
    <w:rsid w:val="0070290C"/>
    <w:rsid w:val="007040F4"/>
    <w:rsid w:val="0070423B"/>
    <w:rsid w:val="007054C0"/>
    <w:rsid w:val="00707666"/>
    <w:rsid w:val="00710B90"/>
    <w:rsid w:val="00720938"/>
    <w:rsid w:val="0072107B"/>
    <w:rsid w:val="00723AE1"/>
    <w:rsid w:val="00727740"/>
    <w:rsid w:val="0072788C"/>
    <w:rsid w:val="00733B81"/>
    <w:rsid w:val="00734BB5"/>
    <w:rsid w:val="0073550B"/>
    <w:rsid w:val="00736F9A"/>
    <w:rsid w:val="007400E3"/>
    <w:rsid w:val="0074057D"/>
    <w:rsid w:val="007416D4"/>
    <w:rsid w:val="00747389"/>
    <w:rsid w:val="007527BE"/>
    <w:rsid w:val="007559E5"/>
    <w:rsid w:val="0075771A"/>
    <w:rsid w:val="00760F5F"/>
    <w:rsid w:val="007718DB"/>
    <w:rsid w:val="00771F21"/>
    <w:rsid w:val="00774E1B"/>
    <w:rsid w:val="007755CE"/>
    <w:rsid w:val="0078709A"/>
    <w:rsid w:val="00791295"/>
    <w:rsid w:val="00794E79"/>
    <w:rsid w:val="0079686E"/>
    <w:rsid w:val="00796F05"/>
    <w:rsid w:val="00797F19"/>
    <w:rsid w:val="007A17A9"/>
    <w:rsid w:val="007A2CED"/>
    <w:rsid w:val="007A3D5B"/>
    <w:rsid w:val="007A48FE"/>
    <w:rsid w:val="007B2753"/>
    <w:rsid w:val="007B6A60"/>
    <w:rsid w:val="007C10A8"/>
    <w:rsid w:val="007C2709"/>
    <w:rsid w:val="007C43E3"/>
    <w:rsid w:val="007D017F"/>
    <w:rsid w:val="007D64C4"/>
    <w:rsid w:val="007E2759"/>
    <w:rsid w:val="007E29DE"/>
    <w:rsid w:val="007E4BEE"/>
    <w:rsid w:val="007E5E5E"/>
    <w:rsid w:val="007E6ECC"/>
    <w:rsid w:val="007E7800"/>
    <w:rsid w:val="007F0E67"/>
    <w:rsid w:val="007F2499"/>
    <w:rsid w:val="007F3E70"/>
    <w:rsid w:val="007F3F57"/>
    <w:rsid w:val="007F70A1"/>
    <w:rsid w:val="008006BF"/>
    <w:rsid w:val="00801779"/>
    <w:rsid w:val="00801DA5"/>
    <w:rsid w:val="008023DB"/>
    <w:rsid w:val="008028BF"/>
    <w:rsid w:val="00802F8C"/>
    <w:rsid w:val="00807733"/>
    <w:rsid w:val="00807B8D"/>
    <w:rsid w:val="00812AE5"/>
    <w:rsid w:val="008131D0"/>
    <w:rsid w:val="00816DC3"/>
    <w:rsid w:val="00820525"/>
    <w:rsid w:val="00821BE9"/>
    <w:rsid w:val="00822302"/>
    <w:rsid w:val="008232C9"/>
    <w:rsid w:val="00823535"/>
    <w:rsid w:val="00825BA6"/>
    <w:rsid w:val="008311C2"/>
    <w:rsid w:val="00832AC8"/>
    <w:rsid w:val="00835A51"/>
    <w:rsid w:val="008469B7"/>
    <w:rsid w:val="00846E62"/>
    <w:rsid w:val="00850DF8"/>
    <w:rsid w:val="008564E7"/>
    <w:rsid w:val="00857AAD"/>
    <w:rsid w:val="00861C8E"/>
    <w:rsid w:val="0086423B"/>
    <w:rsid w:val="00864C81"/>
    <w:rsid w:val="00865058"/>
    <w:rsid w:val="00866ED7"/>
    <w:rsid w:val="00870418"/>
    <w:rsid w:val="00872892"/>
    <w:rsid w:val="00874FD9"/>
    <w:rsid w:val="00877534"/>
    <w:rsid w:val="00880459"/>
    <w:rsid w:val="008A00BB"/>
    <w:rsid w:val="008A0297"/>
    <w:rsid w:val="008A2D75"/>
    <w:rsid w:val="008A63FA"/>
    <w:rsid w:val="008B0B37"/>
    <w:rsid w:val="008B184D"/>
    <w:rsid w:val="008B19AC"/>
    <w:rsid w:val="008B20BD"/>
    <w:rsid w:val="008B5B12"/>
    <w:rsid w:val="008B6669"/>
    <w:rsid w:val="008B7832"/>
    <w:rsid w:val="008B7E9A"/>
    <w:rsid w:val="008C191C"/>
    <w:rsid w:val="008C4438"/>
    <w:rsid w:val="008D06EF"/>
    <w:rsid w:val="008D2F96"/>
    <w:rsid w:val="008D41B9"/>
    <w:rsid w:val="008D6EDB"/>
    <w:rsid w:val="008E2CFD"/>
    <w:rsid w:val="008E2D18"/>
    <w:rsid w:val="008E3140"/>
    <w:rsid w:val="008E3BD7"/>
    <w:rsid w:val="008E6DB8"/>
    <w:rsid w:val="008F46DA"/>
    <w:rsid w:val="008F6F7C"/>
    <w:rsid w:val="0090008F"/>
    <w:rsid w:val="00904FBD"/>
    <w:rsid w:val="0091040F"/>
    <w:rsid w:val="00912290"/>
    <w:rsid w:val="009127A8"/>
    <w:rsid w:val="0091409E"/>
    <w:rsid w:val="00914BA8"/>
    <w:rsid w:val="00921F22"/>
    <w:rsid w:val="009249D1"/>
    <w:rsid w:val="00924D75"/>
    <w:rsid w:val="009306F4"/>
    <w:rsid w:val="00931874"/>
    <w:rsid w:val="00940E85"/>
    <w:rsid w:val="00950EDA"/>
    <w:rsid w:val="00951F01"/>
    <w:rsid w:val="00956278"/>
    <w:rsid w:val="00957012"/>
    <w:rsid w:val="0096214E"/>
    <w:rsid w:val="00962B6C"/>
    <w:rsid w:val="00966F54"/>
    <w:rsid w:val="00974BFB"/>
    <w:rsid w:val="0097584B"/>
    <w:rsid w:val="0097738D"/>
    <w:rsid w:val="0097778A"/>
    <w:rsid w:val="00977BC7"/>
    <w:rsid w:val="00980655"/>
    <w:rsid w:val="00980C22"/>
    <w:rsid w:val="00980EB4"/>
    <w:rsid w:val="00983597"/>
    <w:rsid w:val="0098735D"/>
    <w:rsid w:val="0098736F"/>
    <w:rsid w:val="00992287"/>
    <w:rsid w:val="009924A4"/>
    <w:rsid w:val="0099402F"/>
    <w:rsid w:val="009951EA"/>
    <w:rsid w:val="00997971"/>
    <w:rsid w:val="00997ED4"/>
    <w:rsid w:val="009A0460"/>
    <w:rsid w:val="009A2996"/>
    <w:rsid w:val="009A29E1"/>
    <w:rsid w:val="009A4106"/>
    <w:rsid w:val="009A46AD"/>
    <w:rsid w:val="009A79F2"/>
    <w:rsid w:val="009B0125"/>
    <w:rsid w:val="009B079D"/>
    <w:rsid w:val="009B099C"/>
    <w:rsid w:val="009B204A"/>
    <w:rsid w:val="009B2088"/>
    <w:rsid w:val="009B597E"/>
    <w:rsid w:val="009B77F0"/>
    <w:rsid w:val="009C0403"/>
    <w:rsid w:val="009C1064"/>
    <w:rsid w:val="009C17B2"/>
    <w:rsid w:val="009C3129"/>
    <w:rsid w:val="009C64F8"/>
    <w:rsid w:val="009D2E43"/>
    <w:rsid w:val="009D3CE4"/>
    <w:rsid w:val="009D5578"/>
    <w:rsid w:val="009D56B6"/>
    <w:rsid w:val="009D75BD"/>
    <w:rsid w:val="009E067E"/>
    <w:rsid w:val="009E3210"/>
    <w:rsid w:val="009E3560"/>
    <w:rsid w:val="009E60BF"/>
    <w:rsid w:val="009F516D"/>
    <w:rsid w:val="009F57AF"/>
    <w:rsid w:val="009F5C6C"/>
    <w:rsid w:val="009F66BE"/>
    <w:rsid w:val="00A073F0"/>
    <w:rsid w:val="00A10D82"/>
    <w:rsid w:val="00A10F2D"/>
    <w:rsid w:val="00A1401C"/>
    <w:rsid w:val="00A21704"/>
    <w:rsid w:val="00A26591"/>
    <w:rsid w:val="00A26B57"/>
    <w:rsid w:val="00A307E1"/>
    <w:rsid w:val="00A30C2B"/>
    <w:rsid w:val="00A31DDD"/>
    <w:rsid w:val="00A33F4E"/>
    <w:rsid w:val="00A343FF"/>
    <w:rsid w:val="00A42396"/>
    <w:rsid w:val="00A52863"/>
    <w:rsid w:val="00A531FF"/>
    <w:rsid w:val="00A53343"/>
    <w:rsid w:val="00A55237"/>
    <w:rsid w:val="00A57B3F"/>
    <w:rsid w:val="00A61760"/>
    <w:rsid w:val="00A62075"/>
    <w:rsid w:val="00A635A9"/>
    <w:rsid w:val="00A64D68"/>
    <w:rsid w:val="00A702C7"/>
    <w:rsid w:val="00A800A9"/>
    <w:rsid w:val="00A811E3"/>
    <w:rsid w:val="00A825EC"/>
    <w:rsid w:val="00A82689"/>
    <w:rsid w:val="00A85CC3"/>
    <w:rsid w:val="00A90379"/>
    <w:rsid w:val="00A94398"/>
    <w:rsid w:val="00A95B69"/>
    <w:rsid w:val="00A9714F"/>
    <w:rsid w:val="00A9766E"/>
    <w:rsid w:val="00AA6C52"/>
    <w:rsid w:val="00AB0C92"/>
    <w:rsid w:val="00AB59E8"/>
    <w:rsid w:val="00AB6FA3"/>
    <w:rsid w:val="00AB7191"/>
    <w:rsid w:val="00AB76A8"/>
    <w:rsid w:val="00AC0EF1"/>
    <w:rsid w:val="00AC1F73"/>
    <w:rsid w:val="00AC3453"/>
    <w:rsid w:val="00AC7854"/>
    <w:rsid w:val="00AD1D49"/>
    <w:rsid w:val="00AD68A7"/>
    <w:rsid w:val="00AE107E"/>
    <w:rsid w:val="00AE476E"/>
    <w:rsid w:val="00AE60EF"/>
    <w:rsid w:val="00AF550B"/>
    <w:rsid w:val="00AF75B5"/>
    <w:rsid w:val="00AF7ED9"/>
    <w:rsid w:val="00B040AD"/>
    <w:rsid w:val="00B056A3"/>
    <w:rsid w:val="00B07525"/>
    <w:rsid w:val="00B101F8"/>
    <w:rsid w:val="00B15ED2"/>
    <w:rsid w:val="00B16729"/>
    <w:rsid w:val="00B21742"/>
    <w:rsid w:val="00B220D7"/>
    <w:rsid w:val="00B24AEA"/>
    <w:rsid w:val="00B30924"/>
    <w:rsid w:val="00B30D6F"/>
    <w:rsid w:val="00B31CBB"/>
    <w:rsid w:val="00B32B0D"/>
    <w:rsid w:val="00B32FEA"/>
    <w:rsid w:val="00B34160"/>
    <w:rsid w:val="00B3427D"/>
    <w:rsid w:val="00B3553D"/>
    <w:rsid w:val="00B357EE"/>
    <w:rsid w:val="00B3749A"/>
    <w:rsid w:val="00B4169B"/>
    <w:rsid w:val="00B50B90"/>
    <w:rsid w:val="00B521BF"/>
    <w:rsid w:val="00B53629"/>
    <w:rsid w:val="00B57156"/>
    <w:rsid w:val="00B57A02"/>
    <w:rsid w:val="00B64C6A"/>
    <w:rsid w:val="00B671B6"/>
    <w:rsid w:val="00B7081F"/>
    <w:rsid w:val="00B72F14"/>
    <w:rsid w:val="00B740E3"/>
    <w:rsid w:val="00B81ED5"/>
    <w:rsid w:val="00B830C2"/>
    <w:rsid w:val="00B878F0"/>
    <w:rsid w:val="00B9147E"/>
    <w:rsid w:val="00B9758F"/>
    <w:rsid w:val="00B97D25"/>
    <w:rsid w:val="00BA7B7E"/>
    <w:rsid w:val="00BB074B"/>
    <w:rsid w:val="00BB315D"/>
    <w:rsid w:val="00BC05D8"/>
    <w:rsid w:val="00BC1C55"/>
    <w:rsid w:val="00BC4156"/>
    <w:rsid w:val="00BC4C73"/>
    <w:rsid w:val="00BC581A"/>
    <w:rsid w:val="00BC5E5E"/>
    <w:rsid w:val="00BD0A34"/>
    <w:rsid w:val="00BD40EC"/>
    <w:rsid w:val="00BE2C19"/>
    <w:rsid w:val="00BE76BD"/>
    <w:rsid w:val="00BF0040"/>
    <w:rsid w:val="00BF063F"/>
    <w:rsid w:val="00BF4744"/>
    <w:rsid w:val="00C0054F"/>
    <w:rsid w:val="00C01470"/>
    <w:rsid w:val="00C01E66"/>
    <w:rsid w:val="00C02E27"/>
    <w:rsid w:val="00C042EE"/>
    <w:rsid w:val="00C10251"/>
    <w:rsid w:val="00C12CCB"/>
    <w:rsid w:val="00C13222"/>
    <w:rsid w:val="00C169F7"/>
    <w:rsid w:val="00C17C05"/>
    <w:rsid w:val="00C20329"/>
    <w:rsid w:val="00C26EED"/>
    <w:rsid w:val="00C27DA1"/>
    <w:rsid w:val="00C30C49"/>
    <w:rsid w:val="00C30DCC"/>
    <w:rsid w:val="00C354BE"/>
    <w:rsid w:val="00C429E1"/>
    <w:rsid w:val="00C503EA"/>
    <w:rsid w:val="00C50A8A"/>
    <w:rsid w:val="00C52E01"/>
    <w:rsid w:val="00C56357"/>
    <w:rsid w:val="00C56C56"/>
    <w:rsid w:val="00C60213"/>
    <w:rsid w:val="00C6069B"/>
    <w:rsid w:val="00C6129A"/>
    <w:rsid w:val="00C61C09"/>
    <w:rsid w:val="00C63BDE"/>
    <w:rsid w:val="00C640EA"/>
    <w:rsid w:val="00C6799E"/>
    <w:rsid w:val="00C7384A"/>
    <w:rsid w:val="00C73EE3"/>
    <w:rsid w:val="00C74F74"/>
    <w:rsid w:val="00C778C4"/>
    <w:rsid w:val="00C82169"/>
    <w:rsid w:val="00C87225"/>
    <w:rsid w:val="00C97A1F"/>
    <w:rsid w:val="00C97AF8"/>
    <w:rsid w:val="00CA03B7"/>
    <w:rsid w:val="00CA4103"/>
    <w:rsid w:val="00CA4173"/>
    <w:rsid w:val="00CA6AD1"/>
    <w:rsid w:val="00CB3A87"/>
    <w:rsid w:val="00CB5259"/>
    <w:rsid w:val="00CB58CF"/>
    <w:rsid w:val="00CB5B28"/>
    <w:rsid w:val="00CC13AC"/>
    <w:rsid w:val="00CC59F6"/>
    <w:rsid w:val="00CC6FD2"/>
    <w:rsid w:val="00CC7432"/>
    <w:rsid w:val="00CC770B"/>
    <w:rsid w:val="00CD0B26"/>
    <w:rsid w:val="00CD2E53"/>
    <w:rsid w:val="00CE0007"/>
    <w:rsid w:val="00CE1ABD"/>
    <w:rsid w:val="00CE3598"/>
    <w:rsid w:val="00CF1FC1"/>
    <w:rsid w:val="00CF310F"/>
    <w:rsid w:val="00CF42D8"/>
    <w:rsid w:val="00CF51CB"/>
    <w:rsid w:val="00D00C5C"/>
    <w:rsid w:val="00D01034"/>
    <w:rsid w:val="00D060D2"/>
    <w:rsid w:val="00D128D8"/>
    <w:rsid w:val="00D16792"/>
    <w:rsid w:val="00D21930"/>
    <w:rsid w:val="00D2550A"/>
    <w:rsid w:val="00D266CF"/>
    <w:rsid w:val="00D27C3F"/>
    <w:rsid w:val="00D300B0"/>
    <w:rsid w:val="00D30EC1"/>
    <w:rsid w:val="00D3271C"/>
    <w:rsid w:val="00D37F39"/>
    <w:rsid w:val="00D509A4"/>
    <w:rsid w:val="00D54511"/>
    <w:rsid w:val="00D55E14"/>
    <w:rsid w:val="00D56843"/>
    <w:rsid w:val="00D6051D"/>
    <w:rsid w:val="00D62A2C"/>
    <w:rsid w:val="00D744CF"/>
    <w:rsid w:val="00D84777"/>
    <w:rsid w:val="00D84A45"/>
    <w:rsid w:val="00D8595A"/>
    <w:rsid w:val="00D95A3E"/>
    <w:rsid w:val="00DA01A2"/>
    <w:rsid w:val="00DA54DA"/>
    <w:rsid w:val="00DA6B91"/>
    <w:rsid w:val="00DB2CC5"/>
    <w:rsid w:val="00DB4C14"/>
    <w:rsid w:val="00DC1331"/>
    <w:rsid w:val="00DC237C"/>
    <w:rsid w:val="00DD0F4D"/>
    <w:rsid w:val="00DD3935"/>
    <w:rsid w:val="00DD59FF"/>
    <w:rsid w:val="00DE12A0"/>
    <w:rsid w:val="00DE412B"/>
    <w:rsid w:val="00DF1224"/>
    <w:rsid w:val="00DF48AE"/>
    <w:rsid w:val="00DF4999"/>
    <w:rsid w:val="00DF6123"/>
    <w:rsid w:val="00E00979"/>
    <w:rsid w:val="00E01914"/>
    <w:rsid w:val="00E01958"/>
    <w:rsid w:val="00E030C1"/>
    <w:rsid w:val="00E07200"/>
    <w:rsid w:val="00E13AA6"/>
    <w:rsid w:val="00E20DE6"/>
    <w:rsid w:val="00E21368"/>
    <w:rsid w:val="00E22E54"/>
    <w:rsid w:val="00E23217"/>
    <w:rsid w:val="00E2362A"/>
    <w:rsid w:val="00E256D8"/>
    <w:rsid w:val="00E27868"/>
    <w:rsid w:val="00E3278F"/>
    <w:rsid w:val="00E3418F"/>
    <w:rsid w:val="00E3564D"/>
    <w:rsid w:val="00E363B8"/>
    <w:rsid w:val="00E367CC"/>
    <w:rsid w:val="00E37A1D"/>
    <w:rsid w:val="00E46468"/>
    <w:rsid w:val="00E4674D"/>
    <w:rsid w:val="00E47A56"/>
    <w:rsid w:val="00E54821"/>
    <w:rsid w:val="00E55685"/>
    <w:rsid w:val="00E57D8B"/>
    <w:rsid w:val="00E60511"/>
    <w:rsid w:val="00E6133D"/>
    <w:rsid w:val="00E62856"/>
    <w:rsid w:val="00E8195A"/>
    <w:rsid w:val="00E8446A"/>
    <w:rsid w:val="00E86C4B"/>
    <w:rsid w:val="00E944C2"/>
    <w:rsid w:val="00E96A7D"/>
    <w:rsid w:val="00E96D45"/>
    <w:rsid w:val="00E96D5B"/>
    <w:rsid w:val="00EA0AB5"/>
    <w:rsid w:val="00EA10AF"/>
    <w:rsid w:val="00EA1B02"/>
    <w:rsid w:val="00EA4C5D"/>
    <w:rsid w:val="00EB7584"/>
    <w:rsid w:val="00EC448E"/>
    <w:rsid w:val="00EC7135"/>
    <w:rsid w:val="00EC787D"/>
    <w:rsid w:val="00ED087C"/>
    <w:rsid w:val="00ED2D28"/>
    <w:rsid w:val="00ED3615"/>
    <w:rsid w:val="00ED5A90"/>
    <w:rsid w:val="00ED5EF9"/>
    <w:rsid w:val="00ED7F7F"/>
    <w:rsid w:val="00EE112E"/>
    <w:rsid w:val="00EE195C"/>
    <w:rsid w:val="00EE4137"/>
    <w:rsid w:val="00EE498F"/>
    <w:rsid w:val="00EE6F30"/>
    <w:rsid w:val="00EE77C1"/>
    <w:rsid w:val="00EF0FDF"/>
    <w:rsid w:val="00EF36C7"/>
    <w:rsid w:val="00EF6FE8"/>
    <w:rsid w:val="00F0133A"/>
    <w:rsid w:val="00F014F6"/>
    <w:rsid w:val="00F0253E"/>
    <w:rsid w:val="00F055DC"/>
    <w:rsid w:val="00F05EE2"/>
    <w:rsid w:val="00F12C01"/>
    <w:rsid w:val="00F139DD"/>
    <w:rsid w:val="00F15AB8"/>
    <w:rsid w:val="00F171E0"/>
    <w:rsid w:val="00F232FC"/>
    <w:rsid w:val="00F25795"/>
    <w:rsid w:val="00F30DC0"/>
    <w:rsid w:val="00F3263A"/>
    <w:rsid w:val="00F328D7"/>
    <w:rsid w:val="00F3493B"/>
    <w:rsid w:val="00F34BF7"/>
    <w:rsid w:val="00F36413"/>
    <w:rsid w:val="00F512A7"/>
    <w:rsid w:val="00F53A64"/>
    <w:rsid w:val="00F53CEC"/>
    <w:rsid w:val="00F558A4"/>
    <w:rsid w:val="00F55DE4"/>
    <w:rsid w:val="00F566FF"/>
    <w:rsid w:val="00F56DD5"/>
    <w:rsid w:val="00F60287"/>
    <w:rsid w:val="00F61FCE"/>
    <w:rsid w:val="00F649EE"/>
    <w:rsid w:val="00F67E19"/>
    <w:rsid w:val="00F70012"/>
    <w:rsid w:val="00F77BD9"/>
    <w:rsid w:val="00F8160E"/>
    <w:rsid w:val="00F839A7"/>
    <w:rsid w:val="00F84E37"/>
    <w:rsid w:val="00F93D5D"/>
    <w:rsid w:val="00F97705"/>
    <w:rsid w:val="00FA3B4E"/>
    <w:rsid w:val="00FB2781"/>
    <w:rsid w:val="00FB2B36"/>
    <w:rsid w:val="00FC0686"/>
    <w:rsid w:val="00FC2882"/>
    <w:rsid w:val="00FC4946"/>
    <w:rsid w:val="00FC704C"/>
    <w:rsid w:val="00FC78FB"/>
    <w:rsid w:val="00FD2837"/>
    <w:rsid w:val="00FD5B73"/>
    <w:rsid w:val="00FE115D"/>
    <w:rsid w:val="00FE4B5A"/>
    <w:rsid w:val="00FE571E"/>
    <w:rsid w:val="00FF0287"/>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unhideWhenUsed/>
    <w:rsid w:val="00176D6B"/>
    <w:pPr>
      <w:tabs>
        <w:tab w:val="left" w:pos="500"/>
      </w:tabs>
      <w:spacing w:after="240"/>
      <w:ind w:left="504" w:hanging="504"/>
    </w:pPr>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7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EE77C1"/>
    <w:rPr>
      <w:rFonts w:ascii="Courier New" w:eastAsia="Times New Roman" w:hAnsi="Courier New" w:cs="Courier New"/>
      <w:sz w:val="20"/>
      <w:szCs w:val="20"/>
      <w:lang w:val="en-CA"/>
    </w:rPr>
  </w:style>
  <w:style w:type="character" w:customStyle="1" w:styleId="gnd-iwgdh3b">
    <w:name w:val="gnd-iwgdh3b"/>
    <w:basedOn w:val="DefaultParagraphFont"/>
    <w:rsid w:val="00261C01"/>
  </w:style>
  <w:style w:type="paragraph" w:styleId="Revision">
    <w:name w:val="Revision"/>
    <w:hidden/>
    <w:uiPriority w:val="99"/>
    <w:semiHidden/>
    <w:rsid w:val="00A82689"/>
    <w:pPr>
      <w:spacing w:after="0"/>
    </w:pPr>
  </w:style>
  <w:style w:type="paragraph" w:styleId="ListParagraph">
    <w:name w:val="List Paragraph"/>
    <w:basedOn w:val="Normal"/>
    <w:uiPriority w:val="34"/>
    <w:qFormat/>
    <w:rsid w:val="006B11E5"/>
    <w:pPr>
      <w:ind w:left="720"/>
      <w:contextualSpacing/>
    </w:pPr>
  </w:style>
  <w:style w:type="character" w:styleId="UnresolvedMention">
    <w:name w:val="Unresolved Mention"/>
    <w:basedOn w:val="DefaultParagraphFont"/>
    <w:uiPriority w:val="99"/>
    <w:semiHidden/>
    <w:unhideWhenUsed/>
    <w:rsid w:val="00655F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22356624">
      <w:bodyDiv w:val="1"/>
      <w:marLeft w:val="0"/>
      <w:marRight w:val="0"/>
      <w:marTop w:val="0"/>
      <w:marBottom w:val="0"/>
      <w:divBdr>
        <w:top w:val="none" w:sz="0" w:space="0" w:color="auto"/>
        <w:left w:val="none" w:sz="0" w:space="0" w:color="auto"/>
        <w:bottom w:val="none" w:sz="0" w:space="0" w:color="auto"/>
        <w:right w:val="none" w:sz="0" w:space="0" w:color="auto"/>
      </w:divBdr>
      <w:divsChild>
        <w:div w:id="147946261">
          <w:marLeft w:val="0"/>
          <w:marRight w:val="0"/>
          <w:marTop w:val="0"/>
          <w:marBottom w:val="0"/>
          <w:divBdr>
            <w:top w:val="none" w:sz="0" w:space="0" w:color="auto"/>
            <w:left w:val="none" w:sz="0" w:space="0" w:color="auto"/>
            <w:bottom w:val="none" w:sz="0" w:space="0" w:color="auto"/>
            <w:right w:val="none" w:sz="0" w:space="0" w:color="auto"/>
          </w:divBdr>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0457251">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
      </w:divsChild>
    </w:div>
    <w:div w:id="46597094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029529363">
      <w:bodyDiv w:val="1"/>
      <w:marLeft w:val="0"/>
      <w:marRight w:val="0"/>
      <w:marTop w:val="0"/>
      <w:marBottom w:val="0"/>
      <w:divBdr>
        <w:top w:val="none" w:sz="0" w:space="0" w:color="auto"/>
        <w:left w:val="none" w:sz="0" w:space="0" w:color="auto"/>
        <w:bottom w:val="none" w:sz="0" w:space="0" w:color="auto"/>
        <w:right w:val="none" w:sz="0" w:space="0" w:color="auto"/>
      </w:divBdr>
      <w:divsChild>
        <w:div w:id="1687631317">
          <w:marLeft w:val="0"/>
          <w:marRight w:val="0"/>
          <w:marTop w:val="0"/>
          <w:marBottom w:val="0"/>
          <w:divBdr>
            <w:top w:val="none" w:sz="0" w:space="0" w:color="auto"/>
            <w:left w:val="none" w:sz="0" w:space="0" w:color="auto"/>
            <w:bottom w:val="none" w:sz="0" w:space="0" w:color="auto"/>
            <w:right w:val="none" w:sz="0" w:space="0" w:color="auto"/>
          </w:divBdr>
        </w:div>
      </w:divsChild>
    </w:div>
    <w:div w:id="1134912681">
      <w:bodyDiv w:val="1"/>
      <w:marLeft w:val="0"/>
      <w:marRight w:val="0"/>
      <w:marTop w:val="0"/>
      <w:marBottom w:val="0"/>
      <w:divBdr>
        <w:top w:val="none" w:sz="0" w:space="0" w:color="auto"/>
        <w:left w:val="none" w:sz="0" w:space="0" w:color="auto"/>
        <w:bottom w:val="none" w:sz="0" w:space="0" w:color="auto"/>
        <w:right w:val="none" w:sz="0" w:space="0" w:color="auto"/>
      </w:divBdr>
      <w:divsChild>
        <w:div w:id="742679661">
          <w:marLeft w:val="0"/>
          <w:marRight w:val="0"/>
          <w:marTop w:val="0"/>
          <w:marBottom w:val="0"/>
          <w:divBdr>
            <w:top w:val="none" w:sz="0" w:space="0" w:color="auto"/>
            <w:left w:val="none" w:sz="0" w:space="0" w:color="auto"/>
            <w:bottom w:val="none" w:sz="0" w:space="0" w:color="auto"/>
            <w:right w:val="none" w:sz="0" w:space="0" w:color="auto"/>
          </w:divBdr>
        </w:div>
      </w:divsChild>
    </w:div>
    <w:div w:id="1405106636">
      <w:bodyDiv w:val="1"/>
      <w:marLeft w:val="0"/>
      <w:marRight w:val="0"/>
      <w:marTop w:val="0"/>
      <w:marBottom w:val="0"/>
      <w:divBdr>
        <w:top w:val="none" w:sz="0" w:space="0" w:color="auto"/>
        <w:left w:val="none" w:sz="0" w:space="0" w:color="auto"/>
        <w:bottom w:val="none" w:sz="0" w:space="0" w:color="auto"/>
        <w:right w:val="none" w:sz="0" w:space="0" w:color="auto"/>
      </w:divBdr>
    </w:div>
    <w:div w:id="1469594781">
      <w:bodyDiv w:val="1"/>
      <w:marLeft w:val="0"/>
      <w:marRight w:val="0"/>
      <w:marTop w:val="0"/>
      <w:marBottom w:val="0"/>
      <w:divBdr>
        <w:top w:val="none" w:sz="0" w:space="0" w:color="auto"/>
        <w:left w:val="none" w:sz="0" w:space="0" w:color="auto"/>
        <w:bottom w:val="none" w:sz="0" w:space="0" w:color="auto"/>
        <w:right w:val="none" w:sz="0" w:space="0" w:color="auto"/>
      </w:divBdr>
    </w:div>
    <w:div w:id="1720668753">
      <w:bodyDiv w:val="1"/>
      <w:marLeft w:val="0"/>
      <w:marRight w:val="0"/>
      <w:marTop w:val="0"/>
      <w:marBottom w:val="0"/>
      <w:divBdr>
        <w:top w:val="none" w:sz="0" w:space="0" w:color="auto"/>
        <w:left w:val="none" w:sz="0" w:space="0" w:color="auto"/>
        <w:bottom w:val="none" w:sz="0" w:space="0" w:color="auto"/>
        <w:right w:val="none" w:sz="0" w:space="0" w:color="auto"/>
      </w:divBdr>
    </w:div>
    <w:div w:id="1989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SAPH-Projects/power_outage_national_cvd_hosp"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hm2913@cumc.columbia.ed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25</Pages>
  <Words>28233</Words>
  <Characters>160929</Characters>
  <Application>Microsoft Office Word</Application>
  <DocSecurity>0</DocSecurity>
  <Lines>1341</Lines>
  <Paragraphs>377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188785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10</cp:revision>
  <dcterms:created xsi:type="dcterms:W3CDTF">2025-04-21T16:04:00Z</dcterms:created>
  <dcterms:modified xsi:type="dcterms:W3CDTF">2025-07-12T20:04:00Z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id="R5oh6eii"/&gt;&lt;style id="http://www.zotero.org/styles/pnas" hasBibliography="1" bibliographyStyleHasBeenSet="1"/&gt;&lt;prefs&gt;&lt;pref name="fieldType" value="Field"/&gt;&lt;/prefs&gt;&lt;/data&gt;</vt:lpwstr>
  </property>
</Properties>
</file>