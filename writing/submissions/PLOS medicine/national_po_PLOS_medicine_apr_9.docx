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734D2EA7" w:rsidR="006552FF" w:rsidRPr="006552FF" w:rsidRDefault="006552FF" w:rsidP="00E6133D">
      <w:pPr>
        <w:rPr>
          <w:rFonts w:ascii="Arial" w:hAnsi="Arial" w:cs="Arial"/>
          <w:b/>
          <w:sz w:val="28"/>
          <w:szCs w:val="28"/>
        </w:rPr>
      </w:pPr>
      <w:r w:rsidRPr="006552FF">
        <w:rPr>
          <w:rFonts w:ascii="Arial" w:hAnsi="Arial" w:cs="Arial"/>
          <w:b/>
          <w:sz w:val="28"/>
          <w:szCs w:val="28"/>
        </w:rPr>
        <w:t xml:space="preserve">Power outages </w:t>
      </w:r>
      <w:r w:rsidR="00A82689">
        <w:rPr>
          <w:rFonts w:ascii="Arial" w:hAnsi="Arial" w:cs="Arial"/>
          <w:b/>
          <w:sz w:val="28"/>
          <w:szCs w:val="28"/>
        </w:rPr>
        <w:t>and</w:t>
      </w:r>
      <w:r w:rsidR="00A82689" w:rsidRPr="006552FF">
        <w:rPr>
          <w:rFonts w:ascii="Arial" w:hAnsi="Arial" w:cs="Arial"/>
          <w:b/>
          <w:sz w:val="28"/>
          <w:szCs w:val="28"/>
        </w:rPr>
        <w:t xml:space="preserve"> </w:t>
      </w:r>
      <w:r w:rsidRPr="006552FF">
        <w:rPr>
          <w:rFonts w:ascii="Arial" w:hAnsi="Arial" w:cs="Arial"/>
          <w:b/>
          <w:sz w:val="28"/>
          <w:szCs w:val="28"/>
        </w:rPr>
        <w:t>cardiovascular and respiratory hospitalizations among US older adults</w:t>
      </w:r>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0" w:name="30j0zll" w:colFirst="0" w:colLast="0"/>
      <w:bookmarkStart w:id="1" w:name="1fob9te" w:colFirst="0" w:colLast="0"/>
      <w:bookmarkEnd w:id="0"/>
      <w:bookmarkEnd w:id="1"/>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RDefault="009F5C6C" w:rsidP="009F5C6C">
      <w:pPr>
        <w:rPr>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223FCCFE" w:rsidR="009F5C6C" w:rsidRPr="00F25795" w:rsidRDefault="009F5C6C" w:rsidP="009F5C6C">
      <w:pPr>
        <w:rPr>
          <w:rFonts w:ascii="Arial" w:hAnsi="Arial" w:cs="Arial"/>
          <w:sz w:val="20"/>
          <w:szCs w:val="20"/>
        </w:rPr>
      </w:pPr>
      <w:r w:rsidRPr="00F25795">
        <w:rPr>
          <w:rFonts w:ascii="Arial" w:hAnsi="Arial" w:cs="Arial"/>
          <w:b/>
          <w:bCs/>
          <w:sz w:val="20"/>
          <w:szCs w:val="20"/>
        </w:rPr>
        <w:t>Question</w:t>
      </w:r>
      <w:r w:rsidRPr="00F25795">
        <w:rPr>
          <w:rFonts w:ascii="Arial" w:hAnsi="Arial" w:cs="Arial"/>
          <w:sz w:val="20"/>
          <w:szCs w:val="20"/>
        </w:rPr>
        <w:t>: Are power outages associated with emergency CVD and respiratory disease-related hospitalizations among older adults in the United States?</w:t>
      </w:r>
    </w:p>
    <w:p w14:paraId="5EF8426E" w14:textId="6E7F1863" w:rsidR="009F5C6C" w:rsidRPr="00F25795" w:rsidRDefault="009F5C6C" w:rsidP="009F5C6C">
      <w:pPr>
        <w:rPr>
          <w:rFonts w:ascii="Arial" w:hAnsi="Arial" w:cs="Arial"/>
          <w:sz w:val="20"/>
          <w:szCs w:val="20"/>
        </w:rPr>
      </w:pPr>
      <w:r w:rsidRPr="00F25795">
        <w:rPr>
          <w:rFonts w:ascii="Arial" w:hAnsi="Arial" w:cs="Arial"/>
          <w:b/>
          <w:bCs/>
          <w:sz w:val="20"/>
          <w:szCs w:val="20"/>
        </w:rPr>
        <w:t>Methods</w:t>
      </w:r>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 xml:space="preserve">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  </w:t>
      </w:r>
    </w:p>
    <w:p w14:paraId="67CC54FF" w14:textId="22329AFA" w:rsidR="009F5C6C" w:rsidRPr="00F25795" w:rsidRDefault="009F5C6C" w:rsidP="009F5C6C">
      <w:pPr>
        <w:rPr>
          <w:rFonts w:ascii="Arial" w:hAnsi="Arial" w:cs="Arial"/>
          <w:color w:val="000000"/>
          <w:sz w:val="20"/>
          <w:szCs w:val="20"/>
        </w:rPr>
      </w:pPr>
      <w:r w:rsidRPr="00DC1331">
        <w:rPr>
          <w:rFonts w:ascii="Arial" w:hAnsi="Arial" w:cs="Arial"/>
          <w:b/>
          <w:bCs/>
          <w:sz w:val="20"/>
          <w:szCs w:val="20"/>
        </w:rPr>
        <w:t>Results</w:t>
      </w:r>
      <w:r w:rsidRPr="00DC1331">
        <w:rPr>
          <w:rFonts w:ascii="Arial" w:hAnsi="Arial" w:cs="Arial"/>
          <w:sz w:val="20"/>
          <w:szCs w:val="20"/>
        </w:rPr>
        <w:t xml:space="preserve">: 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p>
    <w:p w14:paraId="24E59D05" w14:textId="3B09B7C4"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xml:space="preserve">: Power outages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7777777" w:rsidR="003223D0" w:rsidRDefault="003223D0"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228C0EE"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{"citationID":"UJcYhvCl","properties":{"formattedCitation":"(3, 4)","plainCitation":"(3, 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(3, 4)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Pr="002A2B2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Pr="002A2B2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BE2C19">
        <w:rPr>
          <w:rFonts w:ascii="Arial" w:eastAsia="Times New Roman" w:hAnsi="Arial" w:cs="Arial"/>
          <w:sz w:val="20"/>
          <w:szCs w:val="20"/>
        </w:rPr>
        <w:instrText xml:space="preserve"> ADDIN ZOTERO_ITEM CSL_CITATION {"citationID":"YxpchR1M","properties":{"formattedCitation":"(6, 7)","plainCitation":"(6, 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256155">
        <w:rPr>
          <w:rFonts w:ascii="Arial" w:eastAsia="Times New Roman" w:hAnsi="Arial" w:cs="Arial"/>
          <w:noProof/>
          <w:sz w:val="20"/>
          <w:szCs w:val="20"/>
        </w:rPr>
        <w:t>(6, 7)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37CB0969"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{"citationID":"RYCjB8x9","properties":{"formattedCitation":"(3, 8)","plainCitation":"(3, 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(3, 8)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E55685">
        <w:rPr>
          <w:rFonts w:ascii="Cambria Math" w:hAnsi="Cambria Math" w:cs="Cambria Math"/>
          <w:sz w:val="20"/>
          <w:szCs w:val="20"/>
        </w:rPr>
        <w:instrText>ﬀ</w:instrText>
      </w:r>
      <w:r w:rsidR="00E55685">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E55685" w:rsidRPr="00256155">
        <w:rPr>
          <w:rFonts w:ascii="Arial" w:hAnsi="Arial" w:cs="Arial"/>
          <w:sz w:val="20"/>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{"citationID":"mQYzfQhQ","properties":{"formattedCitation":"(13, 14)","plainCitation":"(13, 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(13, 14)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E55685">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E55685">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E55685" w:rsidRPr="002A2B2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E55685" w:rsidRPr="002A2B2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1D65D13F"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256155" w:rsidRPr="00256155">
        <w:rPr>
          <w:rFonts w:ascii="Arial" w:hAnsi="Arial" w:cs="Arial"/>
          <w:sz w:val="20"/>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Pr="002A2B2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Pr="002A2B23">
        <w:rPr>
          <w:rFonts w:ascii="Cambria Math" w:hAnsi="Cambria Math" w:cs="Cambria Math"/>
          <w:sz w:val="20"/>
          <w:szCs w:val="20"/>
        </w:rPr>
        <w:instrText>ﬀ</w:instrText>
      </w:r>
      <w:r w:rsidRPr="002A2B23">
        <w:rPr>
          <w:rFonts w:ascii="Arial" w:hAnsi="Arial" w:cs="Arial"/>
          <w:sz w:val="20"/>
          <w:szCs w:val="20"/>
        </w:rPr>
        <w:instrText>ects. We aimed to investigate the individual and joint e</w:instrText>
      </w:r>
      <w:r w:rsidRPr="002A2B23">
        <w:rPr>
          <w:rFonts w:ascii="Cambria Math" w:hAnsi="Cambria Math" w:cs="Cambria Math"/>
          <w:sz w:val="20"/>
          <w:szCs w:val="20"/>
        </w:rPr>
        <w:instrText>ﬀ</w:instrText>
      </w:r>
      <w:r w:rsidRPr="002A2B2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Pr="002A2B23">
        <w:rPr>
          <w:rFonts w:ascii="Cambria Math" w:hAnsi="Cambria Math" w:cs="Cambria Math"/>
          <w:sz w:val="20"/>
          <w:szCs w:val="20"/>
        </w:rPr>
        <w:instrText>ﬀ</w:instrText>
      </w:r>
      <w:r w:rsidRPr="002A2B2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Pr="002A2B23">
        <w:rPr>
          <w:rFonts w:ascii="Cambria Math" w:hAnsi="Cambria Math" w:cs="Cambria Math"/>
          <w:sz w:val="20"/>
          <w:szCs w:val="20"/>
        </w:rPr>
        <w:instrText>ﬀ</w:instrText>
      </w:r>
      <w:r w:rsidRPr="002A2B2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ect on both multiplicative and additive scales. Over 35% of the thunderstorm e</w:instrText>
      </w:r>
      <w:r w:rsidRPr="002A2B23">
        <w:rPr>
          <w:rFonts w:ascii="Cambria Math" w:hAnsi="Cambria Math" w:cs="Cambria Math"/>
          <w:sz w:val="20"/>
          <w:szCs w:val="20"/>
        </w:rPr>
        <w:instrText>ﬀ</w:instrText>
      </w:r>
      <w:r w:rsidRPr="002A2B23">
        <w:rPr>
          <w:rFonts w:ascii="Arial" w:hAnsi="Arial" w:cs="Arial"/>
          <w:sz w:val="20"/>
          <w:szCs w:val="20"/>
        </w:rPr>
        <w:instrText>ects were mediated by PM2:5 and RH.\nCONCLUSION: Thunderstorms accompanied by POs showed the strongest respiratory e</w:instrText>
      </w:r>
      <w:r w:rsidRPr="002A2B23">
        <w:rPr>
          <w:rFonts w:ascii="Cambria Math" w:hAnsi="Cambria Math" w:cs="Cambria Math"/>
          <w:sz w:val="20"/>
          <w:szCs w:val="20"/>
        </w:rPr>
        <w:instrText>ﬀ</w:instrText>
      </w:r>
      <w:r w:rsidRPr="002A2B2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Pr="002A2B23">
        <w:rPr>
          <w:rFonts w:ascii="Cambria Math" w:hAnsi="Cambria Math" w:cs="Cambria Math"/>
          <w:sz w:val="20"/>
          <w:szCs w:val="20"/>
        </w:rPr>
        <w:instrText>ﬀ</w:instrText>
      </w:r>
      <w:r w:rsidRPr="002A2B2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Pr="002A2B2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866ED7">
        <w:rPr>
          <w:rFonts w:ascii="Arial" w:hAnsi="Arial" w:cs="Arial"/>
          <w:sz w:val="20"/>
          <w:szCs w:val="20"/>
        </w:rPr>
        <w:instrText xml:space="preserve"> ADDIN ZOTERO_ITEM CSL_CITATION {"citationID":"WXbJWHds","properties":{"formattedCitation":"(3, 5, 23)","plainCitation":"(3, 5, 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866ED7">
        <w:rPr>
          <w:rFonts w:ascii="Arial" w:hAnsi="Arial" w:cs="Arial"/>
          <w:noProof/>
          <w:sz w:val="20"/>
          <w:szCs w:val="20"/>
        </w:rPr>
        <w:t>(3, 5, 23)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4CCB9A8A"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the first nationwide dataset of hourly county-level power outage exposure from 2018-2020 based on data from PowerOutage.us </w:t>
      </w:r>
      <w:r w:rsidRPr="002A2B23">
        <w:rPr>
          <w:rFonts w:ascii="Arial" w:hAnsi="Arial" w:cs="Arial"/>
          <w:sz w:val="20"/>
          <w:szCs w:val="20"/>
        </w:rPr>
        <w:fldChar w:fldCharType="begin"/>
      </w:r>
      <w:r w:rsidR="00256155">
        <w:rPr>
          <w:rFonts w:ascii="Arial" w:hAnsi="Arial" w:cs="Arial"/>
          <w:sz w:val="20"/>
          <w:szCs w:val="20"/>
        </w:rPr>
        <w:instrText xml:space="preserve"> ADDIN ZOTERO_ITEM CSL_CITATION {"citationID":"6GUqmEqE","properties":{"formattedCitation":"(5, 24)","plainCitation":"(5, 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256155">
        <w:rPr>
          <w:rFonts w:ascii="Arial" w:hAnsi="Arial" w:cs="Arial"/>
          <w:noProof/>
          <w:sz w:val="20"/>
          <w:szCs w:val="20"/>
        </w:rPr>
        <w:t>(5, 24)</w:t>
      </w:r>
      <w:r w:rsidRPr="002A2B23">
        <w:rPr>
          <w:rFonts w:ascii="Arial" w:hAnsi="Arial" w:cs="Arial"/>
          <w:sz w:val="20"/>
          <w:szCs w:val="20"/>
        </w:rPr>
        <w:fldChar w:fldCharType="end"/>
      </w:r>
      <w:r w:rsidRPr="002A2B23">
        <w:rPr>
          <w:rFonts w:ascii="Arial" w:hAnsi="Arial" w:cs="Arial"/>
          <w:sz w:val="20"/>
          <w:szCs w:val="20"/>
        </w:rPr>
        <w:t xml:space="preserve">. Here, we leveraged 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6487823E" w14:textId="4891EE19"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Our study population included Medicare Fee-For-Service beneficiaries aged 65+ and enrolled for at least one month between January 1</w:t>
      </w:r>
      <w:r w:rsidRPr="001C6BC5">
        <w:rPr>
          <w:rFonts w:ascii="Arial" w:hAnsi="Arial" w:cs="Arial"/>
          <w:sz w:val="20"/>
          <w:szCs w:val="20"/>
          <w:vertAlign w:val="superscript"/>
        </w:rPr>
        <w:t>st</w:t>
      </w:r>
      <w:r w:rsidRPr="001C6BC5">
        <w:rPr>
          <w:rFonts w:ascii="Arial" w:hAnsi="Arial" w:cs="Arial"/>
          <w:sz w:val="20"/>
          <w:szCs w:val="20"/>
        </w:rPr>
        <w:t>, 2018</w:t>
      </w:r>
      <w:r w:rsidR="0069669B">
        <w:rPr>
          <w:rFonts w:ascii="Arial" w:hAnsi="Arial" w:cs="Arial"/>
          <w:sz w:val="20"/>
          <w:szCs w:val="20"/>
        </w:rPr>
        <w:t>,</w:t>
      </w:r>
      <w:r w:rsidRPr="001C6BC5">
        <w:rPr>
          <w:rFonts w:ascii="Arial" w:hAnsi="Arial" w:cs="Arial"/>
          <w:sz w:val="20"/>
          <w:szCs w:val="20"/>
        </w:rPr>
        <w:t xml:space="preserve"> and December 31</w:t>
      </w:r>
      <w:r w:rsidRPr="001C6BC5">
        <w:rPr>
          <w:rFonts w:ascii="Arial" w:hAnsi="Arial" w:cs="Arial"/>
          <w:sz w:val="20"/>
          <w:szCs w:val="20"/>
          <w:vertAlign w:val="superscript"/>
        </w:rPr>
        <w:t>st</w:t>
      </w:r>
      <w:r w:rsidRPr="001C6BC5">
        <w:rPr>
          <w:rFonts w:ascii="Arial" w:hAnsi="Arial" w:cs="Arial"/>
          <w:sz w:val="20"/>
          <w:szCs w:val="20"/>
        </w:rPr>
        <w:t xml:space="preserve">, 2018. From the Medicare Beneficiary Summary File (MSBF), we obtained age, sex, </w:t>
      </w:r>
      <w:r w:rsidR="00004F10">
        <w:rPr>
          <w:rFonts w:ascii="Arial" w:hAnsi="Arial" w:cs="Arial"/>
          <w:sz w:val="20"/>
          <w:szCs w:val="20"/>
        </w:rPr>
        <w:t>Medicaid-</w:t>
      </w:r>
      <w:r w:rsidR="0091409E">
        <w:rPr>
          <w:rFonts w:ascii="Arial" w:hAnsi="Arial" w:cs="Arial"/>
          <w:sz w:val="20"/>
          <w:szCs w:val="20"/>
        </w:rPr>
        <w:t xml:space="preserve">eligibility </w:t>
      </w:r>
      <w:r w:rsidR="0069669B">
        <w:rPr>
          <w:rFonts w:ascii="Arial" w:hAnsi="Arial" w:cs="Arial"/>
          <w:sz w:val="20"/>
          <w:szCs w:val="20"/>
        </w:rPr>
        <w:t xml:space="preserve">status, </w:t>
      </w:r>
      <w:r w:rsidRPr="001C6BC5">
        <w:rPr>
          <w:rFonts w:ascii="Arial" w:hAnsi="Arial" w:cs="Arial"/>
          <w:sz w:val="20"/>
          <w:szCs w:val="20"/>
        </w:rPr>
        <w:t>and county of residence for all beneficiaries</w:t>
      </w:r>
      <w:r w:rsidRPr="001C6BC5">
        <w:rPr>
          <w:rStyle w:val="CommentReference"/>
          <w:rFonts w:ascii="Arial" w:hAnsi="Arial" w:cs="Arial"/>
          <w:sz w:val="20"/>
          <w:szCs w:val="20"/>
        </w:rPr>
        <w:t>.</w:t>
      </w:r>
      <w:r w:rsidRPr="001C6BC5">
        <w:rPr>
          <w:rFonts w:ascii="Arial" w:hAnsi="Arial" w:cs="Arial"/>
          <w:sz w:val="20"/>
          <w:szCs w:val="20"/>
        </w:rPr>
        <w:t xml:space="preserve"> </w:t>
      </w:r>
    </w:p>
    <w:p w14:paraId="3D9C797D"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2541DB7" w:rsidR="001C6BC5" w:rsidRDefault="001C6BC5" w:rsidP="001C6BC5">
      <w:pPr>
        <w:spacing w:after="0" w:line="480" w:lineRule="auto"/>
        <w:ind w:firstLine="720"/>
        <w:rPr>
          <w:rFonts w:ascii="Arial" w:hAnsi="Arial" w:cs="Arial"/>
          <w:sz w:val="20"/>
          <w:szCs w:val="20"/>
        </w:rPr>
      </w:pPr>
      <w:r w:rsidRPr="001C6BC5">
        <w:rPr>
          <w:rFonts w:ascii="Arial" w:hAnsi="Arial" w:cs="Arial"/>
          <w:sz w:val="20"/>
          <w:szCs w:val="20"/>
        </w:rPr>
        <w:t xml:space="preserve">This study was approved by the Institutional Review Boards at </w:t>
      </w:r>
      <w:r w:rsidR="00997971">
        <w:rPr>
          <w:rFonts w:ascii="Arial" w:hAnsi="Arial" w:cs="Arial"/>
          <w:sz w:val="20"/>
          <w:szCs w:val="20"/>
        </w:rPr>
        <w:t>WCG</w:t>
      </w:r>
      <w:r w:rsidR="00997971" w:rsidRPr="001C6BC5">
        <w:rPr>
          <w:rFonts w:ascii="Arial" w:hAnsi="Arial" w:cs="Arial"/>
          <w:sz w:val="20"/>
          <w:szCs w:val="20"/>
        </w:rPr>
        <w:t xml:space="preserve"> </w:t>
      </w:r>
      <w:r w:rsidRPr="001C6BC5">
        <w:rPr>
          <w:rFonts w:ascii="Arial" w:hAnsi="Arial" w:cs="Arial"/>
          <w:sz w:val="20"/>
          <w:szCs w:val="20"/>
        </w:rPr>
        <w:t>(single IRB for multi-site project), the Harvard T.H. Chan School of Public Health, and the Columbia University Mailman School of Public Health.</w:t>
      </w:r>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51A9B335" w14:textId="27B921AE"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To assess power outage exposure for 2018, we used PowerOutage.us (POUS) </w:t>
      </w:r>
      <w:r w:rsidRPr="001C6BC5">
        <w:rPr>
          <w:rFonts w:ascii="Arial" w:hAnsi="Arial" w:cs="Arial"/>
          <w:sz w:val="20"/>
          <w:szCs w:val="20"/>
        </w:rPr>
        <w:fldChar w:fldCharType="begin"/>
      </w:r>
      <w:r w:rsidRPr="001C6BC5">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Pr="001C6BC5">
        <w:rPr>
          <w:rFonts w:ascii="Arial" w:hAnsi="Arial" w:cs="Arial"/>
          <w:noProof/>
          <w:sz w:val="20"/>
          <w:szCs w:val="20"/>
        </w:rPr>
        <w:t>(24)</w:t>
      </w:r>
      <w:r w:rsidRPr="001C6BC5">
        <w:rPr>
          <w:rFonts w:ascii="Arial" w:hAnsi="Arial" w:cs="Arial"/>
          <w:sz w:val="20"/>
          <w:szCs w:val="20"/>
        </w:rPr>
        <w:fldChar w:fldCharType="end"/>
      </w:r>
      <w:r w:rsidRPr="001C6BC5">
        <w:rPr>
          <w:rFonts w:ascii="Arial" w:hAnsi="Arial" w:cs="Arial"/>
          <w:sz w:val="20"/>
          <w:szCs w:val="20"/>
        </w:rPr>
        <w:t xml:space="preserve"> nationwide county-level data. These data included the number of customers without power every hour by county. ‘Customers’ referred to residential consumers, such as households or families, and non-residential consumers, such as businesses. Because county-level estimates of customers served from POUS were unreliable, we used Energy Information Administration (EIA) estimates of customers served by state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xml:space="preserve"> and 2013-2018 American Community Survey estimates of the number of households and establishments by county to determine the proportion of state customers in each county. We then allocated state-level customers to each county, estimating the number of customers served in each county. </w:t>
      </w:r>
    </w:p>
    <w:p w14:paraId="3AF600E5" w14:textId="66165B91" w:rsidR="00655C0C" w:rsidRDefault="001C6BC5" w:rsidP="00EA10AF">
      <w:pPr>
        <w:spacing w:after="0" w:line="480" w:lineRule="auto"/>
        <w:ind w:firstLine="360"/>
        <w:rPr>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823535">
        <w:rPr>
          <w:rFonts w:ascii="Arial" w:hAnsi="Arial" w:cs="Arial"/>
          <w:sz w:val="20"/>
          <w:szCs w:val="20"/>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823535">
        <w:rPr>
          <w:rFonts w:ascii="Arial" w:hAnsi="Arial" w:cs="Arial"/>
          <w:noProof/>
          <w:sz w:val="20"/>
          <w:szCs w:val="20"/>
        </w:rPr>
        <w:t>(38)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r w:rsidR="00FB2B36" w:rsidRPr="00FB2B36">
        <w:rPr>
          <w:rFonts w:ascii="Arial" w:hAnsi="Arial" w:cs="Arial"/>
          <w:sz w:val="20"/>
          <w:szCs w:val="20"/>
        </w:rPr>
        <w:t xml:space="preserve">Under this assumption, missing data biased results of a study like </w:t>
      </w:r>
      <w:r w:rsidR="0003167B">
        <w:rPr>
          <w:rFonts w:ascii="Arial" w:hAnsi="Arial" w:cs="Arial"/>
          <w:sz w:val="20"/>
          <w:szCs w:val="20"/>
        </w:rPr>
        <w:t xml:space="preserve">ours </w:t>
      </w:r>
      <w:r w:rsidR="00FB2B36" w:rsidRPr="00FB2B36">
        <w:rPr>
          <w:rFonts w:ascii="Arial" w:hAnsi="Arial" w:cs="Arial"/>
          <w:sz w:val="20"/>
          <w:szCs w:val="20"/>
        </w:rPr>
        <w:lastRenderedPageBreak/>
        <w:t>towards the null</w:t>
      </w:r>
      <w:r w:rsidR="00FB2B36">
        <w:rPr>
          <w:rFonts w:ascii="Arial" w:hAnsi="Arial" w:cs="Arial"/>
          <w:sz w:val="20"/>
          <w:szCs w:val="20"/>
        </w:rPr>
        <w:t>.</w:t>
      </w:r>
      <w:r w:rsidR="00CF51CB">
        <w:rPr>
          <w:rFonts w:ascii="Arial" w:hAnsi="Arial" w:cs="Arial"/>
          <w:sz w:val="20"/>
          <w:szCs w:val="20"/>
        </w:rPr>
        <w:t xml:space="preserve"> </w:t>
      </w:r>
      <w:r w:rsidR="00173B05" w:rsidRPr="00173B05">
        <w:rPr>
          <w:rFonts w:ascii="Arial" w:hAnsi="Arial" w:cs="Arial"/>
          <w:sz w:val="20"/>
          <w:szCs w:val="20"/>
        </w:rPr>
        <w:t xml:space="preserve">When a small percentage </w:t>
      </w:r>
      <w:r w:rsidR="00825BA6">
        <w:rPr>
          <w:rFonts w:ascii="Arial" w:hAnsi="Arial" w:cs="Arial"/>
          <w:sz w:val="20"/>
          <w:szCs w:val="20"/>
        </w:rPr>
        <w:t>(</w:t>
      </w:r>
      <w:r w:rsidR="00B72F14">
        <w:rPr>
          <w:rFonts w:ascii="Arial" w:hAnsi="Arial" w:cs="Arial"/>
          <w:sz w:val="20"/>
          <w:szCs w:val="20"/>
        </w:rPr>
        <w:t xml:space="preserve">~ </w:t>
      </w:r>
      <w:r w:rsidR="00825BA6">
        <w:rPr>
          <w:rFonts w:ascii="Arial" w:hAnsi="Arial" w:cs="Arial"/>
          <w:sz w:val="20"/>
          <w:szCs w:val="20"/>
        </w:rPr>
        <w:t xml:space="preserve">&lt;15%) </w:t>
      </w:r>
      <w:r w:rsidR="00173B05" w:rsidRPr="00173B05">
        <w:rPr>
          <w:rFonts w:ascii="Arial" w:hAnsi="Arial" w:cs="Arial"/>
          <w:sz w:val="20"/>
          <w:szCs w:val="20"/>
        </w:rPr>
        <w:t xml:space="preserve">of </w:t>
      </w:r>
      <w:r w:rsidR="009C0403">
        <w:rPr>
          <w:rFonts w:ascii="Arial" w:hAnsi="Arial" w:cs="Arial"/>
          <w:sz w:val="20"/>
          <w:szCs w:val="20"/>
        </w:rPr>
        <w:t>hours within each county (</w:t>
      </w:r>
      <w:r w:rsidR="00173B05" w:rsidRPr="00173B05">
        <w:rPr>
          <w:rFonts w:ascii="Arial" w:hAnsi="Arial" w:cs="Arial"/>
          <w:sz w:val="20"/>
          <w:szCs w:val="20"/>
        </w:rPr>
        <w:t>county-hours</w:t>
      </w:r>
      <w:r w:rsidR="009C0403">
        <w:rPr>
          <w:rFonts w:ascii="Arial" w:hAnsi="Arial" w:cs="Arial"/>
          <w:sz w:val="20"/>
          <w:szCs w:val="20"/>
        </w:rPr>
        <w:t>)</w:t>
      </w:r>
      <w:r w:rsidR="00003B51">
        <w:rPr>
          <w:rFonts w:ascii="Arial" w:hAnsi="Arial" w:cs="Arial"/>
          <w:sz w:val="20"/>
          <w:szCs w:val="20"/>
        </w:rPr>
        <w:t xml:space="preserve"> </w:t>
      </w:r>
      <w:r w:rsidR="00173B05" w:rsidRPr="00173B05">
        <w:rPr>
          <w:rFonts w:ascii="Arial" w:hAnsi="Arial" w:cs="Arial"/>
          <w:sz w:val="20"/>
          <w:szCs w:val="20"/>
        </w:rPr>
        <w:t>were missing</w:t>
      </w:r>
      <w:r w:rsidR="00172B0B">
        <w:rPr>
          <w:rFonts w:ascii="Arial" w:hAnsi="Arial" w:cs="Arial"/>
          <w:sz w:val="20"/>
          <w:szCs w:val="20"/>
        </w:rPr>
        <w:t xml:space="preserve"> exposure data,</w:t>
      </w:r>
      <w:r w:rsidR="00173B05" w:rsidRPr="00173B05">
        <w:rPr>
          <w:rFonts w:ascii="Arial" w:hAnsi="Arial" w:cs="Arial"/>
          <w:sz w:val="20"/>
          <w:szCs w:val="20"/>
        </w:rPr>
        <w:t xml:space="preserve"> bias was minimal</w:t>
      </w:r>
      <w:r w:rsidR="00173B05">
        <w:rPr>
          <w:rFonts w:ascii="Arial" w:hAnsi="Arial" w:cs="Arial"/>
          <w:sz w:val="20"/>
          <w:szCs w:val="20"/>
        </w:rPr>
        <w:t xml:space="preserve"> (37)</w:t>
      </w:r>
      <w:r w:rsidR="00173B05" w:rsidRPr="00173B05">
        <w:rPr>
          <w:rFonts w:ascii="Arial" w:hAnsi="Arial" w:cs="Arial"/>
          <w:sz w:val="20"/>
          <w:szCs w:val="20"/>
        </w:rPr>
        <w:t>.</w:t>
      </w:r>
      <w:r w:rsidR="00D84777">
        <w:rPr>
          <w:rFonts w:ascii="Arial" w:hAnsi="Arial" w:cs="Arial"/>
          <w:sz w:val="20"/>
          <w:szCs w:val="20"/>
        </w:rPr>
        <w:t xml:space="preserve"> </w:t>
      </w:r>
      <w:r w:rsidR="00D84777" w:rsidRPr="00D84777">
        <w:rPr>
          <w:rFonts w:ascii="Arial" w:hAnsi="Arial" w:cs="Arial"/>
          <w:sz w:val="20"/>
          <w:szCs w:val="20"/>
        </w:rPr>
        <w:t xml:space="preserve">When larger amounts </w:t>
      </w:r>
      <w:r w:rsidR="00BC05D8">
        <w:rPr>
          <w:rFonts w:ascii="Arial" w:hAnsi="Arial" w:cs="Arial"/>
          <w:sz w:val="20"/>
          <w:szCs w:val="20"/>
        </w:rPr>
        <w:t>(</w:t>
      </w:r>
      <w:r w:rsidR="00B72F14">
        <w:rPr>
          <w:rFonts w:ascii="Arial" w:hAnsi="Arial" w:cs="Arial"/>
          <w:sz w:val="20"/>
          <w:szCs w:val="20"/>
        </w:rPr>
        <w:t xml:space="preserve">~ </w:t>
      </w:r>
      <w:r w:rsidR="00BC05D8">
        <w:rPr>
          <w:rFonts w:ascii="Arial" w:hAnsi="Arial" w:cs="Arial"/>
          <w:sz w:val="20"/>
          <w:szCs w:val="20"/>
        </w:rPr>
        <w:t xml:space="preserve">&gt;50%) </w:t>
      </w:r>
      <w:r w:rsidR="00D84777" w:rsidRPr="00D84777">
        <w:rPr>
          <w:rFonts w:ascii="Arial" w:hAnsi="Arial" w:cs="Arial"/>
          <w:sz w:val="20"/>
          <w:szCs w:val="20"/>
        </w:rPr>
        <w:t>were missing</w:t>
      </w:r>
      <w:r w:rsidR="00AB59E8">
        <w:rPr>
          <w:rFonts w:ascii="Arial" w:hAnsi="Arial" w:cs="Arial"/>
          <w:sz w:val="20"/>
          <w:szCs w:val="20"/>
        </w:rPr>
        <w:t>,</w:t>
      </w:r>
      <w:r w:rsidR="00D84777" w:rsidRPr="00D84777">
        <w:rPr>
          <w:rFonts w:ascii="Arial" w:hAnsi="Arial" w:cs="Arial"/>
          <w:sz w:val="20"/>
          <w:szCs w:val="20"/>
        </w:rPr>
        <w:t xml:space="preserve"> bias was substantial</w:t>
      </w:r>
      <w:r w:rsidR="00400F4E">
        <w:rPr>
          <w:rFonts w:ascii="Arial" w:hAnsi="Arial" w:cs="Arial"/>
          <w:sz w:val="20"/>
          <w:szCs w:val="20"/>
        </w:rPr>
        <w:t>.</w:t>
      </w:r>
      <w:r w:rsidR="00604E60">
        <w:t xml:space="preserve"> </w:t>
      </w:r>
      <w:r w:rsidR="00604E60" w:rsidRPr="00604E60">
        <w:rPr>
          <w:rFonts w:ascii="Arial" w:hAnsi="Arial" w:cs="Arial"/>
          <w:sz w:val="20"/>
          <w:szCs w:val="20"/>
        </w:rPr>
        <w:t xml:space="preserve">To balance generalizability and bias, we </w:t>
      </w:r>
      <w:r w:rsidR="00861C8E">
        <w:rPr>
          <w:rFonts w:ascii="Arial" w:hAnsi="Arial" w:cs="Arial"/>
          <w:sz w:val="20"/>
          <w:szCs w:val="20"/>
        </w:rPr>
        <w:t>e</w:t>
      </w:r>
      <w:r w:rsidR="00604E60" w:rsidRPr="00604E60">
        <w:rPr>
          <w:rFonts w:ascii="Arial" w:hAnsi="Arial" w:cs="Arial"/>
          <w:sz w:val="20"/>
          <w:szCs w:val="20"/>
        </w:rPr>
        <w:t>xclude</w:t>
      </w:r>
      <w:r w:rsidR="00861C8E">
        <w:rPr>
          <w:rFonts w:ascii="Arial" w:hAnsi="Arial" w:cs="Arial"/>
          <w:sz w:val="20"/>
          <w:szCs w:val="20"/>
        </w:rPr>
        <w:t>d</w:t>
      </w:r>
      <w:r w:rsidR="00604E60" w:rsidRPr="00604E60">
        <w:rPr>
          <w:rFonts w:ascii="Arial" w:hAnsi="Arial" w:cs="Arial"/>
          <w:sz w:val="20"/>
          <w:szCs w:val="20"/>
        </w:rPr>
        <w:t xml:space="preserve"> counties with &gt;50% of county-hours missing in the POUS data (n=907 counties).</w:t>
      </w:r>
      <w:r w:rsidR="00D509A4">
        <w:rPr>
          <w:rFonts w:ascii="Arial" w:hAnsi="Arial" w:cs="Arial"/>
          <w:sz w:val="20"/>
          <w:szCs w:val="20"/>
        </w:rPr>
        <w:t xml:space="preserve"> </w:t>
      </w:r>
      <w:r w:rsidR="00D509A4" w:rsidRPr="00654114">
        <w:rPr>
          <w:rFonts w:ascii="Arial" w:hAnsi="Arial" w:cs="Arial"/>
          <w:sz w:val="20"/>
          <w:szCs w:val="20"/>
        </w:rPr>
        <w:t>On average, the remaining counties were missing</w:t>
      </w:r>
      <w:r w:rsidR="00D509A4">
        <w:rPr>
          <w:rFonts w:ascii="Arial" w:hAnsi="Arial" w:cs="Arial"/>
          <w:sz w:val="20"/>
          <w:szCs w:val="20"/>
        </w:rPr>
        <w:t xml:space="preserve"> data for</w:t>
      </w:r>
      <w:r w:rsidR="00D509A4" w:rsidRPr="00654114">
        <w:rPr>
          <w:rFonts w:ascii="Arial" w:hAnsi="Arial" w:cs="Arial"/>
          <w:sz w:val="20"/>
          <w:szCs w:val="20"/>
        </w:rPr>
        <w:t xml:space="preserve"> 7% of county-hour</w:t>
      </w:r>
      <w:r w:rsidR="00D509A4">
        <w:rPr>
          <w:rFonts w:ascii="Arial" w:hAnsi="Arial" w:cs="Arial"/>
          <w:sz w:val="20"/>
          <w:szCs w:val="20"/>
        </w:rPr>
        <w:t xml:space="preserve">s. </w:t>
      </w:r>
      <w:r w:rsidR="00B81ED5">
        <w:rPr>
          <w:rFonts w:ascii="Arial" w:hAnsi="Arial" w:cs="Arial"/>
          <w:sz w:val="20"/>
          <w:szCs w:val="20"/>
        </w:rPr>
        <w:t>W</w:t>
      </w:r>
      <w:r w:rsidR="004A4E21" w:rsidRPr="00654114">
        <w:rPr>
          <w:rFonts w:ascii="Arial" w:hAnsi="Arial" w:cs="Arial"/>
          <w:sz w:val="20"/>
          <w:szCs w:val="20"/>
        </w:rPr>
        <w:t xml:space="preserve">hen included counties were missing 4 or fewer hours of consecutive exposure data, we </w:t>
      </w:r>
      <w:r w:rsidR="004A4E21">
        <w:rPr>
          <w:rFonts w:ascii="Arial" w:hAnsi="Arial" w:cs="Arial"/>
          <w:sz w:val="20"/>
          <w:szCs w:val="20"/>
        </w:rPr>
        <w:t>carried forward the</w:t>
      </w:r>
      <w:r w:rsidR="004A4E21" w:rsidRPr="00654114">
        <w:rPr>
          <w:rFonts w:ascii="Arial" w:hAnsi="Arial" w:cs="Arial"/>
          <w:sz w:val="20"/>
          <w:szCs w:val="20"/>
        </w:rPr>
        <w:t xml:space="preserve"> last observation to impute those hours.</w:t>
      </w:r>
      <w:r w:rsidR="004A4E21">
        <w:rPr>
          <w:rFonts w:ascii="Arial" w:hAnsi="Arial" w:cs="Arial"/>
          <w:sz w:val="20"/>
          <w:szCs w:val="20"/>
        </w:rPr>
        <w:t xml:space="preserve">  </w:t>
      </w:r>
      <w:r w:rsidR="002226BE">
        <w:rPr>
          <w:rFonts w:ascii="Arial" w:hAnsi="Arial" w:cs="Arial"/>
          <w:sz w:val="20"/>
          <w:szCs w:val="20"/>
        </w:rPr>
        <w:t xml:space="preserve">Our final </w:t>
      </w:r>
      <w:r w:rsidR="00397425" w:rsidRPr="00654114">
        <w:rPr>
          <w:rFonts w:ascii="Arial" w:hAnsi="Arial" w:cs="Arial"/>
          <w:sz w:val="20"/>
          <w:szCs w:val="20"/>
        </w:rPr>
        <w:t xml:space="preserve">analytic dataset included </w:t>
      </w:r>
      <w:r w:rsidR="00397425">
        <w:rPr>
          <w:rFonts w:ascii="Arial" w:hAnsi="Arial" w:cs="Arial"/>
          <w:sz w:val="20"/>
          <w:szCs w:val="20"/>
        </w:rPr>
        <w:t xml:space="preserve">counties in 48 states (all counties in HI and AK were excluded) and </w:t>
      </w:r>
      <w:r w:rsidR="00397425" w:rsidRPr="00654114">
        <w:rPr>
          <w:rFonts w:ascii="Arial" w:hAnsi="Arial" w:cs="Arial"/>
          <w:sz w:val="20"/>
          <w:szCs w:val="20"/>
        </w:rPr>
        <w:t>2,161 counties</w:t>
      </w:r>
      <w:r w:rsidR="00397425">
        <w:rPr>
          <w:rFonts w:ascii="Arial" w:hAnsi="Arial" w:cs="Arial"/>
          <w:sz w:val="20"/>
          <w:szCs w:val="20"/>
        </w:rPr>
        <w:t xml:space="preserve">, </w:t>
      </w:r>
      <w:r w:rsidR="00397425" w:rsidRPr="00654114">
        <w:rPr>
          <w:rFonts w:ascii="Arial" w:hAnsi="Arial" w:cs="Arial"/>
          <w:sz w:val="20"/>
          <w:szCs w:val="20"/>
        </w:rPr>
        <w:t>covering 71.</w:t>
      </w:r>
      <w:r w:rsidR="00397425">
        <w:rPr>
          <w:rFonts w:ascii="Arial" w:hAnsi="Arial" w:cs="Arial"/>
          <w:sz w:val="20"/>
          <w:szCs w:val="20"/>
        </w:rPr>
        <w:t>1</w:t>
      </w:r>
      <w:r w:rsidR="00397425" w:rsidRPr="00654114">
        <w:rPr>
          <w:rFonts w:ascii="Arial" w:hAnsi="Arial" w:cs="Arial"/>
          <w:sz w:val="20"/>
          <w:szCs w:val="20"/>
        </w:rPr>
        <w:t>% of 2018 Medicare beneficiaries (N = 23,622,770).</w:t>
      </w:r>
    </w:p>
    <w:p w14:paraId="7D470753" w14:textId="59BC51BE"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we considered a county-day exposed to power outage if </w:t>
      </w:r>
      <w:r w:rsidRPr="001C6BC5">
        <w:rPr>
          <w:rFonts w:ascii="Arial" w:eastAsia="Garamond" w:hAnsi="Arial" w:cs="Arial"/>
          <w:sz w:val="20"/>
          <w:szCs w:val="20"/>
        </w:rPr>
        <w:t>≥</w:t>
      </w:r>
      <w:r w:rsidRPr="001C6BC5">
        <w:rPr>
          <w:rFonts w:ascii="Arial" w:hAnsi="Arial" w:cs="Arial"/>
          <w:sz w:val="20"/>
          <w:szCs w:val="20"/>
        </w:rPr>
        <w:t xml:space="preserve">1% of county customers were without power for 8 or more consecutive hours on that day. In cases when an 8+ hour power outage spanned two days but neither day had 8 total hours of exposure alone, we considered the second day exposed. We also assessed the impacts of larger-scale outages affecting </w:t>
      </w:r>
      <w:r w:rsidRPr="001C6BC5">
        <w:rPr>
          <w:rFonts w:ascii="Arial" w:eastAsia="Garamond" w:hAnsi="Arial" w:cs="Arial"/>
          <w:sz w:val="20"/>
          <w:szCs w:val="20"/>
        </w:rPr>
        <w:t>≥</w:t>
      </w:r>
      <w:r w:rsidRPr="001C6BC5">
        <w:rPr>
          <w:rFonts w:ascii="Arial" w:hAnsi="Arial" w:cs="Arial"/>
          <w:sz w:val="20"/>
          <w:szCs w:val="20"/>
        </w:rPr>
        <w:t xml:space="preserve">3% and </w:t>
      </w:r>
      <w:r w:rsidRPr="001C6BC5">
        <w:rPr>
          <w:rFonts w:ascii="Arial" w:eastAsia="Garamond" w:hAnsi="Arial" w:cs="Arial"/>
          <w:sz w:val="20"/>
          <w:szCs w:val="20"/>
        </w:rPr>
        <w:t>≥</w:t>
      </w:r>
      <w:r w:rsidRPr="001C6BC5">
        <w:rPr>
          <w:rFonts w:ascii="Arial" w:hAnsi="Arial" w:cs="Arial"/>
          <w:sz w:val="20"/>
          <w:szCs w:val="20"/>
        </w:rPr>
        <w:t>5% of county customers.</w:t>
      </w:r>
    </w:p>
    <w:p w14:paraId="28F100C0" w14:textId="07D8FDE8"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256155">
        <w:rPr>
          <w:rFonts w:ascii="Arial" w:hAnsi="Arial" w:cs="Arial"/>
          <w:sz w:val="20"/>
          <w:szCs w:val="20"/>
        </w:rPr>
        <w:instrText xml:space="preserve"> ADDIN ZOTERO_ITEM CSL_CITATION {"citationID":"Rm7RHSFC","properties":{"formattedCitation":"(19\\uc0\\u8211{}21, 25)","plainCitation":"(19–21, 25)","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256155">
        <w:rPr>
          <w:rFonts w:ascii="Cambria Math" w:hAnsi="Cambria Math" w:cs="Cambria Math"/>
          <w:sz w:val="20"/>
          <w:szCs w:val="20"/>
        </w:rPr>
        <w:instrText>ﬀ</w:instrText>
      </w:r>
      <w:r w:rsidR="00256155">
        <w:rPr>
          <w:rFonts w:ascii="Arial" w:hAnsi="Arial" w:cs="Arial"/>
          <w:sz w:val="20"/>
          <w:szCs w:val="20"/>
        </w:rPr>
        <w:instrText>ects. We aimed to investigate the individual and joint e</w:instrText>
      </w:r>
      <w:r w:rsidR="00256155">
        <w:rPr>
          <w:rFonts w:ascii="Cambria Math" w:hAnsi="Cambria Math" w:cs="Cambria Math"/>
          <w:sz w:val="20"/>
          <w:szCs w:val="20"/>
        </w:rPr>
        <w:instrText>ﬀ</w:instrText>
      </w:r>
      <w:r w:rsidR="0025615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256155">
        <w:rPr>
          <w:rFonts w:ascii="Cambria Math" w:hAnsi="Cambria Math" w:cs="Cambria Math"/>
          <w:sz w:val="20"/>
          <w:szCs w:val="20"/>
        </w:rPr>
        <w:instrText>ﬀ</w:instrText>
      </w:r>
      <w:r w:rsidR="0025615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256155">
        <w:rPr>
          <w:rFonts w:ascii="Cambria Math" w:hAnsi="Cambria Math" w:cs="Cambria Math"/>
          <w:sz w:val="20"/>
          <w:szCs w:val="20"/>
        </w:rPr>
        <w:instrText>ﬀ</w:instrText>
      </w:r>
      <w:r w:rsidR="0025615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 on both multiplicative and additive scales. Over 35% of the thunderstorm e</w:instrText>
      </w:r>
      <w:r w:rsidR="00256155">
        <w:rPr>
          <w:rFonts w:ascii="Cambria Math" w:hAnsi="Cambria Math" w:cs="Cambria Math"/>
          <w:sz w:val="20"/>
          <w:szCs w:val="20"/>
        </w:rPr>
        <w:instrText>ﬀ</w:instrText>
      </w:r>
      <w:r w:rsidR="00256155">
        <w:rPr>
          <w:rFonts w:ascii="Arial" w:hAnsi="Arial" w:cs="Arial"/>
          <w:sz w:val="20"/>
          <w:szCs w:val="20"/>
        </w:rPr>
        <w:instrText>ects were mediated by PM2:5 and RH.\nCONCLUSION: Thunderstorms accompanied by POs showed the strongest respiratory e</w:instrText>
      </w:r>
      <w:r w:rsidR="00256155">
        <w:rPr>
          <w:rFonts w:ascii="Cambria Math" w:hAnsi="Cambria Math" w:cs="Cambria Math"/>
          <w:sz w:val="20"/>
          <w:szCs w:val="20"/>
        </w:rPr>
        <w:instrText>ﬀ</w:instrText>
      </w:r>
      <w:r w:rsidR="0025615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256155">
        <w:rPr>
          <w:rFonts w:ascii="Cambria Math" w:hAnsi="Cambria Math" w:cs="Cambria Math"/>
          <w:sz w:val="20"/>
          <w:szCs w:val="20"/>
        </w:rPr>
        <w:instrText>ﬀ</w:instrText>
      </w:r>
      <w:r w:rsidR="0025615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256155">
        <w:rPr>
          <w:rFonts w:ascii="Cambria Math" w:hAnsi="Cambria Math" w:cs="Cambria Math"/>
          <w:sz w:val="20"/>
          <w:szCs w:val="20"/>
        </w:rPr>
        <w:instrText>ﬀ</w:instrText>
      </w:r>
      <w:r w:rsidR="00256155">
        <w:rPr>
          <w:rFonts w:ascii="Arial" w:hAnsi="Arial" w:cs="Arial"/>
          <w:sz w:val="20"/>
          <w:szCs w:val="20"/>
        </w:rPr>
        <w:instrText>ects of large-scale power outages, including the massive power failure that a</w:instrText>
      </w:r>
      <w:r w:rsidR="00256155">
        <w:rPr>
          <w:rFonts w:ascii="Cambria Math" w:hAnsi="Cambria Math" w:cs="Cambria Math"/>
          <w:sz w:val="20"/>
          <w:szCs w:val="20"/>
        </w:rPr>
        <w:instrText>ﬀ</w:instrText>
      </w:r>
      <w:r w:rsidR="0025615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256155">
        <w:rPr>
          <w:rFonts w:ascii="Cambria Math" w:hAnsi="Cambria Math" w:cs="Cambria Math"/>
          <w:sz w:val="20"/>
          <w:szCs w:val="20"/>
        </w:rPr>
        <w:instrText>ﬀ</w:instrText>
      </w:r>
      <w:r w:rsidR="00256155">
        <w:rPr>
          <w:rFonts w:ascii="Arial" w:hAnsi="Arial" w:cs="Arial"/>
          <w:sz w:val="20"/>
          <w:szCs w:val="20"/>
        </w:rPr>
        <w:instrText>ect health. This information can inform preparedness e</w:instrText>
      </w:r>
      <w:r w:rsidR="00256155">
        <w:rPr>
          <w:rFonts w:ascii="Cambria Math" w:hAnsi="Cambria Math" w:cs="Cambria Math"/>
          <w:sz w:val="20"/>
          <w:szCs w:val="20"/>
        </w:rPr>
        <w:instrText>ﬀ</w:instrText>
      </w:r>
      <w:r w:rsidR="0025615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256155" w:rsidRPr="00256155">
        <w:rPr>
          <w:rFonts w:ascii="Arial" w:hAnsi="Arial" w:cs="Arial"/>
          <w:sz w:val="20"/>
        </w:rPr>
        <w:t>(19–21, 25)</w:t>
      </w:r>
      <w:r w:rsidRPr="001C6BC5">
        <w:rPr>
          <w:rFonts w:ascii="Arial" w:hAnsi="Arial" w:cs="Arial"/>
          <w:sz w:val="20"/>
          <w:szCs w:val="20"/>
        </w:rPr>
        <w:fldChar w:fldCharType="end"/>
      </w:r>
      <w:r w:rsidRPr="001C6BC5">
        <w:rPr>
          <w:rFonts w:ascii="Arial" w:hAnsi="Arial" w:cs="Arial"/>
          <w:sz w:val="20"/>
          <w:szCs w:val="20"/>
        </w:rPr>
        <w:t>.</w:t>
      </w:r>
    </w:p>
    <w:p w14:paraId="40B69A7F" w14:textId="08BD6AF1"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{"citationID":"lqKdItdQ","properties":{"formattedCitation":"(19\\uc0\\u8211{}21, 25, 39, 41)","plainCitation":"(19–21, 25, 39, 41)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823535">
        <w:rPr>
          <w:rFonts w:ascii="Cambria Math" w:hAnsi="Cambria Math" w:cs="Cambria Math"/>
          <w:sz w:val="20"/>
          <w:szCs w:val="20"/>
        </w:rPr>
        <w:instrText>ﬀ</w:instrText>
      </w:r>
      <w:r w:rsidR="00823535">
        <w:rPr>
          <w:rFonts w:ascii="Arial" w:hAnsi="Arial" w:cs="Arial"/>
          <w:sz w:val="20"/>
          <w:szCs w:val="20"/>
        </w:rPr>
        <w:instrText>ects. We aimed to investigate the individual and joint e</w:instrText>
      </w:r>
      <w:r w:rsidR="00823535">
        <w:rPr>
          <w:rFonts w:ascii="Cambria Math" w:hAnsi="Cambria Math" w:cs="Cambria Math"/>
          <w:sz w:val="20"/>
          <w:szCs w:val="20"/>
        </w:rPr>
        <w:instrText>ﬀ</w:instrText>
      </w:r>
      <w:r w:rsidR="00823535">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823535">
        <w:rPr>
          <w:rFonts w:ascii="Cambria Math" w:hAnsi="Cambria Math" w:cs="Cambria Math"/>
          <w:sz w:val="20"/>
          <w:szCs w:val="20"/>
        </w:rPr>
        <w:instrText>ﬀ</w:instrText>
      </w:r>
      <w:r w:rsidR="00823535">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823535">
        <w:rPr>
          <w:rFonts w:ascii="Cambria Math" w:hAnsi="Cambria Math" w:cs="Cambria Math"/>
          <w:sz w:val="20"/>
          <w:szCs w:val="20"/>
        </w:rPr>
        <w:instrText>ﬀ</w:instrText>
      </w:r>
      <w:r w:rsidR="00823535">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823535">
        <w:rPr>
          <w:rFonts w:ascii="Cambria Math" w:hAnsi="Cambria Math" w:cs="Cambria Math"/>
          <w:sz w:val="20"/>
          <w:szCs w:val="20"/>
        </w:rPr>
        <w:instrText>ﬀ</w:instrText>
      </w:r>
      <w:r w:rsidR="00823535">
        <w:rPr>
          <w:rFonts w:ascii="Arial" w:hAnsi="Arial" w:cs="Arial"/>
          <w:sz w:val="20"/>
          <w:szCs w:val="20"/>
        </w:rPr>
        <w:instrText>ect on both multiplicative and additive scales. Over 35% of the thunderstorm e</w:instrText>
      </w:r>
      <w:r w:rsidR="00823535">
        <w:rPr>
          <w:rFonts w:ascii="Cambria Math" w:hAnsi="Cambria Math" w:cs="Cambria Math"/>
          <w:sz w:val="20"/>
          <w:szCs w:val="20"/>
        </w:rPr>
        <w:instrText>ﬀ</w:instrText>
      </w:r>
      <w:r w:rsidR="00823535">
        <w:rPr>
          <w:rFonts w:ascii="Arial" w:hAnsi="Arial" w:cs="Arial"/>
          <w:sz w:val="20"/>
          <w:szCs w:val="20"/>
        </w:rPr>
        <w:instrText>ects were mediated by PM2:5 and RH.\nCONCLUSION: Thunderstorms accompanied by POs showed the strongest respiratory e</w:instrText>
      </w:r>
      <w:r w:rsidR="00823535">
        <w:rPr>
          <w:rFonts w:ascii="Cambria Math" w:hAnsi="Cambria Math" w:cs="Cambria Math"/>
          <w:sz w:val="20"/>
          <w:szCs w:val="20"/>
        </w:rPr>
        <w:instrText>ﬀ</w:instrText>
      </w:r>
      <w:r w:rsidR="00823535">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823535">
        <w:rPr>
          <w:rFonts w:ascii="Cambria Math" w:hAnsi="Cambria Math" w:cs="Cambria Math"/>
          <w:sz w:val="20"/>
          <w:szCs w:val="20"/>
        </w:rPr>
        <w:instrText>ﬀ</w:instrText>
      </w:r>
      <w:r w:rsidR="00823535">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823535">
        <w:rPr>
          <w:rFonts w:ascii="Cambria Math" w:hAnsi="Cambria Math" w:cs="Cambria Math"/>
          <w:sz w:val="20"/>
          <w:szCs w:val="20"/>
        </w:rPr>
        <w:instrText>ﬀ</w:instrText>
      </w:r>
      <w:r w:rsidR="00823535">
        <w:rPr>
          <w:rFonts w:ascii="Arial" w:hAnsi="Arial" w:cs="Arial"/>
          <w:sz w:val="20"/>
          <w:szCs w:val="20"/>
        </w:rPr>
        <w:instrText>ects of large-scale power outages, including the massive power failure that a</w:instrText>
      </w:r>
      <w:r w:rsidR="00823535">
        <w:rPr>
          <w:rFonts w:ascii="Cambria Math" w:hAnsi="Cambria Math" w:cs="Cambria Math"/>
          <w:sz w:val="20"/>
          <w:szCs w:val="20"/>
        </w:rPr>
        <w:instrText>ﬀ</w:instrText>
      </w:r>
      <w:r w:rsidR="00823535">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823535">
        <w:rPr>
          <w:rFonts w:ascii="Cambria Math" w:hAnsi="Cambria Math" w:cs="Cambria Math"/>
          <w:sz w:val="20"/>
          <w:szCs w:val="20"/>
        </w:rPr>
        <w:instrText>ﬀ</w:instrText>
      </w:r>
      <w:r w:rsidR="00823535">
        <w:rPr>
          <w:rFonts w:ascii="Arial" w:hAnsi="Arial" w:cs="Arial"/>
          <w:sz w:val="20"/>
          <w:szCs w:val="20"/>
        </w:rPr>
        <w:instrText>ect health. This information can inform preparedness e</w:instrText>
      </w:r>
      <w:r w:rsidR="00823535">
        <w:rPr>
          <w:rFonts w:ascii="Cambria Math" w:hAnsi="Cambria Math" w:cs="Cambria Math"/>
          <w:sz w:val="20"/>
          <w:szCs w:val="20"/>
        </w:rPr>
        <w:instrText>ﬀ</w:instrText>
      </w:r>
      <w:r w:rsidR="00823535">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823535" w:rsidRPr="00823535">
        <w:rPr>
          <w:rFonts w:ascii="Arial" w:hAnsi="Arial" w:cs="Arial"/>
          <w:sz w:val="20"/>
        </w:rPr>
        <w:t>(19–21, 25, 39, 41)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t>
      </w:r>
      <w:r w:rsidRPr="001C6BC5">
        <w:rPr>
          <w:rFonts w:ascii="Arial" w:hAnsi="Arial" w:cs="Arial"/>
          <w:sz w:val="20"/>
          <w:szCs w:val="20"/>
        </w:rPr>
        <w:lastRenderedPageBreak/>
        <w:t xml:space="preserve">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3851BE52" w14:textId="77777777" w:rsidR="001C6BC5" w:rsidRPr="001C6BC5" w:rsidRDefault="001C6BC5" w:rsidP="001C6BC5">
      <w:pPr>
        <w:spacing w:after="0" w:line="480" w:lineRule="auto"/>
        <w:ind w:firstLine="360"/>
        <w:rPr>
          <w:rFonts w:ascii="Arial" w:hAnsi="Arial" w:cs="Arial"/>
          <w:sz w:val="20"/>
          <w:szCs w:val="20"/>
        </w:rPr>
      </w:pPr>
    </w:p>
    <w:p w14:paraId="32FF34DE" w14:textId="77777777"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Statistical analysis</w:t>
      </w:r>
    </w:p>
    <w:p w14:paraId="039C03C4" w14:textId="77777777" w:rsidR="001C6BC5" w:rsidRPr="001C6BC5" w:rsidRDefault="001C6BC5" w:rsidP="001C6BC5">
      <w:pPr>
        <w:spacing w:after="0" w:line="480" w:lineRule="auto"/>
        <w:ind w:firstLine="360"/>
        <w:rPr>
          <w:rFonts w:ascii="Arial" w:hAnsi="Arial" w:cs="Arial"/>
          <w:sz w:val="20"/>
          <w:szCs w:val="20"/>
        </w:rPr>
      </w:pPr>
    </w:p>
    <w:p w14:paraId="134924E3" w14:textId="2A9445E5"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823535" w:rsidRPr="00823535">
        <w:rPr>
          <w:rFonts w:ascii="Arial" w:hAnsi="Arial" w:cs="Arial"/>
          <w:sz w:val="20"/>
        </w:rPr>
        <w:t>(43–45)</w:t>
      </w:r>
      <w:r w:rsidRPr="001C6BC5">
        <w:rPr>
          <w:rFonts w:ascii="Arial" w:hAnsi="Arial" w:cs="Arial"/>
          <w:sz w:val="20"/>
          <w:szCs w:val="20"/>
        </w:rPr>
        <w:fldChar w:fldCharType="end"/>
      </w:r>
      <w:r w:rsidRPr="001C6BC5">
        <w:rPr>
          <w:rFonts w:ascii="Arial" w:hAnsi="Arial" w:cs="Arial"/>
          <w:sz w:val="20"/>
          <w:szCs w:val="20"/>
        </w:rPr>
        <w:t xml:space="preserve">. We selected control days for every case day (i.e., county-day with a non-zero hospitalization count) by matching on county, day of week, and month. This matching controlled for time-invariant confounders such as county-level socioeconomic characteristics, which could affect both hospitalization rates and power outage rates, as well as seasonal and day-of-week trends. </w:t>
      </w:r>
      <w:r w:rsidR="00865058">
        <w:rPr>
          <w:rFonts w:ascii="Arial" w:hAnsi="Arial" w:cs="Arial"/>
          <w:sz w:val="20"/>
          <w:szCs w:val="20"/>
        </w:rPr>
        <w:t>We first ran a quasi-Poisson model to test for overdispersion of the outcome, but found no overdispersion</w:t>
      </w:r>
      <w:r w:rsidR="00A9766E">
        <w:rPr>
          <w:rFonts w:ascii="Arial" w:hAnsi="Arial" w:cs="Arial"/>
          <w:sz w:val="20"/>
          <w:szCs w:val="20"/>
        </w:rPr>
        <w:t>.</w:t>
      </w:r>
    </w:p>
    <w:p w14:paraId="7818D228" w14:textId="3B2C4780"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t xml:space="preserve"> 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gridMET, a dataset of daily high-spatial resolution surface meteorological data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{"citationID":"anMHlWK4","properties":{"formattedCitation":"(46)","plainCitation":"(46)","noteIndex":0},"citationItems":[{"id":257,"uris":["http://zotero.org/users/local/hHKggCUl/items/P8C49KHT"],"itemData":{"id":257,"type":"article-journal","abstract":"Abstract\n            Landscape</w:instrText>
      </w:r>
      <w:r w:rsidR="00823535">
        <w:rPr>
          <w:rFonts w:ascii="Cambria Math" w:hAnsi="Cambria Math" w:cs="Cambria Math"/>
          <w:sz w:val="20"/>
          <w:szCs w:val="20"/>
        </w:rPr>
        <w:instrText>‐</w:instrText>
      </w:r>
      <w:r w:rsidR="00823535">
        <w:rPr>
          <w:rFonts w:ascii="Arial" w:hAnsi="Arial" w:cs="Arial"/>
          <w:sz w:val="20"/>
          <w:szCs w:val="20"/>
        </w:rPr>
        <w:instrText>scale ecological modelling has been hindered by suitable high</w:instrText>
      </w:r>
      <w:r w:rsidR="00823535">
        <w:rPr>
          <w:rFonts w:ascii="Cambria Math" w:hAnsi="Cambria Math" w:cs="Cambria Math"/>
          <w:sz w:val="20"/>
          <w:szCs w:val="20"/>
        </w:rPr>
        <w:instrText>‐</w:instrText>
      </w:r>
      <w:r w:rsidR="00823535">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823535">
        <w:rPr>
          <w:rFonts w:ascii="Cambria Math" w:hAnsi="Cambria Math" w:cs="Cambria Math"/>
          <w:sz w:val="20"/>
          <w:szCs w:val="20"/>
        </w:rPr>
        <w:instrText>‐</w:instrText>
      </w:r>
      <w:r w:rsidR="00823535">
        <w:rPr>
          <w:rFonts w:ascii="Arial" w:hAnsi="Arial" w:cs="Arial"/>
          <w:sz w:val="20"/>
          <w:szCs w:val="20"/>
        </w:rPr>
        <w:instrText>scale reanalysis and daily gauge</w:instrText>
      </w:r>
      <w:r w:rsidR="00823535">
        <w:rPr>
          <w:rFonts w:ascii="Cambria Math" w:hAnsi="Cambria Math" w:cs="Cambria Math"/>
          <w:sz w:val="20"/>
          <w:szCs w:val="20"/>
        </w:rPr>
        <w:instrText>‐</w:instrText>
      </w:r>
      <w:r w:rsidR="00823535">
        <w:rPr>
          <w:rFonts w:ascii="Arial" w:hAnsi="Arial" w:cs="Arial"/>
          <w:sz w:val="20"/>
          <w:szCs w:val="20"/>
        </w:rPr>
        <w:instrText>based precipitation to derive a spatially and temporally complete, high</w:instrText>
      </w:r>
      <w:r w:rsidR="00823535">
        <w:rPr>
          <w:rFonts w:ascii="Cambria Math" w:hAnsi="Cambria Math" w:cs="Cambria Math"/>
          <w:sz w:val="20"/>
          <w:szCs w:val="20"/>
        </w:rPr>
        <w:instrText>‐</w:instrText>
      </w:r>
      <w:r w:rsidR="00823535">
        <w:rPr>
          <w:rFonts w:ascii="Arial" w:hAnsi="Arial" w:cs="Arial"/>
          <w:sz w:val="20"/>
          <w:szCs w:val="20"/>
        </w:rPr>
        <w:instrText>resolution (4</w:instrText>
      </w:r>
      <w:r w:rsidR="00823535">
        <w:rPr>
          <w:rFonts w:ascii="Cambria Math" w:hAnsi="Cambria Math" w:cs="Cambria Math"/>
          <w:sz w:val="20"/>
          <w:szCs w:val="20"/>
        </w:rPr>
        <w:instrText>‐</w:instrText>
      </w:r>
      <w:r w:rsidR="00823535">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823535">
        <w:rPr>
          <w:rFonts w:ascii="Cambria Math" w:hAnsi="Cambria Math" w:cs="Cambria Math"/>
          <w:sz w:val="20"/>
          <w:szCs w:val="20"/>
        </w:rPr>
        <w:instrText>‐</w:instrText>
      </w:r>
      <w:r w:rsidR="00823535">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{"citationID":"rL987GAw","properties":{"formattedCitation":"(26)","plainCitation":"(26)","noteIndex":0},"citationItems":[{"id":211,"uris":["http://zotero.org/users/local/hHKggCUl/items/7S2KHWLC"],"itemData":{"id":211,"type":"article-journal","abstract":"Objectives: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(26)</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(qAIC). We controlled for these confounders in our </w:t>
      </w:r>
      <w:r w:rsidRPr="001C6BC5">
        <w:rPr>
          <w:rFonts w:ascii="Arial" w:hAnsi="Arial" w:cs="Arial"/>
          <w:sz w:val="20"/>
          <w:szCs w:val="20"/>
        </w:rPr>
        <w:lastRenderedPageBreak/>
        <w:t xml:space="preserve">analytic power outage models with the qAIC-determined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66D8A05B"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{"citationID":"AyNmwG13","properties":{"formattedCitation":"(47)","plainCitation":"(47)","noteIndex":0},"citationItems":[{"id":259,"uris":["http://zotero.org/users/local/hHKggCUl/items/TT6S5RCD"],"itemData":{"id":259,"type":"article-journal","abstract":"Abstract\n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823535">
        <w:rPr>
          <w:rFonts w:ascii="Cambria Math" w:hAnsi="Cambria Math" w:cs="Cambria Math"/>
          <w:sz w:val="20"/>
          <w:szCs w:val="20"/>
        </w:rPr>
        <w:instrText>‐</w:instrText>
      </w:r>
      <w:r w:rsidR="00823535">
        <w:rPr>
          <w:rFonts w:ascii="Arial" w:hAnsi="Arial" w:cs="Arial"/>
          <w:sz w:val="20"/>
          <w:szCs w:val="20"/>
        </w:rPr>
        <w:instrText>linear models (DLNM), a modelling framework that can simultaneously represent non</w:instrText>
      </w:r>
      <w:r w:rsidR="00823535">
        <w:rPr>
          <w:rFonts w:ascii="Cambria Math" w:hAnsi="Cambria Math" w:cs="Cambria Math"/>
          <w:sz w:val="20"/>
          <w:szCs w:val="20"/>
        </w:rPr>
        <w:instrText>‐</w:instrText>
      </w:r>
      <w:r w:rsidR="00823535">
        <w:rPr>
          <w:rFonts w:ascii="Arial" w:hAnsi="Arial" w:cs="Arial"/>
          <w:sz w:val="20"/>
          <w:szCs w:val="20"/>
        </w:rPr>
        <w:instrText>linear exposure–response dependencies and delayed effects. This methodology is based on the definition of a ‘cross</w:instrText>
      </w:r>
      <w:r w:rsidR="00823535">
        <w:rPr>
          <w:rFonts w:ascii="Cambria Math" w:hAnsi="Cambria Math" w:cs="Cambria Math"/>
          <w:sz w:val="20"/>
          <w:szCs w:val="20"/>
        </w:rPr>
        <w:instrText>‐</w:instrText>
      </w:r>
      <w:r w:rsidR="00823535">
        <w:rPr>
          <w:rFonts w:ascii="Arial" w:hAnsi="Arial" w:cs="Arial"/>
          <w:sz w:val="20"/>
          <w:szCs w:val="20"/>
        </w:rPr>
        <w:instrText>basis’, a bi</w:instrText>
      </w:r>
      <w:r w:rsidR="00823535">
        <w:rPr>
          <w:rFonts w:ascii="Cambria Math" w:hAnsi="Cambria Math" w:cs="Cambria Math"/>
          <w:sz w:val="20"/>
          <w:szCs w:val="20"/>
        </w:rPr>
        <w:instrText>‐</w:instrText>
      </w:r>
      <w:r w:rsidR="00823535">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823535">
        <w:rPr>
          <w:rFonts w:ascii="Cambria Math" w:hAnsi="Cambria Math" w:cs="Cambria Math"/>
          <w:sz w:val="20"/>
          <w:szCs w:val="20"/>
        </w:rPr>
        <w:instrText>‐</w:instrText>
      </w:r>
      <w:r w:rsidR="00823535">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(47)</w:t>
      </w:r>
      <w:r w:rsidRPr="001C6BC5">
        <w:rPr>
          <w:rFonts w:ascii="Arial" w:hAnsi="Arial" w:cs="Arial"/>
          <w:sz w:val="20"/>
          <w:szCs w:val="20"/>
        </w:rPr>
        <w:fldChar w:fldCharType="end"/>
      </w:r>
      <w:r w:rsidRPr="001C6BC5">
        <w:rPr>
          <w:rFonts w:ascii="Arial" w:hAnsi="Arial" w:cs="Arial"/>
          <w:sz w:val="20"/>
          <w:szCs w:val="20"/>
        </w:rPr>
        <w:t>. We tested 3-5 degrees of freedom on the lag dimension (1-3 knots), and we compared model fit using qAICs.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In an additional secondary analysis, we tested the relationship between continuous daily county-level number of hours without power and hospitalizations rates to test for possible 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qAICs to find the best-fitting model among these eight model options.</w:t>
      </w:r>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77528745"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We stratified analyses by age (65-75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 xml:space="preserve">and dual eligibility for Medicaid and Medicare as a proxy </w:t>
      </w:r>
      <w:r w:rsidR="0070290C">
        <w:rPr>
          <w:rFonts w:ascii="Arial" w:hAnsi="Arial" w:cs="Arial"/>
          <w:sz w:val="20"/>
          <w:szCs w:val="20"/>
        </w:rPr>
        <w:lastRenderedPageBreak/>
        <w:t>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emPOWER data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{"citationID":"U0aBvAdH","properties":{"formattedCitation":"(48)","plainCitation":"(48)","noteIndex":0},"citationItems":[{"id":260,"uris":["http://zotero.org/users/local/hHKggCUl/items/DEGGDVC8"],"itemData":{"id":260,"type":"webpage","title":"HHS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(48)</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60FECFF"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r w:rsidRPr="00D56843">
        <w:rPr>
          <w:rFonts w:ascii="Arial" w:hAnsi="Arial" w:cs="Arial"/>
          <w:i/>
          <w:iCs/>
          <w:sz w:val="20"/>
          <w:szCs w:val="20"/>
        </w:rPr>
        <w:t>gnm</w:t>
      </w:r>
      <w:r w:rsidRPr="001C6BC5">
        <w:rPr>
          <w:rFonts w:ascii="Arial" w:hAnsi="Arial" w:cs="Arial"/>
          <w:sz w:val="20"/>
          <w:szCs w:val="20"/>
        </w:rPr>
        <w:t xml:space="preserve">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{"citationID":"WRuETQSQ","properties":{"formattedCitation":"(49)","plainCitation":"(49)","noteIndex":0},"citationItems":[{"id":284,"uris":["http://zotero.org/users/local/hHKggCUl/items/2E4WRPEG"],"itemData":{"id":284,"type":"dataset","abstract":"Functions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(49)</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{"citationID":"hpvKRVfB","properties":{"formattedCitation":"(50)","plainCitation":"(50)","noteIndex":0},"citationItems":[{"id":282,"uris":["http://zotero.org/users/local/hHKggCUl/items/Z3RI6IXZ"],"itemData":{"id":282,"type":"article-journal","abstract":"Splines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823535">
        <w:rPr>
          <w:rFonts w:ascii="Cambria Math" w:hAnsi="Cambria Math" w:cs="Cambria Math"/>
          <w:sz w:val="20"/>
          <w:szCs w:val="20"/>
        </w:rPr>
        <w:instrText>ﬃ</w:instrText>
      </w:r>
      <w:r w:rsidR="00823535">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(50)</w:t>
      </w:r>
      <w:r w:rsidRPr="001C6BC5">
        <w:rPr>
          <w:rFonts w:ascii="Arial" w:hAnsi="Arial" w:cs="Arial"/>
          <w:sz w:val="20"/>
          <w:szCs w:val="20"/>
        </w:rPr>
        <w:fldChar w:fldCharType="end"/>
      </w:r>
      <w:r w:rsidRPr="001C6BC5">
        <w:rPr>
          <w:rFonts w:ascii="Arial" w:hAnsi="Arial" w:cs="Arial"/>
          <w:sz w:val="20"/>
          <w:szCs w:val="20"/>
        </w:rPr>
        <w:t xml:space="preserve">, and </w:t>
      </w:r>
      <w:r w:rsidRPr="00D56843">
        <w:rPr>
          <w:rFonts w:ascii="Arial" w:hAnsi="Arial" w:cs="Arial"/>
          <w:i/>
          <w:iCs/>
          <w:sz w:val="20"/>
          <w:szCs w:val="20"/>
        </w:rPr>
        <w:t>dlnm</w:t>
      </w:r>
      <w:r w:rsidRPr="001C6BC5">
        <w:rPr>
          <w:rFonts w:ascii="Arial" w:hAnsi="Arial" w:cs="Arial"/>
          <w:sz w:val="20"/>
          <w:szCs w:val="20"/>
        </w:rPr>
        <w:t xml:space="preserve"> </w:t>
      </w:r>
      <w:r w:rsidRPr="001C6BC5">
        <w:rPr>
          <w:rFonts w:ascii="Arial" w:hAnsi="Arial" w:cs="Arial"/>
          <w:sz w:val="20"/>
          <w:szCs w:val="20"/>
        </w:rPr>
        <w:fldChar w:fldCharType="begin"/>
      </w:r>
      <w:r w:rsidR="00823535">
        <w:rPr>
          <w:rFonts w:ascii="Arial" w:hAnsi="Arial" w:cs="Arial"/>
          <w:sz w:val="20"/>
          <w:szCs w:val="20"/>
        </w:rPr>
        <w:instrText xml:space="preserve"> ADDIN ZOTERO_ITEM CSL_CITATION {"citationID":"kexcwpZU","properties":{"formattedCitation":"(51)","plainCitation":"(51)","noteIndex":0},"citationItems":[{"id":280,"uris":["http://zotero.org/users/local/hHKggCUl/items/PCT3ARIL"],"itemData":{"id":280,"type":"article-journal","abstract":"Distributed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823535">
        <w:rPr>
          <w:rFonts w:ascii="Cambria Math" w:hAnsi="Cambria Math" w:cs="Cambria Math"/>
          <w:sz w:val="20"/>
          <w:szCs w:val="20"/>
        </w:rPr>
        <w:instrText>ﬀ</w:instrText>
      </w:r>
      <w:r w:rsidR="00823535">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823535">
        <w:rPr>
          <w:rFonts w:ascii="Cambria Math" w:hAnsi="Cambria Math" w:cs="Cambria Math"/>
          <w:sz w:val="20"/>
          <w:szCs w:val="20"/>
        </w:rPr>
        <w:instrText>ﬀ</w:instrText>
      </w:r>
      <w:r w:rsidR="00823535">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823535">
        <w:rPr>
          <w:rFonts w:ascii="Arial" w:hAnsi="Arial" w:cs="Arial"/>
          <w:noProof/>
          <w:sz w:val="20"/>
          <w:szCs w:val="20"/>
        </w:rPr>
        <w:t>(51)</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1"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 xml:space="preserve">We </w:t>
      </w:r>
      <w:r w:rsidRPr="008131D0">
        <w:rPr>
          <w:rFonts w:ascii="Arial" w:hAnsi="Arial" w:cs="Arial"/>
          <w:sz w:val="20"/>
          <w:szCs w:val="20"/>
        </w:rPr>
        <w:t>included 2,161 US counties, covering 71.1% of older adult Medicare Fee-For-Service beneficiaries age 65+ (N = 23,645,101).</w:t>
      </w:r>
      <w:r w:rsidRPr="002A2B23">
        <w:rPr>
          <w:rFonts w:ascii="Arial" w:hAnsi="Arial" w:cs="Arial"/>
          <w:sz w:val="20"/>
          <w:szCs w:val="20"/>
        </w:rPr>
        <w:t xml:space="preserve"> These counties experienced an average </w:t>
      </w:r>
      <w:r w:rsidRPr="0003119E">
        <w:rPr>
          <w:rFonts w:ascii="Arial" w:hAnsi="Arial" w:cs="Arial"/>
          <w:sz w:val="20"/>
          <w:szCs w:val="20"/>
        </w:rPr>
        <w:t>of 7 (</w:t>
      </w:r>
      <w:r>
        <w:rPr>
          <w:rFonts w:ascii="Arial" w:hAnsi="Arial" w:cs="Arial"/>
          <w:sz w:val="20"/>
          <w:szCs w:val="20"/>
        </w:rPr>
        <w:t xml:space="preserve">standard deviation, </w:t>
      </w:r>
      <w:r w:rsidRPr="0003119E">
        <w:rPr>
          <w:rFonts w:ascii="Arial" w:hAnsi="Arial" w:cs="Arial"/>
          <w:sz w:val="20"/>
          <w:szCs w:val="20"/>
        </w:rPr>
        <w:t xml:space="preserve">SD=29) 8+ hour power outages affecting </w:t>
      </w:r>
      <w:r w:rsidRPr="0003119E">
        <w:rPr>
          <w:rFonts w:ascii="Arial" w:eastAsia="Garamond" w:hAnsi="Arial" w:cs="Arial"/>
          <w:sz w:val="20"/>
          <w:szCs w:val="20"/>
        </w:rPr>
        <w:t>≥</w:t>
      </w:r>
      <w:r w:rsidRPr="0003119E">
        <w:rPr>
          <w:rFonts w:ascii="Arial" w:hAnsi="Arial" w:cs="Arial"/>
          <w:sz w:val="20"/>
          <w:szCs w:val="20"/>
        </w:rPr>
        <w:t>1% of customers in 2018 (</w:t>
      </w:r>
      <w:r w:rsidRPr="0003119E">
        <w:rPr>
          <w:rFonts w:ascii="Arial" w:hAnsi="Arial" w:cs="Arial"/>
          <w:b/>
          <w:bCs/>
          <w:sz w:val="20"/>
          <w:szCs w:val="20"/>
        </w:rPr>
        <w:t>Figure 1</w:t>
      </w:r>
      <w:r w:rsidRPr="0003119E">
        <w:rPr>
          <w:rFonts w:ascii="Arial" w:hAnsi="Arial" w:cs="Arial"/>
          <w:sz w:val="20"/>
          <w:szCs w:val="20"/>
        </w:rPr>
        <w:t>). The number of</w:t>
      </w:r>
      <w:r w:rsidRPr="002A2B23">
        <w:rPr>
          <w:rFonts w:ascii="Arial" w:hAnsi="Arial" w:cs="Arial"/>
          <w:sz w:val="20"/>
          <w:szCs w:val="20"/>
        </w:rPr>
        <w:t xml:space="preserve"> Medicare Fee-For-Service beneficiaries per county ranged from </w:t>
      </w:r>
      <w:r w:rsidRPr="004B433E">
        <w:rPr>
          <w:rFonts w:ascii="Arial" w:hAnsi="Arial" w:cs="Arial"/>
          <w:sz w:val="20"/>
          <w:szCs w:val="20"/>
        </w:rPr>
        <w:t>8 to 252,004</w:t>
      </w:r>
      <w:r>
        <w:rPr>
          <w:rFonts w:ascii="Arial" w:hAnsi="Arial" w:cs="Arial"/>
          <w:sz w:val="20"/>
          <w:szCs w:val="20"/>
        </w:rPr>
        <w:t>, and o</w:t>
      </w:r>
      <w:r w:rsidRPr="002A2B23">
        <w:rPr>
          <w:rFonts w:ascii="Arial" w:hAnsi="Arial" w:cs="Arial"/>
          <w:sz w:val="20"/>
          <w:szCs w:val="20"/>
        </w:rPr>
        <w:t xml:space="preserve">utages affecting </w:t>
      </w:r>
      <w:r w:rsidRPr="002A2B23">
        <w:rPr>
          <w:rFonts w:ascii="Arial" w:eastAsia="Garamond" w:hAnsi="Arial" w:cs="Arial"/>
          <w:sz w:val="20"/>
          <w:szCs w:val="20"/>
        </w:rPr>
        <w:t>≥1% of county customers on average</w:t>
      </w:r>
      <w:r>
        <w:rPr>
          <w:rFonts w:ascii="Arial" w:eastAsia="Garamond" w:hAnsi="Arial" w:cs="Arial"/>
          <w:sz w:val="20"/>
          <w:szCs w:val="20"/>
        </w:rPr>
        <w:t xml:space="preserve"> impacted</w:t>
      </w:r>
      <w:r w:rsidRPr="002A2B23">
        <w:rPr>
          <w:rFonts w:ascii="Arial" w:hAnsi="Arial" w:cs="Arial"/>
          <w:sz w:val="20"/>
          <w:szCs w:val="20"/>
        </w:rPr>
        <w:t xml:space="preserve"> </w:t>
      </w:r>
      <w:r w:rsidRPr="00526BAC">
        <w:rPr>
          <w:rFonts w:ascii="Arial" w:eastAsia="Garamond" w:hAnsi="Arial" w:cs="Arial"/>
          <w:sz w:val="20"/>
          <w:szCs w:val="20"/>
        </w:rPr>
        <w:t>≥</w:t>
      </w:r>
      <w:r w:rsidRPr="00526BAC">
        <w:rPr>
          <w:rFonts w:ascii="Arial" w:hAnsi="Arial" w:cs="Arial"/>
          <w:sz w:val="20"/>
          <w:szCs w:val="20"/>
        </w:rPr>
        <w:t>106</w:t>
      </w:r>
      <w:r w:rsidRPr="002A2B23">
        <w:rPr>
          <w:rFonts w:ascii="Arial" w:hAnsi="Arial" w:cs="Arial"/>
          <w:sz w:val="20"/>
          <w:szCs w:val="20"/>
        </w:rPr>
        <w:t xml:space="preserve"> beneficiaries.  </w:t>
      </w:r>
      <w:r>
        <w:rPr>
          <w:rFonts w:ascii="Arial" w:hAnsi="Arial" w:cs="Arial"/>
          <w:sz w:val="20"/>
          <w:szCs w:val="20"/>
        </w:rPr>
        <w:t>1.3%</w:t>
      </w:r>
      <w:r w:rsidRPr="002A2B23">
        <w:rPr>
          <w:rFonts w:ascii="Arial" w:hAnsi="Arial" w:cs="Arial"/>
          <w:sz w:val="20"/>
          <w:szCs w:val="20"/>
        </w:rPr>
        <w:t xml:space="preserve"> of county-</w:t>
      </w:r>
      <w:r>
        <w:rPr>
          <w:rFonts w:ascii="Arial" w:hAnsi="Arial" w:cs="Arial"/>
          <w:sz w:val="20"/>
          <w:szCs w:val="20"/>
        </w:rPr>
        <w:t>person-</w:t>
      </w:r>
      <w:r w:rsidRPr="002A2B23">
        <w:rPr>
          <w:rFonts w:ascii="Arial" w:hAnsi="Arial" w:cs="Arial"/>
          <w:sz w:val="20"/>
          <w:szCs w:val="20"/>
        </w:rPr>
        <w:t xml:space="preserve">days </w:t>
      </w:r>
      <w:r>
        <w:rPr>
          <w:rFonts w:ascii="Arial" w:hAnsi="Arial" w:cs="Arial"/>
          <w:sz w:val="20"/>
          <w:szCs w:val="20"/>
        </w:rPr>
        <w:t>had</w:t>
      </w:r>
      <w:r w:rsidRPr="002A2B23">
        <w:rPr>
          <w:rFonts w:ascii="Arial" w:hAnsi="Arial" w:cs="Arial"/>
          <w:sz w:val="20"/>
          <w:szCs w:val="20"/>
        </w:rPr>
        <w:t xml:space="preserve"> a power </w:t>
      </w:r>
      <w:r w:rsidRPr="00B34160">
        <w:rPr>
          <w:rFonts w:ascii="Arial" w:hAnsi="Arial" w:cs="Arial"/>
          <w:sz w:val="20"/>
          <w:szCs w:val="20"/>
        </w:rPr>
        <w:t>outage (n=</w:t>
      </w:r>
      <w:r>
        <w:rPr>
          <w:rFonts w:ascii="Arial" w:hAnsi="Arial" w:cs="Arial"/>
          <w:sz w:val="20"/>
          <w:szCs w:val="20"/>
        </w:rPr>
        <w:t>23</w:t>
      </w:r>
      <w:r w:rsidRPr="00B34160">
        <w:rPr>
          <w:rFonts w:ascii="Arial" w:hAnsi="Arial" w:cs="Arial"/>
          <w:sz w:val="20"/>
          <w:szCs w:val="20"/>
        </w:rPr>
        <w:t>,</w:t>
      </w:r>
      <w:r>
        <w:rPr>
          <w:rFonts w:ascii="Arial" w:hAnsi="Arial" w:cs="Arial"/>
          <w:sz w:val="20"/>
          <w:szCs w:val="20"/>
        </w:rPr>
        <w:t>645,101</w:t>
      </w:r>
      <w:r w:rsidRPr="00B34160">
        <w:rPr>
          <w:rFonts w:ascii="Arial" w:hAnsi="Arial" w:cs="Arial"/>
          <w:sz w:val="20"/>
          <w:szCs w:val="20"/>
        </w:rPr>
        <w:t xml:space="preserve"> county-</w:t>
      </w:r>
      <w:r>
        <w:rPr>
          <w:rFonts w:ascii="Arial" w:hAnsi="Arial" w:cs="Arial"/>
          <w:sz w:val="20"/>
          <w:szCs w:val="20"/>
        </w:rPr>
        <w:t>person-</w:t>
      </w:r>
      <w:r w:rsidRPr="00B34160">
        <w:rPr>
          <w:rFonts w:ascii="Arial" w:hAnsi="Arial" w:cs="Arial"/>
          <w:sz w:val="20"/>
          <w:szCs w:val="20"/>
        </w:rPr>
        <w:t>days) (</w:t>
      </w:r>
      <w:r w:rsidRPr="00B34160">
        <w:rPr>
          <w:rFonts w:ascii="Arial" w:hAnsi="Arial" w:cs="Arial"/>
          <w:b/>
          <w:bCs/>
          <w:sz w:val="20"/>
          <w:szCs w:val="20"/>
        </w:rPr>
        <w:t>Table</w:t>
      </w:r>
      <w:r w:rsidRPr="002A2B23">
        <w:rPr>
          <w:rFonts w:ascii="Arial" w:hAnsi="Arial" w:cs="Arial"/>
          <w:b/>
          <w:bCs/>
          <w:sz w:val="20"/>
          <w:szCs w:val="20"/>
        </w:rPr>
        <w:t xml:space="preserve"> 1</w:t>
      </w:r>
      <w:r w:rsidRPr="002A2B23">
        <w:rPr>
          <w:rFonts w:ascii="Arial" w:hAnsi="Arial" w:cs="Arial"/>
          <w:sz w:val="20"/>
          <w:szCs w:val="20"/>
        </w:rPr>
        <w:t>). On average, more outages</w:t>
      </w:r>
      <w:r>
        <w:rPr>
          <w:rFonts w:ascii="Arial" w:hAnsi="Arial" w:cs="Arial"/>
          <w:sz w:val="20"/>
          <w:szCs w:val="20"/>
        </w:rPr>
        <w:t xml:space="preserve"> occurred on colder and windier days</w:t>
      </w:r>
      <w:r w:rsidRPr="002A2B23">
        <w:rPr>
          <w:rFonts w:ascii="Arial" w:hAnsi="Arial" w:cs="Arial"/>
          <w:sz w:val="20"/>
          <w:szCs w:val="20"/>
        </w:rPr>
        <w:t xml:space="preserve"> (</w:t>
      </w:r>
      <w:r w:rsidRPr="002A2B23">
        <w:rPr>
          <w:rFonts w:ascii="Arial" w:hAnsi="Arial" w:cs="Arial"/>
          <w:b/>
          <w:bCs/>
          <w:sz w:val="20"/>
          <w:szCs w:val="20"/>
        </w:rPr>
        <w:t>Supplemental Table 1)</w:t>
      </w:r>
      <w:r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xml:space="preserve">). The most common causes of </w:t>
      </w:r>
      <w:r w:rsidRPr="002A2B23">
        <w:rPr>
          <w:rFonts w:ascii="Arial" w:hAnsi="Arial" w:cs="Arial"/>
          <w:sz w:val="20"/>
          <w:szCs w:val="20"/>
        </w:rPr>
        <w:lastRenderedPageBreak/>
        <w:t>emergency CVD hospitalization were primary hypertension (I10), hypertensive heart and chronic 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77777777"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 xml:space="preserve">In our main analysis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and 6 days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368D2278" w14:textId="77777777" w:rsidR="00655FD6" w:rsidRPr="002A2B23" w:rsidRDefault="00655FD6" w:rsidP="00655FD6">
      <w:pPr>
        <w:spacing w:after="0" w:line="480" w:lineRule="auto"/>
        <w:rPr>
          <w:rFonts w:ascii="Arial" w:hAnsi="Arial" w:cs="Arial"/>
          <w:sz w:val="20"/>
          <w:szCs w:val="20"/>
        </w:rPr>
      </w:pPr>
      <w:r w:rsidRPr="002F0786">
        <w:rPr>
          <w:rFonts w:ascii="Arial" w:hAnsi="Arial" w:cs="Arial"/>
          <w:sz w:val="20"/>
          <w:szCs w:val="20"/>
        </w:rPr>
        <w:tab/>
        <w:t xml:space="preserve">We also analyzed larger outages affecting </w:t>
      </w:r>
      <w:r w:rsidRPr="002F0786">
        <w:rPr>
          <w:rFonts w:ascii="Arial" w:eastAsia="Garamond" w:hAnsi="Arial" w:cs="Arial"/>
          <w:sz w:val="20"/>
          <w:szCs w:val="20"/>
        </w:rPr>
        <w:t>≥</w:t>
      </w:r>
      <w:r w:rsidRPr="002F0786">
        <w:rPr>
          <w:rFonts w:ascii="Arial" w:hAnsi="Arial" w:cs="Arial"/>
          <w:sz w:val="20"/>
          <w:szCs w:val="20"/>
        </w:rPr>
        <w:t xml:space="preserve">3% or </w:t>
      </w:r>
      <w:r w:rsidRPr="002F0786">
        <w:rPr>
          <w:rFonts w:ascii="Arial" w:eastAsia="Garamond" w:hAnsi="Arial" w:cs="Arial"/>
          <w:sz w:val="20"/>
          <w:szCs w:val="20"/>
        </w:rPr>
        <w:t>≥</w:t>
      </w:r>
      <w:r w:rsidRPr="002F0786">
        <w:rPr>
          <w:rFonts w:ascii="Arial" w:hAnsi="Arial" w:cs="Arial"/>
          <w:sz w:val="20"/>
          <w:szCs w:val="20"/>
        </w:rPr>
        <w:t xml:space="preserve">5% of county customers. Outages affecting </w:t>
      </w:r>
      <w:r w:rsidRPr="002F0786">
        <w:rPr>
          <w:rFonts w:ascii="Arial" w:eastAsia="Garamond" w:hAnsi="Arial" w:cs="Arial"/>
          <w:sz w:val="20"/>
          <w:szCs w:val="20"/>
        </w:rPr>
        <w:t>≥</w:t>
      </w:r>
      <w:r w:rsidRPr="002F0786">
        <w:rPr>
          <w:rFonts w:ascii="Arial" w:hAnsi="Arial" w:cs="Arial"/>
          <w:sz w:val="20"/>
          <w:szCs w:val="20"/>
        </w:rPr>
        <w:t xml:space="preserve">3% of county customers elevated next-day CVD hospitalization rates higher than outages affecting </w:t>
      </w:r>
      <w:r w:rsidRPr="002F0786">
        <w:rPr>
          <w:rFonts w:ascii="Arial" w:eastAsia="Garamond" w:hAnsi="Arial" w:cs="Arial"/>
          <w:sz w:val="20"/>
          <w:szCs w:val="20"/>
        </w:rPr>
        <w:t>≥</w:t>
      </w:r>
      <w:r w:rsidRPr="002F0786">
        <w:rPr>
          <w:rFonts w:ascii="Arial" w:hAnsi="Arial" w:cs="Arial"/>
          <w:sz w:val="20"/>
          <w:szCs w:val="20"/>
        </w:rPr>
        <w:t>1% of county customers (</w:t>
      </w:r>
      <w:r w:rsidRPr="002F0786">
        <w:rPr>
          <w:rFonts w:ascii="Arial" w:hAnsi="Arial" w:cs="Arial"/>
          <w:b/>
          <w:bCs/>
          <w:sz w:val="20"/>
          <w:szCs w:val="20"/>
        </w:rPr>
        <w:t>Figure 2</w:t>
      </w:r>
      <w:r w:rsidRPr="002F0786">
        <w:rPr>
          <w:rFonts w:ascii="Arial" w:hAnsi="Arial" w:cs="Arial"/>
          <w:sz w:val="20"/>
          <w:szCs w:val="20"/>
        </w:rPr>
        <w:t xml:space="preserve">). Outages affecting </w:t>
      </w:r>
      <w:r w:rsidRPr="002F0786">
        <w:rPr>
          <w:rFonts w:ascii="Arial" w:eastAsia="Garamond" w:hAnsi="Arial" w:cs="Arial"/>
          <w:sz w:val="20"/>
          <w:szCs w:val="20"/>
        </w:rPr>
        <w:t>≥</w:t>
      </w:r>
      <w:r w:rsidRPr="002F0786">
        <w:rPr>
          <w:rFonts w:ascii="Arial" w:hAnsi="Arial" w:cs="Arial"/>
          <w:sz w:val="20"/>
          <w:szCs w:val="20"/>
        </w:rPr>
        <w:t xml:space="preserve">5% of customers were associated with even higher next-day hospitalization rates compared to outages affecting </w:t>
      </w:r>
      <w:r w:rsidRPr="002F0786">
        <w:rPr>
          <w:rFonts w:ascii="Arial" w:eastAsia="Garamond" w:hAnsi="Arial" w:cs="Arial"/>
          <w:sz w:val="20"/>
          <w:szCs w:val="20"/>
        </w:rPr>
        <w:t>≥</w:t>
      </w:r>
      <w:r w:rsidRPr="002F0786">
        <w:rPr>
          <w:rFonts w:ascii="Arial" w:hAnsi="Arial" w:cs="Arial"/>
          <w:sz w:val="20"/>
          <w:szCs w:val="20"/>
        </w:rPr>
        <w:t xml:space="preserve">3% or </w:t>
      </w:r>
      <w:r w:rsidRPr="002F0786">
        <w:rPr>
          <w:rFonts w:ascii="Arial" w:eastAsia="Garamond" w:hAnsi="Arial" w:cs="Arial"/>
          <w:sz w:val="20"/>
          <w:szCs w:val="20"/>
        </w:rPr>
        <w:t>≥1% of county customers</w:t>
      </w:r>
      <w:r w:rsidRPr="002F0786">
        <w:rPr>
          <w:rFonts w:ascii="Arial" w:hAnsi="Arial" w:cs="Arial"/>
          <w:sz w:val="20"/>
          <w:szCs w:val="20"/>
        </w:rPr>
        <w:t xml:space="preserve">. For outages affecting </w:t>
      </w:r>
      <w:r w:rsidRPr="002F0786">
        <w:rPr>
          <w:rFonts w:ascii="Arial" w:eastAsia="Garamond" w:hAnsi="Arial" w:cs="Arial"/>
          <w:sz w:val="20"/>
          <w:szCs w:val="20"/>
        </w:rPr>
        <w:t>≥</w:t>
      </w:r>
      <w:r w:rsidRPr="002F0786">
        <w:rPr>
          <w:rFonts w:ascii="Arial" w:hAnsi="Arial" w:cs="Arial"/>
          <w:sz w:val="20"/>
          <w:szCs w:val="20"/>
        </w:rPr>
        <w:t xml:space="preserve">3% of county customers, the day after outage CVD rates were 2.7% (95% CI: 1.8%, 3.6%) higher than on days after no exposure. For outages affecting </w:t>
      </w:r>
      <w:r w:rsidRPr="002F0786">
        <w:rPr>
          <w:rFonts w:ascii="Arial" w:eastAsia="Garamond" w:hAnsi="Arial" w:cs="Arial"/>
          <w:sz w:val="20"/>
          <w:szCs w:val="20"/>
        </w:rPr>
        <w:t>≥</w:t>
      </w:r>
      <w:r w:rsidRPr="002F0786">
        <w:rPr>
          <w:rFonts w:ascii="Arial" w:hAnsi="Arial" w:cs="Arial"/>
          <w:sz w:val="20"/>
          <w:szCs w:val="20"/>
        </w:rPr>
        <w:t>5% of the population, rates were 3.1% (95% CI: 2.1%, 4.2%) higher than on</w:t>
      </w:r>
      <w:r w:rsidRPr="002A2B23">
        <w:rPr>
          <w:rFonts w:ascii="Arial" w:hAnsi="Arial" w:cs="Arial"/>
          <w:sz w:val="20"/>
          <w:szCs w:val="20"/>
        </w:rPr>
        <w:t xml:space="preserve"> days after no exposure.</w:t>
      </w: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lastRenderedPageBreak/>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t>In our main analysis testing the effect of 8+ hour power outage exposure on emergency respiratory hospitalization rates, we found same-day increases in respiratory-related hospitalizations, as well as increases on lag days 1 and 2</w:t>
      </w:r>
      <w:r w:rsidR="00857AAD">
        <w:rPr>
          <w:rFonts w:ascii="Arial" w:hAnsi="Arial" w:cs="Arial"/>
          <w:sz w:val="20"/>
          <w:szCs w:val="20"/>
        </w:rPr>
        <w:t xml:space="preserve"> </w:t>
      </w:r>
      <w:ins w:id="2" w:author="Heather M" w:date="2025-07-10T14:43:00Z" w16du:dateUtc="2025-07-10T18:43:00Z">
        <w:r w:rsidR="00857AAD">
          <w:rPr>
            <w:rFonts w:ascii="Arial" w:hAnsi="Arial" w:cs="Arial"/>
            <w:sz w:val="20"/>
            <w:szCs w:val="20"/>
          </w:rPr>
          <w:t>(</w:t>
        </w:r>
      </w:ins>
      <w:ins w:id="3" w:author="Heather M" w:date="2025-07-10T14:42:00Z" w16du:dateUtc="2025-07-10T18:42:00Z">
        <w:r w:rsidR="00857AAD" w:rsidRPr="007E29DE">
          <w:rPr>
            <w:rFonts w:ascii="Arial" w:hAnsi="Arial" w:cs="Arial"/>
            <w:b/>
            <w:bCs/>
            <w:sz w:val="20"/>
            <w:szCs w:val="20"/>
            <w:rPrChange w:id="4" w:author="Heather M" w:date="2025-07-10T14:43:00Z" w16du:dateUtc="2025-07-10T18:43:00Z">
              <w:rPr>
                <w:rFonts w:ascii="Arial" w:hAnsi="Arial" w:cs="Arial"/>
                <w:sz w:val="20"/>
                <w:szCs w:val="20"/>
              </w:rPr>
            </w:rPrChange>
          </w:rPr>
          <w:t>Figu</w:t>
        </w:r>
      </w:ins>
      <w:ins w:id="5" w:author="Heather M" w:date="2025-07-10T14:43:00Z" w16du:dateUtc="2025-07-10T18:43:00Z">
        <w:r w:rsidR="00857AAD" w:rsidRPr="007E29DE">
          <w:rPr>
            <w:rFonts w:ascii="Arial" w:hAnsi="Arial" w:cs="Arial"/>
            <w:b/>
            <w:bCs/>
            <w:sz w:val="20"/>
            <w:szCs w:val="20"/>
            <w:rPrChange w:id="6" w:author="Heather M" w:date="2025-07-10T14:43:00Z" w16du:dateUtc="2025-07-10T18:43:00Z">
              <w:rPr>
                <w:rFonts w:ascii="Arial" w:hAnsi="Arial" w:cs="Arial"/>
                <w:sz w:val="20"/>
                <w:szCs w:val="20"/>
              </w:rPr>
            </w:rPrChange>
          </w:rPr>
          <w:t>re 2</w:t>
        </w:r>
        <w:r w:rsidR="00857AAD">
          <w:rPr>
            <w:rFonts w:ascii="Arial" w:hAnsi="Arial" w:cs="Arial"/>
            <w:sz w:val="20"/>
            <w:szCs w:val="20"/>
          </w:rPr>
          <w:t>)</w:t>
        </w:r>
      </w:ins>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we observed the strongest association on 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w:t>
      </w:r>
      <w:r w:rsidRPr="00C97A1F">
        <w:rPr>
          <w:rFonts w:ascii="Arial" w:hAnsi="Arial" w:cs="Arial"/>
          <w:sz w:val="20"/>
          <w:szCs w:val="20"/>
        </w:rPr>
        <w:lastRenderedPageBreak/>
        <w:t xml:space="preserve">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572E0909"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Finally, we modelled the relationship between continuous number of hours without power and respiratory hospitalization rates. </w:t>
      </w:r>
      <w:r>
        <w:rPr>
          <w:rFonts w:ascii="Arial" w:hAnsi="Arial" w:cs="Arial"/>
          <w:sz w:val="20"/>
          <w:szCs w:val="20"/>
        </w:rPr>
        <w:t>Like CVD, t</w:t>
      </w:r>
      <w:r w:rsidRPr="002A2B23">
        <w:rPr>
          <w:rFonts w:ascii="Arial" w:hAnsi="Arial" w:cs="Arial"/>
          <w:sz w:val="20"/>
          <w:szCs w:val="20"/>
        </w:rPr>
        <w:t>he best-fitting model indicated a linear relationship between number of hours without power and respiratory hospitalizations. For every additional hour without power, the next-day respiratory hospitalization rate increased by 0.11% or 2.6% following 24 hours of power outage (</w:t>
      </w:r>
      <w:r w:rsidRPr="002A2B23">
        <w:rPr>
          <w:rFonts w:ascii="Arial" w:hAnsi="Arial" w:cs="Arial"/>
          <w:b/>
          <w:bCs/>
          <w:sz w:val="20"/>
          <w:szCs w:val="20"/>
        </w:rPr>
        <w:t>Supplemental Figure 2</w:t>
      </w:r>
      <w:r w:rsidRPr="002A2B23">
        <w:rPr>
          <w:rFonts w:ascii="Arial" w:hAnsi="Arial" w:cs="Arial"/>
          <w:sz w:val="20"/>
          <w:szCs w:val="20"/>
        </w:rPr>
        <w:t xml:space="preserve">). </w:t>
      </w: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lastRenderedPageBreak/>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 xml:space="preserve">). </w:t>
      </w:r>
    </w:p>
    <w:p w14:paraId="34F2B5ED" w14:textId="77777777" w:rsidR="00655FD6" w:rsidRPr="00DD0F4D" w:rsidRDefault="00655FD6" w:rsidP="00655FD6">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77777777"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Pr>
          <w:rFonts w:ascii="Arial" w:hAnsi="Arial" w:cs="Arial"/>
          <w:sz w:val="20"/>
          <w:szCs w:val="20"/>
        </w:rPr>
        <w:instrText xml:space="preserve"> ADDIN ZOTERO_ITEM CSL_CITATION {"citationID":"bIWu9xCB","properties":{"formattedCitation":"(19\\uc0\\u8211{}21, 25)","plainCitation":"(19–21, 25)","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Pr>
          <w:rFonts w:ascii="Cambria Math" w:hAnsi="Cambria Math" w:cs="Cambria Math"/>
          <w:sz w:val="20"/>
          <w:szCs w:val="20"/>
        </w:rPr>
        <w:instrText>ﬀ</w:instrText>
      </w:r>
      <w:r>
        <w:rPr>
          <w:rFonts w:ascii="Arial" w:hAnsi="Arial" w:cs="Arial"/>
          <w:sz w:val="20"/>
          <w:szCs w:val="20"/>
        </w:rPr>
        <w:instrText>ects. We aimed to investigate the individual and joint e</w:instrText>
      </w:r>
      <w:r>
        <w:rPr>
          <w:rFonts w:ascii="Cambria Math" w:hAnsi="Cambria Math" w:cs="Cambria Math"/>
          <w:sz w:val="20"/>
          <w:szCs w:val="20"/>
        </w:rPr>
        <w:instrText>ﬀ</w:instrText>
      </w:r>
      <w:r>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Pr>
          <w:rFonts w:ascii="Cambria Math" w:hAnsi="Cambria Math" w:cs="Cambria Math"/>
          <w:sz w:val="20"/>
          <w:szCs w:val="20"/>
        </w:rPr>
        <w:instrText>ﬀ</w:instrText>
      </w:r>
      <w:r>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Pr>
          <w:rFonts w:ascii="Cambria Math" w:hAnsi="Cambria Math" w:cs="Cambria Math"/>
          <w:sz w:val="20"/>
          <w:szCs w:val="20"/>
        </w:rPr>
        <w:instrText>ﬀ</w:instrText>
      </w:r>
      <w:r>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Pr>
          <w:rFonts w:ascii="Cambria Math" w:hAnsi="Cambria Math" w:cs="Cambria Math"/>
          <w:sz w:val="20"/>
          <w:szCs w:val="20"/>
        </w:rPr>
        <w:instrText>ﬀ</w:instrText>
      </w:r>
      <w:r>
        <w:rPr>
          <w:rFonts w:ascii="Arial" w:hAnsi="Arial" w:cs="Arial"/>
          <w:sz w:val="20"/>
          <w:szCs w:val="20"/>
        </w:rPr>
        <w:instrText>ect on both multiplicative and additive scales. Over 35% of the thunderstorm e</w:instrText>
      </w:r>
      <w:r>
        <w:rPr>
          <w:rFonts w:ascii="Cambria Math" w:hAnsi="Cambria Math" w:cs="Cambria Math"/>
          <w:sz w:val="20"/>
          <w:szCs w:val="20"/>
        </w:rPr>
        <w:instrText>ﬀ</w:instrText>
      </w:r>
      <w:r>
        <w:rPr>
          <w:rFonts w:ascii="Arial" w:hAnsi="Arial" w:cs="Arial"/>
          <w:sz w:val="20"/>
          <w:szCs w:val="20"/>
        </w:rPr>
        <w:instrText>ects were mediated by PM2:5 and RH.\nCONCLUSION: Thunderstorms accompanied by POs showed the strongest respiratory e</w:instrText>
      </w:r>
      <w:r>
        <w:rPr>
          <w:rFonts w:ascii="Cambria Math" w:hAnsi="Cambria Math" w:cs="Cambria Math"/>
          <w:sz w:val="20"/>
          <w:szCs w:val="20"/>
        </w:rPr>
        <w:instrText>ﬀ</w:instrText>
      </w:r>
      <w:r>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Pr>
          <w:rFonts w:ascii="Cambria Math" w:hAnsi="Cambria Math" w:cs="Cambria Math"/>
          <w:sz w:val="20"/>
          <w:szCs w:val="20"/>
        </w:rPr>
        <w:instrText>ﬀ</w:instrText>
      </w:r>
      <w:r>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Pr>
          <w:rFonts w:ascii="Cambria Math" w:hAnsi="Cambria Math" w:cs="Cambria Math"/>
          <w:sz w:val="20"/>
          <w:szCs w:val="20"/>
        </w:rPr>
        <w:instrText>ﬀ</w:instrText>
      </w:r>
      <w:r>
        <w:rPr>
          <w:rFonts w:ascii="Arial" w:hAnsi="Arial" w:cs="Arial"/>
          <w:sz w:val="20"/>
          <w:szCs w:val="20"/>
        </w:rPr>
        <w:instrText>ects of large-scale power outages, including the massive power failure that a</w:instrText>
      </w:r>
      <w:r>
        <w:rPr>
          <w:rFonts w:ascii="Cambria Math" w:hAnsi="Cambria Math" w:cs="Cambria Math"/>
          <w:sz w:val="20"/>
          <w:szCs w:val="20"/>
        </w:rPr>
        <w:instrText>ﬀ</w:instrText>
      </w:r>
      <w:r>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Pr>
          <w:rFonts w:ascii="Cambria Math" w:hAnsi="Cambria Math" w:cs="Cambria Math"/>
          <w:sz w:val="20"/>
          <w:szCs w:val="20"/>
        </w:rPr>
        <w:instrText>ﬀ</w:instrText>
      </w:r>
      <w:r>
        <w:rPr>
          <w:rFonts w:ascii="Arial" w:hAnsi="Arial" w:cs="Arial"/>
          <w:sz w:val="20"/>
          <w:szCs w:val="20"/>
        </w:rPr>
        <w:instrText>ect health. This information can inform preparedness e</w:instrText>
      </w:r>
      <w:r>
        <w:rPr>
          <w:rFonts w:ascii="Cambria Math" w:hAnsi="Cambria Math" w:cs="Cambria Math"/>
          <w:sz w:val="20"/>
          <w:szCs w:val="20"/>
        </w:rPr>
        <w:instrText>ﬀ</w:instrText>
      </w:r>
      <w:r>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Pr="00256155">
        <w:rPr>
          <w:rFonts w:ascii="Arial" w:hAnsi="Arial" w:cs="Arial"/>
          <w:sz w:val="20"/>
        </w:rPr>
        <w:t>(19–21, 25)</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Deng et al. found the largest increases in CVD emergency department visits the day after exposure, while respiratory visits increased most on the day of exposure</w:t>
      </w:r>
      <w:r>
        <w:rPr>
          <w:rFonts w:ascii="Arial" w:hAnsi="Arial" w:cs="Arial"/>
          <w:sz w:val="20"/>
          <w:szCs w:val="20"/>
        </w:rPr>
        <w:t xml:space="preserve">. </w:t>
      </w:r>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Pr>
          <w:rFonts w:ascii="Arial" w:hAnsi="Arial" w:cs="Arial"/>
          <w:sz w:val="20"/>
          <w:szCs w:val="20"/>
        </w:rPr>
        <w:instrText xml:space="preserve"> ADDIN ZOTERO_ITEM CSL_CITATION {"citationID":"LGZTKj7L","properties":{"formattedCitation":"(25)","plainCitation":"(25)","noteIndex":0},"citationItems":[{"id":240,"uris":["http://zotero.org/users/local/hHKggCUl/items/534RADTL"],"itemData":{"id":240,"type":"article-journal","container-title":"Under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(25)</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w:t>
      </w:r>
      <w:r w:rsidRPr="0097584B">
        <w:rPr>
          <w:rFonts w:ascii="Arial" w:hAnsi="Arial" w:cs="Arial"/>
          <w:sz w:val="20"/>
          <w:szCs w:val="20"/>
        </w:rPr>
        <w:lastRenderedPageBreak/>
        <w:t xml:space="preserve">day after power outage exposure, though confidence intervals contained the null. We estimated similar effects with more precision because of our larger study population. </w:t>
      </w:r>
    </w:p>
    <w:p w14:paraId="0672866A" w14:textId="77777777"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life-sustaining medical devices and mobility aids. Power outages may also cause changes in indoor air quality when dehumidifiers, air purifiers, and ventilation systems lose power. </w:t>
      </w:r>
      <w:r>
        <w:rPr>
          <w:rFonts w:ascii="Arial" w:hAnsi="Arial" w:cs="Arial"/>
          <w:sz w:val="20"/>
          <w:szCs w:val="20"/>
        </w:rPr>
        <w:t xml:space="preserve">The lagged effects of CVD and respiratory hospitalizations due to power outage are likely different since the lagged effects of high or low temperature and air pollution differ for CVD versus respiratory disease </w:t>
      </w:r>
      <w:r>
        <w:rPr>
          <w:rFonts w:ascii="Arial" w:hAnsi="Arial" w:cs="Arial"/>
          <w:sz w:val="20"/>
          <w:szCs w:val="20"/>
        </w:rPr>
        <w:fldChar w:fldCharType="begin"/>
      </w:r>
      <w:r>
        <w:rPr>
          <w:rFonts w:ascii="Arial" w:hAnsi="Arial" w:cs="Arial"/>
          <w:sz w:val="20"/>
          <w:szCs w:val="20"/>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Pr="00823535">
        <w:rPr>
          <w:rFonts w:ascii="Arial" w:hAnsi="Arial" w:cs="Arial"/>
          <w:sz w:val="20"/>
        </w:rPr>
        <w:t>(26–28)</w:t>
      </w:r>
      <w:r>
        <w:rPr>
          <w:rFonts w:ascii="Arial" w:hAnsi="Arial" w:cs="Arial"/>
          <w:sz w:val="20"/>
          <w:szCs w:val="20"/>
        </w:rPr>
        <w:fldChar w:fldCharType="end"/>
      </w:r>
      <w:r>
        <w:rPr>
          <w:rFonts w:ascii="Arial" w:hAnsi="Arial" w:cs="Arial"/>
          <w:sz w:val="20"/>
          <w:szCs w:val="20"/>
        </w:rPr>
        <w:t xml:space="preserve">. </w:t>
      </w:r>
    </w:p>
    <w:p w14:paraId="729B4D59" w14:textId="77777777"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Pr>
          <w:rFonts w:ascii="Arial" w:hAnsi="Arial" w:cs="Arial"/>
          <w:sz w:val="20"/>
          <w:szCs w:val="20"/>
        </w:rPr>
        <w:instrText xml:space="preserve"> ADDIN ZOTERO_ITEM CSL_CITATION {"citationID":"n3LNDwDY","properties":{"formattedCitation":"(3, 29, 30)","plainCitation":"(3, 29, 30)","noteIndex":0},"citationItems":[{"id":180,"uris":["http://zotero.org/users/local/hHKggCUl/items/QGLVIH6M"],"itemData":{"id":180,"type":"article-journal","abstract":"Purpose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(3, 29, 30)</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Pr>
          <w:rFonts w:ascii="Arial" w:hAnsi="Arial" w:cs="Arial"/>
          <w:sz w:val="20"/>
          <w:szCs w:val="20"/>
        </w:rPr>
        <w:instrText xml:space="preserve"> ADDIN ZOTERO_ITEM CSL_CITATION {"citationID":"EbWJFV3l","properties":{"formattedCitation":"(20, 31, 32)","plainCitation":"(20, 31, 32)","noteIndex":0},"citationItems":[{"id":194,"uris":["http://zotero.org/users/local/hHKggCUl/items/8L9T2PQA"],"itemData":{"id":194,"type":"article-journal","abstract":"BACKGROUND: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Pr>
          <w:rFonts w:ascii="Cambria Math" w:hAnsi="Cambria Math" w:cs="Cambria Math"/>
          <w:sz w:val="20"/>
          <w:szCs w:val="20"/>
        </w:rPr>
        <w:instrText>ﬀ</w:instrText>
      </w:r>
      <w:r>
        <w:rPr>
          <w:rFonts w:ascii="Arial" w:hAnsi="Arial" w:cs="Arial"/>
          <w:sz w:val="20"/>
          <w:szCs w:val="20"/>
        </w:rPr>
        <w:instrText>ects. We aimed to investigate the individual and joint e</w:instrText>
      </w:r>
      <w:r>
        <w:rPr>
          <w:rFonts w:ascii="Cambria Math" w:hAnsi="Cambria Math" w:cs="Cambria Math"/>
          <w:sz w:val="20"/>
          <w:szCs w:val="20"/>
        </w:rPr>
        <w:instrText>ﬀ</w:instrText>
      </w:r>
      <w:r>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Pr>
          <w:rFonts w:ascii="Cambria Math" w:hAnsi="Cambria Math" w:cs="Cambria Math"/>
          <w:sz w:val="20"/>
          <w:szCs w:val="20"/>
        </w:rPr>
        <w:instrText>ﬀ</w:instrText>
      </w:r>
      <w:r>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Pr>
          <w:rFonts w:ascii="Cambria Math" w:hAnsi="Cambria Math" w:cs="Cambria Math"/>
          <w:sz w:val="20"/>
          <w:szCs w:val="20"/>
        </w:rPr>
        <w:instrText>ﬀ</w:instrText>
      </w:r>
      <w:r>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Pr>
          <w:rFonts w:ascii="Cambria Math" w:hAnsi="Cambria Math" w:cs="Cambria Math"/>
          <w:sz w:val="20"/>
          <w:szCs w:val="20"/>
        </w:rPr>
        <w:instrText>ﬀ</w:instrText>
      </w:r>
      <w:r>
        <w:rPr>
          <w:rFonts w:ascii="Arial" w:hAnsi="Arial" w:cs="Arial"/>
          <w:sz w:val="20"/>
          <w:szCs w:val="20"/>
        </w:rPr>
        <w:instrText>ect on both multiplicative and additive scales. Over 35% of the thunderstorm e</w:instrText>
      </w:r>
      <w:r>
        <w:rPr>
          <w:rFonts w:ascii="Cambria Math" w:hAnsi="Cambria Math" w:cs="Cambria Math"/>
          <w:sz w:val="20"/>
          <w:szCs w:val="20"/>
        </w:rPr>
        <w:instrText>ﬀ</w:instrText>
      </w:r>
      <w:r>
        <w:rPr>
          <w:rFonts w:ascii="Arial" w:hAnsi="Arial" w:cs="Arial"/>
          <w:sz w:val="20"/>
          <w:szCs w:val="20"/>
        </w:rPr>
        <w:instrText>ects were mediated by PM2:5 and RH.\nCONCLUSION: Thunderstorms accompanied by POs showed the strongest respiratory e</w:instrText>
      </w:r>
      <w:r>
        <w:rPr>
          <w:rFonts w:ascii="Cambria Math" w:hAnsi="Cambria Math" w:cs="Cambria Math"/>
          <w:sz w:val="20"/>
          <w:szCs w:val="20"/>
        </w:rPr>
        <w:instrText>ﬀ</w:instrText>
      </w:r>
      <w:r>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Pr>
          <w:rFonts w:ascii="Cambria Math" w:hAnsi="Cambria Math" w:cs="Cambria Math"/>
          <w:sz w:val="20"/>
          <w:szCs w:val="20"/>
        </w:rPr>
        <w:instrText>ﬀ</w:instrText>
      </w:r>
      <w:r>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(20, 31, 32)</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 xml:space="preserve">confounders. Enabled by new national datasets of power outage exposure </w:t>
      </w:r>
      <w:r w:rsidRPr="0097584B">
        <w:rPr>
          <w:rFonts w:ascii="Arial" w:hAnsi="Arial" w:cs="Arial"/>
          <w:sz w:val="20"/>
          <w:szCs w:val="20"/>
        </w:rPr>
        <w:fldChar w:fldCharType="begin"/>
      </w:r>
      <w:r>
        <w:rPr>
          <w:rFonts w:ascii="Arial" w:hAnsi="Arial" w:cs="Arial"/>
          <w:sz w:val="20"/>
          <w:szCs w:val="20"/>
        </w:rPr>
        <w:instrText xml:space="preserve"> ADDIN ZOTERO_ITEM CSL_CITATION {"citationID":"640JPRSX","properties":{"formattedCitation":"(23, 24)","plainCitation":"(23, 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(23, 24)</w:t>
      </w:r>
      <w:r w:rsidRPr="0097584B">
        <w:rPr>
          <w:rFonts w:ascii="Arial" w:hAnsi="Arial" w:cs="Arial"/>
          <w:sz w:val="20"/>
          <w:szCs w:val="20"/>
        </w:rPr>
        <w:fldChar w:fldCharType="end"/>
      </w:r>
      <w:r w:rsidRPr="0097584B">
        <w:rPr>
          <w:rFonts w:ascii="Arial" w:hAnsi="Arial" w:cs="Arial"/>
          <w:sz w:val="20"/>
          <w:szCs w:val="20"/>
        </w:rPr>
        <w:t>, future studies should examine the joint health effects of outages and severe weather</w:t>
      </w:r>
      <w:r>
        <w:rPr>
          <w:rFonts w:ascii="Arial" w:hAnsi="Arial" w:cs="Arial"/>
          <w:sz w:val="20"/>
          <w:szCs w:val="20"/>
        </w:rPr>
        <w:t>, and test for effect modification by season and outdoor temperature.</w:t>
      </w:r>
    </w:p>
    <w:p w14:paraId="4AF33C0D" w14:textId="77777777"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Pr>
          <w:rFonts w:ascii="Arial" w:hAnsi="Arial" w:cs="Arial"/>
          <w:sz w:val="20"/>
          <w:szCs w:val="20"/>
        </w:rPr>
        <w:instrText xml:space="preserve"> ADDIN ZOTERO_ITEM CSL_CITATION {"citationID":"SkhN0Del","properties":{"formattedCitation":"(33)","plainCitation":"(33)","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Pr>
          <w:rFonts w:ascii="Arial" w:hAnsi="Arial" w:cs="Arial"/>
          <w:noProof/>
          <w:sz w:val="20"/>
          <w:szCs w:val="20"/>
        </w:rPr>
        <w:t>(33)</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Pr>
          <w:rFonts w:ascii="Arial" w:hAnsi="Arial" w:cs="Arial"/>
          <w:sz w:val="20"/>
          <w:szCs w:val="20"/>
        </w:rPr>
        <w:instrText xml:space="preserve"> ADDIN ZOTERO_ITEM CSL_CITATION {"citationID":"B86byoVJ","properties":{"formattedCitation":"(3, 32)","plainCitation":"(3, 32)","noteIndex":0},"citationItems":[{"id":180,"uris":["http://zotero.org/users/local/hHKggCUl/items/QGLVIH6M"],"itemData":{"id":180,"type":"article-journal","abstract":"Purpose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Pr>
          <w:rFonts w:ascii="Arial" w:hAnsi="Arial" w:cs="Arial"/>
          <w:noProof/>
          <w:sz w:val="20"/>
          <w:szCs w:val="20"/>
        </w:rPr>
        <w:t>(3, 32)</w:t>
      </w:r>
      <w:r w:rsidRPr="006F415B">
        <w:rPr>
          <w:rFonts w:ascii="Arial" w:hAnsi="Arial" w:cs="Arial"/>
          <w:sz w:val="20"/>
          <w:szCs w:val="20"/>
        </w:rPr>
        <w:fldChar w:fldCharType="end"/>
      </w:r>
      <w:r w:rsidRPr="006F415B">
        <w:rPr>
          <w:rFonts w:ascii="Arial" w:hAnsi="Arial" w:cs="Arial"/>
          <w:sz w:val="20"/>
          <w:szCs w:val="20"/>
        </w:rPr>
        <w:t xml:space="preserve">. During a small power outage, older adults may be able to rely on neighbors or other nearby community resources for social support, electricity, heat, or air conditioning. During a larger outage, fewer places have power, and fewer people can help. Therefore, more </w:t>
      </w:r>
      <w:r w:rsidRPr="006F415B">
        <w:rPr>
          <w:rFonts w:ascii="Arial" w:hAnsi="Arial" w:cs="Arial"/>
          <w:sz w:val="20"/>
          <w:szCs w:val="20"/>
        </w:rPr>
        <w:lastRenderedPageBreak/>
        <w:t>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point where outages longer than a certain duration started impacting hospitalization risk. We did not find evidence for a threshold. We found that even one-hour outages were associated with increased cardiovascular and respiratory hospitalizations, 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77777777" w:rsidR="00655FD6" w:rsidRPr="007040F4"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Pr>
          <w:rFonts w:ascii="Arial" w:hAnsi="Arial" w:cs="Arial"/>
          <w:sz w:val="20"/>
          <w:szCs w:val="20"/>
        </w:rPr>
        <w:instrText xml:space="preserve"> ADDIN ZOTERO_ITEM CSL_CITATION {"citationID":"c9aLjRL1","properties":{"formattedCitation":"(34)","plainCitation":"(34)","noteIndex":0},"citationItems":[{"id":266,"uris":["http://zotero.org/users/local/hHKggCUl/items/YGDBPCNH"],"itemData":{"id":266,"type":"article-journal","container-title":"Journal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(34)</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Pr>
          <w:rFonts w:ascii="Arial" w:hAnsi="Arial" w:cs="Arial"/>
          <w:sz w:val="20"/>
          <w:szCs w:val="20"/>
        </w:rPr>
        <w:instrText xml:space="preserve"> ADDIN ZOTERO_ITEM CSL_CITATION {"citationID":"TmDdgmmZ","properties":{"formattedCitation":"(35)","plainCitation":"(35)","noteIndex":0},"citationItems":[{"id":262,"uris":["http://zotero.org/users/local/hHKggCUl/items/4A2EF26X"],"itemData":{"id":262,"type":"article-journal","abstract":"Objectives.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Pr>
          <w:rFonts w:ascii="Arial" w:hAnsi="Arial" w:cs="Arial"/>
          <w:noProof/>
          <w:sz w:val="20"/>
          <w:szCs w:val="20"/>
        </w:rPr>
        <w:t>(35)</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w:t>
      </w:r>
      <w:r w:rsidRPr="0097584B">
        <w:rPr>
          <w:rFonts w:ascii="Arial" w:hAnsi="Arial" w:cs="Arial"/>
          <w:sz w:val="20"/>
          <w:szCs w:val="20"/>
        </w:rPr>
        <w:lastRenderedPageBreak/>
        <w:t xml:space="preserve">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RDefault="00655FD6" w:rsidP="00655FD6">
      <w:pPr>
        <w:spacing w:after="0" w:line="480" w:lineRule="auto"/>
        <w:rPr>
          <w:rFonts w:ascii="Arial" w:hAnsi="Arial" w:cs="Arial"/>
          <w:b/>
          <w:bCs/>
          <w:sz w:val="20"/>
          <w:szCs w:val="20"/>
        </w:rPr>
      </w:pPr>
    </w:p>
    <w:p w14:paraId="45E81688" w14:textId="77777777" w:rsidR="00655FD6" w:rsidRPr="00DD0F4D" w:rsidRDefault="00655FD6" w:rsidP="00655FD6">
      <w:pPr>
        <w:spacing w:after="0" w:line="480" w:lineRule="auto"/>
        <w:rPr>
          <w:rFonts w:ascii="Arial" w:hAnsi="Arial" w:cs="Arial"/>
          <w:sz w:val="20"/>
          <w:szCs w:val="20"/>
          <w:u w:val="single"/>
        </w:rPr>
      </w:pPr>
      <w:r w:rsidRPr="00DD0F4D">
        <w:rPr>
          <w:rFonts w:ascii="Arial" w:hAnsi="Arial" w:cs="Arial"/>
          <w:sz w:val="20"/>
          <w:szCs w:val="20"/>
          <w:u w:val="single"/>
        </w:rPr>
        <w:t>Study limitations</w:t>
      </w:r>
    </w:p>
    <w:p w14:paraId="73B5375F" w14:textId="77777777" w:rsidR="00655FD6" w:rsidRPr="007040F4" w:rsidRDefault="00655FD6" w:rsidP="00655FD6">
      <w:pPr>
        <w:spacing w:after="0" w:line="480" w:lineRule="auto"/>
        <w:rPr>
          <w:rFonts w:ascii="Arial" w:hAnsi="Arial" w:cs="Arial"/>
          <w:b/>
          <w:bCs/>
          <w:sz w:val="20"/>
          <w:szCs w:val="20"/>
        </w:rPr>
      </w:pPr>
    </w:p>
    <w:p w14:paraId="0A1A1ACC" w14:textId="06D89C29" w:rsidR="00655FD6" w:rsidRDefault="00655FD6" w:rsidP="00655FD6">
      <w:pPr>
        <w:spacing w:after="0" w:line="480" w:lineRule="auto"/>
        <w:ind w:firstLine="720"/>
        <w:rPr>
          <w:rFonts w:ascii="Arial" w:hAnsi="Arial" w:cs="Arial"/>
          <w:sz w:val="20"/>
          <w:szCs w:val="20"/>
        </w:rPr>
      </w:pPr>
      <w:r w:rsidRPr="007040F4">
        <w:rPr>
          <w:rFonts w:ascii="Arial" w:hAnsi="Arial" w:cs="Arial"/>
          <w:sz w:val="20"/>
          <w:szCs w:val="20"/>
        </w:rPr>
        <w:t>In this study</w:t>
      </w:r>
      <w:r>
        <w:rPr>
          <w:rFonts w:ascii="Arial" w:hAnsi="Arial" w:cs="Arial"/>
          <w:sz w:val="20"/>
          <w:szCs w:val="20"/>
        </w:rPr>
        <w:t>,</w:t>
      </w:r>
      <w:r w:rsidRPr="007040F4">
        <w:rPr>
          <w:rFonts w:ascii="Arial" w:hAnsi="Arial" w:cs="Arial"/>
          <w:sz w:val="20"/>
          <w:szCs w:val="20"/>
        </w:rPr>
        <w:t xml:space="preserve"> we </w:t>
      </w:r>
      <w:del w:id="7" w:author="Heather M" w:date="2025-08-13T13:22:00Z" w16du:dateUtc="2025-08-13T17:22:00Z">
        <w:r w:rsidRPr="007040F4" w:rsidDel="00BE0269">
          <w:rPr>
            <w:rFonts w:ascii="Arial" w:hAnsi="Arial" w:cs="Arial"/>
            <w:sz w:val="20"/>
            <w:szCs w:val="20"/>
          </w:rPr>
          <w:delText xml:space="preserve">measured </w:delText>
        </w:r>
      </w:del>
      <w:ins w:id="8" w:author="Heather M" w:date="2025-08-13T13:22:00Z" w16du:dateUtc="2025-08-13T17:22:00Z">
        <w:r w:rsidR="00BE0269">
          <w:rPr>
            <w:rFonts w:ascii="Arial" w:hAnsi="Arial" w:cs="Arial"/>
            <w:sz w:val="20"/>
            <w:szCs w:val="20"/>
          </w:rPr>
          <w:t>assessed</w:t>
        </w:r>
        <w:r w:rsidR="00BE0269" w:rsidRPr="007040F4">
          <w:rPr>
            <w:rFonts w:ascii="Arial" w:hAnsi="Arial" w:cs="Arial"/>
            <w:sz w:val="20"/>
            <w:szCs w:val="20"/>
          </w:rPr>
          <w:t xml:space="preserve"> </w:t>
        </w:r>
      </w:ins>
      <w:r w:rsidRPr="007040F4">
        <w:rPr>
          <w:rFonts w:ascii="Arial" w:hAnsi="Arial" w:cs="Arial"/>
          <w:sz w:val="20"/>
          <w:szCs w:val="20"/>
        </w:rPr>
        <w:t>county-level power outage</w:t>
      </w:r>
      <w:ins w:id="9" w:author="Heather M" w:date="2025-08-13T13:22:00Z" w16du:dateUtc="2025-08-13T17:22:00Z">
        <w:r w:rsidR="00136C75">
          <w:rPr>
            <w:rFonts w:ascii="Arial" w:hAnsi="Arial" w:cs="Arial"/>
            <w:sz w:val="20"/>
            <w:szCs w:val="20"/>
          </w:rPr>
          <w:t xml:space="preserve"> exposu</w:t>
        </w:r>
      </w:ins>
      <w:ins w:id="10" w:author="Heather M" w:date="2025-08-13T13:23:00Z" w16du:dateUtc="2025-08-13T17:23:00Z">
        <w:r w:rsidR="00136C75">
          <w:rPr>
            <w:rFonts w:ascii="Arial" w:hAnsi="Arial" w:cs="Arial"/>
            <w:sz w:val="20"/>
            <w:szCs w:val="20"/>
          </w:rPr>
          <w:t xml:space="preserve">re </w:t>
        </w:r>
      </w:ins>
      <w:del w:id="11" w:author="Heather M" w:date="2025-08-13T13:22:00Z" w16du:dateUtc="2025-08-13T17:22:00Z">
        <w:r w:rsidDel="00136C75">
          <w:rPr>
            <w:rFonts w:ascii="Arial" w:hAnsi="Arial" w:cs="Arial"/>
            <w:sz w:val="20"/>
            <w:szCs w:val="20"/>
          </w:rPr>
          <w:delText>s</w:delText>
        </w:r>
        <w:r w:rsidRPr="007040F4" w:rsidDel="00136C75">
          <w:rPr>
            <w:rFonts w:ascii="Arial" w:hAnsi="Arial" w:cs="Arial"/>
            <w:sz w:val="20"/>
            <w:szCs w:val="20"/>
          </w:rPr>
          <w:delText xml:space="preserve"> </w:delText>
        </w:r>
      </w:del>
      <w:r w:rsidRPr="007040F4">
        <w:rPr>
          <w:rFonts w:ascii="Arial" w:hAnsi="Arial" w:cs="Arial"/>
          <w:sz w:val="20"/>
          <w:szCs w:val="20"/>
        </w:rPr>
        <w:t xml:space="preserve">since no national finer-resolution power outage exposure data are available. </w:t>
      </w: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r>
        <w:rPr>
          <w:rFonts w:ascii="Arial" w:hAnsi="Arial" w:cs="Arial"/>
          <w:sz w:val="20"/>
          <w:szCs w:val="20"/>
        </w:rPr>
        <w:t>When we assessed power outage exposure based on higher thresholds of customers (</w:t>
      </w:r>
      <w:r w:rsidRPr="0097584B">
        <w:rPr>
          <w:rFonts w:ascii="Arial" w:eastAsia="Garamond" w:hAnsi="Arial" w:cs="Arial"/>
          <w:sz w:val="20"/>
          <w:szCs w:val="20"/>
        </w:rPr>
        <w:t>≥</w:t>
      </w:r>
      <w:r>
        <w:rPr>
          <w:rFonts w:ascii="Arial" w:hAnsi="Arial" w:cs="Arial"/>
          <w:sz w:val="20"/>
          <w:szCs w:val="20"/>
        </w:rPr>
        <w:t xml:space="preserve">3%, </w:t>
      </w:r>
      <w:r w:rsidRPr="0097584B">
        <w:rPr>
          <w:rFonts w:ascii="Arial" w:eastAsia="Garamond" w:hAnsi="Arial" w:cs="Arial"/>
          <w:sz w:val="20"/>
          <w:szCs w:val="20"/>
        </w:rPr>
        <w:t>≥</w:t>
      </w:r>
      <w:r>
        <w:rPr>
          <w:rFonts w:ascii="Arial" w:hAnsi="Arial" w:cs="Arial"/>
          <w:sz w:val="20"/>
          <w:szCs w:val="20"/>
        </w:rPr>
        <w:t xml:space="preserve">5%), scenarios with less exposure misclassification, we observed larger effect estimates. </w:t>
      </w:r>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Pr>
          <w:rFonts w:ascii="Arial" w:hAnsi="Arial" w:cs="Arial"/>
          <w:sz w:val="20"/>
          <w:szCs w:val="20"/>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Pr>
          <w:rFonts w:ascii="Cambria Math" w:hAnsi="Cambria Math" w:cs="Cambria Math"/>
          <w:sz w:val="20"/>
          <w:szCs w:val="20"/>
        </w:rPr>
        <w:instrText>ﬀ</w:instrText>
      </w:r>
      <w:r>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Pr>
          <w:rFonts w:ascii="Cambria Math" w:hAnsi="Cambria Math" w:cs="Cambria Math"/>
          <w:sz w:val="20"/>
          <w:szCs w:val="20"/>
        </w:rPr>
        <w:instrText>ﬀ</w:instrText>
      </w:r>
      <w:r>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Pr>
          <w:rFonts w:ascii="Cambria Math" w:hAnsi="Cambria Math" w:cs="Cambria Math"/>
          <w:sz w:val="20"/>
          <w:szCs w:val="20"/>
        </w:rPr>
        <w:instrText>ﬀ</w:instrText>
      </w:r>
      <w:r>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Pr>
          <w:rFonts w:ascii="Arial" w:hAnsi="Arial" w:cs="Arial"/>
          <w:noProof/>
          <w:sz w:val="20"/>
          <w:szCs w:val="20"/>
        </w:rPr>
        <w:t>(36, 37)</w:t>
      </w:r>
      <w:r w:rsidRPr="007040F4">
        <w:rPr>
          <w:rFonts w:ascii="Arial" w:hAnsi="Arial" w:cs="Arial"/>
          <w:sz w:val="20"/>
          <w:szCs w:val="20"/>
        </w:rPr>
        <w:fldChar w:fldCharType="end"/>
      </w:r>
      <w:r>
        <w:rPr>
          <w:rFonts w:ascii="Arial" w:hAnsi="Arial" w:cs="Arial"/>
          <w:sz w:val="20"/>
          <w:szCs w:val="20"/>
        </w:rPr>
        <w:t xml:space="preserve"> to address these exposure assessment issues.</w:t>
      </w:r>
    </w:p>
    <w:p w14:paraId="2682AB26"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Next, power outages may be more common in high social vulnerability communities </w:t>
      </w:r>
      <w:r>
        <w:rPr>
          <w:rFonts w:ascii="Arial" w:hAnsi="Arial" w:cs="Arial"/>
          <w:sz w:val="20"/>
          <w:szCs w:val="20"/>
        </w:rPr>
        <w:fldChar w:fldCharType="begin"/>
      </w:r>
      <w:r>
        <w:rPr>
          <w:rFonts w:ascii="Arial" w:hAnsi="Arial" w:cs="Arial"/>
          <w:sz w:val="20"/>
          <w:szCs w:val="20"/>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Pr>
          <w:rFonts w:ascii="Arial" w:hAnsi="Arial" w:cs="Arial"/>
          <w:sz w:val="20"/>
          <w:szCs w:val="20"/>
        </w:rPr>
        <w:fldChar w:fldCharType="separate"/>
      </w:r>
      <w:r>
        <w:rPr>
          <w:rFonts w:ascii="Arial" w:hAnsi="Arial" w:cs="Arial"/>
          <w:noProof/>
          <w:sz w:val="20"/>
          <w:szCs w:val="20"/>
        </w:rPr>
        <w:t>(5)</w:t>
      </w:r>
      <w:r>
        <w:rPr>
          <w:rFonts w:ascii="Arial" w:hAnsi="Arial" w:cs="Arial"/>
          <w:sz w:val="20"/>
          <w:szCs w:val="20"/>
        </w:rPr>
        <w:fldChar w:fldCharType="end"/>
      </w:r>
      <w:r>
        <w:rPr>
          <w:rFonts w:ascii="Arial" w:hAnsi="Arial" w:cs="Arial"/>
          <w:sz w:val="20"/>
          <w:szCs w:val="20"/>
        </w:rPr>
        <w:t xml:space="preserve">. If power outage exposure in our study was more common among more vulnerable older adults, the effects estimated here may be overestimates of the population-level effect. </w:t>
      </w:r>
    </w:p>
    <w:p w14:paraId="7DEC9CA1"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p>
    <w:p w14:paraId="7941C5CB" w14:textId="77777777" w:rsidR="00655FD6" w:rsidRPr="007040F4" w:rsidRDefault="00655FD6" w:rsidP="00655FD6">
      <w:pPr>
        <w:spacing w:after="0" w:line="480" w:lineRule="auto"/>
        <w:ind w:firstLine="720"/>
        <w:rPr>
          <w:rFonts w:ascii="Arial" w:hAnsi="Arial" w:cs="Arial"/>
          <w:sz w:val="20"/>
          <w:szCs w:val="20"/>
        </w:rPr>
      </w:pPr>
      <w:r>
        <w:rPr>
          <w:rFonts w:ascii="Arial" w:hAnsi="Arial" w:cs="Arial"/>
          <w:sz w:val="20"/>
          <w:szCs w:val="20"/>
        </w:rPr>
        <w:lastRenderedPageBreak/>
        <w:t xml:space="preserve">Further, we were unable to distinguish between planned and unplanned power outages, which may have different effects on hospitalizations. </w:t>
      </w:r>
    </w:p>
    <w:p w14:paraId="6B4DFFF1" w14:textId="77777777"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Pr>
          <w:rFonts w:ascii="Arial" w:hAnsi="Arial" w:cs="Arial"/>
          <w:sz w:val="20"/>
          <w:szCs w:val="20"/>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Pr>
          <w:rFonts w:ascii="Arial" w:hAnsi="Arial" w:cs="Arial"/>
          <w:noProof/>
          <w:sz w:val="20"/>
          <w:szCs w:val="20"/>
        </w:rPr>
        <w:t>(38)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Pr>
          <w:rFonts w:ascii="Arial" w:hAnsi="Arial" w:cs="Arial"/>
          <w:sz w:val="20"/>
          <w:szCs w:val="20"/>
        </w:rPr>
        <w:instrText xml:space="preserve"> ADDIN ZOTERO_ITEM CSL_CITATION {"citationID":"8SAq5Tlk","properties":{"formattedCitation":"(25, 39)","plainCitation":"(25, 39)","noteIndex":0},"citationItems":[{"id":240,"uris":["http://zotero.org/users/local/hHKggCUl/items/534RADTL"],"itemData":{"id":240,"type":"article-journal","container-title":"Under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Pr>
          <w:rFonts w:ascii="Arial" w:hAnsi="Arial" w:cs="Arial"/>
          <w:noProof/>
          <w:sz w:val="20"/>
          <w:szCs w:val="20"/>
        </w:rPr>
        <w:t>(25, 39)</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RDefault="00655FD6" w:rsidP="00655FD6">
      <w:pPr>
        <w:spacing w:after="0" w:line="480" w:lineRule="auto"/>
        <w:rPr>
          <w:rFonts w:ascii="Arial" w:hAnsi="Arial" w:cs="Arial"/>
          <w:b/>
          <w:bCs/>
          <w:sz w:val="20"/>
          <w:szCs w:val="20"/>
        </w:rPr>
      </w:pPr>
    </w:p>
    <w:p w14:paraId="5D1FFA3D" w14:textId="77777777" w:rsidR="00655FD6" w:rsidRPr="00614275" w:rsidRDefault="00655FD6" w:rsidP="00655FD6">
      <w:pPr>
        <w:spacing w:after="0" w:line="480" w:lineRule="auto"/>
        <w:rPr>
          <w:rFonts w:ascii="Arial" w:hAnsi="Arial" w:cs="Arial"/>
          <w:sz w:val="20"/>
          <w:szCs w:val="20"/>
          <w:u w:val="single"/>
        </w:rPr>
      </w:pPr>
      <w:r w:rsidRPr="00614275">
        <w:rPr>
          <w:rFonts w:ascii="Arial" w:hAnsi="Arial" w:cs="Arial"/>
          <w:sz w:val="20"/>
          <w:szCs w:val="20"/>
          <w:u w:val="single"/>
        </w:rPr>
        <w:t>Conclusion</w:t>
      </w:r>
    </w:p>
    <w:p w14:paraId="2ECFD638" w14:textId="77777777" w:rsidR="00655FD6" w:rsidRDefault="00655FD6" w:rsidP="00655FD6">
      <w:pPr>
        <w:spacing w:after="0" w:line="480" w:lineRule="auto"/>
        <w:ind w:firstLine="720"/>
        <w:rPr>
          <w:rFonts w:ascii="Arial" w:hAnsi="Arial" w:cs="Arial"/>
          <w:sz w:val="20"/>
          <w:szCs w:val="20"/>
        </w:rPr>
      </w:pPr>
    </w:p>
    <w:p w14:paraId="211FCE32" w14:textId="6EE5FCBC" w:rsidR="00655FD6" w:rsidRPr="001C6BC5"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In this first </w:t>
      </w:r>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represents a key opportunity to support community health and protect older adults from CVD and respiratory disease exacerbations.</w:t>
      </w:r>
    </w:p>
    <w:p w14:paraId="4EEAE8C9"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49E2C0C3" w14:textId="77777777" w:rsidR="005D132F" w:rsidRDefault="005D132F" w:rsidP="00E6133D">
      <w:pPr>
        <w:pBdr>
          <w:top w:val="nil"/>
          <w:left w:val="nil"/>
          <w:bottom w:val="nil"/>
          <w:right w:val="nil"/>
          <w:between w:val="nil"/>
        </w:pBdr>
        <w:contextualSpacing/>
        <w:rPr>
          <w:rFonts w:ascii="Arial" w:hAnsi="Arial" w:cs="Arial"/>
          <w:b/>
          <w:color w:val="000000"/>
          <w:sz w:val="20"/>
          <w:szCs w:val="20"/>
        </w:rPr>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738CE8C7" w14:textId="7777777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Funding sources:</w:t>
      </w:r>
    </w:p>
    <w:p w14:paraId="4C5952AD" w14:textId="77777777" w:rsidR="00E00979" w:rsidRPr="005D132F" w:rsidRDefault="00E00979" w:rsidP="005D132F">
      <w:pPr>
        <w:pBdr>
          <w:top w:val="nil"/>
          <w:left w:val="nil"/>
          <w:bottom w:val="nil"/>
          <w:right w:val="nil"/>
          <w:between w:val="nil"/>
        </w:pBdr>
        <w:spacing w:line="276" w:lineRule="auto"/>
        <w:contextualSpacing/>
        <w:rPr>
          <w:rFonts w:ascii="Arial" w:hAnsi="Arial" w:cs="Arial"/>
          <w:color w:val="000000"/>
          <w:sz w:val="20"/>
          <w:szCs w:val="20"/>
        </w:rPr>
      </w:pPr>
    </w:p>
    <w:p w14:paraId="7FCB1253" w14:textId="391CA538"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on Aging grant R01</w:t>
      </w:r>
      <w:r w:rsidR="004C7591">
        <w:rPr>
          <w:rFonts w:ascii="Arial" w:hAnsi="Arial" w:cs="Arial"/>
          <w:color w:val="000000"/>
          <w:sz w:val="20"/>
          <w:szCs w:val="20"/>
        </w:rPr>
        <w:t xml:space="preserve"> </w:t>
      </w:r>
      <w:r w:rsidRPr="005D132F">
        <w:rPr>
          <w:rFonts w:ascii="Arial" w:hAnsi="Arial" w:cs="Arial"/>
          <w:color w:val="000000"/>
          <w:sz w:val="20"/>
          <w:szCs w:val="20"/>
        </w:rPr>
        <w:t xml:space="preserve">AG071024 (JAC) </w:t>
      </w:r>
    </w:p>
    <w:p w14:paraId="2C8AF9E8" w14:textId="147DD2A3"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ES007033 (JAC)</w:t>
      </w:r>
    </w:p>
    <w:p w14:paraId="6AA20794" w14:textId="44EB2785"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ES034021 (DM)</w:t>
      </w:r>
    </w:p>
    <w:p w14:paraId="6509B1D9" w14:textId="1A7E2372"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Institutes of Health R01</w:t>
      </w:r>
      <w:r w:rsidR="004C7591">
        <w:rPr>
          <w:rFonts w:ascii="Arial" w:hAnsi="Arial" w:cs="Arial"/>
          <w:color w:val="000000"/>
          <w:sz w:val="20"/>
          <w:szCs w:val="20"/>
        </w:rPr>
        <w:t xml:space="preserve"> </w:t>
      </w:r>
      <w:r w:rsidRPr="005D132F">
        <w:rPr>
          <w:rFonts w:ascii="Arial" w:hAnsi="Arial" w:cs="Arial"/>
          <w:color w:val="000000"/>
          <w:sz w:val="20"/>
          <w:szCs w:val="20"/>
        </w:rPr>
        <w:t>AG066793 (DM)</w:t>
      </w:r>
    </w:p>
    <w:p w14:paraId="3FF8C00D" w14:textId="2E80CBBB"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lastRenderedPageBreak/>
        <w:t>National Institute on Aging P20</w:t>
      </w:r>
      <w:r w:rsidR="004C7591">
        <w:rPr>
          <w:rFonts w:ascii="Arial" w:hAnsi="Arial" w:cs="Arial"/>
          <w:color w:val="000000"/>
          <w:sz w:val="20"/>
          <w:szCs w:val="20"/>
        </w:rPr>
        <w:t xml:space="preserve"> </w:t>
      </w:r>
      <w:r w:rsidRPr="005D132F">
        <w:rPr>
          <w:rFonts w:ascii="Arial" w:hAnsi="Arial" w:cs="Arial"/>
          <w:color w:val="000000"/>
          <w:sz w:val="20"/>
          <w:szCs w:val="20"/>
        </w:rPr>
        <w:t>AG093975 (MAK)</w:t>
      </w:r>
    </w:p>
    <w:p w14:paraId="44EC93FB" w14:textId="6657FFC7"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Institute of Environmental Health Sciences P30</w:t>
      </w:r>
      <w:r w:rsidR="004C7591">
        <w:rPr>
          <w:rFonts w:ascii="Arial" w:hAnsi="Arial" w:cs="Arial"/>
          <w:color w:val="000000"/>
          <w:sz w:val="20"/>
          <w:szCs w:val="20"/>
        </w:rPr>
        <w:t xml:space="preserve"> </w:t>
      </w:r>
      <w:r w:rsidRPr="005D132F">
        <w:rPr>
          <w:rFonts w:ascii="Arial" w:hAnsi="Arial" w:cs="Arial"/>
          <w:color w:val="000000"/>
          <w:sz w:val="20"/>
          <w:szCs w:val="20"/>
        </w:rPr>
        <w:t>ES009089 (MAK)</w:t>
      </w:r>
    </w:p>
    <w:p w14:paraId="42F5D52E" w14:textId="2B0BC520" w:rsidR="0063270B"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Canadian Institute</w:t>
      </w:r>
      <w:r w:rsidR="00B220D7">
        <w:rPr>
          <w:rFonts w:ascii="Arial" w:hAnsi="Arial" w:cs="Arial"/>
          <w:color w:val="000000"/>
          <w:sz w:val="20"/>
          <w:szCs w:val="20"/>
        </w:rPr>
        <w:t>s</w:t>
      </w:r>
      <w:r w:rsidRPr="005D132F">
        <w:rPr>
          <w:rFonts w:ascii="Arial" w:hAnsi="Arial" w:cs="Arial"/>
          <w:color w:val="000000"/>
          <w:sz w:val="20"/>
          <w:szCs w:val="20"/>
        </w:rPr>
        <w:t xml:space="preserve"> </w:t>
      </w:r>
      <w:r w:rsidR="00B220D7">
        <w:rPr>
          <w:rFonts w:ascii="Arial" w:hAnsi="Arial" w:cs="Arial"/>
          <w:color w:val="000000"/>
          <w:sz w:val="20"/>
          <w:szCs w:val="20"/>
        </w:rPr>
        <w:t>of</w:t>
      </w:r>
      <w:r w:rsidRPr="005D132F">
        <w:rPr>
          <w:rFonts w:ascii="Arial" w:hAnsi="Arial" w:cs="Arial"/>
          <w:color w:val="000000"/>
          <w:sz w:val="20"/>
          <w:szCs w:val="20"/>
        </w:rPr>
        <w:t xml:space="preserve"> Health Research Doctoral Foreign Study Award (HM)</w:t>
      </w:r>
    </w:p>
    <w:p w14:paraId="557C004D" w14:textId="4C92EA11" w:rsidR="00980C22" w:rsidRPr="005D132F" w:rsidRDefault="0063270B" w:rsidP="005D132F">
      <w:pPr>
        <w:pBdr>
          <w:top w:val="nil"/>
          <w:left w:val="nil"/>
          <w:bottom w:val="nil"/>
          <w:right w:val="nil"/>
          <w:between w:val="nil"/>
        </w:pBdr>
        <w:spacing w:line="276" w:lineRule="auto"/>
        <w:contextualSpacing/>
        <w:rPr>
          <w:rFonts w:ascii="Arial" w:hAnsi="Arial" w:cs="Arial"/>
          <w:color w:val="000000"/>
          <w:sz w:val="20"/>
          <w:szCs w:val="20"/>
        </w:rPr>
      </w:pPr>
      <w:r w:rsidRPr="005D132F">
        <w:rPr>
          <w:rFonts w:ascii="Arial" w:hAnsi="Arial" w:cs="Arial"/>
          <w:color w:val="000000"/>
          <w:sz w:val="20"/>
          <w:szCs w:val="20"/>
        </w:rPr>
        <w:t>National Heart, Lung, and Blood Institute F31 HL172608 (VD)</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Default="00E6133D" w:rsidP="00BE2C19">
      <w:pPr>
        <w:pBdr>
          <w:top w:val="nil"/>
          <w:left w:val="nil"/>
          <w:bottom w:val="nil"/>
          <w:right w:val="nil"/>
          <w:between w:val="nil"/>
        </w:pBdr>
        <w:contextualSpacing/>
        <w:rPr>
          <w:rFonts w:ascii="Arial" w:hAnsi="Arial" w:cs="Arial"/>
          <w:b/>
          <w:color w:val="000000"/>
          <w:sz w:val="20"/>
          <w:szCs w:val="20"/>
        </w:rPr>
      </w:pPr>
      <w:r w:rsidRPr="000251BB">
        <w:rPr>
          <w:rFonts w:ascii="Arial" w:hAnsi="Arial" w:cs="Arial"/>
          <w:b/>
          <w:color w:val="000000"/>
          <w:sz w:val="20"/>
          <w:szCs w:val="20"/>
        </w:rPr>
        <w:t>References</w:t>
      </w:r>
    </w:p>
    <w:p w14:paraId="25ED6600" w14:textId="77777777" w:rsidR="00BE2C19" w:rsidRPr="00BE2C19" w:rsidRDefault="00BE2C19" w:rsidP="00BE2C19">
      <w:pPr>
        <w:pBdr>
          <w:top w:val="nil"/>
          <w:left w:val="nil"/>
          <w:bottom w:val="nil"/>
          <w:right w:val="nil"/>
          <w:between w:val="nil"/>
        </w:pBdr>
        <w:contextualSpacing/>
        <w:rPr>
          <w:rFonts w:ascii="Arial" w:hAnsi="Arial" w:cs="Arial"/>
          <w:color w:val="000000"/>
          <w:sz w:val="20"/>
          <w:szCs w:val="20"/>
        </w:rPr>
      </w:pPr>
    </w:p>
    <w:p w14:paraId="45AB9765" w14:textId="77777777" w:rsidR="00476EFE" w:rsidRPr="00476EFE" w:rsidRDefault="00BE2C19" w:rsidP="00476EFE">
      <w:pPr>
        <w:pStyle w:val="Bibliography"/>
      </w:pPr>
      <w:r w:rsidRPr="00BE2C19">
        <w:rPr>
          <w:rFonts w:ascii="Arial" w:hAnsi="Arial" w:cs="Arial"/>
          <w:sz w:val="20"/>
          <w:szCs w:val="20"/>
        </w:rPr>
        <w:fldChar w:fldCharType="begin"/>
      </w:r>
      <w:r w:rsidRPr="00BE2C19">
        <w:rPr>
          <w:rFonts w:ascii="Arial" w:hAnsi="Arial" w:cs="Arial"/>
          <w:sz w:val="20"/>
          <w:szCs w:val="20"/>
        </w:rPr>
        <w:instrText xml:space="preserve"> ADDIN ZOTERO_BIBL {"uncited":[],"omitted":[],"custom":[]} CSL_BIBLIOGRAPHY </w:instrText>
      </w:r>
      <w:r w:rsidRPr="00BE2C19">
        <w:rPr>
          <w:rFonts w:ascii="Arial" w:hAnsi="Arial" w:cs="Arial"/>
          <w:sz w:val="20"/>
          <w:szCs w:val="20"/>
        </w:rPr>
        <w:fldChar w:fldCharType="separate"/>
      </w:r>
      <w:r w:rsidR="00476EFE" w:rsidRPr="00476EFE">
        <w:t xml:space="preserve">1. </w:t>
      </w:r>
      <w:r w:rsidR="00476EFE" w:rsidRPr="00476EFE">
        <w:tab/>
        <w:t>Climate Central, Weather-related Power Outages Rising. (2024). Available at: https://www.climatecentral.org/climate-matters/weather-related-power-outages-rising [Accessed 5 December 2024].</w:t>
      </w:r>
    </w:p>
    <w:p w14:paraId="62DBDC66" w14:textId="77777777" w:rsidR="00476EFE" w:rsidRPr="00476EFE" w:rsidRDefault="00476EFE" w:rsidP="00476EFE">
      <w:pPr>
        <w:pStyle w:val="Bibliography"/>
      </w:pPr>
      <w:r w:rsidRPr="00476EFE">
        <w:t xml:space="preserve">2. </w:t>
      </w:r>
      <w:r w:rsidRPr="00476EFE">
        <w:tab/>
        <w:t>U.S. Energy Information Administration, U.S. electricity customers experienced eight hours of power interruptions in 2020. (2021). Available at: https://www.eia.gov/todayinenergy/detail.php?id=50316# [Accessed 5 December 2024].</w:t>
      </w:r>
    </w:p>
    <w:p w14:paraId="27A325AC" w14:textId="77777777" w:rsidR="00476EFE" w:rsidRPr="00476EFE" w:rsidRDefault="00476EFE" w:rsidP="00476EFE">
      <w:pPr>
        <w:pStyle w:val="Bibliography"/>
      </w:pPr>
      <w:r w:rsidRPr="00476EFE">
        <w:t xml:space="preserve">3. </w:t>
      </w:r>
      <w:r w:rsidRPr="00476EFE">
        <w:tab/>
        <w:t xml:space="preserve">J. A. Casey, M. Fukurai, D. Hernández, S. Balsari, M. V. Kiang, Power Outages and Community Health: a Narrative Review. </w:t>
      </w:r>
      <w:r w:rsidRPr="00476EFE">
        <w:rPr>
          <w:i/>
          <w:iCs/>
        </w:rPr>
        <w:t>Curr Envir Health Rpt</w:t>
      </w:r>
      <w:r w:rsidRPr="00476EFE">
        <w:t xml:space="preserve"> </w:t>
      </w:r>
      <w:r w:rsidRPr="00476EFE">
        <w:rPr>
          <w:b/>
          <w:bCs/>
        </w:rPr>
        <w:t>7</w:t>
      </w:r>
      <w:r w:rsidRPr="00476EFE">
        <w:t>, 371–383 (2020).</w:t>
      </w:r>
    </w:p>
    <w:p w14:paraId="38E9118D" w14:textId="77777777" w:rsidR="00476EFE" w:rsidRPr="00476EFE" w:rsidRDefault="00476EFE" w:rsidP="00476EFE">
      <w:pPr>
        <w:pStyle w:val="Bibliography"/>
      </w:pPr>
      <w:r w:rsidRPr="00476EFE">
        <w:t xml:space="preserve">4. </w:t>
      </w:r>
      <w:r w:rsidRPr="00476EFE">
        <w:tab/>
        <w:t>The US has more power outages than any other developed country. Here’s why. (2020). Available at: https://www.popsci.com/story/environment/why-us-lose-power-storms/ [Accessed 5 December 2024].</w:t>
      </w:r>
    </w:p>
    <w:p w14:paraId="60530E6F" w14:textId="77777777" w:rsidR="00476EFE" w:rsidRPr="00476EFE" w:rsidRDefault="00476EFE" w:rsidP="00476EFE">
      <w:pPr>
        <w:pStyle w:val="Bibliography"/>
      </w:pPr>
      <w:r w:rsidRPr="00476EFE">
        <w:t xml:space="preserve">5. </w:t>
      </w:r>
      <w:r w:rsidRPr="00476EFE">
        <w:tab/>
        <w:t xml:space="preserve">V. Do, </w:t>
      </w:r>
      <w:r w:rsidRPr="00476EFE">
        <w:rPr>
          <w:i/>
          <w:iCs/>
        </w:rPr>
        <w:t>et al.</w:t>
      </w:r>
      <w:r w:rsidRPr="00476EFE">
        <w:t xml:space="preserve">, Spatiotemporal distribution of power outages with climate events and social vulnerability in the USA. </w:t>
      </w:r>
      <w:r w:rsidRPr="00476EFE">
        <w:rPr>
          <w:i/>
          <w:iCs/>
        </w:rPr>
        <w:t>Nat Commun</w:t>
      </w:r>
      <w:r w:rsidRPr="00476EFE">
        <w:t xml:space="preserve"> </w:t>
      </w:r>
      <w:r w:rsidRPr="00476EFE">
        <w:rPr>
          <w:b/>
          <w:bCs/>
        </w:rPr>
        <w:t>14</w:t>
      </w:r>
      <w:r w:rsidRPr="00476EFE">
        <w:t>, 2470 (2023).</w:t>
      </w:r>
    </w:p>
    <w:p w14:paraId="6D5DABB6" w14:textId="77777777" w:rsidR="00476EFE" w:rsidRPr="00476EFE" w:rsidRDefault="00476EFE" w:rsidP="00476EFE">
      <w:pPr>
        <w:pStyle w:val="Bibliography"/>
      </w:pPr>
      <w:r w:rsidRPr="00476EFE">
        <w:t xml:space="preserve">6. </w:t>
      </w:r>
      <w:r w:rsidRPr="00476EFE">
        <w:tab/>
        <w:t>United States Environmental Protection Agency, Climate Change Impacts on Energy. Available at: https://www.epa.gov/climateimpacts/climate-change-impacts-energy.</w:t>
      </w:r>
    </w:p>
    <w:p w14:paraId="3D915AD4" w14:textId="77777777" w:rsidR="00476EFE" w:rsidRPr="00476EFE" w:rsidRDefault="00476EFE" w:rsidP="00476EFE">
      <w:pPr>
        <w:pStyle w:val="Bibliography"/>
      </w:pPr>
      <w:r w:rsidRPr="00476EFE">
        <w:t xml:space="preserve">7. </w:t>
      </w:r>
      <w:r w:rsidRPr="00476EFE">
        <w:tab/>
        <w:t>Washington Post, Nation at risk of winter blackouts as power grid remains under strain. Available at: https://www.washingtonpost.com/business/2023/11/08/power-grid-blackouts-texas/.</w:t>
      </w:r>
    </w:p>
    <w:p w14:paraId="0C565EA5" w14:textId="77777777" w:rsidR="00476EFE" w:rsidRPr="00476EFE" w:rsidRDefault="00476EFE" w:rsidP="00476EFE">
      <w:pPr>
        <w:pStyle w:val="Bibliography"/>
      </w:pPr>
      <w:r w:rsidRPr="00476EFE">
        <w:t xml:space="preserve">8. </w:t>
      </w:r>
      <w:r w:rsidRPr="00476EFE">
        <w:tab/>
        <w:t xml:space="preserve">M. Mango, J. A. Casey, D. Hernández, Resilient Power: A home-based electricity generation and storage solution for the medically vulnerable during climate-induced power outages. </w:t>
      </w:r>
      <w:r w:rsidRPr="00476EFE">
        <w:rPr>
          <w:i/>
          <w:iCs/>
        </w:rPr>
        <w:t>Futures</w:t>
      </w:r>
      <w:r w:rsidRPr="00476EFE">
        <w:t xml:space="preserve"> </w:t>
      </w:r>
      <w:r w:rsidRPr="00476EFE">
        <w:rPr>
          <w:b/>
          <w:bCs/>
        </w:rPr>
        <w:t>128</w:t>
      </w:r>
      <w:r w:rsidRPr="00476EFE">
        <w:t>, 102707 (2021).</w:t>
      </w:r>
    </w:p>
    <w:p w14:paraId="68799B6F" w14:textId="77777777" w:rsidR="00476EFE" w:rsidRPr="00476EFE" w:rsidRDefault="00476EFE" w:rsidP="00476EFE">
      <w:pPr>
        <w:pStyle w:val="Bibliography"/>
      </w:pPr>
      <w:r w:rsidRPr="00476EFE">
        <w:t xml:space="preserve">9. </w:t>
      </w:r>
      <w:r w:rsidRPr="00476EFE">
        <w:tab/>
        <w:t xml:space="preserve">B. Stone, </w:t>
      </w:r>
      <w:r w:rsidRPr="00476EFE">
        <w:rPr>
          <w:i/>
          <w:iCs/>
        </w:rPr>
        <w:t>et al.</w:t>
      </w:r>
      <w:r w:rsidRPr="00476EFE">
        <w:t xml:space="preserve">, Compound Climate and Infrastructure Events: How Electrical Grid Failure Alters Heat Wave Risk. </w:t>
      </w:r>
      <w:r w:rsidRPr="00476EFE">
        <w:rPr>
          <w:i/>
          <w:iCs/>
        </w:rPr>
        <w:t>Environ. Sci. Technol.</w:t>
      </w:r>
      <w:r w:rsidRPr="00476EFE">
        <w:t xml:space="preserve"> </w:t>
      </w:r>
      <w:r w:rsidRPr="00476EFE">
        <w:rPr>
          <w:b/>
          <w:bCs/>
        </w:rPr>
        <w:t>55</w:t>
      </w:r>
      <w:r w:rsidRPr="00476EFE">
        <w:t>, 6957–6964 (2021).</w:t>
      </w:r>
    </w:p>
    <w:p w14:paraId="1C4CD3B5" w14:textId="77777777" w:rsidR="00476EFE" w:rsidRPr="00476EFE" w:rsidRDefault="00476EFE" w:rsidP="00476EFE">
      <w:pPr>
        <w:pStyle w:val="Bibliography"/>
      </w:pPr>
      <w:r w:rsidRPr="00476EFE">
        <w:t xml:space="preserve">10. </w:t>
      </w:r>
      <w:r w:rsidRPr="00476EFE">
        <w:tab/>
        <w:t xml:space="preserve">A. R. Nunes, General and specified vulnerability to extreme temperatures among older adults. </w:t>
      </w:r>
      <w:r w:rsidRPr="00476EFE">
        <w:rPr>
          <w:i/>
          <w:iCs/>
        </w:rPr>
        <w:t>International Journal of Environmental Health Research</w:t>
      </w:r>
      <w:r w:rsidRPr="00476EFE">
        <w:t xml:space="preserve"> </w:t>
      </w:r>
      <w:r w:rsidRPr="00476EFE">
        <w:rPr>
          <w:b/>
          <w:bCs/>
        </w:rPr>
        <w:t>30</w:t>
      </w:r>
      <w:r w:rsidRPr="00476EFE">
        <w:t>, 515–532 (2020).</w:t>
      </w:r>
    </w:p>
    <w:p w14:paraId="4A628D30" w14:textId="77777777" w:rsidR="00476EFE" w:rsidRPr="00476EFE" w:rsidRDefault="00476EFE" w:rsidP="00476EFE">
      <w:pPr>
        <w:pStyle w:val="Bibliography"/>
      </w:pPr>
      <w:r w:rsidRPr="00476EFE">
        <w:t xml:space="preserve">11. </w:t>
      </w:r>
      <w:r w:rsidRPr="00476EFE">
        <w:tab/>
        <w:t xml:space="preserve">T. Benmarhnia, S. Deguen, J. S. Kaufman, A. Smargiassi, Review Article: Vulnerability to Heat-related Mortality. </w:t>
      </w:r>
      <w:r w:rsidRPr="00476EFE">
        <w:rPr>
          <w:i/>
          <w:iCs/>
        </w:rPr>
        <w:t>Epidemiology</w:t>
      </w:r>
      <w:r w:rsidRPr="00476EFE">
        <w:t xml:space="preserve"> </w:t>
      </w:r>
      <w:r w:rsidRPr="00476EFE">
        <w:rPr>
          <w:b/>
          <w:bCs/>
        </w:rPr>
        <w:t>26</w:t>
      </w:r>
      <w:r w:rsidRPr="00476EFE">
        <w:t>, 781–793 (2015).</w:t>
      </w:r>
    </w:p>
    <w:p w14:paraId="41CF3A63" w14:textId="77777777" w:rsidR="00476EFE" w:rsidRPr="00476EFE" w:rsidRDefault="00476EFE" w:rsidP="00476EFE">
      <w:pPr>
        <w:pStyle w:val="Bibliography"/>
      </w:pPr>
      <w:r w:rsidRPr="00476EFE">
        <w:lastRenderedPageBreak/>
        <w:t xml:space="preserve">12. </w:t>
      </w:r>
      <w:r w:rsidRPr="00476EFE">
        <w:tab/>
        <w:t xml:space="preserve">R. D. Meade, </w:t>
      </w:r>
      <w:r w:rsidRPr="00476EFE">
        <w:rPr>
          <w:i/>
          <w:iCs/>
        </w:rPr>
        <w:t>et al.</w:t>
      </w:r>
      <w:r w:rsidRPr="00476EFE">
        <w:t xml:space="preserve">, Physiological factors characterizing heat-vulnerable older adults: A narrative review. </w:t>
      </w:r>
      <w:r w:rsidRPr="00476EFE">
        <w:rPr>
          <w:i/>
          <w:iCs/>
        </w:rPr>
        <w:t>Environment International</w:t>
      </w:r>
      <w:r w:rsidRPr="00476EFE">
        <w:t xml:space="preserve"> </w:t>
      </w:r>
      <w:r w:rsidRPr="00476EFE">
        <w:rPr>
          <w:b/>
          <w:bCs/>
        </w:rPr>
        <w:t>144</w:t>
      </w:r>
      <w:r w:rsidRPr="00476EFE">
        <w:t>, 105909 (2020).</w:t>
      </w:r>
    </w:p>
    <w:p w14:paraId="45FFBA89" w14:textId="77777777" w:rsidR="00476EFE" w:rsidRPr="00476EFE" w:rsidRDefault="00476EFE" w:rsidP="00476EFE">
      <w:pPr>
        <w:pStyle w:val="Bibliography"/>
      </w:pPr>
      <w:r w:rsidRPr="00476EFE">
        <w:t xml:space="preserve">13. </w:t>
      </w:r>
      <w:r w:rsidRPr="00476EFE">
        <w:tab/>
        <w:t xml:space="preserve">N. Veronese, </w:t>
      </w:r>
      <w:r w:rsidRPr="00476EFE">
        <w:rPr>
          <w:i/>
          <w:iCs/>
        </w:rPr>
        <w:t>et al.</w:t>
      </w:r>
      <w:r w:rsidRPr="00476EFE">
        <w:t xml:space="preserve">, Prevalence of multidimensional frailty and pre-frailty in older people in different settings: A systematic review and meta-analysis. </w:t>
      </w:r>
      <w:r w:rsidRPr="00476EFE">
        <w:rPr>
          <w:i/>
          <w:iCs/>
        </w:rPr>
        <w:t>Ageing Research Reviews</w:t>
      </w:r>
      <w:r w:rsidRPr="00476EFE">
        <w:t xml:space="preserve"> </w:t>
      </w:r>
      <w:r w:rsidRPr="00476EFE">
        <w:rPr>
          <w:b/>
          <w:bCs/>
        </w:rPr>
        <w:t>72</w:t>
      </w:r>
      <w:r w:rsidRPr="00476EFE">
        <w:t>, 101498 (2021).</w:t>
      </w:r>
    </w:p>
    <w:p w14:paraId="7EA3FA0D" w14:textId="77777777" w:rsidR="00476EFE" w:rsidRPr="00476EFE" w:rsidRDefault="00476EFE" w:rsidP="00476EFE">
      <w:pPr>
        <w:pStyle w:val="Bibliography"/>
      </w:pPr>
      <w:r w:rsidRPr="00476EFE">
        <w:t xml:space="preserve">14. </w:t>
      </w:r>
      <w:r w:rsidRPr="00476EFE">
        <w:tab/>
        <w:t xml:space="preserve">C. O. Weiss, C. M. Boyd, Q. Yu, J. L. Wolff, B. Leff, Patterns of Prevalent Major Chronic Disease Among Older Adults in the United States. </w:t>
      </w:r>
      <w:r w:rsidRPr="00476EFE">
        <w:rPr>
          <w:i/>
          <w:iCs/>
        </w:rPr>
        <w:t>JAMA</w:t>
      </w:r>
      <w:r w:rsidRPr="00476EFE">
        <w:t xml:space="preserve"> </w:t>
      </w:r>
      <w:r w:rsidRPr="00476EFE">
        <w:rPr>
          <w:b/>
          <w:bCs/>
        </w:rPr>
        <w:t>298</w:t>
      </w:r>
      <w:r w:rsidRPr="00476EFE">
        <w:t>, 1158 (2007).</w:t>
      </w:r>
    </w:p>
    <w:p w14:paraId="73BCAE38" w14:textId="77777777" w:rsidR="00476EFE" w:rsidRPr="00476EFE" w:rsidRDefault="00476EFE" w:rsidP="00476EFE">
      <w:pPr>
        <w:pStyle w:val="Bibliography"/>
      </w:pPr>
      <w:r w:rsidRPr="00476EFE">
        <w:t xml:space="preserve">15. </w:t>
      </w:r>
      <w:r w:rsidRPr="00476EFE">
        <w:tab/>
        <w:t xml:space="preserve">A. Yazdanyar, A. B. Newman, The Burden of Cardiovascular Disease in the Elderly: Morbidity, Mortality, and Costs. </w:t>
      </w:r>
      <w:r w:rsidRPr="00476EFE">
        <w:rPr>
          <w:i/>
          <w:iCs/>
        </w:rPr>
        <w:t>Clinics in Geriatric Medicine</w:t>
      </w:r>
      <w:r w:rsidRPr="00476EFE">
        <w:t xml:space="preserve"> </w:t>
      </w:r>
      <w:r w:rsidRPr="00476EFE">
        <w:rPr>
          <w:b/>
          <w:bCs/>
        </w:rPr>
        <w:t>25</w:t>
      </w:r>
      <w:r w:rsidRPr="00476EFE">
        <w:t>, 563–577 (2009).</w:t>
      </w:r>
    </w:p>
    <w:p w14:paraId="287490F5" w14:textId="77777777" w:rsidR="00476EFE" w:rsidRPr="00476EFE" w:rsidRDefault="00476EFE" w:rsidP="00476EFE">
      <w:pPr>
        <w:pStyle w:val="Bibliography"/>
      </w:pPr>
      <w:r w:rsidRPr="00476EFE">
        <w:t xml:space="preserve">16. </w:t>
      </w:r>
      <w:r w:rsidRPr="00476EFE">
        <w:tab/>
        <w:t xml:space="preserve">L. Dahlberg, K. J. McKee, A. Frank, M. Naseer, A systematic review of longitudinal risk factors for loneliness in older adults. </w:t>
      </w:r>
      <w:r w:rsidRPr="00476EFE">
        <w:rPr>
          <w:i/>
          <w:iCs/>
        </w:rPr>
        <w:t>Aging &amp; Mental Health</w:t>
      </w:r>
      <w:r w:rsidRPr="00476EFE">
        <w:t xml:space="preserve"> </w:t>
      </w:r>
      <w:r w:rsidRPr="00476EFE">
        <w:rPr>
          <w:b/>
          <w:bCs/>
        </w:rPr>
        <w:t>26</w:t>
      </w:r>
      <w:r w:rsidRPr="00476EFE">
        <w:t>, 225–249 (2022).</w:t>
      </w:r>
    </w:p>
    <w:p w14:paraId="1AE9CF2A" w14:textId="77777777" w:rsidR="00476EFE" w:rsidRPr="00476EFE" w:rsidRDefault="00476EFE" w:rsidP="00476EFE">
      <w:pPr>
        <w:pStyle w:val="Bibliography"/>
      </w:pPr>
      <w:r w:rsidRPr="00476EFE">
        <w:t xml:space="preserve">17. </w:t>
      </w:r>
      <w:r w:rsidRPr="00476EFE">
        <w:tab/>
        <w:t xml:space="preserve">P. Hoang, </w:t>
      </w:r>
      <w:r w:rsidRPr="00476EFE">
        <w:rPr>
          <w:i/>
          <w:iCs/>
        </w:rPr>
        <w:t>et al.</w:t>
      </w:r>
      <w:r w:rsidRPr="00476EFE">
        <w:t xml:space="preserve">, Interventions Associated With Reduced Loneliness and Social Isolation in Older Adults: A Systematic Review and Meta-analysis. </w:t>
      </w:r>
      <w:r w:rsidRPr="00476EFE">
        <w:rPr>
          <w:i/>
          <w:iCs/>
        </w:rPr>
        <w:t>JAMA Netw Open</w:t>
      </w:r>
      <w:r w:rsidRPr="00476EFE">
        <w:t xml:space="preserve"> </w:t>
      </w:r>
      <w:r w:rsidRPr="00476EFE">
        <w:rPr>
          <w:b/>
          <w:bCs/>
        </w:rPr>
        <w:t>5</w:t>
      </w:r>
      <w:r w:rsidRPr="00476EFE">
        <w:t>, e2236676 (2022).</w:t>
      </w:r>
    </w:p>
    <w:p w14:paraId="16BD2EAA" w14:textId="77777777" w:rsidR="00476EFE" w:rsidRPr="00476EFE" w:rsidRDefault="00476EFE" w:rsidP="00476EFE">
      <w:pPr>
        <w:pStyle w:val="Bibliography"/>
      </w:pPr>
      <w:r w:rsidRPr="00476EFE">
        <w:t xml:space="preserve">18. </w:t>
      </w:r>
      <w:r w:rsidRPr="00476EFE">
        <w:tab/>
        <w:t xml:space="preserve">N. A. M. Molinari, B. Chen, N. Krishna, T. Morris, Who’s at Risk When the Power Goes Out? The At-home Electricity-Dependent Population in the United States, 2012. </w:t>
      </w:r>
      <w:r w:rsidRPr="00476EFE">
        <w:rPr>
          <w:i/>
          <w:iCs/>
        </w:rPr>
        <w:t>Journal of Public Health Management and Practice</w:t>
      </w:r>
      <w:r w:rsidRPr="00476EFE">
        <w:t xml:space="preserve"> </w:t>
      </w:r>
      <w:r w:rsidRPr="00476EFE">
        <w:rPr>
          <w:b/>
          <w:bCs/>
        </w:rPr>
        <w:t>23</w:t>
      </w:r>
      <w:r w:rsidRPr="00476EFE">
        <w:t>, 152–159 (2017).</w:t>
      </w:r>
    </w:p>
    <w:p w14:paraId="72B3F045" w14:textId="77777777" w:rsidR="00476EFE" w:rsidRPr="00476EFE" w:rsidRDefault="00476EFE" w:rsidP="00476EFE">
      <w:pPr>
        <w:pStyle w:val="Bibliography"/>
      </w:pPr>
      <w:r w:rsidRPr="00476EFE">
        <w:t xml:space="preserve">19. </w:t>
      </w:r>
      <w:r w:rsidRPr="00476EFE">
        <w:tab/>
        <w:t xml:space="preserve">W. Zhang, </w:t>
      </w:r>
      <w:r w:rsidRPr="00476EFE">
        <w:rPr>
          <w:i/>
          <w:iCs/>
        </w:rPr>
        <w:t>et al.</w:t>
      </w:r>
      <w:r w:rsidRPr="00476EFE">
        <w:t xml:space="preserve">, Power Outage: An Ignored Risk Factor for COPD Exacerbations. </w:t>
      </w:r>
      <w:r w:rsidRPr="00476EFE">
        <w:rPr>
          <w:i/>
          <w:iCs/>
        </w:rPr>
        <w:t>Chest</w:t>
      </w:r>
      <w:r w:rsidRPr="00476EFE">
        <w:t xml:space="preserve"> </w:t>
      </w:r>
      <w:r w:rsidRPr="00476EFE">
        <w:rPr>
          <w:b/>
          <w:bCs/>
        </w:rPr>
        <w:t>158</w:t>
      </w:r>
      <w:r w:rsidRPr="00476EFE">
        <w:t>, 2346–2357 (2020).</w:t>
      </w:r>
    </w:p>
    <w:p w14:paraId="7C156FF6" w14:textId="77777777" w:rsidR="00476EFE" w:rsidRPr="00476EFE" w:rsidRDefault="00476EFE" w:rsidP="00476EFE">
      <w:pPr>
        <w:pStyle w:val="Bibliography"/>
      </w:pPr>
      <w:r w:rsidRPr="00476EFE">
        <w:t xml:space="preserve">20. </w:t>
      </w:r>
      <w:r w:rsidRPr="00476EFE">
        <w:tab/>
        <w:t xml:space="preserve">S. Lin, </w:t>
      </w:r>
      <w:r w:rsidRPr="00476EFE">
        <w:rPr>
          <w:i/>
          <w:iCs/>
        </w:rPr>
        <w:t>et al.</w:t>
      </w:r>
      <w:r w:rsidRPr="00476EFE">
        <w:t xml:space="preserve">, The Joint Effects of Thunderstorms and Power Outages on Respiratory-Related Emergency Visits and Modifying and Mediating Factors of This Relationship. </w:t>
      </w:r>
      <w:r w:rsidRPr="00476EFE">
        <w:rPr>
          <w:i/>
          <w:iCs/>
        </w:rPr>
        <w:t>Environ Health Perspect</w:t>
      </w:r>
      <w:r w:rsidRPr="00476EFE">
        <w:t xml:space="preserve"> </w:t>
      </w:r>
      <w:r w:rsidRPr="00476EFE">
        <w:rPr>
          <w:b/>
          <w:bCs/>
        </w:rPr>
        <w:t>132</w:t>
      </w:r>
      <w:r w:rsidRPr="00476EFE">
        <w:t>, 067002 (2024).</w:t>
      </w:r>
    </w:p>
    <w:p w14:paraId="5D753BF5" w14:textId="77777777" w:rsidR="00476EFE" w:rsidRPr="00476EFE" w:rsidRDefault="00476EFE" w:rsidP="00476EFE">
      <w:pPr>
        <w:pStyle w:val="Bibliography"/>
      </w:pPr>
      <w:r w:rsidRPr="00476EFE">
        <w:t xml:space="preserve">21. </w:t>
      </w:r>
      <w:r w:rsidRPr="00476EFE">
        <w:tab/>
        <w:t xml:space="preserve">C. Dominianni, K. Lane, S. Johnson, K. Ito, T. Matte, Health Impacts of Citywide and Localized Power Outages in New York City. </w:t>
      </w:r>
      <w:r w:rsidRPr="00476EFE">
        <w:rPr>
          <w:i/>
          <w:iCs/>
        </w:rPr>
        <w:t>Environ Health Perspect</w:t>
      </w:r>
      <w:r w:rsidRPr="00476EFE">
        <w:t xml:space="preserve"> </w:t>
      </w:r>
      <w:r w:rsidRPr="00476EFE">
        <w:rPr>
          <w:b/>
          <w:bCs/>
        </w:rPr>
        <w:t>126</w:t>
      </w:r>
      <w:r w:rsidRPr="00476EFE">
        <w:t>, 067003 (2018).</w:t>
      </w:r>
    </w:p>
    <w:p w14:paraId="758A0F20" w14:textId="77777777" w:rsidR="00476EFE" w:rsidRPr="00476EFE" w:rsidRDefault="00476EFE" w:rsidP="00476EFE">
      <w:pPr>
        <w:pStyle w:val="Bibliography"/>
      </w:pPr>
      <w:r w:rsidRPr="00476EFE">
        <w:t xml:space="preserve">22. </w:t>
      </w:r>
      <w:r w:rsidRPr="00476EFE">
        <w:tab/>
        <w:t xml:space="preserve">G. B. Anderson, M. L. Bell, Lights Out: Impact of the August 2003 Power Outage on Mortality in New York, NY. </w:t>
      </w:r>
      <w:r w:rsidRPr="00476EFE">
        <w:rPr>
          <w:i/>
          <w:iCs/>
        </w:rPr>
        <w:t>Epidemiology</w:t>
      </w:r>
      <w:r w:rsidRPr="00476EFE">
        <w:t xml:space="preserve"> </w:t>
      </w:r>
      <w:r w:rsidRPr="00476EFE">
        <w:rPr>
          <w:b/>
          <w:bCs/>
        </w:rPr>
        <w:t>23</w:t>
      </w:r>
      <w:r w:rsidRPr="00476EFE">
        <w:t>, 189–193 (2012).</w:t>
      </w:r>
    </w:p>
    <w:p w14:paraId="4C7338C2" w14:textId="77777777" w:rsidR="00476EFE" w:rsidRPr="00476EFE" w:rsidRDefault="00476EFE" w:rsidP="00476EFE">
      <w:pPr>
        <w:pStyle w:val="Bibliography"/>
      </w:pPr>
      <w:r w:rsidRPr="00476EFE">
        <w:t xml:space="preserve">23. </w:t>
      </w:r>
      <w:r w:rsidRPr="00476EFE">
        <w:tab/>
        <w:t>Oak Ridge National Laboratory, Oak Ridge National Laboratory, EAGLE-I Outage Data 2014-2022. Available at: https://smc-datachallenge.ornl.gov/eagle/ [Accessed 3 January 2025].</w:t>
      </w:r>
    </w:p>
    <w:p w14:paraId="7B554729" w14:textId="77777777" w:rsidR="00476EFE" w:rsidRPr="00476EFE" w:rsidRDefault="00476EFE" w:rsidP="00476EFE">
      <w:pPr>
        <w:pStyle w:val="Bibliography"/>
      </w:pPr>
      <w:r w:rsidRPr="00476EFE">
        <w:t xml:space="preserve">24. </w:t>
      </w:r>
      <w:r w:rsidRPr="00476EFE">
        <w:tab/>
        <w:t>PowerOutage.us. Available at: https://poweroutage.us/.</w:t>
      </w:r>
    </w:p>
    <w:p w14:paraId="1197E430" w14:textId="77777777" w:rsidR="00476EFE" w:rsidRPr="00476EFE" w:rsidRDefault="00476EFE" w:rsidP="00476EFE">
      <w:pPr>
        <w:pStyle w:val="Bibliography"/>
      </w:pPr>
      <w:r w:rsidRPr="00476EFE">
        <w:t xml:space="preserve">25. </w:t>
      </w:r>
      <w:r w:rsidRPr="00476EFE">
        <w:tab/>
        <w:t xml:space="preserve">V. Do, The impact of power outages on cardiovascular hospitalizations among Medicare enrollees in New York State, 2017-2018. </w:t>
      </w:r>
      <w:r w:rsidRPr="00476EFE">
        <w:rPr>
          <w:i/>
          <w:iCs/>
        </w:rPr>
        <w:t>Under review at Epidemiology</w:t>
      </w:r>
      <w:r w:rsidRPr="00476EFE">
        <w:t>.</w:t>
      </w:r>
    </w:p>
    <w:p w14:paraId="0B19B552" w14:textId="77777777" w:rsidR="00476EFE" w:rsidRPr="00476EFE" w:rsidRDefault="00476EFE" w:rsidP="00476EFE">
      <w:pPr>
        <w:pStyle w:val="Bibliography"/>
      </w:pPr>
      <w:r w:rsidRPr="00476EFE">
        <w:t xml:space="preserve">26. </w:t>
      </w:r>
      <w:r w:rsidRPr="00476EFE">
        <w:tab/>
        <w:t xml:space="preserve">G. B. Anderson, </w:t>
      </w:r>
      <w:r w:rsidRPr="00476EFE">
        <w:rPr>
          <w:i/>
          <w:iCs/>
        </w:rPr>
        <w:t>et al.</w:t>
      </w:r>
      <w:r w:rsidRPr="00476EFE">
        <w:t xml:space="preserve">, Heat-related Emergency Hospitalizations for Respiratory Diseases in the Medicare Population. </w:t>
      </w:r>
      <w:r w:rsidRPr="00476EFE">
        <w:rPr>
          <w:i/>
          <w:iCs/>
        </w:rPr>
        <w:t>Am J Respir Crit Care Med</w:t>
      </w:r>
      <w:r w:rsidRPr="00476EFE">
        <w:t xml:space="preserve"> </w:t>
      </w:r>
      <w:r w:rsidRPr="00476EFE">
        <w:rPr>
          <w:b/>
          <w:bCs/>
        </w:rPr>
        <w:t>187</w:t>
      </w:r>
      <w:r w:rsidRPr="00476EFE">
        <w:t>, 1098–1103 (2013).</w:t>
      </w:r>
    </w:p>
    <w:p w14:paraId="744DC0E2" w14:textId="77777777" w:rsidR="00476EFE" w:rsidRPr="00476EFE" w:rsidRDefault="00476EFE" w:rsidP="00476EFE">
      <w:pPr>
        <w:pStyle w:val="Bibliography"/>
      </w:pPr>
      <w:r w:rsidRPr="00476EFE">
        <w:lastRenderedPageBreak/>
        <w:t xml:space="preserve">27. </w:t>
      </w:r>
      <w:r w:rsidRPr="00476EFE">
        <w:tab/>
        <w:t xml:space="preserve">S. Lin, </w:t>
      </w:r>
      <w:r w:rsidRPr="00476EFE">
        <w:rPr>
          <w:i/>
          <w:iCs/>
        </w:rPr>
        <w:t>et al.</w:t>
      </w:r>
      <w:r w:rsidRPr="00476EFE">
        <w:t xml:space="preserve">, Extreme High Temperatures and Hospital Admissions for Respiratory and Cardiovascular Diseases. </w:t>
      </w:r>
      <w:r w:rsidRPr="00476EFE">
        <w:rPr>
          <w:i/>
          <w:iCs/>
        </w:rPr>
        <w:t>Epidemiology</w:t>
      </w:r>
      <w:r w:rsidRPr="00476EFE">
        <w:t xml:space="preserve"> </w:t>
      </w:r>
      <w:r w:rsidRPr="00476EFE">
        <w:rPr>
          <w:b/>
          <w:bCs/>
        </w:rPr>
        <w:t>20</w:t>
      </w:r>
      <w:r w:rsidRPr="00476EFE">
        <w:t>, 738–746 (2009).</w:t>
      </w:r>
    </w:p>
    <w:p w14:paraId="65EDA3D9" w14:textId="77777777" w:rsidR="00476EFE" w:rsidRPr="00476EFE" w:rsidRDefault="00476EFE" w:rsidP="00476EFE">
      <w:pPr>
        <w:pStyle w:val="Bibliography"/>
      </w:pPr>
      <w:r w:rsidRPr="00476EFE">
        <w:t xml:space="preserve">28. </w:t>
      </w:r>
      <w:r w:rsidRPr="00476EFE">
        <w:tab/>
        <w:t xml:space="preserve">N. Singh, </w:t>
      </w:r>
      <w:r w:rsidRPr="00476EFE">
        <w:rPr>
          <w:i/>
          <w:iCs/>
        </w:rPr>
        <w:t>et al.</w:t>
      </w:r>
      <w:r w:rsidRPr="00476EFE">
        <w:t xml:space="preserve">, Heat and Cardiovascular Mortality: An Epidemiological Perspective. </w:t>
      </w:r>
      <w:r w:rsidRPr="00476EFE">
        <w:rPr>
          <w:i/>
          <w:iCs/>
        </w:rPr>
        <w:t>Circulation Research</w:t>
      </w:r>
      <w:r w:rsidRPr="00476EFE">
        <w:t xml:space="preserve"> </w:t>
      </w:r>
      <w:r w:rsidRPr="00476EFE">
        <w:rPr>
          <w:b/>
          <w:bCs/>
        </w:rPr>
        <w:t>134</w:t>
      </w:r>
      <w:r w:rsidRPr="00476EFE">
        <w:t>, 1098–1112 (2024).</w:t>
      </w:r>
    </w:p>
    <w:p w14:paraId="68B39E83" w14:textId="77777777" w:rsidR="00476EFE" w:rsidRPr="00476EFE" w:rsidRDefault="00476EFE" w:rsidP="00476EFE">
      <w:pPr>
        <w:pStyle w:val="Bibliography"/>
      </w:pPr>
      <w:r w:rsidRPr="00476EFE">
        <w:t xml:space="preserve">29. </w:t>
      </w:r>
      <w:r w:rsidRPr="00476EFE">
        <w:tab/>
        <w:t xml:space="preserve">V. Do, </w:t>
      </w:r>
      <w:r w:rsidRPr="00476EFE">
        <w:rPr>
          <w:i/>
          <w:iCs/>
        </w:rPr>
        <w:t>et al.</w:t>
      </w:r>
      <w:r w:rsidRPr="00476EFE">
        <w:t>, Spatiotemporal patterns of power outages co-occurring with individual and multiple severe weather events in the United States, 2018-2020. [Preprint] (2024). Available at: https://www.researchsquare.com/article/rs-4752336/v1 [Accessed 4 January 2025].</w:t>
      </w:r>
    </w:p>
    <w:p w14:paraId="4DD4E9E5" w14:textId="77777777" w:rsidR="00476EFE" w:rsidRPr="00476EFE" w:rsidRDefault="00476EFE" w:rsidP="00476EFE">
      <w:pPr>
        <w:pStyle w:val="Bibliography"/>
      </w:pPr>
      <w:r w:rsidRPr="00476EFE">
        <w:t xml:space="preserve">30. </w:t>
      </w:r>
      <w:r w:rsidRPr="00476EFE">
        <w:tab/>
        <w:t xml:space="preserve">H. M. Salman, J. Pasupuleti, A. H. Sabry, Review on Causes of Power Outages and Their Occurrence: Mitigation Strategies. </w:t>
      </w:r>
      <w:r w:rsidRPr="00476EFE">
        <w:rPr>
          <w:i/>
          <w:iCs/>
        </w:rPr>
        <w:t>Sustainability</w:t>
      </w:r>
      <w:r w:rsidRPr="00476EFE">
        <w:t xml:space="preserve"> </w:t>
      </w:r>
      <w:r w:rsidRPr="00476EFE">
        <w:rPr>
          <w:b/>
          <w:bCs/>
        </w:rPr>
        <w:t>15</w:t>
      </w:r>
      <w:r w:rsidRPr="00476EFE">
        <w:t>, 15001 (2023).</w:t>
      </w:r>
    </w:p>
    <w:p w14:paraId="7C1DDC04" w14:textId="77777777" w:rsidR="00476EFE" w:rsidRPr="00476EFE" w:rsidRDefault="00476EFE" w:rsidP="00476EFE">
      <w:pPr>
        <w:pStyle w:val="Bibliography"/>
      </w:pPr>
      <w:r w:rsidRPr="00476EFE">
        <w:t xml:space="preserve">31. </w:t>
      </w:r>
      <w:r w:rsidRPr="00476EFE">
        <w:tab/>
        <w:t xml:space="preserve">X. Deng, </w:t>
      </w:r>
      <w:r w:rsidRPr="00476EFE">
        <w:rPr>
          <w:i/>
          <w:iCs/>
        </w:rPr>
        <w:t>et al.</w:t>
      </w:r>
      <w:r w:rsidRPr="00476EFE">
        <w:t xml:space="preserve">, The independent and synergistic impacts of power outages and floods on hospital admissions for multiple diseases. </w:t>
      </w:r>
      <w:r w:rsidRPr="00476EFE">
        <w:rPr>
          <w:i/>
          <w:iCs/>
        </w:rPr>
        <w:t>Science of The Total Environment</w:t>
      </w:r>
      <w:r w:rsidRPr="00476EFE">
        <w:t xml:space="preserve"> </w:t>
      </w:r>
      <w:r w:rsidRPr="00476EFE">
        <w:rPr>
          <w:b/>
          <w:bCs/>
        </w:rPr>
        <w:t>828</w:t>
      </w:r>
      <w:r w:rsidRPr="00476EFE">
        <w:t>, 154305 (2022).</w:t>
      </w:r>
    </w:p>
    <w:p w14:paraId="208E7FE3" w14:textId="77777777" w:rsidR="00476EFE" w:rsidRPr="00476EFE" w:rsidRDefault="00476EFE" w:rsidP="00476EFE">
      <w:pPr>
        <w:pStyle w:val="Bibliography"/>
      </w:pPr>
      <w:r w:rsidRPr="00476EFE">
        <w:t xml:space="preserve">32. </w:t>
      </w:r>
      <w:r w:rsidRPr="00476EFE">
        <w:tab/>
        <w:t xml:space="preserve">C. Klinger, O. Landeg, V. Murray, Power Outages, Extreme Events and Health: a Systematic Review of the Literature from 2011-2012. </w:t>
      </w:r>
      <w:r w:rsidRPr="00476EFE">
        <w:rPr>
          <w:i/>
          <w:iCs/>
        </w:rPr>
        <w:t>PLOS Currents</w:t>
      </w:r>
      <w:r w:rsidRPr="00476EFE">
        <w:t xml:space="preserve"> (2014).</w:t>
      </w:r>
    </w:p>
    <w:p w14:paraId="15CCF9AA" w14:textId="77777777" w:rsidR="00476EFE" w:rsidRPr="00476EFE" w:rsidRDefault="00476EFE" w:rsidP="00476EFE">
      <w:pPr>
        <w:pStyle w:val="Bibliography"/>
      </w:pPr>
      <w:r w:rsidRPr="00476EFE">
        <w:t xml:space="preserve">33. </w:t>
      </w:r>
      <w:r w:rsidRPr="00476EFE">
        <w:tab/>
        <w:t xml:space="preserve">R. J. Carroll, D. Ruppert, L. A. Stefanski, C. M. Crainiceanu, </w:t>
      </w:r>
      <w:r w:rsidRPr="00476EFE">
        <w:rPr>
          <w:i/>
          <w:iCs/>
        </w:rPr>
        <w:t>Measurement Error in Nonlinear Models</w:t>
      </w:r>
      <w:r w:rsidRPr="00476EFE">
        <w:t>.</w:t>
      </w:r>
    </w:p>
    <w:p w14:paraId="7392AC32" w14:textId="77777777" w:rsidR="00476EFE" w:rsidRPr="00476EFE" w:rsidRDefault="00476EFE" w:rsidP="00476EFE">
      <w:pPr>
        <w:pStyle w:val="Bibliography"/>
      </w:pPr>
      <w:r w:rsidRPr="00476EFE">
        <w:t xml:space="preserve">34. </w:t>
      </w:r>
      <w:r w:rsidRPr="00476EFE">
        <w:tab/>
        <w:t xml:space="preserve">C. Dominianni, </w:t>
      </w:r>
      <w:r w:rsidRPr="00476EFE">
        <w:rPr>
          <w:i/>
          <w:iCs/>
        </w:rPr>
        <w:t>et al.</w:t>
      </w:r>
      <w:r w:rsidRPr="00476EFE">
        <w:t xml:space="preserve">, Power Outage Preparedness and Concern among Vulnerable New York City Residents. </w:t>
      </w:r>
      <w:r w:rsidRPr="00476EFE">
        <w:rPr>
          <w:i/>
          <w:iCs/>
        </w:rPr>
        <w:t>J Urban Health</w:t>
      </w:r>
      <w:r w:rsidRPr="00476EFE">
        <w:t xml:space="preserve"> </w:t>
      </w:r>
      <w:r w:rsidRPr="00476EFE">
        <w:rPr>
          <w:b/>
          <w:bCs/>
        </w:rPr>
        <w:t>95</w:t>
      </w:r>
      <w:r w:rsidRPr="00476EFE">
        <w:t>, 716–726 (2018).</w:t>
      </w:r>
    </w:p>
    <w:p w14:paraId="5CE4F844" w14:textId="77777777" w:rsidR="00476EFE" w:rsidRPr="00476EFE" w:rsidRDefault="00476EFE" w:rsidP="00476EFE">
      <w:pPr>
        <w:pStyle w:val="Bibliography"/>
      </w:pPr>
      <w:r w:rsidRPr="00476EFE">
        <w:t xml:space="preserve">35. </w:t>
      </w:r>
      <w:r w:rsidRPr="00476EFE">
        <w:tab/>
        <w:t xml:space="preserve">T. M. Al-rousan, L. M. Rubenstein, R. B. Wallace, Preparedness for Natural Disasters Among Older US Adults: A Nationwide Survey. </w:t>
      </w:r>
      <w:r w:rsidRPr="00476EFE">
        <w:rPr>
          <w:i/>
          <w:iCs/>
        </w:rPr>
        <w:t>Am J Public Health</w:t>
      </w:r>
      <w:r w:rsidRPr="00476EFE">
        <w:t xml:space="preserve"> </w:t>
      </w:r>
      <w:r w:rsidRPr="00476EFE">
        <w:rPr>
          <w:b/>
          <w:bCs/>
        </w:rPr>
        <w:t>104</w:t>
      </w:r>
      <w:r w:rsidRPr="00476EFE">
        <w:t>, 506–511 (2014).</w:t>
      </w:r>
    </w:p>
    <w:p w14:paraId="57153D84" w14:textId="77777777" w:rsidR="00476EFE" w:rsidRPr="00476EFE" w:rsidRDefault="00476EFE" w:rsidP="00476EFE">
      <w:pPr>
        <w:pStyle w:val="Bibliography"/>
      </w:pPr>
      <w:r w:rsidRPr="00476EFE">
        <w:t xml:space="preserve">36. </w:t>
      </w:r>
      <w:r w:rsidRPr="00476EFE">
        <w:tab/>
        <w:t xml:space="preserve">J. Xu, Y. Qiang, H. Cai, L. Zou, Power outage and environmental justice in Winter Storm Uri: an analytical workflow based on nighttime light remote sensing. </w:t>
      </w:r>
      <w:r w:rsidRPr="00476EFE">
        <w:rPr>
          <w:i/>
          <w:iCs/>
        </w:rPr>
        <w:t>International Journal of Digital Earth</w:t>
      </w:r>
      <w:r w:rsidRPr="00476EFE">
        <w:t xml:space="preserve"> </w:t>
      </w:r>
      <w:r w:rsidRPr="00476EFE">
        <w:rPr>
          <w:b/>
          <w:bCs/>
        </w:rPr>
        <w:t>16</w:t>
      </w:r>
      <w:r w:rsidRPr="00476EFE">
        <w:t>, 2259–2278 (2023).</w:t>
      </w:r>
    </w:p>
    <w:p w14:paraId="64E5D19C" w14:textId="77777777" w:rsidR="00476EFE" w:rsidRPr="00476EFE" w:rsidRDefault="00476EFE" w:rsidP="00476EFE">
      <w:pPr>
        <w:pStyle w:val="Bibliography"/>
      </w:pPr>
      <w:r w:rsidRPr="00476EFE">
        <w:t xml:space="preserve">37. </w:t>
      </w:r>
      <w:r w:rsidRPr="00476EFE">
        <w:tab/>
        <w:t xml:space="preserve">Z. Shah, </w:t>
      </w:r>
      <w:r w:rsidRPr="00476EFE">
        <w:rPr>
          <w:i/>
          <w:iCs/>
        </w:rPr>
        <w:t>et al.</w:t>
      </w:r>
      <w:r w:rsidRPr="00476EFE">
        <w:t xml:space="preserve">, The electricity scene from above: Exploring power grid inconsistencies using satellite data in Accra, Ghana. </w:t>
      </w:r>
      <w:r w:rsidRPr="00476EFE">
        <w:rPr>
          <w:i/>
          <w:iCs/>
        </w:rPr>
        <w:t>Applied Energy</w:t>
      </w:r>
      <w:r w:rsidRPr="00476EFE">
        <w:t xml:space="preserve"> </w:t>
      </w:r>
      <w:r w:rsidRPr="00476EFE">
        <w:rPr>
          <w:b/>
          <w:bCs/>
        </w:rPr>
        <w:t>319</w:t>
      </w:r>
      <w:r w:rsidRPr="00476EFE">
        <w:t>, 119237 (2022).</w:t>
      </w:r>
    </w:p>
    <w:p w14:paraId="5FA733A6" w14:textId="77777777" w:rsidR="00476EFE" w:rsidRPr="00476EFE" w:rsidRDefault="00476EFE" w:rsidP="00476EFE">
      <w:pPr>
        <w:pStyle w:val="Bibliography"/>
      </w:pPr>
      <w:r w:rsidRPr="00476EFE">
        <w:t xml:space="preserve">38. </w:t>
      </w:r>
      <w:r w:rsidRPr="00476EFE">
        <w:tab/>
        <w:t xml:space="preserve">H. McBrien, D. Mork, M.-A. Kioumourtzoglou, J. A. Casey, Assessing potential sources of bias in measuring power outage exposure with simulations. </w:t>
      </w:r>
      <w:r w:rsidRPr="00476EFE">
        <w:rPr>
          <w:i/>
          <w:iCs/>
        </w:rPr>
        <w:t>Under review at Environmental Health</w:t>
      </w:r>
      <w:r w:rsidRPr="00476EFE">
        <w:t>.</w:t>
      </w:r>
    </w:p>
    <w:p w14:paraId="2C754950" w14:textId="77777777" w:rsidR="00476EFE" w:rsidRPr="00476EFE" w:rsidRDefault="00476EFE" w:rsidP="00476EFE">
      <w:pPr>
        <w:pStyle w:val="Bibliography"/>
      </w:pPr>
      <w:r w:rsidRPr="00476EFE">
        <w:t xml:space="preserve">39. </w:t>
      </w:r>
      <w:r w:rsidRPr="00476EFE">
        <w:tab/>
        <w:t xml:space="preserve">A. J. Northrop, N. M. Flores, V. Do, P. E. Sheffield, J. A. Casey, Power outages and pediatric unintentional injury hospitalizations in New York State. </w:t>
      </w:r>
      <w:r w:rsidRPr="00476EFE">
        <w:rPr>
          <w:i/>
          <w:iCs/>
        </w:rPr>
        <w:t>Environmental Epidemiology</w:t>
      </w:r>
      <w:r w:rsidRPr="00476EFE">
        <w:t xml:space="preserve"> </w:t>
      </w:r>
      <w:r w:rsidRPr="00476EFE">
        <w:rPr>
          <w:b/>
          <w:bCs/>
        </w:rPr>
        <w:t>8</w:t>
      </w:r>
      <w:r w:rsidRPr="00476EFE">
        <w:t>, e287 (2024).</w:t>
      </w:r>
    </w:p>
    <w:p w14:paraId="2A8A4C05" w14:textId="77777777" w:rsidR="00476EFE" w:rsidRPr="00476EFE" w:rsidRDefault="00476EFE" w:rsidP="00476EFE">
      <w:pPr>
        <w:pStyle w:val="Bibliography"/>
      </w:pPr>
      <w:r w:rsidRPr="00476EFE">
        <w:t xml:space="preserve">40. </w:t>
      </w:r>
      <w:r w:rsidRPr="00476EFE">
        <w:tab/>
        <w:t xml:space="preserve">U.S. Energy Information Administration Electricity Data. </w:t>
      </w:r>
      <w:r w:rsidRPr="00476EFE">
        <w:rPr>
          <w:i/>
          <w:iCs/>
        </w:rPr>
        <w:t>U.S. Energy Information Administration Electricity Data</w:t>
      </w:r>
      <w:r w:rsidRPr="00476EFE">
        <w:t>. Available at: https://www.eia.gov/electricity/data.php [Accessed 3 January 2024].</w:t>
      </w:r>
    </w:p>
    <w:p w14:paraId="16931A02" w14:textId="77777777" w:rsidR="00476EFE" w:rsidRPr="00476EFE" w:rsidRDefault="00476EFE" w:rsidP="00476EFE">
      <w:pPr>
        <w:pStyle w:val="Bibliography"/>
      </w:pPr>
      <w:r w:rsidRPr="00476EFE">
        <w:lastRenderedPageBreak/>
        <w:t xml:space="preserve">41. </w:t>
      </w:r>
      <w:r w:rsidRPr="00476EFE">
        <w:tab/>
        <w:t xml:space="preserve">J. Xiao, </w:t>
      </w:r>
      <w:r w:rsidRPr="00476EFE">
        <w:rPr>
          <w:i/>
          <w:iCs/>
        </w:rPr>
        <w:t>et al.</w:t>
      </w:r>
      <w:r w:rsidRPr="00476EFE">
        <w:t xml:space="preserve">, Increased risk of multiple pregnancy complications following large-scale power outages during Hurricane Sandy in New York State. </w:t>
      </w:r>
      <w:r w:rsidRPr="00476EFE">
        <w:rPr>
          <w:i/>
          <w:iCs/>
        </w:rPr>
        <w:t>Science of The Total Environment</w:t>
      </w:r>
      <w:r w:rsidRPr="00476EFE">
        <w:t xml:space="preserve"> </w:t>
      </w:r>
      <w:r w:rsidRPr="00476EFE">
        <w:rPr>
          <w:b/>
          <w:bCs/>
        </w:rPr>
        <w:t>770</w:t>
      </w:r>
      <w:r w:rsidRPr="00476EFE">
        <w:t>, 145359 (2021).</w:t>
      </w:r>
    </w:p>
    <w:p w14:paraId="24598F6D" w14:textId="77777777" w:rsidR="00476EFE" w:rsidRPr="00476EFE" w:rsidRDefault="00476EFE" w:rsidP="00476EFE">
      <w:pPr>
        <w:pStyle w:val="Bibliography"/>
      </w:pPr>
      <w:r w:rsidRPr="00476EFE">
        <w:t xml:space="preserve">42. </w:t>
      </w:r>
      <w:r w:rsidRPr="00476EFE">
        <w:tab/>
        <w:t xml:space="preserve">B. G. Armstrong, A. Gasparrini, A. Tobias, Conditional Poisson models: a flexible alternative to conditional logistic case cross-over analysis. </w:t>
      </w:r>
      <w:r w:rsidRPr="00476EFE">
        <w:rPr>
          <w:i/>
          <w:iCs/>
        </w:rPr>
        <w:t>BMC Med Res Methodol</w:t>
      </w:r>
      <w:r w:rsidRPr="00476EFE">
        <w:t xml:space="preserve"> </w:t>
      </w:r>
      <w:r w:rsidRPr="00476EFE">
        <w:rPr>
          <w:b/>
          <w:bCs/>
        </w:rPr>
        <w:t>14</w:t>
      </w:r>
      <w:r w:rsidRPr="00476EFE">
        <w:t>, 122 (2014).</w:t>
      </w:r>
    </w:p>
    <w:p w14:paraId="1AE01421" w14:textId="77777777" w:rsidR="00476EFE" w:rsidRPr="00476EFE" w:rsidRDefault="00476EFE" w:rsidP="00476EFE">
      <w:pPr>
        <w:pStyle w:val="Bibliography"/>
      </w:pPr>
      <w:r w:rsidRPr="00476EFE">
        <w:t xml:space="preserve">43. </w:t>
      </w:r>
      <w:r w:rsidRPr="00476EFE">
        <w:tab/>
        <w:t xml:space="preserve">C. J. Gronlund, K. P. Sullivan, Y. Kefelegn, L. Cameron, M. S. O’Neill, Climate change and temperature extremes: A review of heat- and cold-related morbidity and mortality concerns of municipalities. </w:t>
      </w:r>
      <w:r w:rsidRPr="00476EFE">
        <w:rPr>
          <w:i/>
          <w:iCs/>
        </w:rPr>
        <w:t>Maturitas</w:t>
      </w:r>
      <w:r w:rsidRPr="00476EFE">
        <w:t xml:space="preserve"> </w:t>
      </w:r>
      <w:r w:rsidRPr="00476EFE">
        <w:rPr>
          <w:b/>
          <w:bCs/>
        </w:rPr>
        <w:t>114</w:t>
      </w:r>
      <w:r w:rsidRPr="00476EFE">
        <w:t>, 54–59 (2018).</w:t>
      </w:r>
    </w:p>
    <w:p w14:paraId="2170ED10" w14:textId="77777777" w:rsidR="00476EFE" w:rsidRPr="00476EFE" w:rsidRDefault="00476EFE" w:rsidP="00476EFE">
      <w:pPr>
        <w:pStyle w:val="Bibliography"/>
      </w:pPr>
      <w:r w:rsidRPr="00476EFE">
        <w:t xml:space="preserve">44. </w:t>
      </w:r>
      <w:r w:rsidRPr="00476EFE">
        <w:tab/>
        <w:t xml:space="preserve">C.-M. Tseng, </w:t>
      </w:r>
      <w:r w:rsidRPr="00476EFE">
        <w:rPr>
          <w:i/>
          <w:iCs/>
        </w:rPr>
        <w:t>et al.</w:t>
      </w:r>
      <w:r w:rsidRPr="00476EFE">
        <w:t xml:space="preserve">, The Effect of Cold Temperature on Increased Exacerbation of Chronic Obstructive Pulmonary Disease: A Nationwide Study. </w:t>
      </w:r>
      <w:r w:rsidRPr="00476EFE">
        <w:rPr>
          <w:i/>
          <w:iCs/>
        </w:rPr>
        <w:t>PLoS ONE</w:t>
      </w:r>
      <w:r w:rsidRPr="00476EFE">
        <w:t xml:space="preserve"> </w:t>
      </w:r>
      <w:r w:rsidRPr="00476EFE">
        <w:rPr>
          <w:b/>
          <w:bCs/>
        </w:rPr>
        <w:t>8</w:t>
      </w:r>
      <w:r w:rsidRPr="00476EFE">
        <w:t>, e57066 (2013).</w:t>
      </w:r>
    </w:p>
    <w:p w14:paraId="044345B3" w14:textId="77777777" w:rsidR="00476EFE" w:rsidRPr="00476EFE" w:rsidRDefault="00476EFE" w:rsidP="00476EFE">
      <w:pPr>
        <w:pStyle w:val="Bibliography"/>
      </w:pPr>
      <w:r w:rsidRPr="00476EFE">
        <w:t xml:space="preserve">45. </w:t>
      </w:r>
      <w:r w:rsidRPr="00476EFE">
        <w:tab/>
        <w:t xml:space="preserve">B. Alahmad, </w:t>
      </w:r>
      <w:r w:rsidRPr="00476EFE">
        <w:rPr>
          <w:i/>
          <w:iCs/>
        </w:rPr>
        <w:t>et al.</w:t>
      </w:r>
      <w:r w:rsidRPr="00476EFE">
        <w:t xml:space="preserve">, Associations Between Extreme Temperatures and Cardiovascular Cause-Specific Mortality: Results From 27 Countries. </w:t>
      </w:r>
      <w:r w:rsidRPr="00476EFE">
        <w:rPr>
          <w:i/>
          <w:iCs/>
        </w:rPr>
        <w:t>Circulation</w:t>
      </w:r>
      <w:r w:rsidRPr="00476EFE">
        <w:t xml:space="preserve"> </w:t>
      </w:r>
      <w:r w:rsidRPr="00476EFE">
        <w:rPr>
          <w:b/>
          <w:bCs/>
        </w:rPr>
        <w:t>147</w:t>
      </w:r>
      <w:r w:rsidRPr="00476EFE">
        <w:t>, 35–46 (2023).</w:t>
      </w:r>
    </w:p>
    <w:p w14:paraId="23D59110" w14:textId="77777777" w:rsidR="00476EFE" w:rsidRPr="00476EFE" w:rsidRDefault="00476EFE" w:rsidP="00476EFE">
      <w:pPr>
        <w:pStyle w:val="Bibliography"/>
      </w:pPr>
      <w:r w:rsidRPr="00476EFE">
        <w:t xml:space="preserve">46. </w:t>
      </w:r>
      <w:r w:rsidRPr="00476EFE">
        <w:tab/>
        <w:t xml:space="preserve">J. T. Abatzoglou, Development of gridded surface meteorological data for ecological applications and modelling. </w:t>
      </w:r>
      <w:r w:rsidRPr="00476EFE">
        <w:rPr>
          <w:i/>
          <w:iCs/>
        </w:rPr>
        <w:t>Intl Journal of Climatology</w:t>
      </w:r>
      <w:r w:rsidRPr="00476EFE">
        <w:t xml:space="preserve"> </w:t>
      </w:r>
      <w:r w:rsidRPr="00476EFE">
        <w:rPr>
          <w:b/>
          <w:bCs/>
        </w:rPr>
        <w:t>33</w:t>
      </w:r>
      <w:r w:rsidRPr="00476EFE">
        <w:t>, 121–131 (2013).</w:t>
      </w:r>
    </w:p>
    <w:p w14:paraId="532ACCA8" w14:textId="77777777" w:rsidR="00476EFE" w:rsidRPr="00476EFE" w:rsidRDefault="00476EFE" w:rsidP="00476EFE">
      <w:pPr>
        <w:pStyle w:val="Bibliography"/>
      </w:pPr>
      <w:r w:rsidRPr="00476EFE">
        <w:t xml:space="preserve">47. </w:t>
      </w:r>
      <w:r w:rsidRPr="00476EFE">
        <w:tab/>
        <w:t xml:space="preserve">A. Gasparrini, B. Armstrong, M. G. Kenward, Distributed lag non‐linear models. </w:t>
      </w:r>
      <w:r w:rsidRPr="00476EFE">
        <w:rPr>
          <w:i/>
          <w:iCs/>
        </w:rPr>
        <w:t>Statistics in Medicine</w:t>
      </w:r>
      <w:r w:rsidRPr="00476EFE">
        <w:t xml:space="preserve"> </w:t>
      </w:r>
      <w:r w:rsidRPr="00476EFE">
        <w:rPr>
          <w:b/>
          <w:bCs/>
        </w:rPr>
        <w:t>29</w:t>
      </w:r>
      <w:r w:rsidRPr="00476EFE">
        <w:t>, 2224–2234 (2010).</w:t>
      </w:r>
    </w:p>
    <w:p w14:paraId="2BFA2B90" w14:textId="77777777" w:rsidR="00476EFE" w:rsidRPr="00476EFE" w:rsidRDefault="00476EFE" w:rsidP="00476EFE">
      <w:pPr>
        <w:pStyle w:val="Bibliography"/>
      </w:pPr>
      <w:r w:rsidRPr="00476EFE">
        <w:t xml:space="preserve">48. </w:t>
      </w:r>
      <w:r w:rsidRPr="00476EFE">
        <w:tab/>
        <w:t>HHS emPOWER program platform. Available at: https://empowerprogram.hhs.gov/ [Accessed 3 January 2024].</w:t>
      </w:r>
    </w:p>
    <w:p w14:paraId="376607AF" w14:textId="77777777" w:rsidR="00476EFE" w:rsidRPr="00476EFE" w:rsidRDefault="00476EFE" w:rsidP="00476EFE">
      <w:pPr>
        <w:pStyle w:val="Bibliography"/>
      </w:pPr>
      <w:r w:rsidRPr="00476EFE">
        <w:t xml:space="preserve">49. </w:t>
      </w:r>
      <w:r w:rsidRPr="00476EFE">
        <w:tab/>
        <w:t>H. Turner, D. Firth, gnm: Generalized Nonlinear Models. https://doi.org/10.32614/CRAN.package.gnm. Deposited 29 June 2005.</w:t>
      </w:r>
    </w:p>
    <w:p w14:paraId="60418C47" w14:textId="77777777" w:rsidR="00476EFE" w:rsidRPr="00476EFE" w:rsidRDefault="00476EFE" w:rsidP="00476EFE">
      <w:pPr>
        <w:pStyle w:val="Bibliography"/>
      </w:pPr>
      <w:r w:rsidRPr="00476EFE">
        <w:t xml:space="preserve">50. </w:t>
      </w:r>
      <w:r w:rsidRPr="00476EFE">
        <w:tab/>
        <w:t xml:space="preserve">W. Wang, J. Yan, Shape-Restricted Regression Splines with R Package splines2. </w:t>
      </w:r>
      <w:r w:rsidRPr="00476EFE">
        <w:rPr>
          <w:i/>
          <w:iCs/>
        </w:rPr>
        <w:t>Journal of Data Science</w:t>
      </w:r>
      <w:r w:rsidRPr="00476EFE">
        <w:t xml:space="preserve"> 498–517 (2021). https://doi.org/10.6339/21-JDS1020.</w:t>
      </w:r>
    </w:p>
    <w:p w14:paraId="4DAF797A" w14:textId="77777777" w:rsidR="00476EFE" w:rsidRPr="00476EFE" w:rsidRDefault="00476EFE" w:rsidP="00476EFE">
      <w:pPr>
        <w:pStyle w:val="Bibliography"/>
      </w:pPr>
      <w:r w:rsidRPr="00476EFE">
        <w:t xml:space="preserve">51. </w:t>
      </w:r>
      <w:r w:rsidRPr="00476EFE">
        <w:tab/>
        <w:t xml:space="preserve">A. Gasparrini, Distributed Lag Linear and Non-Linear Models in </w:t>
      </w:r>
      <w:r w:rsidRPr="00476EFE">
        <w:rPr>
          <w:i/>
          <w:iCs/>
        </w:rPr>
        <w:t>R</w:t>
      </w:r>
      <w:r w:rsidRPr="00476EFE">
        <w:t xml:space="preserve"> : The Package </w:t>
      </w:r>
      <w:r w:rsidRPr="00476EFE">
        <w:rPr>
          <w:b/>
          <w:bCs/>
        </w:rPr>
        <w:t>dlnm</w:t>
      </w:r>
      <w:r w:rsidRPr="00476EFE">
        <w:t xml:space="preserve">. </w:t>
      </w:r>
      <w:r w:rsidRPr="00476EFE">
        <w:rPr>
          <w:i/>
          <w:iCs/>
        </w:rPr>
        <w:t>J. Stat. Soft.</w:t>
      </w:r>
      <w:r w:rsidRPr="00476EFE">
        <w:t xml:space="preserve"> </w:t>
      </w:r>
      <w:r w:rsidRPr="00476EFE">
        <w:rPr>
          <w:b/>
          <w:bCs/>
        </w:rPr>
        <w:t>43</w:t>
      </w:r>
      <w:r w:rsidRPr="00476EFE">
        <w:t xml:space="preserve"> (2011).</w:t>
      </w:r>
    </w:p>
    <w:p w14:paraId="648061F6" w14:textId="77777777" w:rsidR="00011FF0" w:rsidRDefault="00BE2C19" w:rsidP="00DE12A0">
      <w:pPr>
        <w:rPr>
          <w:rFonts w:ascii="Arial" w:hAnsi="Arial" w:cs="Arial"/>
          <w:sz w:val="20"/>
          <w:szCs w:val="20"/>
        </w:rPr>
      </w:pPr>
      <w:r w:rsidRPr="00BE2C19">
        <w:rPr>
          <w:rFonts w:ascii="Arial" w:hAnsi="Arial" w:cs="Arial"/>
          <w:sz w:val="20"/>
          <w:szCs w:val="20"/>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RDefault="00011FF0" w:rsidP="00DE12A0">
      <w:pPr>
        <w:rPr>
          <w:rFonts w:ascii="Arial" w:hAnsi="Arial" w:cs="Arial"/>
          <w:sz w:val="20"/>
          <w:szCs w:val="20"/>
        </w:rPr>
      </w:pPr>
    </w:p>
    <w:p w14:paraId="7DB258B3" w14:textId="77777777" w:rsidR="00011FF0" w:rsidRDefault="00011FF0" w:rsidP="00DE12A0">
      <w:pPr>
        <w:rPr>
          <w:rFonts w:ascii="Arial" w:hAnsi="Arial" w:cs="Arial"/>
          <w:sz w:val="20"/>
          <w:szCs w:val="20"/>
        </w:rPr>
      </w:pPr>
    </w:p>
    <w:p w14:paraId="656B6D5A" w14:textId="77777777" w:rsidR="00011FF0" w:rsidRDefault="00011FF0" w:rsidP="00DE12A0">
      <w:pPr>
        <w:rPr>
          <w:rFonts w:ascii="Arial" w:hAnsi="Arial" w:cs="Arial"/>
          <w:sz w:val="20"/>
          <w:szCs w:val="20"/>
        </w:rPr>
      </w:pPr>
    </w:p>
    <w:p w14:paraId="22F72D89" w14:textId="77777777" w:rsidR="00011FF0" w:rsidRDefault="00011FF0" w:rsidP="00DE12A0">
      <w:pPr>
        <w:rPr>
          <w:rFonts w:ascii="Arial" w:hAnsi="Arial" w:cs="Arial"/>
          <w:sz w:val="20"/>
          <w:szCs w:val="20"/>
        </w:rPr>
      </w:pPr>
    </w:p>
    <w:p w14:paraId="6A04D1BC" w14:textId="77777777" w:rsidR="00011FF0" w:rsidRDefault="00011FF0" w:rsidP="00DE12A0">
      <w:pPr>
        <w:rPr>
          <w:rFonts w:ascii="Arial" w:hAnsi="Arial" w:cs="Arial"/>
          <w:sz w:val="20"/>
          <w:szCs w:val="20"/>
        </w:rPr>
      </w:pPr>
    </w:p>
    <w:p w14:paraId="3323E449" w14:textId="7F9AA04E" w:rsidR="00BE76BD" w:rsidRPr="00DE12A0" w:rsidRDefault="00980C22" w:rsidP="00DE12A0">
      <w:pPr>
        <w:rPr>
          <w:rFonts w:ascii="Arial" w:hAnsi="Arial" w:cs="Arial"/>
          <w:sz w:val="20"/>
          <w:szCs w:val="20"/>
        </w:rPr>
      </w:pPr>
      <w:r>
        <w:rPr>
          <w:rFonts w:ascii="Arial" w:hAnsi="Arial" w:cs="Arial"/>
          <w:b/>
          <w:color w:val="000000"/>
          <w:sz w:val="20"/>
          <w:szCs w:val="20"/>
        </w:rPr>
        <w:lastRenderedPageBreak/>
        <w:t>Figures and Tables</w:t>
      </w:r>
      <w:r w:rsidR="00E6133D" w:rsidRPr="00F649EE">
        <w:rPr>
          <w:rFonts w:ascii="Arial" w:hAnsi="Arial" w:cs="Arial"/>
          <w:b/>
          <w:color w:val="000000"/>
          <w:sz w:val="20"/>
          <w:szCs w:val="20"/>
        </w:rPr>
        <w:t xml:space="preserve"> </w:t>
      </w:r>
    </w:p>
    <w:p w14:paraId="16655548" w14:textId="1BCAC966" w:rsidR="000854BD" w:rsidRDefault="00C01470" w:rsidP="00F84E37">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t>Figure 1</w:t>
      </w:r>
      <w:r w:rsidR="00F84E37">
        <w:rPr>
          <w:rFonts w:ascii="Arial" w:hAnsi="Arial" w:cs="Arial"/>
          <w:b/>
          <w:color w:val="000000"/>
          <w:sz w:val="20"/>
          <w:szCs w:val="20"/>
        </w:rPr>
        <w:t>.</w:t>
      </w:r>
    </w:p>
    <w:p w14:paraId="50501529" w14:textId="77777777" w:rsidR="00DE12A0" w:rsidRPr="00F84E37" w:rsidRDefault="00DE12A0" w:rsidP="00F84E37">
      <w:pPr>
        <w:keepNext/>
        <w:pBdr>
          <w:top w:val="nil"/>
          <w:left w:val="nil"/>
          <w:bottom w:val="nil"/>
          <w:right w:val="nil"/>
          <w:between w:val="nil"/>
        </w:pBdr>
        <w:spacing w:before="240" w:after="60"/>
        <w:contextualSpacing/>
        <w:jc w:val="both"/>
        <w:rPr>
          <w:rFonts w:ascii="Arial" w:eastAsia="Calibri" w:hAnsi="Arial" w:cs="Arial"/>
          <w:b/>
          <w:bCs/>
          <w:kern w:val="2"/>
          <w:sz w:val="20"/>
          <w:szCs w:val="20"/>
          <w:lang w:val="en-CA"/>
          <w14:ligatures w14:val="standardContextual"/>
        </w:rPr>
      </w:pPr>
    </w:p>
    <w:p w14:paraId="001C0508" w14:textId="018FA6DE" w:rsidR="000854BD" w:rsidRPr="00430D5E" w:rsidRDefault="00872892" w:rsidP="000854BD">
      <w:pPr>
        <w:rPr>
          <w:rFonts w:ascii="Arial" w:hAnsi="Arial" w:cs="Arial"/>
          <w:b/>
          <w:bCs/>
        </w:rPr>
      </w:pPr>
      <w:r>
        <w:rPr>
          <w:rFonts w:ascii="Arial" w:hAnsi="Arial" w:cs="Arial"/>
          <w:b/>
          <w:bCs/>
          <w:noProof/>
        </w:rPr>
        <w:drawing>
          <wp:anchor distT="0" distB="0" distL="114300" distR="114300" simplePos="0" relativeHeight="251669504" behindDoc="0" locked="0" layoutInCell="1" allowOverlap="1" wp14:anchorId="03A53294" wp14:editId="735348CF">
            <wp:simplePos x="0" y="0"/>
            <wp:positionH relativeFrom="column">
              <wp:posOffset>-344805</wp:posOffset>
            </wp:positionH>
            <wp:positionV relativeFrom="paragraph">
              <wp:posOffset>284255</wp:posOffset>
            </wp:positionV>
            <wp:extent cx="6710680" cy="2777490"/>
            <wp:effectExtent l="0" t="0" r="0" b="3810"/>
            <wp:wrapSquare wrapText="bothSides"/>
            <wp:docPr id="487500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0795" name="Picture 4875007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10680" cy="2777490"/>
                    </a:xfrm>
                    <a:prstGeom prst="rect">
                      <a:avLst/>
                    </a:prstGeom>
                  </pic:spPr>
                </pic:pic>
              </a:graphicData>
            </a:graphic>
            <wp14:sizeRelH relativeFrom="page">
              <wp14:pctWidth>0</wp14:pctWidth>
            </wp14:sizeRelH>
            <wp14:sizeRelV relativeFrom="page">
              <wp14:pctHeight>0</wp14:pctHeight>
            </wp14:sizeRelV>
          </wp:anchor>
        </w:drawing>
      </w:r>
      <w:r w:rsidR="000854BD">
        <w:rPr>
          <w:rFonts w:ascii="Arial" w:hAnsi="Arial" w:cs="Arial"/>
          <w:b/>
          <w:bCs/>
        </w:rPr>
        <w:t xml:space="preserve">A. </w:t>
      </w:r>
      <w:r w:rsidR="000854BD">
        <w:rPr>
          <w:rFonts w:ascii="Arial" w:hAnsi="Arial" w:cs="Arial"/>
          <w:b/>
          <w:bCs/>
        </w:rPr>
        <w:tab/>
      </w:r>
      <w:r w:rsidR="000854BD">
        <w:rPr>
          <w:rFonts w:ascii="Arial" w:hAnsi="Arial" w:cs="Arial"/>
          <w:b/>
          <w:bCs/>
        </w:rPr>
        <w:tab/>
      </w:r>
      <w:r w:rsidR="000854BD">
        <w:rPr>
          <w:rFonts w:ascii="Arial" w:hAnsi="Arial" w:cs="Arial"/>
          <w:b/>
          <w:bCs/>
        </w:rPr>
        <w:tab/>
      </w:r>
      <w:r w:rsidR="000854BD">
        <w:rPr>
          <w:rFonts w:ascii="Arial" w:hAnsi="Arial" w:cs="Arial"/>
          <w:b/>
          <w:bCs/>
        </w:rPr>
        <w:tab/>
      </w:r>
      <w:r w:rsidR="000854BD">
        <w:rPr>
          <w:rFonts w:ascii="Arial" w:hAnsi="Arial" w:cs="Arial"/>
          <w:b/>
          <w:bCs/>
        </w:rPr>
        <w:tab/>
      </w:r>
      <w:r w:rsidR="000854BD">
        <w:rPr>
          <w:rFonts w:ascii="Arial" w:hAnsi="Arial" w:cs="Arial"/>
          <w:b/>
          <w:bCs/>
        </w:rPr>
        <w:tab/>
      </w:r>
      <w:r w:rsidR="000854BD">
        <w:rPr>
          <w:rFonts w:ascii="Arial" w:hAnsi="Arial" w:cs="Arial"/>
          <w:b/>
          <w:bCs/>
        </w:rPr>
        <w:tab/>
        <w:t>B.</w:t>
      </w:r>
      <w:r w:rsidR="000854BD">
        <w:rPr>
          <w:rFonts w:ascii="Arial" w:hAnsi="Arial" w:cs="Arial"/>
          <w:b/>
          <w:bCs/>
        </w:rPr>
        <w:tab/>
      </w:r>
      <w:r w:rsidR="000854BD">
        <w:rPr>
          <w:rFonts w:ascii="Arial" w:hAnsi="Arial" w:cs="Arial"/>
          <w:b/>
          <w:bCs/>
        </w:rPr>
        <w:tab/>
      </w:r>
      <w:r w:rsidR="000854BD">
        <w:rPr>
          <w:rFonts w:ascii="Arial" w:hAnsi="Arial" w:cs="Arial"/>
          <w:b/>
          <w:bCs/>
        </w:rPr>
        <w:tab/>
      </w:r>
      <w:r w:rsidR="000854BD">
        <w:rPr>
          <w:rFonts w:ascii="Arial" w:hAnsi="Arial" w:cs="Arial"/>
          <w:b/>
          <w:bCs/>
        </w:rPr>
        <w:tab/>
      </w:r>
    </w:p>
    <w:p w14:paraId="4DF9BBF4" w14:textId="0530F3E9" w:rsidR="000854BD" w:rsidRDefault="000854BD" w:rsidP="000854BD">
      <w:pPr>
        <w:rPr>
          <w:rFonts w:ascii="Arial" w:hAnsi="Arial" w:cs="Arial"/>
          <w:b/>
          <w:bCs/>
        </w:rPr>
      </w:pPr>
      <w:r>
        <w:rPr>
          <w:rFonts w:ascii="Arial" w:hAnsi="Arial" w:cs="Arial"/>
          <w:b/>
          <w:bCs/>
        </w:rPr>
        <w:t>C.</w:t>
      </w:r>
    </w:p>
    <w:p w14:paraId="3224973F" w14:textId="4209D3BD" w:rsidR="000854BD" w:rsidRDefault="00C02E27" w:rsidP="000854BD">
      <w:pPr>
        <w:rPr>
          <w:rFonts w:ascii="Arial" w:hAnsi="Arial" w:cs="Arial"/>
          <w:b/>
          <w:bCs/>
        </w:rPr>
      </w:pPr>
      <w:r>
        <w:rPr>
          <w:rFonts w:ascii="Arial" w:hAnsi="Arial" w:cs="Arial"/>
          <w:b/>
          <w:bCs/>
          <w:noProof/>
        </w:rPr>
        <w:drawing>
          <wp:anchor distT="0" distB="0" distL="114300" distR="114300" simplePos="0" relativeHeight="251670528" behindDoc="0" locked="0" layoutInCell="1" allowOverlap="1" wp14:anchorId="4C28F3B3" wp14:editId="0E0CC5F1">
            <wp:simplePos x="0" y="0"/>
            <wp:positionH relativeFrom="column">
              <wp:posOffset>-205740</wp:posOffset>
            </wp:positionH>
            <wp:positionV relativeFrom="paragraph">
              <wp:posOffset>82550</wp:posOffset>
            </wp:positionV>
            <wp:extent cx="3402330" cy="2407285"/>
            <wp:effectExtent l="0" t="0" r="1270" b="5715"/>
            <wp:wrapSquare wrapText="bothSides"/>
            <wp:docPr id="1283061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61087" name="Picture 12830610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2330" cy="2407285"/>
                    </a:xfrm>
                    <a:prstGeom prst="rect">
                      <a:avLst/>
                    </a:prstGeom>
                  </pic:spPr>
                </pic:pic>
              </a:graphicData>
            </a:graphic>
            <wp14:sizeRelH relativeFrom="page">
              <wp14:pctWidth>0</wp14:pctWidth>
            </wp14:sizeRelH>
            <wp14:sizeRelV relativeFrom="page">
              <wp14:pctHeight>0</wp14:pctHeight>
            </wp14:sizeRelV>
          </wp:anchor>
        </w:drawing>
      </w:r>
    </w:p>
    <w:p w14:paraId="65854DD1" w14:textId="235C6537" w:rsidR="000854BD" w:rsidRDefault="000854BD" w:rsidP="000854BD">
      <w:pPr>
        <w:rPr>
          <w:rFonts w:ascii="Arial" w:hAnsi="Arial" w:cs="Arial"/>
          <w:b/>
          <w:bCs/>
        </w:rPr>
      </w:pPr>
    </w:p>
    <w:p w14:paraId="46073121" w14:textId="77777777" w:rsidR="000854BD" w:rsidRDefault="000854BD" w:rsidP="000854BD">
      <w:pPr>
        <w:rPr>
          <w:rFonts w:ascii="Arial" w:hAnsi="Arial" w:cs="Arial"/>
          <w:b/>
          <w:bCs/>
        </w:rPr>
      </w:pPr>
    </w:p>
    <w:p w14:paraId="65CC8F72" w14:textId="77777777" w:rsidR="003F77FC" w:rsidRDefault="003F77FC" w:rsidP="00183824">
      <w:pPr>
        <w:spacing w:after="0"/>
        <w:rPr>
          <w:rFonts w:ascii="Arial" w:hAnsi="Arial" w:cs="Arial"/>
          <w:b/>
          <w:bCs/>
          <w:sz w:val="20"/>
          <w:szCs w:val="20"/>
        </w:rPr>
      </w:pPr>
    </w:p>
    <w:p w14:paraId="0D62C979" w14:textId="77777777" w:rsidR="003F77FC" w:rsidRDefault="003F77FC" w:rsidP="00183824">
      <w:pPr>
        <w:spacing w:after="0"/>
        <w:rPr>
          <w:rFonts w:ascii="Arial" w:hAnsi="Arial" w:cs="Arial"/>
          <w:b/>
          <w:bCs/>
          <w:sz w:val="20"/>
          <w:szCs w:val="20"/>
        </w:rPr>
      </w:pPr>
    </w:p>
    <w:p w14:paraId="70396C48" w14:textId="77777777" w:rsidR="003F77FC" w:rsidRDefault="003F77FC" w:rsidP="00183824">
      <w:pPr>
        <w:spacing w:after="0"/>
        <w:rPr>
          <w:rFonts w:ascii="Arial" w:hAnsi="Arial" w:cs="Arial"/>
          <w:b/>
          <w:bCs/>
          <w:sz w:val="20"/>
          <w:szCs w:val="20"/>
        </w:rPr>
      </w:pPr>
    </w:p>
    <w:p w14:paraId="0D53CE37" w14:textId="77777777" w:rsidR="003F77FC" w:rsidRDefault="003F77FC" w:rsidP="00183824">
      <w:pPr>
        <w:spacing w:after="0"/>
        <w:rPr>
          <w:rFonts w:ascii="Arial" w:hAnsi="Arial" w:cs="Arial"/>
          <w:b/>
          <w:bCs/>
          <w:sz w:val="20"/>
          <w:szCs w:val="20"/>
        </w:rPr>
      </w:pPr>
    </w:p>
    <w:p w14:paraId="14575135" w14:textId="77777777" w:rsidR="003F77FC" w:rsidRDefault="003F77FC" w:rsidP="00183824">
      <w:pPr>
        <w:spacing w:after="0"/>
        <w:rPr>
          <w:rFonts w:ascii="Arial" w:hAnsi="Arial" w:cs="Arial"/>
          <w:b/>
          <w:bCs/>
          <w:sz w:val="20"/>
          <w:szCs w:val="20"/>
        </w:rPr>
      </w:pPr>
    </w:p>
    <w:p w14:paraId="603C6607" w14:textId="77777777" w:rsidR="003F77FC" w:rsidRDefault="003F77FC" w:rsidP="00183824">
      <w:pPr>
        <w:spacing w:after="0"/>
        <w:rPr>
          <w:rFonts w:ascii="Arial" w:hAnsi="Arial" w:cs="Arial"/>
          <w:b/>
          <w:bCs/>
          <w:sz w:val="20"/>
          <w:szCs w:val="20"/>
        </w:rPr>
      </w:pPr>
    </w:p>
    <w:p w14:paraId="410319E5" w14:textId="77777777" w:rsidR="003F77FC" w:rsidRDefault="003F77FC" w:rsidP="00183824">
      <w:pPr>
        <w:spacing w:after="0"/>
        <w:rPr>
          <w:rFonts w:ascii="Arial" w:hAnsi="Arial" w:cs="Arial"/>
          <w:b/>
          <w:bCs/>
          <w:sz w:val="20"/>
          <w:szCs w:val="20"/>
        </w:rPr>
      </w:pPr>
    </w:p>
    <w:p w14:paraId="74CA235B" w14:textId="77777777" w:rsidR="003F77FC" w:rsidRDefault="003F77FC" w:rsidP="00183824">
      <w:pPr>
        <w:spacing w:after="0"/>
        <w:rPr>
          <w:rFonts w:ascii="Arial" w:hAnsi="Arial" w:cs="Arial"/>
          <w:b/>
          <w:bCs/>
          <w:sz w:val="20"/>
          <w:szCs w:val="20"/>
        </w:rPr>
      </w:pPr>
    </w:p>
    <w:p w14:paraId="70F32B92" w14:textId="77777777" w:rsidR="003F77FC" w:rsidRDefault="003F77FC" w:rsidP="00183824">
      <w:pPr>
        <w:spacing w:after="0"/>
        <w:rPr>
          <w:rFonts w:ascii="Arial" w:hAnsi="Arial" w:cs="Arial"/>
          <w:b/>
          <w:bCs/>
          <w:sz w:val="20"/>
          <w:szCs w:val="20"/>
        </w:rPr>
      </w:pPr>
    </w:p>
    <w:p w14:paraId="6CE25291" w14:textId="77777777" w:rsidR="003F77FC" w:rsidRDefault="003F77FC" w:rsidP="00183824">
      <w:pPr>
        <w:spacing w:after="0"/>
        <w:rPr>
          <w:rFonts w:ascii="Arial" w:hAnsi="Arial" w:cs="Arial"/>
          <w:b/>
          <w:bCs/>
          <w:sz w:val="20"/>
          <w:szCs w:val="20"/>
        </w:rPr>
      </w:pPr>
    </w:p>
    <w:p w14:paraId="5E2EF9BB" w14:textId="77777777" w:rsidR="003F77FC" w:rsidRDefault="003F77FC" w:rsidP="00183824">
      <w:pPr>
        <w:spacing w:after="0"/>
        <w:rPr>
          <w:rFonts w:ascii="Arial" w:hAnsi="Arial" w:cs="Arial"/>
          <w:b/>
          <w:bCs/>
          <w:sz w:val="20"/>
          <w:szCs w:val="20"/>
        </w:rPr>
      </w:pPr>
    </w:p>
    <w:p w14:paraId="74C7FF96" w14:textId="77777777" w:rsidR="003F77FC" w:rsidRDefault="003F77FC" w:rsidP="00183824">
      <w:pPr>
        <w:spacing w:after="0"/>
        <w:rPr>
          <w:rFonts w:ascii="Arial" w:hAnsi="Arial" w:cs="Arial"/>
          <w:b/>
          <w:bCs/>
          <w:sz w:val="20"/>
          <w:szCs w:val="20"/>
        </w:rPr>
      </w:pPr>
    </w:p>
    <w:p w14:paraId="5CDF22C3" w14:textId="4B2F687A" w:rsidR="000854BD" w:rsidRPr="000854BD" w:rsidRDefault="000854BD" w:rsidP="00183824">
      <w:pPr>
        <w:spacing w:after="0"/>
        <w:rPr>
          <w:rFonts w:ascii="Arial" w:hAnsi="Arial" w:cs="Arial"/>
          <w:b/>
          <w:bCs/>
          <w:sz w:val="20"/>
          <w:szCs w:val="20"/>
        </w:rPr>
      </w:pPr>
      <w:r w:rsidRPr="000854BD">
        <w:rPr>
          <w:rFonts w:ascii="Arial" w:hAnsi="Arial" w:cs="Arial"/>
          <w:b/>
          <w:bCs/>
          <w:sz w:val="20"/>
          <w:szCs w:val="20"/>
        </w:rPr>
        <w:t>Figure 1</w:t>
      </w:r>
      <w:r>
        <w:rPr>
          <w:rFonts w:ascii="Arial" w:hAnsi="Arial" w:cs="Arial"/>
          <w:b/>
          <w:bCs/>
          <w:sz w:val="20"/>
          <w:szCs w:val="20"/>
        </w:rPr>
        <w:t>.</w:t>
      </w:r>
      <w:r w:rsidRPr="000854BD">
        <w:rPr>
          <w:rFonts w:ascii="Arial" w:hAnsi="Arial" w:cs="Arial"/>
          <w:b/>
          <w:bCs/>
          <w:sz w:val="20"/>
          <w:szCs w:val="20"/>
        </w:rPr>
        <w:t xml:space="preserve"> </w:t>
      </w:r>
      <w:r w:rsidR="008D41B9" w:rsidRPr="000C0C18">
        <w:rPr>
          <w:rFonts w:ascii="Arial" w:hAnsi="Arial" w:cs="Arial"/>
          <w:sz w:val="20"/>
          <w:szCs w:val="20"/>
        </w:rPr>
        <w:t xml:space="preserve">US county-level </w:t>
      </w:r>
      <w:r w:rsidR="008C4438" w:rsidRPr="000C0C18">
        <w:rPr>
          <w:rFonts w:ascii="Arial" w:hAnsi="Arial" w:cs="Arial"/>
          <w:sz w:val="20"/>
          <w:szCs w:val="20"/>
        </w:rPr>
        <w:t>h</w:t>
      </w:r>
      <w:r w:rsidR="008D41B9" w:rsidRPr="000C0C18">
        <w:rPr>
          <w:rFonts w:ascii="Arial" w:hAnsi="Arial" w:cs="Arial"/>
          <w:sz w:val="20"/>
          <w:szCs w:val="20"/>
        </w:rPr>
        <w:t xml:space="preserve">ospitalization rates and power outage </w:t>
      </w:r>
      <w:r w:rsidR="00E367CC">
        <w:rPr>
          <w:rFonts w:ascii="Arial" w:hAnsi="Arial" w:cs="Arial"/>
          <w:sz w:val="20"/>
          <w:szCs w:val="20"/>
        </w:rPr>
        <w:t>counts in</w:t>
      </w:r>
      <w:r w:rsidR="008C4438" w:rsidRPr="000C0C18">
        <w:rPr>
          <w:rFonts w:ascii="Arial" w:hAnsi="Arial" w:cs="Arial"/>
          <w:sz w:val="20"/>
          <w:szCs w:val="20"/>
        </w:rPr>
        <w:t xml:space="preserve"> 2018</w:t>
      </w:r>
      <w:r w:rsidR="00E367CC">
        <w:rPr>
          <w:rFonts w:ascii="Arial" w:hAnsi="Arial" w:cs="Arial"/>
          <w:sz w:val="20"/>
          <w:szCs w:val="20"/>
        </w:rPr>
        <w:t xml:space="preserve"> in the</w:t>
      </w:r>
      <w:r w:rsidR="00E367CC" w:rsidRPr="000854BD">
        <w:rPr>
          <w:rFonts w:ascii="Arial" w:hAnsi="Arial" w:cs="Arial"/>
          <w:sz w:val="20"/>
          <w:szCs w:val="20"/>
        </w:rPr>
        <w:t xml:space="preserve"> 2,161 counties included in main analysis</w:t>
      </w:r>
      <w:r w:rsidR="00E367CC">
        <w:rPr>
          <w:rFonts w:ascii="Arial" w:hAnsi="Arial" w:cs="Arial"/>
          <w:sz w:val="20"/>
          <w:szCs w:val="20"/>
        </w:rPr>
        <w:t>.</w:t>
      </w:r>
    </w:p>
    <w:p w14:paraId="774571FF" w14:textId="2C690B3C" w:rsidR="000854BD" w:rsidRPr="000854BD" w:rsidRDefault="000854BD" w:rsidP="00183824">
      <w:pPr>
        <w:spacing w:after="0"/>
        <w:rPr>
          <w:rFonts w:ascii="Arial" w:hAnsi="Arial" w:cs="Arial"/>
          <w:sz w:val="20"/>
          <w:szCs w:val="20"/>
        </w:rPr>
      </w:pPr>
      <w:r w:rsidRPr="000854BD">
        <w:rPr>
          <w:rFonts w:ascii="Arial" w:hAnsi="Arial" w:cs="Arial"/>
          <w:b/>
          <w:bCs/>
          <w:sz w:val="20"/>
          <w:szCs w:val="20"/>
        </w:rPr>
        <w:t>A</w:t>
      </w:r>
      <w:r w:rsidRPr="000854BD">
        <w:rPr>
          <w:rFonts w:ascii="Arial" w:hAnsi="Arial" w:cs="Arial"/>
          <w:sz w:val="20"/>
          <w:szCs w:val="20"/>
        </w:rPr>
        <w:t>. Medicare Fee-For-Service county-level cardiovascular hospitalization rate per 10,000 beneficiaries.</w:t>
      </w:r>
    </w:p>
    <w:p w14:paraId="3E3337B3" w14:textId="54E0DA15" w:rsidR="000854BD" w:rsidRPr="000854BD" w:rsidRDefault="000854BD" w:rsidP="00183824">
      <w:pPr>
        <w:spacing w:after="0"/>
        <w:rPr>
          <w:rFonts w:ascii="Arial" w:hAnsi="Arial" w:cs="Arial"/>
          <w:sz w:val="20"/>
          <w:szCs w:val="20"/>
        </w:rPr>
      </w:pPr>
      <w:r w:rsidRPr="000854BD">
        <w:rPr>
          <w:rFonts w:ascii="Arial" w:hAnsi="Arial" w:cs="Arial"/>
          <w:b/>
          <w:bCs/>
          <w:sz w:val="20"/>
          <w:szCs w:val="20"/>
        </w:rPr>
        <w:t>B</w:t>
      </w:r>
      <w:r w:rsidRPr="000854BD">
        <w:rPr>
          <w:rFonts w:ascii="Arial" w:hAnsi="Arial" w:cs="Arial"/>
          <w:sz w:val="20"/>
          <w:szCs w:val="20"/>
        </w:rPr>
        <w:t>. Medicare Fee-For-Service county-level respiratory hospitalization rate per 10,000 beneficiaries.</w:t>
      </w:r>
    </w:p>
    <w:p w14:paraId="4DECB5CD" w14:textId="69E60E13" w:rsidR="00C01470" w:rsidRDefault="000854BD" w:rsidP="00183824">
      <w:pPr>
        <w:spacing w:after="0"/>
        <w:rPr>
          <w:rFonts w:ascii="Arial" w:hAnsi="Arial" w:cs="Arial"/>
          <w:sz w:val="20"/>
          <w:szCs w:val="20"/>
        </w:rPr>
      </w:pPr>
      <w:r w:rsidRPr="000854BD">
        <w:rPr>
          <w:rFonts w:ascii="Arial" w:hAnsi="Arial" w:cs="Arial"/>
          <w:b/>
          <w:bCs/>
          <w:sz w:val="20"/>
          <w:szCs w:val="20"/>
        </w:rPr>
        <w:t>C</w:t>
      </w:r>
      <w:r w:rsidRPr="000854BD">
        <w:rPr>
          <w:rFonts w:ascii="Arial" w:hAnsi="Arial" w:cs="Arial"/>
          <w:sz w:val="20"/>
          <w:szCs w:val="20"/>
        </w:rPr>
        <w:t xml:space="preserve">. </w:t>
      </w:r>
      <w:r w:rsidR="00E367CC">
        <w:rPr>
          <w:rFonts w:ascii="Arial" w:hAnsi="Arial" w:cs="Arial"/>
          <w:sz w:val="20"/>
          <w:szCs w:val="20"/>
        </w:rPr>
        <w:t>Number of p</w:t>
      </w:r>
      <w:r w:rsidRPr="000854BD">
        <w:rPr>
          <w:rFonts w:ascii="Arial" w:hAnsi="Arial" w:cs="Arial"/>
          <w:sz w:val="20"/>
          <w:szCs w:val="20"/>
        </w:rPr>
        <w:t>ower outage</w:t>
      </w:r>
      <w:r w:rsidR="00E367CC">
        <w:rPr>
          <w:rFonts w:ascii="Arial" w:hAnsi="Arial" w:cs="Arial"/>
          <w:sz w:val="20"/>
          <w:szCs w:val="20"/>
        </w:rPr>
        <w:t>s</w:t>
      </w:r>
      <w:r w:rsidR="00EB7584">
        <w:rPr>
          <w:rFonts w:ascii="Arial" w:hAnsi="Arial" w:cs="Arial"/>
          <w:sz w:val="20"/>
          <w:szCs w:val="20"/>
        </w:rPr>
        <w:t xml:space="preserve"> in 2018</w:t>
      </w:r>
      <w:r w:rsidR="00E367CC">
        <w:rPr>
          <w:rFonts w:ascii="Arial" w:hAnsi="Arial" w:cs="Arial"/>
          <w:sz w:val="20"/>
          <w:szCs w:val="20"/>
        </w:rPr>
        <w:t>.</w:t>
      </w:r>
    </w:p>
    <w:p w14:paraId="1287F6B0" w14:textId="1D3E909D" w:rsidR="00E6133D" w:rsidRDefault="00C01470" w:rsidP="00C01470">
      <w:pPr>
        <w:rPr>
          <w:rFonts w:ascii="Arial" w:hAnsi="Arial" w:cs="Arial"/>
          <w:color w:val="000000"/>
          <w:sz w:val="20"/>
          <w:szCs w:val="20"/>
        </w:rPr>
      </w:pPr>
      <w:r>
        <w:rPr>
          <w:rFonts w:ascii="Arial" w:hAnsi="Arial" w:cs="Arial"/>
          <w:sz w:val="20"/>
          <w:szCs w:val="20"/>
        </w:rPr>
        <w:br w:type="page"/>
      </w:r>
      <w:r w:rsidR="00E23217">
        <w:rPr>
          <w:noProof/>
        </w:rPr>
        <w:lastRenderedPageBreak/>
        <mc:AlternateContent>
          <mc:Choice Requires="wps">
            <w:drawing>
              <wp:anchor distT="0" distB="0" distL="114300" distR="114300" simplePos="0" relativeHeight="251664384" behindDoc="0" locked="0" layoutInCell="1" allowOverlap="1" wp14:anchorId="40775C24" wp14:editId="75C7792D">
                <wp:simplePos x="0" y="0"/>
                <wp:positionH relativeFrom="column">
                  <wp:posOffset>5176520</wp:posOffset>
                </wp:positionH>
                <wp:positionV relativeFrom="paragraph">
                  <wp:posOffset>1069195</wp:posOffset>
                </wp:positionV>
                <wp:extent cx="509286" cy="528320"/>
                <wp:effectExtent l="0" t="0" r="0" b="5080"/>
                <wp:wrapNone/>
                <wp:docPr id="945677086" name="Text Box 3"/>
                <wp:cNvGraphicFramePr/>
                <a:graphic xmlns:a="http://schemas.openxmlformats.org/drawingml/2006/main">
                  <a:graphicData uri="http://schemas.microsoft.com/office/word/2010/wordprocessingShape">
                    <wps:wsp>
                      <wps:cNvSpPr txBox="1"/>
                      <wps:spPr>
                        <a:xfrm>
                          <a:off x="0" y="0"/>
                          <a:ext cx="509286" cy="528320"/>
                        </a:xfrm>
                        <a:prstGeom prst="rect">
                          <a:avLst/>
                        </a:prstGeom>
                        <a:solidFill>
                          <a:schemeClr val="lt1"/>
                        </a:solidFill>
                        <a:ln w="6350">
                          <a:noFill/>
                        </a:ln>
                      </wps:spPr>
                      <wps:txb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775C24" id="_x0000_t202" coordsize="21600,21600" o:spt="202" path="m,l,21600r21600,l21600,xe">
                <v:stroke joinstyle="miter"/>
                <v:path gradientshapeok="t" o:connecttype="rect"/>
              </v:shapetype>
              <v:shape id="Text Box 3" o:spid="_x0000_s1026" type="#_x0000_t202" style="position:absolute;margin-left:407.6pt;margin-top:84.2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" fillcolor="white [3201]" stroked="f" strokeweight=".5pt">
                <v:textbox>
                  <w:txbxContent>
                    <w:p w14:paraId="6C2A278F"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w:t>
                      </w:r>
                      <w:r>
                        <w:rPr>
                          <w:rFonts w:ascii="Arial" w:eastAsia="Garamond" w:hAnsi="Arial" w:cs="Arial"/>
                          <w:sz w:val="20"/>
                          <w:szCs w:val="20"/>
                        </w:rPr>
                        <w:t xml:space="preserve"> </w:t>
                      </w:r>
                      <w:r w:rsidRPr="005D678C">
                        <w:rPr>
                          <w:rFonts w:ascii="Arial" w:eastAsia="Garamond" w:hAnsi="Arial" w:cs="Arial"/>
                          <w:sz w:val="20"/>
                          <w:szCs w:val="20"/>
                        </w:rPr>
                        <w:t>1%</w:t>
                      </w:r>
                    </w:p>
                    <w:p w14:paraId="283C92C9" w14:textId="77777777" w:rsidR="004C463E" w:rsidRPr="005D678C" w:rsidRDefault="004C463E" w:rsidP="004C463E">
                      <w:pPr>
                        <w:spacing w:after="0"/>
                        <w:rPr>
                          <w:rFonts w:ascii="Arial" w:eastAsia="Garamond" w:hAnsi="Arial" w:cs="Arial"/>
                          <w:sz w:val="20"/>
                          <w:szCs w:val="20"/>
                        </w:rPr>
                      </w:pPr>
                      <w:r w:rsidRPr="005D678C">
                        <w:rPr>
                          <w:rFonts w:ascii="Arial" w:eastAsia="Garamond" w:hAnsi="Arial" w:cs="Arial"/>
                          <w:sz w:val="20"/>
                          <w:szCs w:val="20"/>
                        </w:rPr>
                        <w:t>≥ 3%</w:t>
                      </w:r>
                    </w:p>
                    <w:p w14:paraId="36D7E9D5" w14:textId="77777777" w:rsidR="004C463E" w:rsidRPr="005D678C" w:rsidRDefault="004C463E" w:rsidP="004C463E">
                      <w:pPr>
                        <w:spacing w:after="0"/>
                        <w:rPr>
                          <w:sz w:val="20"/>
                          <w:szCs w:val="20"/>
                        </w:rPr>
                      </w:pPr>
                      <w:r w:rsidRPr="005D678C">
                        <w:rPr>
                          <w:rFonts w:ascii="Arial" w:eastAsia="Garamond" w:hAnsi="Arial" w:cs="Arial"/>
                          <w:sz w:val="20"/>
                          <w:szCs w:val="20"/>
                        </w:rPr>
                        <w:t>≥ 5%</w:t>
                      </w:r>
                    </w:p>
                  </w:txbxContent>
                </v:textbox>
              </v:shape>
            </w:pict>
          </mc:Fallback>
        </mc:AlternateContent>
      </w:r>
      <w:r w:rsidR="00E23217">
        <w:rPr>
          <w:rFonts w:ascii="Arial" w:hAnsi="Arial" w:cs="Arial"/>
          <w:b/>
          <w:bCs/>
          <w:noProof/>
        </w:rPr>
        <w:drawing>
          <wp:anchor distT="0" distB="0" distL="114300" distR="114300" simplePos="0" relativeHeight="251663360" behindDoc="0" locked="0" layoutInCell="1" allowOverlap="1" wp14:anchorId="137C2B11" wp14:editId="043E965B">
            <wp:simplePos x="0" y="0"/>
            <wp:positionH relativeFrom="column">
              <wp:posOffset>4906010</wp:posOffset>
            </wp:positionH>
            <wp:positionV relativeFrom="paragraph">
              <wp:posOffset>840595</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AC7854">
        <w:rPr>
          <w:rFonts w:ascii="Arial" w:hAnsi="Arial" w:cs="Arial"/>
          <w:noProof/>
          <w:color w:val="000000"/>
          <w:sz w:val="20"/>
          <w:szCs w:val="20"/>
        </w:rPr>
        <w:drawing>
          <wp:anchor distT="0" distB="0" distL="114300" distR="114300" simplePos="0" relativeHeight="251659263" behindDoc="0" locked="0" layoutInCell="1" allowOverlap="1" wp14:anchorId="6FB7000A" wp14:editId="0C97EE12">
            <wp:simplePos x="0" y="0"/>
            <wp:positionH relativeFrom="column">
              <wp:posOffset>-341140</wp:posOffset>
            </wp:positionH>
            <wp:positionV relativeFrom="paragraph">
              <wp:posOffset>250825</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E6133D" w:rsidRPr="00F649EE">
        <w:rPr>
          <w:rFonts w:ascii="Arial" w:hAnsi="Arial" w:cs="Arial"/>
          <w:b/>
          <w:color w:val="000000"/>
          <w:sz w:val="20"/>
          <w:szCs w:val="20"/>
        </w:rPr>
        <w:t>Fig</w:t>
      </w:r>
      <w:r w:rsidR="00980C22">
        <w:rPr>
          <w:rFonts w:ascii="Arial" w:hAnsi="Arial" w:cs="Arial"/>
          <w:b/>
          <w:color w:val="000000"/>
          <w:sz w:val="20"/>
          <w:szCs w:val="20"/>
        </w:rPr>
        <w:t>ure</w:t>
      </w:r>
      <w:r w:rsidR="00E6133D" w:rsidRPr="00F649EE">
        <w:rPr>
          <w:rFonts w:ascii="Arial" w:hAnsi="Arial" w:cs="Arial"/>
          <w:b/>
          <w:color w:val="000000"/>
          <w:sz w:val="20"/>
          <w:szCs w:val="20"/>
        </w:rPr>
        <w:t xml:space="preserve"> 2. </w:t>
      </w:r>
    </w:p>
    <w:p w14:paraId="5B043D5C" w14:textId="77777777" w:rsidR="009D56B6" w:rsidRDefault="009D56B6" w:rsidP="0075771A">
      <w:pPr>
        <w:rPr>
          <w:rFonts w:ascii="Arial" w:hAnsi="Arial" w:cs="Arial"/>
          <w:b/>
          <w:bCs/>
          <w:sz w:val="20"/>
          <w:szCs w:val="20"/>
        </w:rPr>
      </w:pPr>
    </w:p>
    <w:p w14:paraId="57859BF7" w14:textId="4471C0F5" w:rsidR="0075771A" w:rsidRPr="0075771A" w:rsidRDefault="0075771A" w:rsidP="0075771A">
      <w:pPr>
        <w:rPr>
          <w:rFonts w:ascii="Arial" w:hAnsi="Arial" w:cs="Arial"/>
          <w:b/>
          <w:bCs/>
          <w:sz w:val="20"/>
          <w:szCs w:val="20"/>
        </w:rPr>
      </w:pPr>
      <w:r w:rsidRPr="0075771A">
        <w:rPr>
          <w:rFonts w:ascii="Arial" w:hAnsi="Arial" w:cs="Arial"/>
          <w:b/>
          <w:bCs/>
          <w:sz w:val="20"/>
          <w:szCs w:val="20"/>
        </w:rPr>
        <w:t>Figure 2</w:t>
      </w:r>
      <w:r w:rsidR="009D75BD">
        <w:rPr>
          <w:rFonts w:ascii="Arial" w:hAnsi="Arial" w:cs="Arial"/>
          <w:b/>
          <w:bCs/>
          <w:sz w:val="20"/>
          <w:szCs w:val="20"/>
        </w:rPr>
        <w:t>.</w:t>
      </w:r>
      <w:r w:rsidRPr="0075771A">
        <w:rPr>
          <w:rFonts w:ascii="Arial" w:hAnsi="Arial" w:cs="Arial"/>
          <w:b/>
          <w:bCs/>
          <w:sz w:val="20"/>
          <w:szCs w:val="20"/>
        </w:rPr>
        <w:t xml:space="preserve"> </w:t>
      </w:r>
      <w:r w:rsidRPr="0075771A">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75771A">
        <w:rPr>
          <w:rFonts w:ascii="Arial" w:hAnsi="Arial" w:cs="Arial"/>
          <w:sz w:val="20"/>
          <w:szCs w:val="20"/>
        </w:rPr>
        <w:t xml:space="preserve"> </w:t>
      </w:r>
      <w:r w:rsidRPr="0075771A">
        <w:rPr>
          <w:rFonts w:ascii="Arial" w:hAnsi="Arial" w:cs="Arial"/>
          <w:sz w:val="20"/>
          <w:szCs w:val="20"/>
        </w:rPr>
        <w:t>and respiratory</w:t>
      </w:r>
      <w:r w:rsidR="00214FE0">
        <w:rPr>
          <w:rFonts w:ascii="Arial" w:hAnsi="Arial" w:cs="Arial"/>
          <w:sz w:val="20"/>
          <w:szCs w:val="20"/>
        </w:rPr>
        <w:t>-related</w:t>
      </w:r>
      <w:r w:rsidRPr="0075771A">
        <w:rPr>
          <w:rFonts w:ascii="Arial" w:hAnsi="Arial" w:cs="Arial"/>
          <w:sz w:val="20"/>
          <w:szCs w:val="20"/>
        </w:rPr>
        <w:t xml:space="preserve"> hospitalizations in US 2018 Medicare Fee-For-Service beneficiaries for outages affecting </w:t>
      </w:r>
      <w:r w:rsidRPr="0075771A">
        <w:rPr>
          <w:rFonts w:ascii="Arial" w:eastAsia="Garamond" w:hAnsi="Arial" w:cs="Arial"/>
          <w:sz w:val="20"/>
          <w:szCs w:val="20"/>
        </w:rPr>
        <w:t>≥</w:t>
      </w:r>
      <w:r w:rsidRPr="0075771A">
        <w:rPr>
          <w:rFonts w:ascii="Arial" w:hAnsi="Arial" w:cs="Arial"/>
          <w:sz w:val="20"/>
          <w:szCs w:val="20"/>
        </w:rPr>
        <w:t xml:space="preserve">1%, </w:t>
      </w:r>
      <w:r w:rsidRPr="0075771A">
        <w:rPr>
          <w:rFonts w:ascii="Arial" w:eastAsia="Garamond" w:hAnsi="Arial" w:cs="Arial"/>
          <w:sz w:val="20"/>
          <w:szCs w:val="20"/>
        </w:rPr>
        <w:t>≥</w:t>
      </w:r>
      <w:r w:rsidRPr="0075771A">
        <w:rPr>
          <w:rFonts w:ascii="Arial" w:hAnsi="Arial" w:cs="Arial"/>
          <w:sz w:val="20"/>
          <w:szCs w:val="20"/>
        </w:rPr>
        <w:t xml:space="preserve">3%, and </w:t>
      </w:r>
      <w:r w:rsidRPr="0075771A">
        <w:rPr>
          <w:rFonts w:ascii="Arial" w:eastAsia="Garamond" w:hAnsi="Arial" w:cs="Arial"/>
          <w:sz w:val="20"/>
          <w:szCs w:val="20"/>
        </w:rPr>
        <w:t>≥</w:t>
      </w:r>
      <w:r w:rsidRPr="0075771A">
        <w:rPr>
          <w:rFonts w:ascii="Arial" w:hAnsi="Arial" w:cs="Arial"/>
          <w:sz w:val="20"/>
          <w:szCs w:val="20"/>
        </w:rPr>
        <w:t xml:space="preserve">5% of county electrical customers. Estimates are from conditional Poisson regression models adjusted for </w:t>
      </w:r>
      <w:r w:rsidR="00214FE0">
        <w:rPr>
          <w:rFonts w:ascii="Arial" w:hAnsi="Arial" w:cs="Arial"/>
          <w:sz w:val="20"/>
          <w:szCs w:val="20"/>
        </w:rPr>
        <w:t xml:space="preserve">daily </w:t>
      </w:r>
      <w:r w:rsidRPr="0075771A">
        <w:rPr>
          <w:rFonts w:ascii="Arial" w:hAnsi="Arial" w:cs="Arial"/>
          <w:sz w:val="20"/>
          <w:szCs w:val="20"/>
        </w:rPr>
        <w:t xml:space="preserve">wind speed, temperature, and precipitation. </w:t>
      </w:r>
    </w:p>
    <w:p w14:paraId="3F3C21A0" w14:textId="375EAFF2" w:rsidR="00E6133D"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304CFAD4" w:rsidR="00C87225" w:rsidRPr="00B357EE" w:rsidRDefault="005A755F" w:rsidP="00B357EE">
      <w:pPr>
        <w:tabs>
          <w:tab w:val="right" w:pos="8640"/>
        </w:tabs>
        <w:rPr>
          <w:rFonts w:ascii="Arial" w:hAnsi="Arial" w:cs="Arial"/>
          <w:color w:val="000000"/>
          <w:sz w:val="20"/>
          <w:szCs w:val="20"/>
        </w:rPr>
      </w:pPr>
      <w:r>
        <w:rPr>
          <w:rFonts w:ascii="Arial" w:hAnsi="Arial" w:cs="Arial"/>
          <w:noProof/>
          <w:sz w:val="20"/>
          <w:szCs w:val="20"/>
        </w:rPr>
        <w:lastRenderedPageBreak/>
        <w:drawing>
          <wp:anchor distT="0" distB="0" distL="114300" distR="114300" simplePos="0" relativeHeight="251668480" behindDoc="0" locked="0" layoutInCell="1" allowOverlap="1" wp14:anchorId="54390BC0" wp14:editId="50D6CB35">
            <wp:simplePos x="0" y="0"/>
            <wp:positionH relativeFrom="column">
              <wp:posOffset>-599440</wp:posOffset>
            </wp:positionH>
            <wp:positionV relativeFrom="paragraph">
              <wp:posOffset>171450</wp:posOffset>
            </wp:positionV>
            <wp:extent cx="7037070" cy="5901055"/>
            <wp:effectExtent l="0" t="0" r="0" b="4445"/>
            <wp:wrapSquare wrapText="bothSides"/>
            <wp:docPr id="1666156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6684" name="Picture 1666156684"/>
                    <pic:cNvPicPr/>
                  </pic:nvPicPr>
                  <pic:blipFill>
                    <a:blip r:embed="rId16">
                      <a:extLst>
                        <a:ext uri="{28A0092B-C50C-407E-A947-70E740481C1C}">
                          <a14:useLocalDpi xmlns:a14="http://schemas.microsoft.com/office/drawing/2010/main" val="0"/>
                        </a:ext>
                      </a:extLst>
                    </a:blip>
                    <a:stretch>
                      <a:fillRect/>
                    </a:stretch>
                  </pic:blipFill>
                  <pic:spPr>
                    <a:xfrm>
                      <a:off x="0" y="0"/>
                      <a:ext cx="7037070" cy="5901055"/>
                    </a:xfrm>
                    <a:prstGeom prst="rect">
                      <a:avLst/>
                    </a:prstGeom>
                  </pic:spPr>
                </pic:pic>
              </a:graphicData>
            </a:graphic>
            <wp14:sizeRelH relativeFrom="page">
              <wp14:pctWidth>0</wp14:pctWidth>
            </wp14:sizeRelH>
            <wp14:sizeRelV relativeFrom="page">
              <wp14:pctHeight>0</wp14:pctHeight>
            </wp14:sizeRelV>
          </wp:anchor>
        </w:drawing>
      </w:r>
      <w:r w:rsidR="00E22E54" w:rsidRPr="00F649EE">
        <w:rPr>
          <w:rFonts w:ascii="Arial" w:hAnsi="Arial" w:cs="Arial"/>
          <w:b/>
          <w:color w:val="000000"/>
          <w:sz w:val="20"/>
          <w:szCs w:val="20"/>
        </w:rPr>
        <w:t>Fig</w:t>
      </w:r>
      <w:r w:rsidR="00E22E54">
        <w:rPr>
          <w:rFonts w:ascii="Arial" w:hAnsi="Arial" w:cs="Arial"/>
          <w:b/>
          <w:color w:val="000000"/>
          <w:sz w:val="20"/>
          <w:szCs w:val="20"/>
        </w:rPr>
        <w:t>ure</w:t>
      </w:r>
      <w:r w:rsidR="00E22E54" w:rsidRPr="00F649EE">
        <w:rPr>
          <w:rFonts w:ascii="Arial" w:hAnsi="Arial" w:cs="Arial"/>
          <w:b/>
          <w:color w:val="000000"/>
          <w:sz w:val="20"/>
          <w:szCs w:val="20"/>
        </w:rPr>
        <w:t xml:space="preserve"> </w:t>
      </w:r>
      <w:r w:rsidR="00C87225">
        <w:rPr>
          <w:rFonts w:ascii="Arial" w:hAnsi="Arial" w:cs="Arial"/>
          <w:b/>
          <w:color w:val="000000"/>
          <w:sz w:val="20"/>
          <w:szCs w:val="20"/>
        </w:rPr>
        <w:t>3.</w:t>
      </w:r>
    </w:p>
    <w:p w14:paraId="41C78578" w14:textId="1C9D4348" w:rsidR="00F97705" w:rsidRPr="00F97705" w:rsidRDefault="00F97705" w:rsidP="00F97705">
      <w:pPr>
        <w:rPr>
          <w:rFonts w:ascii="Arial" w:hAnsi="Arial" w:cs="Arial"/>
          <w:b/>
          <w:bCs/>
          <w:sz w:val="20"/>
          <w:szCs w:val="20"/>
        </w:rPr>
      </w:pPr>
      <w:r w:rsidRPr="00F97705">
        <w:rPr>
          <w:rFonts w:ascii="Arial" w:hAnsi="Arial" w:cs="Arial"/>
          <w:b/>
          <w:bCs/>
          <w:sz w:val="20"/>
          <w:szCs w:val="20"/>
        </w:rPr>
        <w:t>Figure 3</w:t>
      </w:r>
      <w:r w:rsidR="004E1259">
        <w:rPr>
          <w:rFonts w:ascii="Arial" w:hAnsi="Arial" w:cs="Arial"/>
          <w:b/>
          <w:bCs/>
          <w:sz w:val="20"/>
          <w:szCs w:val="20"/>
        </w:rPr>
        <w:t>.</w:t>
      </w:r>
      <w:r w:rsidRPr="00F97705">
        <w:rPr>
          <w:rFonts w:ascii="Arial" w:hAnsi="Arial" w:cs="Arial"/>
          <w:b/>
          <w:bCs/>
          <w:sz w:val="20"/>
          <w:szCs w:val="20"/>
        </w:rPr>
        <w:t xml:space="preserve"> </w:t>
      </w:r>
      <w:r w:rsidRPr="00F97705">
        <w:rPr>
          <w:rFonts w:ascii="Arial" w:hAnsi="Arial" w:cs="Arial"/>
          <w:sz w:val="20"/>
          <w:szCs w:val="20"/>
        </w:rPr>
        <w:t xml:space="preserve">Rate ratios and 95% confidence intervals for the association between county-level 8+ hour power outage exposure and </w:t>
      </w:r>
      <w:r w:rsidR="00214FE0">
        <w:rPr>
          <w:rFonts w:ascii="Arial" w:hAnsi="Arial" w:cs="Arial"/>
          <w:sz w:val="20"/>
          <w:szCs w:val="20"/>
        </w:rPr>
        <w:t>cardiovascular-</w:t>
      </w:r>
      <w:r w:rsidR="00214FE0" w:rsidRPr="00F97705">
        <w:rPr>
          <w:rFonts w:ascii="Arial" w:hAnsi="Arial" w:cs="Arial"/>
          <w:sz w:val="20"/>
          <w:szCs w:val="20"/>
        </w:rPr>
        <w:t xml:space="preserve"> </w:t>
      </w:r>
      <w:r w:rsidRPr="00F97705">
        <w:rPr>
          <w:rFonts w:ascii="Arial" w:hAnsi="Arial" w:cs="Arial"/>
          <w:sz w:val="20"/>
          <w:szCs w:val="20"/>
        </w:rPr>
        <w:t>and respiratory</w:t>
      </w:r>
      <w:r w:rsidR="00214FE0">
        <w:rPr>
          <w:rFonts w:ascii="Arial" w:hAnsi="Arial" w:cs="Arial"/>
          <w:sz w:val="20"/>
          <w:szCs w:val="20"/>
        </w:rPr>
        <w:t>-related</w:t>
      </w:r>
      <w:r w:rsidRPr="00F97705">
        <w:rPr>
          <w:rFonts w:ascii="Arial" w:hAnsi="Arial" w:cs="Arial"/>
          <w:sz w:val="20"/>
          <w:szCs w:val="20"/>
        </w:rPr>
        <w:t xml:space="preserve"> hospitalizations in US 2018 Medicare Fee-For-Service beneficiaries for outages affecting </w:t>
      </w:r>
      <w:r w:rsidRPr="00F97705">
        <w:rPr>
          <w:rFonts w:ascii="Arial" w:eastAsia="Garamond" w:hAnsi="Arial" w:cs="Arial"/>
          <w:sz w:val="20"/>
          <w:szCs w:val="20"/>
        </w:rPr>
        <w:t>≥</w:t>
      </w:r>
      <w:r w:rsidRPr="00F97705">
        <w:rPr>
          <w:rFonts w:ascii="Arial" w:hAnsi="Arial" w:cs="Arial"/>
          <w:sz w:val="20"/>
          <w:szCs w:val="20"/>
        </w:rPr>
        <w:t xml:space="preserve">1% of county electrical customers, stratified by potential effect modifiers: age, sex, </w:t>
      </w:r>
      <w:r w:rsidR="00214FE0">
        <w:rPr>
          <w:rFonts w:ascii="Arial" w:hAnsi="Arial" w:cs="Arial"/>
          <w:sz w:val="20"/>
          <w:szCs w:val="20"/>
        </w:rPr>
        <w:t>dual-</w:t>
      </w:r>
      <w:r w:rsidR="00FE571E">
        <w:rPr>
          <w:rFonts w:ascii="Arial" w:hAnsi="Arial" w:cs="Arial"/>
          <w:sz w:val="20"/>
          <w:szCs w:val="20"/>
        </w:rPr>
        <w:t>Medicaid eligibility</w:t>
      </w:r>
      <w:r w:rsidRPr="00F97705">
        <w:rPr>
          <w:rFonts w:ascii="Arial" w:hAnsi="Arial" w:cs="Arial"/>
          <w:sz w:val="20"/>
          <w:szCs w:val="20"/>
        </w:rPr>
        <w:t>, and county</w:t>
      </w:r>
      <w:r w:rsidR="00D744CF">
        <w:rPr>
          <w:rFonts w:ascii="Arial" w:hAnsi="Arial" w:cs="Arial"/>
          <w:sz w:val="20"/>
          <w:szCs w:val="20"/>
        </w:rPr>
        <w:t>-level</w:t>
      </w:r>
      <w:r w:rsidRPr="00F97705">
        <w:rPr>
          <w:rFonts w:ascii="Arial" w:hAnsi="Arial" w:cs="Arial"/>
          <w:sz w:val="20"/>
          <w:szCs w:val="20"/>
        </w:rPr>
        <w:t xml:space="preserve"> durable medical equipment (DME) use quartile</w:t>
      </w:r>
      <w:r w:rsidR="00D744CF">
        <w:rPr>
          <w:rFonts w:ascii="Arial" w:hAnsi="Arial" w:cs="Arial"/>
          <w:sz w:val="20"/>
          <w:szCs w:val="20"/>
        </w:rPr>
        <w:t xml:space="preserve"> (1</w:t>
      </w:r>
      <w:r w:rsidR="00D744CF" w:rsidRPr="007A48FE">
        <w:rPr>
          <w:rFonts w:ascii="Arial" w:hAnsi="Arial" w:cs="Arial"/>
          <w:sz w:val="20"/>
          <w:szCs w:val="20"/>
          <w:vertAlign w:val="superscript"/>
        </w:rPr>
        <w:t>st</w:t>
      </w:r>
      <w:r w:rsidR="00D744CF">
        <w:rPr>
          <w:rFonts w:ascii="Arial" w:hAnsi="Arial" w:cs="Arial"/>
          <w:sz w:val="20"/>
          <w:szCs w:val="20"/>
        </w:rPr>
        <w:t xml:space="preserve"> quartile = &lt;</w:t>
      </w:r>
      <w:r w:rsidR="00FC0686">
        <w:rPr>
          <w:rFonts w:ascii="Arial" w:hAnsi="Arial" w:cs="Arial"/>
          <w:sz w:val="20"/>
          <w:szCs w:val="20"/>
        </w:rPr>
        <w:t>0.5</w:t>
      </w:r>
      <w:r w:rsidR="00D744CF">
        <w:rPr>
          <w:rFonts w:ascii="Arial" w:hAnsi="Arial" w:cs="Arial"/>
          <w:sz w:val="20"/>
          <w:szCs w:val="20"/>
        </w:rPr>
        <w:t>%, 4</w:t>
      </w:r>
      <w:r w:rsidR="00D744CF" w:rsidRPr="007A48FE">
        <w:rPr>
          <w:rFonts w:ascii="Arial" w:hAnsi="Arial" w:cs="Arial"/>
          <w:sz w:val="20"/>
          <w:szCs w:val="20"/>
          <w:vertAlign w:val="superscript"/>
        </w:rPr>
        <w:t>th</w:t>
      </w:r>
      <w:r w:rsidR="00D744CF">
        <w:rPr>
          <w:rFonts w:ascii="Arial" w:hAnsi="Arial" w:cs="Arial"/>
          <w:sz w:val="20"/>
          <w:szCs w:val="20"/>
        </w:rPr>
        <w:t xml:space="preserve"> quartile = &gt;</w:t>
      </w:r>
      <w:r w:rsidR="00C10251">
        <w:rPr>
          <w:rFonts w:ascii="Arial" w:hAnsi="Arial" w:cs="Arial"/>
          <w:sz w:val="20"/>
          <w:szCs w:val="20"/>
        </w:rPr>
        <w:t>0</w:t>
      </w:r>
      <w:r w:rsidR="00FC0686">
        <w:rPr>
          <w:rFonts w:ascii="Arial" w:hAnsi="Arial" w:cs="Arial"/>
          <w:sz w:val="20"/>
          <w:szCs w:val="20"/>
        </w:rPr>
        <w:t>.8</w:t>
      </w:r>
      <w:r w:rsidR="00D744CF">
        <w:rPr>
          <w:rFonts w:ascii="Arial" w:hAnsi="Arial" w:cs="Arial"/>
          <w:sz w:val="20"/>
          <w:szCs w:val="20"/>
        </w:rPr>
        <w:t>%)</w:t>
      </w:r>
      <w:r w:rsidRPr="00F97705">
        <w:rPr>
          <w:rFonts w:ascii="Arial" w:hAnsi="Arial" w:cs="Arial"/>
          <w:sz w:val="20"/>
          <w:szCs w:val="20"/>
        </w:rPr>
        <w:t xml:space="preserve">. Estimates are from conditional Poisson regression models adjusted for </w:t>
      </w:r>
      <w:r w:rsidR="00214FE0">
        <w:rPr>
          <w:rFonts w:ascii="Arial" w:hAnsi="Arial" w:cs="Arial"/>
          <w:sz w:val="20"/>
          <w:szCs w:val="20"/>
        </w:rPr>
        <w:t xml:space="preserve">daily </w:t>
      </w:r>
      <w:r w:rsidRPr="00F97705">
        <w:rPr>
          <w:rFonts w:ascii="Arial" w:hAnsi="Arial" w:cs="Arial"/>
          <w:sz w:val="20"/>
          <w:szCs w:val="20"/>
        </w:rPr>
        <w:t xml:space="preserve">wind speed, temperature, and precipitation. </w:t>
      </w:r>
    </w:p>
    <w:p w14:paraId="41404AD9" w14:textId="7300F4C3" w:rsidR="00D266CF" w:rsidRPr="00AB7191" w:rsidRDefault="00A62075" w:rsidP="00D266CF">
      <w:pPr>
        <w:rPr>
          <w:rFonts w:ascii="Arial" w:hAnsi="Arial" w:cs="Arial"/>
          <w:color w:val="000000"/>
          <w:sz w:val="20"/>
          <w:szCs w:val="20"/>
        </w:rPr>
      </w:pPr>
      <w:r>
        <w:rPr>
          <w:rFonts w:ascii="Arial" w:hAnsi="Arial" w:cs="Arial"/>
          <w:color w:val="000000"/>
          <w:sz w:val="20"/>
          <w:szCs w:val="20"/>
        </w:rPr>
        <w:br w:type="page"/>
      </w:r>
      <w:r w:rsidR="00E6133D"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1% of county customers</w:t>
            </w:r>
            <w:r w:rsidR="00874FD9">
              <w:rPr>
                <w:rFonts w:ascii="Arial" w:hAnsi="Arial" w:cs="Arial"/>
                <w:b/>
                <w:bCs/>
                <w:sz w:val="20"/>
                <w:szCs w:val="20"/>
                <w:vertAlign w:val="superscript"/>
              </w:rPr>
              <w:t>a</w:t>
            </w:r>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r w:rsidR="000B304C">
        <w:rPr>
          <w:rFonts w:ascii="Arial" w:hAnsi="Arial" w:cs="Arial"/>
          <w:color w:val="000000"/>
          <w:sz w:val="20"/>
          <w:szCs w:val="20"/>
        </w:rPr>
        <w:t>mean</w:t>
      </w:r>
      <w:r w:rsidR="001F2A02">
        <w:rPr>
          <w:rFonts w:ascii="Arial" w:hAnsi="Arial" w:cs="Arial"/>
          <w:color w:val="000000"/>
          <w:sz w:val="20"/>
          <w:szCs w:val="20"/>
        </w:rPr>
        <w:t>{</w:t>
      </w:r>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BFB8" w14:textId="77777777" w:rsidR="00CE5045" w:rsidRDefault="00CE5045">
      <w:pPr>
        <w:spacing w:after="0"/>
      </w:pPr>
      <w:r>
        <w:separator/>
      </w:r>
    </w:p>
  </w:endnote>
  <w:endnote w:type="continuationSeparator" w:id="0">
    <w:p w14:paraId="3082DDDC" w14:textId="77777777" w:rsidR="00CE5045" w:rsidRDefault="00CE50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4DE3" w14:textId="77777777" w:rsidR="00CE5045" w:rsidRDefault="00CE5045">
      <w:pPr>
        <w:spacing w:after="0"/>
      </w:pPr>
      <w:r>
        <w:separator/>
      </w:r>
    </w:p>
  </w:footnote>
  <w:footnote w:type="continuationSeparator" w:id="0">
    <w:p w14:paraId="768D8621" w14:textId="77777777" w:rsidR="00CE5045" w:rsidRDefault="00CE50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2"/>
  </w:num>
  <w:num w:numId="3" w16cid:durableId="1602685456">
    <w:abstractNumId w:val="0"/>
  </w:num>
  <w:num w:numId="4" w16cid:durableId="20190414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1432"/>
    <w:rsid w:val="00011FF0"/>
    <w:rsid w:val="00023DDF"/>
    <w:rsid w:val="000251BB"/>
    <w:rsid w:val="000259E8"/>
    <w:rsid w:val="0003119E"/>
    <w:rsid w:val="0003167B"/>
    <w:rsid w:val="00040132"/>
    <w:rsid w:val="00041830"/>
    <w:rsid w:val="000425DB"/>
    <w:rsid w:val="00043E88"/>
    <w:rsid w:val="000571EA"/>
    <w:rsid w:val="00057DF3"/>
    <w:rsid w:val="00060705"/>
    <w:rsid w:val="00060D37"/>
    <w:rsid w:val="00060DD7"/>
    <w:rsid w:val="00061740"/>
    <w:rsid w:val="00062751"/>
    <w:rsid w:val="000811D4"/>
    <w:rsid w:val="000854BD"/>
    <w:rsid w:val="00091B96"/>
    <w:rsid w:val="00093C1D"/>
    <w:rsid w:val="00094C1E"/>
    <w:rsid w:val="00095C90"/>
    <w:rsid w:val="000966BA"/>
    <w:rsid w:val="00097C6F"/>
    <w:rsid w:val="000A68CE"/>
    <w:rsid w:val="000B304C"/>
    <w:rsid w:val="000B5194"/>
    <w:rsid w:val="000B7263"/>
    <w:rsid w:val="000C05CB"/>
    <w:rsid w:val="000C0C18"/>
    <w:rsid w:val="000C3044"/>
    <w:rsid w:val="000C3651"/>
    <w:rsid w:val="000D04C5"/>
    <w:rsid w:val="000D0A4F"/>
    <w:rsid w:val="000D1BDB"/>
    <w:rsid w:val="000D1EC3"/>
    <w:rsid w:val="000D2BE7"/>
    <w:rsid w:val="000D4D05"/>
    <w:rsid w:val="000D6C47"/>
    <w:rsid w:val="000D76A3"/>
    <w:rsid w:val="000E0EBB"/>
    <w:rsid w:val="000E3957"/>
    <w:rsid w:val="000E4671"/>
    <w:rsid w:val="000F3001"/>
    <w:rsid w:val="00100F0C"/>
    <w:rsid w:val="00101D2A"/>
    <w:rsid w:val="001027BE"/>
    <w:rsid w:val="00102CBB"/>
    <w:rsid w:val="00107197"/>
    <w:rsid w:val="00120156"/>
    <w:rsid w:val="0012256E"/>
    <w:rsid w:val="00123CCC"/>
    <w:rsid w:val="00124C2C"/>
    <w:rsid w:val="001330F9"/>
    <w:rsid w:val="00135F56"/>
    <w:rsid w:val="00136C75"/>
    <w:rsid w:val="0014065A"/>
    <w:rsid w:val="00141C8E"/>
    <w:rsid w:val="00144071"/>
    <w:rsid w:val="00150E27"/>
    <w:rsid w:val="00151266"/>
    <w:rsid w:val="00155642"/>
    <w:rsid w:val="00156C48"/>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A0019"/>
    <w:rsid w:val="001A4A46"/>
    <w:rsid w:val="001A54E9"/>
    <w:rsid w:val="001A60C2"/>
    <w:rsid w:val="001B0D67"/>
    <w:rsid w:val="001B2F81"/>
    <w:rsid w:val="001B57DD"/>
    <w:rsid w:val="001B6015"/>
    <w:rsid w:val="001C40E6"/>
    <w:rsid w:val="001C48BC"/>
    <w:rsid w:val="001C65F0"/>
    <w:rsid w:val="001C6BC5"/>
    <w:rsid w:val="001C7125"/>
    <w:rsid w:val="001D12DB"/>
    <w:rsid w:val="001D2537"/>
    <w:rsid w:val="001E0A16"/>
    <w:rsid w:val="001E104C"/>
    <w:rsid w:val="001F0326"/>
    <w:rsid w:val="001F2A02"/>
    <w:rsid w:val="001F5244"/>
    <w:rsid w:val="002010AE"/>
    <w:rsid w:val="00201705"/>
    <w:rsid w:val="00201D9B"/>
    <w:rsid w:val="00206631"/>
    <w:rsid w:val="00206F00"/>
    <w:rsid w:val="00214C6A"/>
    <w:rsid w:val="00214FE0"/>
    <w:rsid w:val="00217209"/>
    <w:rsid w:val="00220DAB"/>
    <w:rsid w:val="00221BB0"/>
    <w:rsid w:val="002226BE"/>
    <w:rsid w:val="0022746D"/>
    <w:rsid w:val="002329D1"/>
    <w:rsid w:val="00236EC6"/>
    <w:rsid w:val="00253FC0"/>
    <w:rsid w:val="0025468E"/>
    <w:rsid w:val="00256155"/>
    <w:rsid w:val="00260CCB"/>
    <w:rsid w:val="00260F43"/>
    <w:rsid w:val="00261C01"/>
    <w:rsid w:val="00263617"/>
    <w:rsid w:val="00266FCF"/>
    <w:rsid w:val="00267979"/>
    <w:rsid w:val="00270945"/>
    <w:rsid w:val="00271E08"/>
    <w:rsid w:val="0027283A"/>
    <w:rsid w:val="0027350A"/>
    <w:rsid w:val="00274A5C"/>
    <w:rsid w:val="0027738F"/>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3E98"/>
    <w:rsid w:val="002C6591"/>
    <w:rsid w:val="002D0087"/>
    <w:rsid w:val="002D2709"/>
    <w:rsid w:val="002D3ACE"/>
    <w:rsid w:val="002D3B31"/>
    <w:rsid w:val="002E26FF"/>
    <w:rsid w:val="002E62F2"/>
    <w:rsid w:val="002F0786"/>
    <w:rsid w:val="002F5789"/>
    <w:rsid w:val="002F75DC"/>
    <w:rsid w:val="002F7A8E"/>
    <w:rsid w:val="002F7FB8"/>
    <w:rsid w:val="00300C44"/>
    <w:rsid w:val="003047AE"/>
    <w:rsid w:val="003054B9"/>
    <w:rsid w:val="00307299"/>
    <w:rsid w:val="00314AC5"/>
    <w:rsid w:val="003223D0"/>
    <w:rsid w:val="00324CEA"/>
    <w:rsid w:val="00325CC6"/>
    <w:rsid w:val="003266B7"/>
    <w:rsid w:val="003330AD"/>
    <w:rsid w:val="00333F4D"/>
    <w:rsid w:val="00334570"/>
    <w:rsid w:val="00335E56"/>
    <w:rsid w:val="003420CF"/>
    <w:rsid w:val="003439B9"/>
    <w:rsid w:val="003470D5"/>
    <w:rsid w:val="00351B82"/>
    <w:rsid w:val="003612F9"/>
    <w:rsid w:val="00363D86"/>
    <w:rsid w:val="0036469A"/>
    <w:rsid w:val="00373DC7"/>
    <w:rsid w:val="0037600A"/>
    <w:rsid w:val="00377260"/>
    <w:rsid w:val="003830A5"/>
    <w:rsid w:val="00386764"/>
    <w:rsid w:val="00397425"/>
    <w:rsid w:val="003A0D23"/>
    <w:rsid w:val="003A31A2"/>
    <w:rsid w:val="003B18ED"/>
    <w:rsid w:val="003B3A70"/>
    <w:rsid w:val="003B4B1D"/>
    <w:rsid w:val="003B6B66"/>
    <w:rsid w:val="003C01E1"/>
    <w:rsid w:val="003D0FE0"/>
    <w:rsid w:val="003D2050"/>
    <w:rsid w:val="003D277A"/>
    <w:rsid w:val="003D5274"/>
    <w:rsid w:val="003E4CA6"/>
    <w:rsid w:val="003F2210"/>
    <w:rsid w:val="003F5C2D"/>
    <w:rsid w:val="003F77FC"/>
    <w:rsid w:val="00400F4E"/>
    <w:rsid w:val="00402579"/>
    <w:rsid w:val="0040626A"/>
    <w:rsid w:val="0041195D"/>
    <w:rsid w:val="00417F46"/>
    <w:rsid w:val="00423E66"/>
    <w:rsid w:val="00424A98"/>
    <w:rsid w:val="0042742C"/>
    <w:rsid w:val="00432812"/>
    <w:rsid w:val="00440433"/>
    <w:rsid w:val="00441F8F"/>
    <w:rsid w:val="00443E2B"/>
    <w:rsid w:val="004475D9"/>
    <w:rsid w:val="004479DF"/>
    <w:rsid w:val="00447C15"/>
    <w:rsid w:val="0045483B"/>
    <w:rsid w:val="00456241"/>
    <w:rsid w:val="0046494C"/>
    <w:rsid w:val="004666C9"/>
    <w:rsid w:val="00474D11"/>
    <w:rsid w:val="004768C8"/>
    <w:rsid w:val="00476EFE"/>
    <w:rsid w:val="00483D1D"/>
    <w:rsid w:val="00486C8C"/>
    <w:rsid w:val="00490951"/>
    <w:rsid w:val="004934FA"/>
    <w:rsid w:val="00495A66"/>
    <w:rsid w:val="00495DEA"/>
    <w:rsid w:val="00495E4A"/>
    <w:rsid w:val="0049796C"/>
    <w:rsid w:val="004A1F1B"/>
    <w:rsid w:val="004A4E21"/>
    <w:rsid w:val="004A6F22"/>
    <w:rsid w:val="004B135C"/>
    <w:rsid w:val="004B31F5"/>
    <w:rsid w:val="004B433E"/>
    <w:rsid w:val="004B6C86"/>
    <w:rsid w:val="004B7743"/>
    <w:rsid w:val="004B7E8D"/>
    <w:rsid w:val="004C354A"/>
    <w:rsid w:val="004C463E"/>
    <w:rsid w:val="004C627C"/>
    <w:rsid w:val="004C7591"/>
    <w:rsid w:val="004C76CC"/>
    <w:rsid w:val="004D4F27"/>
    <w:rsid w:val="004E1259"/>
    <w:rsid w:val="004E4F73"/>
    <w:rsid w:val="004F41CF"/>
    <w:rsid w:val="004F4F71"/>
    <w:rsid w:val="004F66AF"/>
    <w:rsid w:val="004F6CD0"/>
    <w:rsid w:val="004F7EDC"/>
    <w:rsid w:val="00510D19"/>
    <w:rsid w:val="0051768E"/>
    <w:rsid w:val="00517B1F"/>
    <w:rsid w:val="00522B0D"/>
    <w:rsid w:val="00526BAC"/>
    <w:rsid w:val="00527798"/>
    <w:rsid w:val="00533D60"/>
    <w:rsid w:val="0053447A"/>
    <w:rsid w:val="00534A33"/>
    <w:rsid w:val="005371B3"/>
    <w:rsid w:val="00541ADA"/>
    <w:rsid w:val="00543E95"/>
    <w:rsid w:val="005441E1"/>
    <w:rsid w:val="005448C1"/>
    <w:rsid w:val="00554FAC"/>
    <w:rsid w:val="00556328"/>
    <w:rsid w:val="0056061D"/>
    <w:rsid w:val="005643BF"/>
    <w:rsid w:val="00564E1A"/>
    <w:rsid w:val="00565BF5"/>
    <w:rsid w:val="00570198"/>
    <w:rsid w:val="00571A54"/>
    <w:rsid w:val="00581EA8"/>
    <w:rsid w:val="00583D62"/>
    <w:rsid w:val="0058448E"/>
    <w:rsid w:val="00585CE8"/>
    <w:rsid w:val="005913B5"/>
    <w:rsid w:val="0059537E"/>
    <w:rsid w:val="00596744"/>
    <w:rsid w:val="005A755F"/>
    <w:rsid w:val="005A78D5"/>
    <w:rsid w:val="005B1ED0"/>
    <w:rsid w:val="005B3F01"/>
    <w:rsid w:val="005B4BF9"/>
    <w:rsid w:val="005C5388"/>
    <w:rsid w:val="005C6E81"/>
    <w:rsid w:val="005C6F5A"/>
    <w:rsid w:val="005C7D63"/>
    <w:rsid w:val="005C7DD7"/>
    <w:rsid w:val="005D07C4"/>
    <w:rsid w:val="005D132F"/>
    <w:rsid w:val="005D2312"/>
    <w:rsid w:val="005D5997"/>
    <w:rsid w:val="005E5FC7"/>
    <w:rsid w:val="005E683C"/>
    <w:rsid w:val="005E6B90"/>
    <w:rsid w:val="005F1712"/>
    <w:rsid w:val="005F23F7"/>
    <w:rsid w:val="005F3EBB"/>
    <w:rsid w:val="005F56C6"/>
    <w:rsid w:val="00604E60"/>
    <w:rsid w:val="0061133F"/>
    <w:rsid w:val="00613F0E"/>
    <w:rsid w:val="00614275"/>
    <w:rsid w:val="00623869"/>
    <w:rsid w:val="00624C8B"/>
    <w:rsid w:val="0063270B"/>
    <w:rsid w:val="00634C14"/>
    <w:rsid w:val="006357CD"/>
    <w:rsid w:val="00636AEA"/>
    <w:rsid w:val="00637271"/>
    <w:rsid w:val="00637380"/>
    <w:rsid w:val="00637DFE"/>
    <w:rsid w:val="00645162"/>
    <w:rsid w:val="00646A8A"/>
    <w:rsid w:val="00647365"/>
    <w:rsid w:val="00651F1F"/>
    <w:rsid w:val="00654114"/>
    <w:rsid w:val="006552FF"/>
    <w:rsid w:val="00655C0C"/>
    <w:rsid w:val="00655FD6"/>
    <w:rsid w:val="00657426"/>
    <w:rsid w:val="00664624"/>
    <w:rsid w:val="006661E9"/>
    <w:rsid w:val="00667B50"/>
    <w:rsid w:val="00674E36"/>
    <w:rsid w:val="00675819"/>
    <w:rsid w:val="00676D32"/>
    <w:rsid w:val="006817AA"/>
    <w:rsid w:val="0069147C"/>
    <w:rsid w:val="006929F4"/>
    <w:rsid w:val="006956AD"/>
    <w:rsid w:val="0069669B"/>
    <w:rsid w:val="006A126F"/>
    <w:rsid w:val="006A1EA6"/>
    <w:rsid w:val="006A44B7"/>
    <w:rsid w:val="006A4679"/>
    <w:rsid w:val="006A53ED"/>
    <w:rsid w:val="006B11E5"/>
    <w:rsid w:val="006B5D26"/>
    <w:rsid w:val="006C23F8"/>
    <w:rsid w:val="006C4361"/>
    <w:rsid w:val="006D3287"/>
    <w:rsid w:val="006D4E95"/>
    <w:rsid w:val="006D7243"/>
    <w:rsid w:val="006E122E"/>
    <w:rsid w:val="006E7344"/>
    <w:rsid w:val="006F415B"/>
    <w:rsid w:val="006F7DCF"/>
    <w:rsid w:val="0070290C"/>
    <w:rsid w:val="007040F4"/>
    <w:rsid w:val="0070423B"/>
    <w:rsid w:val="007054C0"/>
    <w:rsid w:val="00707666"/>
    <w:rsid w:val="00710B90"/>
    <w:rsid w:val="00720938"/>
    <w:rsid w:val="0072107B"/>
    <w:rsid w:val="00723AE1"/>
    <w:rsid w:val="00727740"/>
    <w:rsid w:val="0072788C"/>
    <w:rsid w:val="00733B81"/>
    <w:rsid w:val="00734BB5"/>
    <w:rsid w:val="0073550B"/>
    <w:rsid w:val="00736F9A"/>
    <w:rsid w:val="007400E3"/>
    <w:rsid w:val="0074057D"/>
    <w:rsid w:val="007416D4"/>
    <w:rsid w:val="00747389"/>
    <w:rsid w:val="007527BE"/>
    <w:rsid w:val="007559E5"/>
    <w:rsid w:val="0075771A"/>
    <w:rsid w:val="00760F5F"/>
    <w:rsid w:val="007718DB"/>
    <w:rsid w:val="00771F21"/>
    <w:rsid w:val="00774E1B"/>
    <w:rsid w:val="007755CE"/>
    <w:rsid w:val="0078709A"/>
    <w:rsid w:val="00791295"/>
    <w:rsid w:val="00794E79"/>
    <w:rsid w:val="0079686E"/>
    <w:rsid w:val="00796F05"/>
    <w:rsid w:val="00797F19"/>
    <w:rsid w:val="007A17A9"/>
    <w:rsid w:val="007A2CED"/>
    <w:rsid w:val="007A3D5B"/>
    <w:rsid w:val="007A48FE"/>
    <w:rsid w:val="007B2753"/>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BE9"/>
    <w:rsid w:val="00822302"/>
    <w:rsid w:val="008232C9"/>
    <w:rsid w:val="00823535"/>
    <w:rsid w:val="00825BA6"/>
    <w:rsid w:val="008311C2"/>
    <w:rsid w:val="00832AC8"/>
    <w:rsid w:val="00835A51"/>
    <w:rsid w:val="008469B7"/>
    <w:rsid w:val="00846E62"/>
    <w:rsid w:val="00850DF8"/>
    <w:rsid w:val="008564E7"/>
    <w:rsid w:val="00857AAD"/>
    <w:rsid w:val="00861C8E"/>
    <w:rsid w:val="0086423B"/>
    <w:rsid w:val="00864C81"/>
    <w:rsid w:val="00865058"/>
    <w:rsid w:val="00866ED7"/>
    <w:rsid w:val="00870418"/>
    <w:rsid w:val="00872892"/>
    <w:rsid w:val="00874FD9"/>
    <w:rsid w:val="00877534"/>
    <w:rsid w:val="00880459"/>
    <w:rsid w:val="008A00BB"/>
    <w:rsid w:val="008A0297"/>
    <w:rsid w:val="008A2D75"/>
    <w:rsid w:val="008A63FA"/>
    <w:rsid w:val="008B0B37"/>
    <w:rsid w:val="008B184D"/>
    <w:rsid w:val="008B19AC"/>
    <w:rsid w:val="008B20BD"/>
    <w:rsid w:val="008B5B12"/>
    <w:rsid w:val="008B6669"/>
    <w:rsid w:val="008B7832"/>
    <w:rsid w:val="008B7E9A"/>
    <w:rsid w:val="008C191C"/>
    <w:rsid w:val="008C4438"/>
    <w:rsid w:val="008D06EF"/>
    <w:rsid w:val="008D2F96"/>
    <w:rsid w:val="008D41B9"/>
    <w:rsid w:val="008D6EDB"/>
    <w:rsid w:val="008E2CFD"/>
    <w:rsid w:val="008E2D18"/>
    <w:rsid w:val="008E3140"/>
    <w:rsid w:val="008E3BD7"/>
    <w:rsid w:val="008E6DB8"/>
    <w:rsid w:val="008F46DA"/>
    <w:rsid w:val="008F6F7C"/>
    <w:rsid w:val="0090008F"/>
    <w:rsid w:val="00904FBD"/>
    <w:rsid w:val="0091040F"/>
    <w:rsid w:val="00912290"/>
    <w:rsid w:val="009127A8"/>
    <w:rsid w:val="0091409E"/>
    <w:rsid w:val="00914BA8"/>
    <w:rsid w:val="00921F22"/>
    <w:rsid w:val="009249D1"/>
    <w:rsid w:val="00924D75"/>
    <w:rsid w:val="009306F4"/>
    <w:rsid w:val="00931874"/>
    <w:rsid w:val="00940E85"/>
    <w:rsid w:val="00950EDA"/>
    <w:rsid w:val="00951F01"/>
    <w:rsid w:val="00956278"/>
    <w:rsid w:val="00957012"/>
    <w:rsid w:val="0096214E"/>
    <w:rsid w:val="00962B6C"/>
    <w:rsid w:val="00966F54"/>
    <w:rsid w:val="00974BFB"/>
    <w:rsid w:val="0097584B"/>
    <w:rsid w:val="0097738D"/>
    <w:rsid w:val="0097778A"/>
    <w:rsid w:val="00977BC7"/>
    <w:rsid w:val="00980655"/>
    <w:rsid w:val="00980C22"/>
    <w:rsid w:val="00980EB4"/>
    <w:rsid w:val="00983597"/>
    <w:rsid w:val="0098735D"/>
    <w:rsid w:val="0098736F"/>
    <w:rsid w:val="00992287"/>
    <w:rsid w:val="009924A4"/>
    <w:rsid w:val="0099402F"/>
    <w:rsid w:val="009951EA"/>
    <w:rsid w:val="00997971"/>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64F8"/>
    <w:rsid w:val="009D2E43"/>
    <w:rsid w:val="009D3CE4"/>
    <w:rsid w:val="009D5578"/>
    <w:rsid w:val="009D56B6"/>
    <w:rsid w:val="009D75BD"/>
    <w:rsid w:val="009E067E"/>
    <w:rsid w:val="009E3210"/>
    <w:rsid w:val="009E3560"/>
    <w:rsid w:val="009E60BF"/>
    <w:rsid w:val="009F516D"/>
    <w:rsid w:val="009F57AF"/>
    <w:rsid w:val="009F5C6C"/>
    <w:rsid w:val="009F66BE"/>
    <w:rsid w:val="00A073F0"/>
    <w:rsid w:val="00A10D82"/>
    <w:rsid w:val="00A10F2D"/>
    <w:rsid w:val="00A1401C"/>
    <w:rsid w:val="00A21704"/>
    <w:rsid w:val="00A26591"/>
    <w:rsid w:val="00A26B57"/>
    <w:rsid w:val="00A307E1"/>
    <w:rsid w:val="00A30C2B"/>
    <w:rsid w:val="00A31DDD"/>
    <w:rsid w:val="00A33F4E"/>
    <w:rsid w:val="00A343FF"/>
    <w:rsid w:val="00A42396"/>
    <w:rsid w:val="00A52863"/>
    <w:rsid w:val="00A531FF"/>
    <w:rsid w:val="00A53343"/>
    <w:rsid w:val="00A55237"/>
    <w:rsid w:val="00A57B3F"/>
    <w:rsid w:val="00A61760"/>
    <w:rsid w:val="00A62075"/>
    <w:rsid w:val="00A635A9"/>
    <w:rsid w:val="00A64D68"/>
    <w:rsid w:val="00A702C7"/>
    <w:rsid w:val="00A800A9"/>
    <w:rsid w:val="00A811E3"/>
    <w:rsid w:val="00A825EC"/>
    <w:rsid w:val="00A82689"/>
    <w:rsid w:val="00A85CC3"/>
    <w:rsid w:val="00A90379"/>
    <w:rsid w:val="00A94398"/>
    <w:rsid w:val="00A95B69"/>
    <w:rsid w:val="00A9714F"/>
    <w:rsid w:val="00A9766E"/>
    <w:rsid w:val="00AA6C52"/>
    <w:rsid w:val="00AB0C92"/>
    <w:rsid w:val="00AB59E8"/>
    <w:rsid w:val="00AB6FA3"/>
    <w:rsid w:val="00AB7191"/>
    <w:rsid w:val="00AB76A8"/>
    <w:rsid w:val="00AC0EF1"/>
    <w:rsid w:val="00AC1F73"/>
    <w:rsid w:val="00AC3453"/>
    <w:rsid w:val="00AC7854"/>
    <w:rsid w:val="00AD1D49"/>
    <w:rsid w:val="00AD68A7"/>
    <w:rsid w:val="00AE107E"/>
    <w:rsid w:val="00AE476E"/>
    <w:rsid w:val="00AE60EF"/>
    <w:rsid w:val="00AF550B"/>
    <w:rsid w:val="00AF75B5"/>
    <w:rsid w:val="00AF7ED9"/>
    <w:rsid w:val="00B040AD"/>
    <w:rsid w:val="00B056A3"/>
    <w:rsid w:val="00B07525"/>
    <w:rsid w:val="00B101F8"/>
    <w:rsid w:val="00B15ED2"/>
    <w:rsid w:val="00B16729"/>
    <w:rsid w:val="00B21742"/>
    <w:rsid w:val="00B220D7"/>
    <w:rsid w:val="00B24AEA"/>
    <w:rsid w:val="00B30924"/>
    <w:rsid w:val="00B30D6F"/>
    <w:rsid w:val="00B31CBB"/>
    <w:rsid w:val="00B32B0D"/>
    <w:rsid w:val="00B32FEA"/>
    <w:rsid w:val="00B34160"/>
    <w:rsid w:val="00B3427D"/>
    <w:rsid w:val="00B3553D"/>
    <w:rsid w:val="00B357EE"/>
    <w:rsid w:val="00B3749A"/>
    <w:rsid w:val="00B4169B"/>
    <w:rsid w:val="00B50B90"/>
    <w:rsid w:val="00B521BF"/>
    <w:rsid w:val="00B53629"/>
    <w:rsid w:val="00B57156"/>
    <w:rsid w:val="00B57A02"/>
    <w:rsid w:val="00B64C6A"/>
    <w:rsid w:val="00B671B6"/>
    <w:rsid w:val="00B7081F"/>
    <w:rsid w:val="00B721CE"/>
    <w:rsid w:val="00B72F14"/>
    <w:rsid w:val="00B740E3"/>
    <w:rsid w:val="00B81ED5"/>
    <w:rsid w:val="00B830C2"/>
    <w:rsid w:val="00B878F0"/>
    <w:rsid w:val="00B9147E"/>
    <w:rsid w:val="00B9758F"/>
    <w:rsid w:val="00B97D25"/>
    <w:rsid w:val="00BA7B7E"/>
    <w:rsid w:val="00BB074B"/>
    <w:rsid w:val="00BB315D"/>
    <w:rsid w:val="00BC05D8"/>
    <w:rsid w:val="00BC1C55"/>
    <w:rsid w:val="00BC4156"/>
    <w:rsid w:val="00BC4C73"/>
    <w:rsid w:val="00BC581A"/>
    <w:rsid w:val="00BC5E5E"/>
    <w:rsid w:val="00BD0A34"/>
    <w:rsid w:val="00BD40EC"/>
    <w:rsid w:val="00BE0269"/>
    <w:rsid w:val="00BE2C19"/>
    <w:rsid w:val="00BE76BD"/>
    <w:rsid w:val="00BF0040"/>
    <w:rsid w:val="00BF063F"/>
    <w:rsid w:val="00BF4744"/>
    <w:rsid w:val="00C0054F"/>
    <w:rsid w:val="00C01470"/>
    <w:rsid w:val="00C01E66"/>
    <w:rsid w:val="00C02E27"/>
    <w:rsid w:val="00C042EE"/>
    <w:rsid w:val="00C10251"/>
    <w:rsid w:val="00C12CCB"/>
    <w:rsid w:val="00C13222"/>
    <w:rsid w:val="00C169F7"/>
    <w:rsid w:val="00C17C05"/>
    <w:rsid w:val="00C20329"/>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799E"/>
    <w:rsid w:val="00C7384A"/>
    <w:rsid w:val="00C73EE3"/>
    <w:rsid w:val="00C74F74"/>
    <w:rsid w:val="00C778C4"/>
    <w:rsid w:val="00C82169"/>
    <w:rsid w:val="00C87225"/>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D0B26"/>
    <w:rsid w:val="00CD2E53"/>
    <w:rsid w:val="00CE0007"/>
    <w:rsid w:val="00CE1ABD"/>
    <w:rsid w:val="00CE3598"/>
    <w:rsid w:val="00CE5045"/>
    <w:rsid w:val="00CF1FC1"/>
    <w:rsid w:val="00CF310F"/>
    <w:rsid w:val="00CF42D8"/>
    <w:rsid w:val="00CF51CB"/>
    <w:rsid w:val="00D00C5C"/>
    <w:rsid w:val="00D01034"/>
    <w:rsid w:val="00D060D2"/>
    <w:rsid w:val="00D128D8"/>
    <w:rsid w:val="00D16792"/>
    <w:rsid w:val="00D21930"/>
    <w:rsid w:val="00D2550A"/>
    <w:rsid w:val="00D266CF"/>
    <w:rsid w:val="00D27C3F"/>
    <w:rsid w:val="00D300B0"/>
    <w:rsid w:val="00D30EC1"/>
    <w:rsid w:val="00D3271C"/>
    <w:rsid w:val="00D37F39"/>
    <w:rsid w:val="00D509A4"/>
    <w:rsid w:val="00D54511"/>
    <w:rsid w:val="00D55E14"/>
    <w:rsid w:val="00D56843"/>
    <w:rsid w:val="00D6051D"/>
    <w:rsid w:val="00D62A2C"/>
    <w:rsid w:val="00D744CF"/>
    <w:rsid w:val="00D84777"/>
    <w:rsid w:val="00D84A45"/>
    <w:rsid w:val="00D8595A"/>
    <w:rsid w:val="00D95A3E"/>
    <w:rsid w:val="00DA01A2"/>
    <w:rsid w:val="00DA54DA"/>
    <w:rsid w:val="00DA6B91"/>
    <w:rsid w:val="00DB2CC5"/>
    <w:rsid w:val="00DB4C14"/>
    <w:rsid w:val="00DC1331"/>
    <w:rsid w:val="00DC237C"/>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4821"/>
    <w:rsid w:val="00E55685"/>
    <w:rsid w:val="00E57D8B"/>
    <w:rsid w:val="00E60511"/>
    <w:rsid w:val="00E6133D"/>
    <w:rsid w:val="00E62856"/>
    <w:rsid w:val="00E8195A"/>
    <w:rsid w:val="00E8446A"/>
    <w:rsid w:val="00E86C4B"/>
    <w:rsid w:val="00E944C2"/>
    <w:rsid w:val="00E96A7D"/>
    <w:rsid w:val="00E96D45"/>
    <w:rsid w:val="00E96D5B"/>
    <w:rsid w:val="00EA0AB5"/>
    <w:rsid w:val="00EA10AF"/>
    <w:rsid w:val="00EA1B02"/>
    <w:rsid w:val="00EA4C5D"/>
    <w:rsid w:val="00EB7584"/>
    <w:rsid w:val="00EC448E"/>
    <w:rsid w:val="00EC7135"/>
    <w:rsid w:val="00EC787D"/>
    <w:rsid w:val="00ED087C"/>
    <w:rsid w:val="00ED2D28"/>
    <w:rsid w:val="00ED3615"/>
    <w:rsid w:val="00ED5A90"/>
    <w:rsid w:val="00ED5EF9"/>
    <w:rsid w:val="00ED7F7F"/>
    <w:rsid w:val="00EE112E"/>
    <w:rsid w:val="00EE195C"/>
    <w:rsid w:val="00EE4137"/>
    <w:rsid w:val="00EE498F"/>
    <w:rsid w:val="00EE6F30"/>
    <w:rsid w:val="00EE77C1"/>
    <w:rsid w:val="00EF0FDF"/>
    <w:rsid w:val="00EF36C7"/>
    <w:rsid w:val="00EF6FE8"/>
    <w:rsid w:val="00F0133A"/>
    <w:rsid w:val="00F014F6"/>
    <w:rsid w:val="00F0253E"/>
    <w:rsid w:val="00F055DC"/>
    <w:rsid w:val="00F05EE2"/>
    <w:rsid w:val="00F12C01"/>
    <w:rsid w:val="00F139DD"/>
    <w:rsid w:val="00F15AB8"/>
    <w:rsid w:val="00F171E0"/>
    <w:rsid w:val="00F232FC"/>
    <w:rsid w:val="00F25795"/>
    <w:rsid w:val="00F30DC0"/>
    <w:rsid w:val="00F3263A"/>
    <w:rsid w:val="00F328D7"/>
    <w:rsid w:val="00F3493B"/>
    <w:rsid w:val="00F34BF7"/>
    <w:rsid w:val="00F36413"/>
    <w:rsid w:val="00F512A7"/>
    <w:rsid w:val="00F53A64"/>
    <w:rsid w:val="00F53CEC"/>
    <w:rsid w:val="00F558A4"/>
    <w:rsid w:val="00F55DE4"/>
    <w:rsid w:val="00F566FF"/>
    <w:rsid w:val="00F56DD5"/>
    <w:rsid w:val="00F60287"/>
    <w:rsid w:val="00F61FCE"/>
    <w:rsid w:val="00F649EE"/>
    <w:rsid w:val="00F67E19"/>
    <w:rsid w:val="00F70012"/>
    <w:rsid w:val="00F77BD9"/>
    <w:rsid w:val="00F8160E"/>
    <w:rsid w:val="00F839A7"/>
    <w:rsid w:val="00F84E37"/>
    <w:rsid w:val="00F93D5D"/>
    <w:rsid w:val="00F97705"/>
    <w:rsid w:val="00FA3B4E"/>
    <w:rsid w:val="00FB2781"/>
    <w:rsid w:val="00FB2B36"/>
    <w:rsid w:val="00FC0686"/>
    <w:rsid w:val="00FC2882"/>
    <w:rsid w:val="00FC4946"/>
    <w:rsid w:val="00FC704C"/>
    <w:rsid w:val="00FC78FB"/>
    <w:rsid w:val="00FD2837"/>
    <w:rsid w:val="00FD5B73"/>
    <w:rsid w:val="00FE115D"/>
    <w:rsid w:val="00FE4B5A"/>
    <w:rsid w:val="00FE571E"/>
    <w:rsid w:val="00FF0287"/>
    <w:rsid w:val="00FF4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APH-Projects/power_outage_national_cvd_hosp"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hm2913@cumc.columbia.ed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25</Pages>
  <Words>28235</Words>
  <Characters>160946</Characters>
  <Application>Microsoft Office Word</Application>
  <DocSecurity>0</DocSecurity>
  <Lines>1341</Lines>
  <Paragraphs>377</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188804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12</cp:revision>
  <dcterms:created xsi:type="dcterms:W3CDTF">2025-04-21T16:04:00Z</dcterms:created>
  <dcterms:modified xsi:type="dcterms:W3CDTF">2025-08-13T17:23:00Z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id="R5oh6eii"/&gt;&lt;style id="http://www.zotero.org/styles/pnas" hasBibliography="1" bibliographyStyleHasBeenSet="1"/&gt;&lt;prefs&gt;&lt;pref name="fieldType" value="Field"/&gt;&lt;/prefs&gt;&lt;/data&gt;</vt:lpwstr>
  </property>
</Properties>
</file>