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69F303ED" w:rsidR="00C56E0C" w:rsidRPr="00243C1C" w:rsidRDefault="007660B5">
      <w:pPr>
        <w:rPr>
          <w:rFonts w:ascii="Arial" w:hAnsi="Arial" w:cs="Arial"/>
          <w:iCs/>
          <w:color w:val="0070C0"/>
          <w:sz w:val="22"/>
          <w:szCs w:val="22"/>
        </w:rPr>
      </w:pPr>
      <w:r w:rsidRPr="00243C1C">
        <w:rPr>
          <w:rFonts w:ascii="Arial" w:hAnsi="Arial" w:cs="Arial"/>
          <w:iCs/>
          <w:color w:val="0070C0"/>
          <w:sz w:val="22"/>
          <w:szCs w:val="22"/>
        </w:rPr>
        <w:t>We would like to thank the Editor and Reviewers for the thoughtful comments and suggestions. We have addressed these reviews and</w:t>
      </w:r>
      <w:r w:rsidR="00E34310" w:rsidRPr="00243C1C">
        <w:rPr>
          <w:rFonts w:ascii="Arial" w:hAnsi="Arial" w:cs="Arial"/>
          <w:iCs/>
          <w:color w:val="0070C0"/>
          <w:sz w:val="22"/>
          <w:szCs w:val="22"/>
        </w:rPr>
        <w:t xml:space="preserve"> </w:t>
      </w:r>
      <w:r w:rsidRPr="00243C1C">
        <w:rPr>
          <w:rFonts w:ascii="Arial" w:hAnsi="Arial" w:cs="Arial"/>
          <w:iCs/>
          <w:color w:val="0070C0"/>
          <w:sz w:val="22"/>
          <w:szCs w:val="22"/>
        </w:rPr>
        <w:t>greatly improved our manuscript. Below please find our responses to the specific comments.</w:t>
      </w:r>
    </w:p>
    <w:p w14:paraId="5CFB56ED" w14:textId="64FD457E" w:rsidR="0012317A" w:rsidRDefault="00764F4C">
      <w:pPr>
        <w:rPr>
          <w:rFonts w:ascii="Arial" w:hAnsi="Arial" w:cs="Arial"/>
          <w:color w:val="000000" w:themeColor="text1"/>
          <w:sz w:val="22"/>
          <w:szCs w:val="22"/>
        </w:rPr>
      </w:pPr>
      <w:r w:rsidRPr="00243C1C">
        <w:rPr>
          <w:rFonts w:ascii="Arial" w:hAnsi="Arial" w:cs="Arial"/>
          <w:color w:val="000000" w:themeColor="text1"/>
          <w:sz w:val="22"/>
          <w:szCs w:val="22"/>
        </w:rPr>
        <w:t>Comments from the reviewers:</w:t>
      </w:r>
      <w:r w:rsidRPr="00243C1C">
        <w:rPr>
          <w:rStyle w:val="apple-converted-space"/>
          <w:rFonts w:ascii="Arial" w:hAnsi="Arial" w:cs="Arial"/>
          <w:color w:val="000000" w:themeColor="text1"/>
          <w:sz w:val="22"/>
          <w:szCs w:val="22"/>
        </w:rPr>
        <w:t> </w:t>
      </w:r>
      <w:r w:rsidRPr="00243C1C">
        <w:rPr>
          <w:rFonts w:ascii="Arial" w:hAnsi="Arial" w:cs="Arial"/>
          <w:color w:val="000000" w:themeColor="text1"/>
          <w:sz w:val="22"/>
          <w:szCs w:val="22"/>
        </w:rPr>
        <w:br/>
      </w:r>
      <w:r w:rsidRPr="00243C1C">
        <w:rPr>
          <w:rFonts w:ascii="Arial" w:hAnsi="Arial" w:cs="Arial"/>
          <w:color w:val="000000" w:themeColor="text1"/>
          <w:sz w:val="22"/>
          <w:szCs w:val="22"/>
        </w:rPr>
        <w:br/>
        <w:t xml:space="preserve">Reviewer #1: This is a study on a novel research question. </w:t>
      </w:r>
      <w:proofErr w:type="gramStart"/>
      <w:r w:rsidRPr="00243C1C">
        <w:rPr>
          <w:rFonts w:ascii="Arial" w:hAnsi="Arial" w:cs="Arial"/>
          <w:color w:val="000000" w:themeColor="text1"/>
          <w:sz w:val="22"/>
          <w:szCs w:val="22"/>
        </w:rPr>
        <w:t>Generally</w:t>
      </w:r>
      <w:proofErr w:type="gramEnd"/>
      <w:r w:rsidRPr="00243C1C">
        <w:rPr>
          <w:rFonts w:ascii="Arial" w:hAnsi="Arial" w:cs="Arial"/>
          <w:color w:val="000000" w:themeColor="text1"/>
          <w:sz w:val="22"/>
          <w:szCs w:val="22"/>
        </w:rPr>
        <w:t xml:space="preserve"> the study appears to be well conducted and reported. Particularly, Figure 2 is very clear and illustrated the results beautifully. </w:t>
      </w:r>
      <w:r w:rsidR="009D495F" w:rsidRPr="00243C1C">
        <w:rPr>
          <w:rFonts w:ascii="Arial" w:hAnsi="Arial" w:cs="Arial"/>
          <w:color w:val="4472C4" w:themeColor="accent1"/>
          <w:sz w:val="22"/>
          <w:szCs w:val="22"/>
        </w:rPr>
        <w:t>Thank you!</w:t>
      </w:r>
      <w:r w:rsidR="009D495F" w:rsidRPr="00243C1C">
        <w:rPr>
          <w:rFonts w:ascii="Arial" w:hAnsi="Arial" w:cs="Arial"/>
          <w:color w:val="000000" w:themeColor="text1"/>
          <w:sz w:val="22"/>
          <w:szCs w:val="22"/>
        </w:rPr>
        <w:t xml:space="preserve"> </w:t>
      </w:r>
      <w:r w:rsidRPr="00243C1C">
        <w:rPr>
          <w:rFonts w:ascii="Arial" w:hAnsi="Arial" w:cs="Arial"/>
          <w:color w:val="000000" w:themeColor="text1"/>
          <w:sz w:val="22"/>
          <w:szCs w:val="22"/>
        </w:rPr>
        <w:t>My methodological comments are:</w:t>
      </w:r>
    </w:p>
    <w:p w14:paraId="0685D85E" w14:textId="77775EFB" w:rsidR="00764F4C" w:rsidRPr="00A821E4" w:rsidRDefault="0012317A" w:rsidP="00A821E4">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Thank you for your comments</w:t>
      </w:r>
      <w:r>
        <w:rPr>
          <w:rFonts w:ascii="Arial" w:hAnsi="Arial" w:cs="Arial"/>
          <w:color w:val="4472C4" w:themeColor="accent1"/>
          <w:sz w:val="22"/>
          <w:szCs w:val="22"/>
        </w:rPr>
        <w:t>,</w:t>
      </w:r>
      <w:r w:rsidRPr="00243C1C">
        <w:rPr>
          <w:rFonts w:ascii="Arial" w:hAnsi="Arial" w:cs="Arial"/>
          <w:color w:val="4472C4" w:themeColor="accent1"/>
          <w:sz w:val="22"/>
          <w:szCs w:val="22"/>
        </w:rPr>
        <w:t xml:space="preserve"> Reviewer 1. We very much appreciate your feedback and contributions. </w:t>
      </w:r>
      <w:r w:rsidR="00764F4C" w:rsidRPr="00243C1C">
        <w:rPr>
          <w:rFonts w:ascii="Arial" w:hAnsi="Arial" w:cs="Arial"/>
          <w:color w:val="000000" w:themeColor="text1"/>
          <w:sz w:val="22"/>
          <w:szCs w:val="22"/>
        </w:rPr>
        <w:br/>
      </w:r>
      <w:r w:rsidR="00764F4C" w:rsidRPr="00243C1C">
        <w:rPr>
          <w:rFonts w:ascii="Arial" w:hAnsi="Arial" w:cs="Arial"/>
          <w:color w:val="000000" w:themeColor="text1"/>
          <w:sz w:val="22"/>
          <w:szCs w:val="22"/>
        </w:rPr>
        <w:br/>
        <w:t xml:space="preserve">1. It appears the study used ecological case-cross over design, where the 'ecological' part is that the unit of analysis is based on county rather than individuals. If my interpretation is </w:t>
      </w:r>
      <w:proofErr w:type="gramStart"/>
      <w:r w:rsidR="00764F4C" w:rsidRPr="00243C1C">
        <w:rPr>
          <w:rFonts w:ascii="Arial" w:hAnsi="Arial" w:cs="Arial"/>
          <w:color w:val="000000" w:themeColor="text1"/>
          <w:sz w:val="22"/>
          <w:szCs w:val="22"/>
        </w:rPr>
        <w:t>correct</w:t>
      </w:r>
      <w:proofErr w:type="gramEnd"/>
      <w:r w:rsidR="00764F4C" w:rsidRPr="00243C1C">
        <w:rPr>
          <w:rFonts w:ascii="Arial" w:hAnsi="Arial" w:cs="Arial"/>
          <w:color w:val="000000" w:themeColor="text1"/>
          <w:sz w:val="22"/>
          <w:szCs w:val="22"/>
        </w:rPr>
        <w:t xml:space="preserve"> please be explicit about the study's ecological nature, and discuss the limitations arises from this, notably ecological fallacy and potentially individual-level time varying confounding.</w:t>
      </w:r>
    </w:p>
    <w:p w14:paraId="0621CA58" w14:textId="657E9716" w:rsidR="00786337" w:rsidRPr="00243C1C" w:rsidRDefault="002B39E7">
      <w:pPr>
        <w:rPr>
          <w:rFonts w:ascii="Arial" w:hAnsi="Arial" w:cs="Arial"/>
          <w:color w:val="0070C0"/>
          <w:sz w:val="22"/>
          <w:szCs w:val="22"/>
        </w:rPr>
      </w:pPr>
      <w:r w:rsidRPr="00243C1C">
        <w:rPr>
          <w:rFonts w:ascii="Arial" w:hAnsi="Arial" w:cs="Arial"/>
          <w:color w:val="0070C0"/>
          <w:sz w:val="22"/>
          <w:szCs w:val="22"/>
        </w:rPr>
        <w:t xml:space="preserve">This is a good point, thank you. We </w:t>
      </w:r>
      <w:r w:rsidR="00764F4C" w:rsidRPr="00243C1C">
        <w:rPr>
          <w:rFonts w:ascii="Arial" w:hAnsi="Arial" w:cs="Arial"/>
          <w:color w:val="0070C0"/>
          <w:sz w:val="22"/>
          <w:szCs w:val="22"/>
        </w:rPr>
        <w:t>add</w:t>
      </w:r>
      <w:r w:rsidRPr="00243C1C">
        <w:rPr>
          <w:rFonts w:ascii="Arial" w:hAnsi="Arial" w:cs="Arial"/>
          <w:color w:val="0070C0"/>
          <w:sz w:val="22"/>
          <w:szCs w:val="22"/>
        </w:rPr>
        <w:t>ed</w:t>
      </w:r>
      <w:r w:rsidR="00764F4C" w:rsidRPr="00243C1C">
        <w:rPr>
          <w:rFonts w:ascii="Arial" w:hAnsi="Arial" w:cs="Arial"/>
          <w:color w:val="0070C0"/>
          <w:sz w:val="22"/>
          <w:szCs w:val="22"/>
        </w:rPr>
        <w:t xml:space="preserve"> the following</w:t>
      </w:r>
      <w:r w:rsidR="00C30045" w:rsidRPr="00243C1C">
        <w:rPr>
          <w:rFonts w:ascii="Arial" w:hAnsi="Arial" w:cs="Arial"/>
          <w:color w:val="0070C0"/>
          <w:sz w:val="22"/>
          <w:szCs w:val="22"/>
        </w:rPr>
        <w:t xml:space="preserve"> sentences</w:t>
      </w:r>
      <w:r w:rsidR="000E366D" w:rsidRPr="00243C1C">
        <w:rPr>
          <w:rFonts w:ascii="Arial" w:hAnsi="Arial" w:cs="Arial"/>
          <w:color w:val="0070C0"/>
          <w:sz w:val="22"/>
          <w:szCs w:val="22"/>
        </w:rPr>
        <w:t xml:space="preserve"> </w:t>
      </w:r>
      <w:r w:rsidR="00C30045" w:rsidRPr="00243C1C">
        <w:rPr>
          <w:rFonts w:ascii="Arial" w:hAnsi="Arial" w:cs="Arial"/>
          <w:color w:val="0070C0"/>
          <w:sz w:val="22"/>
          <w:szCs w:val="22"/>
        </w:rPr>
        <w:t>to</w:t>
      </w:r>
      <w:r w:rsidR="003A3478">
        <w:rPr>
          <w:rFonts w:ascii="Arial" w:hAnsi="Arial" w:cs="Arial"/>
          <w:color w:val="0070C0"/>
          <w:sz w:val="22"/>
          <w:szCs w:val="22"/>
        </w:rPr>
        <w:t xml:space="preserve"> the</w:t>
      </w:r>
      <w:r w:rsidR="00C30045" w:rsidRPr="00243C1C">
        <w:rPr>
          <w:rFonts w:ascii="Arial" w:hAnsi="Arial" w:cs="Arial"/>
          <w:color w:val="0070C0"/>
          <w:sz w:val="22"/>
          <w:szCs w:val="22"/>
        </w:rPr>
        <w:t xml:space="preserve"> </w:t>
      </w:r>
      <w:r w:rsidR="00786337" w:rsidRPr="00243C1C">
        <w:rPr>
          <w:rFonts w:ascii="Arial" w:hAnsi="Arial" w:cs="Arial"/>
          <w:color w:val="0070C0"/>
          <w:sz w:val="22"/>
          <w:szCs w:val="22"/>
        </w:rPr>
        <w:t xml:space="preserve">first paragraph of the </w:t>
      </w:r>
      <w:r w:rsidR="000E366D" w:rsidRPr="00243C1C">
        <w:rPr>
          <w:rFonts w:ascii="Arial" w:hAnsi="Arial" w:cs="Arial"/>
          <w:color w:val="0070C0"/>
          <w:sz w:val="22"/>
          <w:szCs w:val="22"/>
        </w:rPr>
        <w:t>study limitations section:</w:t>
      </w:r>
    </w:p>
    <w:p w14:paraId="595C4944" w14:textId="0F533BF1" w:rsidR="00957A9B" w:rsidRPr="00270B3B" w:rsidRDefault="003A3478" w:rsidP="00786337">
      <w:pPr>
        <w:spacing w:after="0"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786337" w:rsidRPr="00A821E4">
        <w:rPr>
          <w:rFonts w:ascii="Arial" w:hAnsi="Arial" w:cs="Arial"/>
          <w:color w:val="4472C4" w:themeColor="accent1"/>
          <w:sz w:val="22"/>
          <w:szCs w:val="22"/>
        </w:rPr>
        <w:t xml:space="preserve">In this study, we measured county-level power outages since no national finer-resolution power outage exposure data are available. </w:t>
      </w:r>
      <w:r>
        <w:rPr>
          <w:rFonts w:ascii="Arial" w:hAnsi="Arial" w:cs="Arial"/>
          <w:color w:val="4472C4" w:themeColor="accent1"/>
          <w:sz w:val="22"/>
          <w:szCs w:val="22"/>
        </w:rPr>
        <w:t xml:space="preserve">Our </w:t>
      </w:r>
      <w:r w:rsidR="00786337" w:rsidRPr="00A821E4">
        <w:rPr>
          <w:rFonts w:ascii="Arial" w:hAnsi="Arial" w:cs="Arial"/>
          <w:color w:val="4472C4" w:themeColor="accent1"/>
          <w:sz w:val="22"/>
          <w:szCs w:val="22"/>
        </w:rPr>
        <w:t>ecological study</w:t>
      </w:r>
      <w:r>
        <w:rPr>
          <w:rFonts w:ascii="Arial" w:hAnsi="Arial" w:cs="Arial"/>
          <w:color w:val="4472C4" w:themeColor="accent1"/>
          <w:sz w:val="22"/>
          <w:szCs w:val="22"/>
        </w:rPr>
        <w:t xml:space="preserve"> was </w:t>
      </w:r>
      <w:r w:rsidR="00786337" w:rsidRPr="00270B3B">
        <w:rPr>
          <w:rFonts w:ascii="Arial" w:hAnsi="Arial" w:cs="Arial"/>
          <w:color w:val="4472C4" w:themeColor="accent1"/>
          <w:sz w:val="22"/>
          <w:szCs w:val="22"/>
        </w:rPr>
        <w:t xml:space="preserve">subject to </w:t>
      </w:r>
      <w:r>
        <w:rPr>
          <w:rFonts w:ascii="Arial" w:hAnsi="Arial" w:cs="Arial"/>
          <w:color w:val="4472C4" w:themeColor="accent1"/>
          <w:sz w:val="22"/>
          <w:szCs w:val="22"/>
        </w:rPr>
        <w:t xml:space="preserve">the </w:t>
      </w:r>
      <w:r w:rsidR="00786337" w:rsidRPr="00270B3B">
        <w:rPr>
          <w:rFonts w:ascii="Arial" w:hAnsi="Arial" w:cs="Arial"/>
          <w:color w:val="4472C4" w:themeColor="accent1"/>
          <w:sz w:val="22"/>
          <w:szCs w:val="22"/>
        </w:rPr>
        <w:t>ecological fallacy and potential individual-level time-varying confounding b</w:t>
      </w:r>
      <w:r w:rsidR="00DD0ECD" w:rsidRPr="00270B3B">
        <w:rPr>
          <w:rFonts w:ascii="Arial" w:hAnsi="Arial" w:cs="Arial"/>
          <w:color w:val="4472C4" w:themeColor="accent1"/>
          <w:sz w:val="22"/>
          <w:szCs w:val="22"/>
        </w:rPr>
        <w:t>ias</w:t>
      </w:r>
      <w:r>
        <w:rPr>
          <w:rFonts w:ascii="Arial" w:hAnsi="Arial" w:cs="Arial"/>
          <w:color w:val="4472C4" w:themeColor="accent1"/>
          <w:sz w:val="22"/>
          <w:szCs w:val="22"/>
        </w:rPr>
        <w:t xml:space="preserve">, meaning </w:t>
      </w:r>
      <w:r w:rsidR="00957A9B" w:rsidRPr="00270B3B">
        <w:rPr>
          <w:rFonts w:ascii="Arial" w:hAnsi="Arial" w:cs="Arial"/>
          <w:color w:val="4472C4" w:themeColor="accent1"/>
          <w:sz w:val="22"/>
          <w:szCs w:val="22"/>
        </w:rPr>
        <w:t>that the relationship between power outage and hospitalizations observed at the county level does not hold at the individual level, despite its theoretical plausibility and communit</w:t>
      </w:r>
      <w:r w:rsidR="00F82D41" w:rsidRPr="00270B3B">
        <w:rPr>
          <w:rFonts w:ascii="Arial" w:hAnsi="Arial" w:cs="Arial"/>
          <w:color w:val="4472C4" w:themeColor="accent1"/>
          <w:sz w:val="22"/>
          <w:szCs w:val="22"/>
        </w:rPr>
        <w:t xml:space="preserve">y concerns about power outage and adverse health </w:t>
      </w:r>
      <w:commentRangeStart w:id="0"/>
      <w:r w:rsidR="00F82D41" w:rsidRPr="00270B3B">
        <w:rPr>
          <w:rFonts w:ascii="Arial" w:hAnsi="Arial" w:cs="Arial"/>
          <w:color w:val="4472C4" w:themeColor="accent1"/>
          <w:sz w:val="22"/>
          <w:szCs w:val="22"/>
        </w:rPr>
        <w:t>outcomes</w:t>
      </w:r>
      <w:commentRangeEnd w:id="0"/>
      <w:r w:rsidR="00FD654D" w:rsidRPr="00270B3B">
        <w:rPr>
          <w:rStyle w:val="CommentReference"/>
          <w:rFonts w:ascii="Arial" w:hAnsi="Arial" w:cs="Arial"/>
          <w:color w:val="4472C4" w:themeColor="accent1"/>
          <w:sz w:val="22"/>
          <w:szCs w:val="22"/>
        </w:rPr>
        <w:commentReference w:id="0"/>
      </w:r>
      <w:r w:rsidR="00F82D41" w:rsidRPr="00270B3B">
        <w:rPr>
          <w:rFonts w:ascii="Arial" w:hAnsi="Arial" w:cs="Arial"/>
          <w:color w:val="4472C4" w:themeColor="accent1"/>
          <w:sz w:val="22"/>
          <w:szCs w:val="22"/>
        </w:rPr>
        <w:t>.</w:t>
      </w:r>
      <w:r w:rsidR="00957A9B" w:rsidRPr="00270B3B">
        <w:rPr>
          <w:rFonts w:ascii="Arial" w:hAnsi="Arial" w:cs="Arial"/>
          <w:color w:val="4472C4" w:themeColor="accent1"/>
          <w:sz w:val="22"/>
          <w:szCs w:val="22"/>
        </w:rPr>
        <w:t xml:space="preserve"> </w:t>
      </w:r>
      <w:r w:rsidR="00780B5E" w:rsidRPr="00270B3B">
        <w:rPr>
          <w:rFonts w:ascii="Arial" w:hAnsi="Arial" w:cs="Arial"/>
          <w:color w:val="4472C4" w:themeColor="accent1"/>
          <w:sz w:val="22"/>
          <w:szCs w:val="22"/>
        </w:rPr>
        <w:t>At this time, n</w:t>
      </w:r>
      <w:r w:rsidR="006D461F" w:rsidRPr="00270B3B">
        <w:rPr>
          <w:rFonts w:ascii="Arial" w:hAnsi="Arial" w:cs="Arial"/>
          <w:color w:val="4472C4" w:themeColor="accent1"/>
          <w:sz w:val="22"/>
          <w:szCs w:val="22"/>
        </w:rPr>
        <w:t xml:space="preserve">o </w:t>
      </w:r>
      <w:r w:rsidR="00F82D41" w:rsidRPr="00270B3B">
        <w:rPr>
          <w:rFonts w:ascii="Arial" w:hAnsi="Arial" w:cs="Arial"/>
          <w:color w:val="4472C4" w:themeColor="accent1"/>
          <w:sz w:val="22"/>
          <w:szCs w:val="22"/>
        </w:rPr>
        <w:t xml:space="preserve">individual-level </w:t>
      </w:r>
      <w:r w:rsidR="00780B5E" w:rsidRPr="00270B3B">
        <w:rPr>
          <w:rFonts w:ascii="Arial" w:hAnsi="Arial" w:cs="Arial"/>
          <w:color w:val="4472C4" w:themeColor="accent1"/>
          <w:sz w:val="22"/>
          <w:szCs w:val="22"/>
        </w:rPr>
        <w:t xml:space="preserve">power outage </w:t>
      </w:r>
      <w:r w:rsidR="00F82D41" w:rsidRPr="00270B3B">
        <w:rPr>
          <w:rFonts w:ascii="Arial" w:hAnsi="Arial" w:cs="Arial"/>
          <w:color w:val="4472C4" w:themeColor="accent1"/>
          <w:sz w:val="22"/>
          <w:szCs w:val="22"/>
        </w:rPr>
        <w:t>data</w:t>
      </w:r>
      <w:r w:rsidR="006D461F" w:rsidRPr="00270B3B">
        <w:rPr>
          <w:rFonts w:ascii="Arial" w:hAnsi="Arial" w:cs="Arial"/>
          <w:color w:val="4472C4" w:themeColor="accent1"/>
          <w:sz w:val="22"/>
          <w:szCs w:val="22"/>
        </w:rPr>
        <w:t xml:space="preserve"> are available</w:t>
      </w:r>
      <w:r>
        <w:rPr>
          <w:rFonts w:ascii="Arial" w:hAnsi="Arial" w:cs="Arial"/>
          <w:color w:val="4472C4" w:themeColor="accent1"/>
          <w:sz w:val="22"/>
          <w:szCs w:val="22"/>
        </w:rPr>
        <w:t>” (page x, lines x).</w:t>
      </w:r>
    </w:p>
    <w:p w14:paraId="1DE4C697" w14:textId="77777777" w:rsidR="00F07370" w:rsidRPr="00243C1C" w:rsidRDefault="00764F4C">
      <w:pPr>
        <w:rPr>
          <w:rFonts w:ascii="Arial" w:hAnsi="Arial" w:cs="Arial"/>
          <w:color w:val="000000" w:themeColor="text1"/>
          <w:sz w:val="22"/>
          <w:szCs w:val="22"/>
        </w:rPr>
      </w:pPr>
      <w:r w:rsidRPr="00243C1C">
        <w:rPr>
          <w:rFonts w:ascii="Arial" w:hAnsi="Arial" w:cs="Arial"/>
          <w:color w:val="000000" w:themeColor="text1"/>
          <w:sz w:val="22"/>
          <w:szCs w:val="22"/>
        </w:rPr>
        <w:br/>
        <w:t xml:space="preserve">2. More details are required on the selection of 'control' days. It was reported as 'matching on county, day of week, and month'. In that case the control days would be at least 1 year apart from the 'case' days. How far apart are the case and control days </w:t>
      </w:r>
      <w:proofErr w:type="gramStart"/>
      <w:r w:rsidRPr="00243C1C">
        <w:rPr>
          <w:rFonts w:ascii="Arial" w:hAnsi="Arial" w:cs="Arial"/>
          <w:color w:val="000000" w:themeColor="text1"/>
          <w:sz w:val="22"/>
          <w:szCs w:val="22"/>
        </w:rPr>
        <w:t>are</w:t>
      </w:r>
      <w:proofErr w:type="gramEnd"/>
      <w:r w:rsidRPr="00243C1C">
        <w:rPr>
          <w:rFonts w:ascii="Arial" w:hAnsi="Arial" w:cs="Arial"/>
          <w:color w:val="000000" w:themeColor="text1"/>
          <w:sz w:val="22"/>
          <w:szCs w:val="22"/>
        </w:rPr>
        <w:t>? Would it not be an issue that with year difference, demographic shift would play a non-negligible role?  </w:t>
      </w:r>
    </w:p>
    <w:p w14:paraId="58B55081" w14:textId="7E4C560F" w:rsidR="00F33889" w:rsidRPr="00243C1C" w:rsidRDefault="00F33889">
      <w:pPr>
        <w:rPr>
          <w:rFonts w:ascii="Arial" w:hAnsi="Arial" w:cs="Arial"/>
          <w:color w:val="0070C0"/>
          <w:sz w:val="22"/>
          <w:szCs w:val="22"/>
        </w:rPr>
      </w:pPr>
      <w:r w:rsidRPr="00243C1C">
        <w:rPr>
          <w:rFonts w:ascii="Arial" w:hAnsi="Arial" w:cs="Arial"/>
          <w:color w:val="0070C0"/>
          <w:sz w:val="22"/>
          <w:szCs w:val="22"/>
        </w:rPr>
        <w:t xml:space="preserve">Thank you for this comment. Multiple reviewers requested that we clarify how we selected control days. </w:t>
      </w:r>
      <w:r w:rsidR="00EC0AC4" w:rsidRPr="00243C1C">
        <w:rPr>
          <w:rFonts w:ascii="Arial" w:hAnsi="Arial" w:cs="Arial"/>
          <w:color w:val="0070C0"/>
          <w:sz w:val="22"/>
          <w:szCs w:val="22"/>
        </w:rPr>
        <w:t xml:space="preserve">We have </w:t>
      </w:r>
      <w:r w:rsidR="008C37B1" w:rsidRPr="00243C1C">
        <w:rPr>
          <w:rFonts w:ascii="Arial" w:hAnsi="Arial" w:cs="Arial"/>
          <w:color w:val="0070C0"/>
          <w:sz w:val="22"/>
          <w:szCs w:val="22"/>
        </w:rPr>
        <w:t>updated</w:t>
      </w:r>
      <w:r w:rsidR="00EC0AC4" w:rsidRPr="00243C1C">
        <w:rPr>
          <w:rFonts w:ascii="Arial" w:hAnsi="Arial" w:cs="Arial"/>
          <w:color w:val="0070C0"/>
          <w:sz w:val="22"/>
          <w:szCs w:val="22"/>
        </w:rPr>
        <w:t xml:space="preserve"> this paragraph</w:t>
      </w:r>
      <w:r w:rsidR="007139FC" w:rsidRPr="00243C1C">
        <w:rPr>
          <w:rFonts w:ascii="Arial" w:hAnsi="Arial" w:cs="Arial"/>
          <w:color w:val="0070C0"/>
          <w:sz w:val="22"/>
          <w:szCs w:val="22"/>
        </w:rPr>
        <w:t xml:space="preserve"> and included some citations to justify our selection of control days</w:t>
      </w:r>
      <w:r w:rsidR="00EC0AC4" w:rsidRPr="00243C1C">
        <w:rPr>
          <w:rFonts w:ascii="Arial" w:hAnsi="Arial" w:cs="Arial"/>
          <w:color w:val="0070C0"/>
          <w:sz w:val="22"/>
          <w:szCs w:val="22"/>
        </w:rPr>
        <w:t>:</w:t>
      </w:r>
    </w:p>
    <w:p w14:paraId="2688B893" w14:textId="0F65776E" w:rsidR="00DD1B18" w:rsidRDefault="00934CB9" w:rsidP="007E5AE2">
      <w:pPr>
        <w:spacing w:line="480" w:lineRule="auto"/>
        <w:ind w:firstLine="720"/>
        <w:rPr>
          <w:rFonts w:ascii="Arial" w:hAnsi="Arial" w:cs="Arial"/>
          <w:color w:val="0070C0"/>
          <w:sz w:val="22"/>
          <w:szCs w:val="22"/>
        </w:rPr>
      </w:pPr>
      <w:r>
        <w:rPr>
          <w:rFonts w:ascii="Arial" w:hAnsi="Arial" w:cs="Arial"/>
          <w:color w:val="0070C0"/>
          <w:sz w:val="22"/>
          <w:szCs w:val="22"/>
        </w:rPr>
        <w:t>“</w:t>
      </w:r>
      <w:r w:rsidR="00857A1E" w:rsidRPr="00270B3B">
        <w:rPr>
          <w:rFonts w:ascii="Arial" w:hAnsi="Arial" w:cs="Arial"/>
          <w:color w:val="0070C0"/>
          <w:sz w:val="22"/>
          <w:szCs w:val="22"/>
        </w:rPr>
        <w:t>For each case day (i.e., a county-day with a non-zero hospitalization count), we selected control days from the same county</w:t>
      </w:r>
      <w:r w:rsidR="00F35341" w:rsidRPr="00270B3B">
        <w:rPr>
          <w:rFonts w:ascii="Arial" w:hAnsi="Arial" w:cs="Arial"/>
          <w:color w:val="0070C0"/>
          <w:sz w:val="22"/>
          <w:szCs w:val="22"/>
        </w:rPr>
        <w:t xml:space="preserve"> in the</w:t>
      </w:r>
      <w:r w:rsidR="00857A1E" w:rsidRPr="00270B3B">
        <w:rPr>
          <w:rFonts w:ascii="Arial" w:hAnsi="Arial" w:cs="Arial"/>
          <w:color w:val="0070C0"/>
          <w:sz w:val="22"/>
          <w:szCs w:val="22"/>
        </w:rPr>
        <w:t xml:space="preserve"> month</w:t>
      </w:r>
      <w:r w:rsidR="00F35341" w:rsidRPr="00270B3B">
        <w:rPr>
          <w:rFonts w:ascii="Arial" w:hAnsi="Arial" w:cs="Arial"/>
          <w:color w:val="0070C0"/>
          <w:sz w:val="22"/>
          <w:szCs w:val="22"/>
        </w:rPr>
        <w:t xml:space="preserve"> </w:t>
      </w:r>
      <w:r w:rsidR="00857A1E" w:rsidRPr="00270B3B">
        <w:rPr>
          <w:rFonts w:ascii="Arial" w:hAnsi="Arial" w:cs="Arial"/>
          <w:color w:val="0070C0"/>
          <w:sz w:val="22"/>
          <w:szCs w:val="22"/>
        </w:rPr>
        <w:t>and</w:t>
      </w:r>
      <w:r w:rsidR="00F35341" w:rsidRPr="00270B3B">
        <w:rPr>
          <w:rFonts w:ascii="Arial" w:hAnsi="Arial" w:cs="Arial"/>
          <w:color w:val="0070C0"/>
          <w:sz w:val="22"/>
          <w:szCs w:val="22"/>
        </w:rPr>
        <w:t xml:space="preserve"> on the same</w:t>
      </w:r>
      <w:r w:rsidR="00857A1E" w:rsidRPr="00270B3B">
        <w:rPr>
          <w:rFonts w:ascii="Arial" w:hAnsi="Arial" w:cs="Arial"/>
          <w:color w:val="0070C0"/>
          <w:sz w:val="22"/>
          <w:szCs w:val="22"/>
        </w:rPr>
        <w:t xml:space="preserve"> day of the week. </w:t>
      </w:r>
      <w:r w:rsidR="007216E7" w:rsidRPr="00270B3B">
        <w:rPr>
          <w:rFonts w:ascii="Arial" w:hAnsi="Arial" w:cs="Arial"/>
          <w:color w:val="0070C0"/>
          <w:sz w:val="22"/>
          <w:szCs w:val="22"/>
        </w:rPr>
        <w:lastRenderedPageBreak/>
        <w:t xml:space="preserve">Since our study included only days from 2018, </w:t>
      </w:r>
      <w:r w:rsidR="00E671A5" w:rsidRPr="00270B3B">
        <w:rPr>
          <w:rFonts w:ascii="Arial" w:hAnsi="Arial" w:cs="Arial"/>
          <w:color w:val="0070C0"/>
          <w:sz w:val="22"/>
          <w:szCs w:val="22"/>
        </w:rPr>
        <w:t>c</w:t>
      </w:r>
      <w:r w:rsidR="00857A1E" w:rsidRPr="00270B3B">
        <w:rPr>
          <w:rFonts w:ascii="Arial" w:hAnsi="Arial" w:cs="Arial"/>
          <w:color w:val="0070C0"/>
          <w:sz w:val="22"/>
          <w:szCs w:val="22"/>
        </w:rPr>
        <w:t>ontrol days were also matched to the same year</w:t>
      </w:r>
      <w:r w:rsidR="00E671A5" w:rsidRPr="00270B3B">
        <w:rPr>
          <w:rFonts w:ascii="Arial" w:hAnsi="Arial" w:cs="Arial"/>
          <w:color w:val="0070C0"/>
          <w:sz w:val="22"/>
          <w:szCs w:val="22"/>
        </w:rPr>
        <w:t xml:space="preserve">. </w:t>
      </w:r>
      <w:r w:rsidR="00857A1E" w:rsidRPr="00270B3B">
        <w:rPr>
          <w:rFonts w:ascii="Arial" w:hAnsi="Arial" w:cs="Arial"/>
          <w:color w:val="0070C0"/>
          <w:sz w:val="22"/>
          <w:szCs w:val="22"/>
        </w:rPr>
        <w:t xml:space="preserve">This matching controlled for time-invariant confounders such as county-level socioeconomic factors that might influence both hospitalization and power outage rates, as well as seasonal and day-of-week </w:t>
      </w:r>
      <w:commentRangeStart w:id="1"/>
      <w:r w:rsidR="00857A1E" w:rsidRPr="00270B3B">
        <w:rPr>
          <w:rFonts w:ascii="Arial" w:hAnsi="Arial" w:cs="Arial"/>
          <w:color w:val="0070C0"/>
          <w:sz w:val="22"/>
          <w:szCs w:val="22"/>
        </w:rPr>
        <w:t>effects</w:t>
      </w:r>
      <w:commentRangeEnd w:id="1"/>
      <w:r w:rsidR="00DD3229" w:rsidRPr="00270B3B">
        <w:rPr>
          <w:rStyle w:val="CommentReference"/>
          <w:rFonts w:ascii="Arial" w:hAnsi="Arial" w:cs="Arial"/>
          <w:sz w:val="22"/>
          <w:szCs w:val="22"/>
        </w:rPr>
        <w:commentReference w:id="1"/>
      </w:r>
      <w:r w:rsidR="00857A1E" w:rsidRPr="00270B3B">
        <w:rPr>
          <w:rFonts w:ascii="Arial" w:hAnsi="Arial" w:cs="Arial"/>
          <w:color w:val="0070C0"/>
          <w:sz w:val="22"/>
          <w:szCs w:val="22"/>
        </w:rPr>
        <w:t xml:space="preserve">. </w:t>
      </w:r>
      <w:r w:rsidR="0012317A">
        <w:rPr>
          <w:rFonts w:ascii="Arial" w:hAnsi="Arial" w:cs="Arial"/>
          <w:color w:val="0070C0"/>
          <w:sz w:val="22"/>
          <w:szCs w:val="22"/>
        </w:rPr>
        <w:t xml:space="preserve">We tested </w:t>
      </w:r>
      <w:r w:rsidR="00857A1E" w:rsidRPr="00270B3B">
        <w:rPr>
          <w:rFonts w:ascii="Arial" w:hAnsi="Arial" w:cs="Arial"/>
          <w:color w:val="0070C0"/>
          <w:sz w:val="22"/>
          <w:szCs w:val="22"/>
        </w:rPr>
        <w:t>for overdispersion in the outcome</w:t>
      </w:r>
      <w:r w:rsidR="0012317A">
        <w:rPr>
          <w:rFonts w:ascii="Arial" w:hAnsi="Arial" w:cs="Arial"/>
          <w:color w:val="0070C0"/>
          <w:sz w:val="22"/>
          <w:szCs w:val="22"/>
        </w:rPr>
        <w:t xml:space="preserve"> by</w:t>
      </w:r>
      <w:r w:rsidR="00857A1E" w:rsidRPr="00270B3B">
        <w:rPr>
          <w:rFonts w:ascii="Arial" w:hAnsi="Arial" w:cs="Arial"/>
          <w:color w:val="0070C0"/>
          <w:sz w:val="22"/>
          <w:szCs w:val="22"/>
        </w:rPr>
        <w:t xml:space="preserve"> r</w:t>
      </w:r>
      <w:r w:rsidR="0012317A">
        <w:rPr>
          <w:rFonts w:ascii="Arial" w:hAnsi="Arial" w:cs="Arial"/>
          <w:color w:val="0070C0"/>
          <w:sz w:val="22"/>
          <w:szCs w:val="22"/>
        </w:rPr>
        <w:t>u</w:t>
      </w:r>
      <w:r w:rsidR="00857A1E" w:rsidRPr="00270B3B">
        <w:rPr>
          <w:rFonts w:ascii="Arial" w:hAnsi="Arial" w:cs="Arial"/>
          <w:color w:val="0070C0"/>
          <w:sz w:val="22"/>
          <w:szCs w:val="22"/>
        </w:rPr>
        <w:t>n</w:t>
      </w:r>
      <w:r w:rsidR="0012317A">
        <w:rPr>
          <w:rFonts w:ascii="Arial" w:hAnsi="Arial" w:cs="Arial"/>
          <w:color w:val="0070C0"/>
          <w:sz w:val="22"/>
          <w:szCs w:val="22"/>
        </w:rPr>
        <w:t>ning</w:t>
      </w:r>
      <w:r w:rsidR="00857A1E" w:rsidRPr="00270B3B">
        <w:rPr>
          <w:rFonts w:ascii="Arial" w:hAnsi="Arial" w:cs="Arial"/>
          <w:color w:val="0070C0"/>
          <w:sz w:val="22"/>
          <w:szCs w:val="22"/>
        </w:rPr>
        <w:t xml:space="preserve"> a quasi-Poisson model</w:t>
      </w:r>
      <w:r w:rsidR="0012317A">
        <w:rPr>
          <w:rFonts w:ascii="Arial" w:hAnsi="Arial" w:cs="Arial"/>
          <w:color w:val="0070C0"/>
          <w:sz w:val="22"/>
          <w:szCs w:val="22"/>
        </w:rPr>
        <w:t>, but detected none, and thus proceeded with a traditional Poisson model</w:t>
      </w:r>
      <w:r w:rsidR="00CE55BA">
        <w:rPr>
          <w:rFonts w:ascii="Arial" w:hAnsi="Arial" w:cs="Arial"/>
          <w:color w:val="0070C0"/>
          <w:sz w:val="22"/>
          <w:szCs w:val="22"/>
        </w:rPr>
        <w:t xml:space="preserve">” </w:t>
      </w:r>
      <w:r>
        <w:rPr>
          <w:rFonts w:ascii="Arial" w:hAnsi="Arial" w:cs="Arial"/>
          <w:color w:val="0070C0"/>
          <w:sz w:val="22"/>
          <w:szCs w:val="22"/>
        </w:rPr>
        <w:t>(page x line x).</w:t>
      </w:r>
    </w:p>
    <w:p w14:paraId="34092602" w14:textId="6D3A6880" w:rsidR="007073F9" w:rsidRPr="005B4F76" w:rsidRDefault="00764F4C" w:rsidP="005B4F76">
      <w:pPr>
        <w:spacing w:line="480" w:lineRule="auto"/>
        <w:rPr>
          <w:rStyle w:val="apple-converted-space"/>
          <w:rFonts w:ascii="Arial" w:hAnsi="Arial" w:cs="Arial"/>
          <w:color w:val="0070C0"/>
          <w:sz w:val="22"/>
          <w:szCs w:val="22"/>
        </w:rPr>
      </w:pPr>
      <w:r w:rsidRPr="00243C1C">
        <w:rPr>
          <w:rFonts w:ascii="Arial" w:hAnsi="Arial" w:cs="Arial"/>
          <w:color w:val="000000" w:themeColor="text1"/>
          <w:sz w:val="22"/>
          <w:szCs w:val="22"/>
        </w:rPr>
        <w:t>3. Consider splitting some text in Statistical Analysis into a separate section as 'Study design' for clarity.</w:t>
      </w:r>
      <w:r w:rsidRPr="00243C1C">
        <w:rPr>
          <w:rStyle w:val="apple-converted-space"/>
          <w:rFonts w:ascii="Arial" w:hAnsi="Arial" w:cs="Arial"/>
          <w:color w:val="000000" w:themeColor="text1"/>
          <w:sz w:val="22"/>
          <w:szCs w:val="22"/>
        </w:rPr>
        <w:t> </w:t>
      </w:r>
    </w:p>
    <w:p w14:paraId="04919720" w14:textId="38124AF1" w:rsidR="003E734B" w:rsidRPr="00243C1C" w:rsidRDefault="003E734B">
      <w:pPr>
        <w:rPr>
          <w:rFonts w:ascii="Arial" w:hAnsi="Arial" w:cs="Arial"/>
          <w:color w:val="4472C4" w:themeColor="accent1"/>
          <w:sz w:val="22"/>
          <w:szCs w:val="22"/>
        </w:rPr>
      </w:pPr>
      <w:r w:rsidRPr="00243C1C">
        <w:rPr>
          <w:rFonts w:ascii="Arial" w:hAnsi="Arial" w:cs="Arial"/>
          <w:color w:val="4472C4" w:themeColor="accent1"/>
          <w:sz w:val="22"/>
          <w:szCs w:val="22"/>
        </w:rPr>
        <w:t xml:space="preserve">Thank you for this suggestion. We have added a new section called ‘Study design’ which includes the following text: </w:t>
      </w:r>
    </w:p>
    <w:p w14:paraId="62D0F277" w14:textId="7BBC365B" w:rsidR="000E7000" w:rsidRPr="005B4F76" w:rsidRDefault="000E2DA0" w:rsidP="000E7000">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0E7000" w:rsidRPr="005B4F76">
        <w:rPr>
          <w:rFonts w:ascii="Arial" w:hAnsi="Arial" w:cs="Arial"/>
          <w:color w:val="4472C4" w:themeColor="accent1"/>
          <w:sz w:val="22"/>
          <w:szCs w:val="22"/>
        </w:rPr>
        <w:t xml:space="preserve">We used a time-stratified case-crossover design with a conditional Poisson model </w:t>
      </w:r>
      <w:r w:rsidR="000E7000" w:rsidRPr="005B4F76">
        <w:rPr>
          <w:rFonts w:ascii="Arial" w:hAnsi="Arial" w:cs="Arial"/>
          <w:color w:val="4472C4" w:themeColor="accent1"/>
          <w:sz w:val="22"/>
          <w:szCs w:val="22"/>
        </w:rPr>
        <w:fldChar w:fldCharType="begin"/>
      </w:r>
      <w:r w:rsidR="000E7000" w:rsidRPr="005B4F76">
        <w:rPr>
          <w:rFonts w:ascii="Arial" w:hAnsi="Arial" w:cs="Arial"/>
          <w:color w:val="4472C4" w:themeColor="accent1"/>
          <w:sz w:val="22"/>
          <w:szCs w:val="22"/>
        </w:rPr>
        <w:instrText xml:space="preserve"> ADDIN ZOTERO_ITEM CSL_CITATION {"citationID":"7opQ6oZg","properties":{"formattedCitation":"(42)","plainCitation":"(42)","noteIndex":0},"citationItems":[{"id":216,"uris":["http://zotero.org/users/local/hHKggCUl/items/AG3LS9AB"],"itemData":{"id":216,"type":"article-journal","abstract":"Background: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000E7000" w:rsidRPr="005B4F76">
        <w:rPr>
          <w:rFonts w:ascii="Arial" w:hAnsi="Arial" w:cs="Arial"/>
          <w:color w:val="4472C4" w:themeColor="accent1"/>
          <w:sz w:val="22"/>
          <w:szCs w:val="22"/>
        </w:rPr>
        <w:fldChar w:fldCharType="separate"/>
      </w:r>
      <w:r w:rsidR="000E7000" w:rsidRPr="005B4F76">
        <w:rPr>
          <w:rFonts w:ascii="Arial" w:hAnsi="Arial" w:cs="Arial"/>
          <w:noProof/>
          <w:color w:val="4472C4" w:themeColor="accent1"/>
          <w:sz w:val="22"/>
          <w:szCs w:val="22"/>
        </w:rPr>
        <w:t>(42)</w:t>
      </w:r>
      <w:r w:rsidR="000E7000" w:rsidRPr="005B4F76">
        <w:rPr>
          <w:rFonts w:ascii="Arial" w:hAnsi="Arial" w:cs="Arial"/>
          <w:color w:val="4472C4" w:themeColor="accent1"/>
          <w:sz w:val="22"/>
          <w:szCs w:val="22"/>
        </w:rPr>
        <w:fldChar w:fldCharType="end"/>
      </w:r>
      <w:r w:rsidR="000E7000" w:rsidRPr="005B4F76">
        <w:rPr>
          <w:rFonts w:ascii="Arial" w:hAnsi="Arial" w:cs="Arial"/>
          <w:color w:val="4472C4" w:themeColor="accent1"/>
          <w:sz w:val="22"/>
          <w:szCs w:val="22"/>
        </w:rPr>
        <w:t xml:space="preserve"> to analyze the association between daily county-level power outage exposure and CVD or respiratory hospitalization rates. We modeled CVD and respiratory hospitalizations separately because heat, cold, loss of power to medical devices, and dehydration may affect these outcomes differently </w:t>
      </w:r>
      <w:r w:rsidR="000E7000" w:rsidRPr="005B4F76">
        <w:rPr>
          <w:rFonts w:ascii="Arial" w:hAnsi="Arial" w:cs="Arial"/>
          <w:color w:val="4472C4" w:themeColor="accent1"/>
          <w:sz w:val="22"/>
          <w:szCs w:val="22"/>
        </w:rPr>
        <w:fldChar w:fldCharType="begin"/>
      </w:r>
      <w:r w:rsidR="000E7000" w:rsidRPr="005B4F76">
        <w:rPr>
          <w:rFonts w:ascii="Arial" w:hAnsi="Arial" w:cs="Arial"/>
          <w:color w:val="4472C4" w:themeColor="accent1"/>
          <w:sz w:val="22"/>
          <w:szCs w:val="22"/>
        </w:rPr>
        <w:instrText xml:space="preserve"> ADDIN ZOTERO_ITEM CSL_CITATION {"citationID":"5LvlVl64","properties":{"formattedCitation":"(43\\uc0\\u8211{}45)","plainCitation":"(43–45)","noteIndex":0},"citationItems":[{"id":245,"uris":["http://zotero.org/users/local/hHKggCUl/items/7MGSB3BY"],"itemData":{"id":245,"type":"article-journal","abstract":"Cold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000E7000" w:rsidRPr="005B4F76">
        <w:rPr>
          <w:rFonts w:ascii="Arial" w:hAnsi="Arial" w:cs="Arial"/>
          <w:color w:val="4472C4" w:themeColor="accent1"/>
          <w:sz w:val="22"/>
          <w:szCs w:val="22"/>
        </w:rPr>
        <w:fldChar w:fldCharType="separate"/>
      </w:r>
      <w:r w:rsidR="000E7000" w:rsidRPr="005B4F76">
        <w:rPr>
          <w:rFonts w:ascii="Arial" w:hAnsi="Arial" w:cs="Arial"/>
          <w:color w:val="4472C4" w:themeColor="accent1"/>
          <w:sz w:val="22"/>
          <w:szCs w:val="22"/>
        </w:rPr>
        <w:t>(43–45)</w:t>
      </w:r>
      <w:r w:rsidR="000E7000" w:rsidRPr="005B4F76">
        <w:rPr>
          <w:rFonts w:ascii="Arial" w:hAnsi="Arial" w:cs="Arial"/>
          <w:color w:val="4472C4" w:themeColor="accent1"/>
          <w:sz w:val="22"/>
          <w:szCs w:val="22"/>
        </w:rPr>
        <w:fldChar w:fldCharType="end"/>
      </w:r>
      <w:r w:rsidR="000E7000" w:rsidRPr="005B4F76">
        <w:rPr>
          <w:rFonts w:ascii="Arial" w:hAnsi="Arial" w:cs="Arial"/>
          <w:color w:val="4472C4" w:themeColor="accent1"/>
          <w:sz w:val="22"/>
          <w:szCs w:val="22"/>
        </w:rPr>
        <w:t xml:space="preserve">. We selected control days for every case day (i.e., county-day with a non-zero hospitalization count) by matching on county, day of week, and month. This matching controlled for time-invariant confounders such as county-level socioeconomic characteristics, which could affect both hospitalization rates and power outage rates, as well as seasonal and day-of-week trends. </w:t>
      </w:r>
      <w:r w:rsidR="005B4F76">
        <w:rPr>
          <w:rFonts w:ascii="Arial" w:hAnsi="Arial" w:cs="Arial"/>
          <w:color w:val="0070C0"/>
          <w:sz w:val="22"/>
          <w:szCs w:val="22"/>
        </w:rPr>
        <w:t xml:space="preserve">We tested </w:t>
      </w:r>
      <w:r w:rsidR="005B4F76" w:rsidRPr="00270B3B">
        <w:rPr>
          <w:rFonts w:ascii="Arial" w:hAnsi="Arial" w:cs="Arial"/>
          <w:color w:val="0070C0"/>
          <w:sz w:val="22"/>
          <w:szCs w:val="22"/>
        </w:rPr>
        <w:t>for overdispersion in the outcome</w:t>
      </w:r>
      <w:r w:rsidR="005B4F76">
        <w:rPr>
          <w:rFonts w:ascii="Arial" w:hAnsi="Arial" w:cs="Arial"/>
          <w:color w:val="0070C0"/>
          <w:sz w:val="22"/>
          <w:szCs w:val="22"/>
        </w:rPr>
        <w:t xml:space="preserve"> by</w:t>
      </w:r>
      <w:r w:rsidR="005B4F76" w:rsidRPr="00270B3B">
        <w:rPr>
          <w:rFonts w:ascii="Arial" w:hAnsi="Arial" w:cs="Arial"/>
          <w:color w:val="0070C0"/>
          <w:sz w:val="22"/>
          <w:szCs w:val="22"/>
        </w:rPr>
        <w:t xml:space="preserve"> r</w:t>
      </w:r>
      <w:r w:rsidR="005B4F76">
        <w:rPr>
          <w:rFonts w:ascii="Arial" w:hAnsi="Arial" w:cs="Arial"/>
          <w:color w:val="0070C0"/>
          <w:sz w:val="22"/>
          <w:szCs w:val="22"/>
        </w:rPr>
        <w:t>u</w:t>
      </w:r>
      <w:r w:rsidR="005B4F76" w:rsidRPr="00270B3B">
        <w:rPr>
          <w:rFonts w:ascii="Arial" w:hAnsi="Arial" w:cs="Arial"/>
          <w:color w:val="0070C0"/>
          <w:sz w:val="22"/>
          <w:szCs w:val="22"/>
        </w:rPr>
        <w:t>n</w:t>
      </w:r>
      <w:r w:rsidR="005B4F76">
        <w:rPr>
          <w:rFonts w:ascii="Arial" w:hAnsi="Arial" w:cs="Arial"/>
          <w:color w:val="0070C0"/>
          <w:sz w:val="22"/>
          <w:szCs w:val="22"/>
        </w:rPr>
        <w:t>ning</w:t>
      </w:r>
      <w:r w:rsidR="005B4F76" w:rsidRPr="00270B3B">
        <w:rPr>
          <w:rFonts w:ascii="Arial" w:hAnsi="Arial" w:cs="Arial"/>
          <w:color w:val="0070C0"/>
          <w:sz w:val="22"/>
          <w:szCs w:val="22"/>
        </w:rPr>
        <w:t xml:space="preserve"> a quasi-Poisson model</w:t>
      </w:r>
      <w:r w:rsidR="005B4F76">
        <w:rPr>
          <w:rFonts w:ascii="Arial" w:hAnsi="Arial" w:cs="Arial"/>
          <w:color w:val="0070C0"/>
          <w:sz w:val="22"/>
          <w:szCs w:val="22"/>
        </w:rPr>
        <w:t>, but detected none, and thus proceeded with a traditional Poisson model</w:t>
      </w:r>
      <w:r w:rsidR="005B4F76">
        <w:rPr>
          <w:rFonts w:ascii="Arial" w:hAnsi="Arial" w:cs="Arial"/>
          <w:color w:val="0070C0"/>
          <w:sz w:val="22"/>
          <w:szCs w:val="22"/>
        </w:rPr>
        <w:t>” (page x line x).</w:t>
      </w:r>
    </w:p>
    <w:p w14:paraId="58F54E68" w14:textId="03060468" w:rsidR="00425DD8" w:rsidRPr="00243C1C" w:rsidRDefault="00764F4C">
      <w:pPr>
        <w:rPr>
          <w:rStyle w:val="apple-converted-space"/>
          <w:rFonts w:ascii="Arial" w:hAnsi="Arial" w:cs="Arial"/>
          <w:color w:val="000000" w:themeColor="text1"/>
          <w:sz w:val="22"/>
          <w:szCs w:val="22"/>
        </w:rPr>
      </w:pPr>
      <w:r w:rsidRPr="00243C1C">
        <w:rPr>
          <w:rFonts w:ascii="Arial" w:hAnsi="Arial" w:cs="Arial"/>
          <w:color w:val="000000" w:themeColor="text1"/>
          <w:sz w:val="22"/>
          <w:szCs w:val="22"/>
        </w:rPr>
        <w:br/>
        <w:t>4. Consider adding a negative control outcome (e.g. infectious disease?) - this could add confidence to the findings given the ecological nature.</w:t>
      </w:r>
      <w:r w:rsidRPr="00243C1C">
        <w:rPr>
          <w:rStyle w:val="apple-converted-space"/>
          <w:rFonts w:ascii="Arial" w:hAnsi="Arial" w:cs="Arial"/>
          <w:color w:val="000000" w:themeColor="text1"/>
          <w:sz w:val="22"/>
          <w:szCs w:val="22"/>
        </w:rPr>
        <w:t> </w:t>
      </w:r>
    </w:p>
    <w:p w14:paraId="029E4FF1" w14:textId="5B8A9A3B" w:rsidR="007770B2" w:rsidRPr="00243C1C" w:rsidRDefault="00C47987" w:rsidP="00064D58">
      <w:r w:rsidRPr="00243C1C">
        <w:rPr>
          <w:rStyle w:val="apple-converted-space"/>
          <w:rFonts w:ascii="Arial" w:hAnsi="Arial" w:cs="Arial"/>
          <w:color w:val="0070C0"/>
          <w:sz w:val="22"/>
          <w:szCs w:val="22"/>
        </w:rPr>
        <w:t xml:space="preserve">Thank you for this suggestion. </w:t>
      </w:r>
      <w:r w:rsidR="0012317A">
        <w:rPr>
          <w:rStyle w:val="apple-converted-space"/>
          <w:rFonts w:ascii="Arial" w:hAnsi="Arial" w:cs="Arial"/>
          <w:color w:val="0070C0"/>
          <w:sz w:val="22"/>
          <w:szCs w:val="22"/>
        </w:rPr>
        <w:t>W</w:t>
      </w:r>
      <w:r w:rsidRPr="00243C1C">
        <w:rPr>
          <w:rStyle w:val="apple-converted-space"/>
          <w:rFonts w:ascii="Arial" w:hAnsi="Arial" w:cs="Arial"/>
          <w:color w:val="0070C0"/>
          <w:sz w:val="22"/>
          <w:szCs w:val="22"/>
        </w:rPr>
        <w:t>e considered</w:t>
      </w:r>
      <w:r w:rsidR="0012317A">
        <w:rPr>
          <w:rStyle w:val="apple-converted-space"/>
          <w:rFonts w:ascii="Arial" w:hAnsi="Arial" w:cs="Arial"/>
          <w:color w:val="0070C0"/>
          <w:sz w:val="22"/>
          <w:szCs w:val="22"/>
        </w:rPr>
        <w:t xml:space="preserve"> this</w:t>
      </w:r>
      <w:r w:rsidRPr="00243C1C">
        <w:rPr>
          <w:rStyle w:val="apple-converted-space"/>
          <w:rFonts w:ascii="Arial" w:hAnsi="Arial" w:cs="Arial"/>
          <w:color w:val="0070C0"/>
          <w:sz w:val="22"/>
          <w:szCs w:val="22"/>
        </w:rPr>
        <w:t xml:space="preserve"> when conceptualizing </w:t>
      </w:r>
      <w:r w:rsidR="0012317A">
        <w:rPr>
          <w:rStyle w:val="apple-converted-space"/>
          <w:rFonts w:ascii="Arial" w:hAnsi="Arial" w:cs="Arial"/>
          <w:color w:val="0070C0"/>
          <w:sz w:val="22"/>
          <w:szCs w:val="22"/>
        </w:rPr>
        <w:t>the</w:t>
      </w:r>
      <w:r w:rsidR="0012317A" w:rsidRPr="00243C1C">
        <w:rPr>
          <w:rStyle w:val="apple-converted-space"/>
          <w:rFonts w:ascii="Arial" w:hAnsi="Arial" w:cs="Arial"/>
          <w:color w:val="0070C0"/>
          <w:sz w:val="22"/>
          <w:szCs w:val="22"/>
        </w:rPr>
        <w:t xml:space="preserve"> </w:t>
      </w:r>
      <w:r w:rsidRPr="00243C1C">
        <w:rPr>
          <w:rStyle w:val="apple-converted-space"/>
          <w:rFonts w:ascii="Arial" w:hAnsi="Arial" w:cs="Arial"/>
          <w:color w:val="0070C0"/>
          <w:sz w:val="22"/>
          <w:szCs w:val="22"/>
        </w:rPr>
        <w:t xml:space="preserve">paper. However, we </w:t>
      </w:r>
      <w:r w:rsidR="00577E6A" w:rsidRPr="00243C1C">
        <w:rPr>
          <w:rStyle w:val="apple-converted-space"/>
          <w:rFonts w:ascii="Arial" w:hAnsi="Arial" w:cs="Arial"/>
          <w:color w:val="0070C0"/>
          <w:sz w:val="22"/>
          <w:szCs w:val="22"/>
        </w:rPr>
        <w:t>have been unable to find</w:t>
      </w:r>
      <w:r w:rsidR="004A3540" w:rsidRPr="00243C1C">
        <w:rPr>
          <w:rStyle w:val="apple-converted-space"/>
          <w:rFonts w:ascii="Arial" w:hAnsi="Arial" w:cs="Arial"/>
          <w:color w:val="0070C0"/>
          <w:sz w:val="22"/>
          <w:szCs w:val="22"/>
        </w:rPr>
        <w:t xml:space="preserve"> a </w:t>
      </w:r>
      <w:r w:rsidRPr="00243C1C">
        <w:rPr>
          <w:rStyle w:val="apple-converted-space"/>
          <w:rFonts w:ascii="Arial" w:hAnsi="Arial" w:cs="Arial"/>
          <w:color w:val="0070C0"/>
          <w:sz w:val="22"/>
          <w:szCs w:val="22"/>
        </w:rPr>
        <w:t xml:space="preserve">good negative control outcome </w:t>
      </w:r>
      <w:r w:rsidR="00DF4E4D" w:rsidRPr="00243C1C">
        <w:rPr>
          <w:rStyle w:val="apple-converted-space"/>
          <w:rFonts w:ascii="Arial" w:hAnsi="Arial" w:cs="Arial"/>
          <w:color w:val="0070C0"/>
          <w:sz w:val="22"/>
          <w:szCs w:val="22"/>
        </w:rPr>
        <w:t xml:space="preserve">for such an analysis </w:t>
      </w:r>
      <w:r w:rsidRPr="00243C1C">
        <w:rPr>
          <w:rStyle w:val="apple-converted-space"/>
          <w:rFonts w:ascii="Arial" w:hAnsi="Arial" w:cs="Arial"/>
          <w:color w:val="0070C0"/>
          <w:sz w:val="22"/>
          <w:szCs w:val="22"/>
        </w:rPr>
        <w:t xml:space="preserve">that would </w:t>
      </w:r>
      <w:r w:rsidR="00E76973" w:rsidRPr="00243C1C">
        <w:rPr>
          <w:rStyle w:val="apple-converted-space"/>
          <w:rFonts w:ascii="Arial" w:hAnsi="Arial" w:cs="Arial"/>
          <w:color w:val="0070C0"/>
          <w:sz w:val="22"/>
          <w:szCs w:val="22"/>
        </w:rPr>
        <w:t xml:space="preserve">add </w:t>
      </w:r>
      <w:r w:rsidRPr="00243C1C">
        <w:rPr>
          <w:rStyle w:val="apple-converted-space"/>
          <w:rFonts w:ascii="Arial" w:hAnsi="Arial" w:cs="Arial"/>
          <w:color w:val="0070C0"/>
          <w:sz w:val="22"/>
          <w:szCs w:val="22"/>
        </w:rPr>
        <w:t xml:space="preserve">confidence </w:t>
      </w:r>
      <w:r w:rsidR="00967143" w:rsidRPr="00243C1C">
        <w:rPr>
          <w:rStyle w:val="apple-converted-space"/>
          <w:rFonts w:ascii="Arial" w:hAnsi="Arial" w:cs="Arial"/>
          <w:color w:val="0070C0"/>
          <w:sz w:val="22"/>
          <w:szCs w:val="22"/>
        </w:rPr>
        <w:t>in</w:t>
      </w:r>
      <w:r w:rsidR="0012317A">
        <w:rPr>
          <w:rStyle w:val="apple-converted-space"/>
          <w:rFonts w:ascii="Arial" w:hAnsi="Arial" w:cs="Arial"/>
          <w:color w:val="0070C0"/>
          <w:sz w:val="22"/>
          <w:szCs w:val="22"/>
        </w:rPr>
        <w:t xml:space="preserve"> the</w:t>
      </w:r>
      <w:r w:rsidRPr="00243C1C">
        <w:rPr>
          <w:rStyle w:val="apple-converted-space"/>
          <w:rFonts w:ascii="Arial" w:hAnsi="Arial" w:cs="Arial"/>
          <w:color w:val="0070C0"/>
          <w:sz w:val="22"/>
          <w:szCs w:val="22"/>
        </w:rPr>
        <w:t xml:space="preserve"> results. </w:t>
      </w:r>
      <w:r w:rsidR="00BA79ED" w:rsidRPr="00243C1C">
        <w:rPr>
          <w:rStyle w:val="apple-converted-space"/>
          <w:rFonts w:ascii="Arial" w:hAnsi="Arial" w:cs="Arial"/>
          <w:color w:val="0070C0"/>
          <w:sz w:val="22"/>
          <w:szCs w:val="22"/>
        </w:rPr>
        <w:t>For negative control outcomes to</w:t>
      </w:r>
      <w:r w:rsidR="0012317A">
        <w:rPr>
          <w:rStyle w:val="apple-converted-space"/>
          <w:rFonts w:ascii="Arial" w:hAnsi="Arial" w:cs="Arial"/>
          <w:color w:val="0070C0"/>
          <w:sz w:val="22"/>
          <w:szCs w:val="22"/>
        </w:rPr>
        <w:t xml:space="preserve"> effectively</w:t>
      </w:r>
      <w:r w:rsidR="00BA79ED" w:rsidRPr="00243C1C">
        <w:rPr>
          <w:rStyle w:val="apple-converted-space"/>
          <w:rFonts w:ascii="Arial" w:hAnsi="Arial" w:cs="Arial"/>
          <w:color w:val="0070C0"/>
          <w:sz w:val="22"/>
          <w:szCs w:val="22"/>
        </w:rPr>
        <w:t xml:space="preserve"> add confidence, the confounders that influence the primary outcome of interest and the negative control outcome </w:t>
      </w:r>
      <w:r w:rsidR="00BA79ED" w:rsidRPr="00243C1C">
        <w:rPr>
          <w:rStyle w:val="apple-converted-space"/>
          <w:rFonts w:ascii="Arial" w:hAnsi="Arial" w:cs="Arial"/>
          <w:color w:val="0070C0"/>
          <w:sz w:val="22"/>
          <w:szCs w:val="22"/>
        </w:rPr>
        <w:lastRenderedPageBreak/>
        <w:t>must be the same</w:t>
      </w:r>
      <w:r w:rsidR="00610B33" w:rsidRPr="00243C1C">
        <w:rPr>
          <w:rStyle w:val="apple-converted-space"/>
          <w:rFonts w:ascii="Arial" w:hAnsi="Arial" w:cs="Arial"/>
          <w:color w:val="0070C0"/>
          <w:sz w:val="22"/>
          <w:szCs w:val="22"/>
        </w:rPr>
        <w:t xml:space="preserve"> and modelled correctly</w:t>
      </w:r>
      <w:r w:rsidR="00DD60BA" w:rsidRPr="00243C1C">
        <w:rPr>
          <w:rStyle w:val="apple-converted-space"/>
          <w:rFonts w:ascii="Arial" w:hAnsi="Arial" w:cs="Arial"/>
          <w:color w:val="0070C0"/>
          <w:sz w:val="22"/>
          <w:szCs w:val="22"/>
        </w:rPr>
        <w:t xml:space="preserve"> in both the primary </w:t>
      </w:r>
      <w:r w:rsidR="008E3B44" w:rsidRPr="00243C1C">
        <w:rPr>
          <w:rStyle w:val="apple-converted-space"/>
          <w:rFonts w:ascii="Arial" w:hAnsi="Arial" w:cs="Arial"/>
          <w:color w:val="0070C0"/>
          <w:sz w:val="22"/>
          <w:szCs w:val="22"/>
        </w:rPr>
        <w:t>analysis</w:t>
      </w:r>
      <w:r w:rsidR="00DD60BA" w:rsidRPr="00243C1C">
        <w:rPr>
          <w:rStyle w:val="apple-converted-space"/>
          <w:rFonts w:ascii="Arial" w:hAnsi="Arial" w:cs="Arial"/>
          <w:color w:val="0070C0"/>
          <w:sz w:val="22"/>
          <w:szCs w:val="22"/>
        </w:rPr>
        <w:t xml:space="preserve"> and negative control analysis</w:t>
      </w:r>
      <w:r w:rsidR="00BA79ED" w:rsidRPr="00243C1C">
        <w:rPr>
          <w:rStyle w:val="apple-converted-space"/>
          <w:rFonts w:ascii="Arial" w:hAnsi="Arial" w:cs="Arial"/>
          <w:color w:val="0070C0"/>
          <w:sz w:val="22"/>
          <w:szCs w:val="22"/>
        </w:rPr>
        <w:t xml:space="preserve">. </w:t>
      </w:r>
      <w:r w:rsidR="00B45A25" w:rsidRPr="00243C1C">
        <w:rPr>
          <w:rStyle w:val="apple-converted-space"/>
          <w:rFonts w:ascii="Arial" w:hAnsi="Arial" w:cs="Arial"/>
          <w:color w:val="0070C0"/>
          <w:sz w:val="22"/>
          <w:szCs w:val="22"/>
        </w:rPr>
        <w:t xml:space="preserve">Our </w:t>
      </w:r>
      <w:r w:rsidR="0012317A">
        <w:rPr>
          <w:rStyle w:val="apple-converted-space"/>
          <w:rFonts w:ascii="Arial" w:hAnsi="Arial" w:cs="Arial"/>
          <w:color w:val="0070C0"/>
          <w:sz w:val="22"/>
          <w:szCs w:val="22"/>
        </w:rPr>
        <w:t xml:space="preserve">present </w:t>
      </w:r>
      <w:r w:rsidR="00B45A25" w:rsidRPr="00243C1C">
        <w:rPr>
          <w:rStyle w:val="apple-converted-space"/>
          <w:rFonts w:ascii="Arial" w:hAnsi="Arial" w:cs="Arial"/>
          <w:color w:val="0070C0"/>
          <w:sz w:val="22"/>
          <w:szCs w:val="22"/>
        </w:rPr>
        <w:t>analysis could be confounded by severe weather and temperature</w:t>
      </w:r>
      <w:r w:rsidR="008E3B44" w:rsidRPr="00243C1C">
        <w:rPr>
          <w:rStyle w:val="apple-converted-space"/>
          <w:rFonts w:ascii="Arial" w:hAnsi="Arial" w:cs="Arial"/>
          <w:color w:val="0070C0"/>
          <w:sz w:val="22"/>
          <w:szCs w:val="22"/>
        </w:rPr>
        <w:t>, and so a negative control analysis could theoretically help us detect residual confounding from</w:t>
      </w:r>
      <w:r w:rsidR="00645176" w:rsidRPr="00243C1C">
        <w:rPr>
          <w:rStyle w:val="apple-converted-space"/>
          <w:rFonts w:ascii="Arial" w:hAnsi="Arial" w:cs="Arial"/>
          <w:color w:val="0070C0"/>
          <w:sz w:val="22"/>
          <w:szCs w:val="22"/>
        </w:rPr>
        <w:t xml:space="preserve"> </w:t>
      </w:r>
      <w:r w:rsidR="0012317A">
        <w:rPr>
          <w:rStyle w:val="apple-converted-space"/>
          <w:rFonts w:ascii="Arial" w:hAnsi="Arial" w:cs="Arial"/>
          <w:color w:val="0070C0"/>
          <w:sz w:val="22"/>
          <w:szCs w:val="22"/>
        </w:rPr>
        <w:t>these variables</w:t>
      </w:r>
      <w:r w:rsidR="00B45A25" w:rsidRPr="00243C1C">
        <w:rPr>
          <w:rStyle w:val="apple-converted-space"/>
          <w:rFonts w:ascii="Arial" w:hAnsi="Arial" w:cs="Arial"/>
          <w:color w:val="0070C0"/>
          <w:sz w:val="22"/>
          <w:szCs w:val="22"/>
        </w:rPr>
        <w:t>.</w:t>
      </w:r>
      <w:r w:rsidR="00AB34A6" w:rsidRPr="00243C1C">
        <w:rPr>
          <w:rStyle w:val="apple-converted-space"/>
          <w:rFonts w:ascii="Arial" w:hAnsi="Arial" w:cs="Arial"/>
          <w:color w:val="0070C0"/>
          <w:sz w:val="22"/>
          <w:szCs w:val="22"/>
        </w:rPr>
        <w:t xml:space="preserve"> </w:t>
      </w:r>
      <w:r w:rsidR="0012317A">
        <w:rPr>
          <w:rStyle w:val="apple-converted-space"/>
          <w:rFonts w:ascii="Arial" w:hAnsi="Arial" w:cs="Arial"/>
          <w:color w:val="0070C0"/>
          <w:sz w:val="22"/>
          <w:szCs w:val="22"/>
        </w:rPr>
        <w:t>Unfortunately, w</w:t>
      </w:r>
      <w:r w:rsidR="00B813E1" w:rsidRPr="00243C1C">
        <w:rPr>
          <w:rStyle w:val="apple-converted-space"/>
          <w:rFonts w:ascii="Arial" w:hAnsi="Arial" w:cs="Arial"/>
          <w:color w:val="0070C0"/>
          <w:sz w:val="22"/>
          <w:szCs w:val="22"/>
        </w:rPr>
        <w:t xml:space="preserve">e don’t believe </w:t>
      </w:r>
      <w:r w:rsidR="009C217D" w:rsidRPr="00243C1C">
        <w:rPr>
          <w:rStyle w:val="apple-converted-space"/>
          <w:rFonts w:ascii="Arial" w:hAnsi="Arial" w:cs="Arial"/>
          <w:color w:val="0070C0"/>
          <w:sz w:val="22"/>
          <w:szCs w:val="22"/>
        </w:rPr>
        <w:t xml:space="preserve">that </w:t>
      </w:r>
      <w:r w:rsidR="00B813E1" w:rsidRPr="00243C1C">
        <w:rPr>
          <w:rStyle w:val="apple-converted-space"/>
          <w:rFonts w:ascii="Arial" w:hAnsi="Arial" w:cs="Arial"/>
          <w:color w:val="0070C0"/>
          <w:sz w:val="22"/>
          <w:szCs w:val="22"/>
        </w:rPr>
        <w:t>t</w:t>
      </w:r>
      <w:r w:rsidR="007F6CBF" w:rsidRPr="00243C1C">
        <w:rPr>
          <w:rStyle w:val="apple-converted-space"/>
          <w:rFonts w:ascii="Arial" w:hAnsi="Arial" w:cs="Arial"/>
          <w:color w:val="0070C0"/>
          <w:sz w:val="22"/>
          <w:szCs w:val="22"/>
        </w:rPr>
        <w:t>he relationships between temperature and infectious disease</w:t>
      </w:r>
      <w:r w:rsidR="001125A3" w:rsidRPr="00243C1C">
        <w:rPr>
          <w:rStyle w:val="apple-converted-space"/>
          <w:rFonts w:ascii="Arial" w:hAnsi="Arial" w:cs="Arial"/>
          <w:color w:val="0070C0"/>
          <w:sz w:val="22"/>
          <w:szCs w:val="22"/>
        </w:rPr>
        <w:t xml:space="preserve"> and temperature and CVD and respiratory </w:t>
      </w:r>
      <w:r w:rsidR="008D3AE6" w:rsidRPr="00243C1C">
        <w:rPr>
          <w:rStyle w:val="apple-converted-space"/>
          <w:rFonts w:ascii="Arial" w:hAnsi="Arial" w:cs="Arial"/>
          <w:color w:val="0070C0"/>
          <w:sz w:val="22"/>
          <w:szCs w:val="22"/>
        </w:rPr>
        <w:t xml:space="preserve">hospitalizations </w:t>
      </w:r>
      <w:r w:rsidR="00B56ADC" w:rsidRPr="00243C1C">
        <w:rPr>
          <w:rStyle w:val="apple-converted-space"/>
          <w:rFonts w:ascii="Arial" w:hAnsi="Arial" w:cs="Arial"/>
          <w:color w:val="0070C0"/>
          <w:sz w:val="22"/>
          <w:szCs w:val="22"/>
        </w:rPr>
        <w:t xml:space="preserve">are </w:t>
      </w:r>
      <w:r w:rsidR="008D3AE6" w:rsidRPr="00243C1C">
        <w:rPr>
          <w:rStyle w:val="apple-converted-space"/>
          <w:rFonts w:ascii="Arial" w:hAnsi="Arial" w:cs="Arial"/>
          <w:color w:val="0070C0"/>
          <w:sz w:val="22"/>
          <w:szCs w:val="22"/>
        </w:rPr>
        <w:t>analogous</w:t>
      </w:r>
      <w:r w:rsidR="003302DA" w:rsidRPr="00243C1C">
        <w:rPr>
          <w:rStyle w:val="apple-converted-space"/>
          <w:rFonts w:ascii="Arial" w:hAnsi="Arial" w:cs="Arial"/>
          <w:color w:val="0070C0"/>
          <w:sz w:val="22"/>
          <w:szCs w:val="22"/>
        </w:rPr>
        <w:t xml:space="preserve"> enough that a negative control analysis would add to our results</w:t>
      </w:r>
      <w:r w:rsidR="001125A3" w:rsidRPr="00243C1C">
        <w:rPr>
          <w:rStyle w:val="apple-converted-space"/>
          <w:rFonts w:ascii="Arial" w:hAnsi="Arial" w:cs="Arial"/>
          <w:color w:val="0070C0"/>
          <w:sz w:val="22"/>
          <w:szCs w:val="22"/>
        </w:rPr>
        <w:t xml:space="preserve">. </w:t>
      </w:r>
      <w:r w:rsidR="00172CB8" w:rsidRPr="00243C1C">
        <w:rPr>
          <w:rStyle w:val="apple-converted-space"/>
          <w:rFonts w:ascii="Arial" w:hAnsi="Arial" w:cs="Arial"/>
          <w:color w:val="0070C0"/>
          <w:sz w:val="22"/>
          <w:szCs w:val="22"/>
        </w:rPr>
        <w:t xml:space="preserve">For example, </w:t>
      </w:r>
      <w:r w:rsidR="0012317A">
        <w:rPr>
          <w:rStyle w:val="apple-converted-space"/>
          <w:rFonts w:ascii="Arial" w:hAnsi="Arial" w:cs="Arial"/>
          <w:color w:val="0070C0"/>
          <w:sz w:val="22"/>
          <w:szCs w:val="22"/>
        </w:rPr>
        <w:t xml:space="preserve">after elevated temperature </w:t>
      </w:r>
      <w:r w:rsidR="00172CB8" w:rsidRPr="00243C1C">
        <w:rPr>
          <w:rStyle w:val="apple-converted-space"/>
          <w:rFonts w:ascii="Arial" w:hAnsi="Arial" w:cs="Arial"/>
          <w:color w:val="0070C0"/>
          <w:sz w:val="22"/>
          <w:szCs w:val="22"/>
        </w:rPr>
        <w:t xml:space="preserve">it would </w:t>
      </w:r>
      <w:r w:rsidR="0012317A">
        <w:rPr>
          <w:rStyle w:val="apple-converted-space"/>
          <w:rFonts w:ascii="Arial" w:hAnsi="Arial" w:cs="Arial"/>
          <w:color w:val="0070C0"/>
          <w:sz w:val="22"/>
          <w:szCs w:val="22"/>
        </w:rPr>
        <w:t xml:space="preserve">likely take </w:t>
      </w:r>
      <w:r w:rsidR="00172CB8" w:rsidRPr="00243C1C">
        <w:rPr>
          <w:rStyle w:val="apple-converted-space"/>
          <w:rFonts w:ascii="Arial" w:hAnsi="Arial" w:cs="Arial"/>
          <w:color w:val="0070C0"/>
          <w:sz w:val="22"/>
          <w:szCs w:val="22"/>
        </w:rPr>
        <w:t>longer for infectious disease rates</w:t>
      </w:r>
      <w:r w:rsidR="0012317A">
        <w:rPr>
          <w:rStyle w:val="apple-converted-space"/>
          <w:rFonts w:ascii="Arial" w:hAnsi="Arial" w:cs="Arial"/>
          <w:color w:val="0070C0"/>
          <w:sz w:val="22"/>
          <w:szCs w:val="22"/>
        </w:rPr>
        <w:t xml:space="preserve"> to change</w:t>
      </w:r>
      <w:r w:rsidR="00172CB8" w:rsidRPr="00243C1C">
        <w:rPr>
          <w:rStyle w:val="apple-converted-space"/>
          <w:rFonts w:ascii="Arial" w:hAnsi="Arial" w:cs="Arial"/>
          <w:color w:val="0070C0"/>
          <w:sz w:val="22"/>
          <w:szCs w:val="22"/>
        </w:rPr>
        <w:t xml:space="preserve"> compared to </w:t>
      </w:r>
      <w:r w:rsidR="0012317A">
        <w:rPr>
          <w:rStyle w:val="apple-converted-space"/>
          <w:rFonts w:ascii="Arial" w:hAnsi="Arial" w:cs="Arial"/>
          <w:color w:val="0070C0"/>
          <w:sz w:val="22"/>
          <w:szCs w:val="22"/>
        </w:rPr>
        <w:t xml:space="preserve">often-observed same-day impacts on </w:t>
      </w:r>
      <w:r w:rsidR="00172CB8" w:rsidRPr="00243C1C">
        <w:rPr>
          <w:rStyle w:val="apple-converted-space"/>
          <w:rFonts w:ascii="Arial" w:hAnsi="Arial" w:cs="Arial"/>
          <w:color w:val="0070C0"/>
          <w:sz w:val="22"/>
          <w:szCs w:val="22"/>
        </w:rPr>
        <w:t xml:space="preserve">cardiorespiratory hospitalizations. </w:t>
      </w:r>
      <w:r w:rsidR="00FB4AE4" w:rsidRPr="00243C1C">
        <w:rPr>
          <w:rStyle w:val="apple-converted-space"/>
          <w:rFonts w:ascii="Arial" w:hAnsi="Arial" w:cs="Arial"/>
          <w:color w:val="0070C0"/>
          <w:sz w:val="22"/>
          <w:szCs w:val="22"/>
        </w:rPr>
        <w:t xml:space="preserve">Infectious disease hospitalizations might be reduced due to severe weather in the same way that CVD and respiratory </w:t>
      </w:r>
      <w:r w:rsidR="00437A47" w:rsidRPr="00243C1C">
        <w:rPr>
          <w:rStyle w:val="apple-converted-space"/>
          <w:rFonts w:ascii="Arial" w:hAnsi="Arial" w:cs="Arial"/>
          <w:color w:val="0070C0"/>
          <w:sz w:val="22"/>
          <w:szCs w:val="22"/>
        </w:rPr>
        <w:t>hospitalizations</w:t>
      </w:r>
      <w:r w:rsidR="00FB4AE4" w:rsidRPr="00243C1C">
        <w:rPr>
          <w:rStyle w:val="apple-converted-space"/>
          <w:rFonts w:ascii="Arial" w:hAnsi="Arial" w:cs="Arial"/>
          <w:color w:val="0070C0"/>
          <w:sz w:val="22"/>
          <w:szCs w:val="22"/>
        </w:rPr>
        <w:t xml:space="preserve"> are, but </w:t>
      </w:r>
      <w:r w:rsidR="0012317A">
        <w:rPr>
          <w:rStyle w:val="apple-converted-space"/>
          <w:rFonts w:ascii="Arial" w:hAnsi="Arial" w:cs="Arial"/>
          <w:color w:val="0070C0"/>
          <w:sz w:val="22"/>
          <w:szCs w:val="22"/>
        </w:rPr>
        <w:t xml:space="preserve">seasonality is likely a stronger driver for infectious </w:t>
      </w:r>
      <w:r w:rsidR="00E40548">
        <w:rPr>
          <w:rStyle w:val="apple-converted-space"/>
          <w:rFonts w:ascii="Arial" w:hAnsi="Arial" w:cs="Arial"/>
          <w:color w:val="0070C0"/>
          <w:sz w:val="22"/>
          <w:szCs w:val="22"/>
        </w:rPr>
        <w:t>disease hospitalizations</w:t>
      </w:r>
      <w:r w:rsidR="00437A47" w:rsidRPr="00243C1C">
        <w:rPr>
          <w:rStyle w:val="apple-converted-space"/>
          <w:rFonts w:ascii="Arial" w:hAnsi="Arial" w:cs="Arial"/>
          <w:color w:val="0070C0"/>
          <w:sz w:val="22"/>
          <w:szCs w:val="22"/>
        </w:rPr>
        <w:t>.</w:t>
      </w:r>
      <w:r w:rsidR="009735FC" w:rsidRPr="00243C1C">
        <w:rPr>
          <w:rStyle w:val="apple-converted-space"/>
          <w:rFonts w:ascii="Arial" w:hAnsi="Arial" w:cs="Arial"/>
          <w:color w:val="0070C0"/>
          <w:sz w:val="22"/>
          <w:szCs w:val="22"/>
        </w:rPr>
        <w:t xml:space="preserve"> Additionally, to correctly model the relationship between power outage and infectious disease, </w:t>
      </w:r>
      <w:r w:rsidR="0012317A">
        <w:rPr>
          <w:rStyle w:val="apple-converted-space"/>
          <w:rFonts w:ascii="Arial" w:hAnsi="Arial" w:cs="Arial"/>
          <w:color w:val="0070C0"/>
          <w:sz w:val="22"/>
          <w:szCs w:val="22"/>
        </w:rPr>
        <w:t xml:space="preserve">our </w:t>
      </w:r>
      <w:r w:rsidR="009735FC" w:rsidRPr="00243C1C">
        <w:rPr>
          <w:rStyle w:val="apple-converted-space"/>
          <w:rFonts w:ascii="Arial" w:hAnsi="Arial" w:cs="Arial"/>
          <w:color w:val="0070C0"/>
          <w:sz w:val="22"/>
          <w:szCs w:val="22"/>
        </w:rPr>
        <w:t xml:space="preserve">modelling strategy </w:t>
      </w:r>
      <w:r w:rsidR="0012317A">
        <w:rPr>
          <w:rStyle w:val="apple-converted-space"/>
          <w:rFonts w:ascii="Arial" w:hAnsi="Arial" w:cs="Arial"/>
          <w:color w:val="0070C0"/>
          <w:sz w:val="22"/>
          <w:szCs w:val="22"/>
        </w:rPr>
        <w:t xml:space="preserve">would need </w:t>
      </w:r>
      <w:r w:rsidR="009735FC" w:rsidRPr="00243C1C">
        <w:rPr>
          <w:rStyle w:val="apple-converted-space"/>
          <w:rFonts w:ascii="Arial" w:hAnsi="Arial" w:cs="Arial"/>
          <w:color w:val="0070C0"/>
          <w:sz w:val="22"/>
          <w:szCs w:val="22"/>
        </w:rPr>
        <w:t>to account for disease transmission</w:t>
      </w:r>
      <w:r w:rsidR="0093288F" w:rsidRPr="00243C1C">
        <w:rPr>
          <w:rStyle w:val="apple-converted-space"/>
          <w:rFonts w:ascii="Arial" w:hAnsi="Arial" w:cs="Arial"/>
          <w:color w:val="0070C0"/>
          <w:sz w:val="22"/>
          <w:szCs w:val="22"/>
        </w:rPr>
        <w:t>.</w:t>
      </w:r>
      <w:r w:rsidR="00FB4AE4" w:rsidRPr="00243C1C">
        <w:rPr>
          <w:rStyle w:val="apple-converted-space"/>
          <w:rFonts w:ascii="Arial" w:hAnsi="Arial" w:cs="Arial"/>
          <w:color w:val="0070C0"/>
          <w:sz w:val="22"/>
          <w:szCs w:val="22"/>
        </w:rPr>
        <w:t xml:space="preserve"> </w:t>
      </w:r>
      <w:r w:rsidR="0012317A">
        <w:rPr>
          <w:rStyle w:val="apple-converted-space"/>
          <w:rFonts w:ascii="Arial" w:hAnsi="Arial" w:cs="Arial"/>
          <w:color w:val="0070C0"/>
          <w:sz w:val="22"/>
          <w:szCs w:val="22"/>
        </w:rPr>
        <w:t>Thus, while we are</w:t>
      </w:r>
      <w:r w:rsidR="00064D58">
        <w:rPr>
          <w:rStyle w:val="apple-converted-space"/>
          <w:rFonts w:ascii="Arial" w:hAnsi="Arial" w:cs="Arial"/>
          <w:color w:val="0070C0"/>
          <w:sz w:val="22"/>
          <w:szCs w:val="22"/>
        </w:rPr>
        <w:t xml:space="preserve"> </w:t>
      </w:r>
      <w:r w:rsidR="00577E6A" w:rsidRPr="00243C1C">
        <w:rPr>
          <w:rStyle w:val="apple-converted-space"/>
          <w:rFonts w:ascii="Arial" w:hAnsi="Arial" w:cs="Arial"/>
          <w:color w:val="0070C0"/>
          <w:sz w:val="22"/>
          <w:szCs w:val="22"/>
        </w:rPr>
        <w:t>open to conducting a</w:t>
      </w:r>
      <w:r w:rsidR="0012317A">
        <w:rPr>
          <w:rStyle w:val="apple-converted-space"/>
          <w:rFonts w:ascii="Arial" w:hAnsi="Arial" w:cs="Arial"/>
          <w:color w:val="0070C0"/>
          <w:sz w:val="22"/>
          <w:szCs w:val="22"/>
        </w:rPr>
        <w:t xml:space="preserve"> negative control</w:t>
      </w:r>
      <w:r w:rsidR="00577E6A" w:rsidRPr="00243C1C">
        <w:rPr>
          <w:rStyle w:val="apple-converted-space"/>
          <w:rFonts w:ascii="Arial" w:hAnsi="Arial" w:cs="Arial"/>
          <w:color w:val="0070C0"/>
          <w:sz w:val="22"/>
          <w:szCs w:val="22"/>
        </w:rPr>
        <w:t xml:space="preserve"> analysis if</w:t>
      </w:r>
      <w:r w:rsidR="00D62734" w:rsidRPr="00243C1C">
        <w:rPr>
          <w:rStyle w:val="apple-converted-space"/>
          <w:rFonts w:ascii="Arial" w:hAnsi="Arial" w:cs="Arial"/>
          <w:color w:val="0070C0"/>
          <w:sz w:val="22"/>
          <w:szCs w:val="22"/>
        </w:rPr>
        <w:t xml:space="preserve"> we could find an appropriate negative control outcome</w:t>
      </w:r>
      <w:r w:rsidR="0012317A">
        <w:rPr>
          <w:rStyle w:val="apple-converted-space"/>
          <w:rFonts w:ascii="Arial" w:hAnsi="Arial" w:cs="Arial"/>
          <w:color w:val="0070C0"/>
          <w:sz w:val="22"/>
          <w:szCs w:val="22"/>
        </w:rPr>
        <w:t>, we have opted not to proceed with infectious disease as an endpoint.</w:t>
      </w:r>
    </w:p>
    <w:p w14:paraId="182BC6D8" w14:textId="0E6D7678"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Reviewer #2: This paper describes the association between power outages and hospitalisations in the United States. I was asked for a methodological report and I interpret that to include all aspects of the design and conduct of the study. </w:t>
      </w:r>
    </w:p>
    <w:p w14:paraId="6277FCB9"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Points of detail </w:t>
      </w:r>
    </w:p>
    <w:p w14:paraId="32B80630" w14:textId="58D2371A" w:rsidR="001355FB" w:rsidRPr="00342BC6" w:rsidRDefault="007824C8" w:rsidP="007824C8">
      <w:pPr>
        <w:pStyle w:val="NormalWeb"/>
        <w:rPr>
          <w:rFonts w:ascii="Arial" w:hAnsi="Arial" w:cs="Arial"/>
          <w:sz w:val="22"/>
          <w:szCs w:val="22"/>
        </w:rPr>
      </w:pPr>
      <w:r w:rsidRPr="00342BC6">
        <w:rPr>
          <w:rFonts w:ascii="Arial" w:hAnsi="Arial" w:cs="Arial"/>
          <w:sz w:val="22"/>
          <w:szCs w:val="22"/>
        </w:rPr>
        <w:t xml:space="preserve">Page 6 Using last observation carried forward seems rather arbitrary. My initial thought was that </w:t>
      </w:r>
      <w:commentRangeStart w:id="2"/>
      <w:r w:rsidRPr="00342BC6">
        <w:rPr>
          <w:rFonts w:ascii="Arial" w:hAnsi="Arial" w:cs="Arial"/>
          <w:sz w:val="22"/>
          <w:szCs w:val="22"/>
        </w:rPr>
        <w:t>I</w:t>
      </w:r>
      <w:commentRangeEnd w:id="2"/>
      <w:r w:rsidR="00C4434B" w:rsidRPr="00342BC6">
        <w:rPr>
          <w:rStyle w:val="CommentReference"/>
          <w:rFonts w:ascii="Arial" w:eastAsiaTheme="minorHAnsi" w:hAnsi="Arial" w:cs="Arial"/>
          <w:kern w:val="2"/>
          <w:sz w:val="22"/>
          <w:szCs w:val="22"/>
          <w14:ligatures w14:val="standardContextual"/>
        </w:rPr>
        <w:commentReference w:id="2"/>
      </w:r>
      <w:r w:rsidRPr="00342BC6">
        <w:rPr>
          <w:rFonts w:ascii="Arial" w:hAnsi="Arial" w:cs="Arial"/>
          <w:sz w:val="22"/>
          <w:szCs w:val="22"/>
        </w:rPr>
        <w:t xml:space="preserve"> would have tried to average some readings before and after the missing data period. If the missingness is related to power outages which occurred during the period of missingness imputing what happened before will be biased. </w:t>
      </w:r>
    </w:p>
    <w:p w14:paraId="682BF1CA" w14:textId="66630D1A" w:rsidR="001355FB" w:rsidRPr="004C6B61" w:rsidRDefault="001355FB" w:rsidP="007824C8">
      <w:pPr>
        <w:pStyle w:val="NormalWeb"/>
        <w:rPr>
          <w:rFonts w:ascii="Arial" w:hAnsi="Arial" w:cs="Arial"/>
          <w:color w:val="4472C4" w:themeColor="accent1"/>
          <w:sz w:val="22"/>
          <w:szCs w:val="22"/>
        </w:rPr>
      </w:pPr>
      <w:r w:rsidRPr="004C6B61">
        <w:rPr>
          <w:rFonts w:ascii="Arial" w:hAnsi="Arial" w:cs="Arial"/>
          <w:color w:val="4472C4" w:themeColor="accent1"/>
          <w:sz w:val="22"/>
          <w:szCs w:val="22"/>
        </w:rPr>
        <w:t>To produce the power outage exposure data, we started with counts of customers out by utility, where multiple utilities could exist in a county. We then aggregated these counts to the county level. When there were fewer than 4 hours of information missing at the sub-county level, we used last observation carried forward (LOCF). However, this accounted for &lt; 0.3% of total observations. There was also substantial missing data spanning longer than 4 hours of time. We did not LOCF these missing data. In a recent manuscript, we described our strategies to handle missing data in the power outage exposure dataset and assessed the impact of missingness on epidemiologic results like the ones produced in the present study (CITE).</w:t>
      </w:r>
    </w:p>
    <w:p w14:paraId="0049CC4A" w14:textId="53CC0373" w:rsidR="001355FB" w:rsidRPr="004C6B61" w:rsidRDefault="001355FB" w:rsidP="007824C8">
      <w:pPr>
        <w:pStyle w:val="NormalWeb"/>
        <w:rPr>
          <w:rFonts w:ascii="Arial" w:hAnsi="Arial" w:cs="Arial"/>
          <w:color w:val="4472C4" w:themeColor="accent1"/>
          <w:sz w:val="22"/>
          <w:szCs w:val="22"/>
        </w:rPr>
      </w:pPr>
      <w:r w:rsidRPr="004C6B61">
        <w:rPr>
          <w:rFonts w:ascii="Arial" w:hAnsi="Arial" w:cs="Arial"/>
          <w:color w:val="4472C4" w:themeColor="accent1"/>
          <w:sz w:val="22"/>
          <w:szCs w:val="22"/>
        </w:rPr>
        <w:t>We agree that LOCF was somewhat arbitrary, but was easily implemented, used a portion of existing data to replace missing values, and affected &lt;0.3% of the data. In response to the reviewer comment regarding LOCF, we have run a sensitivity analysis using a different strategy, where instead of LOCF we replace data missing for fewer than 4 hours with 0 (no exposure, the mean, median, and mode value of exposure in the dataset).</w:t>
      </w:r>
    </w:p>
    <w:p w14:paraId="4263A53F" w14:textId="0B5ACEF1" w:rsidR="001355FB" w:rsidRPr="00243C1C" w:rsidRDefault="001355FB" w:rsidP="007824C8">
      <w:pPr>
        <w:pStyle w:val="NormalWeb"/>
        <w:rPr>
          <w:rFonts w:ascii="Arial" w:hAnsi="Arial" w:cs="Arial"/>
          <w:sz w:val="22"/>
          <w:szCs w:val="22"/>
          <w:highlight w:val="yellow"/>
        </w:rPr>
      </w:pPr>
      <w:r>
        <w:rPr>
          <w:rFonts w:ascii="Arial" w:hAnsi="Arial" w:cs="Arial"/>
          <w:sz w:val="22"/>
          <w:szCs w:val="22"/>
          <w:highlight w:val="yellow"/>
        </w:rPr>
        <w:t>ADD RESULTS OF THE SENSITIVITY HERE.</w:t>
      </w:r>
    </w:p>
    <w:p w14:paraId="56827466" w14:textId="249DE879" w:rsidR="007824C8" w:rsidRPr="00243C1C" w:rsidRDefault="007824C8" w:rsidP="007824C8">
      <w:pPr>
        <w:pStyle w:val="NormalWeb"/>
        <w:rPr>
          <w:rFonts w:ascii="Arial" w:hAnsi="Arial" w:cs="Arial"/>
          <w:color w:val="4472C4" w:themeColor="accent1"/>
          <w:sz w:val="22"/>
          <w:szCs w:val="22"/>
        </w:rPr>
      </w:pPr>
      <w:r w:rsidRPr="00243C1C">
        <w:rPr>
          <w:rFonts w:ascii="Arial" w:hAnsi="Arial" w:cs="Arial"/>
          <w:sz w:val="22"/>
          <w:szCs w:val="22"/>
        </w:rPr>
        <w:t xml:space="preserve">Page 7 I assume the person had to be living in the same county on the control day as the power outage day. Can this be clarified? </w:t>
      </w:r>
    </w:p>
    <w:p w14:paraId="4BB91AA1" w14:textId="4A943DE9" w:rsidR="00D2498D" w:rsidRPr="00243C1C" w:rsidRDefault="00D2498D" w:rsidP="007824C8">
      <w:pPr>
        <w:pStyle w:val="NormalWeb"/>
        <w:rPr>
          <w:rFonts w:ascii="Arial" w:hAnsi="Arial" w:cs="Arial"/>
          <w:color w:val="0070C0"/>
          <w:sz w:val="22"/>
          <w:szCs w:val="22"/>
        </w:rPr>
      </w:pPr>
      <w:r w:rsidRPr="00243C1C">
        <w:rPr>
          <w:rFonts w:ascii="Arial" w:hAnsi="Arial" w:cs="Arial"/>
          <w:color w:val="0070C0"/>
          <w:sz w:val="22"/>
          <w:szCs w:val="22"/>
        </w:rPr>
        <w:lastRenderedPageBreak/>
        <w:t xml:space="preserve">The first reviewer also </w:t>
      </w:r>
      <w:r w:rsidR="00F44E9A" w:rsidRPr="00243C1C">
        <w:rPr>
          <w:rFonts w:ascii="Arial" w:hAnsi="Arial" w:cs="Arial"/>
          <w:color w:val="0070C0"/>
          <w:sz w:val="22"/>
          <w:szCs w:val="22"/>
        </w:rPr>
        <w:t xml:space="preserve">found our text </w:t>
      </w:r>
      <w:r w:rsidRPr="00243C1C">
        <w:rPr>
          <w:rFonts w:ascii="Arial" w:hAnsi="Arial" w:cs="Arial"/>
          <w:color w:val="0070C0"/>
          <w:sz w:val="22"/>
          <w:szCs w:val="22"/>
        </w:rPr>
        <w:t>about our selection of control days</w:t>
      </w:r>
      <w:r w:rsidR="00AB4908" w:rsidRPr="00243C1C">
        <w:rPr>
          <w:rFonts w:ascii="Arial" w:hAnsi="Arial" w:cs="Arial"/>
          <w:color w:val="0070C0"/>
          <w:sz w:val="22"/>
          <w:szCs w:val="22"/>
        </w:rPr>
        <w:t xml:space="preserve"> unclear</w:t>
      </w:r>
      <w:r w:rsidRPr="00243C1C">
        <w:rPr>
          <w:rFonts w:ascii="Arial" w:hAnsi="Arial" w:cs="Arial"/>
          <w:color w:val="0070C0"/>
          <w:sz w:val="22"/>
          <w:szCs w:val="22"/>
        </w:rPr>
        <w:t xml:space="preserve">. We clarified </w:t>
      </w:r>
      <w:r w:rsidR="0071336A" w:rsidRPr="00243C1C">
        <w:rPr>
          <w:rFonts w:ascii="Arial" w:hAnsi="Arial" w:cs="Arial"/>
          <w:color w:val="0070C0"/>
          <w:sz w:val="22"/>
          <w:szCs w:val="22"/>
        </w:rPr>
        <w:t xml:space="preserve">this </w:t>
      </w:r>
      <w:r w:rsidRPr="00243C1C">
        <w:rPr>
          <w:rFonts w:ascii="Arial" w:hAnsi="Arial" w:cs="Arial"/>
          <w:color w:val="0070C0"/>
          <w:sz w:val="22"/>
          <w:szCs w:val="22"/>
        </w:rPr>
        <w:t>with the following text:</w:t>
      </w:r>
    </w:p>
    <w:p w14:paraId="49CC8181" w14:textId="77777777" w:rsidR="00FE3E12" w:rsidRPr="00243C1C" w:rsidRDefault="00FE3E12" w:rsidP="00FE3E12">
      <w:pPr>
        <w:pStyle w:val="NormalWeb"/>
        <w:spacing w:line="480" w:lineRule="auto"/>
        <w:ind w:firstLine="720"/>
        <w:rPr>
          <w:rFonts w:ascii="Arial" w:hAnsi="Arial" w:cs="Arial"/>
          <w:color w:val="0070C0"/>
          <w:sz w:val="22"/>
          <w:szCs w:val="22"/>
          <w:rPrChange w:id="3" w:author="Joan Casey" w:date="2025-07-18T10:11:00Z" w16du:dateUtc="2025-07-18T17:11:00Z">
            <w:rPr>
              <w:rFonts w:ascii="Arial" w:hAnsi="Arial" w:cs="Arial"/>
              <w:color w:val="0070C0"/>
              <w:sz w:val="20"/>
              <w:szCs w:val="20"/>
            </w:rPr>
          </w:rPrChange>
        </w:rPr>
      </w:pPr>
      <w:r w:rsidRPr="00243C1C">
        <w:rPr>
          <w:rFonts w:ascii="Arial" w:hAnsi="Arial" w:cs="Arial"/>
          <w:color w:val="0070C0"/>
          <w:sz w:val="22"/>
          <w:szCs w:val="22"/>
          <w:rPrChange w:id="4" w:author="Joan Casey" w:date="2025-07-18T10:11:00Z" w16du:dateUtc="2025-07-18T17:11:00Z">
            <w:rPr>
              <w:rFonts w:ascii="Arial" w:hAnsi="Arial" w:cs="Arial"/>
              <w:color w:val="0070C0"/>
              <w:sz w:val="20"/>
              <w:szCs w:val="20"/>
            </w:rPr>
          </w:rPrChange>
        </w:rPr>
        <w:t>For each case day (i.e., a county-day with a non-zero hospitalization count), we selected control days from the same county in the month and on the same day of the week. Since our study included only days from 2018, control days were also matched to the same year. This matching controlled for time-invariant confounders such as county-level socioeconomic factors that might influence both hospitalization and power outage rates, as well as seasonal and day-of-week effects. To check for overdispersion in the outcome, we ran a quasi-Poisson model but found no evidence of overdispersion.</w:t>
      </w:r>
    </w:p>
    <w:p w14:paraId="65B86311" w14:textId="45910BDA" w:rsidR="00112D9B" w:rsidRPr="00243C1C" w:rsidRDefault="004F1B47" w:rsidP="007824C8">
      <w:pPr>
        <w:pStyle w:val="NormalWeb"/>
        <w:rPr>
          <w:rFonts w:ascii="Arial" w:hAnsi="Arial" w:cs="Arial"/>
          <w:color w:val="0070C0"/>
          <w:sz w:val="22"/>
          <w:szCs w:val="22"/>
        </w:rPr>
      </w:pPr>
      <w:r w:rsidRPr="00243C1C">
        <w:rPr>
          <w:rFonts w:ascii="Arial" w:hAnsi="Arial" w:cs="Arial"/>
          <w:color w:val="0070C0"/>
          <w:sz w:val="22"/>
          <w:szCs w:val="22"/>
        </w:rPr>
        <w:t>Our</w:t>
      </w:r>
      <w:r w:rsidR="00112D9B" w:rsidRPr="00243C1C">
        <w:rPr>
          <w:rFonts w:ascii="Arial" w:hAnsi="Arial" w:cs="Arial"/>
          <w:color w:val="0070C0"/>
          <w:sz w:val="22"/>
          <w:szCs w:val="22"/>
        </w:rPr>
        <w:t xml:space="preserve"> analysis was at the county level, and we </w:t>
      </w:r>
      <w:r w:rsidR="00A93EF3" w:rsidRPr="00243C1C">
        <w:rPr>
          <w:rFonts w:ascii="Arial" w:hAnsi="Arial" w:cs="Arial"/>
          <w:color w:val="0070C0"/>
          <w:sz w:val="22"/>
          <w:szCs w:val="22"/>
        </w:rPr>
        <w:t xml:space="preserve">did </w:t>
      </w:r>
      <w:r w:rsidR="00112D9B" w:rsidRPr="00243C1C">
        <w:rPr>
          <w:rFonts w:ascii="Arial" w:hAnsi="Arial" w:cs="Arial"/>
          <w:color w:val="0070C0"/>
          <w:sz w:val="22"/>
          <w:szCs w:val="22"/>
        </w:rPr>
        <w:t>pick control da</w:t>
      </w:r>
      <w:r w:rsidR="00503F63" w:rsidRPr="00243C1C">
        <w:rPr>
          <w:rFonts w:ascii="Arial" w:hAnsi="Arial" w:cs="Arial"/>
          <w:color w:val="0070C0"/>
          <w:sz w:val="22"/>
          <w:szCs w:val="22"/>
        </w:rPr>
        <w:t xml:space="preserve">ys (county-days) </w:t>
      </w:r>
      <w:r w:rsidR="00112D9B" w:rsidRPr="00243C1C">
        <w:rPr>
          <w:rFonts w:ascii="Arial" w:hAnsi="Arial" w:cs="Arial"/>
          <w:color w:val="0070C0"/>
          <w:sz w:val="22"/>
          <w:szCs w:val="22"/>
        </w:rPr>
        <w:t xml:space="preserve">within county, day of week, and month strata. </w:t>
      </w:r>
      <w:r w:rsidR="00ED01D9" w:rsidRPr="00243C1C">
        <w:rPr>
          <w:rFonts w:ascii="Arial" w:hAnsi="Arial" w:cs="Arial"/>
          <w:color w:val="0070C0"/>
          <w:sz w:val="22"/>
          <w:szCs w:val="22"/>
        </w:rPr>
        <w:t xml:space="preserve">It’s possible that some people moved </w:t>
      </w:r>
      <w:r w:rsidR="007B5F86" w:rsidRPr="00243C1C">
        <w:rPr>
          <w:rFonts w:ascii="Arial" w:hAnsi="Arial" w:cs="Arial"/>
          <w:color w:val="0070C0"/>
          <w:sz w:val="22"/>
          <w:szCs w:val="22"/>
        </w:rPr>
        <w:t>in or out of the counties in between case and control days, but because they are within the same month, movement was probably minima</w:t>
      </w:r>
      <w:r w:rsidR="00EF37DC" w:rsidRPr="00243C1C">
        <w:rPr>
          <w:rFonts w:ascii="Arial" w:hAnsi="Arial" w:cs="Arial"/>
          <w:color w:val="0070C0"/>
          <w:sz w:val="22"/>
          <w:szCs w:val="22"/>
        </w:rPr>
        <w:t xml:space="preserve">l. </w:t>
      </w:r>
    </w:p>
    <w:p w14:paraId="6DBD603C"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7 Could people enter the models twice if their county experienced more than one event? If they could how </w:t>
      </w:r>
      <w:proofErr w:type="gramStart"/>
      <w:r w:rsidRPr="00243C1C">
        <w:rPr>
          <w:rFonts w:ascii="Arial" w:hAnsi="Arial" w:cs="Arial"/>
          <w:sz w:val="22"/>
          <w:szCs w:val="22"/>
        </w:rPr>
        <w:t>was</w:t>
      </w:r>
      <w:proofErr w:type="gramEnd"/>
      <w:r w:rsidRPr="00243C1C">
        <w:rPr>
          <w:rFonts w:ascii="Arial" w:hAnsi="Arial" w:cs="Arial"/>
          <w:sz w:val="22"/>
          <w:szCs w:val="22"/>
        </w:rPr>
        <w:t xml:space="preserve"> this included in the models? </w:t>
      </w:r>
    </w:p>
    <w:p w14:paraId="36DFAFD4" w14:textId="724EFF11" w:rsidR="002F78CB" w:rsidRPr="00243C1C" w:rsidRDefault="008C7D46" w:rsidP="002F78CB">
      <w:pPr>
        <w:pStyle w:val="NormalWeb"/>
        <w:rPr>
          <w:rFonts w:ascii="Arial" w:hAnsi="Arial" w:cs="Arial"/>
          <w:color w:val="0070C0"/>
          <w:sz w:val="22"/>
          <w:szCs w:val="22"/>
        </w:rPr>
      </w:pPr>
      <w:r w:rsidRPr="00243C1C">
        <w:rPr>
          <w:rFonts w:ascii="Arial" w:hAnsi="Arial" w:cs="Arial"/>
          <w:color w:val="0070C0"/>
          <w:sz w:val="22"/>
          <w:szCs w:val="22"/>
        </w:rPr>
        <w:t>Our study was a case-crossover analysis, and we aggregated counts to the county level</w:t>
      </w:r>
      <w:r w:rsidR="005F780D" w:rsidRPr="00243C1C">
        <w:rPr>
          <w:rFonts w:ascii="Arial" w:hAnsi="Arial" w:cs="Arial"/>
          <w:color w:val="0070C0"/>
          <w:sz w:val="22"/>
          <w:szCs w:val="22"/>
        </w:rPr>
        <w:t xml:space="preserve"> to use a conditional Poisson model </w:t>
      </w:r>
      <w:r w:rsidR="002F78CB" w:rsidRPr="00243C1C">
        <w:rPr>
          <w:rFonts w:ascii="Arial" w:hAnsi="Arial" w:cs="Arial"/>
          <w:color w:val="0070C0"/>
          <w:sz w:val="22"/>
          <w:szCs w:val="22"/>
        </w:rPr>
        <w:t xml:space="preserve">for the analysis. This is statistically equivalent to doing a case-crossover analysis with a logistic regression model. Because it was a case-crossover, people could be in the models twice if they were hospitalized twice or more, and they might have also been included in the models if they were hospitalized on a selected control day. </w:t>
      </w:r>
      <w:r w:rsidR="00CF56F7" w:rsidRPr="00243C1C">
        <w:rPr>
          <w:rFonts w:ascii="Arial" w:hAnsi="Arial" w:cs="Arial"/>
          <w:color w:val="0070C0"/>
          <w:sz w:val="22"/>
          <w:szCs w:val="22"/>
        </w:rPr>
        <w:t xml:space="preserve">Their presence in the model was dependent on if they had the outcome rather than the </w:t>
      </w:r>
      <w:commentRangeStart w:id="5"/>
      <w:r w:rsidR="00CF56F7" w:rsidRPr="00243C1C">
        <w:rPr>
          <w:rFonts w:ascii="Arial" w:hAnsi="Arial" w:cs="Arial"/>
          <w:color w:val="0070C0"/>
          <w:sz w:val="22"/>
          <w:szCs w:val="22"/>
        </w:rPr>
        <w:t>exposure</w:t>
      </w:r>
      <w:commentRangeEnd w:id="5"/>
      <w:r w:rsidR="00CE69E3" w:rsidRPr="00243C1C">
        <w:rPr>
          <w:rStyle w:val="CommentReference"/>
          <w:rFonts w:ascii="Arial" w:eastAsiaTheme="minorHAnsi" w:hAnsi="Arial" w:cs="Arial"/>
          <w:kern w:val="2"/>
          <w:sz w:val="22"/>
          <w:szCs w:val="22"/>
          <w14:ligatures w14:val="standardContextual"/>
          <w:rPrChange w:id="6" w:author="Joan Casey" w:date="2025-07-18T10:11:00Z" w16du:dateUtc="2025-07-18T17:11:00Z">
            <w:rPr>
              <w:rStyle w:val="CommentReference"/>
              <w:rFonts w:asciiTheme="minorHAnsi" w:eastAsiaTheme="minorHAnsi" w:hAnsiTheme="minorHAnsi" w:cstheme="minorBidi"/>
              <w:kern w:val="2"/>
              <w14:ligatures w14:val="standardContextual"/>
            </w:rPr>
          </w:rPrChange>
        </w:rPr>
        <w:commentReference w:id="5"/>
      </w:r>
      <w:r w:rsidR="00CF56F7" w:rsidRPr="00243C1C">
        <w:rPr>
          <w:rFonts w:ascii="Arial" w:hAnsi="Arial" w:cs="Arial"/>
          <w:color w:val="0070C0"/>
          <w:sz w:val="22"/>
          <w:szCs w:val="22"/>
        </w:rPr>
        <w:t xml:space="preserve">.  </w:t>
      </w:r>
    </w:p>
    <w:p w14:paraId="68772F24" w14:textId="40F8F52E" w:rsidR="00B048A2" w:rsidRPr="00243C1C" w:rsidRDefault="00B048A2" w:rsidP="002F78CB">
      <w:pPr>
        <w:pStyle w:val="NormalWeb"/>
        <w:rPr>
          <w:rFonts w:ascii="Arial" w:hAnsi="Arial" w:cs="Arial"/>
          <w:color w:val="0070C0"/>
          <w:sz w:val="22"/>
          <w:szCs w:val="22"/>
        </w:rPr>
      </w:pPr>
      <w:r w:rsidRPr="00243C1C">
        <w:rPr>
          <w:rFonts w:ascii="Arial" w:hAnsi="Arial" w:cs="Arial"/>
          <w:color w:val="0070C0"/>
          <w:sz w:val="22"/>
          <w:szCs w:val="22"/>
        </w:rPr>
        <w:t>This method does account for county clustering</w:t>
      </w:r>
      <w:r w:rsidR="003A3BF1" w:rsidRPr="00243C1C">
        <w:rPr>
          <w:rFonts w:ascii="Arial" w:hAnsi="Arial" w:cs="Arial"/>
          <w:color w:val="0070C0"/>
          <w:sz w:val="22"/>
          <w:szCs w:val="22"/>
        </w:rPr>
        <w:t xml:space="preserve">, by including intercepts for </w:t>
      </w:r>
      <w:commentRangeStart w:id="7"/>
      <w:r w:rsidR="003A3BF1" w:rsidRPr="00243C1C">
        <w:rPr>
          <w:rFonts w:ascii="Arial" w:hAnsi="Arial" w:cs="Arial"/>
          <w:color w:val="0070C0"/>
          <w:sz w:val="22"/>
          <w:szCs w:val="22"/>
        </w:rPr>
        <w:t>county</w:t>
      </w:r>
      <w:commentRangeEnd w:id="7"/>
      <w:r w:rsidR="003E2305" w:rsidRPr="00243C1C">
        <w:rPr>
          <w:rStyle w:val="CommentReference"/>
          <w:rFonts w:ascii="Arial" w:eastAsiaTheme="minorHAnsi" w:hAnsi="Arial" w:cs="Arial"/>
          <w:kern w:val="2"/>
          <w:sz w:val="22"/>
          <w:szCs w:val="22"/>
          <w14:ligatures w14:val="standardContextual"/>
          <w:rPrChange w:id="8" w:author="Joan Casey" w:date="2025-07-18T10:11:00Z" w16du:dateUtc="2025-07-18T17:11:00Z">
            <w:rPr>
              <w:rStyle w:val="CommentReference"/>
              <w:rFonts w:asciiTheme="minorHAnsi" w:eastAsiaTheme="minorHAnsi" w:hAnsiTheme="minorHAnsi" w:cstheme="minorBidi"/>
              <w:kern w:val="2"/>
              <w14:ligatures w14:val="standardContextual"/>
            </w:rPr>
          </w:rPrChange>
        </w:rPr>
        <w:commentReference w:id="7"/>
      </w:r>
      <w:r w:rsidR="003A3BF1" w:rsidRPr="00243C1C">
        <w:rPr>
          <w:rFonts w:ascii="Arial" w:hAnsi="Arial" w:cs="Arial"/>
          <w:color w:val="0070C0"/>
          <w:sz w:val="22"/>
          <w:szCs w:val="22"/>
        </w:rPr>
        <w:t xml:space="preserve">. </w:t>
      </w:r>
    </w:p>
    <w:p w14:paraId="4CFE5263" w14:textId="77777777" w:rsidR="004A5E9F" w:rsidRPr="00243C1C" w:rsidRDefault="007824C8" w:rsidP="007824C8">
      <w:pPr>
        <w:pStyle w:val="NormalWeb"/>
        <w:rPr>
          <w:rFonts w:ascii="Arial" w:hAnsi="Arial" w:cs="Arial"/>
          <w:sz w:val="22"/>
          <w:szCs w:val="22"/>
        </w:rPr>
      </w:pPr>
      <w:r w:rsidRPr="00243C1C">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200D53A4" w14:textId="4181CC46" w:rsidR="002978F6" w:rsidRPr="00243C1C" w:rsidRDefault="0080601C" w:rsidP="007824C8">
      <w:pPr>
        <w:pStyle w:val="NormalWeb"/>
        <w:rPr>
          <w:rFonts w:ascii="Arial" w:hAnsi="Arial" w:cs="Arial"/>
          <w:color w:val="0070C0"/>
          <w:sz w:val="22"/>
          <w:szCs w:val="22"/>
        </w:rPr>
      </w:pPr>
      <w:r w:rsidRPr="00243C1C">
        <w:rPr>
          <w:rFonts w:ascii="Arial" w:hAnsi="Arial" w:cs="Arial"/>
          <w:color w:val="0070C0"/>
          <w:sz w:val="22"/>
          <w:szCs w:val="22"/>
        </w:rPr>
        <w:t xml:space="preserve">We have indeed fit two different models for each outcome. </w:t>
      </w:r>
      <w:r w:rsidR="00750104" w:rsidRPr="00243C1C">
        <w:rPr>
          <w:rFonts w:ascii="Arial" w:hAnsi="Arial" w:cs="Arial"/>
          <w:color w:val="0070C0"/>
          <w:sz w:val="22"/>
          <w:szCs w:val="22"/>
        </w:rPr>
        <w:t xml:space="preserve">Our goal in doing so was to correctly model the relationship between exposure, outcome, </w:t>
      </w:r>
      <w:r w:rsidR="00673A04" w:rsidRPr="00243C1C">
        <w:rPr>
          <w:rFonts w:ascii="Arial" w:hAnsi="Arial" w:cs="Arial"/>
          <w:color w:val="0070C0"/>
          <w:sz w:val="22"/>
          <w:szCs w:val="22"/>
        </w:rPr>
        <w:t>and</w:t>
      </w:r>
      <w:r w:rsidR="00750104" w:rsidRPr="00243C1C">
        <w:rPr>
          <w:rFonts w:ascii="Arial" w:hAnsi="Arial" w:cs="Arial"/>
          <w:color w:val="0070C0"/>
          <w:sz w:val="22"/>
          <w:szCs w:val="22"/>
        </w:rPr>
        <w:t xml:space="preserve"> confounders to best estimate the effect of power outage on CVD and respiratory outcomes. </w:t>
      </w:r>
      <w:r w:rsidR="002978F6" w:rsidRPr="00243C1C">
        <w:rPr>
          <w:rFonts w:ascii="Arial" w:hAnsi="Arial" w:cs="Arial"/>
          <w:color w:val="0070C0"/>
          <w:sz w:val="22"/>
          <w:szCs w:val="22"/>
        </w:rPr>
        <w:t xml:space="preserve">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 between heat and cold, dehydration, and CVD and respiratory conditions. </w:t>
      </w:r>
      <w:r w:rsidR="001408E7" w:rsidRPr="00243C1C">
        <w:rPr>
          <w:rFonts w:ascii="Arial" w:hAnsi="Arial" w:cs="Arial"/>
          <w:color w:val="0070C0"/>
          <w:sz w:val="22"/>
          <w:szCs w:val="22"/>
        </w:rPr>
        <w:t xml:space="preserve">For example, the lagged effect of heat exposure on CVD is different than the lagged effect of heat on respiratory </w:t>
      </w:r>
      <w:r w:rsidR="00FC6DAF" w:rsidRPr="00243C1C">
        <w:rPr>
          <w:rFonts w:ascii="Arial" w:hAnsi="Arial" w:cs="Arial"/>
          <w:color w:val="0070C0"/>
          <w:sz w:val="22"/>
          <w:szCs w:val="22"/>
        </w:rPr>
        <w:t>conditions</w:t>
      </w:r>
      <w:r w:rsidR="001408E7" w:rsidRPr="00243C1C">
        <w:rPr>
          <w:rFonts w:ascii="Arial" w:hAnsi="Arial" w:cs="Arial"/>
          <w:color w:val="0070C0"/>
          <w:sz w:val="22"/>
          <w:szCs w:val="22"/>
        </w:rPr>
        <w:t xml:space="preserve">. </w:t>
      </w:r>
      <w:r w:rsidR="002978F6" w:rsidRPr="00243C1C">
        <w:rPr>
          <w:rFonts w:ascii="Arial" w:hAnsi="Arial" w:cs="Arial"/>
          <w:color w:val="0070C0"/>
          <w:sz w:val="22"/>
          <w:szCs w:val="22"/>
        </w:rPr>
        <w:t>We chose to model these outcomes differently and separately because of these differing relationships</w:t>
      </w:r>
      <w:r w:rsidR="00FC6DAF" w:rsidRPr="00243C1C">
        <w:rPr>
          <w:rFonts w:ascii="Arial" w:hAnsi="Arial" w:cs="Arial"/>
          <w:color w:val="0070C0"/>
          <w:sz w:val="22"/>
          <w:szCs w:val="22"/>
        </w:rPr>
        <w:t xml:space="preserve"> and so we think it makes sense that the models are different. </w:t>
      </w:r>
      <w:r w:rsidR="001B4EBA" w:rsidRPr="00243C1C">
        <w:rPr>
          <w:rFonts w:ascii="Arial" w:hAnsi="Arial" w:cs="Arial"/>
          <w:color w:val="0070C0"/>
          <w:sz w:val="22"/>
          <w:szCs w:val="22"/>
        </w:rPr>
        <w:t xml:space="preserve">The other option would be modelling them the same. Not sure why we’d do that. </w:t>
      </w:r>
    </w:p>
    <w:p w14:paraId="6B7C63E7" w14:textId="7214A240" w:rsidR="00A27F7B" w:rsidRPr="00243C1C" w:rsidRDefault="00A27F7B" w:rsidP="007824C8">
      <w:pPr>
        <w:pStyle w:val="NormalWeb"/>
        <w:rPr>
          <w:rFonts w:ascii="Arial" w:hAnsi="Arial" w:cs="Arial"/>
          <w:color w:val="0070C0"/>
          <w:sz w:val="22"/>
          <w:szCs w:val="22"/>
        </w:rPr>
      </w:pPr>
      <w:r w:rsidRPr="00243C1C">
        <w:rPr>
          <w:rFonts w:ascii="Arial" w:hAnsi="Arial" w:cs="Arial"/>
          <w:color w:val="0070C0"/>
          <w:sz w:val="22"/>
          <w:szCs w:val="22"/>
        </w:rPr>
        <w:lastRenderedPageBreak/>
        <w:t xml:space="preserve">The third reviewer </w:t>
      </w:r>
      <w:r w:rsidR="00B90289" w:rsidRPr="00243C1C">
        <w:rPr>
          <w:rFonts w:ascii="Arial" w:hAnsi="Arial" w:cs="Arial"/>
          <w:color w:val="0070C0"/>
          <w:sz w:val="22"/>
          <w:szCs w:val="22"/>
        </w:rPr>
        <w:t xml:space="preserve">also </w:t>
      </w:r>
      <w:r w:rsidRPr="00243C1C">
        <w:rPr>
          <w:rFonts w:ascii="Arial" w:hAnsi="Arial" w:cs="Arial"/>
          <w:color w:val="0070C0"/>
          <w:sz w:val="22"/>
          <w:szCs w:val="22"/>
        </w:rPr>
        <w:t xml:space="preserve">asked us to address these differences in the discussion and so we’ve </w:t>
      </w:r>
      <w:r w:rsidR="00B90289" w:rsidRPr="00243C1C">
        <w:rPr>
          <w:rFonts w:ascii="Arial" w:hAnsi="Arial" w:cs="Arial"/>
          <w:color w:val="0070C0"/>
          <w:sz w:val="22"/>
          <w:szCs w:val="22"/>
        </w:rPr>
        <w:t>included</w:t>
      </w:r>
      <w:r w:rsidRPr="00243C1C">
        <w:rPr>
          <w:rFonts w:ascii="Arial" w:hAnsi="Arial" w:cs="Arial"/>
          <w:color w:val="0070C0"/>
          <w:sz w:val="22"/>
          <w:szCs w:val="22"/>
        </w:rPr>
        <w:t xml:space="preserve"> the following text clarifying this: </w:t>
      </w:r>
    </w:p>
    <w:p w14:paraId="5D0DBAC4" w14:textId="3C610487" w:rsidR="00A27F7B" w:rsidRPr="00243C1C" w:rsidRDefault="007D117D" w:rsidP="00C43981">
      <w:pPr>
        <w:spacing w:after="0" w:line="480" w:lineRule="auto"/>
        <w:ind w:firstLine="720"/>
        <w:rPr>
          <w:rFonts w:ascii="Arial" w:hAnsi="Arial" w:cs="Arial"/>
          <w:color w:val="4472C4" w:themeColor="accent1"/>
          <w:sz w:val="22"/>
          <w:szCs w:val="22"/>
          <w:rPrChange w:id="9"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10" w:author="Joan Casey" w:date="2025-07-18T10:11:00Z" w16du:dateUtc="2025-07-18T17:11:00Z">
            <w:rPr>
              <w:rFonts w:ascii="Arial" w:hAnsi="Arial" w:cs="Arial"/>
              <w:color w:val="4472C4" w:themeColor="accent1"/>
              <w:sz w:val="20"/>
              <w:szCs w:val="20"/>
            </w:rPr>
          </w:rPrChange>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are likely different since the lagged effects of high or low temperature and air pollution differ for CVD versus respiratory disease </w:t>
      </w:r>
      <w:r w:rsidRPr="00243C1C">
        <w:rPr>
          <w:rFonts w:ascii="Arial" w:hAnsi="Arial" w:cs="Arial"/>
          <w:color w:val="4472C4" w:themeColor="accent1"/>
          <w:sz w:val="22"/>
          <w:szCs w:val="22"/>
          <w:rPrChange w:id="11" w:author="Joan Casey" w:date="2025-07-18T10:11:00Z" w16du:dateUtc="2025-07-18T17:11:00Z">
            <w:rPr>
              <w:rFonts w:ascii="Arial" w:hAnsi="Arial" w:cs="Arial"/>
              <w:color w:val="4472C4" w:themeColor="accent1"/>
              <w:sz w:val="20"/>
              <w:szCs w:val="20"/>
            </w:rPr>
          </w:rPrChange>
        </w:rPr>
        <w:fldChar w:fldCharType="begin"/>
      </w:r>
      <w:r w:rsidRPr="00243C1C">
        <w:rPr>
          <w:rFonts w:ascii="Arial" w:hAnsi="Arial" w:cs="Arial"/>
          <w:color w:val="4472C4" w:themeColor="accent1"/>
          <w:sz w:val="22"/>
          <w:szCs w:val="22"/>
          <w:rPrChange w:id="12" w:author="Joan Casey" w:date="2025-07-18T10:11:00Z" w16du:dateUtc="2025-07-18T17:11:00Z">
            <w:rPr>
              <w:rFonts w:ascii="Arial" w:hAnsi="Arial" w:cs="Arial"/>
              <w:color w:val="4472C4" w:themeColor="accent1"/>
              <w:sz w:val="20"/>
              <w:szCs w:val="20"/>
            </w:rPr>
          </w:rPrChange>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Pr="00243C1C">
        <w:rPr>
          <w:rFonts w:ascii="Arial" w:hAnsi="Arial" w:cs="Arial"/>
          <w:color w:val="4472C4" w:themeColor="accent1"/>
          <w:sz w:val="22"/>
          <w:szCs w:val="22"/>
          <w:rPrChange w:id="13" w:author="Joan Casey" w:date="2025-07-18T10:11:00Z" w16du:dateUtc="2025-07-18T17:11:00Z">
            <w:rPr>
              <w:rFonts w:ascii="Arial" w:hAnsi="Arial" w:cs="Arial"/>
              <w:color w:val="4472C4" w:themeColor="accent1"/>
              <w:sz w:val="20"/>
              <w:szCs w:val="20"/>
            </w:rPr>
          </w:rPrChange>
        </w:rPr>
        <w:fldChar w:fldCharType="separate"/>
      </w:r>
      <w:r w:rsidRPr="00243C1C">
        <w:rPr>
          <w:rFonts w:ascii="Arial" w:hAnsi="Arial" w:cs="Arial"/>
          <w:color w:val="4472C4" w:themeColor="accent1"/>
          <w:sz w:val="22"/>
          <w:szCs w:val="22"/>
          <w:rPrChange w:id="14" w:author="Joan Casey" w:date="2025-07-18T10:11:00Z" w16du:dateUtc="2025-07-18T17:11:00Z">
            <w:rPr>
              <w:rFonts w:ascii="Arial" w:hAnsi="Arial" w:cs="Arial"/>
              <w:color w:val="4472C4" w:themeColor="accent1"/>
              <w:sz w:val="20"/>
            </w:rPr>
          </w:rPrChange>
        </w:rPr>
        <w:t>(26–28)</w:t>
      </w:r>
      <w:r w:rsidRPr="00243C1C">
        <w:rPr>
          <w:rFonts w:ascii="Arial" w:hAnsi="Arial" w:cs="Arial"/>
          <w:color w:val="4472C4" w:themeColor="accent1"/>
          <w:sz w:val="22"/>
          <w:szCs w:val="22"/>
          <w:rPrChange w:id="15" w:author="Joan Casey" w:date="2025-07-18T10:11:00Z" w16du:dateUtc="2025-07-18T17:11:00Z">
            <w:rPr>
              <w:rFonts w:ascii="Arial" w:hAnsi="Arial" w:cs="Arial"/>
              <w:color w:val="4472C4" w:themeColor="accent1"/>
              <w:sz w:val="20"/>
              <w:szCs w:val="20"/>
            </w:rPr>
          </w:rPrChange>
        </w:rPr>
        <w:fldChar w:fldCharType="end"/>
      </w:r>
      <w:r w:rsidRPr="00243C1C">
        <w:rPr>
          <w:rFonts w:ascii="Arial" w:hAnsi="Arial" w:cs="Arial"/>
          <w:color w:val="4472C4" w:themeColor="accent1"/>
          <w:sz w:val="22"/>
          <w:szCs w:val="22"/>
          <w:rPrChange w:id="16" w:author="Joan Casey" w:date="2025-07-18T10:11:00Z" w16du:dateUtc="2025-07-18T17:11:00Z">
            <w:rPr>
              <w:rFonts w:ascii="Arial" w:hAnsi="Arial" w:cs="Arial"/>
              <w:color w:val="4472C4" w:themeColor="accent1"/>
              <w:sz w:val="20"/>
              <w:szCs w:val="20"/>
            </w:rPr>
          </w:rPrChange>
        </w:rPr>
        <w:t xml:space="preserve">. </w:t>
      </w:r>
    </w:p>
    <w:p w14:paraId="762471B8"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8 I am afraid I have very little knowledge about Medicare or Medicaid. Are these universal, that is, does everyone over age 65 become included? </w:t>
      </w:r>
    </w:p>
    <w:p w14:paraId="75157BA5" w14:textId="7EFF538D" w:rsidR="00FF3BAC" w:rsidRPr="00243C1C" w:rsidRDefault="006235A7" w:rsidP="007824C8">
      <w:pPr>
        <w:pStyle w:val="NormalWeb"/>
        <w:rPr>
          <w:rFonts w:ascii="Arial" w:hAnsi="Arial" w:cs="Arial"/>
          <w:color w:val="0070C0"/>
          <w:sz w:val="22"/>
          <w:szCs w:val="22"/>
        </w:rPr>
      </w:pPr>
      <w:r w:rsidRPr="00243C1C">
        <w:rPr>
          <w:rFonts w:ascii="Arial" w:hAnsi="Arial" w:cs="Arial"/>
          <w:color w:val="0070C0"/>
          <w:sz w:val="22"/>
          <w:szCs w:val="22"/>
        </w:rPr>
        <w:t>Thank you for this comm</w:t>
      </w:r>
      <w:r w:rsidR="00CE71F4" w:rsidRPr="00243C1C">
        <w:rPr>
          <w:rFonts w:ascii="Arial" w:hAnsi="Arial" w:cs="Arial"/>
          <w:color w:val="0070C0"/>
          <w:sz w:val="22"/>
          <w:szCs w:val="22"/>
        </w:rPr>
        <w:t xml:space="preserve">ent. </w:t>
      </w:r>
      <w:r w:rsidR="00487DA3" w:rsidRPr="00243C1C">
        <w:rPr>
          <w:rFonts w:ascii="Arial" w:hAnsi="Arial" w:cs="Arial"/>
          <w:color w:val="0070C0"/>
          <w:sz w:val="22"/>
          <w:szCs w:val="22"/>
        </w:rPr>
        <w:t>We can definitely clarify this</w:t>
      </w:r>
      <w:r w:rsidR="004F45D6" w:rsidRPr="00243C1C">
        <w:rPr>
          <w:rFonts w:ascii="Arial" w:hAnsi="Arial" w:cs="Arial"/>
          <w:color w:val="0070C0"/>
          <w:sz w:val="22"/>
          <w:szCs w:val="22"/>
        </w:rPr>
        <w:t xml:space="preserve"> both here and in the manuscript.</w:t>
      </w:r>
      <w:r w:rsidR="00487DA3" w:rsidRPr="00243C1C">
        <w:rPr>
          <w:rFonts w:ascii="Arial" w:hAnsi="Arial" w:cs="Arial"/>
          <w:color w:val="0070C0"/>
          <w:sz w:val="22"/>
          <w:szCs w:val="22"/>
        </w:rPr>
        <w:t xml:space="preserve"> </w:t>
      </w:r>
      <w:r w:rsidR="00FF3BAC" w:rsidRPr="00243C1C">
        <w:rPr>
          <w:rFonts w:ascii="Arial" w:hAnsi="Arial" w:cs="Arial"/>
          <w:color w:val="0070C0"/>
          <w:sz w:val="22"/>
          <w:szCs w:val="22"/>
        </w:rPr>
        <w:t xml:space="preserve">Everyone </w:t>
      </w:r>
      <w:r w:rsidR="003E1130" w:rsidRPr="00243C1C">
        <w:rPr>
          <w:rFonts w:ascii="Arial" w:hAnsi="Arial" w:cs="Arial"/>
          <w:color w:val="0070C0"/>
          <w:sz w:val="22"/>
          <w:szCs w:val="22"/>
        </w:rPr>
        <w:t xml:space="preserve">in the US </w:t>
      </w:r>
      <w:r w:rsidR="00FF3BAC" w:rsidRPr="00243C1C">
        <w:rPr>
          <w:rFonts w:ascii="Arial" w:hAnsi="Arial" w:cs="Arial"/>
          <w:color w:val="0070C0"/>
          <w:sz w:val="22"/>
          <w:szCs w:val="22"/>
        </w:rPr>
        <w:t>above 65 is covered by Medicare,</w:t>
      </w:r>
      <w:r w:rsidR="009F2865" w:rsidRPr="00243C1C">
        <w:rPr>
          <w:rFonts w:ascii="Arial" w:hAnsi="Arial" w:cs="Arial"/>
          <w:color w:val="0070C0"/>
          <w:sz w:val="22"/>
          <w:szCs w:val="22"/>
        </w:rPr>
        <w:t xml:space="preserve"> </w:t>
      </w:r>
      <w:r w:rsidR="00FF3BAC" w:rsidRPr="00243C1C">
        <w:rPr>
          <w:rFonts w:ascii="Arial" w:hAnsi="Arial" w:cs="Arial"/>
          <w:color w:val="0070C0"/>
          <w:sz w:val="22"/>
          <w:szCs w:val="22"/>
        </w:rPr>
        <w:t xml:space="preserve">however, </w:t>
      </w:r>
      <w:r w:rsidR="009F2865" w:rsidRPr="00243C1C">
        <w:rPr>
          <w:rFonts w:ascii="Arial" w:hAnsi="Arial" w:cs="Arial"/>
          <w:color w:val="0070C0"/>
          <w:sz w:val="22"/>
          <w:szCs w:val="22"/>
        </w:rPr>
        <w:t xml:space="preserve">people have the option to choose from two different kinds of Medicare coverage – Fee-For-Service, or Advantage. </w:t>
      </w:r>
      <w:r w:rsidR="00A92660" w:rsidRPr="00243C1C">
        <w:rPr>
          <w:rFonts w:ascii="Arial" w:hAnsi="Arial" w:cs="Arial"/>
          <w:color w:val="0070C0"/>
          <w:sz w:val="22"/>
          <w:szCs w:val="22"/>
        </w:rPr>
        <w:t>O</w:t>
      </w:r>
      <w:r w:rsidR="00FF3BAC" w:rsidRPr="00243C1C">
        <w:rPr>
          <w:rFonts w:ascii="Arial" w:hAnsi="Arial" w:cs="Arial"/>
          <w:color w:val="0070C0"/>
          <w:sz w:val="22"/>
          <w:szCs w:val="22"/>
        </w:rPr>
        <w:t>ur dataset only includes Fee-For-Service Medicare enrollees</w:t>
      </w:r>
      <w:r w:rsidR="00A92660" w:rsidRPr="00243C1C">
        <w:rPr>
          <w:rFonts w:ascii="Arial" w:hAnsi="Arial" w:cs="Arial"/>
          <w:color w:val="0070C0"/>
          <w:sz w:val="22"/>
          <w:szCs w:val="22"/>
        </w:rPr>
        <w:t xml:space="preserve">, which </w:t>
      </w:r>
      <w:r w:rsidR="00FF3BAC" w:rsidRPr="00243C1C">
        <w:rPr>
          <w:rFonts w:ascii="Arial" w:hAnsi="Arial" w:cs="Arial"/>
          <w:color w:val="0070C0"/>
          <w:sz w:val="22"/>
          <w:szCs w:val="22"/>
        </w:rPr>
        <w:t xml:space="preserve">is only about half of </w:t>
      </w:r>
      <w:r w:rsidR="003B26DD" w:rsidRPr="00243C1C">
        <w:rPr>
          <w:rFonts w:ascii="Arial" w:hAnsi="Arial" w:cs="Arial"/>
          <w:color w:val="0070C0"/>
          <w:sz w:val="22"/>
          <w:szCs w:val="22"/>
        </w:rPr>
        <w:t>the US population</w:t>
      </w:r>
      <w:r w:rsidR="00FF3BAC" w:rsidRPr="00243C1C">
        <w:rPr>
          <w:rFonts w:ascii="Arial" w:hAnsi="Arial" w:cs="Arial"/>
          <w:color w:val="0070C0"/>
          <w:sz w:val="22"/>
          <w:szCs w:val="22"/>
        </w:rPr>
        <w:t xml:space="preserve"> over 65</w:t>
      </w:r>
      <w:r w:rsidR="006B7975" w:rsidRPr="00243C1C">
        <w:rPr>
          <w:rFonts w:ascii="Arial" w:hAnsi="Arial" w:cs="Arial"/>
          <w:color w:val="0070C0"/>
          <w:sz w:val="22"/>
          <w:szCs w:val="22"/>
        </w:rPr>
        <w:t xml:space="preserve">, but is still 23 million older </w:t>
      </w:r>
      <w:r w:rsidR="00C858A2" w:rsidRPr="00243C1C">
        <w:rPr>
          <w:rFonts w:ascii="Arial" w:hAnsi="Arial" w:cs="Arial"/>
          <w:color w:val="0070C0"/>
          <w:sz w:val="22"/>
          <w:szCs w:val="22"/>
        </w:rPr>
        <w:t xml:space="preserve">(65+) </w:t>
      </w:r>
      <w:r w:rsidR="006B7975" w:rsidRPr="00243C1C">
        <w:rPr>
          <w:rFonts w:ascii="Arial" w:hAnsi="Arial" w:cs="Arial"/>
          <w:color w:val="0070C0"/>
          <w:sz w:val="22"/>
          <w:szCs w:val="22"/>
        </w:rPr>
        <w:t>adults</w:t>
      </w:r>
      <w:r w:rsidR="00FF3BAC" w:rsidRPr="00243C1C">
        <w:rPr>
          <w:rFonts w:ascii="Arial" w:hAnsi="Arial" w:cs="Arial"/>
          <w:color w:val="0070C0"/>
          <w:sz w:val="22"/>
          <w:szCs w:val="22"/>
        </w:rPr>
        <w:t xml:space="preserve">. More work is needed to figure out how </w:t>
      </w:r>
      <w:r w:rsidR="00AE7207" w:rsidRPr="00243C1C">
        <w:rPr>
          <w:rFonts w:ascii="Arial" w:hAnsi="Arial" w:cs="Arial"/>
          <w:color w:val="0070C0"/>
          <w:sz w:val="22"/>
          <w:szCs w:val="22"/>
        </w:rPr>
        <w:t xml:space="preserve">Fee-For-Service enrollees differ from </w:t>
      </w:r>
      <w:r w:rsidR="00B91992" w:rsidRPr="00243C1C">
        <w:rPr>
          <w:rFonts w:ascii="Arial" w:hAnsi="Arial" w:cs="Arial"/>
          <w:color w:val="0070C0"/>
          <w:sz w:val="22"/>
          <w:szCs w:val="22"/>
        </w:rPr>
        <w:t>Medicare Advantage enrolle</w:t>
      </w:r>
      <w:r w:rsidR="00533D28" w:rsidRPr="00243C1C">
        <w:rPr>
          <w:rFonts w:ascii="Arial" w:hAnsi="Arial" w:cs="Arial"/>
          <w:color w:val="0070C0"/>
          <w:sz w:val="22"/>
          <w:szCs w:val="22"/>
        </w:rPr>
        <w:t xml:space="preserve">es demographically (which we’re actually currently working on) but there have been a few </w:t>
      </w:r>
      <w:r w:rsidR="00F553E4" w:rsidRPr="00243C1C">
        <w:rPr>
          <w:rFonts w:ascii="Arial" w:hAnsi="Arial" w:cs="Arial"/>
          <w:color w:val="0070C0"/>
          <w:sz w:val="22"/>
          <w:szCs w:val="22"/>
        </w:rPr>
        <w:t xml:space="preserve">non-academic </w:t>
      </w:r>
      <w:r w:rsidR="00533D28" w:rsidRPr="00243C1C">
        <w:rPr>
          <w:rFonts w:ascii="Arial" w:hAnsi="Arial" w:cs="Arial"/>
          <w:color w:val="0070C0"/>
          <w:sz w:val="22"/>
          <w:szCs w:val="22"/>
        </w:rPr>
        <w:t xml:space="preserve">publications about this. </w:t>
      </w:r>
      <w:commentRangeStart w:id="17"/>
      <w:commentRangeEnd w:id="17"/>
      <w:r w:rsidR="008D10B8" w:rsidRPr="00243C1C">
        <w:rPr>
          <w:rStyle w:val="CommentReference"/>
          <w:rFonts w:ascii="Arial" w:eastAsiaTheme="minorHAnsi" w:hAnsi="Arial" w:cs="Arial"/>
          <w:kern w:val="2"/>
          <w:sz w:val="22"/>
          <w:szCs w:val="22"/>
          <w14:ligatures w14:val="standardContextual"/>
          <w:rPrChange w:id="18" w:author="Joan Casey" w:date="2025-07-18T10:11:00Z" w16du:dateUtc="2025-07-18T17:11:00Z">
            <w:rPr>
              <w:rStyle w:val="CommentReference"/>
              <w:rFonts w:asciiTheme="minorHAnsi" w:eastAsiaTheme="minorHAnsi" w:hAnsiTheme="minorHAnsi" w:cstheme="minorBidi"/>
              <w:kern w:val="2"/>
              <w14:ligatures w14:val="standardContextual"/>
            </w:rPr>
          </w:rPrChange>
        </w:rPr>
        <w:commentReference w:id="17"/>
      </w:r>
      <w:r w:rsidR="00CC2CD7" w:rsidRPr="00243C1C">
        <w:rPr>
          <w:rFonts w:ascii="Arial" w:hAnsi="Arial" w:cs="Arial"/>
          <w:color w:val="0070C0"/>
          <w:sz w:val="22"/>
          <w:szCs w:val="22"/>
        </w:rPr>
        <w:t>It seems Advantage enrollees may be more vulnerable to health effects from power outage compared to Fee-For-Service enrollees based on demographic differences reported in these white papers</w:t>
      </w:r>
      <w:r w:rsidR="00026139" w:rsidRPr="00243C1C">
        <w:rPr>
          <w:rFonts w:ascii="Arial" w:hAnsi="Arial" w:cs="Arial"/>
          <w:color w:val="0070C0"/>
          <w:sz w:val="22"/>
          <w:szCs w:val="22"/>
        </w:rPr>
        <w:t xml:space="preserve">, such as income, education, measures of social risk, </w:t>
      </w:r>
      <w:r w:rsidR="00786954" w:rsidRPr="00243C1C">
        <w:rPr>
          <w:rFonts w:ascii="Arial" w:hAnsi="Arial" w:cs="Arial"/>
          <w:color w:val="0070C0"/>
          <w:sz w:val="22"/>
          <w:szCs w:val="22"/>
        </w:rPr>
        <w:t xml:space="preserve">rates of chronic health conditions, </w:t>
      </w:r>
      <w:r w:rsidR="00026139" w:rsidRPr="00243C1C">
        <w:rPr>
          <w:rFonts w:ascii="Arial" w:hAnsi="Arial" w:cs="Arial"/>
          <w:color w:val="0070C0"/>
          <w:sz w:val="22"/>
          <w:szCs w:val="22"/>
        </w:rPr>
        <w:t xml:space="preserve">and healthcare utilization. </w:t>
      </w:r>
      <w:r w:rsidR="00366BEF" w:rsidRPr="00243C1C">
        <w:rPr>
          <w:rFonts w:ascii="Arial" w:hAnsi="Arial" w:cs="Arial"/>
          <w:color w:val="0070C0"/>
          <w:sz w:val="22"/>
          <w:szCs w:val="22"/>
        </w:rPr>
        <w:t xml:space="preserve">In summary, the people we’ve included here are likely less vulnerable to health effects from power outage compared to the other half of the population which is not represented. </w:t>
      </w:r>
      <w:r w:rsidR="00D741A8" w:rsidRPr="00243C1C">
        <w:rPr>
          <w:rFonts w:ascii="Arial" w:hAnsi="Arial" w:cs="Arial"/>
          <w:color w:val="0070C0"/>
          <w:sz w:val="22"/>
          <w:szCs w:val="22"/>
        </w:rPr>
        <w:t xml:space="preserve">We’ve added a paragraph to the </w:t>
      </w:r>
      <w:r w:rsidR="00D904ED" w:rsidRPr="00243C1C">
        <w:rPr>
          <w:rFonts w:ascii="Arial" w:hAnsi="Arial" w:cs="Arial"/>
          <w:color w:val="0070C0"/>
          <w:sz w:val="22"/>
          <w:szCs w:val="22"/>
        </w:rPr>
        <w:t>methods section</w:t>
      </w:r>
      <w:r w:rsidR="00D741A8" w:rsidRPr="00243C1C">
        <w:rPr>
          <w:rFonts w:ascii="Arial" w:hAnsi="Arial" w:cs="Arial"/>
          <w:color w:val="0070C0"/>
          <w:sz w:val="22"/>
          <w:szCs w:val="22"/>
        </w:rPr>
        <w:t xml:space="preserve"> about thi</w:t>
      </w:r>
      <w:r w:rsidR="00C20557" w:rsidRPr="00243C1C">
        <w:rPr>
          <w:rFonts w:ascii="Arial" w:hAnsi="Arial" w:cs="Arial"/>
          <w:color w:val="0070C0"/>
          <w:sz w:val="22"/>
          <w:szCs w:val="22"/>
        </w:rPr>
        <w:t>s population and how it compares to the overall population</w:t>
      </w:r>
      <w:r w:rsidR="00FC6240" w:rsidRPr="00243C1C">
        <w:rPr>
          <w:rFonts w:ascii="Arial" w:hAnsi="Arial" w:cs="Arial"/>
          <w:color w:val="0070C0"/>
          <w:sz w:val="22"/>
          <w:szCs w:val="22"/>
        </w:rPr>
        <w:t>, and then a couple sentences to the discussion about how this may have influenced our results</w:t>
      </w:r>
      <w:r w:rsidR="00D1499B" w:rsidRPr="00243C1C">
        <w:rPr>
          <w:rFonts w:ascii="Arial" w:hAnsi="Arial" w:cs="Arial"/>
          <w:color w:val="0070C0"/>
          <w:sz w:val="22"/>
          <w:szCs w:val="22"/>
        </w:rPr>
        <w:t>:</w:t>
      </w:r>
    </w:p>
    <w:p w14:paraId="44D23C93" w14:textId="4B7A6309" w:rsidR="007A0A38" w:rsidRPr="00243C1C" w:rsidRDefault="007A0A38" w:rsidP="007824C8">
      <w:pPr>
        <w:pStyle w:val="NormalWeb"/>
        <w:rPr>
          <w:rFonts w:ascii="Arial" w:hAnsi="Arial" w:cs="Arial"/>
          <w:color w:val="0070C0"/>
          <w:sz w:val="22"/>
          <w:szCs w:val="22"/>
        </w:rPr>
      </w:pPr>
      <w:r w:rsidRPr="00243C1C">
        <w:rPr>
          <w:rFonts w:ascii="Arial" w:hAnsi="Arial" w:cs="Arial"/>
          <w:color w:val="0070C0"/>
          <w:sz w:val="22"/>
          <w:szCs w:val="22"/>
        </w:rPr>
        <w:t>Methods:</w:t>
      </w:r>
    </w:p>
    <w:p w14:paraId="2EFB0CD3" w14:textId="20B54A53" w:rsidR="00D741A8" w:rsidRPr="00243C1C" w:rsidRDefault="00D12842" w:rsidP="00D12842">
      <w:pPr>
        <w:pStyle w:val="NormalWeb"/>
        <w:spacing w:line="480" w:lineRule="auto"/>
        <w:ind w:firstLine="720"/>
        <w:rPr>
          <w:rStyle w:val="CommentReference"/>
          <w:rFonts w:ascii="Arial" w:eastAsiaTheme="majorEastAsia" w:hAnsi="Arial" w:cs="Arial"/>
          <w:color w:val="4472C4" w:themeColor="accent1"/>
          <w:sz w:val="22"/>
          <w:szCs w:val="22"/>
          <w:rPrChange w:id="19" w:author="Joan Casey" w:date="2025-07-18T10:11:00Z" w16du:dateUtc="2025-07-18T17:11:00Z">
            <w:rPr>
              <w:rStyle w:val="CommentReference"/>
              <w:rFonts w:ascii="Arial" w:eastAsiaTheme="majorEastAsia" w:hAnsi="Arial" w:cs="Arial"/>
              <w:color w:val="4472C4" w:themeColor="accent1"/>
              <w:sz w:val="20"/>
              <w:szCs w:val="20"/>
            </w:rPr>
          </w:rPrChange>
        </w:rPr>
      </w:pPr>
      <w:r w:rsidRPr="00243C1C">
        <w:rPr>
          <w:rFonts w:ascii="Arial" w:hAnsi="Arial" w:cs="Arial"/>
          <w:color w:val="4472C4" w:themeColor="accent1"/>
          <w:sz w:val="22"/>
          <w:szCs w:val="22"/>
          <w:rPrChange w:id="20" w:author="Joan Casey" w:date="2025-07-18T10:11:00Z" w16du:dateUtc="2025-07-18T17:11:00Z">
            <w:rPr>
              <w:rFonts w:ascii="Arial" w:hAnsi="Arial" w:cs="Arial"/>
              <w:color w:val="4472C4" w:themeColor="accent1"/>
              <w:sz w:val="20"/>
              <w:szCs w:val="20"/>
            </w:rPr>
          </w:rPrChange>
        </w:rPr>
        <w:t>Our study population included Medicare Fee-For-Service beneficiaries aged 65+ and enrolled for at least one month between January 1</w:t>
      </w:r>
      <w:r w:rsidRPr="00243C1C">
        <w:rPr>
          <w:rFonts w:ascii="Arial" w:hAnsi="Arial" w:cs="Arial"/>
          <w:color w:val="4472C4" w:themeColor="accent1"/>
          <w:sz w:val="22"/>
          <w:szCs w:val="22"/>
          <w:vertAlign w:val="superscript"/>
          <w:rPrChange w:id="21" w:author="Joan Casey" w:date="2025-07-18T10:11:00Z" w16du:dateUtc="2025-07-18T17:11:00Z">
            <w:rPr>
              <w:rFonts w:ascii="Arial" w:hAnsi="Arial" w:cs="Arial"/>
              <w:color w:val="4472C4" w:themeColor="accent1"/>
              <w:sz w:val="20"/>
              <w:szCs w:val="20"/>
              <w:vertAlign w:val="superscript"/>
            </w:rPr>
          </w:rPrChange>
        </w:rPr>
        <w:t>st</w:t>
      </w:r>
      <w:r w:rsidRPr="00243C1C">
        <w:rPr>
          <w:rFonts w:ascii="Arial" w:hAnsi="Arial" w:cs="Arial"/>
          <w:color w:val="4472C4" w:themeColor="accent1"/>
          <w:sz w:val="22"/>
          <w:szCs w:val="22"/>
          <w:rPrChange w:id="22" w:author="Joan Casey" w:date="2025-07-18T10:11:00Z" w16du:dateUtc="2025-07-18T17:11:00Z">
            <w:rPr>
              <w:rFonts w:ascii="Arial" w:hAnsi="Arial" w:cs="Arial"/>
              <w:color w:val="4472C4" w:themeColor="accent1"/>
              <w:sz w:val="20"/>
              <w:szCs w:val="20"/>
            </w:rPr>
          </w:rPrChange>
        </w:rPr>
        <w:t>, 2018, and December 31</w:t>
      </w:r>
      <w:r w:rsidRPr="00243C1C">
        <w:rPr>
          <w:rFonts w:ascii="Arial" w:hAnsi="Arial" w:cs="Arial"/>
          <w:color w:val="4472C4" w:themeColor="accent1"/>
          <w:sz w:val="22"/>
          <w:szCs w:val="22"/>
          <w:vertAlign w:val="superscript"/>
          <w:rPrChange w:id="23" w:author="Joan Casey" w:date="2025-07-18T10:11:00Z" w16du:dateUtc="2025-07-18T17:11:00Z">
            <w:rPr>
              <w:rFonts w:ascii="Arial" w:hAnsi="Arial" w:cs="Arial"/>
              <w:color w:val="4472C4" w:themeColor="accent1"/>
              <w:sz w:val="20"/>
              <w:szCs w:val="20"/>
              <w:vertAlign w:val="superscript"/>
            </w:rPr>
          </w:rPrChange>
        </w:rPr>
        <w:t>st</w:t>
      </w:r>
      <w:r w:rsidRPr="00243C1C">
        <w:rPr>
          <w:rFonts w:ascii="Arial" w:hAnsi="Arial" w:cs="Arial"/>
          <w:color w:val="4472C4" w:themeColor="accent1"/>
          <w:sz w:val="22"/>
          <w:szCs w:val="22"/>
          <w:rPrChange w:id="24" w:author="Joan Casey" w:date="2025-07-18T10:11:00Z" w16du:dateUtc="2025-07-18T17:11:00Z">
            <w:rPr>
              <w:rFonts w:ascii="Arial" w:hAnsi="Arial" w:cs="Arial"/>
              <w:color w:val="4472C4" w:themeColor="accent1"/>
              <w:sz w:val="20"/>
              <w:szCs w:val="20"/>
            </w:rPr>
          </w:rPrChange>
        </w:rPr>
        <w:t>, 2018. From the Medicare Beneficiary Summary File (MSBF), we obtained age, sex, Medicaid-eligibility status, and county of residence for all beneficiaries</w:t>
      </w:r>
      <w:r w:rsidRPr="00243C1C">
        <w:rPr>
          <w:rStyle w:val="CommentReference"/>
          <w:rFonts w:ascii="Arial" w:eastAsiaTheme="majorEastAsia" w:hAnsi="Arial" w:cs="Arial"/>
          <w:color w:val="4472C4" w:themeColor="accent1"/>
          <w:sz w:val="22"/>
          <w:szCs w:val="22"/>
          <w:rPrChange w:id="25" w:author="Joan Casey" w:date="2025-07-18T10:11:00Z" w16du:dateUtc="2025-07-18T17:11:00Z">
            <w:rPr>
              <w:rStyle w:val="CommentReference"/>
              <w:rFonts w:ascii="Arial" w:eastAsiaTheme="majorEastAsia" w:hAnsi="Arial" w:cs="Arial"/>
              <w:color w:val="4472C4" w:themeColor="accent1"/>
              <w:sz w:val="20"/>
              <w:szCs w:val="20"/>
            </w:rPr>
          </w:rPrChange>
        </w:rPr>
        <w:t>.</w:t>
      </w:r>
      <w:r w:rsidR="00264BA3" w:rsidRPr="00243C1C">
        <w:rPr>
          <w:rStyle w:val="CommentReference"/>
          <w:rFonts w:ascii="Arial" w:eastAsiaTheme="majorEastAsia" w:hAnsi="Arial" w:cs="Arial"/>
          <w:color w:val="4472C4" w:themeColor="accent1"/>
          <w:sz w:val="22"/>
          <w:szCs w:val="22"/>
          <w:rPrChange w:id="26" w:author="Joan Casey" w:date="2025-07-18T10:11:00Z" w16du:dateUtc="2025-07-18T17:11:00Z">
            <w:rPr>
              <w:rStyle w:val="CommentReference"/>
              <w:rFonts w:ascii="Arial" w:eastAsiaTheme="majorEastAsia" w:hAnsi="Arial" w:cs="Arial"/>
              <w:color w:val="4472C4" w:themeColor="accent1"/>
              <w:sz w:val="20"/>
              <w:szCs w:val="20"/>
            </w:rPr>
          </w:rPrChange>
        </w:rPr>
        <w:t xml:space="preserve"> </w:t>
      </w:r>
      <w:r w:rsidR="008548B6" w:rsidRPr="00243C1C">
        <w:rPr>
          <w:rStyle w:val="CommentReference"/>
          <w:rFonts w:ascii="Arial" w:eastAsiaTheme="majorEastAsia" w:hAnsi="Arial" w:cs="Arial"/>
          <w:color w:val="4472C4" w:themeColor="accent1"/>
          <w:sz w:val="22"/>
          <w:szCs w:val="22"/>
          <w:rPrChange w:id="27" w:author="Joan Casey" w:date="2025-07-18T10:11:00Z" w16du:dateUtc="2025-07-18T17:11:00Z">
            <w:rPr>
              <w:rStyle w:val="CommentReference"/>
              <w:rFonts w:ascii="Arial" w:eastAsiaTheme="majorEastAsia" w:hAnsi="Arial" w:cs="Arial"/>
              <w:color w:val="4472C4" w:themeColor="accent1"/>
              <w:sz w:val="20"/>
              <w:szCs w:val="20"/>
            </w:rPr>
          </w:rPrChange>
        </w:rPr>
        <w:t xml:space="preserve">Medicare Fee-For-Service </w:t>
      </w:r>
      <w:r w:rsidR="003A7F54" w:rsidRPr="00243C1C">
        <w:rPr>
          <w:rStyle w:val="CommentReference"/>
          <w:rFonts w:ascii="Arial" w:eastAsiaTheme="majorEastAsia" w:hAnsi="Arial" w:cs="Arial"/>
          <w:color w:val="4472C4" w:themeColor="accent1"/>
          <w:sz w:val="22"/>
          <w:szCs w:val="22"/>
          <w:rPrChange w:id="28" w:author="Joan Casey" w:date="2025-07-18T10:11:00Z" w16du:dateUtc="2025-07-18T17:11:00Z">
            <w:rPr>
              <w:rStyle w:val="CommentReference"/>
              <w:rFonts w:ascii="Arial" w:eastAsiaTheme="majorEastAsia" w:hAnsi="Arial" w:cs="Arial"/>
              <w:color w:val="4472C4" w:themeColor="accent1"/>
              <w:sz w:val="20"/>
              <w:szCs w:val="20"/>
            </w:rPr>
          </w:rPrChange>
        </w:rPr>
        <w:t>beneficiaries</w:t>
      </w:r>
      <w:r w:rsidR="008548B6" w:rsidRPr="00243C1C">
        <w:rPr>
          <w:rStyle w:val="CommentReference"/>
          <w:rFonts w:ascii="Arial" w:eastAsiaTheme="majorEastAsia" w:hAnsi="Arial" w:cs="Arial"/>
          <w:color w:val="4472C4" w:themeColor="accent1"/>
          <w:sz w:val="22"/>
          <w:szCs w:val="22"/>
          <w:rPrChange w:id="29" w:author="Joan Casey" w:date="2025-07-18T10:11:00Z" w16du:dateUtc="2025-07-18T17:11:00Z">
            <w:rPr>
              <w:rStyle w:val="CommentReference"/>
              <w:rFonts w:ascii="Arial" w:eastAsiaTheme="majorEastAsia" w:hAnsi="Arial" w:cs="Arial"/>
              <w:color w:val="4472C4" w:themeColor="accent1"/>
              <w:sz w:val="20"/>
              <w:szCs w:val="20"/>
            </w:rPr>
          </w:rPrChange>
        </w:rPr>
        <w:t xml:space="preserve"> make up about 50% of the US population age 65+, and </w:t>
      </w:r>
      <w:r w:rsidR="003A7F54" w:rsidRPr="00243C1C">
        <w:rPr>
          <w:rStyle w:val="CommentReference"/>
          <w:rFonts w:ascii="Arial" w:eastAsiaTheme="majorEastAsia" w:hAnsi="Arial" w:cs="Arial"/>
          <w:color w:val="4472C4" w:themeColor="accent1"/>
          <w:sz w:val="22"/>
          <w:szCs w:val="22"/>
          <w:rPrChange w:id="30" w:author="Joan Casey" w:date="2025-07-18T10:11:00Z" w16du:dateUtc="2025-07-18T17:11:00Z">
            <w:rPr>
              <w:rStyle w:val="CommentReference"/>
              <w:rFonts w:ascii="Arial" w:eastAsiaTheme="majorEastAsia" w:hAnsi="Arial" w:cs="Arial"/>
              <w:color w:val="4472C4" w:themeColor="accent1"/>
              <w:sz w:val="20"/>
              <w:szCs w:val="20"/>
            </w:rPr>
          </w:rPrChange>
        </w:rPr>
        <w:t xml:space="preserve">may have fewer chronic health conditions, more </w:t>
      </w:r>
      <w:r w:rsidR="003A7F54" w:rsidRPr="00243C1C">
        <w:rPr>
          <w:rStyle w:val="CommentReference"/>
          <w:rFonts w:ascii="Arial" w:eastAsiaTheme="majorEastAsia" w:hAnsi="Arial" w:cs="Arial"/>
          <w:color w:val="4472C4" w:themeColor="accent1"/>
          <w:sz w:val="22"/>
          <w:szCs w:val="22"/>
          <w:rPrChange w:id="31" w:author="Joan Casey" w:date="2025-07-18T10:11:00Z" w16du:dateUtc="2025-07-18T17:11:00Z">
            <w:rPr>
              <w:rStyle w:val="CommentReference"/>
              <w:rFonts w:ascii="Arial" w:eastAsiaTheme="majorEastAsia" w:hAnsi="Arial" w:cs="Arial"/>
              <w:color w:val="4472C4" w:themeColor="accent1"/>
              <w:sz w:val="20"/>
              <w:szCs w:val="20"/>
            </w:rPr>
          </w:rPrChange>
        </w:rPr>
        <w:lastRenderedPageBreak/>
        <w:t xml:space="preserve">education and income, and </w:t>
      </w:r>
      <w:r w:rsidR="00473AB3" w:rsidRPr="00243C1C">
        <w:rPr>
          <w:rStyle w:val="CommentReference"/>
          <w:rFonts w:ascii="Arial" w:eastAsiaTheme="majorEastAsia" w:hAnsi="Arial" w:cs="Arial"/>
          <w:color w:val="4472C4" w:themeColor="accent1"/>
          <w:sz w:val="22"/>
          <w:szCs w:val="22"/>
          <w:rPrChange w:id="32" w:author="Joan Casey" w:date="2025-07-18T10:11:00Z" w16du:dateUtc="2025-07-18T17:11:00Z">
            <w:rPr>
              <w:rStyle w:val="CommentReference"/>
              <w:rFonts w:ascii="Arial" w:eastAsiaTheme="majorEastAsia" w:hAnsi="Arial" w:cs="Arial"/>
              <w:color w:val="4472C4" w:themeColor="accent1"/>
              <w:sz w:val="20"/>
              <w:szCs w:val="20"/>
            </w:rPr>
          </w:rPrChange>
        </w:rPr>
        <w:t xml:space="preserve">less healthcare utilization compared to Medicare </w:t>
      </w:r>
      <w:r w:rsidR="00B868B6" w:rsidRPr="00243C1C">
        <w:rPr>
          <w:rStyle w:val="CommentReference"/>
          <w:rFonts w:ascii="Arial" w:eastAsiaTheme="majorEastAsia" w:hAnsi="Arial" w:cs="Arial"/>
          <w:color w:val="4472C4" w:themeColor="accent1"/>
          <w:sz w:val="22"/>
          <w:szCs w:val="22"/>
          <w:rPrChange w:id="33" w:author="Joan Casey" w:date="2025-07-18T10:11:00Z" w16du:dateUtc="2025-07-18T17:11:00Z">
            <w:rPr>
              <w:rStyle w:val="CommentReference"/>
              <w:rFonts w:ascii="Arial" w:eastAsiaTheme="majorEastAsia" w:hAnsi="Arial" w:cs="Arial"/>
              <w:color w:val="4472C4" w:themeColor="accent1"/>
              <w:sz w:val="20"/>
              <w:szCs w:val="20"/>
            </w:rPr>
          </w:rPrChange>
        </w:rPr>
        <w:t>Advantage</w:t>
      </w:r>
      <w:r w:rsidR="00473AB3" w:rsidRPr="00243C1C">
        <w:rPr>
          <w:rStyle w:val="CommentReference"/>
          <w:rFonts w:ascii="Arial" w:eastAsiaTheme="majorEastAsia" w:hAnsi="Arial" w:cs="Arial"/>
          <w:color w:val="4472C4" w:themeColor="accent1"/>
          <w:sz w:val="22"/>
          <w:szCs w:val="22"/>
          <w:rPrChange w:id="34" w:author="Joan Casey" w:date="2025-07-18T10:11:00Z" w16du:dateUtc="2025-07-18T17:11:00Z">
            <w:rPr>
              <w:rStyle w:val="CommentReference"/>
              <w:rFonts w:ascii="Arial" w:eastAsiaTheme="majorEastAsia" w:hAnsi="Arial" w:cs="Arial"/>
              <w:color w:val="4472C4" w:themeColor="accent1"/>
              <w:sz w:val="20"/>
              <w:szCs w:val="20"/>
            </w:rPr>
          </w:rPrChange>
        </w:rPr>
        <w:t xml:space="preserve"> beneficiaries. </w:t>
      </w:r>
    </w:p>
    <w:p w14:paraId="04005C9C" w14:textId="2EDC6AA1" w:rsidR="007A0A38" w:rsidRPr="00243C1C" w:rsidRDefault="007A0A38" w:rsidP="008D660E">
      <w:pPr>
        <w:pStyle w:val="NormalWeb"/>
        <w:spacing w:line="480" w:lineRule="auto"/>
        <w:rPr>
          <w:rStyle w:val="CommentReference"/>
          <w:rFonts w:ascii="Arial" w:eastAsiaTheme="majorEastAsia" w:hAnsi="Arial" w:cs="Arial"/>
          <w:color w:val="4472C4" w:themeColor="accent1"/>
          <w:sz w:val="22"/>
          <w:szCs w:val="22"/>
        </w:rPr>
      </w:pPr>
      <w:r w:rsidRPr="00243C1C">
        <w:rPr>
          <w:rStyle w:val="CommentReference"/>
          <w:rFonts w:ascii="Arial" w:eastAsiaTheme="majorEastAsia" w:hAnsi="Arial" w:cs="Arial"/>
          <w:color w:val="4472C4" w:themeColor="accent1"/>
          <w:sz w:val="22"/>
          <w:szCs w:val="22"/>
        </w:rPr>
        <w:t xml:space="preserve">Discussion: </w:t>
      </w:r>
    </w:p>
    <w:p w14:paraId="6C3ACE98" w14:textId="06E06AD0" w:rsidR="00B868B6" w:rsidRPr="00243C1C" w:rsidRDefault="003806B7" w:rsidP="008710C1">
      <w:pPr>
        <w:spacing w:after="0" w:line="480" w:lineRule="auto"/>
        <w:ind w:firstLine="720"/>
        <w:rPr>
          <w:rFonts w:ascii="Arial" w:hAnsi="Arial" w:cs="Arial"/>
          <w:color w:val="4472C4" w:themeColor="accent1"/>
          <w:sz w:val="22"/>
          <w:szCs w:val="22"/>
          <w:rPrChange w:id="35" w:author="Joan Casey" w:date="2025-07-18T10:11:00Z" w16du:dateUtc="2025-07-18T17:11:00Z">
            <w:rPr>
              <w:rFonts w:ascii="Arial" w:hAnsi="Arial" w:cs="Arial"/>
              <w:color w:val="4472C4" w:themeColor="accent1"/>
              <w:sz w:val="20"/>
              <w:szCs w:val="20"/>
            </w:rPr>
          </w:rPrChange>
        </w:rPr>
      </w:pPr>
      <w:r w:rsidRPr="00243C1C">
        <w:rPr>
          <w:rStyle w:val="apple-converted-space"/>
          <w:rFonts w:ascii="Arial" w:hAnsi="Arial" w:cs="Arial"/>
          <w:color w:val="4472C4" w:themeColor="accent1"/>
          <w:sz w:val="22"/>
          <w:szCs w:val="22"/>
        </w:rPr>
        <w:t>“</w:t>
      </w:r>
      <w:r w:rsidRPr="00243C1C">
        <w:rPr>
          <w:rFonts w:ascii="Arial" w:hAnsi="Arial" w:cs="Arial"/>
          <w:color w:val="4472C4" w:themeColor="accent1"/>
          <w:sz w:val="22"/>
          <w:szCs w:val="22"/>
          <w:rPrChange w:id="36" w:author="Joan Casey" w:date="2025-07-18T10:11:00Z" w16du:dateUtc="2025-07-18T17:11:00Z">
            <w:rPr>
              <w:rFonts w:ascii="Arial" w:hAnsi="Arial" w:cs="Arial"/>
              <w:color w:val="4472C4" w:themeColor="accent1"/>
              <w:sz w:val="20"/>
              <w:szCs w:val="20"/>
            </w:rPr>
          </w:rPrChange>
        </w:rPr>
        <w:t xml:space="preserve">Next, power outages may be more common in high social vulnerability communities </w:t>
      </w:r>
      <w:r w:rsidRPr="00243C1C">
        <w:rPr>
          <w:rFonts w:ascii="Arial" w:hAnsi="Arial" w:cs="Arial"/>
          <w:color w:val="4472C4" w:themeColor="accent1"/>
          <w:sz w:val="22"/>
          <w:szCs w:val="22"/>
          <w:rPrChange w:id="37" w:author="Joan Casey" w:date="2025-07-18T10:11:00Z" w16du:dateUtc="2025-07-18T17:11:00Z">
            <w:rPr>
              <w:rFonts w:ascii="Arial" w:hAnsi="Arial" w:cs="Arial"/>
              <w:color w:val="4472C4" w:themeColor="accent1"/>
              <w:sz w:val="20"/>
              <w:szCs w:val="20"/>
            </w:rPr>
          </w:rPrChange>
        </w:rPr>
        <w:fldChar w:fldCharType="begin"/>
      </w:r>
      <w:r w:rsidRPr="00243C1C">
        <w:rPr>
          <w:rFonts w:ascii="Arial" w:hAnsi="Arial" w:cs="Arial"/>
          <w:color w:val="4472C4" w:themeColor="accent1"/>
          <w:sz w:val="22"/>
          <w:szCs w:val="22"/>
          <w:rPrChange w:id="38" w:author="Joan Casey" w:date="2025-07-18T10:11:00Z" w16du:dateUtc="2025-07-18T17:11:00Z">
            <w:rPr>
              <w:rFonts w:ascii="Arial" w:hAnsi="Arial" w:cs="Arial"/>
              <w:color w:val="4472C4" w:themeColor="accent1"/>
              <w:sz w:val="20"/>
              <w:szCs w:val="20"/>
            </w:rPr>
          </w:rPrChange>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43C1C">
        <w:rPr>
          <w:rFonts w:ascii="Arial" w:hAnsi="Arial" w:cs="Arial"/>
          <w:color w:val="4472C4" w:themeColor="accent1"/>
          <w:sz w:val="22"/>
          <w:szCs w:val="22"/>
          <w:rPrChange w:id="39" w:author="Joan Casey" w:date="2025-07-18T10:11:00Z" w16du:dateUtc="2025-07-18T17:11:00Z">
            <w:rPr>
              <w:rFonts w:ascii="Arial" w:hAnsi="Arial" w:cs="Arial"/>
              <w:color w:val="4472C4" w:themeColor="accent1"/>
              <w:sz w:val="20"/>
              <w:szCs w:val="20"/>
            </w:rPr>
          </w:rPrChange>
        </w:rPr>
        <w:fldChar w:fldCharType="separate"/>
      </w:r>
      <w:r w:rsidRPr="00243C1C">
        <w:rPr>
          <w:rFonts w:ascii="Arial" w:hAnsi="Arial" w:cs="Arial"/>
          <w:noProof/>
          <w:color w:val="4472C4" w:themeColor="accent1"/>
          <w:sz w:val="22"/>
          <w:szCs w:val="22"/>
          <w:rPrChange w:id="40" w:author="Joan Casey" w:date="2025-07-18T10:11:00Z" w16du:dateUtc="2025-07-18T17:11:00Z">
            <w:rPr>
              <w:rFonts w:ascii="Arial" w:hAnsi="Arial" w:cs="Arial"/>
              <w:noProof/>
              <w:color w:val="4472C4" w:themeColor="accent1"/>
              <w:sz w:val="20"/>
              <w:szCs w:val="20"/>
            </w:rPr>
          </w:rPrChange>
        </w:rPr>
        <w:t>(5)</w:t>
      </w:r>
      <w:r w:rsidRPr="00243C1C">
        <w:rPr>
          <w:rFonts w:ascii="Arial" w:hAnsi="Arial" w:cs="Arial"/>
          <w:color w:val="4472C4" w:themeColor="accent1"/>
          <w:sz w:val="22"/>
          <w:szCs w:val="22"/>
          <w:rPrChange w:id="41" w:author="Joan Casey" w:date="2025-07-18T10:11:00Z" w16du:dateUtc="2025-07-18T17:11:00Z">
            <w:rPr>
              <w:rFonts w:ascii="Arial" w:hAnsi="Arial" w:cs="Arial"/>
              <w:color w:val="4472C4" w:themeColor="accent1"/>
              <w:sz w:val="20"/>
              <w:szCs w:val="20"/>
            </w:rPr>
          </w:rPrChange>
        </w:rPr>
        <w:fldChar w:fldCharType="end"/>
      </w:r>
      <w:r w:rsidRPr="00243C1C">
        <w:rPr>
          <w:rFonts w:ascii="Arial" w:hAnsi="Arial" w:cs="Arial"/>
          <w:color w:val="4472C4" w:themeColor="accent1"/>
          <w:sz w:val="22"/>
          <w:szCs w:val="22"/>
          <w:rPrChange w:id="42" w:author="Joan Casey" w:date="2025-07-18T10:11:00Z" w16du:dateUtc="2025-07-18T17:11:00Z">
            <w:rPr>
              <w:rFonts w:ascii="Arial" w:hAnsi="Arial" w:cs="Arial"/>
              <w:color w:val="4472C4" w:themeColor="accent1"/>
              <w:sz w:val="20"/>
              <w:szCs w:val="20"/>
            </w:rPr>
          </w:rPrChange>
        </w:rPr>
        <w:t>. If power outage exposure in our study was more common among more vulnerable older adults, the effects estimated here may be overestimates of the population-level effect. At the same time, our study population was comprised of Medicare Fee-For-Service beneficiaries, who may be less vulnerable to health effects from power outages due to higher SES and fewer chronic health conditions compared to Medicare Advantage beneficiaries, which may have led to underestimation of the population-level effect.</w:t>
      </w:r>
      <w:r w:rsidR="00101AF8" w:rsidRPr="00243C1C">
        <w:rPr>
          <w:rFonts w:ascii="Arial" w:hAnsi="Arial" w:cs="Arial"/>
          <w:color w:val="4472C4" w:themeColor="accent1"/>
          <w:sz w:val="22"/>
          <w:szCs w:val="22"/>
          <w:rPrChange w:id="43" w:author="Joan Casey" w:date="2025-07-18T10:11:00Z" w16du:dateUtc="2025-07-18T17:11:00Z">
            <w:rPr>
              <w:rFonts w:ascii="Arial" w:hAnsi="Arial" w:cs="Arial"/>
              <w:color w:val="4472C4" w:themeColor="accent1"/>
              <w:sz w:val="20"/>
              <w:szCs w:val="20"/>
            </w:rPr>
          </w:rPrChange>
        </w:rPr>
        <w:t>”</w:t>
      </w:r>
    </w:p>
    <w:p w14:paraId="54355968" w14:textId="2593576C"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9 A mean of 7 with a standard deviation of 29 is crying out for expression also as quantiles given the obvious skew. I would </w:t>
      </w:r>
      <w:proofErr w:type="gramStart"/>
      <w:r w:rsidRPr="00243C1C">
        <w:rPr>
          <w:rFonts w:ascii="Arial" w:hAnsi="Arial" w:cs="Arial"/>
          <w:sz w:val="22"/>
          <w:szCs w:val="22"/>
        </w:rPr>
        <w:t>suggests</w:t>
      </w:r>
      <w:proofErr w:type="gramEnd"/>
      <w:r w:rsidRPr="00243C1C">
        <w:rPr>
          <w:rFonts w:ascii="Arial" w:hAnsi="Arial" w:cs="Arial"/>
          <w:sz w:val="22"/>
          <w:szCs w:val="22"/>
        </w:rPr>
        <w:t xml:space="preserve"> 5% and 95% as well as the usual quartiles. </w:t>
      </w:r>
    </w:p>
    <w:p w14:paraId="1DB3DD59" w14:textId="1F3811D3" w:rsidR="005C7DF9" w:rsidRPr="00243C1C" w:rsidRDefault="00157C3D" w:rsidP="007824C8">
      <w:pPr>
        <w:pStyle w:val="NormalWeb"/>
        <w:rPr>
          <w:rFonts w:ascii="Arial" w:hAnsi="Arial" w:cs="Arial"/>
          <w:color w:val="0070C0"/>
          <w:sz w:val="22"/>
          <w:szCs w:val="22"/>
        </w:rPr>
      </w:pPr>
      <w:r w:rsidRPr="00243C1C">
        <w:rPr>
          <w:rFonts w:ascii="Arial" w:hAnsi="Arial" w:cs="Arial"/>
          <w:color w:val="0070C0"/>
          <w:sz w:val="22"/>
          <w:szCs w:val="22"/>
        </w:rPr>
        <w:t xml:space="preserve">Thank you, this point was bought up by another reviewer as well. We have changed this to report the </w:t>
      </w:r>
      <w:r w:rsidR="005C7DF9" w:rsidRPr="00243C1C">
        <w:rPr>
          <w:rFonts w:ascii="Arial" w:hAnsi="Arial" w:cs="Arial"/>
          <w:color w:val="0070C0"/>
          <w:sz w:val="22"/>
          <w:szCs w:val="22"/>
        </w:rPr>
        <w:t>IQR and 5</w:t>
      </w:r>
      <w:r w:rsidR="005C7DF9" w:rsidRPr="00243C1C">
        <w:rPr>
          <w:rFonts w:ascii="Arial" w:hAnsi="Arial" w:cs="Arial"/>
          <w:color w:val="0070C0"/>
          <w:sz w:val="22"/>
          <w:szCs w:val="22"/>
          <w:vertAlign w:val="superscript"/>
        </w:rPr>
        <w:t>th</w:t>
      </w:r>
      <w:r w:rsidR="005C7DF9" w:rsidRPr="00243C1C">
        <w:rPr>
          <w:rFonts w:ascii="Arial" w:hAnsi="Arial" w:cs="Arial"/>
          <w:color w:val="0070C0"/>
          <w:sz w:val="22"/>
          <w:szCs w:val="22"/>
        </w:rPr>
        <w:t xml:space="preserve"> and 95</w:t>
      </w:r>
      <w:r w:rsidR="005C7DF9" w:rsidRPr="00243C1C">
        <w:rPr>
          <w:rFonts w:ascii="Arial" w:hAnsi="Arial" w:cs="Arial"/>
          <w:color w:val="0070C0"/>
          <w:sz w:val="22"/>
          <w:szCs w:val="22"/>
          <w:vertAlign w:val="superscript"/>
        </w:rPr>
        <w:t>th</w:t>
      </w:r>
      <w:r w:rsidR="005C7DF9" w:rsidRPr="00243C1C">
        <w:rPr>
          <w:rFonts w:ascii="Arial" w:hAnsi="Arial" w:cs="Arial"/>
          <w:color w:val="0070C0"/>
          <w:sz w:val="22"/>
          <w:szCs w:val="22"/>
        </w:rPr>
        <w:t xml:space="preserve"> </w:t>
      </w:r>
      <w:commentRangeStart w:id="44"/>
      <w:r w:rsidR="005C7DF9" w:rsidRPr="00243C1C">
        <w:rPr>
          <w:rFonts w:ascii="Arial" w:hAnsi="Arial" w:cs="Arial"/>
          <w:color w:val="0070C0"/>
          <w:sz w:val="22"/>
          <w:szCs w:val="22"/>
        </w:rPr>
        <w:t>quantiles</w:t>
      </w:r>
      <w:commentRangeEnd w:id="44"/>
      <w:r w:rsidR="00445A9F" w:rsidRPr="00243C1C">
        <w:rPr>
          <w:rStyle w:val="CommentReference"/>
          <w:rFonts w:ascii="Arial" w:eastAsiaTheme="minorHAnsi" w:hAnsi="Arial" w:cs="Arial"/>
          <w:kern w:val="2"/>
          <w:sz w:val="22"/>
          <w:szCs w:val="22"/>
          <w14:ligatures w14:val="standardContextual"/>
          <w:rPrChange w:id="45" w:author="Joan Casey" w:date="2025-07-18T10:11:00Z" w16du:dateUtc="2025-07-18T17:11:00Z">
            <w:rPr>
              <w:rStyle w:val="CommentReference"/>
              <w:rFonts w:asciiTheme="minorHAnsi" w:eastAsiaTheme="minorHAnsi" w:hAnsiTheme="minorHAnsi" w:cstheme="minorBidi"/>
              <w:kern w:val="2"/>
              <w14:ligatures w14:val="standardContextual"/>
            </w:rPr>
          </w:rPrChange>
        </w:rPr>
        <w:commentReference w:id="44"/>
      </w:r>
      <w:r w:rsidR="005C7DF9" w:rsidRPr="00243C1C">
        <w:rPr>
          <w:rFonts w:ascii="Arial" w:hAnsi="Arial" w:cs="Arial"/>
          <w:color w:val="0070C0"/>
          <w:sz w:val="22"/>
          <w:szCs w:val="22"/>
        </w:rPr>
        <w:t xml:space="preserve">. </w:t>
      </w:r>
    </w:p>
    <w:p w14:paraId="47576681" w14:textId="47BCA0C8" w:rsidR="003B0A28" w:rsidRPr="00243C1C" w:rsidRDefault="003B0A28" w:rsidP="007824C8">
      <w:pPr>
        <w:pStyle w:val="NormalWeb"/>
        <w:rPr>
          <w:rFonts w:ascii="Arial" w:hAnsi="Arial" w:cs="Arial"/>
          <w:color w:val="0070C0"/>
          <w:sz w:val="22"/>
          <w:szCs w:val="22"/>
        </w:rPr>
      </w:pPr>
      <w:r w:rsidRPr="00243C1C">
        <w:rPr>
          <w:rFonts w:ascii="Arial" w:hAnsi="Arial" w:cs="Arial"/>
          <w:color w:val="0070C0"/>
          <w:sz w:val="22"/>
          <w:szCs w:val="22"/>
        </w:rPr>
        <w:t xml:space="preserve">Include that here when we do it. </w:t>
      </w:r>
    </w:p>
    <w:p w14:paraId="183F6EC2"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the effect returns after six days I would focus on the earlier period where the confidence intervals do not include the null unlike 6 days. </w:t>
      </w:r>
    </w:p>
    <w:p w14:paraId="5488D0A2" w14:textId="7FA0AA5C" w:rsidR="00CF7FC8" w:rsidRPr="00243C1C" w:rsidRDefault="00B3220C" w:rsidP="002A22F1">
      <w:pPr>
        <w:pStyle w:val="NormalWeb"/>
        <w:rPr>
          <w:rFonts w:ascii="Arial" w:hAnsi="Arial" w:cs="Arial"/>
          <w:color w:val="0070C0"/>
          <w:sz w:val="22"/>
          <w:szCs w:val="22"/>
        </w:rPr>
      </w:pPr>
      <w:r w:rsidRPr="00243C1C">
        <w:rPr>
          <w:rFonts w:ascii="Arial" w:hAnsi="Arial" w:cs="Arial"/>
          <w:color w:val="0070C0"/>
          <w:sz w:val="22"/>
          <w:szCs w:val="22"/>
        </w:rPr>
        <w:t xml:space="preserve">Thank you for bringing this up. </w:t>
      </w:r>
      <w:r w:rsidR="00CF7FC8" w:rsidRPr="00243C1C">
        <w:rPr>
          <w:rFonts w:ascii="Arial" w:hAnsi="Arial" w:cs="Arial"/>
          <w:color w:val="0070C0"/>
          <w:sz w:val="22"/>
          <w:szCs w:val="22"/>
        </w:rPr>
        <w:t xml:space="preserve">There is some evidence in the literature of </w:t>
      </w:r>
      <w:r w:rsidR="00C872B2" w:rsidRPr="00243C1C">
        <w:rPr>
          <w:rFonts w:ascii="Arial" w:hAnsi="Arial" w:cs="Arial"/>
          <w:color w:val="0070C0"/>
          <w:sz w:val="22"/>
          <w:szCs w:val="22"/>
        </w:rPr>
        <w:t xml:space="preserve">week-later </w:t>
      </w:r>
      <w:r w:rsidR="00CF7FC8" w:rsidRPr="00243C1C">
        <w:rPr>
          <w:rFonts w:ascii="Arial" w:hAnsi="Arial" w:cs="Arial"/>
          <w:color w:val="0070C0"/>
          <w:sz w:val="22"/>
          <w:szCs w:val="22"/>
        </w:rPr>
        <w:t xml:space="preserve">delayed effects of heat on CVD hospitalizations, but we were </w:t>
      </w:r>
      <w:r w:rsidR="00DE570E" w:rsidRPr="00243C1C">
        <w:rPr>
          <w:rFonts w:ascii="Arial" w:hAnsi="Arial" w:cs="Arial"/>
          <w:color w:val="0070C0"/>
          <w:sz w:val="22"/>
          <w:szCs w:val="22"/>
        </w:rPr>
        <w:t xml:space="preserve">already </w:t>
      </w:r>
      <w:r w:rsidR="00CF7FC8" w:rsidRPr="00243C1C">
        <w:rPr>
          <w:rFonts w:ascii="Arial" w:hAnsi="Arial" w:cs="Arial"/>
          <w:color w:val="0070C0"/>
          <w:sz w:val="22"/>
          <w:szCs w:val="22"/>
        </w:rPr>
        <w:t>on the fence about how to interpret that last lag</w:t>
      </w:r>
      <w:r w:rsidR="00335E15" w:rsidRPr="00243C1C">
        <w:rPr>
          <w:rFonts w:ascii="Arial" w:hAnsi="Arial" w:cs="Arial"/>
          <w:color w:val="0070C0"/>
          <w:sz w:val="22"/>
          <w:szCs w:val="22"/>
        </w:rPr>
        <w:t xml:space="preserve"> even before this comment</w:t>
      </w:r>
      <w:r w:rsidR="00CF7FC8" w:rsidRPr="00243C1C">
        <w:rPr>
          <w:rFonts w:ascii="Arial" w:hAnsi="Arial" w:cs="Arial"/>
          <w:color w:val="0070C0"/>
          <w:sz w:val="22"/>
          <w:szCs w:val="22"/>
        </w:rPr>
        <w:t xml:space="preserve">. We think it’s fair to interpret it as no effect. </w:t>
      </w:r>
      <w:r w:rsidR="00F65402" w:rsidRPr="00243C1C">
        <w:rPr>
          <w:rFonts w:ascii="Arial" w:hAnsi="Arial" w:cs="Arial"/>
          <w:color w:val="0070C0"/>
          <w:sz w:val="22"/>
          <w:szCs w:val="22"/>
        </w:rPr>
        <w:t>We have removed that interpretation from our manuscript and it now reads:</w:t>
      </w:r>
    </w:p>
    <w:p w14:paraId="66921BC4" w14:textId="69EE74D2" w:rsidR="006E02D7" w:rsidRPr="00243C1C" w:rsidRDefault="006E02D7" w:rsidP="00FB2F6F">
      <w:pPr>
        <w:pStyle w:val="NormalWeb"/>
        <w:spacing w:line="480" w:lineRule="auto"/>
        <w:ind w:firstLine="720"/>
        <w:rPr>
          <w:rFonts w:ascii="Arial" w:hAnsi="Arial" w:cs="Arial"/>
          <w:color w:val="4472C4" w:themeColor="accent1"/>
          <w:sz w:val="22"/>
          <w:szCs w:val="22"/>
          <w:rPrChange w:id="46"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47" w:author="Joan Casey" w:date="2025-07-18T10:11:00Z" w16du:dateUtc="2025-07-18T17:11:00Z">
            <w:rPr>
              <w:rFonts w:ascii="Arial" w:hAnsi="Arial" w:cs="Arial"/>
              <w:color w:val="4472C4" w:themeColor="accent1"/>
              <w:sz w:val="20"/>
              <w:szCs w:val="20"/>
            </w:rPr>
          </w:rPrChange>
        </w:rPr>
        <w:t>In our main analysis we used a case-crossover design with a conditional Poisson model to test the association between 8+ hour power outage and emergency CVD hospitalization rates up to 1 week after power outage exposure. We found increases in CVD-related hospitalizations 1-3 after power outage exposure (</w:t>
      </w:r>
      <w:r w:rsidRPr="00243C1C">
        <w:rPr>
          <w:rFonts w:ascii="Arial" w:hAnsi="Arial" w:cs="Arial"/>
          <w:b/>
          <w:bCs/>
          <w:color w:val="4472C4" w:themeColor="accent1"/>
          <w:sz w:val="22"/>
          <w:szCs w:val="22"/>
          <w:rPrChange w:id="48" w:author="Joan Casey" w:date="2025-07-18T10:11:00Z" w16du:dateUtc="2025-07-18T17:11:00Z">
            <w:rPr>
              <w:rFonts w:ascii="Arial" w:hAnsi="Arial" w:cs="Arial"/>
              <w:b/>
              <w:bCs/>
              <w:color w:val="4472C4" w:themeColor="accent1"/>
              <w:sz w:val="20"/>
              <w:szCs w:val="20"/>
            </w:rPr>
          </w:rPrChange>
        </w:rPr>
        <w:t>Figure 2</w:t>
      </w:r>
      <w:r w:rsidRPr="00243C1C">
        <w:rPr>
          <w:rFonts w:ascii="Arial" w:hAnsi="Arial" w:cs="Arial"/>
          <w:color w:val="4472C4" w:themeColor="accent1"/>
          <w:sz w:val="22"/>
          <w:szCs w:val="22"/>
          <w:rPrChange w:id="49" w:author="Joan Casey" w:date="2025-07-18T10:11:00Z" w16du:dateUtc="2025-07-18T17:11:00Z">
            <w:rPr>
              <w:rFonts w:ascii="Arial" w:hAnsi="Arial" w:cs="Arial"/>
              <w:color w:val="4472C4" w:themeColor="accent1"/>
              <w:sz w:val="20"/>
              <w:szCs w:val="20"/>
            </w:rPr>
          </w:rPrChange>
        </w:rPr>
        <w:t xml:space="preserve">). </w:t>
      </w:r>
    </w:p>
    <w:p w14:paraId="3811FF55" w14:textId="08BD7084" w:rsidR="007824C8" w:rsidRPr="00243C1C" w:rsidRDefault="007824C8" w:rsidP="007824C8">
      <w:pPr>
        <w:pStyle w:val="NormalWeb"/>
        <w:rPr>
          <w:rFonts w:ascii="Arial" w:hAnsi="Arial" w:cs="Arial"/>
          <w:sz w:val="22"/>
          <w:szCs w:val="22"/>
        </w:rPr>
      </w:pPr>
      <w:r w:rsidRPr="00243C1C">
        <w:rPr>
          <w:rFonts w:ascii="Arial" w:hAnsi="Arial" w:cs="Arial"/>
          <w:sz w:val="22"/>
          <w:szCs w:val="22"/>
        </w:rPr>
        <w:lastRenderedPageBreak/>
        <w:t xml:space="preserve">Page 10 Is the statement comparing the outage sizes based on a formal test? I do not see this as too important since the pattern of results over the early days and the dose–response effect </w:t>
      </w:r>
      <w:proofErr w:type="gramStart"/>
      <w:r w:rsidRPr="00243C1C">
        <w:rPr>
          <w:rFonts w:ascii="Arial" w:hAnsi="Arial" w:cs="Arial"/>
          <w:sz w:val="22"/>
          <w:szCs w:val="22"/>
        </w:rPr>
        <w:t>are</w:t>
      </w:r>
      <w:proofErr w:type="gramEnd"/>
      <w:r w:rsidRPr="00243C1C">
        <w:rPr>
          <w:rFonts w:ascii="Arial" w:hAnsi="Arial" w:cs="Arial"/>
          <w:sz w:val="22"/>
          <w:szCs w:val="22"/>
        </w:rPr>
        <w:t xml:space="preserve"> quite compelling. </w:t>
      </w:r>
    </w:p>
    <w:p w14:paraId="257D1EBF" w14:textId="420698A2" w:rsidR="008320B5" w:rsidRPr="00243C1C" w:rsidRDefault="004651B3" w:rsidP="007824C8">
      <w:pPr>
        <w:pStyle w:val="NormalWeb"/>
        <w:rPr>
          <w:rFonts w:ascii="Arial" w:hAnsi="Arial" w:cs="Arial"/>
          <w:color w:val="0070C0"/>
          <w:sz w:val="22"/>
          <w:szCs w:val="22"/>
        </w:rPr>
      </w:pPr>
      <w:r w:rsidRPr="00243C1C">
        <w:rPr>
          <w:rFonts w:ascii="Arial" w:hAnsi="Arial" w:cs="Arial"/>
          <w:color w:val="0070C0"/>
          <w:sz w:val="22"/>
          <w:szCs w:val="22"/>
        </w:rPr>
        <w:t xml:space="preserve">Thank you for bringing this up, </w:t>
      </w:r>
      <w:r w:rsidR="00A63B39" w:rsidRPr="00243C1C">
        <w:rPr>
          <w:rFonts w:ascii="Arial" w:hAnsi="Arial" w:cs="Arial"/>
          <w:color w:val="0070C0"/>
          <w:sz w:val="22"/>
          <w:szCs w:val="22"/>
        </w:rPr>
        <w:t>we think it’s a very</w:t>
      </w:r>
      <w:r w:rsidRPr="00243C1C">
        <w:rPr>
          <w:rFonts w:ascii="Arial" w:hAnsi="Arial" w:cs="Arial"/>
          <w:color w:val="0070C0"/>
          <w:sz w:val="22"/>
          <w:szCs w:val="22"/>
        </w:rPr>
        <w:t xml:space="preserve"> good point. </w:t>
      </w:r>
      <w:r w:rsidR="00354738" w:rsidRPr="00243C1C">
        <w:rPr>
          <w:rFonts w:ascii="Arial" w:hAnsi="Arial" w:cs="Arial"/>
          <w:color w:val="0070C0"/>
          <w:sz w:val="22"/>
          <w:szCs w:val="22"/>
        </w:rPr>
        <w:t xml:space="preserve">No, these </w:t>
      </w:r>
      <w:r w:rsidR="00870F5F" w:rsidRPr="00243C1C">
        <w:rPr>
          <w:rFonts w:ascii="Arial" w:hAnsi="Arial" w:cs="Arial"/>
          <w:color w:val="0070C0"/>
          <w:sz w:val="22"/>
          <w:szCs w:val="22"/>
        </w:rPr>
        <w:t xml:space="preserve">comparisons </w:t>
      </w:r>
      <w:r w:rsidR="00354738" w:rsidRPr="00243C1C">
        <w:rPr>
          <w:rFonts w:ascii="Arial" w:hAnsi="Arial" w:cs="Arial"/>
          <w:color w:val="0070C0"/>
          <w:sz w:val="22"/>
          <w:szCs w:val="22"/>
        </w:rPr>
        <w:t>are not based on a test</w:t>
      </w:r>
      <w:r w:rsidR="002B3C94" w:rsidRPr="00243C1C">
        <w:rPr>
          <w:rFonts w:ascii="Arial" w:hAnsi="Arial" w:cs="Arial"/>
          <w:color w:val="0070C0"/>
          <w:sz w:val="22"/>
          <w:szCs w:val="22"/>
        </w:rPr>
        <w:t xml:space="preserve">. They are </w:t>
      </w:r>
      <w:r w:rsidR="00354738" w:rsidRPr="00243C1C">
        <w:rPr>
          <w:rFonts w:ascii="Arial" w:hAnsi="Arial" w:cs="Arial"/>
          <w:color w:val="0070C0"/>
          <w:sz w:val="22"/>
          <w:szCs w:val="22"/>
        </w:rPr>
        <w:t xml:space="preserve">only based on the results from our models. </w:t>
      </w:r>
      <w:r w:rsidR="000F0FE6" w:rsidRPr="00243C1C">
        <w:rPr>
          <w:rFonts w:ascii="Arial" w:hAnsi="Arial" w:cs="Arial"/>
          <w:color w:val="0070C0"/>
          <w:sz w:val="22"/>
          <w:szCs w:val="22"/>
        </w:rPr>
        <w:t>It is</w:t>
      </w:r>
      <w:r w:rsidR="00354738" w:rsidRPr="00243C1C">
        <w:rPr>
          <w:rFonts w:ascii="Arial" w:hAnsi="Arial" w:cs="Arial"/>
          <w:color w:val="0070C0"/>
          <w:sz w:val="22"/>
          <w:szCs w:val="22"/>
        </w:rPr>
        <w:t xml:space="preserve"> true that the confidence intervals for the smaller vs. larger outages do overla</w:t>
      </w:r>
      <w:r w:rsidR="00307800" w:rsidRPr="00243C1C">
        <w:rPr>
          <w:rFonts w:ascii="Arial" w:hAnsi="Arial" w:cs="Arial"/>
          <w:color w:val="0070C0"/>
          <w:sz w:val="22"/>
          <w:szCs w:val="22"/>
        </w:rPr>
        <w:t>p</w:t>
      </w:r>
      <w:r w:rsidR="004F23C1" w:rsidRPr="00243C1C">
        <w:rPr>
          <w:rFonts w:ascii="Arial" w:hAnsi="Arial" w:cs="Arial"/>
          <w:color w:val="0070C0"/>
          <w:sz w:val="22"/>
          <w:szCs w:val="22"/>
        </w:rPr>
        <w:t xml:space="preserve"> a lot</w:t>
      </w:r>
      <w:r w:rsidR="00307800" w:rsidRPr="00243C1C">
        <w:rPr>
          <w:rFonts w:ascii="Arial" w:hAnsi="Arial" w:cs="Arial"/>
          <w:color w:val="0070C0"/>
          <w:sz w:val="22"/>
          <w:szCs w:val="22"/>
        </w:rPr>
        <w:t xml:space="preserve">, </w:t>
      </w:r>
      <w:r w:rsidR="00354738" w:rsidRPr="00243C1C">
        <w:rPr>
          <w:rFonts w:ascii="Arial" w:hAnsi="Arial" w:cs="Arial"/>
          <w:color w:val="0070C0"/>
          <w:sz w:val="22"/>
          <w:szCs w:val="22"/>
        </w:rPr>
        <w:t xml:space="preserve">so it may not be fair to say that the effect is significantly higher with the larger outages. We’d be open to rephrasing </w:t>
      </w:r>
      <w:commentRangeStart w:id="50"/>
      <w:r w:rsidR="00354738" w:rsidRPr="00243C1C">
        <w:rPr>
          <w:rFonts w:ascii="Arial" w:hAnsi="Arial" w:cs="Arial"/>
          <w:color w:val="0070C0"/>
          <w:sz w:val="22"/>
          <w:szCs w:val="22"/>
        </w:rPr>
        <w:t>this</w:t>
      </w:r>
      <w:commentRangeEnd w:id="50"/>
      <w:r w:rsidR="00991DAB" w:rsidRPr="00243C1C">
        <w:rPr>
          <w:rStyle w:val="CommentReference"/>
          <w:rFonts w:ascii="Arial" w:eastAsiaTheme="minorHAnsi" w:hAnsi="Arial" w:cs="Arial"/>
          <w:kern w:val="2"/>
          <w:sz w:val="22"/>
          <w:szCs w:val="22"/>
          <w14:ligatures w14:val="standardContextual"/>
          <w:rPrChange w:id="51" w:author="Joan Casey" w:date="2025-07-18T10:11:00Z" w16du:dateUtc="2025-07-18T17:11:00Z">
            <w:rPr>
              <w:rStyle w:val="CommentReference"/>
              <w:rFonts w:asciiTheme="minorHAnsi" w:eastAsiaTheme="minorHAnsi" w:hAnsiTheme="minorHAnsi" w:cstheme="minorBidi"/>
              <w:kern w:val="2"/>
              <w14:ligatures w14:val="standardContextual"/>
            </w:rPr>
          </w:rPrChange>
        </w:rPr>
        <w:commentReference w:id="50"/>
      </w:r>
      <w:r w:rsidR="00354738" w:rsidRPr="00243C1C">
        <w:rPr>
          <w:rFonts w:ascii="Arial" w:hAnsi="Arial" w:cs="Arial"/>
          <w:color w:val="0070C0"/>
          <w:sz w:val="22"/>
          <w:szCs w:val="22"/>
        </w:rPr>
        <w:t xml:space="preserve">. </w:t>
      </w:r>
    </w:p>
    <w:p w14:paraId="4C114813"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11 A really minor point but I would call out Figure 2 immediately after the first respiratory results (as done for CVD). </w:t>
      </w:r>
    </w:p>
    <w:p w14:paraId="4E06CDB4" w14:textId="254925DF" w:rsidR="00082179" w:rsidRPr="00243C1C" w:rsidRDefault="00082179" w:rsidP="007824C8">
      <w:pPr>
        <w:pStyle w:val="NormalWeb"/>
        <w:rPr>
          <w:rFonts w:ascii="Arial" w:hAnsi="Arial" w:cs="Arial"/>
          <w:color w:val="0070C0"/>
          <w:sz w:val="22"/>
          <w:szCs w:val="22"/>
        </w:rPr>
      </w:pPr>
      <w:r w:rsidRPr="00243C1C">
        <w:rPr>
          <w:rFonts w:ascii="Arial" w:hAnsi="Arial" w:cs="Arial"/>
          <w:color w:val="0070C0"/>
          <w:sz w:val="22"/>
          <w:szCs w:val="22"/>
        </w:rPr>
        <w:t>Thank you</w:t>
      </w:r>
      <w:r w:rsidR="002E7757" w:rsidRPr="00243C1C">
        <w:rPr>
          <w:rFonts w:ascii="Arial" w:hAnsi="Arial" w:cs="Arial"/>
          <w:color w:val="0070C0"/>
          <w:sz w:val="22"/>
          <w:szCs w:val="22"/>
        </w:rPr>
        <w:t xml:space="preserve"> – we added this</w:t>
      </w:r>
      <w:r w:rsidR="00BA6C30" w:rsidRPr="00243C1C">
        <w:rPr>
          <w:rFonts w:ascii="Arial" w:hAnsi="Arial" w:cs="Arial"/>
          <w:color w:val="0070C0"/>
          <w:sz w:val="22"/>
          <w:szCs w:val="22"/>
        </w:rPr>
        <w:t>.</w:t>
      </w:r>
    </w:p>
    <w:p w14:paraId="1E9A9915" w14:textId="72804454" w:rsidR="00111AE4" w:rsidRPr="00243C1C" w:rsidRDefault="007824C8" w:rsidP="007824C8">
      <w:pPr>
        <w:pStyle w:val="NormalWeb"/>
        <w:rPr>
          <w:rFonts w:ascii="Arial" w:hAnsi="Arial" w:cs="Arial"/>
          <w:sz w:val="22"/>
          <w:szCs w:val="22"/>
        </w:rPr>
      </w:pPr>
      <w:r w:rsidRPr="00243C1C">
        <w:rPr>
          <w:rFonts w:ascii="Arial" w:hAnsi="Arial" w:cs="Arial"/>
          <w:sz w:val="22"/>
          <w:szCs w:val="22"/>
        </w:rPr>
        <w:t xml:space="preserve">Supplementary Figure 2 This seems to be to reinforce my comments about 6 days for CVD. Incidentally there is a typo cardiovascular not </w:t>
      </w:r>
      <w:proofErr w:type="spellStart"/>
      <w:r w:rsidRPr="00243C1C">
        <w:rPr>
          <w:rFonts w:ascii="Arial" w:hAnsi="Arial" w:cs="Arial"/>
          <w:sz w:val="22"/>
          <w:szCs w:val="22"/>
        </w:rPr>
        <w:t>cardiovasular</w:t>
      </w:r>
      <w:proofErr w:type="spellEnd"/>
      <w:r w:rsidRPr="00243C1C">
        <w:rPr>
          <w:rFonts w:ascii="Arial" w:hAnsi="Arial" w:cs="Arial"/>
          <w:sz w:val="22"/>
          <w:szCs w:val="22"/>
        </w:rPr>
        <w:t xml:space="preserve">. </w:t>
      </w:r>
    </w:p>
    <w:p w14:paraId="10D2D25C" w14:textId="4275B694" w:rsidR="00434EAC" w:rsidRPr="00243C1C" w:rsidRDefault="00434EAC"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Thank you – we fixed this typo.</w:t>
      </w:r>
    </w:p>
    <w:p w14:paraId="63D74FD0" w14:textId="77777777" w:rsidR="00D06DEE" w:rsidRPr="00243C1C" w:rsidRDefault="007824C8" w:rsidP="007824C8">
      <w:pPr>
        <w:pStyle w:val="NormalWeb"/>
        <w:rPr>
          <w:rFonts w:ascii="Arial" w:hAnsi="Arial" w:cs="Arial"/>
          <w:sz w:val="22"/>
          <w:szCs w:val="22"/>
        </w:rPr>
      </w:pPr>
      <w:r w:rsidRPr="00243C1C">
        <w:rPr>
          <w:rFonts w:ascii="Arial" w:hAnsi="Arial" w:cs="Arial"/>
          <w:sz w:val="22"/>
          <w:szCs w:val="22"/>
        </w:rPr>
        <w:t xml:space="preserve">Points of more substance </w:t>
      </w:r>
    </w:p>
    <w:p w14:paraId="2BEF6E1B" w14:textId="20C94135"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Generalisability </w:t>
      </w:r>
    </w:p>
    <w:p w14:paraId="1B5FD37C" w14:textId="77777777" w:rsidR="0094563E" w:rsidRPr="00243C1C" w:rsidRDefault="007824C8" w:rsidP="007824C8">
      <w:pPr>
        <w:pStyle w:val="NormalWeb"/>
        <w:rPr>
          <w:rFonts w:ascii="Arial" w:hAnsi="Arial" w:cs="Arial"/>
          <w:sz w:val="22"/>
          <w:szCs w:val="22"/>
        </w:rPr>
      </w:pPr>
      <w:r w:rsidRPr="00243C1C">
        <w:rPr>
          <w:rFonts w:ascii="Arial" w:hAnsi="Arial" w:cs="Arial"/>
          <w:sz w:val="22"/>
          <w:szCs w:val="22"/>
        </w:rPr>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but usually in only in rural areas in very severe winter weather. In an international context what is the authors’ message to our governments? Is it ‘This could happen to you?’. </w:t>
      </w:r>
    </w:p>
    <w:p w14:paraId="36A16F73" w14:textId="3A4E29A2" w:rsidR="000D2D18" w:rsidRPr="00243C1C" w:rsidRDefault="00315830" w:rsidP="007824C8">
      <w:pPr>
        <w:pStyle w:val="NormalWeb"/>
        <w:rPr>
          <w:rFonts w:ascii="Arial" w:hAnsi="Arial" w:cs="Arial"/>
          <w:color w:val="0070C0"/>
          <w:sz w:val="22"/>
          <w:szCs w:val="22"/>
        </w:rPr>
      </w:pPr>
      <w:r w:rsidRPr="00243C1C">
        <w:rPr>
          <w:rFonts w:ascii="Arial" w:hAnsi="Arial" w:cs="Arial"/>
          <w:color w:val="0070C0"/>
          <w:sz w:val="22"/>
          <w:szCs w:val="22"/>
        </w:rPr>
        <w:t>Thank you for bringing our attention to this paragraph. Though I’m not sure we have a message for the international context, this sentence</w:t>
      </w:r>
      <w:r w:rsidR="00C31FBB" w:rsidRPr="00243C1C">
        <w:rPr>
          <w:rFonts w:ascii="Arial" w:hAnsi="Arial" w:cs="Arial"/>
          <w:color w:val="0070C0"/>
          <w:sz w:val="22"/>
          <w:szCs w:val="22"/>
        </w:rPr>
        <w:t xml:space="preserve"> </w:t>
      </w:r>
      <w:r w:rsidR="00E57D0B" w:rsidRPr="00243C1C">
        <w:rPr>
          <w:rFonts w:ascii="Arial" w:hAnsi="Arial" w:cs="Arial"/>
          <w:color w:val="0070C0"/>
          <w:sz w:val="22"/>
          <w:szCs w:val="22"/>
        </w:rPr>
        <w:t xml:space="preserve">definitely </w:t>
      </w:r>
      <w:r w:rsidRPr="00243C1C">
        <w:rPr>
          <w:rFonts w:ascii="Arial" w:hAnsi="Arial" w:cs="Arial"/>
          <w:color w:val="0070C0"/>
          <w:sz w:val="22"/>
          <w:szCs w:val="22"/>
        </w:rPr>
        <w:t>need</w:t>
      </w:r>
      <w:r w:rsidR="00C31FBB" w:rsidRPr="00243C1C">
        <w:rPr>
          <w:rFonts w:ascii="Arial" w:hAnsi="Arial" w:cs="Arial"/>
          <w:color w:val="0070C0"/>
          <w:sz w:val="22"/>
          <w:szCs w:val="22"/>
        </w:rPr>
        <w:t>s</w:t>
      </w:r>
      <w:r w:rsidRPr="00243C1C">
        <w:rPr>
          <w:rFonts w:ascii="Arial" w:hAnsi="Arial" w:cs="Arial"/>
          <w:color w:val="0070C0"/>
          <w:sz w:val="22"/>
          <w:szCs w:val="22"/>
        </w:rPr>
        <w:t xml:space="preserve"> clarifying. </w:t>
      </w:r>
      <w:r w:rsidR="00184F1F" w:rsidRPr="00243C1C">
        <w:rPr>
          <w:rFonts w:ascii="Arial" w:hAnsi="Arial" w:cs="Arial"/>
          <w:color w:val="0070C0"/>
          <w:sz w:val="22"/>
          <w:szCs w:val="22"/>
        </w:rPr>
        <w:t xml:space="preserve">Counties were considered exposed to power outage if &gt;1% of the population was without power for 8 consecutive hours or more. </w:t>
      </w:r>
      <w:r w:rsidR="00FC2D72" w:rsidRPr="00243C1C">
        <w:rPr>
          <w:rFonts w:ascii="Arial" w:hAnsi="Arial" w:cs="Arial"/>
          <w:color w:val="0070C0"/>
          <w:sz w:val="22"/>
          <w:szCs w:val="22"/>
        </w:rPr>
        <w:t>This means that only a very small proportion of the population actually experienced a</w:t>
      </w:r>
      <w:r w:rsidR="000D2D18" w:rsidRPr="00243C1C">
        <w:rPr>
          <w:rFonts w:ascii="Arial" w:hAnsi="Arial" w:cs="Arial"/>
          <w:color w:val="0070C0"/>
          <w:sz w:val="22"/>
          <w:szCs w:val="22"/>
        </w:rPr>
        <w:t>n</w:t>
      </w:r>
      <w:r w:rsidR="00FC2D72" w:rsidRPr="00243C1C">
        <w:rPr>
          <w:rFonts w:ascii="Arial" w:hAnsi="Arial" w:cs="Arial"/>
          <w:color w:val="0070C0"/>
          <w:sz w:val="22"/>
          <w:szCs w:val="22"/>
        </w:rPr>
        <w:t xml:space="preserve"> 8+ hour outage. </w:t>
      </w:r>
      <w:r w:rsidR="000D2D18" w:rsidRPr="00243C1C">
        <w:rPr>
          <w:rFonts w:ascii="Arial" w:hAnsi="Arial" w:cs="Arial"/>
          <w:color w:val="0070C0"/>
          <w:sz w:val="22"/>
          <w:szCs w:val="22"/>
        </w:rPr>
        <w:t xml:space="preserve">We have changed the text to clarify </w:t>
      </w:r>
      <w:commentRangeStart w:id="52"/>
      <w:r w:rsidR="000D2D18" w:rsidRPr="00243C1C">
        <w:rPr>
          <w:rFonts w:ascii="Arial" w:hAnsi="Arial" w:cs="Arial"/>
          <w:color w:val="0070C0"/>
          <w:sz w:val="22"/>
          <w:szCs w:val="22"/>
        </w:rPr>
        <w:t>this</w:t>
      </w:r>
      <w:commentRangeEnd w:id="52"/>
      <w:r w:rsidR="005808B9" w:rsidRPr="00243C1C">
        <w:rPr>
          <w:rStyle w:val="CommentReference"/>
          <w:rFonts w:ascii="Arial" w:eastAsiaTheme="minorHAnsi" w:hAnsi="Arial" w:cs="Arial"/>
          <w:kern w:val="2"/>
          <w:sz w:val="22"/>
          <w:szCs w:val="22"/>
          <w14:ligatures w14:val="standardContextual"/>
          <w:rPrChange w:id="53" w:author="Joan Casey" w:date="2025-07-18T10:11:00Z" w16du:dateUtc="2025-07-18T17:11:00Z">
            <w:rPr>
              <w:rStyle w:val="CommentReference"/>
              <w:rFonts w:asciiTheme="minorHAnsi" w:eastAsiaTheme="minorHAnsi" w:hAnsiTheme="minorHAnsi" w:cstheme="minorBidi"/>
              <w:kern w:val="2"/>
              <w14:ligatures w14:val="standardContextual"/>
            </w:rPr>
          </w:rPrChange>
        </w:rPr>
        <w:commentReference w:id="52"/>
      </w:r>
      <w:r w:rsidR="000D2D18" w:rsidRPr="00243C1C">
        <w:rPr>
          <w:rFonts w:ascii="Arial" w:hAnsi="Arial" w:cs="Arial"/>
          <w:color w:val="0070C0"/>
          <w:sz w:val="22"/>
          <w:szCs w:val="22"/>
        </w:rPr>
        <w:t>:</w:t>
      </w:r>
    </w:p>
    <w:p w14:paraId="51508228" w14:textId="02ACBC4F" w:rsidR="000D2D18" w:rsidRPr="00243C1C" w:rsidRDefault="000D2D18" w:rsidP="00354C80">
      <w:pPr>
        <w:pStyle w:val="NormalWeb"/>
        <w:spacing w:line="480" w:lineRule="auto"/>
        <w:ind w:firstLine="720"/>
        <w:rPr>
          <w:rFonts w:ascii="Arial" w:hAnsi="Arial" w:cs="Arial"/>
          <w:color w:val="4472C4" w:themeColor="accent1"/>
          <w:sz w:val="22"/>
          <w:szCs w:val="22"/>
        </w:rPr>
      </w:pPr>
      <w:r w:rsidRPr="00243C1C">
        <w:rPr>
          <w:rFonts w:ascii="Arial" w:hAnsi="Arial" w:cs="Arial"/>
          <w:color w:val="4472C4" w:themeColor="accent1"/>
          <w:sz w:val="22"/>
          <w:szCs w:val="22"/>
          <w:rPrChange w:id="54" w:author="Joan Casey" w:date="2025-07-18T10:11:00Z" w16du:dateUtc="2025-07-18T17:11:00Z">
            <w:rPr>
              <w:rFonts w:ascii="Arial" w:hAnsi="Arial" w:cs="Arial"/>
              <w:color w:val="4472C4" w:themeColor="accent1"/>
              <w:sz w:val="20"/>
              <w:szCs w:val="20"/>
            </w:rPr>
          </w:rPrChange>
        </w:rPr>
        <w:t xml:space="preserve">We included 2,161 US counties, covering 71.1% of older adult Medicare Fee-For-Service beneficiaries age 65+ (N = 23,645,101). These counties experienced an average of 7 (standard deviation, SD=29) 8+ hour power outages affecting </w:t>
      </w:r>
      <w:r w:rsidRPr="00243C1C">
        <w:rPr>
          <w:rFonts w:ascii="Arial" w:eastAsia="Garamond" w:hAnsi="Arial" w:cs="Arial"/>
          <w:color w:val="4472C4" w:themeColor="accent1"/>
          <w:sz w:val="22"/>
          <w:szCs w:val="22"/>
          <w:rPrChange w:id="55"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56" w:author="Joan Casey" w:date="2025-07-18T10:11:00Z" w16du:dateUtc="2025-07-18T17:11:00Z">
            <w:rPr>
              <w:rFonts w:ascii="Arial" w:hAnsi="Arial" w:cs="Arial"/>
              <w:color w:val="4472C4" w:themeColor="accent1"/>
              <w:sz w:val="20"/>
              <w:szCs w:val="20"/>
            </w:rPr>
          </w:rPrChange>
        </w:rPr>
        <w:t>1% of customers in 2018 (</w:t>
      </w:r>
      <w:r w:rsidRPr="00243C1C">
        <w:rPr>
          <w:rFonts w:ascii="Arial" w:hAnsi="Arial" w:cs="Arial"/>
          <w:b/>
          <w:bCs/>
          <w:color w:val="4472C4" w:themeColor="accent1"/>
          <w:sz w:val="22"/>
          <w:szCs w:val="22"/>
          <w:rPrChange w:id="57" w:author="Joan Casey" w:date="2025-07-18T10:11:00Z" w16du:dateUtc="2025-07-18T17:11:00Z">
            <w:rPr>
              <w:rFonts w:ascii="Arial" w:hAnsi="Arial" w:cs="Arial"/>
              <w:b/>
              <w:bCs/>
              <w:color w:val="4472C4" w:themeColor="accent1"/>
              <w:sz w:val="20"/>
              <w:szCs w:val="20"/>
            </w:rPr>
          </w:rPrChange>
        </w:rPr>
        <w:t>Figure 1</w:t>
      </w:r>
      <w:r w:rsidRPr="00243C1C">
        <w:rPr>
          <w:rFonts w:ascii="Arial" w:hAnsi="Arial" w:cs="Arial"/>
          <w:color w:val="4472C4" w:themeColor="accent1"/>
          <w:sz w:val="22"/>
          <w:szCs w:val="22"/>
          <w:rPrChange w:id="58" w:author="Joan Casey" w:date="2025-07-18T10:11:00Z" w16du:dateUtc="2025-07-18T17:11:00Z">
            <w:rPr>
              <w:rFonts w:ascii="Arial" w:hAnsi="Arial" w:cs="Arial"/>
              <w:color w:val="4472C4" w:themeColor="accent1"/>
              <w:sz w:val="20"/>
              <w:szCs w:val="20"/>
            </w:rPr>
          </w:rPrChange>
        </w:rPr>
        <w:t xml:space="preserve">). Because counties were considered exposed to an 8+ hour power outage if </w:t>
      </w:r>
      <w:r w:rsidRPr="00243C1C">
        <w:rPr>
          <w:rFonts w:ascii="Arial" w:eastAsia="Garamond" w:hAnsi="Arial" w:cs="Arial"/>
          <w:color w:val="4472C4" w:themeColor="accent1"/>
          <w:sz w:val="22"/>
          <w:szCs w:val="22"/>
          <w:rPrChange w:id="59"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60" w:author="Joan Casey" w:date="2025-07-18T10:11:00Z" w16du:dateUtc="2025-07-18T17:11:00Z">
            <w:rPr>
              <w:rFonts w:ascii="Arial" w:hAnsi="Arial" w:cs="Arial"/>
              <w:color w:val="4472C4" w:themeColor="accent1"/>
              <w:sz w:val="20"/>
              <w:szCs w:val="20"/>
            </w:rPr>
          </w:rPrChange>
        </w:rPr>
        <w:t xml:space="preserve">1% of customers were without power for 8+ hours, it was not the case that individuals experienced an average of 7 8+ hour outages; rather, a small portion of customers in these counties were affected by </w:t>
      </w:r>
      <w:r w:rsidR="00794917" w:rsidRPr="00243C1C">
        <w:rPr>
          <w:rFonts w:ascii="Arial" w:hAnsi="Arial" w:cs="Arial"/>
          <w:color w:val="4472C4" w:themeColor="accent1"/>
          <w:sz w:val="22"/>
          <w:szCs w:val="22"/>
          <w:rPrChange w:id="61" w:author="Joan Casey" w:date="2025-07-18T10:11:00Z" w16du:dateUtc="2025-07-18T17:11:00Z">
            <w:rPr>
              <w:rFonts w:ascii="Arial" w:hAnsi="Arial" w:cs="Arial"/>
              <w:color w:val="4472C4" w:themeColor="accent1"/>
              <w:sz w:val="20"/>
              <w:szCs w:val="20"/>
            </w:rPr>
          </w:rPrChange>
        </w:rPr>
        <w:t xml:space="preserve">8+ hour outages. </w:t>
      </w:r>
    </w:p>
    <w:p w14:paraId="44207A21"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lastRenderedPageBreak/>
        <w:t xml:space="preserve">DME use </w:t>
      </w:r>
    </w:p>
    <w:p w14:paraId="2CFA0FBE"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555CC47F" w14:textId="1CA47765" w:rsidR="00315830" w:rsidRPr="00243C1C" w:rsidRDefault="00315830"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In our results at the end of page 13, we h</w:t>
      </w:r>
      <w:r w:rsidR="006D296D" w:rsidRPr="00243C1C">
        <w:rPr>
          <w:rFonts w:ascii="Arial" w:hAnsi="Arial" w:cs="Arial"/>
          <w:color w:val="4472C4" w:themeColor="accent1"/>
          <w:sz w:val="22"/>
          <w:szCs w:val="22"/>
        </w:rPr>
        <w:t>ad previously written:</w:t>
      </w:r>
    </w:p>
    <w:p w14:paraId="5EF12E9B" w14:textId="77777777" w:rsidR="00315830" w:rsidRPr="00243C1C" w:rsidRDefault="00315830" w:rsidP="00315830">
      <w:pPr>
        <w:spacing w:after="0" w:line="480" w:lineRule="auto"/>
        <w:ind w:firstLine="720"/>
        <w:rPr>
          <w:rFonts w:ascii="Arial" w:hAnsi="Arial" w:cs="Arial"/>
          <w:color w:val="4472C4" w:themeColor="accent1"/>
          <w:sz w:val="22"/>
          <w:szCs w:val="22"/>
          <w:rPrChange w:id="62"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63" w:author="Joan Casey" w:date="2025-07-18T10:11:00Z" w16du:dateUtc="2025-07-18T17:11:00Z">
            <w:rPr>
              <w:rFonts w:ascii="Arial" w:hAnsi="Arial" w:cs="Arial"/>
              <w:color w:val="4472C4" w:themeColor="accent1"/>
              <w:sz w:val="20"/>
              <w:szCs w:val="20"/>
            </w:rPr>
          </w:rPrChange>
        </w:rPr>
        <w:t>For DME use, the association between power outages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243C1C">
        <w:rPr>
          <w:rFonts w:ascii="Arial" w:hAnsi="Arial" w:cs="Arial"/>
          <w:b/>
          <w:bCs/>
          <w:color w:val="4472C4" w:themeColor="accent1"/>
          <w:sz w:val="22"/>
          <w:szCs w:val="22"/>
          <w:rPrChange w:id="64" w:author="Joan Casey" w:date="2025-07-18T10:11:00Z" w16du:dateUtc="2025-07-18T17:11:00Z">
            <w:rPr>
              <w:rFonts w:ascii="Arial" w:hAnsi="Arial" w:cs="Arial"/>
              <w:b/>
              <w:bCs/>
              <w:color w:val="4472C4" w:themeColor="accent1"/>
              <w:sz w:val="20"/>
              <w:szCs w:val="20"/>
            </w:rPr>
          </w:rPrChange>
        </w:rPr>
        <w:t>Figure 3</w:t>
      </w:r>
      <w:r w:rsidRPr="00243C1C">
        <w:rPr>
          <w:rFonts w:ascii="Arial" w:hAnsi="Arial" w:cs="Arial"/>
          <w:color w:val="4472C4" w:themeColor="accent1"/>
          <w:sz w:val="22"/>
          <w:szCs w:val="22"/>
          <w:rPrChange w:id="65" w:author="Joan Casey" w:date="2025-07-18T10:11:00Z" w16du:dateUtc="2025-07-18T17:11:00Z">
            <w:rPr>
              <w:rFonts w:ascii="Arial" w:hAnsi="Arial" w:cs="Arial"/>
              <w:color w:val="4472C4" w:themeColor="accent1"/>
              <w:sz w:val="20"/>
              <w:szCs w:val="20"/>
            </w:rPr>
          </w:rPrChange>
        </w:rPr>
        <w:t xml:space="preserve">). </w:t>
      </w:r>
    </w:p>
    <w:p w14:paraId="5ABB4FCC" w14:textId="7CA1C8A1" w:rsidR="00315830" w:rsidRPr="00243C1C" w:rsidRDefault="004A5988"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To directly address CVD rather than respiratory hospitalizations, w</w:t>
      </w:r>
      <w:r w:rsidR="00315830" w:rsidRPr="00243C1C">
        <w:rPr>
          <w:rFonts w:ascii="Arial" w:hAnsi="Arial" w:cs="Arial"/>
          <w:color w:val="4472C4" w:themeColor="accent1"/>
          <w:sz w:val="22"/>
          <w:szCs w:val="22"/>
        </w:rPr>
        <w:t xml:space="preserve">e </w:t>
      </w:r>
      <w:r w:rsidR="001857BB" w:rsidRPr="00243C1C">
        <w:rPr>
          <w:rFonts w:ascii="Arial" w:hAnsi="Arial" w:cs="Arial"/>
          <w:color w:val="4472C4" w:themeColor="accent1"/>
          <w:sz w:val="22"/>
          <w:szCs w:val="22"/>
        </w:rPr>
        <w:t xml:space="preserve">have </w:t>
      </w:r>
      <w:r w:rsidR="00315830" w:rsidRPr="00243C1C">
        <w:rPr>
          <w:rFonts w:ascii="Arial" w:hAnsi="Arial" w:cs="Arial"/>
          <w:color w:val="4472C4" w:themeColor="accent1"/>
          <w:sz w:val="22"/>
          <w:szCs w:val="22"/>
        </w:rPr>
        <w:t>add</w:t>
      </w:r>
      <w:r w:rsidR="001857BB" w:rsidRPr="00243C1C">
        <w:rPr>
          <w:rFonts w:ascii="Arial" w:hAnsi="Arial" w:cs="Arial"/>
          <w:color w:val="4472C4" w:themeColor="accent1"/>
          <w:sz w:val="22"/>
          <w:szCs w:val="22"/>
        </w:rPr>
        <w:t>ed</w:t>
      </w:r>
      <w:r w:rsidR="00315830" w:rsidRPr="00243C1C">
        <w:rPr>
          <w:rFonts w:ascii="Arial" w:hAnsi="Arial" w:cs="Arial"/>
          <w:color w:val="4472C4" w:themeColor="accent1"/>
          <w:sz w:val="22"/>
          <w:szCs w:val="22"/>
        </w:rPr>
        <w:t xml:space="preserve"> this sentence to the end of that paragraph:</w:t>
      </w:r>
    </w:p>
    <w:p w14:paraId="37B1B8E2" w14:textId="6B83FAC6" w:rsidR="0097017D" w:rsidRPr="00243C1C" w:rsidRDefault="00315830" w:rsidP="007824C8">
      <w:pPr>
        <w:pStyle w:val="NormalWeb"/>
        <w:rPr>
          <w:rFonts w:ascii="Arial" w:hAnsi="Arial" w:cs="Arial"/>
          <w:color w:val="4472C4" w:themeColor="accent1"/>
          <w:sz w:val="22"/>
          <w:szCs w:val="22"/>
          <w:rPrChange w:id="66"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67" w:author="Joan Casey" w:date="2025-07-18T10:11:00Z" w16du:dateUtc="2025-07-18T17:11:00Z">
            <w:rPr>
              <w:rFonts w:ascii="Arial" w:hAnsi="Arial" w:cs="Arial"/>
              <w:color w:val="4472C4" w:themeColor="accent1"/>
              <w:sz w:val="20"/>
              <w:szCs w:val="20"/>
            </w:rPr>
          </w:rPrChange>
        </w:rPr>
        <w:t>“</w:t>
      </w:r>
      <w:r w:rsidR="00851134" w:rsidRPr="00243C1C">
        <w:rPr>
          <w:rFonts w:ascii="Arial" w:hAnsi="Arial" w:cs="Arial"/>
          <w:color w:val="4472C4" w:themeColor="accent1"/>
          <w:sz w:val="22"/>
          <w:szCs w:val="22"/>
          <w:rPrChange w:id="68" w:author="Joan Casey" w:date="2025-07-18T10:11:00Z" w16du:dateUtc="2025-07-18T17:11:00Z">
            <w:rPr>
              <w:rFonts w:ascii="Arial" w:hAnsi="Arial" w:cs="Arial"/>
              <w:color w:val="4472C4" w:themeColor="accent1"/>
              <w:sz w:val="20"/>
              <w:szCs w:val="20"/>
            </w:rPr>
          </w:rPrChange>
        </w:rPr>
        <w:t xml:space="preserve">The effect of power outage on CVD </w:t>
      </w:r>
      <w:r w:rsidR="00E84EBC" w:rsidRPr="00243C1C">
        <w:rPr>
          <w:rFonts w:ascii="Arial" w:hAnsi="Arial" w:cs="Arial"/>
          <w:color w:val="4472C4" w:themeColor="accent1"/>
          <w:sz w:val="22"/>
          <w:szCs w:val="22"/>
          <w:rPrChange w:id="69" w:author="Joan Casey" w:date="2025-07-18T10:11:00Z" w16du:dateUtc="2025-07-18T17:11:00Z">
            <w:rPr>
              <w:rFonts w:ascii="Arial" w:hAnsi="Arial" w:cs="Arial"/>
              <w:color w:val="4472C4" w:themeColor="accent1"/>
              <w:sz w:val="20"/>
              <w:szCs w:val="20"/>
            </w:rPr>
          </w:rPrChange>
        </w:rPr>
        <w:t>hospitalizations</w:t>
      </w:r>
      <w:r w:rsidR="00851134" w:rsidRPr="00243C1C">
        <w:rPr>
          <w:rFonts w:ascii="Arial" w:hAnsi="Arial" w:cs="Arial"/>
          <w:color w:val="4472C4" w:themeColor="accent1"/>
          <w:sz w:val="22"/>
          <w:szCs w:val="22"/>
          <w:rPrChange w:id="70" w:author="Joan Casey" w:date="2025-07-18T10:11:00Z" w16du:dateUtc="2025-07-18T17:11:00Z">
            <w:rPr>
              <w:rFonts w:ascii="Arial" w:hAnsi="Arial" w:cs="Arial"/>
              <w:color w:val="4472C4" w:themeColor="accent1"/>
              <w:sz w:val="20"/>
              <w:szCs w:val="20"/>
            </w:rPr>
          </w:rPrChange>
        </w:rPr>
        <w:t xml:space="preserve"> was not modified by DME use</w:t>
      </w:r>
      <w:r w:rsidRPr="00243C1C">
        <w:rPr>
          <w:rFonts w:ascii="Arial" w:hAnsi="Arial" w:cs="Arial"/>
          <w:color w:val="4472C4" w:themeColor="accent1"/>
          <w:sz w:val="22"/>
          <w:szCs w:val="22"/>
          <w:rPrChange w:id="71" w:author="Joan Casey" w:date="2025-07-18T10:11:00Z" w16du:dateUtc="2025-07-18T17:11:00Z">
            <w:rPr>
              <w:rFonts w:ascii="Arial" w:hAnsi="Arial" w:cs="Arial"/>
              <w:color w:val="4472C4" w:themeColor="accent1"/>
              <w:sz w:val="20"/>
              <w:szCs w:val="20"/>
            </w:rPr>
          </w:rPrChange>
        </w:rPr>
        <w:t>.”</w:t>
      </w:r>
    </w:p>
    <w:p w14:paraId="5FDDDD14" w14:textId="67457B2E" w:rsidR="00730386" w:rsidRPr="00243C1C" w:rsidRDefault="00730386"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 xml:space="preserve">It’s not clear to us </w:t>
      </w:r>
      <w:proofErr w:type="gramStart"/>
      <w:r w:rsidRPr="00243C1C">
        <w:rPr>
          <w:rFonts w:ascii="Arial" w:hAnsi="Arial" w:cs="Arial"/>
          <w:color w:val="4472C4" w:themeColor="accent1"/>
          <w:sz w:val="22"/>
          <w:szCs w:val="22"/>
        </w:rPr>
        <w:t>what</w:t>
      </w:r>
      <w:proofErr w:type="gramEnd"/>
      <w:r w:rsidRPr="00243C1C">
        <w:rPr>
          <w:rFonts w:ascii="Arial" w:hAnsi="Arial" w:cs="Arial"/>
          <w:color w:val="4472C4" w:themeColor="accent1"/>
          <w:sz w:val="22"/>
          <w:szCs w:val="22"/>
        </w:rPr>
        <w:t xml:space="preserve"> it would mean to use CVD, one of our main outcomes, as a negative control. Could we clarify </w:t>
      </w:r>
      <w:r w:rsidR="00327848" w:rsidRPr="00243C1C">
        <w:rPr>
          <w:rFonts w:ascii="Arial" w:hAnsi="Arial" w:cs="Arial"/>
          <w:color w:val="4472C4" w:themeColor="accent1"/>
          <w:sz w:val="22"/>
          <w:szCs w:val="22"/>
        </w:rPr>
        <w:t>what the reviewer meant here?</w:t>
      </w:r>
      <w:r w:rsidRPr="00243C1C">
        <w:rPr>
          <w:rFonts w:ascii="Arial" w:hAnsi="Arial" w:cs="Arial"/>
          <w:color w:val="4472C4" w:themeColor="accent1"/>
          <w:sz w:val="22"/>
          <w:szCs w:val="22"/>
        </w:rPr>
        <w:t xml:space="preserve"> We did run the effect modification analyses for CVD as well. </w:t>
      </w:r>
    </w:p>
    <w:p w14:paraId="78845173" w14:textId="2A45E16D" w:rsidR="00730386" w:rsidRPr="00243C1C" w:rsidRDefault="00730386"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 xml:space="preserve">For a discussion of use of negative control outcomes in our analysis, please see our response in comment 4. </w:t>
      </w:r>
    </w:p>
    <w:p w14:paraId="380E8A9F"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Summary </w:t>
      </w:r>
    </w:p>
    <w:p w14:paraId="20E8CB68"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Mostly points for clarification about the analysis. I have no issues with the core strategy. </w:t>
      </w:r>
    </w:p>
    <w:p w14:paraId="1DD01FDD"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Michael Dewey </w:t>
      </w:r>
    </w:p>
    <w:p w14:paraId="546314E9" w14:textId="4B10FF8F" w:rsidR="008A1886" w:rsidRPr="00243C1C" w:rsidRDefault="008A1886" w:rsidP="008A1886">
      <w:pPr>
        <w:pStyle w:val="NormalWeb"/>
        <w:rPr>
          <w:rFonts w:ascii="Arial" w:hAnsi="Arial" w:cs="Arial"/>
          <w:color w:val="0070C0"/>
          <w:sz w:val="22"/>
          <w:szCs w:val="22"/>
        </w:rPr>
      </w:pPr>
      <w:r w:rsidRPr="00243C1C">
        <w:rPr>
          <w:rFonts w:ascii="Arial" w:hAnsi="Arial" w:cs="Arial"/>
          <w:color w:val="0070C0"/>
          <w:sz w:val="22"/>
          <w:szCs w:val="22"/>
        </w:rPr>
        <w:t>Thank you for your clear and helpful review</w:t>
      </w:r>
      <w:r w:rsidR="007C7B45" w:rsidRPr="00243C1C">
        <w:rPr>
          <w:rFonts w:ascii="Arial" w:hAnsi="Arial" w:cs="Arial"/>
          <w:color w:val="0070C0"/>
          <w:sz w:val="22"/>
          <w:szCs w:val="22"/>
        </w:rPr>
        <w:t xml:space="preserve"> Dr. Dewey</w:t>
      </w:r>
      <w:r w:rsidR="00AA69F6" w:rsidRPr="00243C1C">
        <w:rPr>
          <w:rFonts w:ascii="Arial" w:hAnsi="Arial" w:cs="Arial"/>
          <w:color w:val="0070C0"/>
          <w:sz w:val="22"/>
          <w:szCs w:val="22"/>
        </w:rPr>
        <w:t xml:space="preserve">! We sincerely appreciate your feedback. </w:t>
      </w:r>
    </w:p>
    <w:p w14:paraId="78260E40" w14:textId="77777777" w:rsidR="00B4536F"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 xml:space="preserve">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1 week) of outages on hospitalization rates. Overall, the study addresses a critical gap in </w:t>
      </w:r>
      <w:r w:rsidRPr="00243C1C">
        <w:rPr>
          <w:rFonts w:ascii="Arial" w:hAnsi="Arial" w:cs="Arial"/>
          <w:color w:val="000000" w:themeColor="text1"/>
          <w:sz w:val="22"/>
          <w:szCs w:val="22"/>
        </w:rPr>
        <w:lastRenderedPageBreak/>
        <w:t>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67F22EA7" w14:textId="263EE6E4" w:rsidR="00F55116" w:rsidRPr="00243C1C" w:rsidRDefault="00BF12A7">
      <w:pPr>
        <w:rPr>
          <w:rFonts w:ascii="Arial" w:hAnsi="Arial" w:cs="Arial"/>
          <w:color w:val="4472C4" w:themeColor="accent1"/>
          <w:sz w:val="22"/>
          <w:szCs w:val="22"/>
        </w:rPr>
      </w:pPr>
      <w:r w:rsidRPr="00243C1C">
        <w:rPr>
          <w:rFonts w:ascii="Arial" w:hAnsi="Arial" w:cs="Arial"/>
          <w:color w:val="4472C4" w:themeColor="accent1"/>
          <w:sz w:val="22"/>
          <w:szCs w:val="22"/>
        </w:rPr>
        <w:t xml:space="preserve">Thank you for this comment. </w:t>
      </w:r>
      <w:r w:rsidR="00231E9E" w:rsidRPr="00243C1C">
        <w:rPr>
          <w:rFonts w:ascii="Arial" w:hAnsi="Arial" w:cs="Arial"/>
          <w:color w:val="4472C4" w:themeColor="accent1"/>
          <w:sz w:val="22"/>
          <w:szCs w:val="22"/>
        </w:rPr>
        <w:t>Yes, this is true</w:t>
      </w:r>
      <w:r w:rsidRPr="00243C1C">
        <w:rPr>
          <w:rFonts w:ascii="Arial" w:hAnsi="Arial" w:cs="Arial"/>
          <w:color w:val="4472C4" w:themeColor="accent1"/>
          <w:sz w:val="22"/>
          <w:szCs w:val="22"/>
        </w:rPr>
        <w:t>, and we share your concern</w:t>
      </w:r>
      <w:r w:rsidR="00231E9E" w:rsidRPr="00243C1C">
        <w:rPr>
          <w:rFonts w:ascii="Arial" w:hAnsi="Arial" w:cs="Arial"/>
          <w:color w:val="4472C4" w:themeColor="accent1"/>
          <w:sz w:val="22"/>
          <w:szCs w:val="22"/>
        </w:rPr>
        <w:t xml:space="preserve">. </w:t>
      </w:r>
      <w:r w:rsidR="00604B45" w:rsidRPr="00243C1C">
        <w:rPr>
          <w:rFonts w:ascii="Arial" w:hAnsi="Arial" w:cs="Arial"/>
          <w:color w:val="4472C4" w:themeColor="accent1"/>
          <w:sz w:val="22"/>
          <w:szCs w:val="22"/>
        </w:rPr>
        <w:t xml:space="preserve">We agree that it would be great if we could assess exposure at a smaller spatial unit and not deal with this issue. </w:t>
      </w:r>
      <w:r w:rsidR="00F21E58" w:rsidRPr="00243C1C">
        <w:rPr>
          <w:rFonts w:ascii="Arial" w:hAnsi="Arial" w:cs="Arial"/>
          <w:color w:val="4472C4" w:themeColor="accent1"/>
          <w:sz w:val="22"/>
          <w:szCs w:val="22"/>
        </w:rPr>
        <w:t>Unfortunately,</w:t>
      </w:r>
      <w:r w:rsidR="00231E9E" w:rsidRPr="00243C1C">
        <w:rPr>
          <w:rFonts w:ascii="Arial" w:hAnsi="Arial" w:cs="Arial"/>
          <w:color w:val="4472C4" w:themeColor="accent1"/>
          <w:sz w:val="22"/>
          <w:szCs w:val="22"/>
        </w:rPr>
        <w:t xml:space="preserve"> the best data available for the US are at the county level and no finer-grain data are available</w:t>
      </w:r>
      <w:r w:rsidR="00AD72C7" w:rsidRPr="00243C1C">
        <w:rPr>
          <w:rFonts w:ascii="Arial" w:hAnsi="Arial" w:cs="Arial"/>
          <w:color w:val="4472C4" w:themeColor="accent1"/>
          <w:sz w:val="22"/>
          <w:szCs w:val="22"/>
        </w:rPr>
        <w:t xml:space="preserve">. </w:t>
      </w:r>
      <w:r w:rsidR="006B6DA9" w:rsidRPr="00243C1C">
        <w:rPr>
          <w:rFonts w:ascii="Arial" w:hAnsi="Arial" w:cs="Arial"/>
          <w:color w:val="4472C4" w:themeColor="accent1"/>
          <w:sz w:val="22"/>
          <w:szCs w:val="22"/>
        </w:rPr>
        <w:t>In order to determine when a county was exposed to power outage, we needed to pick some threshold after which to consider a county exposed.</w:t>
      </w:r>
      <w:r w:rsidR="00F55116" w:rsidRPr="00243C1C">
        <w:rPr>
          <w:rFonts w:ascii="Arial" w:hAnsi="Arial" w:cs="Arial"/>
          <w:color w:val="4472C4" w:themeColor="accent1"/>
          <w:sz w:val="22"/>
          <w:szCs w:val="22"/>
        </w:rPr>
        <w:t xml:space="preserve"> </w:t>
      </w:r>
    </w:p>
    <w:p w14:paraId="559B3A64" w14:textId="50F4B441" w:rsidR="00AD72C7" w:rsidRPr="00243C1C" w:rsidRDefault="006B6DA9">
      <w:pPr>
        <w:rPr>
          <w:rFonts w:ascii="Arial" w:hAnsi="Arial" w:cs="Arial"/>
          <w:color w:val="4472C4" w:themeColor="accent1"/>
          <w:sz w:val="22"/>
          <w:szCs w:val="22"/>
        </w:rPr>
      </w:pPr>
      <w:r w:rsidRPr="00243C1C">
        <w:rPr>
          <w:rFonts w:ascii="Arial" w:hAnsi="Arial" w:cs="Arial"/>
          <w:color w:val="4472C4" w:themeColor="accent1"/>
          <w:sz w:val="22"/>
          <w:szCs w:val="22"/>
        </w:rPr>
        <w:t xml:space="preserve">Because of the inherent exposure misclassification involved in our exposure assessment strategy, we also conducted secondary analyses where we used two other definitions of power outage exposure where we considered counties exposed if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3 and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5% of customers were without power for 8+ hours. </w:t>
      </w:r>
      <w:r w:rsidR="00572C4F" w:rsidRPr="00243C1C">
        <w:rPr>
          <w:rFonts w:ascii="Arial" w:hAnsi="Arial" w:cs="Arial"/>
          <w:color w:val="4472C4" w:themeColor="accent1"/>
          <w:sz w:val="22"/>
          <w:szCs w:val="22"/>
        </w:rPr>
        <w:t xml:space="preserve">We found larger effect sizes when we increased the threshold, which is what you’d expect for non-differential exposure misclassification. </w:t>
      </w:r>
    </w:p>
    <w:p w14:paraId="74AF2E39" w14:textId="0352EF9E" w:rsidR="00E804A1" w:rsidRPr="00243C1C" w:rsidRDefault="00E804A1">
      <w:pPr>
        <w:rPr>
          <w:rFonts w:ascii="Arial" w:hAnsi="Arial" w:cs="Arial"/>
          <w:color w:val="4472C4" w:themeColor="accent1"/>
          <w:sz w:val="22"/>
          <w:szCs w:val="22"/>
        </w:rPr>
      </w:pPr>
      <w:r w:rsidRPr="00243C1C">
        <w:rPr>
          <w:rFonts w:ascii="Arial" w:hAnsi="Arial" w:cs="Arial"/>
          <w:color w:val="4472C4" w:themeColor="accent1"/>
          <w:sz w:val="22"/>
          <w:szCs w:val="22"/>
        </w:rPr>
        <w:t>We’ve changed the text in the statistical analysis section to highlight the reason for our secondary analyses of these larger power outages</w:t>
      </w:r>
      <w:r w:rsidR="00E65F6C" w:rsidRPr="00243C1C">
        <w:rPr>
          <w:rFonts w:ascii="Arial" w:hAnsi="Arial" w:cs="Arial"/>
          <w:color w:val="4472C4" w:themeColor="accent1"/>
          <w:sz w:val="22"/>
          <w:szCs w:val="22"/>
        </w:rPr>
        <w:t>, and address this exposure misclassification</w:t>
      </w:r>
      <w:r w:rsidRPr="00243C1C">
        <w:rPr>
          <w:rFonts w:ascii="Arial" w:hAnsi="Arial" w:cs="Arial"/>
          <w:color w:val="4472C4" w:themeColor="accent1"/>
          <w:sz w:val="22"/>
          <w:szCs w:val="22"/>
        </w:rPr>
        <w:t>:</w:t>
      </w:r>
    </w:p>
    <w:p w14:paraId="11AB2121" w14:textId="77777777" w:rsidR="003D58EE" w:rsidRPr="00243C1C" w:rsidRDefault="003D58EE" w:rsidP="00E804A1">
      <w:pPr>
        <w:spacing w:after="0" w:line="480" w:lineRule="auto"/>
        <w:ind w:firstLine="360"/>
        <w:rPr>
          <w:rFonts w:ascii="Arial" w:hAnsi="Arial" w:cs="Arial"/>
          <w:sz w:val="22"/>
          <w:szCs w:val="22"/>
          <w:rPrChange w:id="72" w:author="Joan Casey" w:date="2025-07-18T10:11:00Z" w16du:dateUtc="2025-07-18T17:11:00Z">
            <w:rPr>
              <w:rFonts w:ascii="Arial" w:hAnsi="Arial" w:cs="Arial"/>
              <w:sz w:val="20"/>
              <w:szCs w:val="20"/>
            </w:rPr>
          </w:rPrChange>
        </w:rPr>
      </w:pPr>
    </w:p>
    <w:p w14:paraId="642FC75E" w14:textId="205F3AFA" w:rsidR="003D58EE" w:rsidRPr="00243C1C" w:rsidRDefault="003D58EE" w:rsidP="00E804A1">
      <w:pPr>
        <w:spacing w:after="0" w:line="480" w:lineRule="auto"/>
        <w:ind w:firstLine="360"/>
        <w:rPr>
          <w:rFonts w:ascii="Arial" w:hAnsi="Arial" w:cs="Arial"/>
          <w:color w:val="4472C4" w:themeColor="accent1"/>
          <w:sz w:val="22"/>
          <w:szCs w:val="22"/>
          <w:rPrChange w:id="73"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74" w:author="Joan Casey" w:date="2025-07-18T10:11:00Z" w16du:dateUtc="2025-07-18T17:11:00Z">
            <w:rPr>
              <w:rFonts w:ascii="Arial" w:hAnsi="Arial" w:cs="Arial"/>
              <w:color w:val="4472C4" w:themeColor="accent1"/>
              <w:sz w:val="20"/>
              <w:szCs w:val="20"/>
            </w:rPr>
          </w:rPrChange>
        </w:rPr>
        <w:t xml:space="preserve">In our primary analysis, we considered a county-day exposed to power outage if </w:t>
      </w:r>
      <w:r w:rsidRPr="00243C1C">
        <w:rPr>
          <w:rFonts w:ascii="Arial" w:eastAsia="Garamond" w:hAnsi="Arial" w:cs="Arial"/>
          <w:color w:val="4472C4" w:themeColor="accent1"/>
          <w:sz w:val="22"/>
          <w:szCs w:val="22"/>
          <w:rPrChange w:id="75"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76" w:author="Joan Casey" w:date="2025-07-18T10:11:00Z" w16du:dateUtc="2025-07-18T17:11:00Z">
            <w:rPr>
              <w:rFonts w:ascii="Arial" w:hAnsi="Arial" w:cs="Arial"/>
              <w:color w:val="4472C4" w:themeColor="accent1"/>
              <w:sz w:val="20"/>
              <w:szCs w:val="20"/>
            </w:rPr>
          </w:rPrChange>
        </w:rPr>
        <w:t xml:space="preserve">1% of county customers were without power for 8+ consecutive hours, a definition that may have substantial exposure misclassification (up to 99% of customers may be unexposed). </w:t>
      </w:r>
      <w:r w:rsidR="003C6568" w:rsidRPr="00243C1C">
        <w:rPr>
          <w:rFonts w:ascii="Arial" w:hAnsi="Arial" w:cs="Arial"/>
          <w:color w:val="4472C4" w:themeColor="accent1"/>
          <w:sz w:val="22"/>
          <w:szCs w:val="22"/>
          <w:rPrChange w:id="77" w:author="Joan Casey" w:date="2025-07-18T10:11:00Z" w16du:dateUtc="2025-07-18T17:11:00Z">
            <w:rPr>
              <w:rFonts w:ascii="Arial" w:hAnsi="Arial" w:cs="Arial"/>
              <w:color w:val="4472C4" w:themeColor="accent1"/>
              <w:sz w:val="20"/>
              <w:szCs w:val="20"/>
            </w:rPr>
          </w:rPrChange>
        </w:rPr>
        <w:t xml:space="preserve">To address this, </w:t>
      </w:r>
      <w:r w:rsidR="00423CFC" w:rsidRPr="00243C1C">
        <w:rPr>
          <w:rFonts w:ascii="Arial" w:hAnsi="Arial" w:cs="Arial"/>
          <w:color w:val="4472C4" w:themeColor="accent1"/>
          <w:sz w:val="22"/>
          <w:szCs w:val="22"/>
          <w:rPrChange w:id="78" w:author="Joan Casey" w:date="2025-07-18T10:11:00Z" w16du:dateUtc="2025-07-18T17:11:00Z">
            <w:rPr>
              <w:rFonts w:ascii="Arial" w:hAnsi="Arial" w:cs="Arial"/>
              <w:color w:val="4472C4" w:themeColor="accent1"/>
              <w:sz w:val="20"/>
              <w:szCs w:val="20"/>
            </w:rPr>
          </w:rPrChange>
        </w:rPr>
        <w:t>we conducted a secondary analysis where we</w:t>
      </w:r>
      <w:r w:rsidRPr="00243C1C">
        <w:rPr>
          <w:rFonts w:ascii="Arial" w:hAnsi="Arial" w:cs="Arial"/>
          <w:color w:val="4472C4" w:themeColor="accent1"/>
          <w:sz w:val="22"/>
          <w:szCs w:val="22"/>
          <w:rPrChange w:id="79" w:author="Joan Casey" w:date="2025-07-18T10:11:00Z" w16du:dateUtc="2025-07-18T17:11:00Z">
            <w:rPr>
              <w:rFonts w:ascii="Arial" w:hAnsi="Arial" w:cs="Arial"/>
              <w:color w:val="4472C4" w:themeColor="accent1"/>
              <w:sz w:val="20"/>
              <w:szCs w:val="20"/>
            </w:rPr>
          </w:rPrChange>
        </w:rPr>
        <w:t xml:space="preserve"> assessed power outage exposure based on higher thresholds of customers (</w:t>
      </w:r>
      <w:r w:rsidRPr="00243C1C">
        <w:rPr>
          <w:rFonts w:ascii="Arial" w:eastAsia="Garamond" w:hAnsi="Arial" w:cs="Arial"/>
          <w:color w:val="4472C4" w:themeColor="accent1"/>
          <w:sz w:val="22"/>
          <w:szCs w:val="22"/>
          <w:rPrChange w:id="80"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81" w:author="Joan Casey" w:date="2025-07-18T10:11:00Z" w16du:dateUtc="2025-07-18T17:11:00Z">
            <w:rPr>
              <w:rFonts w:ascii="Arial" w:hAnsi="Arial" w:cs="Arial"/>
              <w:color w:val="4472C4" w:themeColor="accent1"/>
              <w:sz w:val="20"/>
              <w:szCs w:val="20"/>
            </w:rPr>
          </w:rPrChange>
        </w:rPr>
        <w:t xml:space="preserve">3%, </w:t>
      </w:r>
      <w:r w:rsidRPr="00243C1C">
        <w:rPr>
          <w:rFonts w:ascii="Arial" w:eastAsia="Garamond" w:hAnsi="Arial" w:cs="Arial"/>
          <w:color w:val="4472C4" w:themeColor="accent1"/>
          <w:sz w:val="22"/>
          <w:szCs w:val="22"/>
          <w:rPrChange w:id="82"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83" w:author="Joan Casey" w:date="2025-07-18T10:11:00Z" w16du:dateUtc="2025-07-18T17:11:00Z">
            <w:rPr>
              <w:rFonts w:ascii="Arial" w:hAnsi="Arial" w:cs="Arial"/>
              <w:color w:val="4472C4" w:themeColor="accent1"/>
              <w:sz w:val="20"/>
              <w:szCs w:val="20"/>
            </w:rPr>
          </w:rPrChange>
        </w:rPr>
        <w:t>5%), scenarios with less exposure misclassificatio</w:t>
      </w:r>
      <w:r w:rsidR="00374BE4" w:rsidRPr="00243C1C">
        <w:rPr>
          <w:rFonts w:ascii="Arial" w:hAnsi="Arial" w:cs="Arial"/>
          <w:color w:val="4472C4" w:themeColor="accent1"/>
          <w:sz w:val="22"/>
          <w:szCs w:val="22"/>
          <w:rPrChange w:id="84" w:author="Joan Casey" w:date="2025-07-18T10:11:00Z" w16du:dateUtc="2025-07-18T17:11:00Z">
            <w:rPr>
              <w:rFonts w:ascii="Arial" w:hAnsi="Arial" w:cs="Arial"/>
              <w:color w:val="4472C4" w:themeColor="accent1"/>
              <w:sz w:val="20"/>
              <w:szCs w:val="20"/>
            </w:rPr>
          </w:rPrChange>
        </w:rPr>
        <w:t xml:space="preserve">n. </w:t>
      </w:r>
    </w:p>
    <w:p w14:paraId="3D2E3F68" w14:textId="74406C64" w:rsidR="00D23AA1" w:rsidRPr="00243C1C" w:rsidRDefault="00D23AA1" w:rsidP="00E804A1">
      <w:pPr>
        <w:spacing w:after="0" w:line="480" w:lineRule="auto"/>
        <w:ind w:firstLine="360"/>
        <w:rPr>
          <w:rFonts w:ascii="Arial" w:hAnsi="Arial" w:cs="Arial"/>
          <w:color w:val="4472C4" w:themeColor="accent1"/>
          <w:sz w:val="22"/>
          <w:szCs w:val="22"/>
        </w:rPr>
      </w:pPr>
      <w:r w:rsidRPr="00243C1C">
        <w:rPr>
          <w:rFonts w:ascii="Arial" w:hAnsi="Arial" w:cs="Arial"/>
          <w:color w:val="4472C4" w:themeColor="accent1"/>
          <w:sz w:val="22"/>
          <w:szCs w:val="22"/>
        </w:rPr>
        <w:t>We</w:t>
      </w:r>
      <w:r w:rsidR="00AD4C74" w:rsidRPr="00243C1C">
        <w:rPr>
          <w:rFonts w:ascii="Arial" w:hAnsi="Arial" w:cs="Arial"/>
          <w:color w:val="4472C4" w:themeColor="accent1"/>
          <w:sz w:val="22"/>
          <w:szCs w:val="22"/>
        </w:rPr>
        <w:t>’ve</w:t>
      </w:r>
      <w:r w:rsidRPr="00243C1C">
        <w:rPr>
          <w:rFonts w:ascii="Arial" w:hAnsi="Arial" w:cs="Arial"/>
          <w:color w:val="4472C4" w:themeColor="accent1"/>
          <w:sz w:val="22"/>
          <w:szCs w:val="22"/>
        </w:rPr>
        <w:t xml:space="preserve"> also </w:t>
      </w:r>
      <w:r w:rsidR="00AD4C74" w:rsidRPr="00243C1C">
        <w:rPr>
          <w:rFonts w:ascii="Arial" w:hAnsi="Arial" w:cs="Arial"/>
          <w:color w:val="4472C4" w:themeColor="accent1"/>
          <w:sz w:val="22"/>
          <w:szCs w:val="22"/>
        </w:rPr>
        <w:t xml:space="preserve">included text on </w:t>
      </w:r>
      <w:r w:rsidRPr="00243C1C">
        <w:rPr>
          <w:rFonts w:ascii="Arial" w:hAnsi="Arial" w:cs="Arial"/>
          <w:color w:val="4472C4" w:themeColor="accent1"/>
          <w:sz w:val="22"/>
          <w:szCs w:val="22"/>
        </w:rPr>
        <w:t>this issue in the study limitations:</w:t>
      </w:r>
    </w:p>
    <w:p w14:paraId="43EB8138" w14:textId="192DBEF9" w:rsidR="00D23AA1" w:rsidRPr="00243C1C" w:rsidRDefault="00D23AA1" w:rsidP="00357BA8">
      <w:pPr>
        <w:spacing w:after="0" w:line="480" w:lineRule="auto"/>
        <w:ind w:firstLine="720"/>
        <w:rPr>
          <w:rFonts w:ascii="Arial" w:hAnsi="Arial" w:cs="Arial"/>
          <w:color w:val="4472C4" w:themeColor="accent1"/>
          <w:sz w:val="22"/>
          <w:szCs w:val="22"/>
          <w:rPrChange w:id="85"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86" w:author="Joan Casey" w:date="2025-07-18T10:11:00Z" w16du:dateUtc="2025-07-18T17:11:00Z">
            <w:rPr>
              <w:rFonts w:ascii="Arial" w:hAnsi="Arial" w:cs="Arial"/>
              <w:color w:val="4472C4" w:themeColor="accent1"/>
              <w:sz w:val="20"/>
              <w:szCs w:val="20"/>
            </w:rPr>
          </w:rPrChange>
        </w:rPr>
        <w:t xml:space="preserve">In this study, we measured county-level power outages since no national finer-resolution power outage exposure data are available. In our main analysis, we considered a county-day exposed to power outage if </w:t>
      </w:r>
      <w:r w:rsidRPr="00243C1C">
        <w:rPr>
          <w:rFonts w:ascii="Arial" w:eastAsia="Garamond" w:hAnsi="Arial" w:cs="Arial"/>
          <w:color w:val="4472C4" w:themeColor="accent1"/>
          <w:sz w:val="22"/>
          <w:szCs w:val="22"/>
          <w:rPrChange w:id="87"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88" w:author="Joan Casey" w:date="2025-07-18T10:11:00Z" w16du:dateUtc="2025-07-18T17:11:00Z">
            <w:rPr>
              <w:rFonts w:ascii="Arial" w:hAnsi="Arial" w:cs="Arial"/>
              <w:color w:val="4472C4" w:themeColor="accent1"/>
              <w:sz w:val="20"/>
              <w:szCs w:val="20"/>
            </w:rPr>
          </w:rPrChange>
        </w:rPr>
        <w:t xml:space="preserve">1% of county customers were without power for 8+ consecutive hours, a definition that may have substantial exposure misclassification (up to 99% of customers may be unexposed). This misclassification likely biased study results towards the null, but the </w:t>
      </w:r>
      <w:r w:rsidRPr="00243C1C">
        <w:rPr>
          <w:rFonts w:ascii="Arial" w:hAnsi="Arial" w:cs="Arial"/>
          <w:color w:val="4472C4" w:themeColor="accent1"/>
          <w:sz w:val="22"/>
          <w:szCs w:val="22"/>
          <w:rPrChange w:id="89" w:author="Joan Casey" w:date="2025-07-18T10:11:00Z" w16du:dateUtc="2025-07-18T17:11:00Z">
            <w:rPr>
              <w:rFonts w:ascii="Arial" w:hAnsi="Arial" w:cs="Arial"/>
              <w:color w:val="4472C4" w:themeColor="accent1"/>
              <w:sz w:val="20"/>
              <w:szCs w:val="20"/>
            </w:rPr>
          </w:rPrChange>
        </w:rPr>
        <w:lastRenderedPageBreak/>
        <w:t>magnitude of bias remains unknown. When we assessed power outage exposure based on higher thresholds of customers (</w:t>
      </w:r>
      <w:r w:rsidRPr="00243C1C">
        <w:rPr>
          <w:rFonts w:ascii="Arial" w:eastAsia="Garamond" w:hAnsi="Arial" w:cs="Arial"/>
          <w:color w:val="4472C4" w:themeColor="accent1"/>
          <w:sz w:val="22"/>
          <w:szCs w:val="22"/>
          <w:rPrChange w:id="90"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91" w:author="Joan Casey" w:date="2025-07-18T10:11:00Z" w16du:dateUtc="2025-07-18T17:11:00Z">
            <w:rPr>
              <w:rFonts w:ascii="Arial" w:hAnsi="Arial" w:cs="Arial"/>
              <w:color w:val="4472C4" w:themeColor="accent1"/>
              <w:sz w:val="20"/>
              <w:szCs w:val="20"/>
            </w:rPr>
          </w:rPrChange>
        </w:rPr>
        <w:t xml:space="preserve">3%, </w:t>
      </w:r>
      <w:r w:rsidRPr="00243C1C">
        <w:rPr>
          <w:rFonts w:ascii="Arial" w:eastAsia="Garamond" w:hAnsi="Arial" w:cs="Arial"/>
          <w:color w:val="4472C4" w:themeColor="accent1"/>
          <w:sz w:val="22"/>
          <w:szCs w:val="22"/>
          <w:rPrChange w:id="92"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93" w:author="Joan Casey" w:date="2025-07-18T10:11:00Z" w16du:dateUtc="2025-07-18T17:11:00Z">
            <w:rPr>
              <w:rFonts w:ascii="Arial" w:hAnsi="Arial" w:cs="Arial"/>
              <w:color w:val="4472C4" w:themeColor="accent1"/>
              <w:sz w:val="20"/>
              <w:szCs w:val="20"/>
            </w:rPr>
          </w:rPrChange>
        </w:rPr>
        <w:t xml:space="preserve">5%), scenarios with less exposure misclassification, we observed larger effect estimates. Future studies could collaborate with utilities to obtain finer-resolution power outage data or use satellite imagery to identify exact outage boundaries of long-duration outages lasting into the night </w:t>
      </w:r>
      <w:r w:rsidRPr="00243C1C">
        <w:rPr>
          <w:rFonts w:ascii="Arial" w:hAnsi="Arial" w:cs="Arial"/>
          <w:color w:val="4472C4" w:themeColor="accent1"/>
          <w:sz w:val="22"/>
          <w:szCs w:val="22"/>
          <w:rPrChange w:id="94" w:author="Joan Casey" w:date="2025-07-18T10:11:00Z" w16du:dateUtc="2025-07-18T17:11:00Z">
            <w:rPr>
              <w:rFonts w:ascii="Arial" w:hAnsi="Arial" w:cs="Arial"/>
              <w:color w:val="4472C4" w:themeColor="accent1"/>
              <w:sz w:val="20"/>
              <w:szCs w:val="20"/>
            </w:rPr>
          </w:rPrChange>
        </w:rPr>
        <w:fldChar w:fldCharType="begin"/>
      </w:r>
      <w:r w:rsidRPr="00243C1C">
        <w:rPr>
          <w:rFonts w:ascii="Arial" w:hAnsi="Arial" w:cs="Arial"/>
          <w:color w:val="4472C4" w:themeColor="accent1"/>
          <w:sz w:val="22"/>
          <w:szCs w:val="22"/>
          <w:rPrChange w:id="95" w:author="Joan Casey" w:date="2025-07-18T10:11:00Z" w16du:dateUtc="2025-07-18T17:11:00Z">
            <w:rPr>
              <w:rFonts w:ascii="Arial" w:hAnsi="Arial" w:cs="Arial"/>
              <w:color w:val="4472C4" w:themeColor="accent1"/>
              <w:sz w:val="20"/>
              <w:szCs w:val="20"/>
            </w:rPr>
          </w:rPrChange>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Pr="00243C1C">
        <w:rPr>
          <w:rFonts w:ascii="Cambria Math" w:hAnsi="Cambria Math" w:cs="Cambria Math"/>
          <w:color w:val="4472C4" w:themeColor="accent1"/>
          <w:sz w:val="22"/>
          <w:szCs w:val="22"/>
          <w:rPrChange w:id="96" w:author="Joan Casey" w:date="2025-07-18T10:11:00Z" w16du:dateUtc="2025-07-18T17:11:00Z">
            <w:rPr>
              <w:rFonts w:ascii="Cambria Math" w:hAnsi="Cambria Math" w:cs="Cambria Math"/>
              <w:color w:val="4472C4" w:themeColor="accent1"/>
              <w:sz w:val="20"/>
              <w:szCs w:val="20"/>
            </w:rPr>
          </w:rPrChange>
        </w:rPr>
        <w:instrText>ﬀ</w:instrText>
      </w:r>
      <w:r w:rsidRPr="00243C1C">
        <w:rPr>
          <w:rFonts w:ascii="Arial" w:hAnsi="Arial" w:cs="Arial"/>
          <w:color w:val="4472C4" w:themeColor="accent1"/>
          <w:sz w:val="22"/>
          <w:szCs w:val="22"/>
          <w:rPrChange w:id="97" w:author="Joan Casey" w:date="2025-07-18T10:11:00Z" w16du:dateUtc="2025-07-18T17:11:00Z">
            <w:rPr>
              <w:rFonts w:ascii="Arial" w:hAnsi="Arial" w:cs="Arial"/>
              <w:color w:val="4472C4" w:themeColor="accent1"/>
              <w:sz w:val="20"/>
              <w:szCs w:val="20"/>
            </w:rPr>
          </w:rPrChange>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Pr="00243C1C">
        <w:rPr>
          <w:rFonts w:ascii="Cambria Math" w:hAnsi="Cambria Math" w:cs="Cambria Math"/>
          <w:color w:val="4472C4" w:themeColor="accent1"/>
          <w:sz w:val="22"/>
          <w:szCs w:val="22"/>
          <w:rPrChange w:id="98" w:author="Joan Casey" w:date="2025-07-18T10:11:00Z" w16du:dateUtc="2025-07-18T17:11:00Z">
            <w:rPr>
              <w:rFonts w:ascii="Cambria Math" w:hAnsi="Cambria Math" w:cs="Cambria Math"/>
              <w:color w:val="4472C4" w:themeColor="accent1"/>
              <w:sz w:val="20"/>
              <w:szCs w:val="20"/>
            </w:rPr>
          </w:rPrChange>
        </w:rPr>
        <w:instrText>ﬀ</w:instrText>
      </w:r>
      <w:r w:rsidRPr="00243C1C">
        <w:rPr>
          <w:rFonts w:ascii="Arial" w:hAnsi="Arial" w:cs="Arial"/>
          <w:color w:val="4472C4" w:themeColor="accent1"/>
          <w:sz w:val="22"/>
          <w:szCs w:val="22"/>
          <w:rPrChange w:id="99" w:author="Joan Casey" w:date="2025-07-18T10:11:00Z" w16du:dateUtc="2025-07-18T17:11:00Z">
            <w:rPr>
              <w:rFonts w:ascii="Arial" w:hAnsi="Arial" w:cs="Arial"/>
              <w:color w:val="4472C4" w:themeColor="accent1"/>
              <w:sz w:val="20"/>
              <w:szCs w:val="20"/>
            </w:rPr>
          </w:rPrChange>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Pr="00243C1C">
        <w:rPr>
          <w:rFonts w:ascii="Cambria Math" w:hAnsi="Cambria Math" w:cs="Cambria Math"/>
          <w:color w:val="4472C4" w:themeColor="accent1"/>
          <w:sz w:val="22"/>
          <w:szCs w:val="22"/>
          <w:rPrChange w:id="100" w:author="Joan Casey" w:date="2025-07-18T10:11:00Z" w16du:dateUtc="2025-07-18T17:11:00Z">
            <w:rPr>
              <w:rFonts w:ascii="Cambria Math" w:hAnsi="Cambria Math" w:cs="Cambria Math"/>
              <w:color w:val="4472C4" w:themeColor="accent1"/>
              <w:sz w:val="20"/>
              <w:szCs w:val="20"/>
            </w:rPr>
          </w:rPrChange>
        </w:rPr>
        <w:instrText>ﬀ</w:instrText>
      </w:r>
      <w:r w:rsidRPr="00243C1C">
        <w:rPr>
          <w:rFonts w:ascii="Arial" w:hAnsi="Arial" w:cs="Arial"/>
          <w:color w:val="4472C4" w:themeColor="accent1"/>
          <w:sz w:val="22"/>
          <w:szCs w:val="22"/>
          <w:rPrChange w:id="101" w:author="Joan Casey" w:date="2025-07-18T10:11:00Z" w16du:dateUtc="2025-07-18T17:11:00Z">
            <w:rPr>
              <w:rFonts w:ascii="Arial" w:hAnsi="Arial" w:cs="Arial"/>
              <w:color w:val="4472C4" w:themeColor="accent1"/>
              <w:sz w:val="20"/>
              <w:szCs w:val="20"/>
            </w:rPr>
          </w:rPrChange>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243C1C">
        <w:rPr>
          <w:rFonts w:ascii="Arial" w:hAnsi="Arial" w:cs="Arial"/>
          <w:color w:val="4472C4" w:themeColor="accent1"/>
          <w:sz w:val="22"/>
          <w:szCs w:val="22"/>
          <w:rPrChange w:id="102" w:author="Joan Casey" w:date="2025-07-18T10:11:00Z" w16du:dateUtc="2025-07-18T17:11:00Z">
            <w:rPr>
              <w:rFonts w:ascii="Arial" w:hAnsi="Arial" w:cs="Arial"/>
              <w:color w:val="4472C4" w:themeColor="accent1"/>
              <w:sz w:val="20"/>
              <w:szCs w:val="20"/>
            </w:rPr>
          </w:rPrChange>
        </w:rPr>
        <w:fldChar w:fldCharType="separate"/>
      </w:r>
      <w:r w:rsidRPr="00243C1C">
        <w:rPr>
          <w:rFonts w:ascii="Arial" w:hAnsi="Arial" w:cs="Arial"/>
          <w:noProof/>
          <w:color w:val="4472C4" w:themeColor="accent1"/>
          <w:sz w:val="22"/>
          <w:szCs w:val="22"/>
          <w:rPrChange w:id="103" w:author="Joan Casey" w:date="2025-07-18T10:11:00Z" w16du:dateUtc="2025-07-18T17:11:00Z">
            <w:rPr>
              <w:rFonts w:ascii="Arial" w:hAnsi="Arial" w:cs="Arial"/>
              <w:noProof/>
              <w:color w:val="4472C4" w:themeColor="accent1"/>
              <w:sz w:val="20"/>
              <w:szCs w:val="20"/>
            </w:rPr>
          </w:rPrChange>
        </w:rPr>
        <w:t>(36, 37)</w:t>
      </w:r>
      <w:r w:rsidRPr="00243C1C">
        <w:rPr>
          <w:rFonts w:ascii="Arial" w:hAnsi="Arial" w:cs="Arial"/>
          <w:color w:val="4472C4" w:themeColor="accent1"/>
          <w:sz w:val="22"/>
          <w:szCs w:val="22"/>
          <w:rPrChange w:id="104" w:author="Joan Casey" w:date="2025-07-18T10:11:00Z" w16du:dateUtc="2025-07-18T17:11:00Z">
            <w:rPr>
              <w:rFonts w:ascii="Arial" w:hAnsi="Arial" w:cs="Arial"/>
              <w:color w:val="4472C4" w:themeColor="accent1"/>
              <w:sz w:val="20"/>
              <w:szCs w:val="20"/>
            </w:rPr>
          </w:rPrChange>
        </w:rPr>
        <w:fldChar w:fldCharType="end"/>
      </w:r>
      <w:r w:rsidRPr="00243C1C">
        <w:rPr>
          <w:rFonts w:ascii="Arial" w:hAnsi="Arial" w:cs="Arial"/>
          <w:color w:val="4472C4" w:themeColor="accent1"/>
          <w:sz w:val="22"/>
          <w:szCs w:val="22"/>
          <w:rPrChange w:id="105" w:author="Joan Casey" w:date="2025-07-18T10:11:00Z" w16du:dateUtc="2025-07-18T17:11:00Z">
            <w:rPr>
              <w:rFonts w:ascii="Arial" w:hAnsi="Arial" w:cs="Arial"/>
              <w:color w:val="4472C4" w:themeColor="accent1"/>
              <w:sz w:val="20"/>
              <w:szCs w:val="20"/>
            </w:rPr>
          </w:rPrChange>
        </w:rPr>
        <w:t xml:space="preserve"> to address these exposure assessment issues.</w:t>
      </w:r>
    </w:p>
    <w:p w14:paraId="7772CC6B" w14:textId="77777777" w:rsidR="00E804A1" w:rsidRPr="00243C1C" w:rsidRDefault="00E804A1">
      <w:pPr>
        <w:rPr>
          <w:rFonts w:ascii="Arial" w:hAnsi="Arial" w:cs="Arial"/>
          <w:color w:val="4472C4" w:themeColor="accent1"/>
          <w:sz w:val="22"/>
          <w:szCs w:val="22"/>
        </w:rPr>
      </w:pPr>
    </w:p>
    <w:p w14:paraId="11234FCE" w14:textId="77777777" w:rsidR="005672F3"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The</w:t>
      </w:r>
      <w:r w:rsidRPr="00243C1C">
        <w:rPr>
          <w:rStyle w:val="apple-converted-space"/>
          <w:rFonts w:ascii="Arial" w:hAnsi="Arial" w:cs="Arial"/>
          <w:color w:val="000000" w:themeColor="text1"/>
          <w:sz w:val="22"/>
          <w:szCs w:val="22"/>
        </w:rPr>
        <w:t> </w:t>
      </w:r>
      <w:r w:rsidRPr="00243C1C">
        <w:rPr>
          <w:rFonts w:ascii="Arial" w:hAnsi="Arial" w:cs="Arial"/>
          <w:sz w:val="22"/>
          <w:szCs w:val="22"/>
          <w:rPrChange w:id="106" w:author="Joan Casey" w:date="2025-07-18T10:11:00Z" w16du:dateUtc="2025-07-18T17:11:00Z">
            <w:rPr/>
          </w:rPrChange>
        </w:rPr>
        <w:fldChar w:fldCharType="begin"/>
      </w:r>
      <w:r w:rsidRPr="00243C1C">
        <w:rPr>
          <w:rFonts w:ascii="Arial" w:hAnsi="Arial" w:cs="Arial"/>
          <w:sz w:val="22"/>
          <w:szCs w:val="22"/>
          <w:rPrChange w:id="107" w:author="Joan Casey" w:date="2025-07-18T10:11:00Z" w16du:dateUtc="2025-07-18T17:11:00Z">
            <w:rPr/>
          </w:rPrChange>
        </w:rPr>
        <w:instrText>HYPERLINK "http://PowerOutage.us"</w:instrText>
      </w:r>
      <w:r w:rsidRPr="00A821E4">
        <w:rPr>
          <w:rFonts w:ascii="Arial" w:hAnsi="Arial" w:cs="Arial"/>
          <w:sz w:val="22"/>
          <w:szCs w:val="22"/>
        </w:rPr>
      </w:r>
      <w:r w:rsidRPr="00243C1C">
        <w:rPr>
          <w:rFonts w:ascii="Arial" w:hAnsi="Arial" w:cs="Arial"/>
          <w:sz w:val="22"/>
          <w:szCs w:val="22"/>
          <w:rPrChange w:id="108" w:author="Joan Casey" w:date="2025-07-18T10:11:00Z" w16du:dateUtc="2025-07-18T17:11:00Z">
            <w:rPr/>
          </w:rPrChange>
        </w:rPr>
        <w:fldChar w:fldCharType="separate"/>
      </w:r>
      <w:r w:rsidRPr="00243C1C">
        <w:rPr>
          <w:rStyle w:val="Hyperlink"/>
          <w:rFonts w:ascii="Arial" w:hAnsi="Arial" w:cs="Arial"/>
          <w:color w:val="000000" w:themeColor="text1"/>
          <w:sz w:val="22"/>
          <w:szCs w:val="22"/>
        </w:rPr>
        <w:t>PowerOutage.us</w:t>
      </w:r>
      <w:r w:rsidRPr="00243C1C">
        <w:rPr>
          <w:rFonts w:ascii="Arial" w:hAnsi="Arial" w:cs="Arial"/>
          <w:sz w:val="22"/>
          <w:szCs w:val="22"/>
          <w:rPrChange w:id="109" w:author="Joan Casey" w:date="2025-07-18T10:11:00Z" w16du:dateUtc="2025-07-18T17:11:00Z">
            <w:rPr/>
          </w:rPrChange>
        </w:rPr>
        <w:fldChar w:fldCharType="end"/>
      </w:r>
      <w:r w:rsidRPr="00243C1C">
        <w:rPr>
          <w:rStyle w:val="apple-converted-space"/>
          <w:rFonts w:ascii="Arial" w:hAnsi="Arial" w:cs="Arial"/>
          <w:color w:val="000000" w:themeColor="text1"/>
          <w:sz w:val="22"/>
          <w:szCs w:val="22"/>
        </w:rPr>
        <w:t> </w:t>
      </w:r>
      <w:r w:rsidRPr="00243C1C">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4200307A" w14:textId="13DA4B2D" w:rsidR="00FE7F18" w:rsidRPr="00243C1C" w:rsidRDefault="0025183C" w:rsidP="00FE7F18">
      <w:pPr>
        <w:rPr>
          <w:rFonts w:ascii="Arial" w:hAnsi="Arial" w:cs="Arial"/>
          <w:color w:val="4472C4" w:themeColor="accent1"/>
          <w:sz w:val="22"/>
          <w:szCs w:val="22"/>
        </w:rPr>
      </w:pPr>
      <w:r w:rsidRPr="00243C1C">
        <w:rPr>
          <w:rFonts w:ascii="Arial" w:hAnsi="Arial" w:cs="Arial"/>
          <w:color w:val="4472C4" w:themeColor="accent1"/>
          <w:sz w:val="22"/>
          <w:szCs w:val="22"/>
        </w:rPr>
        <w:t>Thank you for this good point. We were</w:t>
      </w:r>
      <w:r w:rsidR="00FF7E5D" w:rsidRPr="00243C1C">
        <w:rPr>
          <w:rFonts w:ascii="Arial" w:hAnsi="Arial" w:cs="Arial"/>
          <w:color w:val="4472C4" w:themeColor="accent1"/>
          <w:sz w:val="22"/>
          <w:szCs w:val="22"/>
        </w:rPr>
        <w:t xml:space="preserve"> also</w:t>
      </w:r>
      <w:r w:rsidRPr="00243C1C">
        <w:rPr>
          <w:rFonts w:ascii="Arial" w:hAnsi="Arial" w:cs="Arial"/>
          <w:color w:val="4472C4" w:themeColor="accent1"/>
          <w:sz w:val="22"/>
          <w:szCs w:val="22"/>
        </w:rPr>
        <w:t xml:space="preserve"> concerned about the effects of missing data on our results before we began this project, and so w</w:t>
      </w:r>
      <w:r w:rsidR="00FE7F18" w:rsidRPr="00243C1C">
        <w:rPr>
          <w:rFonts w:ascii="Arial" w:hAnsi="Arial" w:cs="Arial"/>
          <w:color w:val="4472C4" w:themeColor="accent1"/>
          <w:sz w:val="22"/>
          <w:szCs w:val="22"/>
        </w:rPr>
        <w:t xml:space="preserve">e published a study where we conducted simulations to test the effect of missing data on the results of this </w:t>
      </w:r>
      <w:r w:rsidR="00F02482" w:rsidRPr="00243C1C">
        <w:rPr>
          <w:rFonts w:ascii="Arial" w:hAnsi="Arial" w:cs="Arial"/>
          <w:color w:val="4472C4" w:themeColor="accent1"/>
          <w:sz w:val="22"/>
          <w:szCs w:val="22"/>
        </w:rPr>
        <w:t>paper</w:t>
      </w:r>
      <w:del w:id="110" w:author="Joan Casey" w:date="2025-07-18T10:49:00Z" w16du:dateUtc="2025-07-18T17:49:00Z">
        <w:r w:rsidR="00FE7F18" w:rsidRPr="00243C1C" w:rsidDel="003F574E">
          <w:rPr>
            <w:rFonts w:ascii="Arial" w:hAnsi="Arial" w:cs="Arial"/>
            <w:color w:val="4472C4" w:themeColor="accent1"/>
            <w:sz w:val="22"/>
            <w:szCs w:val="22"/>
          </w:rPr>
          <w:delText>, which we attempted to include with our paper submitted here</w:delText>
        </w:r>
      </w:del>
      <w:r w:rsidR="004507DE" w:rsidRPr="00243C1C">
        <w:rPr>
          <w:rFonts w:ascii="Arial" w:hAnsi="Arial" w:cs="Arial"/>
          <w:color w:val="4472C4" w:themeColor="accent1"/>
          <w:sz w:val="22"/>
          <w:szCs w:val="22"/>
        </w:rPr>
        <w:t>.</w:t>
      </w:r>
      <w:r w:rsidR="00FE7F18" w:rsidRPr="00243C1C">
        <w:rPr>
          <w:rFonts w:ascii="Arial" w:hAnsi="Arial" w:cs="Arial"/>
          <w:color w:val="4472C4" w:themeColor="accent1"/>
          <w:sz w:val="22"/>
          <w:szCs w:val="22"/>
        </w:rPr>
        <w:t xml:space="preserve"> </w:t>
      </w:r>
      <w:del w:id="111" w:author="Joan Casey" w:date="2025-07-18T10:50:00Z" w16du:dateUtc="2025-07-18T17:50:00Z">
        <w:r w:rsidR="00B83763" w:rsidRPr="00243C1C" w:rsidDel="003F574E">
          <w:rPr>
            <w:rFonts w:ascii="Arial" w:hAnsi="Arial" w:cs="Arial"/>
            <w:color w:val="4472C4" w:themeColor="accent1"/>
            <w:sz w:val="22"/>
            <w:szCs w:val="22"/>
          </w:rPr>
          <w:delText>It was</w:delText>
        </w:r>
      </w:del>
      <w:ins w:id="112" w:author="Joan Casey" w:date="2025-07-18T10:50:00Z" w16du:dateUtc="2025-07-18T17:50:00Z">
        <w:r w:rsidR="003F574E">
          <w:rPr>
            <w:rFonts w:ascii="Arial" w:hAnsi="Arial" w:cs="Arial"/>
            <w:color w:val="4472C4" w:themeColor="accent1"/>
            <w:sz w:val="22"/>
            <w:szCs w:val="22"/>
          </w:rPr>
          <w:t>This manuscript was</w:t>
        </w:r>
      </w:ins>
      <w:r w:rsidR="00B83763" w:rsidRPr="00243C1C">
        <w:rPr>
          <w:rFonts w:ascii="Arial" w:hAnsi="Arial" w:cs="Arial"/>
          <w:color w:val="4472C4" w:themeColor="accent1"/>
          <w:sz w:val="22"/>
          <w:szCs w:val="22"/>
        </w:rPr>
        <w:t xml:space="preserve"> not published at the time we submitted </w:t>
      </w:r>
      <w:del w:id="113" w:author="Joan Casey" w:date="2025-07-18T10:50:00Z" w16du:dateUtc="2025-07-18T17:50:00Z">
        <w:r w:rsidR="00B83763" w:rsidRPr="00243C1C" w:rsidDel="003F574E">
          <w:rPr>
            <w:rFonts w:ascii="Arial" w:hAnsi="Arial" w:cs="Arial"/>
            <w:color w:val="4472C4" w:themeColor="accent1"/>
            <w:sz w:val="22"/>
            <w:szCs w:val="22"/>
          </w:rPr>
          <w:delText xml:space="preserve">this </w:delText>
        </w:r>
      </w:del>
      <w:ins w:id="114" w:author="Joan Casey" w:date="2025-07-18T10:50:00Z" w16du:dateUtc="2025-07-18T17:50:00Z">
        <w:r w:rsidR="003F574E">
          <w:rPr>
            <w:rFonts w:ascii="Arial" w:hAnsi="Arial" w:cs="Arial"/>
            <w:color w:val="4472C4" w:themeColor="accent1"/>
            <w:sz w:val="22"/>
            <w:szCs w:val="22"/>
          </w:rPr>
          <w:t>the present</w:t>
        </w:r>
        <w:r w:rsidR="003F574E" w:rsidRPr="00243C1C">
          <w:rPr>
            <w:rFonts w:ascii="Arial" w:hAnsi="Arial" w:cs="Arial"/>
            <w:color w:val="4472C4" w:themeColor="accent1"/>
            <w:sz w:val="22"/>
            <w:szCs w:val="22"/>
          </w:rPr>
          <w:t xml:space="preserve"> </w:t>
        </w:r>
      </w:ins>
      <w:r w:rsidR="00B83763" w:rsidRPr="00243C1C">
        <w:rPr>
          <w:rFonts w:ascii="Arial" w:hAnsi="Arial" w:cs="Arial"/>
          <w:color w:val="4472C4" w:themeColor="accent1"/>
          <w:sz w:val="22"/>
          <w:szCs w:val="22"/>
        </w:rPr>
        <w:t>paper</w:t>
      </w:r>
      <w:ins w:id="115" w:author="Joan Casey" w:date="2025-07-18T10:50:00Z" w16du:dateUtc="2025-07-18T17:50:00Z">
        <w:r w:rsidR="003F574E">
          <w:rPr>
            <w:rFonts w:ascii="Arial" w:hAnsi="Arial" w:cs="Arial"/>
            <w:color w:val="4472C4" w:themeColor="accent1"/>
            <w:sz w:val="22"/>
            <w:szCs w:val="22"/>
          </w:rPr>
          <w:t xml:space="preserve">. While we submitted the draft missing data paper with the present manuscript, we fear the reviewer may not have received it. </w:t>
        </w:r>
      </w:ins>
      <w:del w:id="116" w:author="Joan Casey" w:date="2025-07-18T10:50:00Z" w16du:dateUtc="2025-07-18T17:50:00Z">
        <w:r w:rsidR="004507DE" w:rsidRPr="00243C1C" w:rsidDel="003F574E">
          <w:rPr>
            <w:rFonts w:ascii="Arial" w:hAnsi="Arial" w:cs="Arial"/>
            <w:color w:val="4472C4" w:themeColor="accent1"/>
            <w:sz w:val="22"/>
            <w:szCs w:val="22"/>
          </w:rPr>
          <w:delText xml:space="preserve">, </w:delText>
        </w:r>
      </w:del>
      <w:del w:id="117" w:author="Joan Casey" w:date="2025-07-18T10:51:00Z" w16du:dateUtc="2025-07-18T17:51:00Z">
        <w:r w:rsidR="004507DE" w:rsidRPr="00243C1C" w:rsidDel="003F574E">
          <w:rPr>
            <w:rFonts w:ascii="Arial" w:hAnsi="Arial" w:cs="Arial"/>
            <w:color w:val="4472C4" w:themeColor="accent1"/>
            <w:sz w:val="22"/>
            <w:szCs w:val="22"/>
          </w:rPr>
          <w:delText>but it is now</w:delText>
        </w:r>
        <w:r w:rsidR="009954F6" w:rsidRPr="00243C1C" w:rsidDel="003F574E">
          <w:rPr>
            <w:rFonts w:ascii="Arial" w:hAnsi="Arial" w:cs="Arial"/>
            <w:color w:val="4472C4" w:themeColor="accent1"/>
            <w:sz w:val="22"/>
            <w:szCs w:val="22"/>
          </w:rPr>
          <w:delText>, and so may not have made it to this reviewer</w:delText>
        </w:r>
        <w:r w:rsidR="004507DE" w:rsidRPr="00243C1C" w:rsidDel="003F574E">
          <w:rPr>
            <w:rFonts w:ascii="Arial" w:hAnsi="Arial" w:cs="Arial"/>
            <w:color w:val="4472C4" w:themeColor="accent1"/>
            <w:sz w:val="22"/>
            <w:szCs w:val="22"/>
          </w:rPr>
          <w:delText>. It</w:delText>
        </w:r>
      </w:del>
      <w:ins w:id="118" w:author="Joan Casey" w:date="2025-07-18T10:51:00Z" w16du:dateUtc="2025-07-18T17:51:00Z">
        <w:r w:rsidR="003F574E">
          <w:rPr>
            <w:rFonts w:ascii="Arial" w:hAnsi="Arial" w:cs="Arial"/>
            <w:color w:val="4472C4" w:themeColor="accent1"/>
            <w:sz w:val="22"/>
            <w:szCs w:val="22"/>
          </w:rPr>
          <w:t>Here is a link to the published manuscript, which</w:t>
        </w:r>
      </w:ins>
      <w:r w:rsidR="004507DE" w:rsidRPr="00243C1C">
        <w:rPr>
          <w:rFonts w:ascii="Arial" w:hAnsi="Arial" w:cs="Arial"/>
          <w:color w:val="4472C4" w:themeColor="accent1"/>
          <w:sz w:val="22"/>
          <w:szCs w:val="22"/>
        </w:rPr>
        <w:t xml:space="preserve"> discusses </w:t>
      </w:r>
      <w:r w:rsidR="00F7347A" w:rsidRPr="00243C1C">
        <w:rPr>
          <w:rFonts w:ascii="Arial" w:hAnsi="Arial" w:cs="Arial"/>
          <w:color w:val="4472C4" w:themeColor="accent1"/>
          <w:sz w:val="22"/>
          <w:szCs w:val="22"/>
        </w:rPr>
        <w:t>in detail our strategy for handling missing data and the impacts that this strategy has on the results of our study:</w:t>
      </w:r>
    </w:p>
    <w:p w14:paraId="1C508AAB" w14:textId="77777777" w:rsidR="00FE7F18" w:rsidDel="003F574E" w:rsidRDefault="00FE7F18" w:rsidP="00FE7F18">
      <w:pPr>
        <w:rPr>
          <w:del w:id="119" w:author="Joan Casey" w:date="2025-07-18T10:51:00Z" w16du:dateUtc="2025-07-18T17:51:00Z"/>
          <w:rFonts w:ascii="Arial" w:hAnsi="Arial" w:cs="Arial"/>
          <w:color w:val="4472C4" w:themeColor="accent1"/>
          <w:sz w:val="22"/>
          <w:szCs w:val="22"/>
        </w:rPr>
      </w:pPr>
      <w:r w:rsidRPr="00243C1C">
        <w:rPr>
          <w:rFonts w:ascii="Arial" w:hAnsi="Arial" w:cs="Arial"/>
          <w:sz w:val="22"/>
          <w:szCs w:val="22"/>
          <w:rPrChange w:id="120" w:author="Joan Casey" w:date="2025-07-18T10:11:00Z" w16du:dateUtc="2025-07-18T17:11:00Z">
            <w:rPr/>
          </w:rPrChange>
        </w:rPr>
        <w:fldChar w:fldCharType="begin"/>
      </w:r>
      <w:r w:rsidRPr="00243C1C">
        <w:rPr>
          <w:rFonts w:ascii="Arial" w:hAnsi="Arial" w:cs="Arial"/>
          <w:sz w:val="22"/>
          <w:szCs w:val="22"/>
          <w:rPrChange w:id="121" w:author="Joan Casey" w:date="2025-07-18T10:11:00Z" w16du:dateUtc="2025-07-18T17:11:00Z">
            <w:rPr/>
          </w:rPrChange>
        </w:rPr>
        <w:instrText>HYPERLINK "https://journals.lww.com/environepidem/fulltext/2025/08000/assessing_bias_in_measuring_power_outage_exposure.4.aspx"</w:instrText>
      </w:r>
      <w:r w:rsidRPr="00A821E4">
        <w:rPr>
          <w:rFonts w:ascii="Arial" w:hAnsi="Arial" w:cs="Arial"/>
          <w:sz w:val="22"/>
          <w:szCs w:val="22"/>
        </w:rPr>
      </w:r>
      <w:r w:rsidRPr="00243C1C">
        <w:rPr>
          <w:rFonts w:ascii="Arial" w:hAnsi="Arial" w:cs="Arial"/>
          <w:sz w:val="22"/>
          <w:szCs w:val="22"/>
          <w:rPrChange w:id="122" w:author="Joan Casey" w:date="2025-07-18T10:11:00Z" w16du:dateUtc="2025-07-18T17:11:00Z">
            <w:rPr/>
          </w:rPrChange>
        </w:rPr>
        <w:fldChar w:fldCharType="separate"/>
      </w:r>
      <w:r w:rsidRPr="00243C1C">
        <w:rPr>
          <w:rStyle w:val="Hyperlink"/>
          <w:rFonts w:ascii="Arial" w:hAnsi="Arial" w:cs="Arial"/>
          <w:sz w:val="22"/>
          <w:szCs w:val="22"/>
        </w:rPr>
        <w:t>https://journals.lww.com/environepidem/fulltext/2025/08000/assessing_bias_in_measuring_power_outage_exposure.4.aspx</w:t>
      </w:r>
      <w:r w:rsidRPr="00243C1C">
        <w:rPr>
          <w:rFonts w:ascii="Arial" w:hAnsi="Arial" w:cs="Arial"/>
          <w:sz w:val="22"/>
          <w:szCs w:val="22"/>
          <w:rPrChange w:id="123" w:author="Joan Casey" w:date="2025-07-18T10:11:00Z" w16du:dateUtc="2025-07-18T17:11:00Z">
            <w:rPr/>
          </w:rPrChange>
        </w:rPr>
        <w:fldChar w:fldCharType="end"/>
      </w:r>
    </w:p>
    <w:p w14:paraId="31174DAE" w14:textId="77777777" w:rsidR="003F574E" w:rsidRPr="00243C1C" w:rsidRDefault="003F574E" w:rsidP="00FE7F18">
      <w:pPr>
        <w:rPr>
          <w:ins w:id="124" w:author="Joan Casey" w:date="2025-07-18T10:51:00Z" w16du:dateUtc="2025-07-18T17:51:00Z"/>
          <w:rFonts w:ascii="Arial" w:hAnsi="Arial" w:cs="Arial"/>
          <w:color w:val="4472C4" w:themeColor="accent1"/>
          <w:sz w:val="22"/>
          <w:szCs w:val="22"/>
        </w:rPr>
      </w:pPr>
    </w:p>
    <w:p w14:paraId="4D46F95D" w14:textId="77777777" w:rsidR="00BF2411" w:rsidRPr="00243C1C" w:rsidRDefault="00BF2411" w:rsidP="00FE7F18">
      <w:pPr>
        <w:rPr>
          <w:rFonts w:ascii="Arial" w:hAnsi="Arial" w:cs="Arial"/>
          <w:color w:val="4472C4" w:themeColor="accent1"/>
          <w:sz w:val="22"/>
          <w:szCs w:val="22"/>
        </w:rPr>
      </w:pPr>
    </w:p>
    <w:p w14:paraId="4A3E0F86" w14:textId="467F4E3C" w:rsidR="00BF2411" w:rsidRPr="00243C1C" w:rsidRDefault="00BF2411" w:rsidP="00FE7F18">
      <w:pPr>
        <w:rPr>
          <w:rFonts w:ascii="Arial" w:hAnsi="Arial" w:cs="Arial"/>
          <w:color w:val="4472C4" w:themeColor="accent1"/>
          <w:sz w:val="22"/>
          <w:szCs w:val="22"/>
        </w:rPr>
      </w:pPr>
      <w:r w:rsidRPr="00243C1C">
        <w:rPr>
          <w:rFonts w:ascii="Arial" w:hAnsi="Arial" w:cs="Arial"/>
          <w:color w:val="4472C4" w:themeColor="accent1"/>
          <w:sz w:val="22"/>
          <w:szCs w:val="22"/>
        </w:rPr>
        <w:t>In our methods section</w:t>
      </w:r>
      <w:ins w:id="125" w:author="Joan Casey" w:date="2025-07-18T10:51:00Z" w16du:dateUtc="2025-07-18T17:51:00Z">
        <w:r w:rsidR="003F574E">
          <w:rPr>
            <w:rFonts w:ascii="Arial" w:hAnsi="Arial" w:cs="Arial"/>
            <w:color w:val="4472C4" w:themeColor="accent1"/>
            <w:sz w:val="22"/>
            <w:szCs w:val="22"/>
          </w:rPr>
          <w:t>,</w:t>
        </w:r>
      </w:ins>
      <w:r w:rsidRPr="00243C1C">
        <w:rPr>
          <w:rFonts w:ascii="Arial" w:hAnsi="Arial" w:cs="Arial"/>
          <w:color w:val="4472C4" w:themeColor="accent1"/>
          <w:sz w:val="22"/>
          <w:szCs w:val="22"/>
        </w:rPr>
        <w:t xml:space="preserve"> we referenced this study</w:t>
      </w:r>
      <w:del w:id="126" w:author="Joan Casey" w:date="2025-07-18T10:51:00Z" w16du:dateUtc="2025-07-18T17:51:00Z">
        <w:r w:rsidR="00216FC6" w:rsidRPr="00243C1C" w:rsidDel="003F574E">
          <w:rPr>
            <w:rFonts w:ascii="Arial" w:hAnsi="Arial" w:cs="Arial"/>
            <w:color w:val="4472C4" w:themeColor="accent1"/>
            <w:sz w:val="22"/>
            <w:szCs w:val="22"/>
          </w:rPr>
          <w:delText>,</w:delText>
        </w:r>
      </w:del>
      <w:r w:rsidR="00216FC6" w:rsidRPr="00243C1C">
        <w:rPr>
          <w:rFonts w:ascii="Arial" w:hAnsi="Arial" w:cs="Arial"/>
          <w:color w:val="4472C4" w:themeColor="accent1"/>
          <w:sz w:val="22"/>
          <w:szCs w:val="22"/>
        </w:rPr>
        <w:t xml:space="preserve"> and explained how we handled missing data and why</w:t>
      </w:r>
      <w:r w:rsidRPr="00243C1C">
        <w:rPr>
          <w:rFonts w:ascii="Arial" w:hAnsi="Arial" w:cs="Arial"/>
          <w:color w:val="4472C4" w:themeColor="accent1"/>
          <w:sz w:val="22"/>
          <w:szCs w:val="22"/>
        </w:rPr>
        <w:t xml:space="preserve">: </w:t>
      </w:r>
    </w:p>
    <w:p w14:paraId="590A69D2" w14:textId="1FC8D712" w:rsidR="00BF2411" w:rsidRPr="00243C1C" w:rsidRDefault="003F574E" w:rsidP="00BF2411">
      <w:pPr>
        <w:spacing w:after="0" w:line="480" w:lineRule="auto"/>
        <w:ind w:firstLine="360"/>
        <w:rPr>
          <w:rFonts w:ascii="Arial" w:hAnsi="Arial" w:cs="Arial"/>
          <w:color w:val="4472C4" w:themeColor="accent1"/>
          <w:sz w:val="22"/>
          <w:szCs w:val="22"/>
          <w:rPrChange w:id="127" w:author="Joan Casey" w:date="2025-07-18T10:11:00Z" w16du:dateUtc="2025-07-18T17:11:00Z">
            <w:rPr>
              <w:rFonts w:ascii="Arial" w:hAnsi="Arial" w:cs="Arial"/>
              <w:color w:val="4472C4" w:themeColor="accent1"/>
              <w:sz w:val="20"/>
              <w:szCs w:val="20"/>
            </w:rPr>
          </w:rPrChange>
        </w:rPr>
      </w:pPr>
      <w:ins w:id="128" w:author="Joan Casey" w:date="2025-07-18T10:51:00Z" w16du:dateUtc="2025-07-18T17:51:00Z">
        <w:r>
          <w:rPr>
            <w:rFonts w:ascii="Arial" w:hAnsi="Arial" w:cs="Arial"/>
            <w:color w:val="4472C4" w:themeColor="accent1"/>
            <w:sz w:val="22"/>
            <w:szCs w:val="22"/>
          </w:rPr>
          <w:t>“</w:t>
        </w:r>
      </w:ins>
      <w:r w:rsidR="00BF2411" w:rsidRPr="00243C1C">
        <w:rPr>
          <w:rFonts w:ascii="Arial" w:hAnsi="Arial" w:cs="Arial"/>
          <w:color w:val="4472C4" w:themeColor="accent1"/>
          <w:sz w:val="22"/>
          <w:szCs w:val="22"/>
          <w:rPrChange w:id="129" w:author="Joan Casey" w:date="2025-07-18T10:11:00Z" w16du:dateUtc="2025-07-18T17:11:00Z">
            <w:rPr>
              <w:rFonts w:ascii="Arial" w:hAnsi="Arial" w:cs="Arial"/>
              <w:color w:val="4472C4" w:themeColor="accent1"/>
              <w:sz w:val="20"/>
              <w:szCs w:val="20"/>
            </w:rPr>
          </w:rPrChange>
        </w:rPr>
        <w:t xml:space="preserve">Substantial exposure data were missing from the POUS dataset. The POUS dataset was created using web scraping, and some utilities did not have websites, or their websites were offline during part or all of the study period. Previously, we conducted a simulation study where we treated missing data as no power outage exposure, because no exposure was the median value in the dataset </w:t>
      </w:r>
      <w:r w:rsidR="00BF2411" w:rsidRPr="00243C1C">
        <w:rPr>
          <w:rFonts w:ascii="Arial" w:hAnsi="Arial" w:cs="Arial"/>
          <w:color w:val="4472C4" w:themeColor="accent1"/>
          <w:sz w:val="22"/>
          <w:szCs w:val="22"/>
          <w:rPrChange w:id="130" w:author="Joan Casey" w:date="2025-07-18T10:11:00Z" w16du:dateUtc="2025-07-18T17:11:00Z">
            <w:rPr>
              <w:rFonts w:ascii="Arial" w:hAnsi="Arial" w:cs="Arial"/>
              <w:color w:val="4472C4" w:themeColor="accent1"/>
              <w:sz w:val="20"/>
              <w:szCs w:val="20"/>
            </w:rPr>
          </w:rPrChange>
        </w:rPr>
        <w:fldChar w:fldCharType="begin"/>
      </w:r>
      <w:r w:rsidR="00BF2411" w:rsidRPr="00243C1C">
        <w:rPr>
          <w:rFonts w:ascii="Arial" w:hAnsi="Arial" w:cs="Arial"/>
          <w:color w:val="4472C4" w:themeColor="accent1"/>
          <w:sz w:val="22"/>
          <w:szCs w:val="22"/>
          <w:rPrChange w:id="131" w:author="Joan Casey" w:date="2025-07-18T10:11:00Z" w16du:dateUtc="2025-07-18T17:11:00Z">
            <w:rPr>
              <w:rFonts w:ascii="Arial" w:hAnsi="Arial" w:cs="Arial"/>
              <w:color w:val="4472C4" w:themeColor="accent1"/>
              <w:sz w:val="20"/>
              <w:szCs w:val="20"/>
            </w:rPr>
          </w:rPrChange>
        </w:rPr>
        <w:instrText xml:space="preserve"> ADDIN ZOTERO_ITEM CSL_CITATION {"citationID":"sIcsWTtZ","properties":{"formattedCitation":"(38)","plainCitation":"(38)","noteIndex":0},"citationItems":[{"id":214,"uris":["http://zotero.org/users/local/hHKggCUl/items/N5A3SZJH"],"itemData":{"id":214,"type":"article-journal","container-title":"Under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BF2411" w:rsidRPr="00243C1C">
        <w:rPr>
          <w:rFonts w:ascii="Arial" w:hAnsi="Arial" w:cs="Arial"/>
          <w:color w:val="4472C4" w:themeColor="accent1"/>
          <w:sz w:val="22"/>
          <w:szCs w:val="22"/>
          <w:rPrChange w:id="132" w:author="Joan Casey" w:date="2025-07-18T10:11:00Z" w16du:dateUtc="2025-07-18T17:11:00Z">
            <w:rPr>
              <w:rFonts w:ascii="Arial" w:hAnsi="Arial" w:cs="Arial"/>
              <w:color w:val="4472C4" w:themeColor="accent1"/>
              <w:sz w:val="20"/>
              <w:szCs w:val="20"/>
            </w:rPr>
          </w:rPrChange>
        </w:rPr>
        <w:fldChar w:fldCharType="separate"/>
      </w:r>
      <w:r w:rsidR="00BF2411" w:rsidRPr="00243C1C">
        <w:rPr>
          <w:rFonts w:ascii="Arial" w:hAnsi="Arial" w:cs="Arial"/>
          <w:noProof/>
          <w:color w:val="4472C4" w:themeColor="accent1"/>
          <w:sz w:val="22"/>
          <w:szCs w:val="22"/>
          <w:rPrChange w:id="133" w:author="Joan Casey" w:date="2025-07-18T10:11:00Z" w16du:dateUtc="2025-07-18T17:11:00Z">
            <w:rPr>
              <w:rFonts w:ascii="Arial" w:hAnsi="Arial" w:cs="Arial"/>
              <w:noProof/>
              <w:color w:val="4472C4" w:themeColor="accent1"/>
              <w:sz w:val="20"/>
              <w:szCs w:val="20"/>
            </w:rPr>
          </w:rPrChange>
        </w:rPr>
        <w:t>(38)</w:t>
      </w:r>
      <w:r w:rsidR="00BF2411" w:rsidRPr="00243C1C">
        <w:rPr>
          <w:rFonts w:ascii="Arial" w:hAnsi="Arial" w:cs="Arial"/>
          <w:color w:val="4472C4" w:themeColor="accent1"/>
          <w:sz w:val="22"/>
          <w:szCs w:val="22"/>
          <w:rPrChange w:id="134" w:author="Joan Casey" w:date="2025-07-18T10:11:00Z" w16du:dateUtc="2025-07-18T17:11:00Z">
            <w:rPr>
              <w:rFonts w:ascii="Arial" w:hAnsi="Arial" w:cs="Arial"/>
              <w:color w:val="4472C4" w:themeColor="accent1"/>
              <w:sz w:val="20"/>
              <w:szCs w:val="20"/>
            </w:rPr>
          </w:rPrChange>
        </w:rPr>
        <w:fldChar w:fldCharType="end"/>
      </w:r>
      <w:r w:rsidR="00BF2411" w:rsidRPr="00243C1C">
        <w:rPr>
          <w:rFonts w:ascii="Arial" w:hAnsi="Arial" w:cs="Arial"/>
          <w:color w:val="4472C4" w:themeColor="accent1"/>
          <w:sz w:val="22"/>
          <w:szCs w:val="22"/>
          <w:rPrChange w:id="135" w:author="Joan Casey" w:date="2025-07-18T10:11:00Z" w16du:dateUtc="2025-07-18T17:11:00Z">
            <w:rPr>
              <w:rFonts w:ascii="Arial" w:hAnsi="Arial" w:cs="Arial"/>
              <w:color w:val="4472C4" w:themeColor="accent1"/>
              <w:sz w:val="20"/>
              <w:szCs w:val="20"/>
            </w:rPr>
          </w:rPrChange>
        </w:rPr>
        <w:t xml:space="preserve">. Under this assumption, missing data biased results of a study like ours towards the null. When a small percentage (~ &lt;15%) of hours within each county (county-hours) were missing exposure data, bias was minimal (37). When larger amounts (~ &gt;50%) were </w:t>
      </w:r>
      <w:r w:rsidR="00BF2411" w:rsidRPr="00243C1C">
        <w:rPr>
          <w:rFonts w:ascii="Arial" w:hAnsi="Arial" w:cs="Arial"/>
          <w:color w:val="4472C4" w:themeColor="accent1"/>
          <w:sz w:val="22"/>
          <w:szCs w:val="22"/>
          <w:rPrChange w:id="136" w:author="Joan Casey" w:date="2025-07-18T10:11:00Z" w16du:dateUtc="2025-07-18T17:11:00Z">
            <w:rPr>
              <w:rFonts w:ascii="Arial" w:hAnsi="Arial" w:cs="Arial"/>
              <w:color w:val="4472C4" w:themeColor="accent1"/>
              <w:sz w:val="20"/>
              <w:szCs w:val="20"/>
            </w:rPr>
          </w:rPrChange>
        </w:rPr>
        <w:lastRenderedPageBreak/>
        <w:t>missing, bias was substantial.</w:t>
      </w:r>
      <w:r w:rsidR="00BF2411" w:rsidRPr="00243C1C">
        <w:rPr>
          <w:rFonts w:ascii="Arial" w:hAnsi="Arial" w:cs="Arial"/>
          <w:color w:val="4472C4" w:themeColor="accent1"/>
          <w:sz w:val="22"/>
          <w:szCs w:val="22"/>
          <w:rPrChange w:id="137" w:author="Joan Casey" w:date="2025-07-18T10:11:00Z" w16du:dateUtc="2025-07-18T17:11:00Z">
            <w:rPr>
              <w:color w:val="4472C4" w:themeColor="accent1"/>
            </w:rPr>
          </w:rPrChange>
        </w:rPr>
        <w:t xml:space="preserve"> </w:t>
      </w:r>
      <w:r w:rsidR="00BF2411" w:rsidRPr="00243C1C">
        <w:rPr>
          <w:rFonts w:ascii="Arial" w:hAnsi="Arial" w:cs="Arial"/>
          <w:color w:val="4472C4" w:themeColor="accent1"/>
          <w:sz w:val="22"/>
          <w:szCs w:val="22"/>
          <w:rPrChange w:id="138" w:author="Joan Casey" w:date="2025-07-18T10:11:00Z" w16du:dateUtc="2025-07-18T17:11:00Z">
            <w:rPr>
              <w:rFonts w:ascii="Arial" w:hAnsi="Arial" w:cs="Arial"/>
              <w:color w:val="4472C4" w:themeColor="accent1"/>
              <w:sz w:val="20"/>
              <w:szCs w:val="20"/>
            </w:rPr>
          </w:rPrChange>
        </w:rPr>
        <w:t>To balance generalizability and bias, we excluded counties with &gt;50% of county-hours missing in the POUS data (n=907 counties). On average, the remaining counties were missing data for 7% of county-hours. When included counties were missing 4 or fewer hours of consecutive exposure data, we carried forward the last observation to impute those hours.  Our final analytic dataset included counties in 48 states (all counties in HI and AK were excluded) and 2,161 counties, covering 71.1% of 2018 Medicare beneficiaries (N = 23,622,770)</w:t>
      </w:r>
      <w:ins w:id="139" w:author="Joan Casey" w:date="2025-07-18T10:51:00Z" w16du:dateUtc="2025-07-18T17:51:00Z">
        <w:r>
          <w:rPr>
            <w:rFonts w:ascii="Arial" w:hAnsi="Arial" w:cs="Arial"/>
            <w:color w:val="4472C4" w:themeColor="accent1"/>
            <w:sz w:val="22"/>
            <w:szCs w:val="22"/>
          </w:rPr>
          <w:t xml:space="preserve">” (page </w:t>
        </w:r>
      </w:ins>
      <w:ins w:id="140" w:author="Joan Casey" w:date="2025-07-18T10:52:00Z" w16du:dateUtc="2025-07-18T17:52:00Z">
        <w:r>
          <w:rPr>
            <w:rFonts w:ascii="Arial" w:hAnsi="Arial" w:cs="Arial"/>
            <w:color w:val="4472C4" w:themeColor="accent1"/>
            <w:sz w:val="22"/>
            <w:szCs w:val="22"/>
          </w:rPr>
          <w:t>x, lines x).</w:t>
        </w:r>
      </w:ins>
      <w:del w:id="141" w:author="Joan Casey" w:date="2025-07-18T10:51:00Z" w16du:dateUtc="2025-07-18T17:51:00Z">
        <w:r w:rsidR="00BF2411" w:rsidRPr="00243C1C" w:rsidDel="003F574E">
          <w:rPr>
            <w:rFonts w:ascii="Arial" w:hAnsi="Arial" w:cs="Arial"/>
            <w:color w:val="4472C4" w:themeColor="accent1"/>
            <w:sz w:val="22"/>
            <w:szCs w:val="22"/>
            <w:rPrChange w:id="142" w:author="Joan Casey" w:date="2025-07-18T10:11:00Z" w16du:dateUtc="2025-07-18T17:11:00Z">
              <w:rPr>
                <w:rFonts w:ascii="Arial" w:hAnsi="Arial" w:cs="Arial"/>
                <w:color w:val="4472C4" w:themeColor="accent1"/>
                <w:sz w:val="20"/>
                <w:szCs w:val="20"/>
              </w:rPr>
            </w:rPrChange>
          </w:rPr>
          <w:delText>.</w:delText>
        </w:r>
      </w:del>
    </w:p>
    <w:p w14:paraId="61C4E176" w14:textId="77777777" w:rsidR="00BF2411" w:rsidRPr="00243C1C" w:rsidRDefault="00BF2411" w:rsidP="00FE7F18">
      <w:pPr>
        <w:rPr>
          <w:rFonts w:ascii="Arial" w:hAnsi="Arial" w:cs="Arial"/>
          <w:color w:val="4472C4" w:themeColor="accent1"/>
          <w:sz w:val="22"/>
          <w:szCs w:val="22"/>
        </w:rPr>
      </w:pPr>
    </w:p>
    <w:p w14:paraId="77CD7917" w14:textId="006BAC30" w:rsidR="00357BA8" w:rsidRPr="00243C1C" w:rsidRDefault="003F0838" w:rsidP="00FE7F18">
      <w:pPr>
        <w:rPr>
          <w:rFonts w:ascii="Arial" w:hAnsi="Arial" w:cs="Arial"/>
          <w:color w:val="4472C4" w:themeColor="accent1"/>
          <w:sz w:val="22"/>
          <w:szCs w:val="22"/>
        </w:rPr>
      </w:pPr>
      <w:r w:rsidRPr="00243C1C">
        <w:rPr>
          <w:rFonts w:ascii="Arial" w:hAnsi="Arial" w:cs="Arial"/>
          <w:color w:val="4472C4" w:themeColor="accent1"/>
          <w:sz w:val="22"/>
          <w:szCs w:val="22"/>
        </w:rPr>
        <w:t>And we also referenced</w:t>
      </w:r>
      <w:r w:rsidR="00357BA8" w:rsidRPr="00243C1C">
        <w:rPr>
          <w:rFonts w:ascii="Arial" w:hAnsi="Arial" w:cs="Arial"/>
          <w:color w:val="4472C4" w:themeColor="accent1"/>
          <w:sz w:val="22"/>
          <w:szCs w:val="22"/>
        </w:rPr>
        <w:t xml:space="preserve"> our simulation study in the study limitations section: </w:t>
      </w:r>
    </w:p>
    <w:p w14:paraId="1A7FFD1A" w14:textId="05D99F98" w:rsidR="00357BA8" w:rsidRPr="00243C1C" w:rsidRDefault="00CF2FAA" w:rsidP="00D7630A">
      <w:pPr>
        <w:spacing w:line="480" w:lineRule="auto"/>
        <w:ind w:firstLine="720"/>
        <w:rPr>
          <w:rFonts w:ascii="Arial" w:hAnsi="Arial" w:cs="Arial"/>
          <w:color w:val="4472C4" w:themeColor="accent1"/>
          <w:sz w:val="22"/>
          <w:szCs w:val="22"/>
          <w:rPrChange w:id="143" w:author="Joan Casey" w:date="2025-07-18T10:11:00Z" w16du:dateUtc="2025-07-18T17:11:00Z">
            <w:rPr>
              <w:rFonts w:ascii="Arial" w:hAnsi="Arial" w:cs="Arial"/>
              <w:color w:val="4472C4" w:themeColor="accent1"/>
              <w:sz w:val="20"/>
              <w:szCs w:val="20"/>
            </w:rPr>
          </w:rPrChange>
        </w:rPr>
      </w:pPr>
      <w:ins w:id="144" w:author="Joan Casey" w:date="2025-07-18T10:52:00Z" w16du:dateUtc="2025-07-18T17:52:00Z">
        <w:r>
          <w:rPr>
            <w:rFonts w:ascii="Arial" w:hAnsi="Arial" w:cs="Arial"/>
            <w:color w:val="4472C4" w:themeColor="accent1"/>
            <w:sz w:val="22"/>
            <w:szCs w:val="22"/>
          </w:rPr>
          <w:t>“</w:t>
        </w:r>
      </w:ins>
      <w:r w:rsidR="00357BA8" w:rsidRPr="00243C1C">
        <w:rPr>
          <w:rFonts w:ascii="Arial" w:hAnsi="Arial" w:cs="Arial"/>
          <w:color w:val="4472C4" w:themeColor="accent1"/>
          <w:sz w:val="22"/>
          <w:szCs w:val="22"/>
          <w:rPrChange w:id="145" w:author="Joan Casey" w:date="2025-07-18T10:11:00Z" w16du:dateUtc="2025-07-18T17:11:00Z">
            <w:rPr>
              <w:rFonts w:ascii="Arial" w:hAnsi="Arial" w:cs="Arial"/>
              <w:color w:val="4472C4" w:themeColor="accent1"/>
              <w:sz w:val="20"/>
              <w:szCs w:val="20"/>
            </w:rPr>
          </w:rPrChange>
        </w:rPr>
        <w:t xml:space="preserve">Finally, the POUS dataset we used to assess exposure is missing substantial data. We excluded counties missing more than 50% of customer-hours in 2018 to balance generalizability and bias from missing data based on our prior simulation study </w:t>
      </w:r>
      <w:r w:rsidR="00357BA8" w:rsidRPr="00243C1C">
        <w:rPr>
          <w:rFonts w:ascii="Arial" w:hAnsi="Arial" w:cs="Arial"/>
          <w:color w:val="4472C4" w:themeColor="accent1"/>
          <w:sz w:val="22"/>
          <w:szCs w:val="22"/>
          <w:rPrChange w:id="146" w:author="Joan Casey" w:date="2025-07-18T10:11:00Z" w16du:dateUtc="2025-07-18T17:11:00Z">
            <w:rPr>
              <w:rFonts w:ascii="Arial" w:hAnsi="Arial" w:cs="Arial"/>
              <w:color w:val="4472C4" w:themeColor="accent1"/>
              <w:sz w:val="20"/>
              <w:szCs w:val="20"/>
            </w:rPr>
          </w:rPrChange>
        </w:rPr>
        <w:fldChar w:fldCharType="begin"/>
      </w:r>
      <w:r w:rsidR="00357BA8" w:rsidRPr="00243C1C">
        <w:rPr>
          <w:rFonts w:ascii="Arial" w:hAnsi="Arial" w:cs="Arial"/>
          <w:color w:val="4472C4" w:themeColor="accent1"/>
          <w:sz w:val="22"/>
          <w:szCs w:val="22"/>
          <w:rPrChange w:id="147" w:author="Joan Casey" w:date="2025-07-18T10:11:00Z" w16du:dateUtc="2025-07-18T17:11:00Z">
            <w:rPr>
              <w:rFonts w:ascii="Arial" w:hAnsi="Arial" w:cs="Arial"/>
              <w:color w:val="4472C4" w:themeColor="accent1"/>
              <w:sz w:val="20"/>
              <w:szCs w:val="20"/>
            </w:rPr>
          </w:rPrChange>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357BA8" w:rsidRPr="00243C1C">
        <w:rPr>
          <w:rFonts w:ascii="Arial" w:hAnsi="Arial" w:cs="Arial"/>
          <w:color w:val="4472C4" w:themeColor="accent1"/>
          <w:sz w:val="22"/>
          <w:szCs w:val="22"/>
          <w:rPrChange w:id="148" w:author="Joan Casey" w:date="2025-07-18T10:11:00Z" w16du:dateUtc="2025-07-18T17:11:00Z">
            <w:rPr>
              <w:rFonts w:ascii="Arial" w:hAnsi="Arial" w:cs="Arial"/>
              <w:color w:val="4472C4" w:themeColor="accent1"/>
              <w:sz w:val="20"/>
              <w:szCs w:val="20"/>
            </w:rPr>
          </w:rPrChange>
        </w:rPr>
        <w:fldChar w:fldCharType="separate"/>
      </w:r>
      <w:r w:rsidR="00357BA8" w:rsidRPr="00243C1C">
        <w:rPr>
          <w:rFonts w:ascii="Arial" w:hAnsi="Arial" w:cs="Arial"/>
          <w:noProof/>
          <w:color w:val="4472C4" w:themeColor="accent1"/>
          <w:sz w:val="22"/>
          <w:szCs w:val="22"/>
          <w:rPrChange w:id="149" w:author="Joan Casey" w:date="2025-07-18T10:11:00Z" w16du:dateUtc="2025-07-18T17:11:00Z">
            <w:rPr>
              <w:rFonts w:ascii="Arial" w:hAnsi="Arial" w:cs="Arial"/>
              <w:noProof/>
              <w:color w:val="4472C4" w:themeColor="accent1"/>
              <w:sz w:val="20"/>
              <w:szCs w:val="20"/>
            </w:rPr>
          </w:rPrChange>
        </w:rPr>
        <w:t>(38)</w:t>
      </w:r>
      <w:r w:rsidR="00357BA8" w:rsidRPr="00243C1C">
        <w:rPr>
          <w:rFonts w:ascii="Arial" w:hAnsi="Arial" w:cs="Arial"/>
          <w:color w:val="4472C4" w:themeColor="accent1"/>
          <w:sz w:val="22"/>
          <w:szCs w:val="22"/>
          <w:rPrChange w:id="150" w:author="Joan Casey" w:date="2025-07-18T10:11:00Z" w16du:dateUtc="2025-07-18T17:11:00Z">
            <w:rPr>
              <w:rFonts w:ascii="Arial" w:hAnsi="Arial" w:cs="Arial"/>
              <w:color w:val="4472C4" w:themeColor="accent1"/>
              <w:sz w:val="20"/>
              <w:szCs w:val="20"/>
            </w:rPr>
          </w:rPrChange>
        </w:rPr>
        <w:fldChar w:fldCharType="end"/>
      </w:r>
      <w:ins w:id="151" w:author="Joan Casey" w:date="2025-07-18T10:52:00Z" w16du:dateUtc="2025-07-18T17:52:00Z">
        <w:r>
          <w:rPr>
            <w:rFonts w:ascii="Arial" w:hAnsi="Arial" w:cs="Arial"/>
            <w:color w:val="4472C4" w:themeColor="accent1"/>
            <w:sz w:val="22"/>
            <w:szCs w:val="22"/>
          </w:rPr>
          <w:t>” (page x, lines x).</w:t>
        </w:r>
      </w:ins>
      <w:del w:id="152" w:author="Joan Casey" w:date="2025-07-18T10:52:00Z" w16du:dateUtc="2025-07-18T17:52:00Z">
        <w:r w:rsidR="00357BA8" w:rsidRPr="00243C1C" w:rsidDel="00CF2FAA">
          <w:rPr>
            <w:rFonts w:ascii="Arial" w:hAnsi="Arial" w:cs="Arial"/>
            <w:color w:val="4472C4" w:themeColor="accent1"/>
            <w:sz w:val="22"/>
            <w:szCs w:val="22"/>
            <w:rPrChange w:id="153" w:author="Joan Casey" w:date="2025-07-18T10:11:00Z" w16du:dateUtc="2025-07-18T17:11:00Z">
              <w:rPr>
                <w:rFonts w:ascii="Arial" w:hAnsi="Arial" w:cs="Arial"/>
                <w:color w:val="4472C4" w:themeColor="accent1"/>
                <w:sz w:val="20"/>
                <w:szCs w:val="20"/>
              </w:rPr>
            </w:rPrChange>
          </w:rPr>
          <w:delText>.</w:delText>
        </w:r>
      </w:del>
    </w:p>
    <w:p w14:paraId="3901251F" w14:textId="1D3AE3C3" w:rsidR="00405FB6" w:rsidRDefault="00CF2FAA" w:rsidP="00405FB6">
      <w:pPr>
        <w:spacing w:line="480" w:lineRule="auto"/>
        <w:rPr>
          <w:ins w:id="154" w:author="Joan Casey" w:date="2025-07-18T10:53:00Z" w16du:dateUtc="2025-07-18T17:53:00Z"/>
          <w:rFonts w:ascii="Arial" w:hAnsi="Arial" w:cs="Arial"/>
          <w:color w:val="4472C4" w:themeColor="accent1"/>
          <w:sz w:val="22"/>
          <w:szCs w:val="22"/>
        </w:rPr>
      </w:pPr>
      <w:ins w:id="155" w:author="Joan Casey" w:date="2025-07-18T10:52:00Z" w16du:dateUtc="2025-07-18T17:52:00Z">
        <w:r>
          <w:rPr>
            <w:rFonts w:ascii="Arial" w:hAnsi="Arial" w:cs="Arial"/>
            <w:color w:val="4472C4" w:themeColor="accent1"/>
            <w:sz w:val="22"/>
            <w:szCs w:val="22"/>
          </w:rPr>
          <w:t>Finally, w</w:t>
        </w:r>
      </w:ins>
      <w:del w:id="156" w:author="Joan Casey" w:date="2025-07-18T10:52:00Z" w16du:dateUtc="2025-07-18T17:52:00Z">
        <w:r w:rsidR="00405FB6" w:rsidRPr="00243C1C" w:rsidDel="00CF2FAA">
          <w:rPr>
            <w:rFonts w:ascii="Arial" w:hAnsi="Arial" w:cs="Arial"/>
            <w:color w:val="4472C4" w:themeColor="accent1"/>
            <w:sz w:val="22"/>
            <w:szCs w:val="22"/>
          </w:rPr>
          <w:delText>W</w:delText>
        </w:r>
      </w:del>
      <w:r w:rsidR="00405FB6" w:rsidRPr="00243C1C">
        <w:rPr>
          <w:rFonts w:ascii="Arial" w:hAnsi="Arial" w:cs="Arial"/>
          <w:color w:val="4472C4" w:themeColor="accent1"/>
          <w:sz w:val="22"/>
          <w:szCs w:val="22"/>
        </w:rPr>
        <w:t xml:space="preserve">e </w:t>
      </w:r>
      <w:del w:id="157" w:author="Joan Casey" w:date="2025-07-18T10:52:00Z" w16du:dateUtc="2025-07-18T17:52:00Z">
        <w:r w:rsidR="00405FB6" w:rsidRPr="00243C1C" w:rsidDel="00CF2FAA">
          <w:rPr>
            <w:rFonts w:ascii="Arial" w:hAnsi="Arial" w:cs="Arial"/>
            <w:color w:val="4472C4" w:themeColor="accent1"/>
            <w:sz w:val="22"/>
            <w:szCs w:val="22"/>
          </w:rPr>
          <w:delText xml:space="preserve">also </w:delText>
        </w:r>
      </w:del>
      <w:ins w:id="158" w:author="Joan Casey" w:date="2025-07-18T10:52:00Z" w16du:dateUtc="2025-07-18T17:52:00Z">
        <w:r>
          <w:rPr>
            <w:rFonts w:ascii="Arial" w:hAnsi="Arial" w:cs="Arial"/>
            <w:color w:val="4472C4" w:themeColor="accent1"/>
            <w:sz w:val="22"/>
            <w:szCs w:val="22"/>
          </w:rPr>
          <w:t>now conduct</w:t>
        </w:r>
        <w:r w:rsidRPr="00243C1C">
          <w:rPr>
            <w:rFonts w:ascii="Arial" w:hAnsi="Arial" w:cs="Arial"/>
            <w:color w:val="4472C4" w:themeColor="accent1"/>
            <w:sz w:val="22"/>
            <w:szCs w:val="22"/>
          </w:rPr>
          <w:t xml:space="preserve"> </w:t>
        </w:r>
      </w:ins>
      <w:del w:id="159" w:author="Joan Casey" w:date="2025-07-18T10:52:00Z" w16du:dateUtc="2025-07-18T17:52:00Z">
        <w:r w:rsidR="00405FB6" w:rsidRPr="00243C1C" w:rsidDel="00CF2FAA">
          <w:rPr>
            <w:rFonts w:ascii="Arial" w:hAnsi="Arial" w:cs="Arial"/>
            <w:color w:val="4472C4" w:themeColor="accent1"/>
            <w:sz w:val="22"/>
            <w:szCs w:val="22"/>
          </w:rPr>
          <w:delText xml:space="preserve">have done </w:delText>
        </w:r>
      </w:del>
      <w:r w:rsidR="00405FB6" w:rsidRPr="00243C1C">
        <w:rPr>
          <w:rFonts w:ascii="Arial" w:hAnsi="Arial" w:cs="Arial"/>
          <w:color w:val="4472C4" w:themeColor="accent1"/>
          <w:sz w:val="22"/>
          <w:szCs w:val="22"/>
        </w:rPr>
        <w:t xml:space="preserve">an additional sensitivity analysis where we only include counties with less than 20% </w:t>
      </w:r>
      <w:del w:id="160" w:author="Joan Casey" w:date="2025-07-18T10:52:00Z" w16du:dateUtc="2025-07-18T17:52:00Z">
        <w:r w:rsidR="00405FB6" w:rsidRPr="00243C1C" w:rsidDel="00CF2FAA">
          <w:rPr>
            <w:rFonts w:ascii="Arial" w:hAnsi="Arial" w:cs="Arial"/>
            <w:color w:val="4472C4" w:themeColor="accent1"/>
            <w:sz w:val="22"/>
            <w:szCs w:val="22"/>
          </w:rPr>
          <w:delText xml:space="preserve">of data </w:delText>
        </w:r>
      </w:del>
      <w:r w:rsidR="00405FB6" w:rsidRPr="00243C1C">
        <w:rPr>
          <w:rFonts w:ascii="Arial" w:hAnsi="Arial" w:cs="Arial"/>
          <w:color w:val="4472C4" w:themeColor="accent1"/>
          <w:sz w:val="22"/>
          <w:szCs w:val="22"/>
        </w:rPr>
        <w:t>missing</w:t>
      </w:r>
      <w:ins w:id="161" w:author="Joan Casey" w:date="2025-07-18T10:52:00Z" w16du:dateUtc="2025-07-18T17:52:00Z">
        <w:r>
          <w:rPr>
            <w:rFonts w:ascii="Arial" w:hAnsi="Arial" w:cs="Arial"/>
            <w:color w:val="4472C4" w:themeColor="accent1"/>
            <w:sz w:val="22"/>
            <w:szCs w:val="22"/>
          </w:rPr>
          <w:t xml:space="preserve"> data</w:t>
        </w:r>
      </w:ins>
      <w:r w:rsidR="00405FB6" w:rsidRPr="00243C1C">
        <w:rPr>
          <w:rFonts w:ascii="Arial" w:hAnsi="Arial" w:cs="Arial"/>
          <w:color w:val="4472C4" w:themeColor="accent1"/>
          <w:sz w:val="22"/>
          <w:szCs w:val="22"/>
        </w:rPr>
        <w:t>, in response to your comment below</w:t>
      </w:r>
      <w:del w:id="162" w:author="Joan Casey" w:date="2025-07-18T10:53:00Z" w16du:dateUtc="2025-07-18T17:53:00Z">
        <w:r w:rsidR="00405FB6" w:rsidRPr="00243C1C" w:rsidDel="00CF2FAA">
          <w:rPr>
            <w:rFonts w:ascii="Arial" w:hAnsi="Arial" w:cs="Arial"/>
            <w:color w:val="4472C4" w:themeColor="accent1"/>
            <w:sz w:val="22"/>
            <w:szCs w:val="22"/>
          </w:rPr>
          <w:delText>, which we discuss more below</w:delText>
        </w:r>
      </w:del>
      <w:ins w:id="163" w:author="Joan Casey" w:date="2025-07-18T10:53:00Z" w16du:dateUtc="2025-07-18T17:53:00Z">
        <w:r>
          <w:rPr>
            <w:rFonts w:ascii="Arial" w:hAnsi="Arial" w:cs="Arial"/>
            <w:color w:val="4472C4" w:themeColor="accent1"/>
            <w:sz w:val="22"/>
            <w:szCs w:val="22"/>
          </w:rPr>
          <w:t>.</w:t>
        </w:r>
      </w:ins>
      <w:del w:id="164" w:author="Joan Casey" w:date="2025-07-18T10:53:00Z" w16du:dateUtc="2025-07-18T17:53:00Z">
        <w:r w:rsidR="00405FB6" w:rsidRPr="00243C1C" w:rsidDel="00CF2FAA">
          <w:rPr>
            <w:rFonts w:ascii="Arial" w:hAnsi="Arial" w:cs="Arial"/>
            <w:color w:val="4472C4" w:themeColor="accent1"/>
            <w:sz w:val="22"/>
            <w:szCs w:val="22"/>
          </w:rPr>
          <w:delText>.</w:delText>
        </w:r>
      </w:del>
    </w:p>
    <w:p w14:paraId="781BE104" w14:textId="1CE36E71" w:rsidR="00CF2FAA" w:rsidRPr="00243C1C" w:rsidRDefault="00CF2FAA" w:rsidP="00405FB6">
      <w:pPr>
        <w:spacing w:line="480" w:lineRule="auto"/>
        <w:rPr>
          <w:rFonts w:ascii="Arial" w:hAnsi="Arial" w:cs="Arial"/>
          <w:color w:val="4472C4" w:themeColor="accent1"/>
          <w:sz w:val="22"/>
          <w:szCs w:val="22"/>
        </w:rPr>
      </w:pPr>
      <w:ins w:id="165" w:author="Joan Casey" w:date="2025-07-18T10:53:00Z" w16du:dateUtc="2025-07-18T17:53:00Z">
        <w:r>
          <w:rPr>
            <w:rFonts w:ascii="Arial" w:hAnsi="Arial" w:cs="Arial"/>
            <w:color w:val="4472C4" w:themeColor="accent1"/>
            <w:sz w:val="22"/>
            <w:szCs w:val="22"/>
          </w:rPr>
          <w:t>“ADD NEW RESULTS TEXT FROM SENSITIVTY” (page x, lines x).</w:t>
        </w:r>
      </w:ins>
    </w:p>
    <w:p w14:paraId="431D839F" w14:textId="1AEEDC6A" w:rsidR="00291EBD"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0484037C" w14:textId="6FD7FEE0" w:rsidR="004378F3" w:rsidRPr="00243C1C" w:rsidRDefault="004378F3">
      <w:pPr>
        <w:rPr>
          <w:rFonts w:ascii="Arial" w:hAnsi="Arial" w:cs="Arial"/>
          <w:color w:val="4472C4" w:themeColor="accent1"/>
          <w:sz w:val="22"/>
          <w:szCs w:val="22"/>
        </w:rPr>
      </w:pPr>
      <w:r w:rsidRPr="00243C1C">
        <w:rPr>
          <w:rFonts w:ascii="Arial" w:hAnsi="Arial" w:cs="Arial"/>
          <w:color w:val="4472C4" w:themeColor="accent1"/>
          <w:sz w:val="22"/>
          <w:szCs w:val="22"/>
        </w:rPr>
        <w:t xml:space="preserve">We had previously written the following about our calculation of electrical customers served by county: </w:t>
      </w:r>
    </w:p>
    <w:p w14:paraId="30B4FF9A" w14:textId="77777777" w:rsidR="004378F3" w:rsidRPr="00243C1C" w:rsidRDefault="004378F3" w:rsidP="004378F3">
      <w:pPr>
        <w:spacing w:after="0" w:line="480" w:lineRule="auto"/>
        <w:ind w:firstLine="360"/>
        <w:rPr>
          <w:rFonts w:ascii="Arial" w:hAnsi="Arial" w:cs="Arial"/>
          <w:color w:val="4472C4" w:themeColor="accent1"/>
          <w:sz w:val="22"/>
          <w:szCs w:val="22"/>
          <w:rPrChange w:id="166"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167" w:author="Joan Casey" w:date="2025-07-18T10:11:00Z" w16du:dateUtc="2025-07-18T17:11:00Z">
            <w:rPr>
              <w:rFonts w:ascii="Arial" w:hAnsi="Arial" w:cs="Arial"/>
              <w:color w:val="4472C4" w:themeColor="accent1"/>
              <w:sz w:val="20"/>
              <w:szCs w:val="20"/>
            </w:rPr>
          </w:rPrChange>
        </w:rPr>
        <w:t xml:space="preserve">To assess power outage exposure for 2018, we used PowerOutage.us (POUS) </w:t>
      </w:r>
      <w:r w:rsidRPr="00243C1C">
        <w:rPr>
          <w:rFonts w:ascii="Arial" w:hAnsi="Arial" w:cs="Arial"/>
          <w:color w:val="4472C4" w:themeColor="accent1"/>
          <w:sz w:val="22"/>
          <w:szCs w:val="22"/>
          <w:rPrChange w:id="168" w:author="Joan Casey" w:date="2025-07-18T10:11:00Z" w16du:dateUtc="2025-07-18T17:11:00Z">
            <w:rPr>
              <w:rFonts w:ascii="Arial" w:hAnsi="Arial" w:cs="Arial"/>
              <w:color w:val="4472C4" w:themeColor="accent1"/>
              <w:sz w:val="20"/>
              <w:szCs w:val="20"/>
            </w:rPr>
          </w:rPrChange>
        </w:rPr>
        <w:fldChar w:fldCharType="begin"/>
      </w:r>
      <w:r w:rsidRPr="00243C1C">
        <w:rPr>
          <w:rFonts w:ascii="Arial" w:hAnsi="Arial" w:cs="Arial"/>
          <w:color w:val="4472C4" w:themeColor="accent1"/>
          <w:sz w:val="22"/>
          <w:szCs w:val="22"/>
          <w:rPrChange w:id="169" w:author="Joan Casey" w:date="2025-07-18T10:11:00Z" w16du:dateUtc="2025-07-18T17:11:00Z">
            <w:rPr>
              <w:rFonts w:ascii="Arial" w:hAnsi="Arial" w:cs="Arial"/>
              <w:color w:val="4472C4" w:themeColor="accent1"/>
              <w:sz w:val="20"/>
              <w:szCs w:val="20"/>
            </w:rPr>
          </w:rPrChange>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243C1C">
        <w:rPr>
          <w:rFonts w:ascii="Arial" w:hAnsi="Arial" w:cs="Arial"/>
          <w:color w:val="4472C4" w:themeColor="accent1"/>
          <w:sz w:val="22"/>
          <w:szCs w:val="22"/>
          <w:rPrChange w:id="170" w:author="Joan Casey" w:date="2025-07-18T10:11:00Z" w16du:dateUtc="2025-07-18T17:11:00Z">
            <w:rPr>
              <w:rFonts w:ascii="Arial" w:hAnsi="Arial" w:cs="Arial"/>
              <w:color w:val="4472C4" w:themeColor="accent1"/>
              <w:sz w:val="20"/>
              <w:szCs w:val="20"/>
            </w:rPr>
          </w:rPrChange>
        </w:rPr>
        <w:fldChar w:fldCharType="separate"/>
      </w:r>
      <w:r w:rsidRPr="00243C1C">
        <w:rPr>
          <w:rFonts w:ascii="Arial" w:hAnsi="Arial" w:cs="Arial"/>
          <w:noProof/>
          <w:color w:val="4472C4" w:themeColor="accent1"/>
          <w:sz w:val="22"/>
          <w:szCs w:val="22"/>
          <w:rPrChange w:id="171" w:author="Joan Casey" w:date="2025-07-18T10:11:00Z" w16du:dateUtc="2025-07-18T17:11:00Z">
            <w:rPr>
              <w:rFonts w:ascii="Arial" w:hAnsi="Arial" w:cs="Arial"/>
              <w:noProof/>
              <w:color w:val="4472C4" w:themeColor="accent1"/>
              <w:sz w:val="20"/>
              <w:szCs w:val="20"/>
            </w:rPr>
          </w:rPrChange>
        </w:rPr>
        <w:t>(24)</w:t>
      </w:r>
      <w:r w:rsidRPr="00243C1C">
        <w:rPr>
          <w:rFonts w:ascii="Arial" w:hAnsi="Arial" w:cs="Arial"/>
          <w:color w:val="4472C4" w:themeColor="accent1"/>
          <w:sz w:val="22"/>
          <w:szCs w:val="22"/>
          <w:rPrChange w:id="172" w:author="Joan Casey" w:date="2025-07-18T10:11:00Z" w16du:dateUtc="2025-07-18T17:11:00Z">
            <w:rPr>
              <w:rFonts w:ascii="Arial" w:hAnsi="Arial" w:cs="Arial"/>
              <w:color w:val="4472C4" w:themeColor="accent1"/>
              <w:sz w:val="20"/>
              <w:szCs w:val="20"/>
            </w:rPr>
          </w:rPrChange>
        </w:rPr>
        <w:fldChar w:fldCharType="end"/>
      </w:r>
      <w:r w:rsidRPr="00243C1C">
        <w:rPr>
          <w:rFonts w:ascii="Arial" w:hAnsi="Arial" w:cs="Arial"/>
          <w:color w:val="4472C4" w:themeColor="accent1"/>
          <w:sz w:val="22"/>
          <w:szCs w:val="22"/>
          <w:rPrChange w:id="173" w:author="Joan Casey" w:date="2025-07-18T10:11:00Z" w16du:dateUtc="2025-07-18T17:11:00Z">
            <w:rPr>
              <w:rFonts w:ascii="Arial" w:hAnsi="Arial" w:cs="Arial"/>
              <w:color w:val="4472C4" w:themeColor="accent1"/>
              <w:sz w:val="20"/>
              <w:szCs w:val="20"/>
            </w:rPr>
          </w:rPrChange>
        </w:rPr>
        <w:t xml:space="preserve"> nationwide county-level data. These data included the number of customers without power every hour by county. ‘Customers’ referred to residential consumers, such as households or families, and non-residential consumers, such as businesses. Because county-level estimates of customers served from POUS were unreliable, we used Energy Information Administration </w:t>
      </w:r>
      <w:r w:rsidRPr="00243C1C">
        <w:rPr>
          <w:rFonts w:ascii="Arial" w:hAnsi="Arial" w:cs="Arial"/>
          <w:color w:val="4472C4" w:themeColor="accent1"/>
          <w:sz w:val="22"/>
          <w:szCs w:val="22"/>
          <w:rPrChange w:id="174" w:author="Joan Casey" w:date="2025-07-18T10:11:00Z" w16du:dateUtc="2025-07-18T17:11:00Z">
            <w:rPr>
              <w:rFonts w:ascii="Arial" w:hAnsi="Arial" w:cs="Arial"/>
              <w:color w:val="4472C4" w:themeColor="accent1"/>
              <w:sz w:val="20"/>
              <w:szCs w:val="20"/>
            </w:rPr>
          </w:rPrChange>
        </w:rPr>
        <w:lastRenderedPageBreak/>
        <w:t xml:space="preserve">(EIA) estimates of customers served by state </w:t>
      </w:r>
      <w:r w:rsidRPr="00243C1C">
        <w:rPr>
          <w:rFonts w:ascii="Arial" w:hAnsi="Arial" w:cs="Arial"/>
          <w:color w:val="4472C4" w:themeColor="accent1"/>
          <w:sz w:val="22"/>
          <w:szCs w:val="22"/>
          <w:rPrChange w:id="175" w:author="Joan Casey" w:date="2025-07-18T10:11:00Z" w16du:dateUtc="2025-07-18T17:11:00Z">
            <w:rPr>
              <w:rFonts w:ascii="Arial" w:hAnsi="Arial" w:cs="Arial"/>
              <w:color w:val="4472C4" w:themeColor="accent1"/>
              <w:sz w:val="20"/>
              <w:szCs w:val="20"/>
            </w:rPr>
          </w:rPrChange>
        </w:rPr>
        <w:fldChar w:fldCharType="begin"/>
      </w:r>
      <w:r w:rsidRPr="00243C1C">
        <w:rPr>
          <w:rFonts w:ascii="Arial" w:hAnsi="Arial" w:cs="Arial"/>
          <w:color w:val="4472C4" w:themeColor="accent1"/>
          <w:sz w:val="22"/>
          <w:szCs w:val="22"/>
          <w:rPrChange w:id="176" w:author="Joan Casey" w:date="2025-07-18T10:11:00Z" w16du:dateUtc="2025-07-18T17:11:00Z">
            <w:rPr>
              <w:rFonts w:ascii="Arial" w:hAnsi="Arial" w:cs="Arial"/>
              <w:color w:val="4472C4" w:themeColor="accent1"/>
              <w:sz w:val="20"/>
              <w:szCs w:val="20"/>
            </w:rPr>
          </w:rPrChange>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Pr="00243C1C">
        <w:rPr>
          <w:rFonts w:ascii="Arial" w:hAnsi="Arial" w:cs="Arial"/>
          <w:color w:val="4472C4" w:themeColor="accent1"/>
          <w:sz w:val="22"/>
          <w:szCs w:val="22"/>
          <w:rPrChange w:id="177" w:author="Joan Casey" w:date="2025-07-18T10:11:00Z" w16du:dateUtc="2025-07-18T17:11:00Z">
            <w:rPr>
              <w:rFonts w:ascii="Arial" w:hAnsi="Arial" w:cs="Arial"/>
              <w:color w:val="4472C4" w:themeColor="accent1"/>
              <w:sz w:val="20"/>
              <w:szCs w:val="20"/>
            </w:rPr>
          </w:rPrChange>
        </w:rPr>
        <w:fldChar w:fldCharType="separate"/>
      </w:r>
      <w:r w:rsidRPr="00243C1C">
        <w:rPr>
          <w:rFonts w:ascii="Arial" w:hAnsi="Arial" w:cs="Arial"/>
          <w:noProof/>
          <w:color w:val="4472C4" w:themeColor="accent1"/>
          <w:sz w:val="22"/>
          <w:szCs w:val="22"/>
          <w:rPrChange w:id="178" w:author="Joan Casey" w:date="2025-07-18T10:11:00Z" w16du:dateUtc="2025-07-18T17:11:00Z">
            <w:rPr>
              <w:rFonts w:ascii="Arial" w:hAnsi="Arial" w:cs="Arial"/>
              <w:noProof/>
              <w:color w:val="4472C4" w:themeColor="accent1"/>
              <w:sz w:val="20"/>
              <w:szCs w:val="20"/>
            </w:rPr>
          </w:rPrChange>
        </w:rPr>
        <w:t>(40)</w:t>
      </w:r>
      <w:r w:rsidRPr="00243C1C">
        <w:rPr>
          <w:rFonts w:ascii="Arial" w:hAnsi="Arial" w:cs="Arial"/>
          <w:color w:val="4472C4" w:themeColor="accent1"/>
          <w:sz w:val="22"/>
          <w:szCs w:val="22"/>
          <w:rPrChange w:id="179" w:author="Joan Casey" w:date="2025-07-18T10:11:00Z" w16du:dateUtc="2025-07-18T17:11:00Z">
            <w:rPr>
              <w:rFonts w:ascii="Arial" w:hAnsi="Arial" w:cs="Arial"/>
              <w:color w:val="4472C4" w:themeColor="accent1"/>
              <w:sz w:val="20"/>
              <w:szCs w:val="20"/>
            </w:rPr>
          </w:rPrChange>
        </w:rPr>
        <w:fldChar w:fldCharType="end"/>
      </w:r>
      <w:r w:rsidRPr="00243C1C">
        <w:rPr>
          <w:rFonts w:ascii="Arial" w:hAnsi="Arial" w:cs="Arial"/>
          <w:color w:val="4472C4" w:themeColor="accent1"/>
          <w:sz w:val="22"/>
          <w:szCs w:val="22"/>
          <w:rPrChange w:id="180" w:author="Joan Casey" w:date="2025-07-18T10:11:00Z" w16du:dateUtc="2025-07-18T17:11:00Z">
            <w:rPr>
              <w:rFonts w:ascii="Arial" w:hAnsi="Arial" w:cs="Arial"/>
              <w:color w:val="4472C4" w:themeColor="accent1"/>
              <w:sz w:val="20"/>
              <w:szCs w:val="20"/>
            </w:rPr>
          </w:rPrChange>
        </w:rPr>
        <w:t xml:space="preserve"> and 2013-2018 American Community Survey estimates of the number of households and establishments by county to determine the proportion of state customers in each county. We then allocated state-level customers to each county, estimating the number of customers served in each county. </w:t>
      </w:r>
    </w:p>
    <w:p w14:paraId="2CE6E391" w14:textId="77777777" w:rsidR="004378F3" w:rsidRPr="00243C1C" w:rsidRDefault="004378F3">
      <w:pPr>
        <w:rPr>
          <w:rFonts w:ascii="Arial" w:hAnsi="Arial" w:cs="Arial"/>
          <w:color w:val="4472C4" w:themeColor="accent1"/>
          <w:sz w:val="22"/>
          <w:szCs w:val="22"/>
        </w:rPr>
      </w:pPr>
    </w:p>
    <w:p w14:paraId="5B4098FF" w14:textId="73B3667A" w:rsidR="00EC262C" w:rsidRPr="00243C1C" w:rsidRDefault="004378F3">
      <w:pPr>
        <w:rPr>
          <w:rFonts w:ascii="Arial" w:hAnsi="Arial" w:cs="Arial"/>
          <w:color w:val="4472C4" w:themeColor="accent1"/>
          <w:sz w:val="22"/>
          <w:szCs w:val="22"/>
        </w:rPr>
      </w:pPr>
      <w:r w:rsidRPr="00243C1C">
        <w:rPr>
          <w:rFonts w:ascii="Arial" w:hAnsi="Arial" w:cs="Arial"/>
          <w:color w:val="4472C4" w:themeColor="accent1"/>
          <w:sz w:val="22"/>
          <w:szCs w:val="22"/>
        </w:rPr>
        <w:t>We have added additional justification about why the POUS customer counts are extra bad:</w:t>
      </w:r>
    </w:p>
    <w:p w14:paraId="1659DE79" w14:textId="77777777" w:rsidR="00357EFE" w:rsidRPr="00243C1C" w:rsidRDefault="003A249E" w:rsidP="00015599">
      <w:pPr>
        <w:spacing w:after="0" w:line="480" w:lineRule="auto"/>
        <w:ind w:firstLine="360"/>
        <w:rPr>
          <w:rFonts w:ascii="Arial" w:hAnsi="Arial" w:cs="Arial"/>
          <w:color w:val="4472C4" w:themeColor="accent1"/>
          <w:sz w:val="22"/>
          <w:szCs w:val="22"/>
          <w:rPrChange w:id="181"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182" w:author="Joan Casey" w:date="2025-07-18T10:11:00Z" w16du:dateUtc="2025-07-18T17:11:00Z">
            <w:rPr>
              <w:rFonts w:ascii="Arial" w:hAnsi="Arial" w:cs="Arial"/>
              <w:color w:val="4472C4" w:themeColor="accent1"/>
              <w:sz w:val="20"/>
              <w:szCs w:val="20"/>
            </w:rPr>
          </w:rPrChange>
        </w:rPr>
        <w:t xml:space="preserve">Customer counts reported in POUS are often unreliable, as utilities rarely provide this data. POUS captures it when available, but inconsistencies and gaps mean estimates provided by POUS are often </w:t>
      </w:r>
      <w:r w:rsidR="008F2F20" w:rsidRPr="00243C1C">
        <w:rPr>
          <w:rFonts w:ascii="Arial" w:hAnsi="Arial" w:cs="Arial"/>
          <w:color w:val="4472C4" w:themeColor="accent1"/>
          <w:sz w:val="22"/>
          <w:szCs w:val="22"/>
          <w:rPrChange w:id="183" w:author="Joan Casey" w:date="2025-07-18T10:11:00Z" w16du:dateUtc="2025-07-18T17:11:00Z">
            <w:rPr>
              <w:rFonts w:ascii="Arial" w:hAnsi="Arial" w:cs="Arial"/>
              <w:color w:val="4472C4" w:themeColor="accent1"/>
              <w:sz w:val="20"/>
              <w:szCs w:val="20"/>
            </w:rPr>
          </w:rPrChange>
        </w:rPr>
        <w:t xml:space="preserve">orders of magnitude </w:t>
      </w:r>
      <w:r w:rsidRPr="00243C1C">
        <w:rPr>
          <w:rFonts w:ascii="Arial" w:hAnsi="Arial" w:cs="Arial"/>
          <w:color w:val="4472C4" w:themeColor="accent1"/>
          <w:sz w:val="22"/>
          <w:szCs w:val="22"/>
          <w:rPrChange w:id="184" w:author="Joan Casey" w:date="2025-07-18T10:11:00Z" w16du:dateUtc="2025-07-18T17:11:00Z">
            <w:rPr>
              <w:rFonts w:ascii="Arial" w:hAnsi="Arial" w:cs="Arial"/>
              <w:color w:val="4472C4" w:themeColor="accent1"/>
              <w:sz w:val="20"/>
              <w:szCs w:val="20"/>
            </w:rPr>
          </w:rPrChange>
        </w:rPr>
        <w:t xml:space="preserve">different across months and years.  </w:t>
      </w:r>
      <w:r w:rsidR="0015408D" w:rsidRPr="00243C1C">
        <w:rPr>
          <w:rFonts w:ascii="Arial" w:hAnsi="Arial" w:cs="Arial"/>
          <w:color w:val="4472C4" w:themeColor="accent1"/>
          <w:sz w:val="22"/>
          <w:szCs w:val="22"/>
          <w:rPrChange w:id="185" w:author="Joan Casey" w:date="2025-07-18T10:11:00Z" w16du:dateUtc="2025-07-18T17:11:00Z">
            <w:rPr>
              <w:rFonts w:ascii="Arial" w:hAnsi="Arial" w:cs="Arial"/>
              <w:color w:val="4472C4" w:themeColor="accent1"/>
              <w:sz w:val="20"/>
              <w:szCs w:val="20"/>
            </w:rPr>
          </w:rPrChange>
        </w:rPr>
        <w:t xml:space="preserve">Instead of relying on these unstable estimates, we used </w:t>
      </w:r>
      <w:r w:rsidR="00930941" w:rsidRPr="00243C1C">
        <w:rPr>
          <w:rFonts w:ascii="Arial" w:hAnsi="Arial" w:cs="Arial"/>
          <w:color w:val="4472C4" w:themeColor="accent1"/>
          <w:sz w:val="22"/>
          <w:szCs w:val="22"/>
          <w:rPrChange w:id="186" w:author="Joan Casey" w:date="2025-07-18T10:11:00Z" w16du:dateUtc="2025-07-18T17:11:00Z">
            <w:rPr>
              <w:rFonts w:ascii="Arial" w:hAnsi="Arial" w:cs="Arial"/>
              <w:color w:val="4472C4" w:themeColor="accent1"/>
              <w:sz w:val="20"/>
              <w:szCs w:val="20"/>
            </w:rPr>
          </w:rPrChange>
        </w:rPr>
        <w:t xml:space="preserve">Energy Information Administration (EIA) estimates of customers served by state </w:t>
      </w:r>
      <w:r w:rsidR="00930941" w:rsidRPr="00243C1C">
        <w:rPr>
          <w:rFonts w:ascii="Arial" w:hAnsi="Arial" w:cs="Arial"/>
          <w:color w:val="4472C4" w:themeColor="accent1"/>
          <w:sz w:val="22"/>
          <w:szCs w:val="22"/>
          <w:rPrChange w:id="187" w:author="Joan Casey" w:date="2025-07-18T10:11:00Z" w16du:dateUtc="2025-07-18T17:11:00Z">
            <w:rPr>
              <w:rFonts w:ascii="Arial" w:hAnsi="Arial" w:cs="Arial"/>
              <w:color w:val="4472C4" w:themeColor="accent1"/>
              <w:sz w:val="20"/>
              <w:szCs w:val="20"/>
            </w:rPr>
          </w:rPrChange>
        </w:rPr>
        <w:fldChar w:fldCharType="begin"/>
      </w:r>
      <w:r w:rsidR="00930941" w:rsidRPr="00243C1C">
        <w:rPr>
          <w:rFonts w:ascii="Arial" w:hAnsi="Arial" w:cs="Arial"/>
          <w:color w:val="4472C4" w:themeColor="accent1"/>
          <w:sz w:val="22"/>
          <w:szCs w:val="22"/>
          <w:rPrChange w:id="188" w:author="Joan Casey" w:date="2025-07-18T10:11:00Z" w16du:dateUtc="2025-07-18T17:11:00Z">
            <w:rPr>
              <w:rFonts w:ascii="Arial" w:hAnsi="Arial" w:cs="Arial"/>
              <w:color w:val="4472C4" w:themeColor="accent1"/>
              <w:sz w:val="20"/>
              <w:szCs w:val="20"/>
            </w:rPr>
          </w:rPrChange>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930941" w:rsidRPr="00243C1C">
        <w:rPr>
          <w:rFonts w:ascii="Arial" w:hAnsi="Arial" w:cs="Arial"/>
          <w:color w:val="4472C4" w:themeColor="accent1"/>
          <w:sz w:val="22"/>
          <w:szCs w:val="22"/>
          <w:rPrChange w:id="189" w:author="Joan Casey" w:date="2025-07-18T10:11:00Z" w16du:dateUtc="2025-07-18T17:11:00Z">
            <w:rPr>
              <w:rFonts w:ascii="Arial" w:hAnsi="Arial" w:cs="Arial"/>
              <w:color w:val="4472C4" w:themeColor="accent1"/>
              <w:sz w:val="20"/>
              <w:szCs w:val="20"/>
            </w:rPr>
          </w:rPrChange>
        </w:rPr>
        <w:fldChar w:fldCharType="separate"/>
      </w:r>
      <w:r w:rsidR="00930941" w:rsidRPr="00243C1C">
        <w:rPr>
          <w:rFonts w:ascii="Arial" w:hAnsi="Arial" w:cs="Arial"/>
          <w:noProof/>
          <w:color w:val="4472C4" w:themeColor="accent1"/>
          <w:sz w:val="22"/>
          <w:szCs w:val="22"/>
          <w:rPrChange w:id="190" w:author="Joan Casey" w:date="2025-07-18T10:11:00Z" w16du:dateUtc="2025-07-18T17:11:00Z">
            <w:rPr>
              <w:rFonts w:ascii="Arial" w:hAnsi="Arial" w:cs="Arial"/>
              <w:noProof/>
              <w:color w:val="4472C4" w:themeColor="accent1"/>
              <w:sz w:val="20"/>
              <w:szCs w:val="20"/>
            </w:rPr>
          </w:rPrChange>
        </w:rPr>
        <w:t>(40)</w:t>
      </w:r>
      <w:r w:rsidR="00930941" w:rsidRPr="00243C1C">
        <w:rPr>
          <w:rFonts w:ascii="Arial" w:hAnsi="Arial" w:cs="Arial"/>
          <w:color w:val="4472C4" w:themeColor="accent1"/>
          <w:sz w:val="22"/>
          <w:szCs w:val="22"/>
          <w:rPrChange w:id="191" w:author="Joan Casey" w:date="2025-07-18T10:11:00Z" w16du:dateUtc="2025-07-18T17:11:00Z">
            <w:rPr>
              <w:rFonts w:ascii="Arial" w:hAnsi="Arial" w:cs="Arial"/>
              <w:color w:val="4472C4" w:themeColor="accent1"/>
              <w:sz w:val="20"/>
              <w:szCs w:val="20"/>
            </w:rPr>
          </w:rPrChange>
        </w:rPr>
        <w:fldChar w:fldCharType="end"/>
      </w:r>
      <w:r w:rsidR="00930941" w:rsidRPr="00243C1C">
        <w:rPr>
          <w:rFonts w:ascii="Arial" w:hAnsi="Arial" w:cs="Arial"/>
          <w:color w:val="4472C4" w:themeColor="accent1"/>
          <w:sz w:val="22"/>
          <w:szCs w:val="22"/>
          <w:rPrChange w:id="192" w:author="Joan Casey" w:date="2025-07-18T10:11:00Z" w16du:dateUtc="2025-07-18T17:11:00Z">
            <w:rPr>
              <w:rFonts w:ascii="Arial" w:hAnsi="Arial" w:cs="Arial"/>
              <w:color w:val="4472C4" w:themeColor="accent1"/>
              <w:sz w:val="20"/>
              <w:szCs w:val="20"/>
            </w:rPr>
          </w:rPrChange>
        </w:rPr>
        <w:t xml:space="preserve"> and 2013-2018 American Community Survey estimates of the number of households and establishments by county to determine the proportion of state customers in each county. We then allocated state-level customers to each county, estimating the number of customers served in each county. </w:t>
      </w:r>
    </w:p>
    <w:p w14:paraId="583A46C0" w14:textId="3DAFA501" w:rsidR="008F5013" w:rsidRPr="00243C1C" w:rsidRDefault="007C7B45" w:rsidP="00015599">
      <w:pPr>
        <w:spacing w:after="0" w:line="480" w:lineRule="auto"/>
        <w:ind w:firstLine="360"/>
        <w:rPr>
          <w:rStyle w:val="apple-converted-space"/>
          <w:rFonts w:ascii="Arial" w:hAnsi="Arial" w:cs="Arial"/>
          <w:color w:val="4472C4" w:themeColor="accent1"/>
          <w:sz w:val="22"/>
          <w:szCs w:val="22"/>
          <w:rPrChange w:id="193" w:author="Joan Casey" w:date="2025-07-18T10:11:00Z" w16du:dateUtc="2025-07-18T17:11:00Z">
            <w:rPr>
              <w:rStyle w:val="apple-converted-space"/>
              <w:rFonts w:ascii="Arial" w:hAnsi="Arial" w:cs="Arial"/>
              <w:color w:val="4472C4" w:themeColor="accent1"/>
              <w:sz w:val="20"/>
              <w:szCs w:val="20"/>
            </w:rPr>
          </w:rPrChange>
        </w:rPr>
      </w:pPr>
      <w:r w:rsidRPr="00243C1C">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Pr="00243C1C">
        <w:rPr>
          <w:rStyle w:val="apple-converted-space"/>
          <w:rFonts w:ascii="Arial" w:hAnsi="Arial" w:cs="Arial"/>
          <w:color w:val="000000" w:themeColor="text1"/>
          <w:sz w:val="22"/>
          <w:szCs w:val="22"/>
        </w:rPr>
        <w:t> </w:t>
      </w:r>
    </w:p>
    <w:p w14:paraId="4EB924F7" w14:textId="2D6916AC" w:rsidR="008F5013" w:rsidRPr="00243C1C" w:rsidRDefault="008B7830">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Thank you for bringing up this </w:t>
      </w:r>
      <w:r w:rsidR="001943B9" w:rsidRPr="00243C1C">
        <w:rPr>
          <w:rStyle w:val="apple-converted-space"/>
          <w:rFonts w:ascii="Arial" w:hAnsi="Arial" w:cs="Arial"/>
          <w:color w:val="4472C4" w:themeColor="accent1"/>
          <w:sz w:val="22"/>
          <w:szCs w:val="22"/>
        </w:rPr>
        <w:t xml:space="preserve">important </w:t>
      </w:r>
      <w:r w:rsidRPr="00243C1C">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sidRPr="00243C1C">
        <w:rPr>
          <w:rStyle w:val="apple-converted-space"/>
          <w:rFonts w:ascii="Arial" w:hAnsi="Arial" w:cs="Arial"/>
          <w:color w:val="4472C4" w:themeColor="accent1"/>
          <w:sz w:val="22"/>
          <w:szCs w:val="22"/>
        </w:rPr>
        <w:t>we use here, and</w:t>
      </w:r>
      <w:r w:rsidRPr="00243C1C">
        <w:rPr>
          <w:rStyle w:val="apple-converted-space"/>
          <w:rFonts w:ascii="Arial" w:hAnsi="Arial" w:cs="Arial"/>
          <w:color w:val="4472C4" w:themeColor="accent1"/>
          <w:sz w:val="22"/>
          <w:szCs w:val="22"/>
        </w:rPr>
        <w:t xml:space="preserve"> we did find that lower SES communities were likely more exposed</w:t>
      </w:r>
      <w:r w:rsidR="00AC1DEF" w:rsidRPr="00243C1C">
        <w:rPr>
          <w:rStyle w:val="apple-converted-space"/>
          <w:rFonts w:ascii="Arial" w:hAnsi="Arial" w:cs="Arial"/>
          <w:color w:val="4472C4" w:themeColor="accent1"/>
          <w:sz w:val="22"/>
          <w:szCs w:val="22"/>
        </w:rPr>
        <w:t xml:space="preserve"> to power outage. S</w:t>
      </w:r>
      <w:r w:rsidR="00653628" w:rsidRPr="00243C1C">
        <w:rPr>
          <w:rStyle w:val="apple-converted-space"/>
          <w:rFonts w:ascii="Arial" w:hAnsi="Arial" w:cs="Arial"/>
          <w:color w:val="4472C4" w:themeColor="accent1"/>
          <w:sz w:val="22"/>
          <w:szCs w:val="22"/>
        </w:rPr>
        <w:t>o</w:t>
      </w:r>
      <w:r w:rsidR="00AC1DEF" w:rsidRPr="00243C1C">
        <w:rPr>
          <w:rStyle w:val="apple-converted-space"/>
          <w:rFonts w:ascii="Arial" w:hAnsi="Arial" w:cs="Arial"/>
          <w:color w:val="4472C4" w:themeColor="accent1"/>
          <w:sz w:val="22"/>
          <w:szCs w:val="22"/>
        </w:rPr>
        <w:t>,</w:t>
      </w:r>
      <w:r w:rsidR="00653628" w:rsidRPr="00243C1C">
        <w:rPr>
          <w:rStyle w:val="apple-converted-space"/>
          <w:rFonts w:ascii="Arial" w:hAnsi="Arial" w:cs="Arial"/>
          <w:color w:val="4472C4" w:themeColor="accent1"/>
          <w:sz w:val="22"/>
          <w:szCs w:val="22"/>
        </w:rPr>
        <w:t xml:space="preserve"> it is likely true that the effect we estimate here is influenced by that fa</w:t>
      </w:r>
      <w:r w:rsidR="0015053F" w:rsidRPr="00243C1C">
        <w:rPr>
          <w:rStyle w:val="apple-converted-space"/>
          <w:rFonts w:ascii="Arial" w:hAnsi="Arial" w:cs="Arial"/>
          <w:color w:val="4472C4" w:themeColor="accent1"/>
          <w:sz w:val="22"/>
          <w:szCs w:val="22"/>
        </w:rPr>
        <w:t xml:space="preserve">ct. </w:t>
      </w:r>
      <w:r w:rsidRPr="00243C1C">
        <w:rPr>
          <w:rStyle w:val="apple-converted-space"/>
          <w:rFonts w:ascii="Arial" w:hAnsi="Arial" w:cs="Arial"/>
          <w:color w:val="4472C4" w:themeColor="accent1"/>
          <w:sz w:val="22"/>
          <w:szCs w:val="22"/>
        </w:rPr>
        <w:t>We</w:t>
      </w:r>
      <w:r w:rsidR="00E15AA2" w:rsidRPr="00243C1C">
        <w:rPr>
          <w:rStyle w:val="apple-converted-space"/>
          <w:rFonts w:ascii="Arial" w:hAnsi="Arial" w:cs="Arial"/>
          <w:color w:val="4472C4" w:themeColor="accent1"/>
          <w:sz w:val="22"/>
          <w:szCs w:val="22"/>
        </w:rPr>
        <w:t xml:space="preserve">’ve </w:t>
      </w:r>
      <w:r w:rsidRPr="00243C1C">
        <w:rPr>
          <w:rStyle w:val="apple-converted-space"/>
          <w:rFonts w:ascii="Arial" w:hAnsi="Arial" w:cs="Arial"/>
          <w:color w:val="4472C4" w:themeColor="accent1"/>
          <w:sz w:val="22"/>
          <w:szCs w:val="22"/>
        </w:rPr>
        <w:t xml:space="preserve">included the following sentence in our limitations which cites </w:t>
      </w:r>
      <w:r w:rsidR="00AE3271" w:rsidRPr="00243C1C">
        <w:rPr>
          <w:rStyle w:val="apple-converted-space"/>
          <w:rFonts w:ascii="Arial" w:hAnsi="Arial" w:cs="Arial"/>
          <w:color w:val="4472C4" w:themeColor="accent1"/>
          <w:sz w:val="22"/>
          <w:szCs w:val="22"/>
        </w:rPr>
        <w:t>our</w:t>
      </w:r>
      <w:r w:rsidRPr="00243C1C">
        <w:rPr>
          <w:rStyle w:val="apple-converted-space"/>
          <w:rFonts w:ascii="Arial" w:hAnsi="Arial" w:cs="Arial"/>
          <w:color w:val="4472C4" w:themeColor="accent1"/>
          <w:sz w:val="22"/>
          <w:szCs w:val="22"/>
        </w:rPr>
        <w:t xml:space="preserve"> study</w:t>
      </w:r>
      <w:r w:rsidR="00AE3271" w:rsidRPr="00243C1C">
        <w:rPr>
          <w:rStyle w:val="apple-converted-space"/>
          <w:rFonts w:ascii="Arial" w:hAnsi="Arial" w:cs="Arial"/>
          <w:color w:val="4472C4" w:themeColor="accent1"/>
          <w:sz w:val="22"/>
          <w:szCs w:val="22"/>
        </w:rPr>
        <w:t xml:space="preserve"> showing that vulnerable communities are likely more exposed</w:t>
      </w:r>
      <w:r w:rsidR="00E902E8" w:rsidRPr="00243C1C">
        <w:rPr>
          <w:rStyle w:val="apple-converted-space"/>
          <w:rFonts w:ascii="Arial" w:hAnsi="Arial" w:cs="Arial"/>
          <w:color w:val="4472C4" w:themeColor="accent1"/>
          <w:sz w:val="22"/>
          <w:szCs w:val="22"/>
        </w:rPr>
        <w:t>:</w:t>
      </w:r>
    </w:p>
    <w:p w14:paraId="2FCC032E" w14:textId="77777777" w:rsidR="00F60C29" w:rsidRPr="00243C1C" w:rsidRDefault="0098499D" w:rsidP="0098499D">
      <w:pPr>
        <w:spacing w:after="0" w:line="480" w:lineRule="auto"/>
        <w:ind w:firstLine="720"/>
        <w:rPr>
          <w:rStyle w:val="apple-converted-space"/>
          <w:rFonts w:ascii="Arial" w:hAnsi="Arial" w:cs="Arial"/>
          <w:color w:val="4472C4" w:themeColor="accent1"/>
          <w:sz w:val="22"/>
          <w:szCs w:val="22"/>
          <w:rPrChange w:id="194" w:author="Joan Casey" w:date="2025-07-18T10:11:00Z" w16du:dateUtc="2025-07-18T17:11:00Z">
            <w:rPr>
              <w:rStyle w:val="apple-converted-space"/>
              <w:rFonts w:ascii="Arial" w:hAnsi="Arial" w:cs="Arial"/>
              <w:color w:val="4472C4" w:themeColor="accent1"/>
              <w:sz w:val="20"/>
              <w:szCs w:val="20"/>
            </w:rPr>
          </w:rPrChange>
        </w:rPr>
      </w:pPr>
      <w:r w:rsidRPr="00243C1C">
        <w:rPr>
          <w:rStyle w:val="apple-converted-space"/>
          <w:rFonts w:ascii="Arial" w:hAnsi="Arial" w:cs="Arial"/>
          <w:color w:val="4472C4" w:themeColor="accent1"/>
          <w:sz w:val="22"/>
          <w:szCs w:val="22"/>
        </w:rPr>
        <w:t>“</w:t>
      </w:r>
      <w:r w:rsidRPr="00243C1C">
        <w:rPr>
          <w:rFonts w:ascii="Arial" w:hAnsi="Arial" w:cs="Arial"/>
          <w:color w:val="4472C4" w:themeColor="accent1"/>
          <w:sz w:val="22"/>
          <w:szCs w:val="22"/>
          <w:rPrChange w:id="195" w:author="Joan Casey" w:date="2025-07-18T10:11:00Z" w16du:dateUtc="2025-07-18T17:11:00Z">
            <w:rPr>
              <w:rFonts w:ascii="Arial" w:hAnsi="Arial" w:cs="Arial"/>
              <w:color w:val="4472C4" w:themeColor="accent1"/>
              <w:sz w:val="20"/>
              <w:szCs w:val="20"/>
            </w:rPr>
          </w:rPrChange>
        </w:rPr>
        <w:t xml:space="preserve">Next, power outages may be more common in high social vulnerability communities </w:t>
      </w:r>
      <w:r w:rsidRPr="00243C1C">
        <w:rPr>
          <w:rFonts w:ascii="Arial" w:hAnsi="Arial" w:cs="Arial"/>
          <w:color w:val="4472C4" w:themeColor="accent1"/>
          <w:sz w:val="22"/>
          <w:szCs w:val="22"/>
          <w:rPrChange w:id="196" w:author="Joan Casey" w:date="2025-07-18T10:11:00Z" w16du:dateUtc="2025-07-18T17:11:00Z">
            <w:rPr>
              <w:rFonts w:ascii="Arial" w:hAnsi="Arial" w:cs="Arial"/>
              <w:color w:val="4472C4" w:themeColor="accent1"/>
              <w:sz w:val="20"/>
              <w:szCs w:val="20"/>
            </w:rPr>
          </w:rPrChange>
        </w:rPr>
        <w:fldChar w:fldCharType="begin"/>
      </w:r>
      <w:r w:rsidRPr="00243C1C">
        <w:rPr>
          <w:rFonts w:ascii="Arial" w:hAnsi="Arial" w:cs="Arial"/>
          <w:color w:val="4472C4" w:themeColor="accent1"/>
          <w:sz w:val="22"/>
          <w:szCs w:val="22"/>
          <w:rPrChange w:id="197" w:author="Joan Casey" w:date="2025-07-18T10:11:00Z" w16du:dateUtc="2025-07-18T17:11:00Z">
            <w:rPr>
              <w:rFonts w:ascii="Arial" w:hAnsi="Arial" w:cs="Arial"/>
              <w:color w:val="4472C4" w:themeColor="accent1"/>
              <w:sz w:val="20"/>
              <w:szCs w:val="20"/>
            </w:rPr>
          </w:rPrChange>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43C1C">
        <w:rPr>
          <w:rFonts w:ascii="Arial" w:hAnsi="Arial" w:cs="Arial"/>
          <w:color w:val="4472C4" w:themeColor="accent1"/>
          <w:sz w:val="22"/>
          <w:szCs w:val="22"/>
          <w:rPrChange w:id="198" w:author="Joan Casey" w:date="2025-07-18T10:11:00Z" w16du:dateUtc="2025-07-18T17:11:00Z">
            <w:rPr>
              <w:rFonts w:ascii="Arial" w:hAnsi="Arial" w:cs="Arial"/>
              <w:color w:val="4472C4" w:themeColor="accent1"/>
              <w:sz w:val="20"/>
              <w:szCs w:val="20"/>
            </w:rPr>
          </w:rPrChange>
        </w:rPr>
        <w:fldChar w:fldCharType="separate"/>
      </w:r>
      <w:r w:rsidRPr="00243C1C">
        <w:rPr>
          <w:rFonts w:ascii="Arial" w:hAnsi="Arial" w:cs="Arial"/>
          <w:noProof/>
          <w:color w:val="4472C4" w:themeColor="accent1"/>
          <w:sz w:val="22"/>
          <w:szCs w:val="22"/>
          <w:rPrChange w:id="199" w:author="Joan Casey" w:date="2025-07-18T10:11:00Z" w16du:dateUtc="2025-07-18T17:11:00Z">
            <w:rPr>
              <w:rFonts w:ascii="Arial" w:hAnsi="Arial" w:cs="Arial"/>
              <w:noProof/>
              <w:color w:val="4472C4" w:themeColor="accent1"/>
              <w:sz w:val="20"/>
              <w:szCs w:val="20"/>
            </w:rPr>
          </w:rPrChange>
        </w:rPr>
        <w:t>(5)</w:t>
      </w:r>
      <w:r w:rsidRPr="00243C1C">
        <w:rPr>
          <w:rFonts w:ascii="Arial" w:hAnsi="Arial" w:cs="Arial"/>
          <w:color w:val="4472C4" w:themeColor="accent1"/>
          <w:sz w:val="22"/>
          <w:szCs w:val="22"/>
          <w:rPrChange w:id="200" w:author="Joan Casey" w:date="2025-07-18T10:11:00Z" w16du:dateUtc="2025-07-18T17:11:00Z">
            <w:rPr>
              <w:rFonts w:ascii="Arial" w:hAnsi="Arial" w:cs="Arial"/>
              <w:color w:val="4472C4" w:themeColor="accent1"/>
              <w:sz w:val="20"/>
              <w:szCs w:val="20"/>
            </w:rPr>
          </w:rPrChange>
        </w:rPr>
        <w:fldChar w:fldCharType="end"/>
      </w:r>
      <w:r w:rsidRPr="00243C1C">
        <w:rPr>
          <w:rFonts w:ascii="Arial" w:hAnsi="Arial" w:cs="Arial"/>
          <w:color w:val="4472C4" w:themeColor="accent1"/>
          <w:sz w:val="22"/>
          <w:szCs w:val="22"/>
          <w:rPrChange w:id="201" w:author="Joan Casey" w:date="2025-07-18T10:11:00Z" w16du:dateUtc="2025-07-18T17:11:00Z">
            <w:rPr>
              <w:rFonts w:ascii="Arial" w:hAnsi="Arial" w:cs="Arial"/>
              <w:color w:val="4472C4" w:themeColor="accent1"/>
              <w:sz w:val="20"/>
              <w:szCs w:val="20"/>
            </w:rPr>
          </w:rPrChange>
        </w:rPr>
        <w:t>. If power outage exposure in our study was more common among more vulnerable older adults, the effects estimated here may be overestimates of the population-level effect.”</w:t>
      </w:r>
    </w:p>
    <w:p w14:paraId="40A2C152" w14:textId="77777777" w:rsidR="00603909"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lastRenderedPageBreak/>
        <w:br/>
        <w:t>(5) Based on Figure 1, most excluded counties are in the Midwest and Western regions, raising concerns about regional representativeness. Please consider focusing on regions with more complete data (e.g., South and Northeast) and assessing whether included and excluded counties are comparable in main characteristics.</w:t>
      </w:r>
    </w:p>
    <w:p w14:paraId="6B231F00" w14:textId="1F24FBCE" w:rsidR="00022DFA" w:rsidRPr="00243C1C" w:rsidRDefault="00E0332A">
      <w:pPr>
        <w:rPr>
          <w:rFonts w:ascii="Arial" w:hAnsi="Arial" w:cs="Arial"/>
          <w:color w:val="000000" w:themeColor="text1"/>
          <w:sz w:val="22"/>
          <w:szCs w:val="22"/>
        </w:rPr>
      </w:pPr>
      <w:r w:rsidRPr="00243C1C">
        <w:rPr>
          <w:rFonts w:ascii="Arial" w:hAnsi="Arial" w:cs="Arial"/>
          <w:color w:val="000000" w:themeColor="text1"/>
          <w:sz w:val="22"/>
          <w:szCs w:val="22"/>
        </w:rPr>
        <w:tab/>
      </w:r>
    </w:p>
    <w:p w14:paraId="2619FCBB" w14:textId="60954F27" w:rsidR="00376373" w:rsidRPr="00243C1C" w:rsidRDefault="002C7B9C" w:rsidP="002C7B9C">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We’re not quite sure what the reviewer means by ‘focus on regions with more complete data’</w:t>
      </w:r>
    </w:p>
    <w:p w14:paraId="3C63E646" w14:textId="09DA6160" w:rsidR="002C7B9C" w:rsidRPr="00243C1C" w:rsidRDefault="002C7B9C" w:rsidP="002C7B9C">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We think they could be suggesting that we do a sensitivity analysis where we exclude regions with missing data and look only at the effect estimate in those regions with data </w:t>
      </w:r>
    </w:p>
    <w:p w14:paraId="4CDE45A9" w14:textId="0C021930" w:rsidR="002C7B9C" w:rsidRPr="00243C1C" w:rsidRDefault="002C7B9C" w:rsidP="002C7B9C">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However, health-related characteristics vary so much between regions of the US that if the effect estimates of such a sensitivity analysis are different, it wouldn’t really tell us anything about whether missing data was influencing those results, or if it was just regional differences in the effect</w:t>
      </w:r>
    </w:p>
    <w:p w14:paraId="08E8DA54" w14:textId="0EE080CE" w:rsidR="002C7B9C" w:rsidRPr="00243C1C" w:rsidRDefault="002C7B9C" w:rsidP="002C7B9C">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There’s no reason to think that the effect would be the same across regions</w:t>
      </w:r>
    </w:p>
    <w:p w14:paraId="5F5D2D39" w14:textId="77777777" w:rsidR="002C7B9C" w:rsidRPr="00243C1C" w:rsidRDefault="002C7B9C" w:rsidP="002C7B9C">
      <w:pPr>
        <w:rPr>
          <w:rFonts w:ascii="Arial" w:hAnsi="Arial" w:cs="Arial"/>
          <w:color w:val="000000" w:themeColor="text1"/>
          <w:sz w:val="22"/>
          <w:szCs w:val="22"/>
          <w:highlight w:val="yellow"/>
        </w:rPr>
      </w:pPr>
    </w:p>
    <w:p w14:paraId="0DE5FD93" w14:textId="2D8990A5" w:rsidR="003474D1" w:rsidRPr="00243C1C" w:rsidRDefault="003474D1" w:rsidP="003474D1">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Another way </w:t>
      </w:r>
      <w:r w:rsidR="00690002" w:rsidRPr="00243C1C">
        <w:rPr>
          <w:rFonts w:ascii="Arial" w:hAnsi="Arial" w:cs="Arial"/>
          <w:color w:val="000000" w:themeColor="text1"/>
          <w:sz w:val="22"/>
          <w:szCs w:val="22"/>
          <w:highlight w:val="yellow"/>
        </w:rPr>
        <w:t xml:space="preserve">we could interpret this comment is a request to compare county characteristics between regions that have </w:t>
      </w:r>
      <w:proofErr w:type="gramStart"/>
      <w:r w:rsidR="00690002" w:rsidRPr="00243C1C">
        <w:rPr>
          <w:rFonts w:ascii="Arial" w:hAnsi="Arial" w:cs="Arial"/>
          <w:color w:val="000000" w:themeColor="text1"/>
          <w:sz w:val="22"/>
          <w:szCs w:val="22"/>
          <w:highlight w:val="yellow"/>
        </w:rPr>
        <w:t>less</w:t>
      </w:r>
      <w:proofErr w:type="gramEnd"/>
      <w:r w:rsidR="00690002" w:rsidRPr="00243C1C">
        <w:rPr>
          <w:rFonts w:ascii="Arial" w:hAnsi="Arial" w:cs="Arial"/>
          <w:color w:val="000000" w:themeColor="text1"/>
          <w:sz w:val="22"/>
          <w:szCs w:val="22"/>
          <w:highlight w:val="yellow"/>
        </w:rPr>
        <w:t xml:space="preserve"> missing data and more missing data. </w:t>
      </w:r>
      <w:proofErr w:type="gramStart"/>
      <w:r w:rsidR="00690002" w:rsidRPr="00243C1C">
        <w:rPr>
          <w:rFonts w:ascii="Arial" w:hAnsi="Arial" w:cs="Arial"/>
          <w:color w:val="000000" w:themeColor="text1"/>
          <w:sz w:val="22"/>
          <w:szCs w:val="22"/>
          <w:highlight w:val="yellow"/>
        </w:rPr>
        <w:t>However</w:t>
      </w:r>
      <w:proofErr w:type="gramEnd"/>
      <w:r w:rsidRPr="00243C1C">
        <w:rPr>
          <w:rFonts w:ascii="Arial" w:hAnsi="Arial" w:cs="Arial"/>
          <w:color w:val="000000" w:themeColor="text1"/>
          <w:sz w:val="22"/>
          <w:szCs w:val="22"/>
          <w:highlight w:val="yellow"/>
        </w:rPr>
        <w:t xml:space="preserve"> </w:t>
      </w:r>
      <w:r w:rsidR="002B47C2" w:rsidRPr="00243C1C">
        <w:rPr>
          <w:rFonts w:ascii="Arial" w:hAnsi="Arial" w:cs="Arial"/>
          <w:color w:val="000000" w:themeColor="text1"/>
          <w:sz w:val="22"/>
          <w:szCs w:val="22"/>
          <w:highlight w:val="yellow"/>
        </w:rPr>
        <w:t xml:space="preserve">there will certainly be differences, so we’re not sure what that would accomplish. </w:t>
      </w:r>
    </w:p>
    <w:p w14:paraId="15C2C3C1" w14:textId="77777777" w:rsidR="001F7F4D" w:rsidRPr="00243C1C" w:rsidRDefault="001F7F4D" w:rsidP="001F7F4D">
      <w:pPr>
        <w:pStyle w:val="ListParagraph"/>
        <w:rPr>
          <w:rFonts w:ascii="Arial" w:hAnsi="Arial" w:cs="Arial"/>
          <w:color w:val="000000" w:themeColor="text1"/>
          <w:sz w:val="22"/>
          <w:szCs w:val="22"/>
          <w:highlight w:val="yellow"/>
        </w:rPr>
      </w:pPr>
    </w:p>
    <w:p w14:paraId="18A53A85" w14:textId="6DBD5E60" w:rsidR="001F7F4D" w:rsidRPr="00243C1C" w:rsidRDefault="001F7F4D" w:rsidP="003474D1">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We’ve done the following to address this comment. We chose a few county characteristics that we think might modify the effect of power outage on hospitalizations in older adults – rurality, income, and home ownership </w:t>
      </w:r>
    </w:p>
    <w:p w14:paraId="4B93D811" w14:textId="77777777" w:rsidR="00AB3942" w:rsidRPr="00243C1C" w:rsidRDefault="00AB3942" w:rsidP="00AB3942">
      <w:pPr>
        <w:pStyle w:val="ListParagraph"/>
        <w:rPr>
          <w:rFonts w:ascii="Arial" w:hAnsi="Arial" w:cs="Arial"/>
          <w:color w:val="000000" w:themeColor="text1"/>
          <w:sz w:val="22"/>
          <w:szCs w:val="22"/>
          <w:highlight w:val="yellow"/>
        </w:rPr>
      </w:pPr>
    </w:p>
    <w:p w14:paraId="310C9A9A" w14:textId="7222CDB9" w:rsidR="00AB3942" w:rsidRPr="00243C1C" w:rsidRDefault="00AB3942" w:rsidP="003474D1">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Within the 9 climate regions of the US, we’ve </w:t>
      </w:r>
      <w:r w:rsidR="000479FB" w:rsidRPr="00243C1C">
        <w:rPr>
          <w:rFonts w:ascii="Arial" w:hAnsi="Arial" w:cs="Arial"/>
          <w:color w:val="000000" w:themeColor="text1"/>
          <w:sz w:val="22"/>
          <w:szCs w:val="22"/>
          <w:highlight w:val="yellow"/>
        </w:rPr>
        <w:t xml:space="preserve">compared these characteristics among excluded vs included counties. </w:t>
      </w:r>
    </w:p>
    <w:p w14:paraId="5F579926" w14:textId="77777777" w:rsidR="002C7B9C" w:rsidRPr="00243C1C" w:rsidRDefault="002C7B9C" w:rsidP="002C7B9C">
      <w:pPr>
        <w:pStyle w:val="ListParagraph"/>
        <w:numPr>
          <w:ilvl w:val="0"/>
          <w:numId w:val="2"/>
        </w:numPr>
        <w:rPr>
          <w:rFonts w:ascii="Arial" w:hAnsi="Arial" w:cs="Arial"/>
          <w:color w:val="000000" w:themeColor="text1"/>
          <w:sz w:val="22"/>
          <w:szCs w:val="22"/>
          <w:highlight w:val="yellow"/>
        </w:rPr>
      </w:pPr>
    </w:p>
    <w:p w14:paraId="6385845E" w14:textId="48F39543" w:rsidR="006F5842" w:rsidRPr="00243C1C" w:rsidRDefault="006F5842"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Within 9 climate regions, pick a few characteristics (rurality, </w:t>
      </w:r>
      <w:r w:rsidR="008E2591" w:rsidRPr="00243C1C">
        <w:rPr>
          <w:rFonts w:ascii="Arial" w:hAnsi="Arial" w:cs="Arial"/>
          <w:color w:val="000000" w:themeColor="text1"/>
          <w:sz w:val="22"/>
          <w:szCs w:val="22"/>
          <w:highlight w:val="yellow"/>
        </w:rPr>
        <w:t>% in poverty</w:t>
      </w:r>
      <w:r w:rsidRPr="00243C1C">
        <w:rPr>
          <w:rFonts w:ascii="Arial" w:hAnsi="Arial" w:cs="Arial"/>
          <w:color w:val="000000" w:themeColor="text1"/>
          <w:sz w:val="22"/>
          <w:szCs w:val="22"/>
          <w:highlight w:val="yellow"/>
        </w:rPr>
        <w:t xml:space="preserve">, </w:t>
      </w:r>
      <w:proofErr w:type="spellStart"/>
      <w:r w:rsidR="00EB7B97" w:rsidRPr="00243C1C">
        <w:rPr>
          <w:rFonts w:ascii="Arial" w:hAnsi="Arial" w:cs="Arial"/>
          <w:color w:val="000000" w:themeColor="text1"/>
          <w:sz w:val="22"/>
          <w:szCs w:val="22"/>
          <w:highlight w:val="yellow"/>
        </w:rPr>
        <w:t>svi</w:t>
      </w:r>
      <w:proofErr w:type="spellEnd"/>
      <w:r w:rsidRPr="00243C1C">
        <w:rPr>
          <w:rFonts w:ascii="Arial" w:hAnsi="Arial" w:cs="Arial"/>
          <w:color w:val="000000" w:themeColor="text1"/>
          <w:sz w:val="22"/>
          <w:szCs w:val="22"/>
          <w:highlight w:val="yellow"/>
        </w:rPr>
        <w:t xml:space="preserve">) </w:t>
      </w:r>
    </w:p>
    <w:p w14:paraId="6C8A10E6" w14:textId="6DBE8322" w:rsidR="006F5842" w:rsidRPr="00243C1C" w:rsidRDefault="006F5842"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Look at within region how similar are the included vs excluded counties are </w:t>
      </w:r>
    </w:p>
    <w:p w14:paraId="31EAA529" w14:textId="49E42A39" w:rsidR="006F5842" w:rsidRPr="00243C1C" w:rsidRDefault="006F5842"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And then </w:t>
      </w:r>
      <w:r w:rsidR="00CA029B" w:rsidRPr="00243C1C">
        <w:rPr>
          <w:rFonts w:ascii="Arial" w:hAnsi="Arial" w:cs="Arial"/>
          <w:color w:val="000000" w:themeColor="text1"/>
          <w:sz w:val="22"/>
          <w:szCs w:val="22"/>
          <w:highlight w:val="yellow"/>
        </w:rPr>
        <w:t>add a sentence in the limitations</w:t>
      </w:r>
    </w:p>
    <w:p w14:paraId="6BB81C99" w14:textId="77777777" w:rsidR="00CA029B" w:rsidRPr="00243C1C" w:rsidRDefault="00CA029B" w:rsidP="00CA029B">
      <w:pPr>
        <w:rPr>
          <w:rFonts w:ascii="Arial" w:hAnsi="Arial" w:cs="Arial"/>
          <w:color w:val="000000" w:themeColor="text1"/>
          <w:sz w:val="22"/>
          <w:szCs w:val="22"/>
          <w:highlight w:val="yellow"/>
        </w:rPr>
      </w:pPr>
    </w:p>
    <w:p w14:paraId="04EE78D8" w14:textId="4986B70E" w:rsidR="00CA029B" w:rsidRPr="00243C1C" w:rsidRDefault="00CA029B" w:rsidP="00CA029B">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Know that health-related char </w:t>
      </w:r>
      <w:proofErr w:type="gramStart"/>
      <w:r w:rsidRPr="00243C1C">
        <w:rPr>
          <w:rFonts w:ascii="Arial" w:hAnsi="Arial" w:cs="Arial"/>
          <w:color w:val="000000" w:themeColor="text1"/>
          <w:sz w:val="22"/>
          <w:szCs w:val="22"/>
          <w:highlight w:val="yellow"/>
        </w:rPr>
        <w:t>vary</w:t>
      </w:r>
      <w:proofErr w:type="gramEnd"/>
      <w:r w:rsidRPr="00243C1C">
        <w:rPr>
          <w:rFonts w:ascii="Arial" w:hAnsi="Arial" w:cs="Arial"/>
          <w:color w:val="000000" w:themeColor="text1"/>
          <w:sz w:val="22"/>
          <w:szCs w:val="22"/>
          <w:highlight w:val="yellow"/>
        </w:rPr>
        <w:t xml:space="preserve"> across the county</w:t>
      </w:r>
    </w:p>
    <w:p w14:paraId="0BD84422" w14:textId="2D09D1DF" w:rsidR="00CA029B" w:rsidRPr="00243C1C" w:rsidRDefault="00CA029B" w:rsidP="00CA029B">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Know they are different </w:t>
      </w:r>
    </w:p>
    <w:p w14:paraId="2BE50407" w14:textId="4FA1C397" w:rsidR="00CA029B" w:rsidRPr="00243C1C" w:rsidRDefault="00CA029B" w:rsidP="00CA029B">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Even if we do a </w:t>
      </w:r>
      <w:proofErr w:type="spellStart"/>
      <w:r w:rsidRPr="00243C1C">
        <w:rPr>
          <w:rFonts w:ascii="Arial" w:hAnsi="Arial" w:cs="Arial"/>
          <w:color w:val="000000" w:themeColor="text1"/>
          <w:sz w:val="22"/>
          <w:szCs w:val="22"/>
          <w:highlight w:val="yellow"/>
        </w:rPr>
        <w:t>sens</w:t>
      </w:r>
      <w:proofErr w:type="spellEnd"/>
      <w:r w:rsidRPr="00243C1C">
        <w:rPr>
          <w:rFonts w:ascii="Arial" w:hAnsi="Arial" w:cs="Arial"/>
          <w:color w:val="000000" w:themeColor="text1"/>
          <w:sz w:val="22"/>
          <w:szCs w:val="22"/>
          <w:highlight w:val="yellow"/>
        </w:rPr>
        <w:t xml:space="preserve"> analysis and it showed that the results were different it wouldn’t tell us anything </w:t>
      </w:r>
    </w:p>
    <w:p w14:paraId="146EE8B9" w14:textId="77777777" w:rsidR="006F5842" w:rsidRPr="00243C1C" w:rsidRDefault="006F5842" w:rsidP="006F5842">
      <w:pPr>
        <w:rPr>
          <w:rFonts w:ascii="Arial" w:hAnsi="Arial" w:cs="Arial"/>
          <w:color w:val="000000" w:themeColor="text1"/>
          <w:sz w:val="22"/>
          <w:szCs w:val="22"/>
          <w:highlight w:val="yellow"/>
        </w:rPr>
      </w:pPr>
    </w:p>
    <w:p w14:paraId="3DB80C58" w14:textId="1E0FE9B5" w:rsidR="002B5739" w:rsidRPr="00243C1C" w:rsidRDefault="002B5739"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We agree that missingness is a concern</w:t>
      </w:r>
    </w:p>
    <w:p w14:paraId="23A91898" w14:textId="6FF1C0A7" w:rsidR="002B5739" w:rsidRPr="00243C1C" w:rsidRDefault="002B5739"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lastRenderedPageBreak/>
        <w:t>But there are many other differences across regions (reasons for PO, healthcare access, population differences)</w:t>
      </w:r>
    </w:p>
    <w:p w14:paraId="3B63F6EA" w14:textId="0FF9D5B3" w:rsidR="002B5739" w:rsidRPr="00243C1C" w:rsidRDefault="002B5739"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We do agree that this is a problem, but if we stratify and the results are different </w:t>
      </w:r>
    </w:p>
    <w:p w14:paraId="3EDF36D0" w14:textId="77777777" w:rsidR="00603909" w:rsidRPr="00243C1C" w:rsidRDefault="00BC670D">
      <w:pPr>
        <w:rPr>
          <w:rFonts w:ascii="Arial" w:hAnsi="Arial" w:cs="Arial"/>
          <w:color w:val="4472C4" w:themeColor="accent1"/>
          <w:sz w:val="22"/>
          <w:szCs w:val="22"/>
        </w:rPr>
      </w:pPr>
      <w:r w:rsidRPr="00243C1C">
        <w:rPr>
          <w:rFonts w:ascii="Arial" w:hAnsi="Arial" w:cs="Arial"/>
          <w:color w:val="4472C4" w:themeColor="accent1"/>
          <w:sz w:val="22"/>
          <w:szCs w:val="22"/>
          <w:highlight w:val="yellow"/>
        </w:rPr>
        <w:t>Hm.</w:t>
      </w:r>
      <w:r w:rsidRPr="00243C1C">
        <w:rPr>
          <w:rFonts w:ascii="Arial" w:hAnsi="Arial" w:cs="Arial"/>
          <w:color w:val="4472C4" w:themeColor="accent1"/>
          <w:sz w:val="22"/>
          <w:szCs w:val="22"/>
        </w:rPr>
        <w:t xml:space="preserve"> </w:t>
      </w:r>
    </w:p>
    <w:p w14:paraId="7779D502" w14:textId="3C996E5C" w:rsidR="00556EC9" w:rsidRPr="00243C1C" w:rsidRDefault="007C7B45">
      <w:pPr>
        <w:rPr>
          <w:rStyle w:val="apple-converted-space"/>
          <w:rFonts w:ascii="Arial" w:hAnsi="Arial" w:cs="Arial"/>
          <w:color w:val="000000" w:themeColor="text1"/>
          <w:sz w:val="22"/>
          <w:szCs w:val="22"/>
        </w:rPr>
      </w:pPr>
      <w:r w:rsidRPr="00243C1C">
        <w:rPr>
          <w:rFonts w:ascii="Arial" w:hAnsi="Arial" w:cs="Arial"/>
          <w:color w:val="000000" w:themeColor="text1"/>
          <w:sz w:val="22"/>
          <w:szCs w:val="22"/>
        </w:rPr>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243C1C">
        <w:rPr>
          <w:rStyle w:val="apple-converted-space"/>
          <w:rFonts w:ascii="Arial" w:hAnsi="Arial" w:cs="Arial"/>
          <w:color w:val="000000" w:themeColor="text1"/>
          <w:sz w:val="22"/>
          <w:szCs w:val="22"/>
        </w:rPr>
        <w:t> </w:t>
      </w:r>
    </w:p>
    <w:p w14:paraId="335C22C8" w14:textId="38905CD5" w:rsidR="00081350" w:rsidRDefault="00081350">
      <w:pPr>
        <w:rPr>
          <w:ins w:id="202" w:author="Joan Casey" w:date="2025-07-18T10:56:00Z" w16du:dateUtc="2025-07-18T17:56:00Z"/>
          <w:rStyle w:val="apple-converted-space"/>
          <w:rFonts w:ascii="Arial" w:hAnsi="Arial" w:cs="Arial"/>
          <w:color w:val="4472C4" w:themeColor="accent1"/>
          <w:sz w:val="22"/>
          <w:szCs w:val="22"/>
        </w:rPr>
      </w:pPr>
      <w:ins w:id="203" w:author="Joan Casey" w:date="2025-07-18T10:54:00Z" w16du:dateUtc="2025-07-18T17:54:00Z">
        <w:r>
          <w:rPr>
            <w:rStyle w:val="apple-converted-space"/>
            <w:rFonts w:ascii="Arial" w:hAnsi="Arial" w:cs="Arial"/>
            <w:color w:val="4472C4" w:themeColor="accent1"/>
            <w:sz w:val="22"/>
            <w:szCs w:val="22"/>
          </w:rPr>
          <w:t>W</w:t>
        </w:r>
      </w:ins>
      <w:ins w:id="204" w:author="Joan Casey" w:date="2025-07-18T10:55:00Z" w16du:dateUtc="2025-07-18T17:55:00Z">
        <w:r>
          <w:rPr>
            <w:rStyle w:val="apple-converted-space"/>
            <w:rFonts w:ascii="Arial" w:hAnsi="Arial" w:cs="Arial"/>
            <w:color w:val="4472C4" w:themeColor="accent1"/>
            <w:sz w:val="22"/>
            <w:szCs w:val="22"/>
          </w:rPr>
          <w:t xml:space="preserve">e appreciate this comment and the opportunity to consider additional important time-varying confounders. After consideration, we do not believe that air pollution confounds the relationship between power outage and healthcare use, other than by operating through extreme weather or wildfire smoke. </w:t>
        </w:r>
      </w:ins>
      <w:ins w:id="205" w:author="Joan Casey" w:date="2025-07-18T10:56:00Z" w16du:dateUtc="2025-07-18T17:56:00Z">
        <w:r>
          <w:rPr>
            <w:rStyle w:val="apple-converted-space"/>
            <w:rFonts w:ascii="Arial" w:hAnsi="Arial" w:cs="Arial"/>
            <w:color w:val="4472C4" w:themeColor="accent1"/>
            <w:sz w:val="22"/>
            <w:szCs w:val="22"/>
          </w:rPr>
          <w:t>We have drawn the hypothesized relationships on the DAG below.</w:t>
        </w:r>
      </w:ins>
    </w:p>
    <w:p w14:paraId="0A875E9B" w14:textId="455F501D" w:rsidR="00081350" w:rsidRDefault="00081350">
      <w:pPr>
        <w:rPr>
          <w:ins w:id="206" w:author="Joan Casey" w:date="2025-07-18T10:56:00Z" w16du:dateUtc="2025-07-18T17:56:00Z"/>
          <w:rStyle w:val="apple-converted-space"/>
          <w:rFonts w:ascii="Arial" w:hAnsi="Arial" w:cs="Arial"/>
          <w:color w:val="4472C4" w:themeColor="accent1"/>
          <w:sz w:val="22"/>
          <w:szCs w:val="22"/>
        </w:rPr>
      </w:pPr>
      <w:ins w:id="207" w:author="Joan Casey" w:date="2025-07-18T10:56:00Z" w16du:dateUtc="2025-07-18T17:56:00Z">
        <w:r>
          <w:rPr>
            <w:rStyle w:val="apple-converted-space"/>
            <w:rFonts w:ascii="Arial" w:hAnsi="Arial" w:cs="Arial"/>
            <w:color w:val="4472C4" w:themeColor="accent1"/>
            <w:sz w:val="22"/>
            <w:szCs w:val="22"/>
          </w:rPr>
          <w:t>ADD DAG</w:t>
        </w:r>
      </w:ins>
    </w:p>
    <w:p w14:paraId="23C7EBF2" w14:textId="64D70BD8" w:rsidR="00081350" w:rsidRDefault="00081350">
      <w:pPr>
        <w:rPr>
          <w:ins w:id="208" w:author="Joan Casey" w:date="2025-07-18T10:57:00Z" w16du:dateUtc="2025-07-18T17:57:00Z"/>
          <w:rStyle w:val="apple-converted-space"/>
          <w:rFonts w:ascii="Arial" w:hAnsi="Arial" w:cs="Arial"/>
          <w:color w:val="4472C4" w:themeColor="accent1"/>
          <w:sz w:val="22"/>
          <w:szCs w:val="22"/>
        </w:rPr>
      </w:pPr>
      <w:ins w:id="209" w:author="Joan Casey" w:date="2025-07-18T10:56:00Z" w16du:dateUtc="2025-07-18T17:56:00Z">
        <w:r>
          <w:rPr>
            <w:rStyle w:val="apple-converted-space"/>
            <w:rFonts w:ascii="Arial" w:hAnsi="Arial" w:cs="Arial"/>
            <w:color w:val="4472C4" w:themeColor="accent1"/>
            <w:sz w:val="22"/>
            <w:szCs w:val="22"/>
          </w:rPr>
          <w:t>Regarding extreme weather events, we believe that controlling for temperature, precipitation, and wind speed would capture all aspects of these events</w:t>
        </w:r>
      </w:ins>
      <w:ins w:id="210" w:author="Joan Casey" w:date="2025-07-18T10:57:00Z" w16du:dateUtc="2025-07-18T17:57:00Z">
        <w:r>
          <w:rPr>
            <w:rStyle w:val="apple-converted-space"/>
            <w:rFonts w:ascii="Arial" w:hAnsi="Arial" w:cs="Arial"/>
            <w:color w:val="4472C4" w:themeColor="accent1"/>
            <w:sz w:val="22"/>
            <w:szCs w:val="22"/>
          </w:rPr>
          <w:t>, such as ice storms,</w:t>
        </w:r>
      </w:ins>
      <w:ins w:id="211" w:author="Joan Casey" w:date="2025-07-18T10:56:00Z" w16du:dateUtc="2025-07-18T17:56:00Z">
        <w:r>
          <w:rPr>
            <w:rStyle w:val="apple-converted-space"/>
            <w:rFonts w:ascii="Arial" w:hAnsi="Arial" w:cs="Arial"/>
            <w:color w:val="4472C4" w:themeColor="accent1"/>
            <w:sz w:val="22"/>
            <w:szCs w:val="22"/>
          </w:rPr>
          <w:t xml:space="preserve"> and thus do not pursue additionally adjusting for them.</w:t>
        </w:r>
      </w:ins>
    </w:p>
    <w:p w14:paraId="68031717" w14:textId="2E9104F9" w:rsidR="00081350" w:rsidRDefault="00081350">
      <w:pPr>
        <w:rPr>
          <w:ins w:id="212" w:author="Joan Casey" w:date="2025-07-18T10:58:00Z" w16du:dateUtc="2025-07-18T17:58:00Z"/>
          <w:rStyle w:val="apple-converted-space"/>
          <w:rFonts w:ascii="Arial" w:hAnsi="Arial" w:cs="Arial"/>
          <w:color w:val="4472C4" w:themeColor="accent1"/>
          <w:sz w:val="22"/>
          <w:szCs w:val="22"/>
        </w:rPr>
      </w:pPr>
      <w:ins w:id="213" w:author="Joan Casey" w:date="2025-07-18T10:57:00Z" w16du:dateUtc="2025-07-18T17:57:00Z">
        <w:r>
          <w:rPr>
            <w:rStyle w:val="apple-converted-space"/>
            <w:rFonts w:ascii="Arial" w:hAnsi="Arial" w:cs="Arial"/>
            <w:color w:val="4472C4" w:themeColor="accent1"/>
            <w:sz w:val="22"/>
            <w:szCs w:val="22"/>
          </w:rPr>
          <w:t>In a new sensitivity analysis, we control models for daily wildfire-generated fine particulate matter (Childs et al. ES&amp;T 2023). While the frequency of co-occurring power outage and wildfire smoke is relatively low, we do agree that when it occurs</w:t>
        </w:r>
      </w:ins>
      <w:ins w:id="214" w:author="Joan Casey" w:date="2025-07-18T10:58:00Z" w16du:dateUtc="2025-07-18T17:58:00Z">
        <w:r>
          <w:rPr>
            <w:rStyle w:val="apple-converted-space"/>
            <w:rFonts w:ascii="Arial" w:hAnsi="Arial" w:cs="Arial"/>
            <w:color w:val="4472C4" w:themeColor="accent1"/>
            <w:sz w:val="22"/>
            <w:szCs w:val="22"/>
          </w:rPr>
          <w:t>,</w:t>
        </w:r>
      </w:ins>
      <w:ins w:id="215" w:author="Joan Casey" w:date="2025-07-18T10:57:00Z" w16du:dateUtc="2025-07-18T17:57:00Z">
        <w:r>
          <w:rPr>
            <w:rStyle w:val="apple-converted-space"/>
            <w:rFonts w:ascii="Arial" w:hAnsi="Arial" w:cs="Arial"/>
            <w:color w:val="4472C4" w:themeColor="accent1"/>
            <w:sz w:val="22"/>
            <w:szCs w:val="22"/>
          </w:rPr>
          <w:t xml:space="preserve"> wildfire smoke could act as </w:t>
        </w:r>
      </w:ins>
      <w:ins w:id="216" w:author="Joan Casey" w:date="2025-07-18T10:58:00Z" w16du:dateUtc="2025-07-18T17:58:00Z">
        <w:r>
          <w:rPr>
            <w:rStyle w:val="apple-converted-space"/>
            <w:rFonts w:ascii="Arial" w:hAnsi="Arial" w:cs="Arial"/>
            <w:color w:val="4472C4" w:themeColor="accent1"/>
            <w:sz w:val="22"/>
            <w:szCs w:val="22"/>
          </w:rPr>
          <w:t>a confounder. We have added a new sentence to the methods describing this sensitivity analysis as well as to the results section:</w:t>
        </w:r>
      </w:ins>
    </w:p>
    <w:p w14:paraId="2B9F1E34" w14:textId="0B35733E" w:rsidR="00081350" w:rsidRDefault="00081350">
      <w:pPr>
        <w:rPr>
          <w:ins w:id="217" w:author="Joan Casey" w:date="2025-07-18T10:58:00Z" w16du:dateUtc="2025-07-18T17:58:00Z"/>
          <w:rStyle w:val="apple-converted-space"/>
          <w:rFonts w:ascii="Arial" w:hAnsi="Arial" w:cs="Arial"/>
          <w:color w:val="4472C4" w:themeColor="accent1"/>
          <w:sz w:val="22"/>
          <w:szCs w:val="22"/>
        </w:rPr>
      </w:pPr>
      <w:ins w:id="218" w:author="Joan Casey" w:date="2025-07-18T10:58:00Z" w16du:dateUtc="2025-07-18T17:58:00Z">
        <w:r>
          <w:rPr>
            <w:rStyle w:val="apple-converted-space"/>
            <w:rFonts w:ascii="Arial" w:hAnsi="Arial" w:cs="Arial"/>
            <w:color w:val="4472C4" w:themeColor="accent1"/>
            <w:sz w:val="22"/>
            <w:szCs w:val="22"/>
          </w:rPr>
          <w:t>“ADD METHODS”</w:t>
        </w:r>
      </w:ins>
    </w:p>
    <w:p w14:paraId="0EF4928A" w14:textId="7D0F0175" w:rsidR="00081350" w:rsidRPr="00243C1C" w:rsidRDefault="00081350">
      <w:pPr>
        <w:rPr>
          <w:rStyle w:val="apple-converted-space"/>
          <w:rFonts w:ascii="Arial" w:hAnsi="Arial" w:cs="Arial"/>
          <w:color w:val="4472C4" w:themeColor="accent1"/>
          <w:sz w:val="22"/>
          <w:szCs w:val="22"/>
        </w:rPr>
      </w:pPr>
      <w:ins w:id="219" w:author="Joan Casey" w:date="2025-07-18T10:58:00Z" w16du:dateUtc="2025-07-18T17:58:00Z">
        <w:r>
          <w:rPr>
            <w:rStyle w:val="apple-converted-space"/>
            <w:rFonts w:ascii="Arial" w:hAnsi="Arial" w:cs="Arial"/>
            <w:color w:val="4472C4" w:themeColor="accent1"/>
            <w:sz w:val="22"/>
            <w:szCs w:val="22"/>
          </w:rPr>
          <w:t>“ADD RESULTS”</w:t>
        </w:r>
      </w:ins>
    </w:p>
    <w:p w14:paraId="20A13A80" w14:textId="6ABC7144" w:rsidR="005754E5" w:rsidRPr="00243C1C" w:rsidRDefault="005754E5" w:rsidP="005754E5">
      <w:pPr>
        <w:pStyle w:val="ListParagraph"/>
        <w:numPr>
          <w:ilvl w:val="0"/>
          <w:numId w:val="2"/>
        </w:num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Check cooccurrence btw wildfire and power outage </w:t>
      </w:r>
    </w:p>
    <w:p w14:paraId="51107198" w14:textId="06614BD1" w:rsidR="005754E5" w:rsidRPr="00243C1C" w:rsidRDefault="005754E5" w:rsidP="005754E5">
      <w:pPr>
        <w:pStyle w:val="ListParagraph"/>
        <w:numPr>
          <w:ilvl w:val="0"/>
          <w:numId w:val="2"/>
        </w:num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And then add a sensitivity analysis with control for wildfire </w:t>
      </w:r>
    </w:p>
    <w:p w14:paraId="3068D9B3" w14:textId="77777777" w:rsidR="00D81731" w:rsidRPr="00243C1C" w:rsidRDefault="00D81731" w:rsidP="00D81731">
      <w:pPr>
        <w:pStyle w:val="ListParagraph"/>
        <w:numPr>
          <w:ilvl w:val="0"/>
          <w:numId w:val="2"/>
        </w:numPr>
        <w:rPr>
          <w:rStyle w:val="apple-converted-space"/>
          <w:rFonts w:ascii="Arial" w:hAnsi="Arial" w:cs="Arial"/>
          <w:color w:val="4472C4" w:themeColor="accent1"/>
          <w:sz w:val="22"/>
          <w:szCs w:val="22"/>
        </w:rPr>
      </w:pPr>
    </w:p>
    <w:p w14:paraId="2909887A" w14:textId="0887FDB9" w:rsidR="00D81731" w:rsidRPr="00243C1C" w:rsidRDefault="00D81731" w:rsidP="00D81731">
      <w:pPr>
        <w:pStyle w:val="ListParagraph"/>
        <w:numPr>
          <w:ilvl w:val="0"/>
          <w:numId w:val="2"/>
        </w:num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Control for wildfire-generated PM </w:t>
      </w:r>
      <w:r w:rsidR="00F86452" w:rsidRPr="00243C1C">
        <w:rPr>
          <w:rStyle w:val="apple-converted-space"/>
          <w:rFonts w:ascii="Arial" w:hAnsi="Arial" w:cs="Arial"/>
          <w:color w:val="4472C4" w:themeColor="accent1"/>
          <w:sz w:val="22"/>
          <w:szCs w:val="22"/>
        </w:rPr>
        <w:t xml:space="preserve">with </w:t>
      </w:r>
      <w:proofErr w:type="spellStart"/>
      <w:r w:rsidR="00F86452" w:rsidRPr="00243C1C">
        <w:rPr>
          <w:rStyle w:val="apple-converted-space"/>
          <w:rFonts w:ascii="Arial" w:hAnsi="Arial" w:cs="Arial"/>
          <w:color w:val="4472C4" w:themeColor="accent1"/>
          <w:sz w:val="22"/>
          <w:szCs w:val="22"/>
        </w:rPr>
        <w:t>maris</w:t>
      </w:r>
      <w:r w:rsidR="00FE6BB0" w:rsidRPr="00243C1C">
        <w:rPr>
          <w:rStyle w:val="apple-converted-space"/>
          <w:rFonts w:ascii="Arial" w:hAnsi="Arial" w:cs="Arial"/>
          <w:color w:val="4472C4" w:themeColor="accent1"/>
          <w:sz w:val="22"/>
          <w:szCs w:val="22"/>
        </w:rPr>
        <w:t>s</w:t>
      </w:r>
      <w:r w:rsidR="00F86452" w:rsidRPr="00243C1C">
        <w:rPr>
          <w:rStyle w:val="apple-converted-space"/>
          <w:rFonts w:ascii="Arial" w:hAnsi="Arial" w:cs="Arial"/>
          <w:color w:val="4472C4" w:themeColor="accent1"/>
          <w:sz w:val="22"/>
          <w:szCs w:val="22"/>
        </w:rPr>
        <w:t>a’s</w:t>
      </w:r>
      <w:proofErr w:type="spellEnd"/>
      <w:r w:rsidR="00F86452" w:rsidRPr="00243C1C">
        <w:rPr>
          <w:rStyle w:val="apple-converted-space"/>
          <w:rFonts w:ascii="Arial" w:hAnsi="Arial" w:cs="Arial"/>
          <w:color w:val="4472C4" w:themeColor="accent1"/>
          <w:sz w:val="22"/>
          <w:szCs w:val="22"/>
        </w:rPr>
        <w:t xml:space="preserve"> data </w:t>
      </w:r>
    </w:p>
    <w:p w14:paraId="0F9EEFB9" w14:textId="77777777" w:rsidR="00F86452" w:rsidRPr="00243C1C" w:rsidRDefault="00F86452" w:rsidP="00F86452">
      <w:pPr>
        <w:rPr>
          <w:rStyle w:val="apple-converted-space"/>
          <w:rFonts w:ascii="Arial" w:hAnsi="Arial" w:cs="Arial"/>
          <w:color w:val="4472C4" w:themeColor="accent1"/>
          <w:sz w:val="22"/>
          <w:szCs w:val="22"/>
        </w:rPr>
      </w:pPr>
    </w:p>
    <w:p w14:paraId="1B49CD92" w14:textId="74DFA681" w:rsidR="005754E5" w:rsidRPr="00243C1C" w:rsidRDefault="005754E5" w:rsidP="00F86452">
      <w:pPr>
        <w:rPr>
          <w:rStyle w:val="apple-converted-space"/>
          <w:rFonts w:ascii="Arial" w:hAnsi="Arial" w:cs="Arial"/>
          <w:color w:val="4472C4" w:themeColor="accent1"/>
          <w:sz w:val="22"/>
          <w:szCs w:val="22"/>
        </w:rPr>
      </w:pPr>
    </w:p>
    <w:p w14:paraId="78AC1814" w14:textId="4CB67C37" w:rsidR="00536194" w:rsidRPr="00243C1C" w:rsidRDefault="00536194" w:rsidP="00536194">
      <w:pPr>
        <w:pStyle w:val="ListParagraph"/>
        <w:numPr>
          <w:ilvl w:val="0"/>
          <w:numId w:val="2"/>
        </w:num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Power outages can impact air pollution levels – travel less or more, gas generators, </w:t>
      </w:r>
    </w:p>
    <w:p w14:paraId="2E2FBE81" w14:textId="37FBBDDF" w:rsidR="00536194" w:rsidRPr="00243C1C" w:rsidRDefault="00536194" w:rsidP="00536194">
      <w:pPr>
        <w:pStyle w:val="ListParagraph"/>
        <w:numPr>
          <w:ilvl w:val="0"/>
          <w:numId w:val="2"/>
        </w:num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Mediator if anything</w:t>
      </w:r>
    </w:p>
    <w:p w14:paraId="12145A9B" w14:textId="78D5AF86" w:rsidR="00536194" w:rsidRPr="00243C1C" w:rsidRDefault="00536194" w:rsidP="00536194">
      <w:pPr>
        <w:pStyle w:val="ListParagraph"/>
        <w:numPr>
          <w:ilvl w:val="0"/>
          <w:numId w:val="2"/>
        </w:num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Can’t think of cause or association of air pollution with power outage other than weather (wind or wildfire etc.) but we adjusted for weather </w:t>
      </w:r>
    </w:p>
    <w:p w14:paraId="74EBF89B" w14:textId="06D7D208" w:rsidR="003A7E4B" w:rsidRPr="00243C1C" w:rsidRDefault="00F55B3C">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Air pollution isn’t a confounder.</w:t>
      </w:r>
    </w:p>
    <w:p w14:paraId="1BAD3C2F" w14:textId="20C7A70E" w:rsidR="00F55B3C" w:rsidRPr="00243C1C" w:rsidRDefault="00F55B3C">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lastRenderedPageBreak/>
        <w:t>We could control for wildfires</w:t>
      </w:r>
      <w:r w:rsidR="0089083A" w:rsidRPr="00243C1C">
        <w:rPr>
          <w:rStyle w:val="apple-converted-space"/>
          <w:rFonts w:ascii="Arial" w:hAnsi="Arial" w:cs="Arial"/>
          <w:color w:val="4472C4" w:themeColor="accent1"/>
          <w:sz w:val="22"/>
          <w:szCs w:val="22"/>
        </w:rPr>
        <w:t xml:space="preserve"> but like idk most power outages are not </w:t>
      </w:r>
      <w:proofErr w:type="spellStart"/>
      <w:r w:rsidR="0089083A" w:rsidRPr="00243C1C">
        <w:rPr>
          <w:rStyle w:val="apple-converted-space"/>
          <w:rFonts w:ascii="Arial" w:hAnsi="Arial" w:cs="Arial"/>
          <w:color w:val="4472C4" w:themeColor="accent1"/>
          <w:sz w:val="22"/>
          <w:szCs w:val="22"/>
        </w:rPr>
        <w:t>wf</w:t>
      </w:r>
      <w:proofErr w:type="spellEnd"/>
      <w:r w:rsidR="0089083A" w:rsidRPr="00243C1C">
        <w:rPr>
          <w:rStyle w:val="apple-converted-space"/>
          <w:rFonts w:ascii="Arial" w:hAnsi="Arial" w:cs="Arial"/>
          <w:color w:val="4472C4" w:themeColor="accent1"/>
          <w:sz w:val="22"/>
          <w:szCs w:val="22"/>
        </w:rPr>
        <w:t xml:space="preserve"> </w:t>
      </w:r>
      <w:commentRangeStart w:id="220"/>
      <w:r w:rsidR="0089083A" w:rsidRPr="00243C1C">
        <w:rPr>
          <w:rStyle w:val="apple-converted-space"/>
          <w:rFonts w:ascii="Arial" w:hAnsi="Arial" w:cs="Arial"/>
          <w:color w:val="4472C4" w:themeColor="accent1"/>
          <w:sz w:val="22"/>
          <w:szCs w:val="22"/>
        </w:rPr>
        <w:t>related</w:t>
      </w:r>
      <w:commentRangeEnd w:id="220"/>
      <w:r w:rsidR="00FD4093" w:rsidRPr="00243C1C">
        <w:rPr>
          <w:rStyle w:val="CommentReference"/>
          <w:rFonts w:ascii="Arial" w:hAnsi="Arial" w:cs="Arial"/>
          <w:sz w:val="22"/>
          <w:szCs w:val="22"/>
          <w:rPrChange w:id="221" w:author="Joan Casey" w:date="2025-07-18T10:11:00Z" w16du:dateUtc="2025-07-18T17:11:00Z">
            <w:rPr>
              <w:rStyle w:val="CommentReference"/>
            </w:rPr>
          </w:rPrChange>
        </w:rPr>
        <w:commentReference w:id="220"/>
      </w:r>
      <w:r w:rsidR="0089083A" w:rsidRPr="00243C1C">
        <w:rPr>
          <w:rStyle w:val="apple-converted-space"/>
          <w:rFonts w:ascii="Arial" w:hAnsi="Arial" w:cs="Arial"/>
          <w:color w:val="4472C4" w:themeColor="accent1"/>
          <w:sz w:val="22"/>
          <w:szCs w:val="22"/>
        </w:rPr>
        <w:t xml:space="preserve">. </w:t>
      </w:r>
    </w:p>
    <w:p w14:paraId="479DA92F" w14:textId="5F47C36A" w:rsidR="00F55B3C" w:rsidRPr="00243C1C" w:rsidRDefault="00F55B3C">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Ice storms should be controlled for with the variables that we did. </w:t>
      </w:r>
    </w:p>
    <w:p w14:paraId="1AA978B9" w14:textId="74DE8F79" w:rsidR="00842944" w:rsidRPr="00243C1C" w:rsidRDefault="00842944">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Other types of AP are mediators</w:t>
      </w:r>
    </w:p>
    <w:p w14:paraId="06703DA1" w14:textId="77777777" w:rsidR="00381467"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1AF8FCE4" w14:textId="4403641F" w:rsidR="00381467" w:rsidRPr="00243C1C" w:rsidRDefault="00B43888">
      <w:pPr>
        <w:rPr>
          <w:rFonts w:ascii="Arial" w:hAnsi="Arial" w:cs="Arial"/>
          <w:color w:val="4472C4" w:themeColor="accent1"/>
          <w:sz w:val="22"/>
          <w:szCs w:val="22"/>
        </w:rPr>
      </w:pPr>
      <w:r w:rsidRPr="00243C1C">
        <w:rPr>
          <w:rFonts w:ascii="Arial" w:hAnsi="Arial" w:cs="Arial"/>
          <w:color w:val="4472C4" w:themeColor="accent1"/>
          <w:sz w:val="22"/>
          <w:szCs w:val="22"/>
        </w:rPr>
        <w:t xml:space="preserve">This is a very important point – planned and unplanned outages do likely have very different effects on health. Unfortunately, there is no data available that allows us to distinguish between the two at the moment. </w:t>
      </w:r>
      <w:r w:rsidR="008B56DE" w:rsidRPr="00243C1C">
        <w:rPr>
          <w:rFonts w:ascii="Arial" w:hAnsi="Arial" w:cs="Arial"/>
          <w:color w:val="4472C4" w:themeColor="accent1"/>
          <w:sz w:val="22"/>
          <w:szCs w:val="22"/>
        </w:rPr>
        <w:t xml:space="preserve">We </w:t>
      </w:r>
      <w:r w:rsidR="0052457B" w:rsidRPr="00243C1C">
        <w:rPr>
          <w:rFonts w:ascii="Arial" w:hAnsi="Arial" w:cs="Arial"/>
          <w:color w:val="4472C4" w:themeColor="accent1"/>
          <w:sz w:val="22"/>
          <w:szCs w:val="22"/>
        </w:rPr>
        <w:t>have included the following sentence in the limitations section</w:t>
      </w:r>
      <w:r w:rsidR="007C1395" w:rsidRPr="00243C1C">
        <w:rPr>
          <w:rFonts w:ascii="Arial" w:hAnsi="Arial" w:cs="Arial"/>
          <w:color w:val="4472C4" w:themeColor="accent1"/>
          <w:sz w:val="22"/>
          <w:szCs w:val="22"/>
        </w:rPr>
        <w:t xml:space="preserve"> </w:t>
      </w:r>
      <w:r w:rsidR="0052457B" w:rsidRPr="00243C1C">
        <w:rPr>
          <w:rFonts w:ascii="Arial" w:hAnsi="Arial" w:cs="Arial"/>
          <w:color w:val="4472C4" w:themeColor="accent1"/>
          <w:sz w:val="22"/>
          <w:szCs w:val="22"/>
        </w:rPr>
        <w:t xml:space="preserve">addressing this issue: </w:t>
      </w:r>
    </w:p>
    <w:p w14:paraId="77181BEA" w14:textId="6893552D" w:rsidR="008B56DE" w:rsidRPr="00243C1C" w:rsidRDefault="008B56DE" w:rsidP="001B41E7">
      <w:pPr>
        <w:spacing w:after="0" w:line="480" w:lineRule="auto"/>
        <w:ind w:firstLine="720"/>
        <w:rPr>
          <w:rFonts w:ascii="Arial" w:hAnsi="Arial" w:cs="Arial"/>
          <w:color w:val="4472C4" w:themeColor="accent1"/>
          <w:sz w:val="22"/>
          <w:szCs w:val="22"/>
          <w:rPrChange w:id="222"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223" w:author="Joan Casey" w:date="2025-07-18T10:11:00Z" w16du:dateUtc="2025-07-18T17:11:00Z">
            <w:rPr>
              <w:rFonts w:ascii="Arial" w:hAnsi="Arial" w:cs="Arial"/>
              <w:color w:val="4472C4" w:themeColor="accent1"/>
              <w:sz w:val="20"/>
              <w:szCs w:val="20"/>
            </w:rPr>
          </w:rPrChange>
        </w:rPr>
        <w:t>“Further, we were unable to distinguish between planned and unplanned power outages, which may have different effects on hospitalizations.”</w:t>
      </w:r>
    </w:p>
    <w:p w14:paraId="63BDB2AA" w14:textId="77777777" w:rsidR="00FA29DA" w:rsidRPr="00243C1C" w:rsidRDefault="00876FE0" w:rsidP="00876FE0">
      <w:pPr>
        <w:spacing w:after="0" w:line="480" w:lineRule="auto"/>
        <w:rPr>
          <w:rFonts w:ascii="Arial" w:hAnsi="Arial" w:cs="Arial"/>
          <w:color w:val="4472C4" w:themeColor="accent1"/>
          <w:sz w:val="22"/>
          <w:szCs w:val="22"/>
          <w:rPrChange w:id="224"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225" w:author="Joan Casey" w:date="2025-07-18T10:11:00Z" w16du:dateUtc="2025-07-18T17:11:00Z">
            <w:rPr>
              <w:rFonts w:ascii="Arial" w:hAnsi="Arial" w:cs="Arial"/>
              <w:color w:val="4472C4" w:themeColor="accent1"/>
              <w:sz w:val="20"/>
              <w:szCs w:val="20"/>
            </w:rPr>
          </w:rPrChange>
        </w:rPr>
        <w:t xml:space="preserve">In CA we have access to planned power outage events and we have ongoing analyses related to their impact on </w:t>
      </w:r>
      <w:r w:rsidR="00110477" w:rsidRPr="00243C1C">
        <w:rPr>
          <w:rFonts w:ascii="Arial" w:hAnsi="Arial" w:cs="Arial"/>
          <w:color w:val="4472C4" w:themeColor="accent1"/>
          <w:sz w:val="22"/>
          <w:szCs w:val="22"/>
          <w:rPrChange w:id="226" w:author="Joan Casey" w:date="2025-07-18T10:11:00Z" w16du:dateUtc="2025-07-18T17:11:00Z">
            <w:rPr>
              <w:rFonts w:ascii="Arial" w:hAnsi="Arial" w:cs="Arial"/>
              <w:color w:val="4472C4" w:themeColor="accent1"/>
              <w:sz w:val="20"/>
              <w:szCs w:val="20"/>
            </w:rPr>
          </w:rPrChange>
        </w:rPr>
        <w:t>health</w:t>
      </w:r>
      <w:r w:rsidRPr="00243C1C">
        <w:rPr>
          <w:rFonts w:ascii="Arial" w:hAnsi="Arial" w:cs="Arial"/>
          <w:color w:val="4472C4" w:themeColor="accent1"/>
          <w:sz w:val="22"/>
          <w:szCs w:val="22"/>
          <w:rPrChange w:id="227" w:author="Joan Casey" w:date="2025-07-18T10:11:00Z" w16du:dateUtc="2025-07-18T17:11:00Z">
            <w:rPr>
              <w:rFonts w:ascii="Arial" w:hAnsi="Arial" w:cs="Arial"/>
              <w:color w:val="4472C4" w:themeColor="accent1"/>
              <w:sz w:val="20"/>
              <w:szCs w:val="20"/>
            </w:rPr>
          </w:rPrChange>
        </w:rPr>
        <w:t xml:space="preserve">. We agree that it’s important. </w:t>
      </w:r>
    </w:p>
    <w:p w14:paraId="54B0D1C0" w14:textId="77777777" w:rsidR="00FA29DA" w:rsidRPr="00243C1C" w:rsidRDefault="00FA29DA" w:rsidP="00876FE0">
      <w:pPr>
        <w:spacing w:after="0" w:line="480" w:lineRule="auto"/>
        <w:rPr>
          <w:rFonts w:ascii="Arial" w:hAnsi="Arial" w:cs="Arial"/>
          <w:color w:val="4472C4" w:themeColor="accent1"/>
          <w:sz w:val="22"/>
          <w:szCs w:val="22"/>
          <w:rPrChange w:id="228" w:author="Joan Casey" w:date="2025-07-18T10:11:00Z" w16du:dateUtc="2025-07-18T17:11:00Z">
            <w:rPr>
              <w:rFonts w:ascii="Arial" w:hAnsi="Arial" w:cs="Arial"/>
              <w:color w:val="4472C4" w:themeColor="accent1"/>
              <w:sz w:val="20"/>
              <w:szCs w:val="20"/>
            </w:rPr>
          </w:rPrChange>
        </w:rPr>
      </w:pPr>
    </w:p>
    <w:p w14:paraId="34FDD7A8" w14:textId="7F7C0AA1" w:rsidR="00876FE0" w:rsidRPr="00243C1C" w:rsidRDefault="00FA29DA" w:rsidP="00876FE0">
      <w:pPr>
        <w:spacing w:after="0" w:line="480" w:lineRule="auto"/>
        <w:rPr>
          <w:rFonts w:ascii="Arial" w:hAnsi="Arial" w:cs="Arial"/>
          <w:color w:val="4472C4" w:themeColor="accent1"/>
          <w:sz w:val="22"/>
          <w:szCs w:val="22"/>
          <w:rPrChange w:id="229"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230" w:author="Joan Casey" w:date="2025-07-18T10:11:00Z" w16du:dateUtc="2025-07-18T17:11:00Z">
            <w:rPr>
              <w:rFonts w:ascii="Arial" w:hAnsi="Arial" w:cs="Arial"/>
              <w:color w:val="4472C4" w:themeColor="accent1"/>
              <w:sz w:val="20"/>
              <w:szCs w:val="20"/>
            </w:rPr>
          </w:rPrChange>
        </w:rPr>
        <w:t xml:space="preserve">Planned ones could be worse because they affect more people? </w:t>
      </w:r>
    </w:p>
    <w:p w14:paraId="72F3D438" w14:textId="77777777" w:rsidR="001D545A" w:rsidRPr="00243C1C" w:rsidRDefault="007C7B45">
      <w:pPr>
        <w:rPr>
          <w:rStyle w:val="apple-converted-space"/>
          <w:rFonts w:ascii="Arial" w:hAnsi="Arial" w:cs="Arial"/>
          <w:color w:val="000000" w:themeColor="text1"/>
          <w:sz w:val="22"/>
          <w:szCs w:val="22"/>
        </w:rPr>
      </w:pPr>
      <w:r w:rsidRPr="00243C1C">
        <w:rPr>
          <w:rFonts w:ascii="Arial" w:hAnsi="Arial" w:cs="Arial"/>
          <w:color w:val="000000" w:themeColor="text1"/>
          <w:sz w:val="22"/>
          <w:szCs w:val="22"/>
        </w:rPr>
        <w:br/>
        <w:t>(8) The analyses were conducted at the county level given the exposure assessment method. It would be more appropriate to explore effect modification by county-level characteristics such as urban/rural, socioeconomic status, and geographic region. Since the temperature and season data are readily available, please consider implementing the effect modification by temperature and season in the current study.</w:t>
      </w:r>
      <w:r w:rsidRPr="00243C1C">
        <w:rPr>
          <w:rStyle w:val="apple-converted-space"/>
          <w:rFonts w:ascii="Arial" w:hAnsi="Arial" w:cs="Arial"/>
          <w:color w:val="000000" w:themeColor="text1"/>
          <w:sz w:val="22"/>
          <w:szCs w:val="22"/>
        </w:rPr>
        <w:t> </w:t>
      </w:r>
    </w:p>
    <w:p w14:paraId="0F215E0F" w14:textId="34AB83D3" w:rsidR="001D545A" w:rsidRPr="00243C1C" w:rsidRDefault="00346F49" w:rsidP="00444BF5">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We considered doing this and we’re happy to include these </w:t>
      </w:r>
      <w:commentRangeStart w:id="231"/>
      <w:r w:rsidRPr="00243C1C">
        <w:rPr>
          <w:rStyle w:val="apple-converted-space"/>
          <w:rFonts w:ascii="Arial" w:hAnsi="Arial" w:cs="Arial"/>
          <w:color w:val="4472C4" w:themeColor="accent1"/>
          <w:sz w:val="22"/>
          <w:szCs w:val="22"/>
        </w:rPr>
        <w:t>analyses</w:t>
      </w:r>
      <w:commentRangeEnd w:id="231"/>
      <w:r w:rsidR="009834A1" w:rsidRPr="00243C1C">
        <w:rPr>
          <w:rStyle w:val="CommentReference"/>
          <w:rFonts w:ascii="Arial" w:hAnsi="Arial" w:cs="Arial"/>
          <w:sz w:val="22"/>
          <w:szCs w:val="22"/>
          <w:rPrChange w:id="232" w:author="Joan Casey" w:date="2025-07-18T10:11:00Z" w16du:dateUtc="2025-07-18T17:11:00Z">
            <w:rPr>
              <w:rStyle w:val="CommentReference"/>
            </w:rPr>
          </w:rPrChange>
        </w:rPr>
        <w:commentReference w:id="231"/>
      </w:r>
      <w:r w:rsidRPr="00243C1C">
        <w:rPr>
          <w:rStyle w:val="apple-converted-space"/>
          <w:rFonts w:ascii="Arial" w:hAnsi="Arial" w:cs="Arial"/>
          <w:color w:val="4472C4" w:themeColor="accent1"/>
          <w:sz w:val="22"/>
          <w:szCs w:val="22"/>
        </w:rPr>
        <w:t xml:space="preserve">. </w:t>
      </w:r>
    </w:p>
    <w:p w14:paraId="4E7614D5" w14:textId="363BF02A" w:rsidR="00CE149D" w:rsidRPr="00243C1C" w:rsidRDefault="00F41BB0" w:rsidP="00444BF5">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Yep ok. </w:t>
      </w:r>
    </w:p>
    <w:p w14:paraId="2A6FAF0A" w14:textId="2CD19141" w:rsidR="00F41BB0" w:rsidRPr="00243C1C" w:rsidRDefault="00767A53" w:rsidP="00444BF5">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Above 95</w:t>
      </w:r>
      <w:r w:rsidRPr="00243C1C">
        <w:rPr>
          <w:rStyle w:val="apple-converted-space"/>
          <w:rFonts w:ascii="Arial" w:hAnsi="Arial" w:cs="Arial"/>
          <w:color w:val="4472C4" w:themeColor="accent1"/>
          <w:sz w:val="22"/>
          <w:szCs w:val="22"/>
          <w:vertAlign w:val="superscript"/>
        </w:rPr>
        <w:t>th</w:t>
      </w:r>
      <w:r w:rsidRPr="00243C1C">
        <w:rPr>
          <w:rStyle w:val="apple-converted-space"/>
          <w:rFonts w:ascii="Arial" w:hAnsi="Arial" w:cs="Arial"/>
          <w:color w:val="4472C4" w:themeColor="accent1"/>
          <w:sz w:val="22"/>
          <w:szCs w:val="22"/>
        </w:rPr>
        <w:t xml:space="preserve"> percentile of temperature or below the 5</w:t>
      </w:r>
      <w:r w:rsidRPr="00243C1C">
        <w:rPr>
          <w:rStyle w:val="apple-converted-space"/>
          <w:rFonts w:ascii="Arial" w:hAnsi="Arial" w:cs="Arial"/>
          <w:color w:val="4472C4" w:themeColor="accent1"/>
          <w:sz w:val="22"/>
          <w:szCs w:val="22"/>
          <w:vertAlign w:val="superscript"/>
        </w:rPr>
        <w:t>th</w:t>
      </w:r>
      <w:r w:rsidRPr="00243C1C">
        <w:rPr>
          <w:rStyle w:val="apple-converted-space"/>
          <w:rFonts w:ascii="Arial" w:hAnsi="Arial" w:cs="Arial"/>
          <w:color w:val="4472C4" w:themeColor="accent1"/>
          <w:sz w:val="22"/>
          <w:szCs w:val="22"/>
        </w:rPr>
        <w:t xml:space="preserve"> percentile </w:t>
      </w:r>
    </w:p>
    <w:p w14:paraId="617AC8A9" w14:textId="49992DD7" w:rsidR="00767A53" w:rsidRPr="00243C1C" w:rsidRDefault="00767A53" w:rsidP="00444BF5">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Subset those out </w:t>
      </w:r>
    </w:p>
    <w:p w14:paraId="1D5A1A2D" w14:textId="238DDB29" w:rsidR="00767A53" w:rsidRPr="00243C1C" w:rsidRDefault="00930BA7" w:rsidP="00444BF5">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Best option available now is to stratify on day of temp </w:t>
      </w:r>
    </w:p>
    <w:p w14:paraId="057C678F" w14:textId="3951189F" w:rsidR="000779FE" w:rsidRPr="00243C1C" w:rsidRDefault="000779FE" w:rsidP="00444BF5">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Fine to use same-day temp </w:t>
      </w:r>
    </w:p>
    <w:p w14:paraId="31BF08A7" w14:textId="2F3118D4" w:rsidR="000779FE" w:rsidRPr="00243C1C" w:rsidRDefault="001349AF" w:rsidP="00444BF5">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Urban/rural </w:t>
      </w:r>
      <w:r w:rsidR="005A7FFA" w:rsidRPr="00243C1C">
        <w:rPr>
          <w:rStyle w:val="apple-converted-space"/>
          <w:rFonts w:ascii="Arial" w:hAnsi="Arial" w:cs="Arial"/>
          <w:color w:val="4472C4" w:themeColor="accent1"/>
          <w:sz w:val="22"/>
          <w:szCs w:val="22"/>
        </w:rPr>
        <w:t xml:space="preserve">collapse the </w:t>
      </w:r>
      <w:proofErr w:type="spellStart"/>
      <w:r w:rsidR="005A7FFA" w:rsidRPr="00243C1C">
        <w:rPr>
          <w:rStyle w:val="apple-converted-space"/>
          <w:rFonts w:ascii="Arial" w:hAnsi="Arial" w:cs="Arial"/>
          <w:color w:val="4472C4" w:themeColor="accent1"/>
          <w:sz w:val="22"/>
          <w:szCs w:val="22"/>
        </w:rPr>
        <w:t>ruca</w:t>
      </w:r>
      <w:proofErr w:type="spellEnd"/>
      <w:r w:rsidR="005A7FFA" w:rsidRPr="00243C1C">
        <w:rPr>
          <w:rStyle w:val="apple-converted-space"/>
          <w:rFonts w:ascii="Arial" w:hAnsi="Arial" w:cs="Arial"/>
          <w:color w:val="4472C4" w:themeColor="accent1"/>
          <w:sz w:val="22"/>
          <w:szCs w:val="22"/>
        </w:rPr>
        <w:t xml:space="preserve"> codes into two categorie</w:t>
      </w:r>
      <w:r w:rsidR="00A119DE" w:rsidRPr="00243C1C">
        <w:rPr>
          <w:rStyle w:val="apple-converted-space"/>
          <w:rFonts w:ascii="Arial" w:hAnsi="Arial" w:cs="Arial"/>
          <w:color w:val="4472C4" w:themeColor="accent1"/>
          <w:sz w:val="22"/>
          <w:szCs w:val="22"/>
        </w:rPr>
        <w:t>s</w:t>
      </w:r>
    </w:p>
    <w:p w14:paraId="0E2226B7" w14:textId="77777777" w:rsidR="00AA4C76"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 xml:space="preserve">(9) Since the approach to handling missing data is critical to the results, a sensitivity analysis </w:t>
      </w:r>
      <w:r w:rsidRPr="00243C1C">
        <w:rPr>
          <w:rFonts w:ascii="Arial" w:hAnsi="Arial" w:cs="Arial"/>
          <w:color w:val="000000" w:themeColor="text1"/>
          <w:sz w:val="22"/>
          <w:szCs w:val="22"/>
        </w:rPr>
        <w:lastRenderedPageBreak/>
        <w:t>should be conducted to assess the robustness of the findings when removing data with varying proportions of missingness.</w:t>
      </w:r>
    </w:p>
    <w:p w14:paraId="3BFF1745" w14:textId="7C49E9B2" w:rsidR="00F412CB" w:rsidRPr="00243C1C" w:rsidRDefault="009D3783">
      <w:pPr>
        <w:rPr>
          <w:rFonts w:ascii="Arial" w:hAnsi="Arial" w:cs="Arial"/>
          <w:color w:val="4472C4" w:themeColor="accent1"/>
          <w:sz w:val="22"/>
          <w:szCs w:val="22"/>
        </w:rPr>
      </w:pPr>
      <w:r w:rsidRPr="00243C1C">
        <w:rPr>
          <w:rFonts w:ascii="Arial" w:hAnsi="Arial" w:cs="Arial"/>
          <w:color w:val="4472C4" w:themeColor="accent1"/>
          <w:sz w:val="22"/>
          <w:szCs w:val="22"/>
        </w:rPr>
        <w:t xml:space="preserve">I think we can do this. We can just remove even more missing </w:t>
      </w:r>
      <w:commentRangeStart w:id="233"/>
      <w:r w:rsidRPr="00243C1C">
        <w:rPr>
          <w:rFonts w:ascii="Arial" w:hAnsi="Arial" w:cs="Arial"/>
          <w:color w:val="4472C4" w:themeColor="accent1"/>
          <w:sz w:val="22"/>
          <w:szCs w:val="22"/>
        </w:rPr>
        <w:t>data</w:t>
      </w:r>
      <w:commentRangeEnd w:id="233"/>
      <w:r w:rsidR="00153861" w:rsidRPr="00243C1C">
        <w:rPr>
          <w:rStyle w:val="CommentReference"/>
          <w:rFonts w:ascii="Arial" w:hAnsi="Arial" w:cs="Arial"/>
          <w:sz w:val="22"/>
          <w:szCs w:val="22"/>
          <w:rPrChange w:id="234" w:author="Joan Casey" w:date="2025-07-18T10:11:00Z" w16du:dateUtc="2025-07-18T17:11:00Z">
            <w:rPr>
              <w:rStyle w:val="CommentReference"/>
            </w:rPr>
          </w:rPrChange>
        </w:rPr>
        <w:commentReference w:id="233"/>
      </w:r>
      <w:r w:rsidR="00C001DB" w:rsidRPr="00243C1C">
        <w:rPr>
          <w:rFonts w:ascii="Arial" w:hAnsi="Arial" w:cs="Arial"/>
          <w:color w:val="4472C4" w:themeColor="accent1"/>
          <w:sz w:val="22"/>
          <w:szCs w:val="22"/>
        </w:rPr>
        <w:t xml:space="preserve">, and then redo the analyses. </w:t>
      </w:r>
      <w:r w:rsidR="00D70569" w:rsidRPr="00243C1C">
        <w:rPr>
          <w:rFonts w:ascii="Arial" w:hAnsi="Arial" w:cs="Arial"/>
          <w:color w:val="4472C4" w:themeColor="accent1"/>
          <w:sz w:val="22"/>
          <w:szCs w:val="22"/>
        </w:rPr>
        <w:t xml:space="preserve">We’ll have </w:t>
      </w:r>
      <w:r w:rsidR="00AE269D" w:rsidRPr="00243C1C">
        <w:rPr>
          <w:rFonts w:ascii="Arial" w:hAnsi="Arial" w:cs="Arial"/>
          <w:color w:val="4472C4" w:themeColor="accent1"/>
          <w:sz w:val="22"/>
          <w:szCs w:val="22"/>
        </w:rPr>
        <w:t>sensitivity</w:t>
      </w:r>
      <w:r w:rsidR="00D70569" w:rsidRPr="00243C1C">
        <w:rPr>
          <w:rFonts w:ascii="Arial" w:hAnsi="Arial" w:cs="Arial"/>
          <w:color w:val="4472C4" w:themeColor="accent1"/>
          <w:sz w:val="22"/>
          <w:szCs w:val="22"/>
        </w:rPr>
        <w:t xml:space="preserve"> analyses coming out of our ears. </w:t>
      </w:r>
    </w:p>
    <w:p w14:paraId="177033D7" w14:textId="1662D2C6" w:rsidR="00912FCB" w:rsidRPr="00243C1C" w:rsidRDefault="009C3EF4">
      <w:pPr>
        <w:rPr>
          <w:rFonts w:ascii="Arial" w:hAnsi="Arial" w:cs="Arial"/>
          <w:color w:val="000000" w:themeColor="text1"/>
          <w:sz w:val="22"/>
          <w:szCs w:val="22"/>
        </w:rPr>
      </w:pPr>
      <w:r w:rsidRPr="00243C1C">
        <w:rPr>
          <w:rFonts w:ascii="Arial" w:hAnsi="Arial" w:cs="Arial"/>
          <w:color w:val="4472C4" w:themeColor="accent1"/>
          <w:sz w:val="22"/>
          <w:szCs w:val="22"/>
        </w:rPr>
        <w:t xml:space="preserve">Remove counties missing more than 20% and get a stronger effect. </w:t>
      </w:r>
      <w:r w:rsidR="007C7B45" w:rsidRPr="00243C1C">
        <w:rPr>
          <w:rFonts w:ascii="Arial" w:hAnsi="Arial" w:cs="Arial"/>
          <w:color w:val="000000" w:themeColor="text1"/>
          <w:sz w:val="22"/>
          <w:szCs w:val="22"/>
        </w:rPr>
        <w:br/>
      </w:r>
      <w:r w:rsidR="007C7B45" w:rsidRPr="00243C1C">
        <w:rPr>
          <w:rFonts w:ascii="Arial" w:hAnsi="Arial" w:cs="Arial"/>
          <w:color w:val="000000" w:themeColor="text1"/>
          <w:sz w:val="22"/>
          <w:szCs w:val="22"/>
        </w:rPr>
        <w:br/>
        <w:t>Minor comments:</w:t>
      </w:r>
      <w:r w:rsidR="007C7B45" w:rsidRPr="00243C1C">
        <w:rPr>
          <w:rFonts w:ascii="Arial" w:hAnsi="Arial" w:cs="Arial"/>
          <w:color w:val="000000" w:themeColor="text1"/>
          <w:sz w:val="22"/>
          <w:szCs w:val="22"/>
        </w:rPr>
        <w:br/>
        <w:t xml:space="preserve">(1) Please consider including the results for </w:t>
      </w:r>
      <w:proofErr w:type="spellStart"/>
      <w:r w:rsidR="007C7B45" w:rsidRPr="00243C1C">
        <w:rPr>
          <w:rFonts w:ascii="Arial" w:hAnsi="Arial" w:cs="Arial"/>
          <w:color w:val="000000" w:themeColor="text1"/>
          <w:sz w:val="22"/>
          <w:szCs w:val="22"/>
        </w:rPr>
        <w:t>qAIC</w:t>
      </w:r>
      <w:proofErr w:type="spellEnd"/>
      <w:r w:rsidR="007C7B45" w:rsidRPr="00243C1C">
        <w:rPr>
          <w:rFonts w:ascii="Arial" w:hAnsi="Arial" w:cs="Arial"/>
          <w:color w:val="000000" w:themeColor="text1"/>
          <w:sz w:val="22"/>
          <w:szCs w:val="22"/>
        </w:rPr>
        <w:t xml:space="preserve"> in supplementary materials for completeness.</w:t>
      </w:r>
    </w:p>
    <w:p w14:paraId="4681858A" w14:textId="0F740C4E" w:rsidR="00912FCB" w:rsidRPr="00243C1C" w:rsidRDefault="00291EBD">
      <w:pPr>
        <w:rPr>
          <w:rFonts w:ascii="Arial" w:hAnsi="Arial" w:cs="Arial"/>
          <w:color w:val="4472C4" w:themeColor="accent1"/>
          <w:sz w:val="22"/>
          <w:szCs w:val="22"/>
        </w:rPr>
      </w:pPr>
      <w:r w:rsidRPr="00243C1C">
        <w:rPr>
          <w:rFonts w:ascii="Arial" w:hAnsi="Arial" w:cs="Arial"/>
          <w:color w:val="4472C4" w:themeColor="accent1"/>
          <w:sz w:val="22"/>
          <w:szCs w:val="22"/>
        </w:rPr>
        <w:t xml:space="preserve">Yes, thank you - we’ve added the </w:t>
      </w:r>
      <w:proofErr w:type="spellStart"/>
      <w:r w:rsidRPr="00243C1C">
        <w:rPr>
          <w:rFonts w:ascii="Arial" w:hAnsi="Arial" w:cs="Arial"/>
          <w:color w:val="4472C4" w:themeColor="accent1"/>
          <w:sz w:val="22"/>
          <w:szCs w:val="22"/>
        </w:rPr>
        <w:t>qAICs</w:t>
      </w:r>
      <w:proofErr w:type="spellEnd"/>
      <w:r w:rsidRPr="00243C1C">
        <w:rPr>
          <w:rFonts w:ascii="Arial" w:hAnsi="Arial" w:cs="Arial"/>
          <w:color w:val="4472C4" w:themeColor="accent1"/>
          <w:sz w:val="22"/>
          <w:szCs w:val="22"/>
        </w:rPr>
        <w:t xml:space="preserve"> to the supplement.</w:t>
      </w:r>
    </w:p>
    <w:p w14:paraId="71ECCF14" w14:textId="77777777" w:rsidR="004A7C39"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In the main analysis results for CVD hospitalizations, the authors report increases in CVD-related hospitalizations 1-3 and 6 days after power outage exposure. However, Figure 2 suggests that significant increases are only observed on lag days 1 and 2. Additionally, Figure 2 indicates that power outages with a size ≥1% appear to have protective effects on CVD-related hospitalizations on lag days 4 and 5 (a similar pattern is observed in Supplemental Figure 1). Could the authors provide an explanation for these findings?</w:t>
      </w:r>
    </w:p>
    <w:p w14:paraId="39A1FE36" w14:textId="31E1C76E" w:rsidR="0033678A" w:rsidRPr="00243C1C" w:rsidRDefault="0033678A" w:rsidP="0033678A">
      <w:pPr>
        <w:pStyle w:val="NormalWeb"/>
        <w:rPr>
          <w:rFonts w:ascii="Arial" w:hAnsi="Arial" w:cs="Arial"/>
          <w:color w:val="0070C0"/>
          <w:sz w:val="22"/>
          <w:szCs w:val="22"/>
        </w:rPr>
      </w:pPr>
      <w:r w:rsidRPr="00243C1C">
        <w:rPr>
          <w:rFonts w:ascii="Arial" w:hAnsi="Arial" w:cs="Arial"/>
          <w:color w:val="0070C0"/>
          <w:sz w:val="22"/>
          <w:szCs w:val="22"/>
        </w:rPr>
        <w:t xml:space="preserve">Thank you for bringing this up. There is some evidence in the literature of week-later delayed effects of heat on CVD hospitalizations, </w:t>
      </w:r>
      <w:r w:rsidR="0059331B" w:rsidRPr="00243C1C">
        <w:rPr>
          <w:rFonts w:ascii="Arial" w:hAnsi="Arial" w:cs="Arial"/>
          <w:color w:val="0070C0"/>
          <w:sz w:val="22"/>
          <w:szCs w:val="22"/>
        </w:rPr>
        <w:t xml:space="preserve">which is why we interpreted lag 6 as positive, </w:t>
      </w:r>
      <w:r w:rsidRPr="00243C1C">
        <w:rPr>
          <w:rFonts w:ascii="Arial" w:hAnsi="Arial" w:cs="Arial"/>
          <w:color w:val="0070C0"/>
          <w:sz w:val="22"/>
          <w:szCs w:val="22"/>
        </w:rPr>
        <w:t>but we were already on the fence about how to interpret that last lag even before comment</w:t>
      </w:r>
      <w:r w:rsidR="003C1F44" w:rsidRPr="00243C1C">
        <w:rPr>
          <w:rFonts w:ascii="Arial" w:hAnsi="Arial" w:cs="Arial"/>
          <w:color w:val="0070C0"/>
          <w:sz w:val="22"/>
          <w:szCs w:val="22"/>
        </w:rPr>
        <w:t>s from both this reviewer and Reviewer 1 about lag 6</w:t>
      </w:r>
      <w:r w:rsidRPr="00243C1C">
        <w:rPr>
          <w:rFonts w:ascii="Arial" w:hAnsi="Arial" w:cs="Arial"/>
          <w:color w:val="0070C0"/>
          <w:sz w:val="22"/>
          <w:szCs w:val="22"/>
        </w:rPr>
        <w:t>. We think it’s fair to interpret it as no effect. We have removed that interpretation from our manuscript and it now reads:</w:t>
      </w:r>
    </w:p>
    <w:p w14:paraId="16A233A3" w14:textId="77777777" w:rsidR="0033678A" w:rsidRPr="00243C1C" w:rsidRDefault="0033678A" w:rsidP="0033678A">
      <w:pPr>
        <w:pStyle w:val="NormalWeb"/>
        <w:spacing w:line="480" w:lineRule="auto"/>
        <w:ind w:firstLine="720"/>
        <w:rPr>
          <w:rFonts w:ascii="Arial" w:hAnsi="Arial" w:cs="Arial"/>
          <w:color w:val="4472C4" w:themeColor="accent1"/>
          <w:sz w:val="22"/>
          <w:szCs w:val="22"/>
          <w:rPrChange w:id="235"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236" w:author="Joan Casey" w:date="2025-07-18T10:11:00Z" w16du:dateUtc="2025-07-18T17:11:00Z">
            <w:rPr>
              <w:rFonts w:ascii="Arial" w:hAnsi="Arial" w:cs="Arial"/>
              <w:color w:val="4472C4" w:themeColor="accent1"/>
              <w:sz w:val="20"/>
              <w:szCs w:val="20"/>
            </w:rPr>
          </w:rPrChange>
        </w:rPr>
        <w:t>In our main analysis we used a case-crossover design with a conditional Poisson model to test the association between 8+ hour power outage and emergency CVD hospitalization rates up to 1 week after power outage exposure. We found increases in CVD-related hospitalizations 1-3 after power outage exposure (</w:t>
      </w:r>
      <w:r w:rsidRPr="00243C1C">
        <w:rPr>
          <w:rFonts w:ascii="Arial" w:hAnsi="Arial" w:cs="Arial"/>
          <w:b/>
          <w:bCs/>
          <w:color w:val="4472C4" w:themeColor="accent1"/>
          <w:sz w:val="22"/>
          <w:szCs w:val="22"/>
          <w:rPrChange w:id="237" w:author="Joan Casey" w:date="2025-07-18T10:11:00Z" w16du:dateUtc="2025-07-18T17:11:00Z">
            <w:rPr>
              <w:rFonts w:ascii="Arial" w:hAnsi="Arial" w:cs="Arial"/>
              <w:b/>
              <w:bCs/>
              <w:color w:val="4472C4" w:themeColor="accent1"/>
              <w:sz w:val="20"/>
              <w:szCs w:val="20"/>
            </w:rPr>
          </w:rPrChange>
        </w:rPr>
        <w:t>Figure 2</w:t>
      </w:r>
      <w:r w:rsidRPr="00243C1C">
        <w:rPr>
          <w:rFonts w:ascii="Arial" w:hAnsi="Arial" w:cs="Arial"/>
          <w:color w:val="4472C4" w:themeColor="accent1"/>
          <w:sz w:val="22"/>
          <w:szCs w:val="22"/>
          <w:rPrChange w:id="238" w:author="Joan Casey" w:date="2025-07-18T10:11:00Z" w16du:dateUtc="2025-07-18T17:11:00Z">
            <w:rPr>
              <w:rFonts w:ascii="Arial" w:hAnsi="Arial" w:cs="Arial"/>
              <w:color w:val="4472C4" w:themeColor="accent1"/>
              <w:sz w:val="20"/>
              <w:szCs w:val="20"/>
            </w:rPr>
          </w:rPrChange>
        </w:rPr>
        <w:t xml:space="preserve">). </w:t>
      </w:r>
    </w:p>
    <w:p w14:paraId="78D17B1D" w14:textId="168A6506" w:rsidR="00797FDF" w:rsidRPr="00243C1C" w:rsidRDefault="00797FDF" w:rsidP="0033678A">
      <w:pPr>
        <w:pStyle w:val="NormalWeb"/>
        <w:spacing w:line="480" w:lineRule="auto"/>
        <w:ind w:firstLine="720"/>
        <w:rPr>
          <w:rFonts w:ascii="Arial" w:hAnsi="Arial" w:cs="Arial"/>
          <w:color w:val="4472C4" w:themeColor="accent1"/>
          <w:sz w:val="22"/>
          <w:szCs w:val="22"/>
        </w:rPr>
      </w:pPr>
      <w:r w:rsidRPr="00243C1C">
        <w:rPr>
          <w:rFonts w:ascii="Arial" w:hAnsi="Arial" w:cs="Arial"/>
          <w:color w:val="4472C4" w:themeColor="accent1"/>
          <w:sz w:val="22"/>
          <w:szCs w:val="22"/>
        </w:rPr>
        <w:t xml:space="preserve">The observed protective effect on hospitalizations 4–5 days after a power outage may be a harvesting effect. For larger outages, there seems to be no impact on hospitalizations, making it unclear </w:t>
      </w:r>
      <w:r w:rsidR="009F5EC2" w:rsidRPr="00243C1C">
        <w:rPr>
          <w:rFonts w:ascii="Arial" w:hAnsi="Arial" w:cs="Arial"/>
          <w:color w:val="4472C4" w:themeColor="accent1"/>
          <w:sz w:val="22"/>
          <w:szCs w:val="22"/>
        </w:rPr>
        <w:t xml:space="preserve">to us </w:t>
      </w:r>
      <w:r w:rsidRPr="00243C1C">
        <w:rPr>
          <w:rFonts w:ascii="Arial" w:hAnsi="Arial" w:cs="Arial"/>
          <w:color w:val="4472C4" w:themeColor="accent1"/>
          <w:sz w:val="22"/>
          <w:szCs w:val="22"/>
        </w:rPr>
        <w:t>whether any true protective effect exists.</w:t>
      </w:r>
      <w:r w:rsidR="003077EA" w:rsidRPr="00243C1C">
        <w:rPr>
          <w:rFonts w:ascii="Arial" w:hAnsi="Arial" w:cs="Arial"/>
          <w:color w:val="4472C4" w:themeColor="accent1"/>
          <w:sz w:val="22"/>
          <w:szCs w:val="22"/>
        </w:rPr>
        <w:t xml:space="preserve"> We’ve added the following text explaining our interpretation of these findings to the discussion: </w:t>
      </w:r>
    </w:p>
    <w:p w14:paraId="016F7496" w14:textId="293FAB9F" w:rsidR="0056448C" w:rsidRPr="00243C1C" w:rsidRDefault="0056448C" w:rsidP="0033678A">
      <w:pPr>
        <w:pStyle w:val="NormalWeb"/>
        <w:spacing w:line="480" w:lineRule="auto"/>
        <w:ind w:firstLine="720"/>
        <w:rPr>
          <w:rFonts w:ascii="Arial" w:hAnsi="Arial" w:cs="Arial"/>
          <w:color w:val="4472C4" w:themeColor="accent1"/>
          <w:sz w:val="22"/>
          <w:szCs w:val="22"/>
          <w:rPrChange w:id="239"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240" w:author="Joan Casey" w:date="2025-07-18T10:11:00Z" w16du:dateUtc="2025-07-18T17:11:00Z">
            <w:rPr>
              <w:rFonts w:ascii="Arial" w:hAnsi="Arial" w:cs="Arial"/>
              <w:color w:val="4472C4" w:themeColor="accent1"/>
              <w:sz w:val="20"/>
              <w:szCs w:val="20"/>
            </w:rPr>
          </w:rPrChange>
        </w:rPr>
        <w:lastRenderedPageBreak/>
        <w:t>The observed protective effect on hospitalizations 4–5 days after a power outage may be a harvesting effect. For larger outages, there seems to be no impact on hospitalizations, making it unclear whether any true protective effect exists.</w:t>
      </w:r>
    </w:p>
    <w:p w14:paraId="077323D0" w14:textId="77777777" w:rsidR="007824C8"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Pr="00243C1C" w:rsidRDefault="0033678A">
      <w:pPr>
        <w:rPr>
          <w:rFonts w:ascii="Arial" w:hAnsi="Arial" w:cs="Arial"/>
          <w:color w:val="000000" w:themeColor="text1"/>
          <w:sz w:val="22"/>
          <w:szCs w:val="22"/>
        </w:rPr>
      </w:pPr>
    </w:p>
    <w:p w14:paraId="5A9B8C0F" w14:textId="21514429" w:rsidR="003D24E2" w:rsidRPr="00243C1C" w:rsidRDefault="003D24E2">
      <w:pPr>
        <w:rPr>
          <w:rFonts w:ascii="Arial" w:hAnsi="Arial" w:cs="Arial"/>
          <w:color w:val="4472C4" w:themeColor="accent1"/>
          <w:sz w:val="22"/>
          <w:szCs w:val="22"/>
        </w:rPr>
      </w:pPr>
      <w:r w:rsidRPr="00243C1C">
        <w:rPr>
          <w:rFonts w:ascii="Arial" w:hAnsi="Arial" w:cs="Arial"/>
          <w:color w:val="4472C4" w:themeColor="accent1"/>
          <w:sz w:val="22"/>
          <w:szCs w:val="22"/>
        </w:rPr>
        <w:t>Yes – we chose to analyze these two outcomes separately because we hypothesized that th</w:t>
      </w:r>
      <w:r w:rsidR="00F127CE" w:rsidRPr="00243C1C">
        <w:rPr>
          <w:rFonts w:ascii="Arial" w:hAnsi="Arial" w:cs="Arial"/>
          <w:color w:val="4472C4" w:themeColor="accent1"/>
          <w:sz w:val="22"/>
          <w:szCs w:val="22"/>
        </w:rPr>
        <w:t xml:space="preserve">e effects of power outage on CVD and </w:t>
      </w:r>
      <w:r w:rsidR="008B64BA" w:rsidRPr="00243C1C">
        <w:rPr>
          <w:rFonts w:ascii="Arial" w:hAnsi="Arial" w:cs="Arial"/>
          <w:color w:val="4472C4" w:themeColor="accent1"/>
          <w:sz w:val="22"/>
          <w:szCs w:val="22"/>
        </w:rPr>
        <w:t>respiratory</w:t>
      </w:r>
      <w:r w:rsidR="00F127CE" w:rsidRPr="00243C1C">
        <w:rPr>
          <w:rFonts w:ascii="Arial" w:hAnsi="Arial" w:cs="Arial"/>
          <w:color w:val="4472C4" w:themeColor="accent1"/>
          <w:sz w:val="22"/>
          <w:szCs w:val="22"/>
        </w:rPr>
        <w:t xml:space="preserve"> </w:t>
      </w:r>
      <w:r w:rsidR="008B64BA" w:rsidRPr="00243C1C">
        <w:rPr>
          <w:rFonts w:ascii="Arial" w:hAnsi="Arial" w:cs="Arial"/>
          <w:color w:val="4472C4" w:themeColor="accent1"/>
          <w:sz w:val="22"/>
          <w:szCs w:val="22"/>
        </w:rPr>
        <w:t>hospitalizations</w:t>
      </w:r>
      <w:r w:rsidR="00F127CE" w:rsidRPr="00243C1C">
        <w:rPr>
          <w:rFonts w:ascii="Arial" w:hAnsi="Arial" w:cs="Arial"/>
          <w:color w:val="4472C4" w:themeColor="accent1"/>
          <w:sz w:val="22"/>
          <w:szCs w:val="22"/>
        </w:rPr>
        <w:t xml:space="preserve"> may be different. </w:t>
      </w:r>
      <w:r w:rsidR="008B64BA" w:rsidRPr="00243C1C">
        <w:rPr>
          <w:rFonts w:ascii="Arial" w:hAnsi="Arial" w:cs="Arial"/>
          <w:color w:val="4472C4" w:themeColor="accent1"/>
          <w:sz w:val="22"/>
          <w:szCs w:val="22"/>
        </w:rPr>
        <w:t xml:space="preserve">We’ve included the following text in the discussion: </w:t>
      </w:r>
    </w:p>
    <w:p w14:paraId="7FE94F62" w14:textId="6F015FF1" w:rsidR="00553BF3" w:rsidRPr="00243C1C" w:rsidRDefault="00933117" w:rsidP="00D904ED">
      <w:pPr>
        <w:spacing w:after="0" w:line="480" w:lineRule="auto"/>
        <w:ind w:firstLine="720"/>
        <w:rPr>
          <w:rFonts w:ascii="Arial" w:hAnsi="Arial" w:cs="Arial"/>
          <w:color w:val="4472C4" w:themeColor="accent1"/>
          <w:sz w:val="22"/>
          <w:szCs w:val="22"/>
          <w:rPrChange w:id="241" w:author="Joan Casey" w:date="2025-07-18T10:11:00Z" w16du:dateUtc="2025-07-18T17:11:00Z">
            <w:rPr>
              <w:rFonts w:ascii="Arial" w:hAnsi="Arial" w:cs="Arial"/>
              <w:color w:val="4472C4" w:themeColor="accent1"/>
              <w:sz w:val="20"/>
              <w:szCs w:val="20"/>
            </w:rPr>
          </w:rPrChange>
        </w:rPr>
      </w:pPr>
      <w:r w:rsidRPr="00243C1C">
        <w:rPr>
          <w:rFonts w:ascii="Arial" w:hAnsi="Arial" w:cs="Arial"/>
          <w:color w:val="4472C4" w:themeColor="accent1"/>
          <w:sz w:val="22"/>
          <w:szCs w:val="22"/>
          <w:rPrChange w:id="242" w:author="Joan Casey" w:date="2025-07-18T10:11:00Z" w16du:dateUtc="2025-07-18T17:11:00Z">
            <w:rPr>
              <w:rFonts w:ascii="Arial" w:hAnsi="Arial" w:cs="Arial"/>
              <w:color w:val="4472C4" w:themeColor="accent1"/>
              <w:sz w:val="20"/>
              <w:szCs w:val="20"/>
            </w:rPr>
          </w:rPrChange>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are likely different since the lagged effects of high or low temperature and air pollution differ for CVD versus respiratory disease </w:t>
      </w:r>
      <w:r w:rsidRPr="00243C1C">
        <w:rPr>
          <w:rFonts w:ascii="Arial" w:hAnsi="Arial" w:cs="Arial"/>
          <w:color w:val="4472C4" w:themeColor="accent1"/>
          <w:sz w:val="22"/>
          <w:szCs w:val="22"/>
          <w:rPrChange w:id="243" w:author="Joan Casey" w:date="2025-07-18T10:11:00Z" w16du:dateUtc="2025-07-18T17:11:00Z">
            <w:rPr>
              <w:rFonts w:ascii="Arial" w:hAnsi="Arial" w:cs="Arial"/>
              <w:color w:val="4472C4" w:themeColor="accent1"/>
              <w:sz w:val="20"/>
              <w:szCs w:val="20"/>
            </w:rPr>
          </w:rPrChange>
        </w:rPr>
        <w:fldChar w:fldCharType="begin"/>
      </w:r>
      <w:r w:rsidRPr="00243C1C">
        <w:rPr>
          <w:rFonts w:ascii="Arial" w:hAnsi="Arial" w:cs="Arial"/>
          <w:color w:val="4472C4" w:themeColor="accent1"/>
          <w:sz w:val="22"/>
          <w:szCs w:val="22"/>
          <w:rPrChange w:id="244" w:author="Joan Casey" w:date="2025-07-18T10:11:00Z" w16du:dateUtc="2025-07-18T17:11:00Z">
            <w:rPr>
              <w:rFonts w:ascii="Arial" w:hAnsi="Arial" w:cs="Arial"/>
              <w:color w:val="4472C4" w:themeColor="accent1"/>
              <w:sz w:val="20"/>
              <w:szCs w:val="20"/>
            </w:rPr>
          </w:rPrChange>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Pr="00243C1C">
        <w:rPr>
          <w:rFonts w:ascii="Arial" w:hAnsi="Arial" w:cs="Arial"/>
          <w:color w:val="4472C4" w:themeColor="accent1"/>
          <w:sz w:val="22"/>
          <w:szCs w:val="22"/>
          <w:rPrChange w:id="245" w:author="Joan Casey" w:date="2025-07-18T10:11:00Z" w16du:dateUtc="2025-07-18T17:11:00Z">
            <w:rPr>
              <w:rFonts w:ascii="Arial" w:hAnsi="Arial" w:cs="Arial"/>
              <w:color w:val="4472C4" w:themeColor="accent1"/>
              <w:sz w:val="20"/>
              <w:szCs w:val="20"/>
            </w:rPr>
          </w:rPrChange>
        </w:rPr>
        <w:fldChar w:fldCharType="separate"/>
      </w:r>
      <w:r w:rsidRPr="00243C1C">
        <w:rPr>
          <w:rFonts w:ascii="Arial" w:hAnsi="Arial" w:cs="Arial"/>
          <w:color w:val="4472C4" w:themeColor="accent1"/>
          <w:sz w:val="22"/>
          <w:szCs w:val="22"/>
          <w:rPrChange w:id="246" w:author="Joan Casey" w:date="2025-07-18T10:11:00Z" w16du:dateUtc="2025-07-18T17:11:00Z">
            <w:rPr>
              <w:rFonts w:ascii="Arial" w:hAnsi="Arial" w:cs="Arial"/>
              <w:color w:val="4472C4" w:themeColor="accent1"/>
              <w:sz w:val="20"/>
            </w:rPr>
          </w:rPrChange>
        </w:rPr>
        <w:t>(26–28)</w:t>
      </w:r>
      <w:r w:rsidRPr="00243C1C">
        <w:rPr>
          <w:rFonts w:ascii="Arial" w:hAnsi="Arial" w:cs="Arial"/>
          <w:color w:val="4472C4" w:themeColor="accent1"/>
          <w:sz w:val="22"/>
          <w:szCs w:val="22"/>
          <w:rPrChange w:id="247" w:author="Joan Casey" w:date="2025-07-18T10:11:00Z" w16du:dateUtc="2025-07-18T17:11:00Z">
            <w:rPr>
              <w:rFonts w:ascii="Arial" w:hAnsi="Arial" w:cs="Arial"/>
              <w:color w:val="4472C4" w:themeColor="accent1"/>
              <w:sz w:val="20"/>
              <w:szCs w:val="20"/>
            </w:rPr>
          </w:rPrChange>
        </w:rPr>
        <w:fldChar w:fldCharType="end"/>
      </w:r>
      <w:r w:rsidRPr="00243C1C">
        <w:rPr>
          <w:rFonts w:ascii="Arial" w:hAnsi="Arial" w:cs="Arial"/>
          <w:color w:val="4472C4" w:themeColor="accent1"/>
          <w:sz w:val="22"/>
          <w:szCs w:val="22"/>
          <w:rPrChange w:id="248" w:author="Joan Casey" w:date="2025-07-18T10:11:00Z" w16du:dateUtc="2025-07-18T17:11:00Z">
            <w:rPr>
              <w:rFonts w:ascii="Arial" w:hAnsi="Arial" w:cs="Arial"/>
              <w:color w:val="4472C4" w:themeColor="accent1"/>
              <w:sz w:val="20"/>
              <w:szCs w:val="20"/>
            </w:rPr>
          </w:rPrChange>
        </w:rPr>
        <w:t xml:space="preserve">. </w:t>
      </w:r>
    </w:p>
    <w:p w14:paraId="2E28C066" w14:textId="4BA3849E" w:rsidR="0033678A" w:rsidRPr="00243C1C" w:rsidRDefault="00FD73CC" w:rsidP="00FD73CC">
      <w:pPr>
        <w:pStyle w:val="NormalWeb"/>
        <w:rPr>
          <w:rFonts w:ascii="Arial" w:hAnsi="Arial" w:cs="Arial"/>
          <w:color w:val="4472C4" w:themeColor="accent1"/>
          <w:sz w:val="22"/>
          <w:szCs w:val="22"/>
        </w:rPr>
      </w:pPr>
      <w:r w:rsidRPr="00243C1C">
        <w:rPr>
          <w:rFonts w:ascii="Arial" w:hAnsi="Arial" w:cs="Arial"/>
          <w:color w:val="4472C4" w:themeColor="accent1"/>
          <w:sz w:val="22"/>
          <w:szCs w:val="22"/>
        </w:rPr>
        <w:t xml:space="preserve">Thank you for your </w:t>
      </w:r>
      <w:proofErr w:type="gramStart"/>
      <w:r w:rsidRPr="00243C1C">
        <w:rPr>
          <w:rFonts w:ascii="Arial" w:hAnsi="Arial" w:cs="Arial"/>
          <w:color w:val="4472C4" w:themeColor="accent1"/>
          <w:sz w:val="22"/>
          <w:szCs w:val="22"/>
        </w:rPr>
        <w:t>comments</w:t>
      </w:r>
      <w:proofErr w:type="gramEnd"/>
      <w:r w:rsidRPr="00243C1C">
        <w:rPr>
          <w:rFonts w:ascii="Arial" w:hAnsi="Arial" w:cs="Arial"/>
          <w:color w:val="4472C4" w:themeColor="accent1"/>
          <w:sz w:val="22"/>
          <w:szCs w:val="22"/>
        </w:rPr>
        <w:t xml:space="preserve"> Reviewer 3</w:t>
      </w:r>
      <w:r w:rsidR="00A1631D"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 </w:t>
      </w:r>
    </w:p>
    <w:p w14:paraId="6731A5B2" w14:textId="7257970A" w:rsidR="00451111"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 xml:space="preserve">Editor comments: </w:t>
      </w:r>
    </w:p>
    <w:p w14:paraId="3AB36460" w14:textId="77777777" w:rsidR="00F3656F"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78C76179" w14:textId="77777777" w:rsidR="00291D3D" w:rsidRPr="00243C1C" w:rsidRDefault="00F3656F">
      <w:pPr>
        <w:rPr>
          <w:rFonts w:ascii="Arial" w:hAnsi="Arial" w:cs="Arial"/>
          <w:color w:val="000000" w:themeColor="text1"/>
          <w:sz w:val="22"/>
          <w:szCs w:val="22"/>
        </w:rPr>
      </w:pPr>
      <w:r w:rsidRPr="00243C1C">
        <w:rPr>
          <w:rFonts w:ascii="Arial" w:hAnsi="Arial" w:cs="Arial"/>
          <w:color w:val="4472C4" w:themeColor="accent1"/>
          <w:sz w:val="22"/>
          <w:szCs w:val="22"/>
        </w:rPr>
        <w:t xml:space="preserve">Yup we fixed that </w:t>
      </w:r>
      <w:commentRangeStart w:id="249"/>
      <w:r w:rsidRPr="00243C1C">
        <w:rPr>
          <w:rFonts w:ascii="Arial" w:hAnsi="Arial" w:cs="Arial"/>
          <w:color w:val="4472C4" w:themeColor="accent1"/>
          <w:sz w:val="22"/>
          <w:szCs w:val="22"/>
        </w:rPr>
        <w:t>sorry</w:t>
      </w:r>
      <w:commentRangeEnd w:id="249"/>
      <w:r w:rsidR="000202E8" w:rsidRPr="00243C1C">
        <w:rPr>
          <w:rStyle w:val="CommentReference"/>
          <w:rFonts w:ascii="Arial" w:hAnsi="Arial" w:cs="Arial"/>
          <w:color w:val="4472C4" w:themeColor="accent1"/>
          <w:sz w:val="22"/>
          <w:szCs w:val="22"/>
        </w:rPr>
        <w:commentReference w:id="249"/>
      </w:r>
      <w:r w:rsidRPr="00243C1C">
        <w:rPr>
          <w:rFonts w:ascii="Arial" w:hAnsi="Arial" w:cs="Arial"/>
          <w:color w:val="4472C4" w:themeColor="accent1"/>
          <w:sz w:val="22"/>
          <w:szCs w:val="22"/>
        </w:rPr>
        <w:t xml:space="preserve">.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 xml:space="preserve">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w:t>
      </w:r>
      <w:proofErr w:type="gramStart"/>
      <w:r w:rsidR="00556EC9" w:rsidRPr="00243C1C">
        <w:rPr>
          <w:rFonts w:ascii="Arial" w:hAnsi="Arial" w:cs="Arial"/>
          <w:color w:val="000000" w:themeColor="text1"/>
          <w:sz w:val="22"/>
          <w:szCs w:val="22"/>
        </w:rPr>
        <w:t>So</w:t>
      </w:r>
      <w:proofErr w:type="gramEnd"/>
      <w:r w:rsidR="00556EC9" w:rsidRPr="00243C1C">
        <w:rPr>
          <w:rFonts w:ascii="Arial" w:hAnsi="Arial" w:cs="Arial"/>
          <w:color w:val="000000" w:themeColor="text1"/>
          <w:sz w:val="22"/>
          <w:szCs w:val="22"/>
        </w:rPr>
        <w:t xml:space="preserve"> it does not resonate with me. The issue is definitional -- the reader's mind automatically interprets this to mean that each individual in the U.S&gt; experiences 8 outages per year. But the 1% bit of the statistic is doing a lot of work here -- it means that only a tiny number of households, different each time, are affected. The more useful </w:t>
      </w:r>
      <w:r w:rsidR="00556EC9" w:rsidRPr="00243C1C">
        <w:rPr>
          <w:rFonts w:ascii="Arial" w:hAnsi="Arial" w:cs="Arial"/>
          <w:color w:val="000000" w:themeColor="text1"/>
          <w:sz w:val="22"/>
          <w:szCs w:val="22"/>
        </w:rPr>
        <w:lastRenderedPageBreak/>
        <w:t>statistic is the median + IQR of power outages experienced by a given person/household per year.</w:t>
      </w:r>
    </w:p>
    <w:p w14:paraId="14E45FFE" w14:textId="3DE9B174" w:rsidR="00690F44" w:rsidRPr="00243C1C" w:rsidRDefault="00690F44">
      <w:pPr>
        <w:rPr>
          <w:rFonts w:ascii="Arial" w:hAnsi="Arial" w:cs="Arial"/>
          <w:color w:val="4472C4" w:themeColor="accent1"/>
          <w:sz w:val="22"/>
          <w:szCs w:val="22"/>
        </w:rPr>
      </w:pPr>
      <w:r w:rsidRPr="00243C1C">
        <w:rPr>
          <w:rFonts w:ascii="Arial" w:hAnsi="Arial" w:cs="Arial"/>
          <w:color w:val="4472C4" w:themeColor="accent1"/>
          <w:sz w:val="22"/>
          <w:szCs w:val="22"/>
        </w:rPr>
        <w:t>Thanks for</w:t>
      </w:r>
      <w:r w:rsidR="00E1602C" w:rsidRPr="00243C1C">
        <w:rPr>
          <w:rFonts w:ascii="Arial" w:hAnsi="Arial" w:cs="Arial"/>
          <w:color w:val="4472C4" w:themeColor="accent1"/>
          <w:sz w:val="22"/>
          <w:szCs w:val="22"/>
        </w:rPr>
        <w:t xml:space="preserve"> highlighting this point again. </w:t>
      </w:r>
      <w:r w:rsidRPr="00243C1C">
        <w:rPr>
          <w:rFonts w:ascii="Arial" w:hAnsi="Arial" w:cs="Arial"/>
          <w:color w:val="4472C4" w:themeColor="accent1"/>
          <w:sz w:val="22"/>
          <w:szCs w:val="22"/>
        </w:rPr>
        <w:t>What you said makes a lot of sense.</w:t>
      </w:r>
      <w:r w:rsidR="00785508" w:rsidRPr="00243C1C">
        <w:rPr>
          <w:rFonts w:ascii="Arial" w:hAnsi="Arial" w:cs="Arial"/>
          <w:color w:val="4472C4" w:themeColor="accent1"/>
          <w:sz w:val="22"/>
          <w:szCs w:val="22"/>
        </w:rPr>
        <w:t xml:space="preserve"> We also wanted to calculate the statistic that you mention at the end of that sentence, but</w:t>
      </w:r>
      <w:r w:rsidRPr="00243C1C">
        <w:rPr>
          <w:rFonts w:ascii="Arial" w:hAnsi="Arial" w:cs="Arial"/>
          <w:color w:val="4472C4" w:themeColor="accent1"/>
          <w:sz w:val="22"/>
          <w:szCs w:val="22"/>
        </w:rPr>
        <w:t xml:space="preserve"> we can</w:t>
      </w:r>
      <w:r w:rsidR="000C1E0B" w:rsidRPr="00243C1C">
        <w:rPr>
          <w:rFonts w:ascii="Arial" w:hAnsi="Arial" w:cs="Arial"/>
          <w:color w:val="4472C4" w:themeColor="accent1"/>
          <w:sz w:val="22"/>
          <w:szCs w:val="22"/>
        </w:rPr>
        <w:t>’t</w:t>
      </w:r>
      <w:r w:rsidRPr="00243C1C">
        <w:rPr>
          <w:rFonts w:ascii="Arial" w:hAnsi="Arial" w:cs="Arial"/>
          <w:color w:val="4472C4" w:themeColor="accent1"/>
          <w:sz w:val="22"/>
          <w:szCs w:val="22"/>
        </w:rPr>
        <w:t xml:space="preserve"> calculate </w:t>
      </w:r>
      <w:r w:rsidR="00785508" w:rsidRPr="00243C1C">
        <w:rPr>
          <w:rFonts w:ascii="Arial" w:hAnsi="Arial" w:cs="Arial"/>
          <w:color w:val="4472C4" w:themeColor="accent1"/>
          <w:sz w:val="22"/>
          <w:szCs w:val="22"/>
        </w:rPr>
        <w:t xml:space="preserve">that from the </w:t>
      </w:r>
      <w:r w:rsidR="000C1E0B" w:rsidRPr="00243C1C">
        <w:rPr>
          <w:rFonts w:ascii="Arial" w:hAnsi="Arial" w:cs="Arial"/>
          <w:color w:val="4472C4" w:themeColor="accent1"/>
          <w:sz w:val="22"/>
          <w:szCs w:val="22"/>
        </w:rPr>
        <w:t xml:space="preserve">data we have available. We did change what </w:t>
      </w:r>
      <w:r w:rsidR="00DC3301" w:rsidRPr="00243C1C">
        <w:rPr>
          <w:rFonts w:ascii="Arial" w:hAnsi="Arial" w:cs="Arial"/>
          <w:color w:val="4472C4" w:themeColor="accent1"/>
          <w:sz w:val="22"/>
          <w:szCs w:val="22"/>
        </w:rPr>
        <w:t>we’ve written to</w:t>
      </w:r>
      <w:r w:rsidR="009F08C3" w:rsidRPr="00243C1C">
        <w:rPr>
          <w:rFonts w:ascii="Arial" w:hAnsi="Arial" w:cs="Arial"/>
          <w:color w:val="4472C4" w:themeColor="accent1"/>
          <w:sz w:val="22"/>
          <w:szCs w:val="22"/>
        </w:rPr>
        <w:t xml:space="preserve"> give the reader a more correct interpretation of what this means:</w:t>
      </w:r>
    </w:p>
    <w:p w14:paraId="68D58890" w14:textId="1397B9EC" w:rsidR="007B3486" w:rsidRPr="00243C1C" w:rsidRDefault="009F08C3" w:rsidP="00C30BC2">
      <w:pPr>
        <w:pStyle w:val="NormalWeb"/>
        <w:spacing w:line="480" w:lineRule="auto"/>
        <w:ind w:firstLine="720"/>
        <w:rPr>
          <w:rFonts w:ascii="Arial" w:hAnsi="Arial" w:cs="Arial"/>
          <w:color w:val="4472C4" w:themeColor="accent1"/>
          <w:sz w:val="22"/>
          <w:szCs w:val="22"/>
        </w:rPr>
      </w:pPr>
      <w:r w:rsidRPr="00243C1C">
        <w:rPr>
          <w:rFonts w:ascii="Arial" w:hAnsi="Arial" w:cs="Arial"/>
          <w:color w:val="4472C4" w:themeColor="accent1"/>
          <w:sz w:val="22"/>
          <w:szCs w:val="22"/>
          <w:rPrChange w:id="250" w:author="Joan Casey" w:date="2025-07-18T10:11:00Z" w16du:dateUtc="2025-07-18T17:11:00Z">
            <w:rPr>
              <w:rFonts w:ascii="Arial" w:hAnsi="Arial" w:cs="Arial"/>
              <w:color w:val="4472C4" w:themeColor="accent1"/>
              <w:sz w:val="20"/>
              <w:szCs w:val="20"/>
            </w:rPr>
          </w:rPrChange>
        </w:rPr>
        <w:t xml:space="preserve">We included 2,161 US counties, covering 71.1% of older adult Medicare Fee-For-Service beneficiaries age 65+ (N = 23,645,101). These counties experienced an average of 7 (standard deviation, SD=29) 8+ hour power outages affecting </w:t>
      </w:r>
      <w:r w:rsidRPr="00243C1C">
        <w:rPr>
          <w:rFonts w:ascii="Arial" w:eastAsia="Garamond" w:hAnsi="Arial" w:cs="Arial"/>
          <w:color w:val="4472C4" w:themeColor="accent1"/>
          <w:sz w:val="22"/>
          <w:szCs w:val="22"/>
          <w:rPrChange w:id="251"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252" w:author="Joan Casey" w:date="2025-07-18T10:11:00Z" w16du:dateUtc="2025-07-18T17:11:00Z">
            <w:rPr>
              <w:rFonts w:ascii="Arial" w:hAnsi="Arial" w:cs="Arial"/>
              <w:color w:val="4472C4" w:themeColor="accent1"/>
              <w:sz w:val="20"/>
              <w:szCs w:val="20"/>
            </w:rPr>
          </w:rPrChange>
        </w:rPr>
        <w:t>1% of customers in 2018 (</w:t>
      </w:r>
      <w:r w:rsidRPr="00243C1C">
        <w:rPr>
          <w:rFonts w:ascii="Arial" w:hAnsi="Arial" w:cs="Arial"/>
          <w:b/>
          <w:bCs/>
          <w:color w:val="4472C4" w:themeColor="accent1"/>
          <w:sz w:val="22"/>
          <w:szCs w:val="22"/>
          <w:rPrChange w:id="253" w:author="Joan Casey" w:date="2025-07-18T10:11:00Z" w16du:dateUtc="2025-07-18T17:11:00Z">
            <w:rPr>
              <w:rFonts w:ascii="Arial" w:hAnsi="Arial" w:cs="Arial"/>
              <w:b/>
              <w:bCs/>
              <w:color w:val="4472C4" w:themeColor="accent1"/>
              <w:sz w:val="20"/>
              <w:szCs w:val="20"/>
            </w:rPr>
          </w:rPrChange>
        </w:rPr>
        <w:t>Figure 1</w:t>
      </w:r>
      <w:r w:rsidRPr="00243C1C">
        <w:rPr>
          <w:rFonts w:ascii="Arial" w:hAnsi="Arial" w:cs="Arial"/>
          <w:color w:val="4472C4" w:themeColor="accent1"/>
          <w:sz w:val="22"/>
          <w:szCs w:val="22"/>
          <w:rPrChange w:id="254" w:author="Joan Casey" w:date="2025-07-18T10:11:00Z" w16du:dateUtc="2025-07-18T17:11:00Z">
            <w:rPr>
              <w:rFonts w:ascii="Arial" w:hAnsi="Arial" w:cs="Arial"/>
              <w:color w:val="4472C4" w:themeColor="accent1"/>
              <w:sz w:val="20"/>
              <w:szCs w:val="20"/>
            </w:rPr>
          </w:rPrChange>
        </w:rPr>
        <w:t xml:space="preserve">). Because counties were considered exposed to an 8+ hour power outage if </w:t>
      </w:r>
      <w:r w:rsidRPr="00243C1C">
        <w:rPr>
          <w:rFonts w:ascii="Arial" w:eastAsia="Garamond" w:hAnsi="Arial" w:cs="Arial"/>
          <w:color w:val="4472C4" w:themeColor="accent1"/>
          <w:sz w:val="22"/>
          <w:szCs w:val="22"/>
          <w:rPrChange w:id="255" w:author="Joan Casey" w:date="2025-07-18T10:11:00Z" w16du:dateUtc="2025-07-18T17:11:00Z">
            <w:rPr>
              <w:rFonts w:ascii="Arial" w:eastAsia="Garamond" w:hAnsi="Arial" w:cs="Arial"/>
              <w:color w:val="4472C4" w:themeColor="accent1"/>
              <w:sz w:val="20"/>
              <w:szCs w:val="20"/>
            </w:rPr>
          </w:rPrChange>
        </w:rPr>
        <w:t>≥</w:t>
      </w:r>
      <w:r w:rsidRPr="00243C1C">
        <w:rPr>
          <w:rFonts w:ascii="Arial" w:hAnsi="Arial" w:cs="Arial"/>
          <w:color w:val="4472C4" w:themeColor="accent1"/>
          <w:sz w:val="22"/>
          <w:szCs w:val="22"/>
          <w:rPrChange w:id="256" w:author="Joan Casey" w:date="2025-07-18T10:11:00Z" w16du:dateUtc="2025-07-18T17:11:00Z">
            <w:rPr>
              <w:rFonts w:ascii="Arial" w:hAnsi="Arial" w:cs="Arial"/>
              <w:color w:val="4472C4" w:themeColor="accent1"/>
              <w:sz w:val="20"/>
              <w:szCs w:val="20"/>
            </w:rPr>
          </w:rPrChange>
        </w:rPr>
        <w:t>1% of customers were without power for 8+ hours, it was not the case that individuals experienced an average of 7 8+ hour outages; rather, a small portion of customers in these counties were affected by 8+ hour outages.</w:t>
      </w:r>
      <w:r w:rsidRPr="00243C1C">
        <w:rPr>
          <w:rFonts w:ascii="Arial" w:hAnsi="Arial" w:cs="Arial"/>
          <w:color w:val="4472C4" w:themeColor="accent1"/>
          <w:sz w:val="22"/>
          <w:szCs w:val="22"/>
        </w:rPr>
        <w:t xml:space="preserve"> </w:t>
      </w:r>
      <w:r w:rsidR="00556EC9" w:rsidRPr="00243C1C">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2670E798" w14:textId="21BDBA27" w:rsidR="007B3486" w:rsidRPr="00243C1C" w:rsidRDefault="00305A2B">
      <w:pPr>
        <w:rPr>
          <w:rFonts w:ascii="Arial" w:hAnsi="Arial" w:cs="Arial"/>
          <w:color w:val="000000" w:themeColor="text1"/>
          <w:sz w:val="22"/>
          <w:szCs w:val="22"/>
        </w:rPr>
      </w:pPr>
      <w:r w:rsidRPr="00243C1C">
        <w:rPr>
          <w:rFonts w:ascii="Arial" w:hAnsi="Arial" w:cs="Arial"/>
          <w:color w:val="4472C4" w:themeColor="accent1"/>
          <w:sz w:val="22"/>
          <w:szCs w:val="22"/>
        </w:rPr>
        <w:t>Yes</w:t>
      </w:r>
      <w:r w:rsidR="007B3486" w:rsidRPr="00243C1C">
        <w:rPr>
          <w:rFonts w:ascii="Arial" w:hAnsi="Arial" w:cs="Arial"/>
          <w:color w:val="4472C4" w:themeColor="accent1"/>
          <w:sz w:val="22"/>
          <w:szCs w:val="22"/>
        </w:rPr>
        <w:t xml:space="preserve"> – we can make a </w:t>
      </w:r>
      <w:r w:rsidR="00690F44" w:rsidRPr="00243C1C">
        <w:rPr>
          <w:rFonts w:ascii="Arial" w:hAnsi="Arial" w:cs="Arial"/>
          <w:color w:val="4472C4" w:themeColor="accent1"/>
          <w:sz w:val="22"/>
          <w:szCs w:val="22"/>
        </w:rPr>
        <w:t>DAG</w:t>
      </w:r>
      <w:r w:rsidR="007B3486" w:rsidRPr="00243C1C">
        <w:rPr>
          <w:rFonts w:ascii="Arial" w:hAnsi="Arial" w:cs="Arial"/>
          <w:color w:val="4472C4" w:themeColor="accent1"/>
          <w:sz w:val="22"/>
          <w:szCs w:val="22"/>
        </w:rPr>
        <w:t xml:space="preserve">! Here it is: </w:t>
      </w:r>
      <w:r w:rsidR="003F2204" w:rsidRPr="00243C1C">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2A330566" w:rsidR="00FE7C1D" w:rsidRPr="00243C1C" w:rsidRDefault="00FE7C1D">
      <w:pPr>
        <w:rPr>
          <w:rFonts w:ascii="Arial" w:hAnsi="Arial" w:cs="Arial"/>
          <w:color w:val="000000" w:themeColor="text1"/>
          <w:sz w:val="22"/>
          <w:szCs w:val="22"/>
        </w:rPr>
      </w:pPr>
    </w:p>
    <w:p w14:paraId="696AEB8A" w14:textId="77777777" w:rsidR="0023525A" w:rsidRPr="00243C1C" w:rsidRDefault="00FE7C1D">
      <w:pPr>
        <w:rPr>
          <w:rFonts w:ascii="Arial" w:hAnsi="Arial" w:cs="Arial"/>
          <w:color w:val="000000" w:themeColor="text1"/>
          <w:sz w:val="22"/>
          <w:szCs w:val="22"/>
        </w:rPr>
      </w:pPr>
      <w:proofErr w:type="gramStart"/>
      <w:r w:rsidRPr="00243C1C">
        <w:rPr>
          <w:rFonts w:ascii="Arial" w:hAnsi="Arial" w:cs="Arial"/>
          <w:color w:val="4472C4" w:themeColor="accent1"/>
          <w:sz w:val="22"/>
          <w:szCs w:val="22"/>
        </w:rPr>
        <w:t>So</w:t>
      </w:r>
      <w:proofErr w:type="gramEnd"/>
      <w:r w:rsidRPr="00243C1C">
        <w:rPr>
          <w:rFonts w:ascii="Arial" w:hAnsi="Arial" w:cs="Arial"/>
          <w:color w:val="4472C4" w:themeColor="accent1"/>
          <w:sz w:val="22"/>
          <w:szCs w:val="22"/>
        </w:rPr>
        <w:t xml:space="preserve"> we 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243C1C">
        <w:rPr>
          <w:rFonts w:ascii="Arial" w:hAnsi="Arial" w:cs="Arial"/>
          <w:color w:val="4472C4" w:themeColor="accent1"/>
          <w:sz w:val="22"/>
          <w:szCs w:val="22"/>
        </w:rPr>
        <w:t xml:space="preserve"> of interest. </w:t>
      </w:r>
    </w:p>
    <w:p w14:paraId="36109822" w14:textId="4C7E6D42" w:rsidR="002A6704" w:rsidRPr="00243C1C" w:rsidRDefault="0023525A">
      <w:pPr>
        <w:rPr>
          <w:rFonts w:ascii="Arial" w:hAnsi="Arial" w:cs="Arial"/>
          <w:color w:val="000000" w:themeColor="text1"/>
          <w:sz w:val="22"/>
          <w:szCs w:val="22"/>
        </w:rPr>
      </w:pPr>
      <w:r w:rsidRPr="00243C1C">
        <w:rPr>
          <w:rFonts w:ascii="Arial" w:hAnsi="Arial" w:cs="Arial"/>
          <w:color w:val="4472C4" w:themeColor="accent1"/>
          <w:sz w:val="22"/>
          <w:szCs w:val="22"/>
        </w:rPr>
        <w:t xml:space="preserve">We added this to the supplemental content.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4. Could the authors describe their results in absolute terms? The Poisson output of IRR is useful as a relative measure. But ultimately, it is hard to get a sense for the absolute impact as all of the IRRs are tiny even if statistically significant.</w:t>
      </w:r>
    </w:p>
    <w:p w14:paraId="168D7E50" w14:textId="77777777" w:rsidR="009C7E79" w:rsidRPr="00243C1C" w:rsidRDefault="002A6704">
      <w:pPr>
        <w:rPr>
          <w:rFonts w:ascii="Arial" w:hAnsi="Arial" w:cs="Arial"/>
          <w:color w:val="4472C4" w:themeColor="accent1"/>
          <w:sz w:val="22"/>
          <w:szCs w:val="22"/>
        </w:rPr>
      </w:pPr>
      <w:r w:rsidRPr="00243C1C">
        <w:rPr>
          <w:rFonts w:ascii="Arial" w:hAnsi="Arial" w:cs="Arial"/>
          <w:color w:val="4472C4" w:themeColor="accent1"/>
          <w:sz w:val="22"/>
          <w:szCs w:val="22"/>
        </w:rPr>
        <w:t xml:space="preserve">This is a great point. Need to use the data to get that </w:t>
      </w:r>
      <w:commentRangeStart w:id="257"/>
      <w:r w:rsidRPr="00243C1C">
        <w:rPr>
          <w:rFonts w:ascii="Arial" w:hAnsi="Arial" w:cs="Arial"/>
          <w:color w:val="4472C4" w:themeColor="accent1"/>
          <w:sz w:val="22"/>
          <w:szCs w:val="22"/>
        </w:rPr>
        <w:t>though</w:t>
      </w:r>
      <w:commentRangeEnd w:id="257"/>
      <w:r w:rsidR="003F5C9A" w:rsidRPr="00243C1C">
        <w:rPr>
          <w:rStyle w:val="CommentReference"/>
          <w:rFonts w:ascii="Arial" w:hAnsi="Arial" w:cs="Arial"/>
          <w:color w:val="4472C4" w:themeColor="accent1"/>
          <w:sz w:val="22"/>
          <w:szCs w:val="22"/>
        </w:rPr>
        <w:commentReference w:id="257"/>
      </w:r>
      <w:r w:rsidRPr="00243C1C">
        <w:rPr>
          <w:rFonts w:ascii="Arial" w:hAnsi="Arial" w:cs="Arial"/>
          <w:color w:val="4472C4" w:themeColor="accent1"/>
          <w:sz w:val="22"/>
          <w:szCs w:val="22"/>
        </w:rPr>
        <w:t>.</w:t>
      </w:r>
    </w:p>
    <w:p w14:paraId="4B34B3D9" w14:textId="77777777" w:rsidR="009C7E79" w:rsidRPr="00243C1C" w:rsidRDefault="009C7E79">
      <w:pPr>
        <w:rPr>
          <w:rFonts w:ascii="Arial" w:hAnsi="Arial" w:cs="Arial"/>
          <w:color w:val="4472C4" w:themeColor="accent1"/>
          <w:sz w:val="22"/>
          <w:szCs w:val="22"/>
        </w:rPr>
      </w:pPr>
    </w:p>
    <w:p w14:paraId="35C74B58" w14:textId="2882D9BE" w:rsidR="002A6704" w:rsidRPr="00243C1C" w:rsidRDefault="009C7E79">
      <w:pPr>
        <w:rPr>
          <w:rFonts w:ascii="Arial" w:hAnsi="Arial" w:cs="Arial"/>
          <w:color w:val="4472C4" w:themeColor="accent1"/>
          <w:sz w:val="22"/>
          <w:szCs w:val="22"/>
        </w:rPr>
      </w:pPr>
      <w:r w:rsidRPr="00243C1C">
        <w:rPr>
          <w:rFonts w:ascii="Arial" w:hAnsi="Arial" w:cs="Arial"/>
          <w:color w:val="4472C4" w:themeColor="accent1"/>
          <w:sz w:val="22"/>
          <w:szCs w:val="22"/>
        </w:rPr>
        <w:t xml:space="preserve">Thank </w:t>
      </w:r>
      <w:proofErr w:type="gramStart"/>
      <w:r w:rsidR="005969EA" w:rsidRPr="00243C1C">
        <w:rPr>
          <w:rFonts w:ascii="Arial" w:hAnsi="Arial" w:cs="Arial"/>
          <w:color w:val="4472C4" w:themeColor="accent1"/>
          <w:sz w:val="22"/>
          <w:szCs w:val="22"/>
        </w:rPr>
        <w:t>you Editor</w:t>
      </w:r>
      <w:proofErr w:type="gramEnd"/>
      <w:r w:rsidR="005969EA" w:rsidRPr="00243C1C">
        <w:rPr>
          <w:rFonts w:ascii="Arial" w:hAnsi="Arial" w:cs="Arial"/>
          <w:color w:val="4472C4" w:themeColor="accent1"/>
          <w:sz w:val="22"/>
          <w:szCs w:val="22"/>
        </w:rPr>
        <w:t xml:space="preserve">! </w:t>
      </w:r>
      <w:r w:rsidR="002A6704" w:rsidRPr="00243C1C">
        <w:rPr>
          <w:rFonts w:ascii="Arial" w:hAnsi="Arial" w:cs="Arial"/>
          <w:color w:val="4472C4" w:themeColor="accent1"/>
          <w:sz w:val="22"/>
          <w:szCs w:val="22"/>
        </w:rPr>
        <w:t xml:space="preserve"> </w:t>
      </w:r>
    </w:p>
    <w:p w14:paraId="3E9652E8" w14:textId="77777777" w:rsidR="00F52C3C" w:rsidRPr="00243C1C" w:rsidRDefault="00F52C3C">
      <w:pPr>
        <w:rPr>
          <w:rFonts w:ascii="Arial" w:hAnsi="Arial" w:cs="Arial"/>
          <w:color w:val="4472C4" w:themeColor="accent1"/>
          <w:sz w:val="22"/>
          <w:szCs w:val="22"/>
        </w:rPr>
      </w:pPr>
    </w:p>
    <w:p w14:paraId="585F8A92" w14:textId="4499EFEA" w:rsidR="00F52C3C" w:rsidRPr="00243C1C" w:rsidRDefault="00F52C3C">
      <w:pPr>
        <w:rPr>
          <w:rFonts w:ascii="Arial" w:hAnsi="Arial" w:cs="Arial"/>
          <w:color w:val="4472C4" w:themeColor="accent1"/>
          <w:sz w:val="22"/>
          <w:szCs w:val="22"/>
        </w:rPr>
      </w:pPr>
      <w:r w:rsidRPr="00243C1C">
        <w:rPr>
          <w:rFonts w:ascii="Arial" w:hAnsi="Arial" w:cs="Arial"/>
          <w:color w:val="4472C4" w:themeColor="accent1"/>
          <w:sz w:val="22"/>
          <w:szCs w:val="22"/>
        </w:rPr>
        <w:t>Skip urban/rural</w:t>
      </w:r>
    </w:p>
    <w:p w14:paraId="6E2D8225" w14:textId="41E4CAC9" w:rsidR="00F52C3C" w:rsidRPr="00243C1C" w:rsidRDefault="00970D38">
      <w:pPr>
        <w:rPr>
          <w:rFonts w:ascii="Arial" w:hAnsi="Arial" w:cs="Arial"/>
          <w:color w:val="4472C4" w:themeColor="accent1"/>
          <w:sz w:val="22"/>
          <w:szCs w:val="22"/>
        </w:rPr>
      </w:pPr>
      <w:r w:rsidRPr="00243C1C">
        <w:rPr>
          <w:rFonts w:ascii="Arial" w:hAnsi="Arial" w:cs="Arial"/>
          <w:color w:val="4472C4" w:themeColor="accent1"/>
          <w:sz w:val="22"/>
          <w:szCs w:val="22"/>
        </w:rPr>
        <w:t>TODO for Vivian:</w:t>
      </w:r>
    </w:p>
    <w:p w14:paraId="379D8D3D" w14:textId="2D6D99A0" w:rsidR="00970D38" w:rsidRPr="00243C1C" w:rsidRDefault="00970D38" w:rsidP="00970D38">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xml:space="preserve">First thing is rerun </w:t>
      </w:r>
      <w:proofErr w:type="spellStart"/>
      <w:r w:rsidR="005E6E10" w:rsidRPr="00243C1C">
        <w:rPr>
          <w:rFonts w:ascii="Arial" w:hAnsi="Arial" w:cs="Arial"/>
          <w:color w:val="4472C4" w:themeColor="accent1"/>
          <w:sz w:val="22"/>
          <w:szCs w:val="22"/>
        </w:rPr>
        <w:t>fasse_data_prep</w:t>
      </w:r>
      <w:proofErr w:type="spellEnd"/>
      <w:r w:rsidR="005E6E10" w:rsidRPr="00243C1C">
        <w:rPr>
          <w:rFonts w:ascii="Arial" w:hAnsi="Arial" w:cs="Arial"/>
          <w:color w:val="4472C4" w:themeColor="accent1"/>
          <w:sz w:val="22"/>
          <w:szCs w:val="22"/>
        </w:rPr>
        <w:t>/</w:t>
      </w:r>
      <w:r w:rsidRPr="00243C1C">
        <w:rPr>
          <w:rFonts w:ascii="Arial" w:hAnsi="Arial" w:cs="Arial"/>
          <w:color w:val="4472C4" w:themeColor="accent1"/>
          <w:sz w:val="22"/>
          <w:szCs w:val="22"/>
        </w:rPr>
        <w:t>03_urgent_hosp_combine_to_</w:t>
      </w:r>
      <w:proofErr w:type="gramStart"/>
      <w:r w:rsidRPr="00243C1C">
        <w:rPr>
          <w:rFonts w:ascii="Arial" w:hAnsi="Arial" w:cs="Arial"/>
          <w:color w:val="4472C4" w:themeColor="accent1"/>
          <w:sz w:val="22"/>
          <w:szCs w:val="22"/>
        </w:rPr>
        <w:t>analytic</w:t>
      </w:r>
      <w:r w:rsidR="00085EDE" w:rsidRPr="00243C1C">
        <w:rPr>
          <w:rFonts w:ascii="Arial" w:hAnsi="Arial" w:cs="Arial"/>
          <w:color w:val="4472C4" w:themeColor="accent1"/>
          <w:sz w:val="22"/>
          <w:szCs w:val="22"/>
        </w:rPr>
        <w:t>.R</w:t>
      </w:r>
      <w:proofErr w:type="gramEnd"/>
      <w:r w:rsidRPr="00243C1C">
        <w:rPr>
          <w:rFonts w:ascii="Arial" w:hAnsi="Arial" w:cs="Arial"/>
          <w:color w:val="4472C4" w:themeColor="accent1"/>
          <w:sz w:val="22"/>
          <w:szCs w:val="22"/>
        </w:rPr>
        <w:t xml:space="preserve"> and run the part at the bottom, where it says descriptive stats and take a screenshot of that output. Need the median, IQR, 5</w:t>
      </w:r>
      <w:r w:rsidRPr="00243C1C">
        <w:rPr>
          <w:rFonts w:ascii="Arial" w:hAnsi="Arial" w:cs="Arial"/>
          <w:color w:val="4472C4" w:themeColor="accent1"/>
          <w:sz w:val="22"/>
          <w:szCs w:val="22"/>
          <w:vertAlign w:val="superscript"/>
        </w:rPr>
        <w:t>th</w:t>
      </w:r>
      <w:r w:rsidRPr="00243C1C">
        <w:rPr>
          <w:rFonts w:ascii="Arial" w:hAnsi="Arial" w:cs="Arial"/>
          <w:color w:val="4472C4" w:themeColor="accent1"/>
          <w:sz w:val="22"/>
          <w:szCs w:val="22"/>
        </w:rPr>
        <w:t>, and 95</w:t>
      </w:r>
      <w:r w:rsidRPr="00243C1C">
        <w:rPr>
          <w:rFonts w:ascii="Arial" w:hAnsi="Arial" w:cs="Arial"/>
          <w:color w:val="4472C4" w:themeColor="accent1"/>
          <w:sz w:val="22"/>
          <w:szCs w:val="22"/>
          <w:vertAlign w:val="superscript"/>
        </w:rPr>
        <w:t>th</w:t>
      </w:r>
      <w:r w:rsidRPr="00243C1C">
        <w:rPr>
          <w:rFonts w:ascii="Arial" w:hAnsi="Arial" w:cs="Arial"/>
          <w:color w:val="4472C4" w:themeColor="accent1"/>
          <w:sz w:val="22"/>
          <w:szCs w:val="22"/>
        </w:rPr>
        <w:t xml:space="preserve"> percentiles of those outages </w:t>
      </w:r>
    </w:p>
    <w:p w14:paraId="4AC32930" w14:textId="54A22DF2" w:rsidR="00BC172B" w:rsidRPr="00243C1C" w:rsidRDefault="00C22B82"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xml:space="preserve">Second thing: rerun the data cleaning pipeline (all scripts in </w:t>
      </w:r>
      <w:proofErr w:type="spellStart"/>
      <w:r w:rsidRPr="00243C1C">
        <w:rPr>
          <w:rFonts w:ascii="Arial" w:hAnsi="Arial" w:cs="Arial"/>
          <w:color w:val="4472C4" w:themeColor="accent1"/>
          <w:sz w:val="22"/>
          <w:szCs w:val="22"/>
        </w:rPr>
        <w:t>fasse_data_prep</w:t>
      </w:r>
      <w:proofErr w:type="spellEnd"/>
      <w:r w:rsidRPr="00243C1C">
        <w:rPr>
          <w:rFonts w:ascii="Arial" w:hAnsi="Arial" w:cs="Arial"/>
          <w:color w:val="4472C4" w:themeColor="accent1"/>
          <w:sz w:val="22"/>
          <w:szCs w:val="22"/>
        </w:rPr>
        <w:t>) with the dataset containing hot/cold days</w:t>
      </w:r>
      <w:r w:rsidR="0036558D" w:rsidRPr="00243C1C">
        <w:rPr>
          <w:rFonts w:ascii="Arial" w:hAnsi="Arial" w:cs="Arial"/>
          <w:color w:val="4472C4" w:themeColor="accent1"/>
          <w:sz w:val="22"/>
          <w:szCs w:val="22"/>
        </w:rPr>
        <w:t xml:space="preserve"> (replace 'analytic_exposure_data_2018.parquet'</w:t>
      </w:r>
      <w:r w:rsidRPr="00243C1C">
        <w:rPr>
          <w:rFonts w:ascii="Arial" w:hAnsi="Arial" w:cs="Arial"/>
          <w:color w:val="4472C4" w:themeColor="accent1"/>
          <w:sz w:val="22"/>
          <w:szCs w:val="22"/>
        </w:rPr>
        <w:t xml:space="preserve"> </w:t>
      </w:r>
      <w:r w:rsidR="0036558D" w:rsidRPr="00243C1C">
        <w:rPr>
          <w:rFonts w:ascii="Arial" w:hAnsi="Arial" w:cs="Arial"/>
          <w:color w:val="4472C4" w:themeColor="accent1"/>
          <w:sz w:val="22"/>
          <w:szCs w:val="22"/>
        </w:rPr>
        <w:t xml:space="preserve">in 03_urgent_hosp with </w:t>
      </w:r>
      <w:proofErr w:type="spellStart"/>
      <w:r w:rsidR="0036558D" w:rsidRPr="00243C1C">
        <w:rPr>
          <w:rFonts w:ascii="Arial" w:hAnsi="Arial" w:cs="Arial"/>
          <w:color w:val="4472C4" w:themeColor="accent1"/>
          <w:sz w:val="22"/>
          <w:szCs w:val="22"/>
        </w:rPr>
        <w:t>analytic_exposure_hot_cold_urban_rural</w:t>
      </w:r>
      <w:r w:rsidR="00EE0FE6" w:rsidRPr="00243C1C">
        <w:rPr>
          <w:rFonts w:ascii="Arial" w:hAnsi="Arial" w:cs="Arial"/>
          <w:color w:val="4472C4" w:themeColor="accent1"/>
          <w:sz w:val="22"/>
          <w:szCs w:val="22"/>
        </w:rPr>
        <w:t>_smoke</w:t>
      </w:r>
      <w:r w:rsidR="0036558D" w:rsidRPr="00243C1C">
        <w:rPr>
          <w:rFonts w:ascii="Arial" w:hAnsi="Arial" w:cs="Arial"/>
          <w:color w:val="4472C4" w:themeColor="accent1"/>
          <w:sz w:val="22"/>
          <w:szCs w:val="22"/>
        </w:rPr>
        <w:t>.parquet</w:t>
      </w:r>
      <w:proofErr w:type="spellEnd"/>
      <w:r w:rsidR="0036558D" w:rsidRPr="00243C1C">
        <w:rPr>
          <w:rFonts w:ascii="Arial" w:hAnsi="Arial" w:cs="Arial"/>
          <w:color w:val="4472C4" w:themeColor="accent1"/>
          <w:sz w:val="22"/>
          <w:szCs w:val="22"/>
        </w:rPr>
        <w:t xml:space="preserve">) </w:t>
      </w:r>
      <w:r w:rsidRPr="00243C1C">
        <w:rPr>
          <w:rFonts w:ascii="Arial" w:hAnsi="Arial" w:cs="Arial"/>
          <w:color w:val="4472C4" w:themeColor="accent1"/>
          <w:sz w:val="22"/>
          <w:szCs w:val="22"/>
        </w:rPr>
        <w:t xml:space="preserve">then run </w:t>
      </w:r>
      <w:r w:rsidR="0036558D" w:rsidRPr="00243C1C">
        <w:rPr>
          <w:rFonts w:ascii="Arial" w:hAnsi="Arial" w:cs="Arial"/>
          <w:color w:val="4472C4" w:themeColor="accent1"/>
          <w:sz w:val="22"/>
          <w:szCs w:val="22"/>
        </w:rPr>
        <w:t xml:space="preserve">the </w:t>
      </w:r>
      <w:proofErr w:type="spellStart"/>
      <w:r w:rsidR="0036558D" w:rsidRPr="00243C1C">
        <w:rPr>
          <w:rFonts w:ascii="Arial" w:hAnsi="Arial" w:cs="Arial"/>
          <w:color w:val="4472C4" w:themeColor="accent1"/>
          <w:sz w:val="22"/>
          <w:szCs w:val="22"/>
        </w:rPr>
        <w:t>hot_cold_analysis.R</w:t>
      </w:r>
      <w:proofErr w:type="spellEnd"/>
      <w:r w:rsidR="0036558D" w:rsidRPr="00243C1C">
        <w:rPr>
          <w:rFonts w:ascii="Arial" w:hAnsi="Arial" w:cs="Arial"/>
          <w:color w:val="4472C4" w:themeColor="accent1"/>
          <w:sz w:val="22"/>
          <w:szCs w:val="22"/>
        </w:rPr>
        <w:t xml:space="preserve"> script</w:t>
      </w:r>
      <w:r w:rsidR="00F04789" w:rsidRPr="00243C1C">
        <w:rPr>
          <w:rFonts w:ascii="Arial" w:hAnsi="Arial" w:cs="Arial"/>
          <w:color w:val="4472C4" w:themeColor="accent1"/>
          <w:sz w:val="22"/>
          <w:szCs w:val="22"/>
        </w:rPr>
        <w:t xml:space="preserve">, </w:t>
      </w:r>
      <w:r w:rsidR="0036558D" w:rsidRPr="00243C1C">
        <w:rPr>
          <w:rFonts w:ascii="Arial" w:hAnsi="Arial" w:cs="Arial"/>
          <w:color w:val="4472C4" w:themeColor="accent1"/>
          <w:sz w:val="22"/>
          <w:szCs w:val="22"/>
        </w:rPr>
        <w:t xml:space="preserve">the </w:t>
      </w:r>
      <w:proofErr w:type="spellStart"/>
      <w:r w:rsidR="0036558D" w:rsidRPr="00243C1C">
        <w:rPr>
          <w:rFonts w:ascii="Arial" w:hAnsi="Arial" w:cs="Arial"/>
          <w:color w:val="4472C4" w:themeColor="accent1"/>
          <w:sz w:val="22"/>
          <w:szCs w:val="22"/>
        </w:rPr>
        <w:t>urban_rural_analysis.R</w:t>
      </w:r>
      <w:proofErr w:type="spellEnd"/>
      <w:r w:rsidR="0036558D" w:rsidRPr="00243C1C">
        <w:rPr>
          <w:rFonts w:ascii="Arial" w:hAnsi="Arial" w:cs="Arial"/>
          <w:color w:val="4472C4" w:themeColor="accent1"/>
          <w:sz w:val="22"/>
          <w:szCs w:val="22"/>
        </w:rPr>
        <w:t xml:space="preserve"> script</w:t>
      </w:r>
      <w:r w:rsidR="00F04789" w:rsidRPr="00243C1C">
        <w:rPr>
          <w:rFonts w:ascii="Arial" w:hAnsi="Arial" w:cs="Arial"/>
          <w:color w:val="4472C4" w:themeColor="accent1"/>
          <w:sz w:val="22"/>
          <w:szCs w:val="22"/>
        </w:rPr>
        <w:t xml:space="preserve">, and the </w:t>
      </w:r>
      <w:proofErr w:type="spellStart"/>
      <w:r w:rsidR="00185620" w:rsidRPr="00243C1C">
        <w:rPr>
          <w:rFonts w:ascii="Arial" w:hAnsi="Arial" w:cs="Arial"/>
          <w:color w:val="4472C4" w:themeColor="accent1"/>
          <w:sz w:val="22"/>
          <w:szCs w:val="22"/>
        </w:rPr>
        <w:t>sens_control_for_wf_smoke</w:t>
      </w:r>
      <w:r w:rsidR="00F04789" w:rsidRPr="00243C1C">
        <w:rPr>
          <w:rFonts w:ascii="Arial" w:hAnsi="Arial" w:cs="Arial"/>
          <w:color w:val="4472C4" w:themeColor="accent1"/>
          <w:sz w:val="22"/>
          <w:szCs w:val="22"/>
        </w:rPr>
        <w:t>l.R</w:t>
      </w:r>
      <w:proofErr w:type="spellEnd"/>
      <w:r w:rsidR="00F04789" w:rsidRPr="00243C1C">
        <w:rPr>
          <w:rFonts w:ascii="Arial" w:hAnsi="Arial" w:cs="Arial"/>
          <w:color w:val="4472C4" w:themeColor="accent1"/>
          <w:sz w:val="22"/>
          <w:szCs w:val="22"/>
        </w:rPr>
        <w:t xml:space="preserve"> script</w:t>
      </w:r>
      <w:r w:rsidR="00B16DA7" w:rsidRPr="00243C1C">
        <w:rPr>
          <w:rFonts w:ascii="Arial" w:hAnsi="Arial" w:cs="Arial"/>
          <w:color w:val="4472C4" w:themeColor="accent1"/>
          <w:sz w:val="22"/>
          <w:szCs w:val="22"/>
        </w:rPr>
        <w:t xml:space="preserve">. </w:t>
      </w:r>
    </w:p>
    <w:p w14:paraId="6F244833" w14:textId="77777777" w:rsidR="003761E1" w:rsidRPr="00243C1C" w:rsidRDefault="003761E1" w:rsidP="003761E1">
      <w:pPr>
        <w:rPr>
          <w:rFonts w:ascii="Arial" w:hAnsi="Arial" w:cs="Arial"/>
          <w:color w:val="4472C4" w:themeColor="accent1"/>
          <w:sz w:val="22"/>
          <w:szCs w:val="22"/>
        </w:rPr>
      </w:pPr>
    </w:p>
    <w:p w14:paraId="426B55C7" w14:textId="77777777" w:rsidR="003761E1" w:rsidRPr="00243C1C" w:rsidRDefault="003761E1" w:rsidP="003761E1">
      <w:pPr>
        <w:rPr>
          <w:rFonts w:ascii="Arial" w:hAnsi="Arial" w:cs="Arial"/>
          <w:color w:val="4472C4" w:themeColor="accent1"/>
          <w:sz w:val="22"/>
          <w:szCs w:val="22"/>
        </w:rPr>
      </w:pPr>
    </w:p>
    <w:p w14:paraId="1F7CF361" w14:textId="7CA3DE4D" w:rsidR="003761E1" w:rsidRPr="00243C1C" w:rsidRDefault="003761E1"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Third thing: run these lines in 03_urgent_hosp_combine…</w:t>
      </w:r>
    </w:p>
    <w:p w14:paraId="763EE1FA" w14:textId="77777777" w:rsidR="003761E1" w:rsidRPr="00243C1C" w:rsidRDefault="003761E1" w:rsidP="003761E1">
      <w:pPr>
        <w:pStyle w:val="ListParagraph"/>
        <w:numPr>
          <w:ilvl w:val="0"/>
          <w:numId w:val="2"/>
        </w:numPr>
        <w:rPr>
          <w:rFonts w:ascii="Arial" w:hAnsi="Arial" w:cs="Arial"/>
          <w:color w:val="4472C4" w:themeColor="accent1"/>
          <w:sz w:val="22"/>
          <w:szCs w:val="22"/>
        </w:rPr>
      </w:pPr>
      <w:proofErr w:type="spellStart"/>
      <w:r w:rsidRPr="00243C1C">
        <w:rPr>
          <w:rFonts w:ascii="Arial" w:hAnsi="Arial" w:cs="Arial"/>
          <w:color w:val="4472C4" w:themeColor="accent1"/>
          <w:sz w:val="22"/>
          <w:szCs w:val="22"/>
        </w:rPr>
        <w:t>an_dat_low_missingness</w:t>
      </w:r>
      <w:proofErr w:type="spellEnd"/>
      <w:r w:rsidRPr="00243C1C">
        <w:rPr>
          <w:rFonts w:ascii="Arial" w:hAnsi="Arial" w:cs="Arial"/>
          <w:color w:val="4472C4" w:themeColor="accent1"/>
          <w:sz w:val="22"/>
          <w:szCs w:val="22"/>
        </w:rPr>
        <w:t xml:space="preserve"> &lt;- </w:t>
      </w:r>
      <w:proofErr w:type="spellStart"/>
      <w:r w:rsidRPr="00243C1C">
        <w:rPr>
          <w:rFonts w:ascii="Arial" w:hAnsi="Arial" w:cs="Arial"/>
          <w:color w:val="4472C4" w:themeColor="accent1"/>
          <w:sz w:val="22"/>
          <w:szCs w:val="22"/>
        </w:rPr>
        <w:t>an_dat</w:t>
      </w:r>
      <w:proofErr w:type="spellEnd"/>
      <w:r w:rsidRPr="00243C1C">
        <w:rPr>
          <w:rFonts w:ascii="Arial" w:hAnsi="Arial" w:cs="Arial"/>
          <w:color w:val="4472C4" w:themeColor="accent1"/>
          <w:sz w:val="22"/>
          <w:szCs w:val="22"/>
        </w:rPr>
        <w:t xml:space="preserve"> %&gt;% </w:t>
      </w:r>
      <w:proofErr w:type="gramStart"/>
      <w:r w:rsidRPr="00243C1C">
        <w:rPr>
          <w:rFonts w:ascii="Arial" w:hAnsi="Arial" w:cs="Arial"/>
          <w:color w:val="4472C4" w:themeColor="accent1"/>
          <w:sz w:val="22"/>
          <w:szCs w:val="22"/>
        </w:rPr>
        <w:t>filter(</w:t>
      </w:r>
      <w:proofErr w:type="spellStart"/>
      <w:proofErr w:type="gramEnd"/>
      <w:r w:rsidRPr="00243C1C">
        <w:rPr>
          <w:rFonts w:ascii="Arial" w:hAnsi="Arial" w:cs="Arial"/>
          <w:color w:val="4472C4" w:themeColor="accent1"/>
          <w:sz w:val="22"/>
          <w:szCs w:val="22"/>
        </w:rPr>
        <w:t>percent_served</w:t>
      </w:r>
      <w:proofErr w:type="spellEnd"/>
      <w:r w:rsidRPr="00243C1C">
        <w:rPr>
          <w:rFonts w:ascii="Arial" w:hAnsi="Arial" w:cs="Arial"/>
          <w:color w:val="4472C4" w:themeColor="accent1"/>
          <w:sz w:val="22"/>
          <w:szCs w:val="22"/>
        </w:rPr>
        <w:t xml:space="preserve"> &gt;= 0.8 &amp;</w:t>
      </w:r>
    </w:p>
    <w:p w14:paraId="65702C61" w14:textId="77777777" w:rsidR="003761E1" w:rsidRPr="00243C1C" w:rsidRDefault="003761E1"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xml:space="preserve">                                              </w:t>
      </w:r>
      <w:proofErr w:type="gramStart"/>
      <w:r w:rsidRPr="00243C1C">
        <w:rPr>
          <w:rFonts w:ascii="Arial" w:hAnsi="Arial" w:cs="Arial"/>
          <w:color w:val="4472C4" w:themeColor="accent1"/>
          <w:sz w:val="22"/>
          <w:szCs w:val="22"/>
        </w:rPr>
        <w:t>!is.na</w:t>
      </w:r>
      <w:proofErr w:type="gramEnd"/>
      <w:r w:rsidRPr="00243C1C">
        <w:rPr>
          <w:rFonts w:ascii="Arial" w:hAnsi="Arial" w:cs="Arial"/>
          <w:color w:val="4472C4" w:themeColor="accent1"/>
          <w:sz w:val="22"/>
          <w:szCs w:val="22"/>
        </w:rPr>
        <w:t>(</w:t>
      </w:r>
      <w:proofErr w:type="spellStart"/>
      <w:r w:rsidRPr="00243C1C">
        <w:rPr>
          <w:rFonts w:ascii="Arial" w:hAnsi="Arial" w:cs="Arial"/>
          <w:color w:val="4472C4" w:themeColor="accent1"/>
          <w:sz w:val="22"/>
          <w:szCs w:val="22"/>
        </w:rPr>
        <w:t>percent_served</w:t>
      </w:r>
      <w:proofErr w:type="spellEnd"/>
      <w:r w:rsidRPr="00243C1C">
        <w:rPr>
          <w:rFonts w:ascii="Arial" w:hAnsi="Arial" w:cs="Arial"/>
          <w:color w:val="4472C4" w:themeColor="accent1"/>
          <w:sz w:val="22"/>
          <w:szCs w:val="22"/>
        </w:rPr>
        <w:t>))</w:t>
      </w:r>
    </w:p>
    <w:p w14:paraId="1B63691F" w14:textId="77777777" w:rsidR="003761E1" w:rsidRPr="00243C1C" w:rsidRDefault="003761E1"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xml:space="preserve"># VIVIAN </w:t>
      </w:r>
    </w:p>
    <w:p w14:paraId="0FEC6CD3" w14:textId="4FC4829B" w:rsidR="003761E1" w:rsidRPr="00243C1C" w:rsidRDefault="003761E1"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Need to know how many counties have &gt;80% of data</w:t>
      </w:r>
    </w:p>
    <w:p w14:paraId="08D3B22A" w14:textId="3F025079" w:rsidR="003761E1" w:rsidRPr="00243C1C" w:rsidRDefault="003761E1"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xml:space="preserve">Need to know how many counties have high coverage </w:t>
      </w:r>
    </w:p>
    <w:p w14:paraId="6D1C3C71" w14:textId="15A31011" w:rsidR="003761E1" w:rsidRPr="00243C1C" w:rsidRDefault="003761E1"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And then run the new second half of the script that cleans a high coverage version of the dataset (below the section marker ‘high coverage’)</w:t>
      </w:r>
    </w:p>
    <w:p w14:paraId="5E2ADE3D" w14:textId="0E69FF31" w:rsidR="00360723" w:rsidRPr="00243C1C" w:rsidRDefault="00360723" w:rsidP="003761E1">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xml:space="preserve">And then run the analysis script that runs the low missingness analysis </w:t>
      </w:r>
      <w:proofErr w:type="spellStart"/>
      <w:r w:rsidRPr="00243C1C">
        <w:rPr>
          <w:rFonts w:ascii="Arial" w:hAnsi="Arial" w:cs="Arial"/>
          <w:color w:val="4472C4" w:themeColor="accent1"/>
          <w:sz w:val="22"/>
          <w:szCs w:val="22"/>
        </w:rPr>
        <w:t>low_missingness_</w:t>
      </w:r>
      <w:proofErr w:type="gramStart"/>
      <w:r w:rsidRPr="00243C1C">
        <w:rPr>
          <w:rFonts w:ascii="Arial" w:hAnsi="Arial" w:cs="Arial"/>
          <w:color w:val="4472C4" w:themeColor="accent1"/>
          <w:sz w:val="22"/>
          <w:szCs w:val="22"/>
        </w:rPr>
        <w:t>sens.R</w:t>
      </w:r>
      <w:proofErr w:type="spellEnd"/>
      <w:proofErr w:type="gramEnd"/>
    </w:p>
    <w:p w14:paraId="12DED2E0" w14:textId="77777777" w:rsidR="0031151D" w:rsidRPr="00243C1C" w:rsidRDefault="0031151D" w:rsidP="0031151D">
      <w:pPr>
        <w:rPr>
          <w:rFonts w:ascii="Arial" w:hAnsi="Arial" w:cs="Arial"/>
          <w:color w:val="4472C4" w:themeColor="accent1"/>
          <w:sz w:val="22"/>
          <w:szCs w:val="22"/>
        </w:rPr>
      </w:pPr>
    </w:p>
    <w:p w14:paraId="5864664C" w14:textId="7F071D2B" w:rsidR="0031151D" w:rsidRPr="00243C1C" w:rsidRDefault="0031151D" w:rsidP="0031151D">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lastRenderedPageBreak/>
        <w:t xml:space="preserve">Fourth thing: need to find and add the </w:t>
      </w:r>
      <w:proofErr w:type="spellStart"/>
      <w:r w:rsidRPr="00243C1C">
        <w:rPr>
          <w:rFonts w:ascii="Arial" w:hAnsi="Arial" w:cs="Arial"/>
          <w:color w:val="4472C4" w:themeColor="accent1"/>
          <w:sz w:val="22"/>
          <w:szCs w:val="22"/>
        </w:rPr>
        <w:t>qAICs</w:t>
      </w:r>
      <w:proofErr w:type="spellEnd"/>
      <w:r w:rsidRPr="00243C1C">
        <w:rPr>
          <w:rFonts w:ascii="Arial" w:hAnsi="Arial" w:cs="Arial"/>
          <w:color w:val="4472C4" w:themeColor="accent1"/>
          <w:sz w:val="22"/>
          <w:szCs w:val="22"/>
        </w:rPr>
        <w:t xml:space="preserve"> to the supplement. </w:t>
      </w:r>
      <w:r w:rsidR="00435716" w:rsidRPr="00243C1C">
        <w:rPr>
          <w:rFonts w:ascii="Arial" w:hAnsi="Arial" w:cs="Arial"/>
          <w:color w:val="4472C4" w:themeColor="accent1"/>
          <w:sz w:val="22"/>
          <w:szCs w:val="22"/>
        </w:rPr>
        <w:t>Very hard to do this out of the server</w:t>
      </w:r>
      <w:r w:rsidR="00AE0E1C" w:rsidRPr="00243C1C">
        <w:rPr>
          <w:rFonts w:ascii="Arial" w:hAnsi="Arial" w:cs="Arial"/>
          <w:color w:val="4472C4" w:themeColor="accent1"/>
          <w:sz w:val="22"/>
          <w:szCs w:val="22"/>
        </w:rPr>
        <w:t xml:space="preserve"> lol. Not sure if we need to rerun models, or if they’re saved, or what. I can’t look without logging on. </w:t>
      </w:r>
    </w:p>
    <w:p w14:paraId="0A4A0C77" w14:textId="77777777" w:rsidR="001710ED" w:rsidRPr="00243C1C" w:rsidRDefault="001710ED" w:rsidP="001710ED">
      <w:pPr>
        <w:pStyle w:val="ListParagraph"/>
        <w:rPr>
          <w:rFonts w:ascii="Arial" w:hAnsi="Arial" w:cs="Arial"/>
          <w:color w:val="4472C4" w:themeColor="accent1"/>
          <w:sz w:val="22"/>
          <w:szCs w:val="22"/>
        </w:rPr>
      </w:pPr>
    </w:p>
    <w:p w14:paraId="19AF2FED" w14:textId="58341D7D" w:rsidR="005D0C95" w:rsidRPr="00243C1C" w:rsidRDefault="001710ED" w:rsidP="005D0C95">
      <w:pPr>
        <w:pStyle w:val="ListParagraph"/>
        <w:numPr>
          <w:ilvl w:val="0"/>
          <w:numId w:val="2"/>
        </w:numPr>
        <w:rPr>
          <w:rFonts w:ascii="Arial" w:hAnsi="Arial" w:cs="Arial"/>
          <w:color w:val="4472C4" w:themeColor="accent1"/>
          <w:sz w:val="22"/>
          <w:szCs w:val="22"/>
        </w:rPr>
      </w:pPr>
      <w:r w:rsidRPr="00243C1C">
        <w:rPr>
          <w:rFonts w:ascii="Arial" w:hAnsi="Arial" w:cs="Arial"/>
          <w:color w:val="4472C4" w:themeColor="accent1"/>
          <w:sz w:val="22"/>
          <w:szCs w:val="22"/>
        </w:rPr>
        <w:t xml:space="preserve">Fifth thing: need to make a list of counties that are included/excluded in the main analysis. </w:t>
      </w:r>
      <w:r w:rsidR="004D4A01" w:rsidRPr="00243C1C">
        <w:rPr>
          <w:rFonts w:ascii="Arial" w:hAnsi="Arial" w:cs="Arial"/>
          <w:color w:val="4472C4" w:themeColor="accent1"/>
          <w:sz w:val="22"/>
          <w:szCs w:val="22"/>
        </w:rPr>
        <w:t>I added a line in 03_urgent_</w:t>
      </w:r>
      <w:proofErr w:type="gramStart"/>
      <w:r w:rsidR="004D4A01" w:rsidRPr="00243C1C">
        <w:rPr>
          <w:rFonts w:ascii="Arial" w:hAnsi="Arial" w:cs="Arial"/>
          <w:color w:val="4472C4" w:themeColor="accent1"/>
          <w:sz w:val="22"/>
          <w:szCs w:val="22"/>
        </w:rPr>
        <w:t>hosp  that</w:t>
      </w:r>
      <w:proofErr w:type="gramEnd"/>
      <w:r w:rsidR="004D4A01" w:rsidRPr="00243C1C">
        <w:rPr>
          <w:rFonts w:ascii="Arial" w:hAnsi="Arial" w:cs="Arial"/>
          <w:color w:val="4472C4" w:themeColor="accent1"/>
          <w:sz w:val="22"/>
          <w:szCs w:val="22"/>
        </w:rPr>
        <w:t xml:space="preserve"> should do that. </w:t>
      </w:r>
    </w:p>
    <w:p w14:paraId="419E9B36" w14:textId="77777777" w:rsidR="005D0C95" w:rsidRPr="00243C1C" w:rsidRDefault="005D0C95" w:rsidP="005D0C95">
      <w:pPr>
        <w:rPr>
          <w:rFonts w:ascii="Arial" w:hAnsi="Arial" w:cs="Arial"/>
          <w:color w:val="4472C4" w:themeColor="accent1"/>
          <w:sz w:val="22"/>
          <w:szCs w:val="22"/>
        </w:rPr>
      </w:pPr>
    </w:p>
    <w:sectPr w:rsidR="005D0C95" w:rsidRPr="00243C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7-11T13:35:00Z" w:initials="HM">
    <w:p w14:paraId="5E496FED" w14:textId="77777777" w:rsidR="00FF7B50" w:rsidRDefault="00FD654D">
      <w:pPr>
        <w:pStyle w:val="CommentText"/>
      </w:pPr>
      <w:r>
        <w:rPr>
          <w:rStyle w:val="CommentReference"/>
        </w:rPr>
        <w:annotationRef/>
      </w:r>
      <w:r>
        <w:t xml:space="preserve">To add to cite: </w:t>
      </w:r>
    </w:p>
    <w:p w14:paraId="3D72F5F9" w14:textId="1D30DA73" w:rsidR="00FF7B50" w:rsidRDefault="00FF7B50">
      <w:pPr>
        <w:pStyle w:val="CommentText"/>
      </w:pPr>
      <w:hyperlink r:id="rId1" w:history="1">
        <w:r w:rsidRPr="00A0776B">
          <w:rPr>
            <w:rStyle w:val="Hyperlink"/>
          </w:rPr>
          <w:t>https://vitalsigns.edf.org/story/too-many-blackouts-how-underserved-communities-are-making-utilities-listen</w:t>
        </w:r>
      </w:hyperlink>
    </w:p>
    <w:p w14:paraId="7BB0E275" w14:textId="77777777" w:rsidR="00FF7B50" w:rsidRDefault="00FF7B50">
      <w:pPr>
        <w:pStyle w:val="CommentText"/>
      </w:pPr>
    </w:p>
    <w:p w14:paraId="3AE9D694" w14:textId="599C44DE" w:rsidR="00FD654D" w:rsidRDefault="00FF7B50">
      <w:pPr>
        <w:pStyle w:val="CommentText"/>
      </w:pPr>
      <w:hyperlink r:id="rId2" w:history="1">
        <w:r w:rsidRPr="00A0776B">
          <w:rPr>
            <w:rStyle w:val="Hyperlink"/>
          </w:rPr>
          <w:t>https://muskoka411.com/community-support-essential-especially-for-seniors-and-caregivers-as-ontario-ice-storm-disrupts-lives/</w:t>
        </w:r>
      </w:hyperlink>
    </w:p>
    <w:p w14:paraId="39211B9A" w14:textId="77777777" w:rsidR="00FF7B50" w:rsidRDefault="00FF7B50">
      <w:pPr>
        <w:pStyle w:val="CommentText"/>
      </w:pPr>
    </w:p>
    <w:p w14:paraId="262A4EA0" w14:textId="55816938" w:rsidR="00FF7B50" w:rsidRDefault="0070027C">
      <w:pPr>
        <w:pStyle w:val="CommentText"/>
      </w:pPr>
      <w:hyperlink r:id="rId3" w:history="1">
        <w:r w:rsidRPr="00A0776B">
          <w:rPr>
            <w:rStyle w:val="Hyperlink"/>
          </w:rPr>
          <w:t>https://www.careworkshealthservices.com/help-seniors-prepare-for-power-outages/</w:t>
        </w:r>
      </w:hyperlink>
    </w:p>
    <w:p w14:paraId="603DA029" w14:textId="631491C8" w:rsidR="0070027C" w:rsidRDefault="0070027C">
      <w:pPr>
        <w:pStyle w:val="CommentText"/>
      </w:pPr>
    </w:p>
  </w:comment>
  <w:comment w:id="1" w:author="Heather M" w:date="2025-07-14T13:08:00Z" w:initials="HM">
    <w:p w14:paraId="191609B9" w14:textId="5435DD31" w:rsidR="00DD3229" w:rsidRDefault="00DD3229">
      <w:pPr>
        <w:pStyle w:val="CommentText"/>
      </w:pPr>
      <w:r>
        <w:rPr>
          <w:rStyle w:val="CommentReference"/>
        </w:rPr>
        <w:annotationRef/>
      </w:r>
      <w:r>
        <w:t xml:space="preserve">will add cites here </w:t>
      </w:r>
      <w:r w:rsidR="00740291">
        <w:t>on matching</w:t>
      </w:r>
    </w:p>
  </w:comment>
  <w:comment w:id="2" w:author="Heather M" w:date="2025-07-17T16:01:00Z" w:initials="HM">
    <w:p w14:paraId="48C4F739" w14:textId="3019BC01" w:rsidR="00C4434B" w:rsidRDefault="00C4434B">
      <w:pPr>
        <w:pStyle w:val="CommentText"/>
      </w:pPr>
      <w:r>
        <w:rPr>
          <w:rStyle w:val="CommentReference"/>
        </w:rPr>
        <w:annotationRef/>
      </w:r>
      <w:r>
        <w:t xml:space="preserve">This is a big problem. </w:t>
      </w:r>
    </w:p>
  </w:comment>
  <w:comment w:id="5" w:author="Heather M" w:date="2025-07-11T16:49:00Z" w:initials="HM">
    <w:p w14:paraId="6BDD9C2E" w14:textId="0E237371" w:rsidR="00CE69E3" w:rsidRDefault="00CE69E3">
      <w:pPr>
        <w:pStyle w:val="CommentText"/>
      </w:pPr>
      <w:r>
        <w:rPr>
          <w:rStyle w:val="CommentReference"/>
        </w:rPr>
        <w:annotationRef/>
      </w:r>
      <w:r>
        <w:t>This answer needs improvement</w:t>
      </w:r>
    </w:p>
  </w:comment>
  <w:comment w:id="7" w:author="Heather M" w:date="2025-07-11T17:22:00Z" w:initials="HM">
    <w:p w14:paraId="3653D7C5" w14:textId="1EC374A7" w:rsidR="003E2305" w:rsidRDefault="003E2305">
      <w:pPr>
        <w:pStyle w:val="CommentText"/>
      </w:pPr>
      <w:r>
        <w:rPr>
          <w:rStyle w:val="CommentReference"/>
        </w:rPr>
        <w:annotationRef/>
      </w:r>
      <w:r>
        <w:t xml:space="preserve">Maybe cite the paper </w:t>
      </w:r>
      <w:r w:rsidR="00960F1C">
        <w:t xml:space="preserve">on conditional </w:t>
      </w:r>
      <w:proofErr w:type="spellStart"/>
      <w:r w:rsidR="00960F1C">
        <w:t>poisson</w:t>
      </w:r>
      <w:proofErr w:type="spellEnd"/>
      <w:r w:rsidR="00960F1C">
        <w:t xml:space="preserve"> </w:t>
      </w:r>
      <w:r w:rsidR="00B66508">
        <w:t>here?</w:t>
      </w:r>
    </w:p>
  </w:comment>
  <w:comment w:id="17" w:author="Heather M" w:date="2025-07-11T16:50:00Z" w:initials="HM">
    <w:p w14:paraId="48D69923" w14:textId="3C14A72D" w:rsidR="008D10B8" w:rsidRDefault="008D10B8">
      <w:pPr>
        <w:pStyle w:val="CommentText"/>
      </w:pPr>
      <w:r>
        <w:rPr>
          <w:rStyle w:val="CommentReference"/>
        </w:rPr>
        <w:annotationRef/>
      </w:r>
      <w:hyperlink r:id="rId4" w:history="1">
        <w:r w:rsidRPr="00A0776B">
          <w:rPr>
            <w:rStyle w:val="Hyperlink"/>
          </w:rPr>
          <w:t>https://www.inovalon.com/resource/ma-vs-traditional-ffs-medicare-different-populations-different-outcomes/</w:t>
        </w:r>
      </w:hyperlink>
    </w:p>
    <w:p w14:paraId="33368D14" w14:textId="29EF675E" w:rsidR="008D10B8" w:rsidRDefault="008D10B8">
      <w:pPr>
        <w:pStyle w:val="CommentText"/>
      </w:pPr>
      <w:hyperlink r:id="rId5" w:history="1">
        <w:r w:rsidRPr="00A0776B">
          <w:rPr>
            <w:rStyle w:val="Hyperlink"/>
          </w:rPr>
          <w:t>https://www.commonwealthfund.org/publications/issue-briefs/2021/oct/medicare-advantage-vs-traditional-medicare-beneficiaries-differ</w:t>
        </w:r>
      </w:hyperlink>
    </w:p>
    <w:p w14:paraId="0B7B0CFA" w14:textId="57F46499" w:rsidR="008D10B8" w:rsidRDefault="008D10B8">
      <w:pPr>
        <w:pStyle w:val="CommentText"/>
      </w:pPr>
      <w:hyperlink r:id="rId6" w:history="1">
        <w:r w:rsidRPr="00A0776B">
          <w:rPr>
            <w:rStyle w:val="Hyperlink"/>
          </w:rPr>
          <w:t>https://www.ahip.org/resources/medicare-advantage-vs-traditional-fee-for-service-medicare-different-populations-different-outcomes</w:t>
        </w:r>
      </w:hyperlink>
    </w:p>
    <w:p w14:paraId="27EC59E2" w14:textId="747DCA8C" w:rsidR="008D10B8" w:rsidRDefault="008D10B8">
      <w:pPr>
        <w:pStyle w:val="CommentText"/>
      </w:pPr>
    </w:p>
  </w:comment>
  <w:comment w:id="44" w:author="Heather M" w:date="2025-07-11T17:09:00Z" w:initials="HM">
    <w:p w14:paraId="49DC6985" w14:textId="7F6C4CF4" w:rsidR="00445A9F" w:rsidRDefault="00445A9F">
      <w:pPr>
        <w:pStyle w:val="CommentText"/>
      </w:pPr>
      <w:r>
        <w:rPr>
          <w:rStyle w:val="CommentReference"/>
        </w:rPr>
        <w:annotationRef/>
      </w:r>
      <w:r>
        <w:t>need to do this using server data</w:t>
      </w:r>
    </w:p>
  </w:comment>
  <w:comment w:id="50" w:author="Heather M" w:date="2025-07-11T14:46:00Z" w:initials="HM">
    <w:p w14:paraId="5336719E" w14:textId="2D7F25B7" w:rsidR="00991DAB" w:rsidRDefault="00991DAB">
      <w:pPr>
        <w:pStyle w:val="CommentText"/>
      </w:pPr>
      <w:r>
        <w:rPr>
          <w:rStyle w:val="CommentReference"/>
        </w:rPr>
        <w:annotationRef/>
      </w:r>
      <w:r>
        <w:t>Should we</w:t>
      </w:r>
      <w:r w:rsidR="00691D9C">
        <w:t xml:space="preserve"> rephrase it now?</w:t>
      </w:r>
    </w:p>
  </w:comment>
  <w:comment w:id="52" w:author="Heather M" w:date="2025-07-11T17:23:00Z" w:initials="HM">
    <w:p w14:paraId="4F7C5614" w14:textId="12BD3857" w:rsidR="005808B9" w:rsidRDefault="005808B9">
      <w:pPr>
        <w:pStyle w:val="CommentText"/>
      </w:pPr>
      <w:r>
        <w:rPr>
          <w:rStyle w:val="CommentReference"/>
        </w:rPr>
        <w:annotationRef/>
      </w:r>
      <w:r>
        <w:t>Need to include the changed IQR thing here too</w:t>
      </w:r>
    </w:p>
  </w:comment>
  <w:comment w:id="220" w:author="Heather M" w:date="2025-07-12T16:07:00Z" w:initials="HM">
    <w:p w14:paraId="08377008" w14:textId="5042BE0F" w:rsidR="00FD4093" w:rsidRDefault="00FD4093">
      <w:pPr>
        <w:pStyle w:val="CommentText"/>
      </w:pPr>
      <w:r>
        <w:rPr>
          <w:rStyle w:val="CommentReference"/>
        </w:rPr>
        <w:annotationRef/>
      </w:r>
      <w:proofErr w:type="spellStart"/>
      <w:r>
        <w:t>Bluegh</w:t>
      </w:r>
      <w:proofErr w:type="spellEnd"/>
      <w:r>
        <w:t xml:space="preserve"> </w:t>
      </w:r>
    </w:p>
  </w:comment>
  <w:comment w:id="231" w:author="Heather M" w:date="2025-07-11T17:36:00Z" w:initials="HM">
    <w:p w14:paraId="410433E8" w14:textId="5F48EABD" w:rsidR="009834A1" w:rsidRDefault="009834A1">
      <w:pPr>
        <w:pStyle w:val="CommentText"/>
      </w:pPr>
      <w:r>
        <w:rPr>
          <w:rStyle w:val="CommentReference"/>
        </w:rPr>
        <w:annotationRef/>
      </w:r>
      <w:r>
        <w:t xml:space="preserve">For Vivian </w:t>
      </w:r>
    </w:p>
  </w:comment>
  <w:comment w:id="233" w:author="Heather M" w:date="2025-07-12T15:29:00Z" w:initials="HM">
    <w:p w14:paraId="2A825E37" w14:textId="27C91800" w:rsidR="00153861" w:rsidRDefault="00153861">
      <w:pPr>
        <w:pStyle w:val="CommentText"/>
      </w:pPr>
      <w:r>
        <w:rPr>
          <w:rStyle w:val="CommentReference"/>
        </w:rPr>
        <w:annotationRef/>
      </w:r>
      <w:r>
        <w:t xml:space="preserve">For </w:t>
      </w:r>
      <w:proofErr w:type="spellStart"/>
      <w:r>
        <w:t>vivian</w:t>
      </w:r>
      <w:proofErr w:type="spellEnd"/>
    </w:p>
  </w:comment>
  <w:comment w:id="249" w:author="Heather M" w:date="2025-07-12T16:08:00Z" w:initials="HM">
    <w:p w14:paraId="248474BC" w14:textId="649523C1" w:rsidR="000202E8" w:rsidRDefault="000202E8">
      <w:pPr>
        <w:pStyle w:val="CommentText"/>
      </w:pPr>
      <w:r>
        <w:rPr>
          <w:rStyle w:val="CommentReference"/>
        </w:rPr>
        <w:annotationRef/>
      </w:r>
      <w:r>
        <w:t xml:space="preserve">Need data for this </w:t>
      </w:r>
    </w:p>
  </w:comment>
  <w:comment w:id="257" w:author="Heather M" w:date="2025-07-12T16:05:00Z" w:initials="HM">
    <w:p w14:paraId="709C7679" w14:textId="2E770448" w:rsidR="003F5C9A" w:rsidRDefault="003F5C9A">
      <w:pPr>
        <w:pStyle w:val="CommentText"/>
      </w:pPr>
      <w:r>
        <w:rPr>
          <w:rStyle w:val="CommentReference"/>
        </w:rPr>
        <w:annotationRef/>
      </w:r>
      <w:proofErr w:type="spellStart"/>
      <w:r>
        <w:t>vivian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3DA029" w15:done="0"/>
  <w15:commentEx w15:paraId="191609B9" w15:done="0"/>
  <w15:commentEx w15:paraId="48C4F739" w15:done="0"/>
  <w15:commentEx w15:paraId="6BDD9C2E" w15:done="0"/>
  <w15:commentEx w15:paraId="3653D7C5" w15:done="0"/>
  <w15:commentEx w15:paraId="27EC59E2" w15:done="0"/>
  <w15:commentEx w15:paraId="49DC6985" w15:done="0"/>
  <w15:commentEx w15:paraId="5336719E" w15:done="0"/>
  <w15:commentEx w15:paraId="4F7C5614" w15:done="0"/>
  <w15:commentEx w15:paraId="08377008" w15:done="0"/>
  <w15:commentEx w15:paraId="410433E8" w15:done="0"/>
  <w15:commentEx w15:paraId="2A825E37" w15:done="0"/>
  <w15:commentEx w15:paraId="248474BC" w15:done="0"/>
  <w15:commentEx w15:paraId="709C76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4FA5E0" w16cex:dateUtc="2025-07-11T17:35:00Z"/>
  <w16cex:commentExtensible w16cex:durableId="2B3B208F" w16cex:dateUtc="2025-07-14T17:08:00Z"/>
  <w16cex:commentExtensible w16cex:durableId="1C953F99" w16cex:dateUtc="2025-07-17T20:01:00Z"/>
  <w16cex:commentExtensible w16cex:durableId="6E929DCE" w16cex:dateUtc="2025-07-11T20:49:00Z"/>
  <w16cex:commentExtensible w16cex:durableId="2F804514" w16cex:dateUtc="2025-07-11T21:22:00Z"/>
  <w16cex:commentExtensible w16cex:durableId="400389FA" w16cex:dateUtc="2025-07-11T20:50:00Z"/>
  <w16cex:commentExtensible w16cex:durableId="49DCB786" w16cex:dateUtc="2025-07-11T21:09:00Z"/>
  <w16cex:commentExtensible w16cex:durableId="030A1ACF" w16cex:dateUtc="2025-07-11T18:46:00Z"/>
  <w16cex:commentExtensible w16cex:durableId="3E76CDDB" w16cex:dateUtc="2025-07-11T21:23:00Z"/>
  <w16cex:commentExtensible w16cex:durableId="36B9E25D" w16cex:dateUtc="2025-07-12T20:07:00Z"/>
  <w16cex:commentExtensible w16cex:durableId="329B4F74" w16cex:dateUtc="2025-07-11T21:36:00Z"/>
  <w16cex:commentExtensible w16cex:durableId="68F694D2" w16cex:dateUtc="2025-07-12T19:29:00Z"/>
  <w16cex:commentExtensible w16cex:durableId="4ABD5A2D" w16cex:dateUtc="2025-07-12T20:08:00Z"/>
  <w16cex:commentExtensible w16cex:durableId="64C0E652" w16cex:dateUtc="2025-07-12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3DA029" w16cid:durableId="424FA5E0"/>
  <w16cid:commentId w16cid:paraId="191609B9" w16cid:durableId="2B3B208F"/>
  <w16cid:commentId w16cid:paraId="48C4F739" w16cid:durableId="1C953F99"/>
  <w16cid:commentId w16cid:paraId="6BDD9C2E" w16cid:durableId="6E929DCE"/>
  <w16cid:commentId w16cid:paraId="3653D7C5" w16cid:durableId="2F804514"/>
  <w16cid:commentId w16cid:paraId="27EC59E2" w16cid:durableId="400389FA"/>
  <w16cid:commentId w16cid:paraId="49DC6985" w16cid:durableId="49DCB786"/>
  <w16cid:commentId w16cid:paraId="5336719E" w16cid:durableId="030A1ACF"/>
  <w16cid:commentId w16cid:paraId="4F7C5614" w16cid:durableId="3E76CDDB"/>
  <w16cid:commentId w16cid:paraId="08377008" w16cid:durableId="36B9E25D"/>
  <w16cid:commentId w16cid:paraId="410433E8" w16cid:durableId="329B4F74"/>
  <w16cid:commentId w16cid:paraId="2A825E37" w16cid:durableId="68F694D2"/>
  <w16cid:commentId w16cid:paraId="248474BC" w16cid:durableId="4ABD5A2D"/>
  <w16cid:commentId w16cid:paraId="709C7679" w16cid:durableId="64C0E6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2"/>
  </w:num>
  <w:num w:numId="2" w16cid:durableId="2036421292">
    <w:abstractNumId w:val="1"/>
  </w:num>
  <w:num w:numId="3" w16cid:durableId="475993653">
    <w:abstractNumId w:val="0"/>
  </w:num>
  <w:num w:numId="4" w16cid:durableId="6507918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rson w15:author="Joan Casey">
    <w15:presenceInfo w15:providerId="None" w15:userId="Joan Ca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1562"/>
    <w:rsid w:val="00003092"/>
    <w:rsid w:val="00013E71"/>
    <w:rsid w:val="00015599"/>
    <w:rsid w:val="00016CA5"/>
    <w:rsid w:val="000202E8"/>
    <w:rsid w:val="00020579"/>
    <w:rsid w:val="00020FD3"/>
    <w:rsid w:val="00022DFA"/>
    <w:rsid w:val="00024726"/>
    <w:rsid w:val="000249A4"/>
    <w:rsid w:val="00026139"/>
    <w:rsid w:val="00035864"/>
    <w:rsid w:val="00040545"/>
    <w:rsid w:val="0004370E"/>
    <w:rsid w:val="000479FB"/>
    <w:rsid w:val="00047C06"/>
    <w:rsid w:val="00051BF3"/>
    <w:rsid w:val="00054C5F"/>
    <w:rsid w:val="00055164"/>
    <w:rsid w:val="00056203"/>
    <w:rsid w:val="00056DD3"/>
    <w:rsid w:val="00062092"/>
    <w:rsid w:val="0006286B"/>
    <w:rsid w:val="0006481C"/>
    <w:rsid w:val="00064D58"/>
    <w:rsid w:val="00064FE6"/>
    <w:rsid w:val="00065369"/>
    <w:rsid w:val="00066D03"/>
    <w:rsid w:val="00067C45"/>
    <w:rsid w:val="00070528"/>
    <w:rsid w:val="00071AF2"/>
    <w:rsid w:val="00071B66"/>
    <w:rsid w:val="000779FE"/>
    <w:rsid w:val="00081350"/>
    <w:rsid w:val="00082179"/>
    <w:rsid w:val="000822A1"/>
    <w:rsid w:val="0008563F"/>
    <w:rsid w:val="00085EDE"/>
    <w:rsid w:val="00085F4E"/>
    <w:rsid w:val="00086DAF"/>
    <w:rsid w:val="00092331"/>
    <w:rsid w:val="000A066F"/>
    <w:rsid w:val="000A3283"/>
    <w:rsid w:val="000A33F7"/>
    <w:rsid w:val="000A4CAC"/>
    <w:rsid w:val="000A53B3"/>
    <w:rsid w:val="000A77BB"/>
    <w:rsid w:val="000B1432"/>
    <w:rsid w:val="000B1C32"/>
    <w:rsid w:val="000B5B3C"/>
    <w:rsid w:val="000C1E0B"/>
    <w:rsid w:val="000D25C3"/>
    <w:rsid w:val="000D2D18"/>
    <w:rsid w:val="000D315D"/>
    <w:rsid w:val="000D3558"/>
    <w:rsid w:val="000D5C89"/>
    <w:rsid w:val="000D5EC3"/>
    <w:rsid w:val="000E232F"/>
    <w:rsid w:val="000E2DA0"/>
    <w:rsid w:val="000E366D"/>
    <w:rsid w:val="000E53BF"/>
    <w:rsid w:val="000E6C21"/>
    <w:rsid w:val="000E7000"/>
    <w:rsid w:val="000F0FE6"/>
    <w:rsid w:val="000F47A3"/>
    <w:rsid w:val="001011EE"/>
    <w:rsid w:val="00101AF8"/>
    <w:rsid w:val="00102235"/>
    <w:rsid w:val="00102417"/>
    <w:rsid w:val="001025E2"/>
    <w:rsid w:val="00102A4C"/>
    <w:rsid w:val="0010410F"/>
    <w:rsid w:val="00110477"/>
    <w:rsid w:val="00111AE4"/>
    <w:rsid w:val="001125A3"/>
    <w:rsid w:val="00112D9B"/>
    <w:rsid w:val="00116B57"/>
    <w:rsid w:val="001208D2"/>
    <w:rsid w:val="00120AD3"/>
    <w:rsid w:val="0012317A"/>
    <w:rsid w:val="001234C8"/>
    <w:rsid w:val="001235FE"/>
    <w:rsid w:val="00124672"/>
    <w:rsid w:val="001256DB"/>
    <w:rsid w:val="0013174B"/>
    <w:rsid w:val="00131EC6"/>
    <w:rsid w:val="001329D1"/>
    <w:rsid w:val="00132ED3"/>
    <w:rsid w:val="001349AF"/>
    <w:rsid w:val="00134D7B"/>
    <w:rsid w:val="001355FB"/>
    <w:rsid w:val="00135F85"/>
    <w:rsid w:val="001408E7"/>
    <w:rsid w:val="00144071"/>
    <w:rsid w:val="00146960"/>
    <w:rsid w:val="00146F33"/>
    <w:rsid w:val="0014731A"/>
    <w:rsid w:val="001503F0"/>
    <w:rsid w:val="0015053F"/>
    <w:rsid w:val="00151BAF"/>
    <w:rsid w:val="00152C08"/>
    <w:rsid w:val="00153861"/>
    <w:rsid w:val="00153EFC"/>
    <w:rsid w:val="0015408D"/>
    <w:rsid w:val="0015541C"/>
    <w:rsid w:val="001557A7"/>
    <w:rsid w:val="00157C3D"/>
    <w:rsid w:val="00162EF9"/>
    <w:rsid w:val="00170955"/>
    <w:rsid w:val="001710ED"/>
    <w:rsid w:val="00172CB8"/>
    <w:rsid w:val="00175770"/>
    <w:rsid w:val="00175B89"/>
    <w:rsid w:val="00176307"/>
    <w:rsid w:val="00176AC9"/>
    <w:rsid w:val="00177B0C"/>
    <w:rsid w:val="001845F4"/>
    <w:rsid w:val="00184F1F"/>
    <w:rsid w:val="00185620"/>
    <w:rsid w:val="001857BB"/>
    <w:rsid w:val="001867A2"/>
    <w:rsid w:val="001943B9"/>
    <w:rsid w:val="0019472A"/>
    <w:rsid w:val="001966F1"/>
    <w:rsid w:val="001A296F"/>
    <w:rsid w:val="001B0A39"/>
    <w:rsid w:val="001B1A9D"/>
    <w:rsid w:val="001B41E7"/>
    <w:rsid w:val="001B46FE"/>
    <w:rsid w:val="001B4EBA"/>
    <w:rsid w:val="001B5CFA"/>
    <w:rsid w:val="001B5E5F"/>
    <w:rsid w:val="001C0CF8"/>
    <w:rsid w:val="001C0FBD"/>
    <w:rsid w:val="001C5A37"/>
    <w:rsid w:val="001C65DD"/>
    <w:rsid w:val="001D545A"/>
    <w:rsid w:val="001E1920"/>
    <w:rsid w:val="001E2CFE"/>
    <w:rsid w:val="001E3C38"/>
    <w:rsid w:val="001E43C7"/>
    <w:rsid w:val="001E4B50"/>
    <w:rsid w:val="001F1BA5"/>
    <w:rsid w:val="001F5BF2"/>
    <w:rsid w:val="001F7ECE"/>
    <w:rsid w:val="001F7F4D"/>
    <w:rsid w:val="00201A2D"/>
    <w:rsid w:val="00203B12"/>
    <w:rsid w:val="00212F97"/>
    <w:rsid w:val="00213543"/>
    <w:rsid w:val="00213FD2"/>
    <w:rsid w:val="00214C27"/>
    <w:rsid w:val="00216FC6"/>
    <w:rsid w:val="00217124"/>
    <w:rsid w:val="00217E75"/>
    <w:rsid w:val="00222EA3"/>
    <w:rsid w:val="0022465F"/>
    <w:rsid w:val="0022657B"/>
    <w:rsid w:val="002272FD"/>
    <w:rsid w:val="002275F6"/>
    <w:rsid w:val="00231841"/>
    <w:rsid w:val="00231E9E"/>
    <w:rsid w:val="002335D3"/>
    <w:rsid w:val="0023525A"/>
    <w:rsid w:val="0023683A"/>
    <w:rsid w:val="00237F66"/>
    <w:rsid w:val="00241620"/>
    <w:rsid w:val="002428D1"/>
    <w:rsid w:val="0024355E"/>
    <w:rsid w:val="00243C1C"/>
    <w:rsid w:val="00244B2E"/>
    <w:rsid w:val="002505DE"/>
    <w:rsid w:val="0025183C"/>
    <w:rsid w:val="00253B31"/>
    <w:rsid w:val="002607C3"/>
    <w:rsid w:val="00261909"/>
    <w:rsid w:val="002626E4"/>
    <w:rsid w:val="00264BA3"/>
    <w:rsid w:val="00270B3B"/>
    <w:rsid w:val="00271157"/>
    <w:rsid w:val="00271DF6"/>
    <w:rsid w:val="00275798"/>
    <w:rsid w:val="002803A5"/>
    <w:rsid w:val="00280957"/>
    <w:rsid w:val="00281AC2"/>
    <w:rsid w:val="002836A2"/>
    <w:rsid w:val="00286201"/>
    <w:rsid w:val="00287A29"/>
    <w:rsid w:val="00287CFE"/>
    <w:rsid w:val="00291D3D"/>
    <w:rsid w:val="00291EBD"/>
    <w:rsid w:val="0029303D"/>
    <w:rsid w:val="00294C5D"/>
    <w:rsid w:val="0029571C"/>
    <w:rsid w:val="00296A34"/>
    <w:rsid w:val="002978F6"/>
    <w:rsid w:val="002A030B"/>
    <w:rsid w:val="002A22F1"/>
    <w:rsid w:val="002A27FB"/>
    <w:rsid w:val="002A497A"/>
    <w:rsid w:val="002A6467"/>
    <w:rsid w:val="002A6704"/>
    <w:rsid w:val="002B39E7"/>
    <w:rsid w:val="002B3C94"/>
    <w:rsid w:val="002B47C2"/>
    <w:rsid w:val="002B50E2"/>
    <w:rsid w:val="002B5739"/>
    <w:rsid w:val="002B7B5D"/>
    <w:rsid w:val="002C0266"/>
    <w:rsid w:val="002C0354"/>
    <w:rsid w:val="002C0E64"/>
    <w:rsid w:val="002C2B29"/>
    <w:rsid w:val="002C3CDB"/>
    <w:rsid w:val="002C4A0A"/>
    <w:rsid w:val="002C4A90"/>
    <w:rsid w:val="002C54B2"/>
    <w:rsid w:val="002C6804"/>
    <w:rsid w:val="002C7B9C"/>
    <w:rsid w:val="002D3419"/>
    <w:rsid w:val="002D3B31"/>
    <w:rsid w:val="002D4DCE"/>
    <w:rsid w:val="002D5A24"/>
    <w:rsid w:val="002D7A11"/>
    <w:rsid w:val="002D7B0C"/>
    <w:rsid w:val="002E0BA9"/>
    <w:rsid w:val="002E2A49"/>
    <w:rsid w:val="002E3D23"/>
    <w:rsid w:val="002E3F34"/>
    <w:rsid w:val="002E5BE5"/>
    <w:rsid w:val="002E65E1"/>
    <w:rsid w:val="002E7757"/>
    <w:rsid w:val="002E7B6E"/>
    <w:rsid w:val="002F284B"/>
    <w:rsid w:val="002F376B"/>
    <w:rsid w:val="002F78CB"/>
    <w:rsid w:val="00300727"/>
    <w:rsid w:val="003009BB"/>
    <w:rsid w:val="0030362F"/>
    <w:rsid w:val="00303737"/>
    <w:rsid w:val="00304F72"/>
    <w:rsid w:val="003051F1"/>
    <w:rsid w:val="00305A2B"/>
    <w:rsid w:val="0030741B"/>
    <w:rsid w:val="00307516"/>
    <w:rsid w:val="003077EA"/>
    <w:rsid w:val="00307800"/>
    <w:rsid w:val="00307B4B"/>
    <w:rsid w:val="003111D6"/>
    <w:rsid w:val="0031151D"/>
    <w:rsid w:val="0031313A"/>
    <w:rsid w:val="00314C4A"/>
    <w:rsid w:val="00315830"/>
    <w:rsid w:val="003161EB"/>
    <w:rsid w:val="00326A81"/>
    <w:rsid w:val="00327848"/>
    <w:rsid w:val="003302DA"/>
    <w:rsid w:val="00335985"/>
    <w:rsid w:val="00335D11"/>
    <w:rsid w:val="00335E15"/>
    <w:rsid w:val="0033678A"/>
    <w:rsid w:val="00342BC6"/>
    <w:rsid w:val="003431D3"/>
    <w:rsid w:val="00346F49"/>
    <w:rsid w:val="003474D1"/>
    <w:rsid w:val="00347CBF"/>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72AC3"/>
    <w:rsid w:val="00374695"/>
    <w:rsid w:val="00374BE4"/>
    <w:rsid w:val="00375BE4"/>
    <w:rsid w:val="003761E1"/>
    <w:rsid w:val="00376373"/>
    <w:rsid w:val="0037722A"/>
    <w:rsid w:val="00380659"/>
    <w:rsid w:val="003806B7"/>
    <w:rsid w:val="00380783"/>
    <w:rsid w:val="00381467"/>
    <w:rsid w:val="00384427"/>
    <w:rsid w:val="00387077"/>
    <w:rsid w:val="00387CF0"/>
    <w:rsid w:val="003902C1"/>
    <w:rsid w:val="00390388"/>
    <w:rsid w:val="00394DFE"/>
    <w:rsid w:val="003955D5"/>
    <w:rsid w:val="003A249E"/>
    <w:rsid w:val="003A2C79"/>
    <w:rsid w:val="003A33F9"/>
    <w:rsid w:val="003A3478"/>
    <w:rsid w:val="003A3BF1"/>
    <w:rsid w:val="003A3E91"/>
    <w:rsid w:val="003A663E"/>
    <w:rsid w:val="003A7E4B"/>
    <w:rsid w:val="003A7F54"/>
    <w:rsid w:val="003B0A28"/>
    <w:rsid w:val="003B26DD"/>
    <w:rsid w:val="003C1F44"/>
    <w:rsid w:val="003C2F87"/>
    <w:rsid w:val="003C33A7"/>
    <w:rsid w:val="003C3A61"/>
    <w:rsid w:val="003C5CFD"/>
    <w:rsid w:val="003C6568"/>
    <w:rsid w:val="003D24E2"/>
    <w:rsid w:val="003D5721"/>
    <w:rsid w:val="003D58EE"/>
    <w:rsid w:val="003D6935"/>
    <w:rsid w:val="003D72A7"/>
    <w:rsid w:val="003E0519"/>
    <w:rsid w:val="003E1130"/>
    <w:rsid w:val="003E2305"/>
    <w:rsid w:val="003E56C5"/>
    <w:rsid w:val="003E734B"/>
    <w:rsid w:val="003E7D82"/>
    <w:rsid w:val="003F0838"/>
    <w:rsid w:val="003F2204"/>
    <w:rsid w:val="003F24B4"/>
    <w:rsid w:val="003F2CEA"/>
    <w:rsid w:val="003F3621"/>
    <w:rsid w:val="003F536E"/>
    <w:rsid w:val="003F574E"/>
    <w:rsid w:val="003F5C9A"/>
    <w:rsid w:val="003F706A"/>
    <w:rsid w:val="003F731F"/>
    <w:rsid w:val="003F7FCC"/>
    <w:rsid w:val="00403178"/>
    <w:rsid w:val="00403908"/>
    <w:rsid w:val="00405FB6"/>
    <w:rsid w:val="00407C8C"/>
    <w:rsid w:val="00410065"/>
    <w:rsid w:val="00411228"/>
    <w:rsid w:val="0041231D"/>
    <w:rsid w:val="00423CFC"/>
    <w:rsid w:val="00423DDC"/>
    <w:rsid w:val="00425DD8"/>
    <w:rsid w:val="00427B7C"/>
    <w:rsid w:val="004336AF"/>
    <w:rsid w:val="00434EAC"/>
    <w:rsid w:val="00435091"/>
    <w:rsid w:val="00435716"/>
    <w:rsid w:val="004378F3"/>
    <w:rsid w:val="00437A47"/>
    <w:rsid w:val="00443231"/>
    <w:rsid w:val="00443AF7"/>
    <w:rsid w:val="0044407B"/>
    <w:rsid w:val="004442EC"/>
    <w:rsid w:val="00444BB7"/>
    <w:rsid w:val="00444BF5"/>
    <w:rsid w:val="004453FE"/>
    <w:rsid w:val="0044583C"/>
    <w:rsid w:val="00445A9F"/>
    <w:rsid w:val="00445E76"/>
    <w:rsid w:val="004507DE"/>
    <w:rsid w:val="00450A18"/>
    <w:rsid w:val="00450B83"/>
    <w:rsid w:val="00451111"/>
    <w:rsid w:val="004511C0"/>
    <w:rsid w:val="0045121D"/>
    <w:rsid w:val="00452232"/>
    <w:rsid w:val="00461A9B"/>
    <w:rsid w:val="004623BD"/>
    <w:rsid w:val="0046420C"/>
    <w:rsid w:val="004651B3"/>
    <w:rsid w:val="00465EA0"/>
    <w:rsid w:val="0046651F"/>
    <w:rsid w:val="00473AB3"/>
    <w:rsid w:val="00480230"/>
    <w:rsid w:val="00481A62"/>
    <w:rsid w:val="00483621"/>
    <w:rsid w:val="0048431C"/>
    <w:rsid w:val="00485678"/>
    <w:rsid w:val="00485FFB"/>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5988"/>
    <w:rsid w:val="004A5E9F"/>
    <w:rsid w:val="004A7451"/>
    <w:rsid w:val="004A7C39"/>
    <w:rsid w:val="004B2585"/>
    <w:rsid w:val="004B7018"/>
    <w:rsid w:val="004B7932"/>
    <w:rsid w:val="004B7CC4"/>
    <w:rsid w:val="004C087F"/>
    <w:rsid w:val="004C1511"/>
    <w:rsid w:val="004C1856"/>
    <w:rsid w:val="004C49B1"/>
    <w:rsid w:val="004C59D3"/>
    <w:rsid w:val="004C6B61"/>
    <w:rsid w:val="004D0383"/>
    <w:rsid w:val="004D47C7"/>
    <w:rsid w:val="004D4A01"/>
    <w:rsid w:val="004D4CB9"/>
    <w:rsid w:val="004D5DD3"/>
    <w:rsid w:val="004E0C92"/>
    <w:rsid w:val="004E5B91"/>
    <w:rsid w:val="004F1207"/>
    <w:rsid w:val="004F1B47"/>
    <w:rsid w:val="004F23C1"/>
    <w:rsid w:val="004F45D6"/>
    <w:rsid w:val="004F6628"/>
    <w:rsid w:val="00501222"/>
    <w:rsid w:val="00503837"/>
    <w:rsid w:val="00503F63"/>
    <w:rsid w:val="005051C2"/>
    <w:rsid w:val="00505464"/>
    <w:rsid w:val="00512642"/>
    <w:rsid w:val="00516120"/>
    <w:rsid w:val="00517B1F"/>
    <w:rsid w:val="0052216C"/>
    <w:rsid w:val="0052457B"/>
    <w:rsid w:val="00533115"/>
    <w:rsid w:val="00533D28"/>
    <w:rsid w:val="00536194"/>
    <w:rsid w:val="00541389"/>
    <w:rsid w:val="00544E4A"/>
    <w:rsid w:val="00545BCD"/>
    <w:rsid w:val="00547488"/>
    <w:rsid w:val="00553BF3"/>
    <w:rsid w:val="00554C7B"/>
    <w:rsid w:val="0055560D"/>
    <w:rsid w:val="00556920"/>
    <w:rsid w:val="00556EC9"/>
    <w:rsid w:val="0055750C"/>
    <w:rsid w:val="00561028"/>
    <w:rsid w:val="00562648"/>
    <w:rsid w:val="0056448C"/>
    <w:rsid w:val="00564986"/>
    <w:rsid w:val="00565676"/>
    <w:rsid w:val="005672F3"/>
    <w:rsid w:val="00572C4F"/>
    <w:rsid w:val="0057366E"/>
    <w:rsid w:val="005754E5"/>
    <w:rsid w:val="00576570"/>
    <w:rsid w:val="00577E6A"/>
    <w:rsid w:val="005802F9"/>
    <w:rsid w:val="005808B9"/>
    <w:rsid w:val="00583109"/>
    <w:rsid w:val="00585A97"/>
    <w:rsid w:val="0058784F"/>
    <w:rsid w:val="00587BFA"/>
    <w:rsid w:val="00592929"/>
    <w:rsid w:val="0059331B"/>
    <w:rsid w:val="005935E3"/>
    <w:rsid w:val="005951D7"/>
    <w:rsid w:val="005969EA"/>
    <w:rsid w:val="00597106"/>
    <w:rsid w:val="005A2116"/>
    <w:rsid w:val="005A7FFA"/>
    <w:rsid w:val="005B4F76"/>
    <w:rsid w:val="005B6F6E"/>
    <w:rsid w:val="005B7EC9"/>
    <w:rsid w:val="005C1897"/>
    <w:rsid w:val="005C1E0F"/>
    <w:rsid w:val="005C4FD5"/>
    <w:rsid w:val="005C7483"/>
    <w:rsid w:val="005C7DF9"/>
    <w:rsid w:val="005D06B3"/>
    <w:rsid w:val="005D0912"/>
    <w:rsid w:val="005D0C95"/>
    <w:rsid w:val="005D5BDF"/>
    <w:rsid w:val="005E09CA"/>
    <w:rsid w:val="005E252E"/>
    <w:rsid w:val="005E36AD"/>
    <w:rsid w:val="005E49CC"/>
    <w:rsid w:val="005E62B8"/>
    <w:rsid w:val="005E6E10"/>
    <w:rsid w:val="005E71A1"/>
    <w:rsid w:val="005F23F7"/>
    <w:rsid w:val="005F2A5C"/>
    <w:rsid w:val="005F742D"/>
    <w:rsid w:val="005F780D"/>
    <w:rsid w:val="0060099D"/>
    <w:rsid w:val="00600CA6"/>
    <w:rsid w:val="006014DF"/>
    <w:rsid w:val="00603909"/>
    <w:rsid w:val="00604B45"/>
    <w:rsid w:val="00606803"/>
    <w:rsid w:val="00610B33"/>
    <w:rsid w:val="00611253"/>
    <w:rsid w:val="00614D45"/>
    <w:rsid w:val="00620C6F"/>
    <w:rsid w:val="00622F6A"/>
    <w:rsid w:val="006235A7"/>
    <w:rsid w:val="00624287"/>
    <w:rsid w:val="00626A18"/>
    <w:rsid w:val="006318CA"/>
    <w:rsid w:val="00632636"/>
    <w:rsid w:val="006370E2"/>
    <w:rsid w:val="006373B6"/>
    <w:rsid w:val="0064012C"/>
    <w:rsid w:val="00640BED"/>
    <w:rsid w:val="0064399B"/>
    <w:rsid w:val="0064405C"/>
    <w:rsid w:val="00645176"/>
    <w:rsid w:val="00645B86"/>
    <w:rsid w:val="0064609D"/>
    <w:rsid w:val="00652737"/>
    <w:rsid w:val="0065297A"/>
    <w:rsid w:val="00652BD4"/>
    <w:rsid w:val="00653628"/>
    <w:rsid w:val="00656777"/>
    <w:rsid w:val="00661578"/>
    <w:rsid w:val="00663740"/>
    <w:rsid w:val="0066374E"/>
    <w:rsid w:val="006652C6"/>
    <w:rsid w:val="0066685B"/>
    <w:rsid w:val="006675C9"/>
    <w:rsid w:val="0067121F"/>
    <w:rsid w:val="0067390A"/>
    <w:rsid w:val="00673A04"/>
    <w:rsid w:val="00675C36"/>
    <w:rsid w:val="00676DDF"/>
    <w:rsid w:val="00680128"/>
    <w:rsid w:val="00680579"/>
    <w:rsid w:val="00681278"/>
    <w:rsid w:val="006843E2"/>
    <w:rsid w:val="006856B8"/>
    <w:rsid w:val="00690002"/>
    <w:rsid w:val="00690F44"/>
    <w:rsid w:val="00690FFA"/>
    <w:rsid w:val="00691D9C"/>
    <w:rsid w:val="006935DF"/>
    <w:rsid w:val="006A03B2"/>
    <w:rsid w:val="006A1343"/>
    <w:rsid w:val="006A18BE"/>
    <w:rsid w:val="006A1C60"/>
    <w:rsid w:val="006A2068"/>
    <w:rsid w:val="006A381A"/>
    <w:rsid w:val="006A614B"/>
    <w:rsid w:val="006A726E"/>
    <w:rsid w:val="006B2E35"/>
    <w:rsid w:val="006B3968"/>
    <w:rsid w:val="006B6DA9"/>
    <w:rsid w:val="006B76FD"/>
    <w:rsid w:val="006B7975"/>
    <w:rsid w:val="006C3946"/>
    <w:rsid w:val="006C4A42"/>
    <w:rsid w:val="006C6383"/>
    <w:rsid w:val="006C6AF6"/>
    <w:rsid w:val="006D19D1"/>
    <w:rsid w:val="006D296D"/>
    <w:rsid w:val="006D461F"/>
    <w:rsid w:val="006D5BBF"/>
    <w:rsid w:val="006D61A6"/>
    <w:rsid w:val="006E008E"/>
    <w:rsid w:val="006E02D7"/>
    <w:rsid w:val="006E7015"/>
    <w:rsid w:val="006E7FAE"/>
    <w:rsid w:val="006F03E4"/>
    <w:rsid w:val="006F4ED9"/>
    <w:rsid w:val="006F5842"/>
    <w:rsid w:val="006F6AFC"/>
    <w:rsid w:val="006F73BB"/>
    <w:rsid w:val="0070027C"/>
    <w:rsid w:val="00701162"/>
    <w:rsid w:val="0070487E"/>
    <w:rsid w:val="007054C0"/>
    <w:rsid w:val="00706B6C"/>
    <w:rsid w:val="007073F9"/>
    <w:rsid w:val="0071336A"/>
    <w:rsid w:val="007139FC"/>
    <w:rsid w:val="00715C51"/>
    <w:rsid w:val="00716199"/>
    <w:rsid w:val="00717A05"/>
    <w:rsid w:val="0072126A"/>
    <w:rsid w:val="007216E7"/>
    <w:rsid w:val="00721889"/>
    <w:rsid w:val="00721991"/>
    <w:rsid w:val="00721B8F"/>
    <w:rsid w:val="0072207E"/>
    <w:rsid w:val="00722752"/>
    <w:rsid w:val="00722776"/>
    <w:rsid w:val="00725D8B"/>
    <w:rsid w:val="00727970"/>
    <w:rsid w:val="00730386"/>
    <w:rsid w:val="007306BD"/>
    <w:rsid w:val="00733929"/>
    <w:rsid w:val="00734522"/>
    <w:rsid w:val="00740291"/>
    <w:rsid w:val="00740321"/>
    <w:rsid w:val="007429A6"/>
    <w:rsid w:val="00743034"/>
    <w:rsid w:val="00744035"/>
    <w:rsid w:val="007459AF"/>
    <w:rsid w:val="00746860"/>
    <w:rsid w:val="00750104"/>
    <w:rsid w:val="00751B7F"/>
    <w:rsid w:val="00752295"/>
    <w:rsid w:val="00754361"/>
    <w:rsid w:val="007545D4"/>
    <w:rsid w:val="007572C8"/>
    <w:rsid w:val="007605E7"/>
    <w:rsid w:val="00764F4C"/>
    <w:rsid w:val="00765714"/>
    <w:rsid w:val="007660B5"/>
    <w:rsid w:val="007673F0"/>
    <w:rsid w:val="00767A53"/>
    <w:rsid w:val="00773B3D"/>
    <w:rsid w:val="00774886"/>
    <w:rsid w:val="00776618"/>
    <w:rsid w:val="007770B2"/>
    <w:rsid w:val="00780B5E"/>
    <w:rsid w:val="00780BFF"/>
    <w:rsid w:val="00781672"/>
    <w:rsid w:val="007824C8"/>
    <w:rsid w:val="00782695"/>
    <w:rsid w:val="00783B51"/>
    <w:rsid w:val="0078409A"/>
    <w:rsid w:val="0078486F"/>
    <w:rsid w:val="00785508"/>
    <w:rsid w:val="00786337"/>
    <w:rsid w:val="00786954"/>
    <w:rsid w:val="00794917"/>
    <w:rsid w:val="00797FDF"/>
    <w:rsid w:val="007A0A38"/>
    <w:rsid w:val="007A1666"/>
    <w:rsid w:val="007A2610"/>
    <w:rsid w:val="007A3358"/>
    <w:rsid w:val="007A6C47"/>
    <w:rsid w:val="007A7F80"/>
    <w:rsid w:val="007B111C"/>
    <w:rsid w:val="007B17A6"/>
    <w:rsid w:val="007B1868"/>
    <w:rsid w:val="007B1F0B"/>
    <w:rsid w:val="007B3486"/>
    <w:rsid w:val="007B405A"/>
    <w:rsid w:val="007B5F86"/>
    <w:rsid w:val="007B7A13"/>
    <w:rsid w:val="007C1395"/>
    <w:rsid w:val="007C2EE9"/>
    <w:rsid w:val="007C7124"/>
    <w:rsid w:val="007C7B45"/>
    <w:rsid w:val="007D117D"/>
    <w:rsid w:val="007D520D"/>
    <w:rsid w:val="007D5703"/>
    <w:rsid w:val="007D6F55"/>
    <w:rsid w:val="007D6F95"/>
    <w:rsid w:val="007E195C"/>
    <w:rsid w:val="007E3E93"/>
    <w:rsid w:val="007E4554"/>
    <w:rsid w:val="007E512D"/>
    <w:rsid w:val="007E56A8"/>
    <w:rsid w:val="007E5AE2"/>
    <w:rsid w:val="007E6088"/>
    <w:rsid w:val="007E6ECC"/>
    <w:rsid w:val="007F079B"/>
    <w:rsid w:val="007F18F5"/>
    <w:rsid w:val="007F29A9"/>
    <w:rsid w:val="007F44FA"/>
    <w:rsid w:val="007F62AD"/>
    <w:rsid w:val="007F6CBF"/>
    <w:rsid w:val="007F70A1"/>
    <w:rsid w:val="00803D15"/>
    <w:rsid w:val="00804E71"/>
    <w:rsid w:val="0080601C"/>
    <w:rsid w:val="0080782E"/>
    <w:rsid w:val="0080795A"/>
    <w:rsid w:val="00810FB3"/>
    <w:rsid w:val="008121DC"/>
    <w:rsid w:val="00812F6C"/>
    <w:rsid w:val="00812FA1"/>
    <w:rsid w:val="00814741"/>
    <w:rsid w:val="00821C2A"/>
    <w:rsid w:val="00821D46"/>
    <w:rsid w:val="0082204A"/>
    <w:rsid w:val="00822302"/>
    <w:rsid w:val="008226E1"/>
    <w:rsid w:val="008229E8"/>
    <w:rsid w:val="0082579B"/>
    <w:rsid w:val="00825AAB"/>
    <w:rsid w:val="00831414"/>
    <w:rsid w:val="008320B5"/>
    <w:rsid w:val="00832558"/>
    <w:rsid w:val="00834400"/>
    <w:rsid w:val="0083499C"/>
    <w:rsid w:val="0083770D"/>
    <w:rsid w:val="00837F7B"/>
    <w:rsid w:val="008406FD"/>
    <w:rsid w:val="00840708"/>
    <w:rsid w:val="008423A1"/>
    <w:rsid w:val="00842944"/>
    <w:rsid w:val="0084484E"/>
    <w:rsid w:val="00844EC2"/>
    <w:rsid w:val="00851134"/>
    <w:rsid w:val="00851ECD"/>
    <w:rsid w:val="00852F98"/>
    <w:rsid w:val="008548B6"/>
    <w:rsid w:val="00855190"/>
    <w:rsid w:val="00857A1E"/>
    <w:rsid w:val="00860470"/>
    <w:rsid w:val="00863E6E"/>
    <w:rsid w:val="0086626D"/>
    <w:rsid w:val="008666E4"/>
    <w:rsid w:val="00866744"/>
    <w:rsid w:val="0086788F"/>
    <w:rsid w:val="00870B7C"/>
    <w:rsid w:val="00870F5F"/>
    <w:rsid w:val="008710C1"/>
    <w:rsid w:val="00871586"/>
    <w:rsid w:val="008730E1"/>
    <w:rsid w:val="00876FE0"/>
    <w:rsid w:val="008813A6"/>
    <w:rsid w:val="00884DA6"/>
    <w:rsid w:val="0089083A"/>
    <w:rsid w:val="00892C09"/>
    <w:rsid w:val="0089440B"/>
    <w:rsid w:val="0089601B"/>
    <w:rsid w:val="008A1814"/>
    <w:rsid w:val="008A1886"/>
    <w:rsid w:val="008A4AF5"/>
    <w:rsid w:val="008A63FA"/>
    <w:rsid w:val="008B25BD"/>
    <w:rsid w:val="008B4325"/>
    <w:rsid w:val="008B45AA"/>
    <w:rsid w:val="008B48A7"/>
    <w:rsid w:val="008B50A2"/>
    <w:rsid w:val="008B56DE"/>
    <w:rsid w:val="008B64BA"/>
    <w:rsid w:val="008B71D2"/>
    <w:rsid w:val="008B7830"/>
    <w:rsid w:val="008C0741"/>
    <w:rsid w:val="008C2A20"/>
    <w:rsid w:val="008C34F5"/>
    <w:rsid w:val="008C37B1"/>
    <w:rsid w:val="008C7D46"/>
    <w:rsid w:val="008D10B8"/>
    <w:rsid w:val="008D205F"/>
    <w:rsid w:val="008D3AE6"/>
    <w:rsid w:val="008D534C"/>
    <w:rsid w:val="008D660E"/>
    <w:rsid w:val="008E2591"/>
    <w:rsid w:val="008E3B44"/>
    <w:rsid w:val="008E448A"/>
    <w:rsid w:val="008E72DB"/>
    <w:rsid w:val="008F235E"/>
    <w:rsid w:val="008F2F20"/>
    <w:rsid w:val="008F3128"/>
    <w:rsid w:val="008F46DA"/>
    <w:rsid w:val="008F5013"/>
    <w:rsid w:val="008F65D2"/>
    <w:rsid w:val="008F69DA"/>
    <w:rsid w:val="008F7AFD"/>
    <w:rsid w:val="00900C92"/>
    <w:rsid w:val="009024CF"/>
    <w:rsid w:val="0090642A"/>
    <w:rsid w:val="00912FCB"/>
    <w:rsid w:val="0091301D"/>
    <w:rsid w:val="00920178"/>
    <w:rsid w:val="009205F5"/>
    <w:rsid w:val="0092124F"/>
    <w:rsid w:val="00924987"/>
    <w:rsid w:val="009277A0"/>
    <w:rsid w:val="00930915"/>
    <w:rsid w:val="00930941"/>
    <w:rsid w:val="00930BA7"/>
    <w:rsid w:val="0093288F"/>
    <w:rsid w:val="00933117"/>
    <w:rsid w:val="00934034"/>
    <w:rsid w:val="00934071"/>
    <w:rsid w:val="00934CB9"/>
    <w:rsid w:val="0093560F"/>
    <w:rsid w:val="00936427"/>
    <w:rsid w:val="009366E6"/>
    <w:rsid w:val="00941408"/>
    <w:rsid w:val="00945512"/>
    <w:rsid w:val="0094563E"/>
    <w:rsid w:val="00950F94"/>
    <w:rsid w:val="009511D6"/>
    <w:rsid w:val="00954782"/>
    <w:rsid w:val="00955D48"/>
    <w:rsid w:val="00956277"/>
    <w:rsid w:val="009572AC"/>
    <w:rsid w:val="00957A9B"/>
    <w:rsid w:val="009604A0"/>
    <w:rsid w:val="00960F1C"/>
    <w:rsid w:val="00967143"/>
    <w:rsid w:val="0097017D"/>
    <w:rsid w:val="00970AC7"/>
    <w:rsid w:val="00970D38"/>
    <w:rsid w:val="00972311"/>
    <w:rsid w:val="009735FC"/>
    <w:rsid w:val="00977603"/>
    <w:rsid w:val="00980FF9"/>
    <w:rsid w:val="009834A1"/>
    <w:rsid w:val="0098499D"/>
    <w:rsid w:val="00986FC2"/>
    <w:rsid w:val="009903F4"/>
    <w:rsid w:val="00990E6A"/>
    <w:rsid w:val="00991DAB"/>
    <w:rsid w:val="00994A1F"/>
    <w:rsid w:val="009954F6"/>
    <w:rsid w:val="0099619D"/>
    <w:rsid w:val="009A1656"/>
    <w:rsid w:val="009A32A3"/>
    <w:rsid w:val="009A4F24"/>
    <w:rsid w:val="009A62E4"/>
    <w:rsid w:val="009A720D"/>
    <w:rsid w:val="009B1BCA"/>
    <w:rsid w:val="009B512C"/>
    <w:rsid w:val="009C217D"/>
    <w:rsid w:val="009C3A27"/>
    <w:rsid w:val="009C3EF4"/>
    <w:rsid w:val="009C71A5"/>
    <w:rsid w:val="009C7E79"/>
    <w:rsid w:val="009D1051"/>
    <w:rsid w:val="009D1C35"/>
    <w:rsid w:val="009D317F"/>
    <w:rsid w:val="009D3783"/>
    <w:rsid w:val="009D495F"/>
    <w:rsid w:val="009D4C42"/>
    <w:rsid w:val="009E2707"/>
    <w:rsid w:val="009E3023"/>
    <w:rsid w:val="009E4479"/>
    <w:rsid w:val="009F03B9"/>
    <w:rsid w:val="009F08C3"/>
    <w:rsid w:val="009F1C98"/>
    <w:rsid w:val="009F2865"/>
    <w:rsid w:val="009F2D4C"/>
    <w:rsid w:val="009F5EC2"/>
    <w:rsid w:val="00A02EA6"/>
    <w:rsid w:val="00A02EBF"/>
    <w:rsid w:val="00A04328"/>
    <w:rsid w:val="00A047C3"/>
    <w:rsid w:val="00A119DE"/>
    <w:rsid w:val="00A1631D"/>
    <w:rsid w:val="00A16B91"/>
    <w:rsid w:val="00A1734B"/>
    <w:rsid w:val="00A17498"/>
    <w:rsid w:val="00A17E1A"/>
    <w:rsid w:val="00A212FE"/>
    <w:rsid w:val="00A22A27"/>
    <w:rsid w:val="00A23C51"/>
    <w:rsid w:val="00A24F8C"/>
    <w:rsid w:val="00A26F92"/>
    <w:rsid w:val="00A27869"/>
    <w:rsid w:val="00A27F7B"/>
    <w:rsid w:val="00A3025C"/>
    <w:rsid w:val="00A314E5"/>
    <w:rsid w:val="00A3179C"/>
    <w:rsid w:val="00A31FE5"/>
    <w:rsid w:val="00A3378F"/>
    <w:rsid w:val="00A339DF"/>
    <w:rsid w:val="00A35C0E"/>
    <w:rsid w:val="00A372B1"/>
    <w:rsid w:val="00A37A92"/>
    <w:rsid w:val="00A418D5"/>
    <w:rsid w:val="00A44994"/>
    <w:rsid w:val="00A449F9"/>
    <w:rsid w:val="00A4501C"/>
    <w:rsid w:val="00A45047"/>
    <w:rsid w:val="00A4596E"/>
    <w:rsid w:val="00A46C6B"/>
    <w:rsid w:val="00A511A1"/>
    <w:rsid w:val="00A5385C"/>
    <w:rsid w:val="00A57C22"/>
    <w:rsid w:val="00A57D92"/>
    <w:rsid w:val="00A6032D"/>
    <w:rsid w:val="00A60928"/>
    <w:rsid w:val="00A617A0"/>
    <w:rsid w:val="00A622FF"/>
    <w:rsid w:val="00A635B1"/>
    <w:rsid w:val="00A63976"/>
    <w:rsid w:val="00A63989"/>
    <w:rsid w:val="00A63B39"/>
    <w:rsid w:val="00A65F7F"/>
    <w:rsid w:val="00A66EF3"/>
    <w:rsid w:val="00A729BE"/>
    <w:rsid w:val="00A74288"/>
    <w:rsid w:val="00A821E4"/>
    <w:rsid w:val="00A82201"/>
    <w:rsid w:val="00A826A5"/>
    <w:rsid w:val="00A830C6"/>
    <w:rsid w:val="00A84632"/>
    <w:rsid w:val="00A85C0F"/>
    <w:rsid w:val="00A911C0"/>
    <w:rsid w:val="00A92660"/>
    <w:rsid w:val="00A93EF3"/>
    <w:rsid w:val="00A9447E"/>
    <w:rsid w:val="00A94F2B"/>
    <w:rsid w:val="00AA077E"/>
    <w:rsid w:val="00AA2CE5"/>
    <w:rsid w:val="00AA3D18"/>
    <w:rsid w:val="00AA45EE"/>
    <w:rsid w:val="00AA4C76"/>
    <w:rsid w:val="00AA53BC"/>
    <w:rsid w:val="00AA69F6"/>
    <w:rsid w:val="00AA7F05"/>
    <w:rsid w:val="00AB34A6"/>
    <w:rsid w:val="00AB3942"/>
    <w:rsid w:val="00AB3A25"/>
    <w:rsid w:val="00AB421A"/>
    <w:rsid w:val="00AB4908"/>
    <w:rsid w:val="00AB4E14"/>
    <w:rsid w:val="00AB4E70"/>
    <w:rsid w:val="00AB6978"/>
    <w:rsid w:val="00AB7137"/>
    <w:rsid w:val="00AC1DEF"/>
    <w:rsid w:val="00AC30C4"/>
    <w:rsid w:val="00AC3D97"/>
    <w:rsid w:val="00AC3E8D"/>
    <w:rsid w:val="00AC67A2"/>
    <w:rsid w:val="00AC69B1"/>
    <w:rsid w:val="00AC7E59"/>
    <w:rsid w:val="00AD430F"/>
    <w:rsid w:val="00AD4C74"/>
    <w:rsid w:val="00AD72C7"/>
    <w:rsid w:val="00AE0E1C"/>
    <w:rsid w:val="00AE22DE"/>
    <w:rsid w:val="00AE269D"/>
    <w:rsid w:val="00AE3235"/>
    <w:rsid w:val="00AE3271"/>
    <w:rsid w:val="00AE52F9"/>
    <w:rsid w:val="00AE7207"/>
    <w:rsid w:val="00AF1E63"/>
    <w:rsid w:val="00AF30EE"/>
    <w:rsid w:val="00AF37BA"/>
    <w:rsid w:val="00AF43C1"/>
    <w:rsid w:val="00B01A4F"/>
    <w:rsid w:val="00B048A2"/>
    <w:rsid w:val="00B048EC"/>
    <w:rsid w:val="00B04F3B"/>
    <w:rsid w:val="00B06FAC"/>
    <w:rsid w:val="00B07525"/>
    <w:rsid w:val="00B14399"/>
    <w:rsid w:val="00B14E5E"/>
    <w:rsid w:val="00B1541F"/>
    <w:rsid w:val="00B16DA7"/>
    <w:rsid w:val="00B176B7"/>
    <w:rsid w:val="00B258E4"/>
    <w:rsid w:val="00B26978"/>
    <w:rsid w:val="00B2743E"/>
    <w:rsid w:val="00B27DC6"/>
    <w:rsid w:val="00B3112B"/>
    <w:rsid w:val="00B31398"/>
    <w:rsid w:val="00B3220C"/>
    <w:rsid w:val="00B35594"/>
    <w:rsid w:val="00B36A49"/>
    <w:rsid w:val="00B3795F"/>
    <w:rsid w:val="00B40EBF"/>
    <w:rsid w:val="00B424E0"/>
    <w:rsid w:val="00B43888"/>
    <w:rsid w:val="00B43C6F"/>
    <w:rsid w:val="00B43E75"/>
    <w:rsid w:val="00B4536F"/>
    <w:rsid w:val="00B45A25"/>
    <w:rsid w:val="00B468C6"/>
    <w:rsid w:val="00B47DB4"/>
    <w:rsid w:val="00B53A4A"/>
    <w:rsid w:val="00B568F4"/>
    <w:rsid w:val="00B5696A"/>
    <w:rsid w:val="00B56AB6"/>
    <w:rsid w:val="00B56ADC"/>
    <w:rsid w:val="00B57C76"/>
    <w:rsid w:val="00B62206"/>
    <w:rsid w:val="00B66508"/>
    <w:rsid w:val="00B7203A"/>
    <w:rsid w:val="00B721CE"/>
    <w:rsid w:val="00B75551"/>
    <w:rsid w:val="00B77477"/>
    <w:rsid w:val="00B77FBC"/>
    <w:rsid w:val="00B813E1"/>
    <w:rsid w:val="00B8162B"/>
    <w:rsid w:val="00B83763"/>
    <w:rsid w:val="00B83DCF"/>
    <w:rsid w:val="00B83DF1"/>
    <w:rsid w:val="00B84492"/>
    <w:rsid w:val="00B8537E"/>
    <w:rsid w:val="00B868B6"/>
    <w:rsid w:val="00B86C8E"/>
    <w:rsid w:val="00B90289"/>
    <w:rsid w:val="00B912F1"/>
    <w:rsid w:val="00B91992"/>
    <w:rsid w:val="00B956E5"/>
    <w:rsid w:val="00B95EEE"/>
    <w:rsid w:val="00BA3524"/>
    <w:rsid w:val="00BA3CFF"/>
    <w:rsid w:val="00BA40E1"/>
    <w:rsid w:val="00BA45AF"/>
    <w:rsid w:val="00BA6C30"/>
    <w:rsid w:val="00BA79ED"/>
    <w:rsid w:val="00BB1084"/>
    <w:rsid w:val="00BB147F"/>
    <w:rsid w:val="00BB29EB"/>
    <w:rsid w:val="00BB2DE9"/>
    <w:rsid w:val="00BB40F6"/>
    <w:rsid w:val="00BB545A"/>
    <w:rsid w:val="00BB5F9F"/>
    <w:rsid w:val="00BB6E58"/>
    <w:rsid w:val="00BC172B"/>
    <w:rsid w:val="00BC2887"/>
    <w:rsid w:val="00BC3E8B"/>
    <w:rsid w:val="00BC4F4F"/>
    <w:rsid w:val="00BC50E7"/>
    <w:rsid w:val="00BC5151"/>
    <w:rsid w:val="00BC53A6"/>
    <w:rsid w:val="00BC670D"/>
    <w:rsid w:val="00BC7507"/>
    <w:rsid w:val="00BC765E"/>
    <w:rsid w:val="00BD0178"/>
    <w:rsid w:val="00BD747A"/>
    <w:rsid w:val="00BD7842"/>
    <w:rsid w:val="00BE01F0"/>
    <w:rsid w:val="00BE279B"/>
    <w:rsid w:val="00BE425E"/>
    <w:rsid w:val="00BF12A7"/>
    <w:rsid w:val="00BF1D30"/>
    <w:rsid w:val="00BF2411"/>
    <w:rsid w:val="00BF3B6A"/>
    <w:rsid w:val="00BF3D7E"/>
    <w:rsid w:val="00BF4A92"/>
    <w:rsid w:val="00BF4CFA"/>
    <w:rsid w:val="00BF56B6"/>
    <w:rsid w:val="00C001DB"/>
    <w:rsid w:val="00C038AA"/>
    <w:rsid w:val="00C04E83"/>
    <w:rsid w:val="00C10CC2"/>
    <w:rsid w:val="00C11AC3"/>
    <w:rsid w:val="00C1651E"/>
    <w:rsid w:val="00C179AE"/>
    <w:rsid w:val="00C20557"/>
    <w:rsid w:val="00C20C2B"/>
    <w:rsid w:val="00C21FCC"/>
    <w:rsid w:val="00C22AC1"/>
    <w:rsid w:val="00C22B82"/>
    <w:rsid w:val="00C23D03"/>
    <w:rsid w:val="00C2623C"/>
    <w:rsid w:val="00C26388"/>
    <w:rsid w:val="00C30045"/>
    <w:rsid w:val="00C30B02"/>
    <w:rsid w:val="00C30BC2"/>
    <w:rsid w:val="00C31653"/>
    <w:rsid w:val="00C31C4A"/>
    <w:rsid w:val="00C31FBB"/>
    <w:rsid w:val="00C342FF"/>
    <w:rsid w:val="00C42837"/>
    <w:rsid w:val="00C43981"/>
    <w:rsid w:val="00C43A5F"/>
    <w:rsid w:val="00C4434B"/>
    <w:rsid w:val="00C4685A"/>
    <w:rsid w:val="00C47987"/>
    <w:rsid w:val="00C50FDF"/>
    <w:rsid w:val="00C56E0C"/>
    <w:rsid w:val="00C574DE"/>
    <w:rsid w:val="00C608F8"/>
    <w:rsid w:val="00C6095E"/>
    <w:rsid w:val="00C60C2D"/>
    <w:rsid w:val="00C650E6"/>
    <w:rsid w:val="00C654D6"/>
    <w:rsid w:val="00C65D41"/>
    <w:rsid w:val="00C66165"/>
    <w:rsid w:val="00C73852"/>
    <w:rsid w:val="00C74390"/>
    <w:rsid w:val="00C74F36"/>
    <w:rsid w:val="00C75AFC"/>
    <w:rsid w:val="00C76E9E"/>
    <w:rsid w:val="00C770B1"/>
    <w:rsid w:val="00C77E7E"/>
    <w:rsid w:val="00C822ED"/>
    <w:rsid w:val="00C82842"/>
    <w:rsid w:val="00C858A2"/>
    <w:rsid w:val="00C863AA"/>
    <w:rsid w:val="00C86EF3"/>
    <w:rsid w:val="00C872B2"/>
    <w:rsid w:val="00C92ED8"/>
    <w:rsid w:val="00C951C4"/>
    <w:rsid w:val="00C952F7"/>
    <w:rsid w:val="00C9735C"/>
    <w:rsid w:val="00CA029B"/>
    <w:rsid w:val="00CA3E0B"/>
    <w:rsid w:val="00CA75E2"/>
    <w:rsid w:val="00CB0380"/>
    <w:rsid w:val="00CB51EF"/>
    <w:rsid w:val="00CB5CCB"/>
    <w:rsid w:val="00CB7828"/>
    <w:rsid w:val="00CC1280"/>
    <w:rsid w:val="00CC155D"/>
    <w:rsid w:val="00CC2CD7"/>
    <w:rsid w:val="00CC3DA2"/>
    <w:rsid w:val="00CC511C"/>
    <w:rsid w:val="00CC5ED8"/>
    <w:rsid w:val="00CC6611"/>
    <w:rsid w:val="00CD29CD"/>
    <w:rsid w:val="00CD3464"/>
    <w:rsid w:val="00CD3EA8"/>
    <w:rsid w:val="00CD4A74"/>
    <w:rsid w:val="00CE149D"/>
    <w:rsid w:val="00CE49A4"/>
    <w:rsid w:val="00CE55BA"/>
    <w:rsid w:val="00CE69E3"/>
    <w:rsid w:val="00CE71F4"/>
    <w:rsid w:val="00CE73A9"/>
    <w:rsid w:val="00CF2356"/>
    <w:rsid w:val="00CF2FAA"/>
    <w:rsid w:val="00CF406B"/>
    <w:rsid w:val="00CF4F03"/>
    <w:rsid w:val="00CF56F7"/>
    <w:rsid w:val="00CF6E52"/>
    <w:rsid w:val="00CF7FC8"/>
    <w:rsid w:val="00D0083B"/>
    <w:rsid w:val="00D02BA0"/>
    <w:rsid w:val="00D06DEE"/>
    <w:rsid w:val="00D07AC4"/>
    <w:rsid w:val="00D10C13"/>
    <w:rsid w:val="00D12842"/>
    <w:rsid w:val="00D1329F"/>
    <w:rsid w:val="00D1499B"/>
    <w:rsid w:val="00D207E8"/>
    <w:rsid w:val="00D22016"/>
    <w:rsid w:val="00D23AA1"/>
    <w:rsid w:val="00D2498D"/>
    <w:rsid w:val="00D24DE5"/>
    <w:rsid w:val="00D24E63"/>
    <w:rsid w:val="00D254B9"/>
    <w:rsid w:val="00D31A98"/>
    <w:rsid w:val="00D41C5E"/>
    <w:rsid w:val="00D4599A"/>
    <w:rsid w:val="00D47DE4"/>
    <w:rsid w:val="00D54D1C"/>
    <w:rsid w:val="00D606BE"/>
    <w:rsid w:val="00D62734"/>
    <w:rsid w:val="00D63F89"/>
    <w:rsid w:val="00D64865"/>
    <w:rsid w:val="00D70569"/>
    <w:rsid w:val="00D70BB6"/>
    <w:rsid w:val="00D741A8"/>
    <w:rsid w:val="00D7431C"/>
    <w:rsid w:val="00D74B43"/>
    <w:rsid w:val="00D75118"/>
    <w:rsid w:val="00D761CF"/>
    <w:rsid w:val="00D7630A"/>
    <w:rsid w:val="00D81731"/>
    <w:rsid w:val="00D82E2E"/>
    <w:rsid w:val="00D8334C"/>
    <w:rsid w:val="00D87497"/>
    <w:rsid w:val="00D904ED"/>
    <w:rsid w:val="00D915A2"/>
    <w:rsid w:val="00D9196B"/>
    <w:rsid w:val="00D929FA"/>
    <w:rsid w:val="00D97109"/>
    <w:rsid w:val="00DA21E1"/>
    <w:rsid w:val="00DA394A"/>
    <w:rsid w:val="00DB196D"/>
    <w:rsid w:val="00DB2C1A"/>
    <w:rsid w:val="00DB312A"/>
    <w:rsid w:val="00DB4544"/>
    <w:rsid w:val="00DB6B27"/>
    <w:rsid w:val="00DB7C4C"/>
    <w:rsid w:val="00DC1B26"/>
    <w:rsid w:val="00DC2E4F"/>
    <w:rsid w:val="00DC3301"/>
    <w:rsid w:val="00DC5E93"/>
    <w:rsid w:val="00DC7617"/>
    <w:rsid w:val="00DC7C36"/>
    <w:rsid w:val="00DD0ECD"/>
    <w:rsid w:val="00DD1B18"/>
    <w:rsid w:val="00DD2975"/>
    <w:rsid w:val="00DD3229"/>
    <w:rsid w:val="00DD4ED0"/>
    <w:rsid w:val="00DD60BA"/>
    <w:rsid w:val="00DD7B3F"/>
    <w:rsid w:val="00DE2EE8"/>
    <w:rsid w:val="00DE570E"/>
    <w:rsid w:val="00DF398B"/>
    <w:rsid w:val="00DF4999"/>
    <w:rsid w:val="00DF4E4D"/>
    <w:rsid w:val="00DF79F7"/>
    <w:rsid w:val="00E01A27"/>
    <w:rsid w:val="00E0332A"/>
    <w:rsid w:val="00E04E8B"/>
    <w:rsid w:val="00E0634B"/>
    <w:rsid w:val="00E07469"/>
    <w:rsid w:val="00E11253"/>
    <w:rsid w:val="00E1504F"/>
    <w:rsid w:val="00E15859"/>
    <w:rsid w:val="00E15AA2"/>
    <w:rsid w:val="00E1602C"/>
    <w:rsid w:val="00E16E06"/>
    <w:rsid w:val="00E208D5"/>
    <w:rsid w:val="00E21818"/>
    <w:rsid w:val="00E2362A"/>
    <w:rsid w:val="00E2416D"/>
    <w:rsid w:val="00E30BDE"/>
    <w:rsid w:val="00E34310"/>
    <w:rsid w:val="00E348E4"/>
    <w:rsid w:val="00E40548"/>
    <w:rsid w:val="00E414CE"/>
    <w:rsid w:val="00E416D2"/>
    <w:rsid w:val="00E429B7"/>
    <w:rsid w:val="00E4535F"/>
    <w:rsid w:val="00E458DB"/>
    <w:rsid w:val="00E52817"/>
    <w:rsid w:val="00E55339"/>
    <w:rsid w:val="00E57D0B"/>
    <w:rsid w:val="00E57E4E"/>
    <w:rsid w:val="00E60075"/>
    <w:rsid w:val="00E615F4"/>
    <w:rsid w:val="00E63D8B"/>
    <w:rsid w:val="00E63E72"/>
    <w:rsid w:val="00E65639"/>
    <w:rsid w:val="00E65F6C"/>
    <w:rsid w:val="00E671A5"/>
    <w:rsid w:val="00E703D4"/>
    <w:rsid w:val="00E704CE"/>
    <w:rsid w:val="00E73485"/>
    <w:rsid w:val="00E74161"/>
    <w:rsid w:val="00E7502E"/>
    <w:rsid w:val="00E76563"/>
    <w:rsid w:val="00E76973"/>
    <w:rsid w:val="00E77E49"/>
    <w:rsid w:val="00E804A1"/>
    <w:rsid w:val="00E847F4"/>
    <w:rsid w:val="00E84EBC"/>
    <w:rsid w:val="00E902E8"/>
    <w:rsid w:val="00E908C2"/>
    <w:rsid w:val="00E90981"/>
    <w:rsid w:val="00E91878"/>
    <w:rsid w:val="00E94B92"/>
    <w:rsid w:val="00E97B44"/>
    <w:rsid w:val="00EA021F"/>
    <w:rsid w:val="00EA5491"/>
    <w:rsid w:val="00EA6F5F"/>
    <w:rsid w:val="00EA72AB"/>
    <w:rsid w:val="00EA7934"/>
    <w:rsid w:val="00EB11B4"/>
    <w:rsid w:val="00EB1541"/>
    <w:rsid w:val="00EB16B3"/>
    <w:rsid w:val="00EB1C2B"/>
    <w:rsid w:val="00EB3163"/>
    <w:rsid w:val="00EB4D3E"/>
    <w:rsid w:val="00EB55CA"/>
    <w:rsid w:val="00EB7B97"/>
    <w:rsid w:val="00EC0AC4"/>
    <w:rsid w:val="00EC0B1C"/>
    <w:rsid w:val="00EC0D5F"/>
    <w:rsid w:val="00EC262C"/>
    <w:rsid w:val="00EC2B7F"/>
    <w:rsid w:val="00EC44CC"/>
    <w:rsid w:val="00EC458E"/>
    <w:rsid w:val="00EC5ED0"/>
    <w:rsid w:val="00EC7AA2"/>
    <w:rsid w:val="00ED01D9"/>
    <w:rsid w:val="00ED2B40"/>
    <w:rsid w:val="00ED4A08"/>
    <w:rsid w:val="00ED5191"/>
    <w:rsid w:val="00ED5AC3"/>
    <w:rsid w:val="00ED7487"/>
    <w:rsid w:val="00EE0FE6"/>
    <w:rsid w:val="00EE383C"/>
    <w:rsid w:val="00EE5E1C"/>
    <w:rsid w:val="00EE6E84"/>
    <w:rsid w:val="00EE70BD"/>
    <w:rsid w:val="00EE766A"/>
    <w:rsid w:val="00EF37DC"/>
    <w:rsid w:val="00EF3CDF"/>
    <w:rsid w:val="00EF4A7A"/>
    <w:rsid w:val="00EF5864"/>
    <w:rsid w:val="00EF63C4"/>
    <w:rsid w:val="00EF7FB3"/>
    <w:rsid w:val="00F02482"/>
    <w:rsid w:val="00F02889"/>
    <w:rsid w:val="00F04789"/>
    <w:rsid w:val="00F07370"/>
    <w:rsid w:val="00F127CE"/>
    <w:rsid w:val="00F12E08"/>
    <w:rsid w:val="00F131CB"/>
    <w:rsid w:val="00F154A0"/>
    <w:rsid w:val="00F16ACF"/>
    <w:rsid w:val="00F16EBD"/>
    <w:rsid w:val="00F17053"/>
    <w:rsid w:val="00F17B94"/>
    <w:rsid w:val="00F200A4"/>
    <w:rsid w:val="00F2012A"/>
    <w:rsid w:val="00F212F7"/>
    <w:rsid w:val="00F218A3"/>
    <w:rsid w:val="00F21E58"/>
    <w:rsid w:val="00F226B1"/>
    <w:rsid w:val="00F33889"/>
    <w:rsid w:val="00F34D46"/>
    <w:rsid w:val="00F35341"/>
    <w:rsid w:val="00F361FF"/>
    <w:rsid w:val="00F3656F"/>
    <w:rsid w:val="00F371E2"/>
    <w:rsid w:val="00F412CB"/>
    <w:rsid w:val="00F41BB0"/>
    <w:rsid w:val="00F41DB6"/>
    <w:rsid w:val="00F44E9A"/>
    <w:rsid w:val="00F47311"/>
    <w:rsid w:val="00F5240B"/>
    <w:rsid w:val="00F524BD"/>
    <w:rsid w:val="00F52BA6"/>
    <w:rsid w:val="00F52C3C"/>
    <w:rsid w:val="00F54BF8"/>
    <w:rsid w:val="00F55116"/>
    <w:rsid w:val="00F55378"/>
    <w:rsid w:val="00F553E4"/>
    <w:rsid w:val="00F55B3C"/>
    <w:rsid w:val="00F5729E"/>
    <w:rsid w:val="00F609DD"/>
    <w:rsid w:val="00F60C29"/>
    <w:rsid w:val="00F63867"/>
    <w:rsid w:val="00F65402"/>
    <w:rsid w:val="00F70012"/>
    <w:rsid w:val="00F71E43"/>
    <w:rsid w:val="00F720A4"/>
    <w:rsid w:val="00F7347A"/>
    <w:rsid w:val="00F74924"/>
    <w:rsid w:val="00F82D41"/>
    <w:rsid w:val="00F85B70"/>
    <w:rsid w:val="00F86452"/>
    <w:rsid w:val="00F900EB"/>
    <w:rsid w:val="00F927A9"/>
    <w:rsid w:val="00F95F9A"/>
    <w:rsid w:val="00FA0EBF"/>
    <w:rsid w:val="00FA1F99"/>
    <w:rsid w:val="00FA20BA"/>
    <w:rsid w:val="00FA29DA"/>
    <w:rsid w:val="00FA2F79"/>
    <w:rsid w:val="00FB0E41"/>
    <w:rsid w:val="00FB2F6F"/>
    <w:rsid w:val="00FB32B7"/>
    <w:rsid w:val="00FB3BFD"/>
    <w:rsid w:val="00FB40DD"/>
    <w:rsid w:val="00FB459C"/>
    <w:rsid w:val="00FB4A80"/>
    <w:rsid w:val="00FB4AE4"/>
    <w:rsid w:val="00FB6A83"/>
    <w:rsid w:val="00FC0FD8"/>
    <w:rsid w:val="00FC2D72"/>
    <w:rsid w:val="00FC37A0"/>
    <w:rsid w:val="00FC3F49"/>
    <w:rsid w:val="00FC4B9F"/>
    <w:rsid w:val="00FC6240"/>
    <w:rsid w:val="00FC657D"/>
    <w:rsid w:val="00FC6DAF"/>
    <w:rsid w:val="00FD35A0"/>
    <w:rsid w:val="00FD383B"/>
    <w:rsid w:val="00FD4093"/>
    <w:rsid w:val="00FD5F34"/>
    <w:rsid w:val="00FD654D"/>
    <w:rsid w:val="00FD73CC"/>
    <w:rsid w:val="00FD7A11"/>
    <w:rsid w:val="00FE2652"/>
    <w:rsid w:val="00FE3E12"/>
    <w:rsid w:val="00FE6BB0"/>
    <w:rsid w:val="00FE7C1D"/>
    <w:rsid w:val="00FE7F18"/>
    <w:rsid w:val="00FF1A48"/>
    <w:rsid w:val="00FF3BA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 w:type="paragraph" w:styleId="Revision">
    <w:name w:val="Revision"/>
    <w:hidden/>
    <w:uiPriority w:val="99"/>
    <w:semiHidden/>
    <w:rsid w:val="00243C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areworkshealthservices.com/help-seniors-prepare-for-power-outages/" TargetMode="External"/><Relationship Id="rId2" Type="http://schemas.openxmlformats.org/officeDocument/2006/relationships/hyperlink" Target="https://muskoka411.com/community-support-essential-especially-for-seniors-and-caregivers-as-ontario-ice-storm-disrupts-lives/" TargetMode="External"/><Relationship Id="rId1" Type="http://schemas.openxmlformats.org/officeDocument/2006/relationships/hyperlink" Target="https://vitalsigns.edf.org/story/too-many-blackouts-how-underserved-communities-are-making-utilities-listen" TargetMode="External"/><Relationship Id="rId6" Type="http://schemas.openxmlformats.org/officeDocument/2006/relationships/hyperlink" Target="https://www.ahip.org/resources/medicare-advantage-vs-traditional-fee-for-service-medicare-different-populations-different-outcomes" TargetMode="External"/><Relationship Id="rId5" Type="http://schemas.openxmlformats.org/officeDocument/2006/relationships/hyperlink" Target="https://www.commonwealthfund.org/publications/issue-briefs/2021/oct/medicare-advantage-vs-traditional-medicare-beneficiaries-differ" TargetMode="External"/><Relationship Id="rId4" Type="http://schemas.openxmlformats.org/officeDocument/2006/relationships/hyperlink" Target="https://www.inovalon.com/resource/ma-vs-traditional-ffs-medicare-different-populations-different-outcome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12798</Words>
  <Characters>72951</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14</cp:revision>
  <dcterms:created xsi:type="dcterms:W3CDTF">2025-08-13T15:47:00Z</dcterms:created>
  <dcterms:modified xsi:type="dcterms:W3CDTF">2025-08-13T15:53:00Z</dcterms:modified>
</cp:coreProperties>
</file>