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51E1" w14:textId="0A195DAE" w:rsidR="00C56E0C" w:rsidRPr="00512C18" w:rsidRDefault="007660B5">
      <w:pPr>
        <w:rPr>
          <w:rFonts w:ascii="Arial" w:hAnsi="Arial" w:cs="Arial"/>
          <w:iCs/>
          <w:color w:val="0070C0"/>
          <w:sz w:val="22"/>
          <w:szCs w:val="22"/>
        </w:rPr>
      </w:pPr>
      <w:r w:rsidRPr="00512C18">
        <w:rPr>
          <w:rFonts w:ascii="Arial" w:hAnsi="Arial" w:cs="Arial"/>
          <w:iCs/>
          <w:color w:val="0070C0"/>
          <w:sz w:val="22"/>
          <w:szCs w:val="22"/>
        </w:rPr>
        <w:t xml:space="preserve">We would like to thank the Editor and Reviewers for the thoughtful comments and suggestions. We have addressed </w:t>
      </w:r>
      <w:r w:rsidRPr="006B2706">
        <w:rPr>
          <w:rFonts w:ascii="Arial" w:hAnsi="Arial" w:cs="Arial"/>
          <w:iCs/>
          <w:color w:val="0070C0"/>
          <w:sz w:val="22"/>
          <w:szCs w:val="22"/>
        </w:rPr>
        <w:t>these reviews</w:t>
      </w:r>
      <w:r w:rsidR="00BA2079" w:rsidRPr="006B2706">
        <w:rPr>
          <w:rFonts w:ascii="Arial" w:hAnsi="Arial" w:cs="Arial"/>
          <w:iCs/>
          <w:color w:val="0070C0"/>
          <w:sz w:val="22"/>
          <w:szCs w:val="22"/>
        </w:rPr>
        <w:t>,</w:t>
      </w:r>
      <w:r w:rsidR="00E34310" w:rsidRPr="006B2706">
        <w:rPr>
          <w:rFonts w:ascii="Arial" w:hAnsi="Arial" w:cs="Arial"/>
          <w:iCs/>
          <w:color w:val="0070C0"/>
          <w:sz w:val="22"/>
          <w:szCs w:val="22"/>
        </w:rPr>
        <w:t xml:space="preserve"> </w:t>
      </w:r>
      <w:r w:rsidRPr="006B2706">
        <w:rPr>
          <w:rFonts w:ascii="Arial" w:hAnsi="Arial" w:cs="Arial"/>
          <w:iCs/>
          <w:color w:val="0070C0"/>
          <w:sz w:val="22"/>
          <w:szCs w:val="22"/>
        </w:rPr>
        <w:t xml:space="preserve">greatly </w:t>
      </w:r>
      <w:r w:rsidR="00BA2079" w:rsidRPr="006B2706">
        <w:rPr>
          <w:rFonts w:ascii="Arial" w:hAnsi="Arial" w:cs="Arial"/>
          <w:iCs/>
          <w:color w:val="0070C0"/>
          <w:sz w:val="22"/>
          <w:szCs w:val="22"/>
        </w:rPr>
        <w:t>improving</w:t>
      </w:r>
      <w:r w:rsidRPr="006B2706">
        <w:rPr>
          <w:rFonts w:ascii="Arial" w:hAnsi="Arial" w:cs="Arial"/>
          <w:iCs/>
          <w:color w:val="0070C0"/>
          <w:sz w:val="22"/>
          <w:szCs w:val="22"/>
        </w:rPr>
        <w:t xml:space="preserve"> our manuscript.</w:t>
      </w:r>
      <w:r w:rsidRPr="00512C18">
        <w:rPr>
          <w:rFonts w:ascii="Arial" w:hAnsi="Arial" w:cs="Arial"/>
          <w:iCs/>
          <w:color w:val="0070C0"/>
          <w:sz w:val="22"/>
          <w:szCs w:val="22"/>
        </w:rPr>
        <w:t xml:space="preserve"> Below please find our responses to the specific comments.</w:t>
      </w:r>
    </w:p>
    <w:p w14:paraId="5CFB56ED" w14:textId="64FD457E" w:rsidR="0012317A" w:rsidRPr="00512C18" w:rsidRDefault="00764F4C">
      <w:pPr>
        <w:rPr>
          <w:rFonts w:ascii="Arial" w:hAnsi="Arial" w:cs="Arial"/>
          <w:color w:val="000000" w:themeColor="text1"/>
          <w:sz w:val="22"/>
          <w:szCs w:val="22"/>
        </w:rPr>
      </w:pPr>
      <w:r w:rsidRPr="00512C18">
        <w:rPr>
          <w:rFonts w:ascii="Arial" w:hAnsi="Arial" w:cs="Arial"/>
          <w:color w:val="000000" w:themeColor="text1"/>
          <w:sz w:val="22"/>
          <w:szCs w:val="22"/>
        </w:rPr>
        <w:t>Comments from the reviewers:</w:t>
      </w:r>
      <w:r w:rsidRPr="00512C18">
        <w:rPr>
          <w:rStyle w:val="apple-converted-space"/>
          <w:rFonts w:ascii="Arial" w:hAnsi="Arial" w:cs="Arial"/>
          <w:color w:val="000000" w:themeColor="text1"/>
          <w:sz w:val="22"/>
          <w:szCs w:val="22"/>
        </w:rPr>
        <w:t> </w:t>
      </w:r>
      <w:r w:rsidRPr="00512C18">
        <w:rPr>
          <w:rFonts w:ascii="Arial" w:hAnsi="Arial" w:cs="Arial"/>
          <w:color w:val="000000" w:themeColor="text1"/>
          <w:sz w:val="22"/>
          <w:szCs w:val="22"/>
        </w:rPr>
        <w:br/>
      </w:r>
      <w:r w:rsidRPr="00512C18">
        <w:rPr>
          <w:rFonts w:ascii="Arial" w:hAnsi="Arial" w:cs="Arial"/>
          <w:color w:val="000000" w:themeColor="text1"/>
          <w:sz w:val="22"/>
          <w:szCs w:val="22"/>
        </w:rPr>
        <w:br/>
        <w:t xml:space="preserve">Reviewer #1: This is a study on a novel research question. </w:t>
      </w:r>
      <w:proofErr w:type="gramStart"/>
      <w:r w:rsidRPr="00512C18">
        <w:rPr>
          <w:rFonts w:ascii="Arial" w:hAnsi="Arial" w:cs="Arial"/>
          <w:color w:val="000000" w:themeColor="text1"/>
          <w:sz w:val="22"/>
          <w:szCs w:val="22"/>
        </w:rPr>
        <w:t>Generally</w:t>
      </w:r>
      <w:proofErr w:type="gramEnd"/>
      <w:r w:rsidRPr="00512C18">
        <w:rPr>
          <w:rFonts w:ascii="Arial" w:hAnsi="Arial" w:cs="Arial"/>
          <w:color w:val="000000" w:themeColor="text1"/>
          <w:sz w:val="22"/>
          <w:szCs w:val="22"/>
        </w:rPr>
        <w:t xml:space="preserve"> the study appears to be well conducted and reported. Particularly, Figure 2 is very clear and illustrated the results beautifully. </w:t>
      </w:r>
      <w:r w:rsidR="009D495F" w:rsidRPr="00512C18">
        <w:rPr>
          <w:rFonts w:ascii="Arial" w:hAnsi="Arial" w:cs="Arial"/>
          <w:color w:val="4472C4" w:themeColor="accent1"/>
          <w:sz w:val="22"/>
          <w:szCs w:val="22"/>
        </w:rPr>
        <w:t>Thank you!</w:t>
      </w:r>
      <w:r w:rsidR="009D495F" w:rsidRPr="00512C18">
        <w:rPr>
          <w:rFonts w:ascii="Arial" w:hAnsi="Arial" w:cs="Arial"/>
          <w:color w:val="000000" w:themeColor="text1"/>
          <w:sz w:val="22"/>
          <w:szCs w:val="22"/>
        </w:rPr>
        <w:t xml:space="preserve"> </w:t>
      </w:r>
      <w:r w:rsidRPr="00512C18">
        <w:rPr>
          <w:rFonts w:ascii="Arial" w:hAnsi="Arial" w:cs="Arial"/>
          <w:color w:val="000000" w:themeColor="text1"/>
          <w:sz w:val="22"/>
          <w:szCs w:val="22"/>
        </w:rPr>
        <w:t>My methodological comments are:</w:t>
      </w:r>
    </w:p>
    <w:p w14:paraId="0685D85E" w14:textId="77775EFB" w:rsidR="00764F4C" w:rsidRPr="00512C18" w:rsidRDefault="0012317A" w:rsidP="00A821E4">
      <w:pPr>
        <w:pStyle w:val="NormalWeb"/>
        <w:rPr>
          <w:rFonts w:ascii="Arial" w:hAnsi="Arial" w:cs="Arial"/>
          <w:color w:val="4472C4" w:themeColor="accent1"/>
          <w:sz w:val="22"/>
          <w:szCs w:val="22"/>
        </w:rPr>
      </w:pPr>
      <w:r w:rsidRPr="00512C18">
        <w:rPr>
          <w:rFonts w:ascii="Arial" w:hAnsi="Arial" w:cs="Arial"/>
          <w:color w:val="4472C4" w:themeColor="accent1"/>
          <w:sz w:val="22"/>
          <w:szCs w:val="22"/>
        </w:rPr>
        <w:t xml:space="preserve">Thank you for your comments, Reviewer 1. We very much appreciate your feedback and contributions. </w:t>
      </w:r>
      <w:r w:rsidR="00764F4C" w:rsidRPr="00512C18">
        <w:rPr>
          <w:rFonts w:ascii="Arial" w:hAnsi="Arial" w:cs="Arial"/>
          <w:color w:val="000000" w:themeColor="text1"/>
          <w:sz w:val="22"/>
          <w:szCs w:val="22"/>
        </w:rPr>
        <w:br/>
      </w:r>
      <w:r w:rsidR="00764F4C" w:rsidRPr="00512C18">
        <w:rPr>
          <w:rFonts w:ascii="Arial" w:hAnsi="Arial" w:cs="Arial"/>
          <w:color w:val="000000" w:themeColor="text1"/>
          <w:sz w:val="22"/>
          <w:szCs w:val="22"/>
        </w:rPr>
        <w:br/>
        <w:t xml:space="preserve">1. It appears the study used ecological case-cross over design, where the 'ecological' part is that the unit of analysis is based on county rather than individuals. If my interpretation is </w:t>
      </w:r>
      <w:proofErr w:type="gramStart"/>
      <w:r w:rsidR="00764F4C" w:rsidRPr="00512C18">
        <w:rPr>
          <w:rFonts w:ascii="Arial" w:hAnsi="Arial" w:cs="Arial"/>
          <w:color w:val="000000" w:themeColor="text1"/>
          <w:sz w:val="22"/>
          <w:szCs w:val="22"/>
        </w:rPr>
        <w:t>correct</w:t>
      </w:r>
      <w:proofErr w:type="gramEnd"/>
      <w:r w:rsidR="00764F4C" w:rsidRPr="00512C18">
        <w:rPr>
          <w:rFonts w:ascii="Arial" w:hAnsi="Arial" w:cs="Arial"/>
          <w:color w:val="000000" w:themeColor="text1"/>
          <w:sz w:val="22"/>
          <w:szCs w:val="22"/>
        </w:rPr>
        <w:t xml:space="preserve"> please be explicit about the study's ecological nature, and discuss the limitations arises from this, notably ecological fallacy and potentially individual-level time varying confounding.</w:t>
      </w:r>
    </w:p>
    <w:p w14:paraId="0621CA58" w14:textId="5ADC4A98" w:rsidR="00786337" w:rsidRPr="00512C18" w:rsidRDefault="002B39E7">
      <w:pPr>
        <w:rPr>
          <w:rFonts w:ascii="Arial" w:hAnsi="Arial" w:cs="Arial"/>
          <w:color w:val="0070C0"/>
          <w:sz w:val="22"/>
          <w:szCs w:val="22"/>
        </w:rPr>
      </w:pPr>
      <w:r w:rsidRPr="00512C18">
        <w:rPr>
          <w:rFonts w:ascii="Arial" w:hAnsi="Arial" w:cs="Arial"/>
          <w:color w:val="0070C0"/>
          <w:sz w:val="22"/>
          <w:szCs w:val="22"/>
        </w:rPr>
        <w:t xml:space="preserve">This is a good point, thank you. We </w:t>
      </w:r>
      <w:r w:rsidR="00764F4C" w:rsidRPr="00512C18">
        <w:rPr>
          <w:rFonts w:ascii="Arial" w:hAnsi="Arial" w:cs="Arial"/>
          <w:color w:val="0070C0"/>
          <w:sz w:val="22"/>
          <w:szCs w:val="22"/>
        </w:rPr>
        <w:t>add</w:t>
      </w:r>
      <w:r w:rsidRPr="00512C18">
        <w:rPr>
          <w:rFonts w:ascii="Arial" w:hAnsi="Arial" w:cs="Arial"/>
          <w:color w:val="0070C0"/>
          <w:sz w:val="22"/>
          <w:szCs w:val="22"/>
        </w:rPr>
        <w:t>ed</w:t>
      </w:r>
      <w:r w:rsidR="00764F4C" w:rsidRPr="00512C18">
        <w:rPr>
          <w:rFonts w:ascii="Arial" w:hAnsi="Arial" w:cs="Arial"/>
          <w:color w:val="0070C0"/>
          <w:sz w:val="22"/>
          <w:szCs w:val="22"/>
        </w:rPr>
        <w:t xml:space="preserve"> the following</w:t>
      </w:r>
      <w:r w:rsidR="00C30045" w:rsidRPr="00512C18">
        <w:rPr>
          <w:rFonts w:ascii="Arial" w:hAnsi="Arial" w:cs="Arial"/>
          <w:color w:val="0070C0"/>
          <w:sz w:val="22"/>
          <w:szCs w:val="22"/>
        </w:rPr>
        <w:t xml:space="preserve"> sentences</w:t>
      </w:r>
      <w:r w:rsidR="000E366D" w:rsidRPr="00512C18">
        <w:rPr>
          <w:rFonts w:ascii="Arial" w:hAnsi="Arial" w:cs="Arial"/>
          <w:color w:val="0070C0"/>
          <w:sz w:val="22"/>
          <w:szCs w:val="22"/>
        </w:rPr>
        <w:t xml:space="preserve"> </w:t>
      </w:r>
      <w:r w:rsidR="00C30045" w:rsidRPr="00512C18">
        <w:rPr>
          <w:rFonts w:ascii="Arial" w:hAnsi="Arial" w:cs="Arial"/>
          <w:color w:val="0070C0"/>
          <w:sz w:val="22"/>
          <w:szCs w:val="22"/>
        </w:rPr>
        <w:t>to</w:t>
      </w:r>
      <w:r w:rsidR="003A3478" w:rsidRPr="00512C18">
        <w:rPr>
          <w:rFonts w:ascii="Arial" w:hAnsi="Arial" w:cs="Arial"/>
          <w:color w:val="0070C0"/>
          <w:sz w:val="22"/>
          <w:szCs w:val="22"/>
        </w:rPr>
        <w:t xml:space="preserve"> the</w:t>
      </w:r>
      <w:r w:rsidR="00C30045" w:rsidRPr="00512C18">
        <w:rPr>
          <w:rFonts w:ascii="Arial" w:hAnsi="Arial" w:cs="Arial"/>
          <w:color w:val="0070C0"/>
          <w:sz w:val="22"/>
          <w:szCs w:val="22"/>
        </w:rPr>
        <w:t xml:space="preserve"> </w:t>
      </w:r>
      <w:r w:rsidR="00786337" w:rsidRPr="00512C18">
        <w:rPr>
          <w:rFonts w:ascii="Arial" w:hAnsi="Arial" w:cs="Arial"/>
          <w:color w:val="0070C0"/>
          <w:sz w:val="22"/>
          <w:szCs w:val="22"/>
        </w:rPr>
        <w:t xml:space="preserve">first paragraph of the </w:t>
      </w:r>
      <w:r w:rsidR="000E366D" w:rsidRPr="00512C18">
        <w:rPr>
          <w:rFonts w:ascii="Arial" w:hAnsi="Arial" w:cs="Arial"/>
          <w:color w:val="0070C0"/>
          <w:sz w:val="22"/>
          <w:szCs w:val="22"/>
        </w:rPr>
        <w:t>study limitations section</w:t>
      </w:r>
      <w:r w:rsidR="00BA2079">
        <w:rPr>
          <w:rFonts w:ascii="Arial" w:hAnsi="Arial" w:cs="Arial"/>
          <w:color w:val="0070C0"/>
          <w:sz w:val="22"/>
          <w:szCs w:val="22"/>
        </w:rPr>
        <w:t xml:space="preserve"> </w:t>
      </w:r>
      <w:r w:rsidR="00BA2079" w:rsidRPr="00A316BF">
        <w:rPr>
          <w:rFonts w:ascii="Arial" w:hAnsi="Arial" w:cs="Arial"/>
          <w:color w:val="4472C4" w:themeColor="accent1"/>
          <w:sz w:val="22"/>
          <w:szCs w:val="22"/>
          <w:highlight w:val="yellow"/>
        </w:rPr>
        <w:t>(page 16, study limitations lines 1-7)</w:t>
      </w:r>
      <w:r w:rsidR="000E366D" w:rsidRPr="00A316BF">
        <w:rPr>
          <w:rFonts w:ascii="Arial" w:hAnsi="Arial" w:cs="Arial"/>
          <w:color w:val="0070C0"/>
          <w:sz w:val="22"/>
          <w:szCs w:val="22"/>
          <w:highlight w:val="yellow"/>
        </w:rPr>
        <w:t>:</w:t>
      </w:r>
    </w:p>
    <w:p w14:paraId="595C4944" w14:textId="154287EF" w:rsidR="00957A9B" w:rsidRPr="00512C18" w:rsidRDefault="003A3478" w:rsidP="00786337">
      <w:pPr>
        <w:spacing w:after="0" w:line="480" w:lineRule="auto"/>
        <w:ind w:firstLine="720"/>
        <w:rPr>
          <w:rFonts w:ascii="Arial" w:hAnsi="Arial" w:cs="Arial"/>
          <w:color w:val="4472C4" w:themeColor="accent1"/>
          <w:sz w:val="22"/>
          <w:szCs w:val="22"/>
        </w:rPr>
      </w:pPr>
      <w:r w:rsidRPr="00512C18">
        <w:rPr>
          <w:rFonts w:ascii="Arial" w:hAnsi="Arial" w:cs="Arial"/>
          <w:color w:val="4472C4" w:themeColor="accent1"/>
          <w:sz w:val="22"/>
          <w:szCs w:val="22"/>
        </w:rPr>
        <w:t>“</w:t>
      </w:r>
      <w:r w:rsidR="00786337" w:rsidRPr="00512C18">
        <w:rPr>
          <w:rFonts w:ascii="Arial" w:hAnsi="Arial" w:cs="Arial"/>
          <w:color w:val="4472C4" w:themeColor="accent1"/>
          <w:sz w:val="22"/>
          <w:szCs w:val="22"/>
        </w:rPr>
        <w:t xml:space="preserve">In this study, we </w:t>
      </w:r>
      <w:r w:rsidR="00264142" w:rsidRPr="00512C18">
        <w:rPr>
          <w:rFonts w:ascii="Arial" w:hAnsi="Arial" w:cs="Arial"/>
          <w:color w:val="4472C4" w:themeColor="accent1"/>
          <w:sz w:val="22"/>
          <w:szCs w:val="22"/>
        </w:rPr>
        <w:t>assessed</w:t>
      </w:r>
      <w:r w:rsidR="00786337" w:rsidRPr="00512C18">
        <w:rPr>
          <w:rFonts w:ascii="Arial" w:hAnsi="Arial" w:cs="Arial"/>
          <w:color w:val="4472C4" w:themeColor="accent1"/>
          <w:sz w:val="22"/>
          <w:szCs w:val="22"/>
        </w:rPr>
        <w:t xml:space="preserve"> county-level power outage</w:t>
      </w:r>
      <w:r w:rsidR="00F672E6" w:rsidRPr="00512C18">
        <w:rPr>
          <w:rFonts w:ascii="Arial" w:hAnsi="Arial" w:cs="Arial"/>
          <w:color w:val="4472C4" w:themeColor="accent1"/>
          <w:sz w:val="22"/>
          <w:szCs w:val="22"/>
        </w:rPr>
        <w:t xml:space="preserve"> exposure</w:t>
      </w:r>
      <w:r w:rsidR="00786337" w:rsidRPr="00512C18">
        <w:rPr>
          <w:rFonts w:ascii="Arial" w:hAnsi="Arial" w:cs="Arial"/>
          <w:color w:val="4472C4" w:themeColor="accent1"/>
          <w:sz w:val="22"/>
          <w:szCs w:val="22"/>
        </w:rPr>
        <w:t xml:space="preserve"> since no national finer-resolution power outage exposure data are available. </w:t>
      </w:r>
      <w:r w:rsidR="009F73F5">
        <w:rPr>
          <w:rFonts w:ascii="Arial" w:hAnsi="Arial" w:cs="Arial"/>
          <w:color w:val="4472C4" w:themeColor="accent1"/>
          <w:sz w:val="22"/>
          <w:szCs w:val="22"/>
        </w:rPr>
        <w:t xml:space="preserve">We also aggregated ZCTA-level counts of hospitalizations to the county level. </w:t>
      </w:r>
      <w:r w:rsidRPr="00512C18">
        <w:rPr>
          <w:rFonts w:ascii="Arial" w:hAnsi="Arial" w:cs="Arial"/>
          <w:color w:val="4472C4" w:themeColor="accent1"/>
          <w:sz w:val="22"/>
          <w:szCs w:val="22"/>
        </w:rPr>
        <w:t xml:space="preserve">Our </w:t>
      </w:r>
      <w:r w:rsidR="00786337" w:rsidRPr="00512C18">
        <w:rPr>
          <w:rFonts w:ascii="Arial" w:hAnsi="Arial" w:cs="Arial"/>
          <w:color w:val="4472C4" w:themeColor="accent1"/>
          <w:sz w:val="22"/>
          <w:szCs w:val="22"/>
        </w:rPr>
        <w:t>ecological study</w:t>
      </w:r>
      <w:r w:rsidRPr="00512C18">
        <w:rPr>
          <w:rFonts w:ascii="Arial" w:hAnsi="Arial" w:cs="Arial"/>
          <w:color w:val="4472C4" w:themeColor="accent1"/>
          <w:sz w:val="22"/>
          <w:szCs w:val="22"/>
        </w:rPr>
        <w:t xml:space="preserve"> was </w:t>
      </w:r>
      <w:r w:rsidR="00786337" w:rsidRPr="00512C18">
        <w:rPr>
          <w:rFonts w:ascii="Arial" w:hAnsi="Arial" w:cs="Arial"/>
          <w:color w:val="4472C4" w:themeColor="accent1"/>
          <w:sz w:val="22"/>
          <w:szCs w:val="22"/>
        </w:rPr>
        <w:t xml:space="preserve">subject to </w:t>
      </w:r>
      <w:r w:rsidRPr="00512C18">
        <w:rPr>
          <w:rFonts w:ascii="Arial" w:hAnsi="Arial" w:cs="Arial"/>
          <w:color w:val="4472C4" w:themeColor="accent1"/>
          <w:sz w:val="22"/>
          <w:szCs w:val="22"/>
        </w:rPr>
        <w:t xml:space="preserve">the </w:t>
      </w:r>
      <w:r w:rsidR="00786337" w:rsidRPr="00512C18">
        <w:rPr>
          <w:rFonts w:ascii="Arial" w:hAnsi="Arial" w:cs="Arial"/>
          <w:color w:val="4472C4" w:themeColor="accent1"/>
          <w:sz w:val="22"/>
          <w:szCs w:val="22"/>
        </w:rPr>
        <w:t xml:space="preserve">ecological fallacy and potential </w:t>
      </w:r>
      <w:commentRangeStart w:id="0"/>
      <w:commentRangeStart w:id="1"/>
      <w:commentRangeStart w:id="2"/>
      <w:r w:rsidR="00786337" w:rsidRPr="00512C18">
        <w:rPr>
          <w:rFonts w:ascii="Arial" w:hAnsi="Arial" w:cs="Arial"/>
          <w:color w:val="4472C4" w:themeColor="accent1"/>
          <w:sz w:val="22"/>
          <w:szCs w:val="22"/>
        </w:rPr>
        <w:t>time-varying confounding b</w:t>
      </w:r>
      <w:r w:rsidR="00DD0ECD" w:rsidRPr="00512C18">
        <w:rPr>
          <w:rFonts w:ascii="Arial" w:hAnsi="Arial" w:cs="Arial"/>
          <w:color w:val="4472C4" w:themeColor="accent1"/>
          <w:sz w:val="22"/>
          <w:szCs w:val="22"/>
        </w:rPr>
        <w:t>ias</w:t>
      </w:r>
      <w:commentRangeEnd w:id="0"/>
      <w:r w:rsidR="00BA2079">
        <w:rPr>
          <w:rStyle w:val="CommentReference"/>
        </w:rPr>
        <w:commentReference w:id="0"/>
      </w:r>
      <w:commentRangeEnd w:id="1"/>
      <w:r w:rsidR="002F6C7F">
        <w:rPr>
          <w:rStyle w:val="CommentReference"/>
        </w:rPr>
        <w:commentReference w:id="1"/>
      </w:r>
      <w:commentRangeEnd w:id="2"/>
      <w:r w:rsidR="00F62307">
        <w:rPr>
          <w:rStyle w:val="CommentReference"/>
        </w:rPr>
        <w:commentReference w:id="2"/>
      </w:r>
      <w:r w:rsidRPr="00512C18">
        <w:rPr>
          <w:rFonts w:ascii="Arial" w:hAnsi="Arial" w:cs="Arial"/>
          <w:color w:val="4472C4" w:themeColor="accent1"/>
          <w:sz w:val="22"/>
          <w:szCs w:val="22"/>
        </w:rPr>
        <w:t xml:space="preserve">, meaning </w:t>
      </w:r>
      <w:r w:rsidR="00957A9B" w:rsidRPr="00512C18">
        <w:rPr>
          <w:rFonts w:ascii="Arial" w:hAnsi="Arial" w:cs="Arial"/>
          <w:color w:val="4472C4" w:themeColor="accent1"/>
          <w:sz w:val="22"/>
          <w:szCs w:val="22"/>
        </w:rPr>
        <w:t xml:space="preserve">that the relationship between power outage and hospitalizations observed at the county level </w:t>
      </w:r>
      <w:r w:rsidR="008E1077">
        <w:rPr>
          <w:rFonts w:ascii="Arial" w:hAnsi="Arial" w:cs="Arial"/>
          <w:color w:val="4472C4" w:themeColor="accent1"/>
          <w:sz w:val="22"/>
          <w:szCs w:val="22"/>
        </w:rPr>
        <w:t>may</w:t>
      </w:r>
      <w:r w:rsidR="008E1077" w:rsidRPr="00512C18">
        <w:rPr>
          <w:rFonts w:ascii="Arial" w:hAnsi="Arial" w:cs="Arial"/>
          <w:color w:val="4472C4" w:themeColor="accent1"/>
          <w:sz w:val="22"/>
          <w:szCs w:val="22"/>
        </w:rPr>
        <w:t xml:space="preserve"> </w:t>
      </w:r>
      <w:r w:rsidR="00957A9B" w:rsidRPr="00512C18">
        <w:rPr>
          <w:rFonts w:ascii="Arial" w:hAnsi="Arial" w:cs="Arial"/>
          <w:color w:val="4472C4" w:themeColor="accent1"/>
          <w:sz w:val="22"/>
          <w:szCs w:val="22"/>
        </w:rPr>
        <w:t>not hold at the individual level, despite its theoretical plausibility and communit</w:t>
      </w:r>
      <w:r w:rsidR="00F82D41" w:rsidRPr="00512C18">
        <w:rPr>
          <w:rFonts w:ascii="Arial" w:hAnsi="Arial" w:cs="Arial"/>
          <w:color w:val="4472C4" w:themeColor="accent1"/>
          <w:sz w:val="22"/>
          <w:szCs w:val="22"/>
        </w:rPr>
        <w:t xml:space="preserve">y concerns about power outage and adverse health </w:t>
      </w:r>
      <w:commentRangeStart w:id="3"/>
      <w:r w:rsidR="00F82D41" w:rsidRPr="00512C18">
        <w:rPr>
          <w:rFonts w:ascii="Arial" w:hAnsi="Arial" w:cs="Arial"/>
          <w:color w:val="4472C4" w:themeColor="accent1"/>
          <w:sz w:val="22"/>
          <w:szCs w:val="22"/>
        </w:rPr>
        <w:t>outcomes</w:t>
      </w:r>
      <w:commentRangeEnd w:id="3"/>
      <w:r w:rsidR="00FD654D" w:rsidRPr="00512C18">
        <w:rPr>
          <w:rStyle w:val="CommentReference"/>
          <w:rFonts w:ascii="Arial" w:hAnsi="Arial" w:cs="Arial"/>
          <w:color w:val="4472C4" w:themeColor="accent1"/>
          <w:sz w:val="22"/>
          <w:szCs w:val="22"/>
        </w:rPr>
        <w:commentReference w:id="3"/>
      </w:r>
      <w:r w:rsidR="00F82D41" w:rsidRPr="00512C18">
        <w:rPr>
          <w:rFonts w:ascii="Arial" w:hAnsi="Arial" w:cs="Arial"/>
          <w:color w:val="4472C4" w:themeColor="accent1"/>
          <w:sz w:val="22"/>
          <w:szCs w:val="22"/>
        </w:rPr>
        <w:t>.</w:t>
      </w:r>
      <w:r w:rsidR="00957A9B" w:rsidRPr="00512C18">
        <w:rPr>
          <w:rFonts w:ascii="Arial" w:hAnsi="Arial" w:cs="Arial"/>
          <w:color w:val="4472C4" w:themeColor="accent1"/>
          <w:sz w:val="22"/>
          <w:szCs w:val="22"/>
        </w:rPr>
        <w:t xml:space="preserve"> </w:t>
      </w:r>
      <w:r w:rsidR="00780B5E" w:rsidRPr="00512C18">
        <w:rPr>
          <w:rFonts w:ascii="Arial" w:hAnsi="Arial" w:cs="Arial"/>
          <w:color w:val="4472C4" w:themeColor="accent1"/>
          <w:sz w:val="22"/>
          <w:szCs w:val="22"/>
        </w:rPr>
        <w:t>At this time, n</w:t>
      </w:r>
      <w:r w:rsidR="006D461F" w:rsidRPr="00512C18">
        <w:rPr>
          <w:rFonts w:ascii="Arial" w:hAnsi="Arial" w:cs="Arial"/>
          <w:color w:val="4472C4" w:themeColor="accent1"/>
          <w:sz w:val="22"/>
          <w:szCs w:val="22"/>
        </w:rPr>
        <w:t xml:space="preserve">o </w:t>
      </w:r>
      <w:r w:rsidR="00F82D41" w:rsidRPr="00512C18">
        <w:rPr>
          <w:rFonts w:ascii="Arial" w:hAnsi="Arial" w:cs="Arial"/>
          <w:color w:val="4472C4" w:themeColor="accent1"/>
          <w:sz w:val="22"/>
          <w:szCs w:val="22"/>
        </w:rPr>
        <w:t xml:space="preserve">individual-level </w:t>
      </w:r>
      <w:r w:rsidR="00780B5E" w:rsidRPr="00512C18">
        <w:rPr>
          <w:rFonts w:ascii="Arial" w:hAnsi="Arial" w:cs="Arial"/>
          <w:color w:val="4472C4" w:themeColor="accent1"/>
          <w:sz w:val="22"/>
          <w:szCs w:val="22"/>
        </w:rPr>
        <w:t xml:space="preserve">power outage </w:t>
      </w:r>
      <w:r w:rsidR="00F82D41" w:rsidRPr="00512C18">
        <w:rPr>
          <w:rFonts w:ascii="Arial" w:hAnsi="Arial" w:cs="Arial"/>
          <w:color w:val="4472C4" w:themeColor="accent1"/>
          <w:sz w:val="22"/>
          <w:szCs w:val="22"/>
        </w:rPr>
        <w:t>data</w:t>
      </w:r>
      <w:r w:rsidR="006D461F" w:rsidRPr="00512C18">
        <w:rPr>
          <w:rFonts w:ascii="Arial" w:hAnsi="Arial" w:cs="Arial"/>
          <w:color w:val="4472C4" w:themeColor="accent1"/>
          <w:sz w:val="22"/>
          <w:szCs w:val="22"/>
        </w:rPr>
        <w:t xml:space="preserve"> are available</w:t>
      </w:r>
      <w:r w:rsidR="00BA2079">
        <w:rPr>
          <w:rFonts w:ascii="Arial" w:hAnsi="Arial" w:cs="Arial"/>
          <w:color w:val="4472C4" w:themeColor="accent1"/>
          <w:sz w:val="22"/>
          <w:szCs w:val="22"/>
        </w:rPr>
        <w:t>.</w:t>
      </w:r>
      <w:r w:rsidRPr="00512C18">
        <w:rPr>
          <w:rFonts w:ascii="Arial" w:hAnsi="Arial" w:cs="Arial"/>
          <w:color w:val="4472C4" w:themeColor="accent1"/>
          <w:sz w:val="22"/>
          <w:szCs w:val="22"/>
        </w:rPr>
        <w:t>”</w:t>
      </w:r>
    </w:p>
    <w:p w14:paraId="1DE4C697" w14:textId="77777777" w:rsidR="00F07370" w:rsidRPr="00512C18" w:rsidRDefault="00764F4C">
      <w:pPr>
        <w:rPr>
          <w:rFonts w:ascii="Arial" w:hAnsi="Arial" w:cs="Arial"/>
          <w:color w:val="000000" w:themeColor="text1"/>
          <w:sz w:val="22"/>
          <w:szCs w:val="22"/>
        </w:rPr>
      </w:pPr>
      <w:r w:rsidRPr="00512C18">
        <w:rPr>
          <w:rFonts w:ascii="Arial" w:hAnsi="Arial" w:cs="Arial"/>
          <w:color w:val="000000" w:themeColor="text1"/>
          <w:sz w:val="22"/>
          <w:szCs w:val="22"/>
        </w:rPr>
        <w:br/>
        <w:t xml:space="preserve">2. More details are required on the selection of 'control' days. It was reported as 'matching on county, day of week, and month'. In that case the control days would be at least 1 year apart from the 'case' days. How far apart are the case and control days </w:t>
      </w:r>
      <w:proofErr w:type="gramStart"/>
      <w:r w:rsidRPr="00512C18">
        <w:rPr>
          <w:rFonts w:ascii="Arial" w:hAnsi="Arial" w:cs="Arial"/>
          <w:color w:val="000000" w:themeColor="text1"/>
          <w:sz w:val="22"/>
          <w:szCs w:val="22"/>
        </w:rPr>
        <w:t>are</w:t>
      </w:r>
      <w:proofErr w:type="gramEnd"/>
      <w:r w:rsidRPr="00512C18">
        <w:rPr>
          <w:rFonts w:ascii="Arial" w:hAnsi="Arial" w:cs="Arial"/>
          <w:color w:val="000000" w:themeColor="text1"/>
          <w:sz w:val="22"/>
          <w:szCs w:val="22"/>
        </w:rPr>
        <w:t>? Would it not be an issue that with year difference, demographic shift would play a non-negligible role?  </w:t>
      </w:r>
    </w:p>
    <w:p w14:paraId="58B55081" w14:textId="7E8FBB4D" w:rsidR="00F33889" w:rsidRPr="00512C18" w:rsidRDefault="00F33889">
      <w:pPr>
        <w:rPr>
          <w:rFonts w:ascii="Arial" w:hAnsi="Arial" w:cs="Arial"/>
          <w:color w:val="0070C0"/>
          <w:sz w:val="22"/>
          <w:szCs w:val="22"/>
        </w:rPr>
      </w:pPr>
      <w:r w:rsidRPr="00512C18">
        <w:rPr>
          <w:rFonts w:ascii="Arial" w:hAnsi="Arial" w:cs="Arial"/>
          <w:color w:val="0070C0"/>
          <w:sz w:val="22"/>
          <w:szCs w:val="22"/>
        </w:rPr>
        <w:t>Thank you for this comment. Multiple reviewers requested that we clarify how we selected control days.</w:t>
      </w:r>
      <w:r w:rsidR="0065220B">
        <w:rPr>
          <w:rFonts w:ascii="Arial" w:hAnsi="Arial" w:cs="Arial"/>
          <w:color w:val="0070C0"/>
          <w:sz w:val="22"/>
          <w:szCs w:val="22"/>
        </w:rPr>
        <w:t xml:space="preserve"> We would like to clarify that our study only spanned one year (2018), and therefore, case days were also automatically matched to control days on year as well, in addition to the rest of the matching factors.</w:t>
      </w:r>
      <w:r w:rsidRPr="00512C18">
        <w:rPr>
          <w:rFonts w:ascii="Arial" w:hAnsi="Arial" w:cs="Arial"/>
          <w:color w:val="0070C0"/>
          <w:sz w:val="22"/>
          <w:szCs w:val="22"/>
        </w:rPr>
        <w:t xml:space="preserve"> </w:t>
      </w:r>
      <w:r w:rsidR="00EC0AC4" w:rsidRPr="00512C18">
        <w:rPr>
          <w:rFonts w:ascii="Arial" w:hAnsi="Arial" w:cs="Arial"/>
          <w:color w:val="0070C0"/>
          <w:sz w:val="22"/>
          <w:szCs w:val="22"/>
        </w:rPr>
        <w:t xml:space="preserve">We have </w:t>
      </w:r>
      <w:r w:rsidR="008C37B1" w:rsidRPr="00512C18">
        <w:rPr>
          <w:rFonts w:ascii="Arial" w:hAnsi="Arial" w:cs="Arial"/>
          <w:color w:val="0070C0"/>
          <w:sz w:val="22"/>
          <w:szCs w:val="22"/>
        </w:rPr>
        <w:t>updated</w:t>
      </w:r>
      <w:r w:rsidR="00EC0AC4" w:rsidRPr="00512C18">
        <w:rPr>
          <w:rFonts w:ascii="Arial" w:hAnsi="Arial" w:cs="Arial"/>
          <w:color w:val="0070C0"/>
          <w:sz w:val="22"/>
          <w:szCs w:val="22"/>
        </w:rPr>
        <w:t xml:space="preserve"> this paragraph</w:t>
      </w:r>
      <w:r w:rsidR="007139FC" w:rsidRPr="00512C18">
        <w:rPr>
          <w:rFonts w:ascii="Arial" w:hAnsi="Arial" w:cs="Arial"/>
          <w:color w:val="0070C0"/>
          <w:sz w:val="22"/>
          <w:szCs w:val="22"/>
        </w:rPr>
        <w:t xml:space="preserve"> and included some citations to justify</w:t>
      </w:r>
      <w:r w:rsidR="008E1077">
        <w:rPr>
          <w:rFonts w:ascii="Arial" w:hAnsi="Arial" w:cs="Arial"/>
          <w:color w:val="0070C0"/>
          <w:sz w:val="22"/>
          <w:szCs w:val="22"/>
        </w:rPr>
        <w:t xml:space="preserve"> the principles we used in</w:t>
      </w:r>
      <w:r w:rsidR="007139FC" w:rsidRPr="00512C18">
        <w:rPr>
          <w:rFonts w:ascii="Arial" w:hAnsi="Arial" w:cs="Arial"/>
          <w:color w:val="0070C0"/>
          <w:sz w:val="22"/>
          <w:szCs w:val="22"/>
        </w:rPr>
        <w:t xml:space="preserve"> select</w:t>
      </w:r>
      <w:r w:rsidR="008E1077">
        <w:rPr>
          <w:rFonts w:ascii="Arial" w:hAnsi="Arial" w:cs="Arial"/>
          <w:color w:val="0070C0"/>
          <w:sz w:val="22"/>
          <w:szCs w:val="22"/>
        </w:rPr>
        <w:t>ing</w:t>
      </w:r>
      <w:r w:rsidR="007139FC" w:rsidRPr="00512C18">
        <w:rPr>
          <w:rFonts w:ascii="Arial" w:hAnsi="Arial" w:cs="Arial"/>
          <w:color w:val="0070C0"/>
          <w:sz w:val="22"/>
          <w:szCs w:val="22"/>
        </w:rPr>
        <w:t xml:space="preserve"> control days</w:t>
      </w:r>
      <w:r w:rsidR="00A316BF">
        <w:rPr>
          <w:rFonts w:ascii="Arial" w:hAnsi="Arial" w:cs="Arial"/>
          <w:color w:val="0070C0"/>
          <w:sz w:val="22"/>
          <w:szCs w:val="22"/>
        </w:rPr>
        <w:t xml:space="preserve"> </w:t>
      </w:r>
      <w:r w:rsidR="00A316BF" w:rsidRPr="008D3D74">
        <w:rPr>
          <w:rFonts w:ascii="Arial" w:hAnsi="Arial" w:cs="Arial"/>
          <w:color w:val="0070C0"/>
          <w:sz w:val="22"/>
          <w:szCs w:val="22"/>
          <w:highlight w:val="yellow"/>
        </w:rPr>
        <w:t xml:space="preserve">(page 7, </w:t>
      </w:r>
      <w:r w:rsidR="00652A02">
        <w:rPr>
          <w:rFonts w:ascii="Arial" w:hAnsi="Arial" w:cs="Arial"/>
          <w:color w:val="0070C0"/>
          <w:sz w:val="22"/>
          <w:szCs w:val="22"/>
          <w:highlight w:val="yellow"/>
        </w:rPr>
        <w:t>study design</w:t>
      </w:r>
      <w:r w:rsidR="00A316BF" w:rsidRPr="008D3D74">
        <w:rPr>
          <w:rFonts w:ascii="Arial" w:hAnsi="Arial" w:cs="Arial"/>
          <w:color w:val="0070C0"/>
          <w:sz w:val="22"/>
          <w:szCs w:val="22"/>
          <w:highlight w:val="yellow"/>
        </w:rPr>
        <w:t xml:space="preserve"> paragraph 1 starting at </w:t>
      </w:r>
      <w:commentRangeStart w:id="4"/>
      <w:commentRangeStart w:id="5"/>
      <w:r w:rsidR="00A316BF" w:rsidRPr="008D3D74">
        <w:rPr>
          <w:rFonts w:ascii="Arial" w:hAnsi="Arial" w:cs="Arial"/>
          <w:color w:val="0070C0"/>
          <w:sz w:val="22"/>
          <w:szCs w:val="22"/>
          <w:highlight w:val="yellow"/>
        </w:rPr>
        <w:t>line 5)</w:t>
      </w:r>
      <w:r w:rsidR="00EC0AC4" w:rsidRPr="008D3D74">
        <w:rPr>
          <w:rFonts w:ascii="Arial" w:hAnsi="Arial" w:cs="Arial"/>
          <w:color w:val="0070C0"/>
          <w:sz w:val="22"/>
          <w:szCs w:val="22"/>
          <w:highlight w:val="yellow"/>
        </w:rPr>
        <w:t>:</w:t>
      </w:r>
      <w:commentRangeEnd w:id="4"/>
      <w:r w:rsidR="0065220B" w:rsidRPr="008D3D74">
        <w:rPr>
          <w:rStyle w:val="CommentReference"/>
          <w:highlight w:val="yellow"/>
        </w:rPr>
        <w:commentReference w:id="4"/>
      </w:r>
      <w:commentRangeEnd w:id="5"/>
      <w:r w:rsidR="0098116C">
        <w:rPr>
          <w:rStyle w:val="CommentReference"/>
        </w:rPr>
        <w:commentReference w:id="5"/>
      </w:r>
    </w:p>
    <w:p w14:paraId="2688B893" w14:textId="43B341EF" w:rsidR="00DD1B18" w:rsidRPr="00512C18" w:rsidRDefault="00934CB9" w:rsidP="007E5AE2">
      <w:pPr>
        <w:spacing w:line="480" w:lineRule="auto"/>
        <w:ind w:firstLine="720"/>
        <w:rPr>
          <w:rFonts w:ascii="Arial" w:hAnsi="Arial" w:cs="Arial"/>
          <w:color w:val="0070C0"/>
          <w:sz w:val="22"/>
          <w:szCs w:val="22"/>
        </w:rPr>
      </w:pPr>
      <w:r w:rsidRPr="00512C18">
        <w:rPr>
          <w:rFonts w:ascii="Arial" w:hAnsi="Arial" w:cs="Arial"/>
          <w:color w:val="0070C0"/>
          <w:sz w:val="22"/>
          <w:szCs w:val="22"/>
        </w:rPr>
        <w:lastRenderedPageBreak/>
        <w:t>“</w:t>
      </w:r>
      <w:r w:rsidR="00857A1E" w:rsidRPr="00512C18">
        <w:rPr>
          <w:rFonts w:ascii="Arial" w:hAnsi="Arial" w:cs="Arial"/>
          <w:color w:val="0070C0"/>
          <w:sz w:val="22"/>
          <w:szCs w:val="22"/>
        </w:rPr>
        <w:t>For each case day (i.e., a county-day with a non-zero hospitalization count), we selected control days from the same county</w:t>
      </w:r>
      <w:r w:rsidR="00F35341" w:rsidRPr="00512C18">
        <w:rPr>
          <w:rFonts w:ascii="Arial" w:hAnsi="Arial" w:cs="Arial"/>
          <w:color w:val="0070C0"/>
          <w:sz w:val="22"/>
          <w:szCs w:val="22"/>
        </w:rPr>
        <w:t xml:space="preserve"> in the</w:t>
      </w:r>
      <w:r w:rsidR="00857A1E" w:rsidRPr="00512C18">
        <w:rPr>
          <w:rFonts w:ascii="Arial" w:hAnsi="Arial" w:cs="Arial"/>
          <w:color w:val="0070C0"/>
          <w:sz w:val="22"/>
          <w:szCs w:val="22"/>
        </w:rPr>
        <w:t xml:space="preserve"> month</w:t>
      </w:r>
      <w:r w:rsidR="00F35341" w:rsidRPr="00512C18">
        <w:rPr>
          <w:rFonts w:ascii="Arial" w:hAnsi="Arial" w:cs="Arial"/>
          <w:color w:val="0070C0"/>
          <w:sz w:val="22"/>
          <w:szCs w:val="22"/>
        </w:rPr>
        <w:t xml:space="preserve"> </w:t>
      </w:r>
      <w:r w:rsidR="00857A1E" w:rsidRPr="00512C18">
        <w:rPr>
          <w:rFonts w:ascii="Arial" w:hAnsi="Arial" w:cs="Arial"/>
          <w:color w:val="0070C0"/>
          <w:sz w:val="22"/>
          <w:szCs w:val="22"/>
        </w:rPr>
        <w:t>and</w:t>
      </w:r>
      <w:r w:rsidR="00F35341" w:rsidRPr="00512C18">
        <w:rPr>
          <w:rFonts w:ascii="Arial" w:hAnsi="Arial" w:cs="Arial"/>
          <w:color w:val="0070C0"/>
          <w:sz w:val="22"/>
          <w:szCs w:val="22"/>
        </w:rPr>
        <w:t xml:space="preserve"> on the same</w:t>
      </w:r>
      <w:r w:rsidR="00857A1E" w:rsidRPr="00512C18">
        <w:rPr>
          <w:rFonts w:ascii="Arial" w:hAnsi="Arial" w:cs="Arial"/>
          <w:color w:val="0070C0"/>
          <w:sz w:val="22"/>
          <w:szCs w:val="22"/>
        </w:rPr>
        <w:t xml:space="preserve"> day of the week. </w:t>
      </w:r>
      <w:r w:rsidR="007216E7" w:rsidRPr="00512C18">
        <w:rPr>
          <w:rFonts w:ascii="Arial" w:hAnsi="Arial" w:cs="Arial"/>
          <w:color w:val="0070C0"/>
          <w:sz w:val="22"/>
          <w:szCs w:val="22"/>
        </w:rPr>
        <w:t xml:space="preserve">Since our study included only days from 2018, </w:t>
      </w:r>
      <w:r w:rsidR="00E671A5" w:rsidRPr="00512C18">
        <w:rPr>
          <w:rFonts w:ascii="Arial" w:hAnsi="Arial" w:cs="Arial"/>
          <w:color w:val="0070C0"/>
          <w:sz w:val="22"/>
          <w:szCs w:val="22"/>
        </w:rPr>
        <w:t>c</w:t>
      </w:r>
      <w:r w:rsidR="00857A1E" w:rsidRPr="00512C18">
        <w:rPr>
          <w:rFonts w:ascii="Arial" w:hAnsi="Arial" w:cs="Arial"/>
          <w:color w:val="0070C0"/>
          <w:sz w:val="22"/>
          <w:szCs w:val="22"/>
        </w:rPr>
        <w:t xml:space="preserve">ontrol days were also matched </w:t>
      </w:r>
      <w:r w:rsidR="0065220B">
        <w:rPr>
          <w:rFonts w:ascii="Arial" w:hAnsi="Arial" w:cs="Arial"/>
          <w:color w:val="0070C0"/>
          <w:sz w:val="22"/>
          <w:szCs w:val="22"/>
        </w:rPr>
        <w:t>on</w:t>
      </w:r>
      <w:r w:rsidR="0065220B" w:rsidRPr="00512C18">
        <w:rPr>
          <w:rFonts w:ascii="Arial" w:hAnsi="Arial" w:cs="Arial"/>
          <w:color w:val="0070C0"/>
          <w:sz w:val="22"/>
          <w:szCs w:val="22"/>
        </w:rPr>
        <w:t xml:space="preserve"> </w:t>
      </w:r>
      <w:r w:rsidR="00857A1E" w:rsidRPr="00512C18">
        <w:rPr>
          <w:rFonts w:ascii="Arial" w:hAnsi="Arial" w:cs="Arial"/>
          <w:color w:val="0070C0"/>
          <w:sz w:val="22"/>
          <w:szCs w:val="22"/>
        </w:rPr>
        <w:t>the same year</w:t>
      </w:r>
      <w:r w:rsidR="00E671A5" w:rsidRPr="00512C18">
        <w:rPr>
          <w:rFonts w:ascii="Arial" w:hAnsi="Arial" w:cs="Arial"/>
          <w:color w:val="0070C0"/>
          <w:sz w:val="22"/>
          <w:szCs w:val="22"/>
        </w:rPr>
        <w:t xml:space="preserve">. </w:t>
      </w:r>
      <w:r w:rsidR="00857A1E" w:rsidRPr="00512C18">
        <w:rPr>
          <w:rFonts w:ascii="Arial" w:hAnsi="Arial" w:cs="Arial"/>
          <w:color w:val="0070C0"/>
          <w:sz w:val="22"/>
          <w:szCs w:val="22"/>
        </w:rPr>
        <w:t xml:space="preserve">This matching controlled for time-invariant confounders such as county-level socioeconomic factors that might influence both </w:t>
      </w:r>
      <w:r w:rsidR="008E1077" w:rsidRPr="00512C18">
        <w:rPr>
          <w:rFonts w:ascii="Arial" w:hAnsi="Arial" w:cs="Arial"/>
          <w:color w:val="0070C0"/>
          <w:sz w:val="22"/>
          <w:szCs w:val="22"/>
        </w:rPr>
        <w:t xml:space="preserve">power outage </w:t>
      </w:r>
      <w:r w:rsidR="008E1077">
        <w:rPr>
          <w:rFonts w:ascii="Arial" w:hAnsi="Arial" w:cs="Arial"/>
          <w:color w:val="0070C0"/>
          <w:sz w:val="22"/>
          <w:szCs w:val="22"/>
        </w:rPr>
        <w:t xml:space="preserve">and cardiorespiratory </w:t>
      </w:r>
      <w:r w:rsidR="00857A1E" w:rsidRPr="00512C18">
        <w:rPr>
          <w:rFonts w:ascii="Arial" w:hAnsi="Arial" w:cs="Arial"/>
          <w:color w:val="0070C0"/>
          <w:sz w:val="22"/>
          <w:szCs w:val="22"/>
        </w:rPr>
        <w:t>hospitalization</w:t>
      </w:r>
      <w:r w:rsidR="008E1077">
        <w:rPr>
          <w:rFonts w:ascii="Arial" w:hAnsi="Arial" w:cs="Arial"/>
          <w:color w:val="0070C0"/>
          <w:sz w:val="22"/>
          <w:szCs w:val="22"/>
        </w:rPr>
        <w:t xml:space="preserve"> </w:t>
      </w:r>
      <w:r w:rsidR="008E1077" w:rsidRPr="00512C18">
        <w:rPr>
          <w:rFonts w:ascii="Arial" w:hAnsi="Arial" w:cs="Arial"/>
          <w:color w:val="0070C0"/>
          <w:sz w:val="22"/>
          <w:szCs w:val="22"/>
        </w:rPr>
        <w:t>rates</w:t>
      </w:r>
      <w:r w:rsidR="00857A1E" w:rsidRPr="00512C18">
        <w:rPr>
          <w:rFonts w:ascii="Arial" w:hAnsi="Arial" w:cs="Arial"/>
          <w:color w:val="0070C0"/>
          <w:sz w:val="22"/>
          <w:szCs w:val="22"/>
        </w:rPr>
        <w:t xml:space="preserve">, as well as </w:t>
      </w:r>
      <w:r w:rsidR="008E1077">
        <w:rPr>
          <w:rFonts w:ascii="Arial" w:hAnsi="Arial" w:cs="Arial"/>
          <w:color w:val="0070C0"/>
          <w:sz w:val="22"/>
          <w:szCs w:val="22"/>
        </w:rPr>
        <w:t>long-term</w:t>
      </w:r>
      <w:r w:rsidR="0065220B">
        <w:rPr>
          <w:rFonts w:ascii="Arial" w:hAnsi="Arial" w:cs="Arial"/>
          <w:color w:val="0070C0"/>
          <w:sz w:val="22"/>
          <w:szCs w:val="22"/>
        </w:rPr>
        <w:t xml:space="preserve">, seasonal, and day-of-week </w:t>
      </w:r>
      <w:r w:rsidR="008E1077">
        <w:rPr>
          <w:rFonts w:ascii="Arial" w:hAnsi="Arial" w:cs="Arial"/>
          <w:color w:val="0070C0"/>
          <w:sz w:val="22"/>
          <w:szCs w:val="22"/>
        </w:rPr>
        <w:t>trends</w:t>
      </w:r>
      <w:r w:rsidR="00857A1E" w:rsidRPr="00512C18">
        <w:rPr>
          <w:rFonts w:ascii="Arial" w:hAnsi="Arial" w:cs="Arial"/>
          <w:color w:val="0070C0"/>
          <w:sz w:val="22"/>
          <w:szCs w:val="22"/>
        </w:rPr>
        <w:t xml:space="preserve">. </w:t>
      </w:r>
      <w:r w:rsidR="0012317A" w:rsidRPr="00512C18">
        <w:rPr>
          <w:rFonts w:ascii="Arial" w:hAnsi="Arial" w:cs="Arial"/>
          <w:color w:val="0070C0"/>
          <w:sz w:val="22"/>
          <w:szCs w:val="22"/>
        </w:rPr>
        <w:t xml:space="preserve">We tested </w:t>
      </w:r>
      <w:r w:rsidR="00857A1E" w:rsidRPr="00512C18">
        <w:rPr>
          <w:rFonts w:ascii="Arial" w:hAnsi="Arial" w:cs="Arial"/>
          <w:color w:val="0070C0"/>
          <w:sz w:val="22"/>
          <w:szCs w:val="22"/>
        </w:rPr>
        <w:t>for overdispersion in the outcome</w:t>
      </w:r>
      <w:r w:rsidR="0012317A" w:rsidRPr="00512C18">
        <w:rPr>
          <w:rFonts w:ascii="Arial" w:hAnsi="Arial" w:cs="Arial"/>
          <w:color w:val="0070C0"/>
          <w:sz w:val="22"/>
          <w:szCs w:val="22"/>
        </w:rPr>
        <w:t xml:space="preserve"> by</w:t>
      </w:r>
      <w:r w:rsidR="00857A1E" w:rsidRPr="00512C18">
        <w:rPr>
          <w:rFonts w:ascii="Arial" w:hAnsi="Arial" w:cs="Arial"/>
          <w:color w:val="0070C0"/>
          <w:sz w:val="22"/>
          <w:szCs w:val="22"/>
        </w:rPr>
        <w:t xml:space="preserve"> r</w:t>
      </w:r>
      <w:r w:rsidR="0012317A" w:rsidRPr="00512C18">
        <w:rPr>
          <w:rFonts w:ascii="Arial" w:hAnsi="Arial" w:cs="Arial"/>
          <w:color w:val="0070C0"/>
          <w:sz w:val="22"/>
          <w:szCs w:val="22"/>
        </w:rPr>
        <w:t>u</w:t>
      </w:r>
      <w:r w:rsidR="00857A1E" w:rsidRPr="00512C18">
        <w:rPr>
          <w:rFonts w:ascii="Arial" w:hAnsi="Arial" w:cs="Arial"/>
          <w:color w:val="0070C0"/>
          <w:sz w:val="22"/>
          <w:szCs w:val="22"/>
        </w:rPr>
        <w:t>n</w:t>
      </w:r>
      <w:r w:rsidR="0012317A" w:rsidRPr="00512C18">
        <w:rPr>
          <w:rFonts w:ascii="Arial" w:hAnsi="Arial" w:cs="Arial"/>
          <w:color w:val="0070C0"/>
          <w:sz w:val="22"/>
          <w:szCs w:val="22"/>
        </w:rPr>
        <w:t>ning</w:t>
      </w:r>
      <w:r w:rsidR="00857A1E" w:rsidRPr="00512C18">
        <w:rPr>
          <w:rFonts w:ascii="Arial" w:hAnsi="Arial" w:cs="Arial"/>
          <w:color w:val="0070C0"/>
          <w:sz w:val="22"/>
          <w:szCs w:val="22"/>
        </w:rPr>
        <w:t xml:space="preserve"> a quasi-Poisson model</w:t>
      </w:r>
      <w:r w:rsidR="0012317A" w:rsidRPr="00512C18">
        <w:rPr>
          <w:rFonts w:ascii="Arial" w:hAnsi="Arial" w:cs="Arial"/>
          <w:color w:val="0070C0"/>
          <w:sz w:val="22"/>
          <w:szCs w:val="22"/>
        </w:rPr>
        <w:t>, but detected none, and thus proceeded with a traditional Poisson model</w:t>
      </w:r>
      <w:r w:rsidR="00A316BF">
        <w:rPr>
          <w:rFonts w:ascii="Arial" w:hAnsi="Arial" w:cs="Arial"/>
          <w:color w:val="0070C0"/>
          <w:sz w:val="22"/>
          <w:szCs w:val="22"/>
        </w:rPr>
        <w:t>.</w:t>
      </w:r>
      <w:r w:rsidR="00CE55BA" w:rsidRPr="00512C18">
        <w:rPr>
          <w:rFonts w:ascii="Arial" w:hAnsi="Arial" w:cs="Arial"/>
          <w:color w:val="0070C0"/>
          <w:sz w:val="22"/>
          <w:szCs w:val="22"/>
        </w:rPr>
        <w:t>”</w:t>
      </w:r>
    </w:p>
    <w:p w14:paraId="34092602" w14:textId="6D3A6880" w:rsidR="007073F9" w:rsidRPr="00512C18" w:rsidRDefault="00764F4C" w:rsidP="005B4F76">
      <w:pPr>
        <w:spacing w:line="480" w:lineRule="auto"/>
        <w:rPr>
          <w:rStyle w:val="apple-converted-space"/>
          <w:rFonts w:ascii="Arial" w:hAnsi="Arial" w:cs="Arial"/>
          <w:color w:val="0070C0"/>
          <w:sz w:val="22"/>
          <w:szCs w:val="22"/>
        </w:rPr>
      </w:pPr>
      <w:r w:rsidRPr="00512C18">
        <w:rPr>
          <w:rFonts w:ascii="Arial" w:hAnsi="Arial" w:cs="Arial"/>
          <w:color w:val="000000" w:themeColor="text1"/>
          <w:sz w:val="22"/>
          <w:szCs w:val="22"/>
        </w:rPr>
        <w:t>3. Consider splitting some text in Statistical Analysis into a separate section as 'Study design' for clarity.</w:t>
      </w:r>
      <w:r w:rsidRPr="00512C18">
        <w:rPr>
          <w:rStyle w:val="apple-converted-space"/>
          <w:rFonts w:ascii="Arial" w:hAnsi="Arial" w:cs="Arial"/>
          <w:color w:val="000000" w:themeColor="text1"/>
          <w:sz w:val="22"/>
          <w:szCs w:val="22"/>
        </w:rPr>
        <w:t> </w:t>
      </w:r>
    </w:p>
    <w:p w14:paraId="04919720" w14:textId="38124AF1" w:rsidR="003E734B" w:rsidRPr="00512C18" w:rsidRDefault="003E734B">
      <w:pPr>
        <w:rPr>
          <w:rFonts w:ascii="Arial" w:hAnsi="Arial" w:cs="Arial"/>
          <w:color w:val="4472C4" w:themeColor="accent1"/>
          <w:sz w:val="22"/>
          <w:szCs w:val="22"/>
        </w:rPr>
      </w:pPr>
      <w:r w:rsidRPr="00512C18">
        <w:rPr>
          <w:rFonts w:ascii="Arial" w:hAnsi="Arial" w:cs="Arial"/>
          <w:color w:val="4472C4" w:themeColor="accent1"/>
          <w:sz w:val="22"/>
          <w:szCs w:val="22"/>
        </w:rPr>
        <w:t xml:space="preserve">Thank you for this suggestion. We have added a new section called ‘Study design’ which includes the following text: </w:t>
      </w:r>
    </w:p>
    <w:p w14:paraId="62D0F277" w14:textId="689B4E5B" w:rsidR="000E7000" w:rsidRPr="00512C18" w:rsidRDefault="000E2DA0" w:rsidP="000E7000">
      <w:pPr>
        <w:spacing w:after="0" w:line="480" w:lineRule="auto"/>
        <w:ind w:firstLine="360"/>
        <w:rPr>
          <w:rFonts w:ascii="Arial" w:hAnsi="Arial" w:cs="Arial"/>
          <w:color w:val="4472C4" w:themeColor="accent1"/>
          <w:sz w:val="22"/>
          <w:szCs w:val="22"/>
        </w:rPr>
      </w:pPr>
      <w:r w:rsidRPr="00512C18">
        <w:rPr>
          <w:rFonts w:ascii="Arial" w:hAnsi="Arial" w:cs="Arial"/>
          <w:color w:val="4472C4" w:themeColor="accent1"/>
          <w:sz w:val="22"/>
          <w:szCs w:val="22"/>
        </w:rPr>
        <w:t>“</w:t>
      </w:r>
      <w:r w:rsidR="000E7000" w:rsidRPr="00512C18">
        <w:rPr>
          <w:rFonts w:ascii="Arial" w:hAnsi="Arial" w:cs="Arial"/>
          <w:color w:val="4472C4" w:themeColor="accent1"/>
          <w:sz w:val="22"/>
          <w:szCs w:val="22"/>
        </w:rPr>
        <w:t xml:space="preserve">We used a time-stratified case-crossover design with a conditional Poisson model </w:t>
      </w:r>
      <w:r w:rsidR="000E7000" w:rsidRPr="00512C18">
        <w:rPr>
          <w:rFonts w:ascii="Arial" w:hAnsi="Arial" w:cs="Arial"/>
          <w:color w:val="4472C4" w:themeColor="accent1"/>
          <w:sz w:val="22"/>
          <w:szCs w:val="22"/>
        </w:rPr>
        <w:fldChar w:fldCharType="begin"/>
      </w:r>
      <w:r w:rsidR="000E7000" w:rsidRPr="00512C18">
        <w:rPr>
          <w:rFonts w:ascii="Arial" w:hAnsi="Arial" w:cs="Arial"/>
          <w:color w:val="4472C4" w:themeColor="accent1"/>
          <w:sz w:val="22"/>
          <w:szCs w:val="22"/>
        </w:rPr>
        <w:instrText xml:space="preserve"> ADDIN ZOTERO_ITEM CSL_CITATION {"citationID":"7opQ6oZg","properties":{"formattedCitation":"(42)","plainCitation":"(42)","noteIndex":0},"citationItems":[{"id":216,"uris":["http://zotero.org/users/local/hHKggCUl/items/AG3LS9AB"],"itemData":{"id":216,"type":"article-journal","abstract":"Background: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parameters.\nMethods: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packages.\nResults: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regression.\nConclusions: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stratification.","container-title":"BMC Medical Research Methodology","DOI":"10.1186/1471-2288-14-122","ISSN":"1471-2288","issue":"1","journalAbbreviation":"BMC Med Res Methodol","language":"en","page":"122","source":"DOI.org (Crossref)","title":"Conditional Poisson models: a flexible alternative to conditional logistic case cross-over analysis","title-short":"Conditional Poisson models","volume":"14","author":[{"family":"Armstrong","given":"Ben G"},{"family":"Gasparrini","given":"Antonio"},{"family":"Tobias","given":"Aurelio"}],"issued":{"date-parts":[["2014",12]]}}}],"schema":"https://github.com/citation-style-language/schema/raw/master/csl-citation.json"} </w:instrText>
      </w:r>
      <w:r w:rsidR="000E7000" w:rsidRPr="00512C18">
        <w:rPr>
          <w:rFonts w:ascii="Arial" w:hAnsi="Arial" w:cs="Arial"/>
          <w:color w:val="4472C4" w:themeColor="accent1"/>
          <w:sz w:val="22"/>
          <w:szCs w:val="22"/>
        </w:rPr>
        <w:fldChar w:fldCharType="separate"/>
      </w:r>
      <w:r w:rsidR="000E7000" w:rsidRPr="00512C18">
        <w:rPr>
          <w:rFonts w:ascii="Arial" w:hAnsi="Arial" w:cs="Arial"/>
          <w:noProof/>
          <w:color w:val="4472C4" w:themeColor="accent1"/>
          <w:sz w:val="22"/>
          <w:szCs w:val="22"/>
        </w:rPr>
        <w:t>(42)</w:t>
      </w:r>
      <w:r w:rsidR="000E7000" w:rsidRPr="00512C18">
        <w:rPr>
          <w:rFonts w:ascii="Arial" w:hAnsi="Arial" w:cs="Arial"/>
          <w:color w:val="4472C4" w:themeColor="accent1"/>
          <w:sz w:val="22"/>
          <w:szCs w:val="22"/>
        </w:rPr>
        <w:fldChar w:fldCharType="end"/>
      </w:r>
      <w:r w:rsidR="000E7000" w:rsidRPr="00512C18">
        <w:rPr>
          <w:rFonts w:ascii="Arial" w:hAnsi="Arial" w:cs="Arial"/>
          <w:color w:val="4472C4" w:themeColor="accent1"/>
          <w:sz w:val="22"/>
          <w:szCs w:val="22"/>
        </w:rPr>
        <w:t xml:space="preserve"> to analyze the association between daily county-level power outage exposure and CVD or respiratory hospitalization rates. We modeled CVD and respiratory hospitalizations separately because heat, cold, loss of power to medical devices, dehydration</w:t>
      </w:r>
      <w:r w:rsidR="008E1077">
        <w:rPr>
          <w:rFonts w:ascii="Arial" w:hAnsi="Arial" w:cs="Arial"/>
          <w:color w:val="4472C4" w:themeColor="accent1"/>
          <w:sz w:val="22"/>
          <w:szCs w:val="22"/>
        </w:rPr>
        <w:t>, and other impacts of power outage</w:t>
      </w:r>
      <w:r w:rsidR="000E7000" w:rsidRPr="00512C18">
        <w:rPr>
          <w:rFonts w:ascii="Arial" w:hAnsi="Arial" w:cs="Arial"/>
          <w:color w:val="4472C4" w:themeColor="accent1"/>
          <w:sz w:val="22"/>
          <w:szCs w:val="22"/>
        </w:rPr>
        <w:t xml:space="preserve"> may affect these outcomes differently </w:t>
      </w:r>
      <w:r w:rsidR="000E7000" w:rsidRPr="00512C18">
        <w:rPr>
          <w:rFonts w:ascii="Arial" w:hAnsi="Arial" w:cs="Arial"/>
          <w:color w:val="4472C4" w:themeColor="accent1"/>
          <w:sz w:val="22"/>
          <w:szCs w:val="22"/>
        </w:rPr>
        <w:fldChar w:fldCharType="begin"/>
      </w:r>
      <w:r w:rsidR="000E7000" w:rsidRPr="00512C18">
        <w:rPr>
          <w:rFonts w:ascii="Arial" w:hAnsi="Arial" w:cs="Arial"/>
          <w:color w:val="4472C4" w:themeColor="accent1"/>
          <w:sz w:val="22"/>
          <w:szCs w:val="22"/>
        </w:rPr>
        <w:instrText xml:space="preserve"> ADDIN ZOTERO_ITEM CSL_CITATION {"citationID":"5LvlVl64","properties":{"formattedCitation":"(43\\uc0\\u8211{}45)","plainCitation":"(43–45)","noteIndex":0},"citationItems":[{"id":245,"uris":["http://zotero.org/users/local/hHKggCUl/items/7MGSB3BY"],"itemData":{"id":245,"type":"article-journal","abstract":"Cold and hot weather are associated with mortality and morbidity. Although the burden of temperature-associated mortality may shift towards high temperatures in the future, cold temperatures may represent a greater current-day problem in temperate cities. Hot and cold temperature vulnerabilities may coincide across several personal and neighborhood characteristics, suggesting opportunities for increasing present and future resilience to extreme temperatures. We present a narrative literature review encompassing the epidemiology of cold- and heat-related mortality and morbidity, related physiologic and environmental mechanisms, and municipal responses to hot and cold weather, illustrated by Detroit, Michigan, USA, a ﬁnancially burdened city in an economically diverse metropolitan area. The Detroit area experiences sharp increases in mortality and hospitalizations with extreme heat, while cold temperatures are associated with more gradual increases in mortality, with no clear threshold. Interventions such as heating and cooling centers may reduce but not eliminate temperatureassociated health problems. Furthermore, direct hemodynamic responses to cold, sudden exertion, poor indoor air quality and respiratory epidemics likely contribute to cold-related mortality. Short- and long-term interventions to enhance energy and housing security and housing quality may reduce temperature-related health problems. Extreme temperatures can increase morbidity and mortality in municipalities like Detroit that experience both extreme heat and prolonged cold seasons amidst large socioeconomic disparities. The similarities in physiologic and built-environment vulnerabilities to both hot and cold weather suggest prioritization of strategies that address both present-day cold and near-future heat concerns.","container-title":"Maturitas","DOI":"10.1016/j.maturitas.2018.06.002","ISSN":"03785122","journalAbbreviation":"Maturitas","language":"en","page":"54-59","source":"DOI.org (Crossref)","title":"Climate change and temperature extremes: A review of heat- and cold-related morbidity and mortality concerns of municipalities","title-short":"Climate change and temperature extremes","volume":"114","author":[{"family":"Gronlund","given":"Carina J."},{"family":"Sullivan","given":"Kyle P."},{"family":"Kefelegn","given":"Yonathan"},{"family":"Cameron","given":"Lorraine"},{"family":"O’Neill","given":"Marie S."}],"issued":{"date-parts":[["2018",8]]}}},{"id":205,"uris":["http://zotero.org/users/local/hHKggCUl/items/TWFURUJZ"],"itemData":{"id":205,"type":"article-journal","abstract":"Background: Seasonal variations in the acute exacerbation of chronic obstructive pulmonary disease (COPD) have been reported. However, the influence of air temperature and other meteorological factors on COPD exacerbation remains unclear.\nMethods: National Health Insurance registry data from January 1, 1999 to December 1, 2009 and meteorological variables from the Taiwan Central Weather Bureau for the same period were analyzed. A case-crossover study design was used to investigate the association between COPD exacerbation and meteorological variables.\nResults: A total of 16,254 cases who suffered from COPD exacerbation were enrolled. We found that a 1uC decrease in air temperature was associated with a 0.8% increase in the exacerbation rate on event-days (95% confidence interval (CI), 1.015–1.138, p = 0.015). With a 5uC decrease in mean temperature, the cold temperature (28-day average temperature) had a long-term effect on the exacerbation of COPD (odds ratio (OR), 1.106, 95% CI 1.063–1.152, p,0.001). In addition, elderly patients and those who did not receive inhaled medication tended to suffer an exacerbation when the mean temperature dropped 5uC. Higher barometric pressure, more hours of sunshine, and lower humidity were associated with an increase in COPD exacerbation.\nConclusions: This study demonstrated the effect of cold temperatures on the COPD exacerbation rate. Elderly patients and those without inhaled medicine before the exacerbation event were affected significantly by lower mean temperatures. A more comprehensive program to prevent cold stress in COPD patients may lead to a reduction in the exacerbations rate of COPD.","container-title":"PLoS ONE","DOI":"10.1371/journal.pone.0057066","ISSN":"1932-6203","issue":"3","journalAbbreviation":"PLoS ONE","language":"en","page":"e57066","source":"DOI.org (Crossref)","title":"The Effect of Cold Temperature on Increased Exacerbation of Chronic Obstructive Pulmonary Disease: A Nationwide Study","title-short":"The Effect of Cold Temperature on Increased Exacerbation of Chronic Obstructive Pulmonary Disease","volume":"8","author":[{"family":"Tseng","given":"Ching-Min"},{"family":"Chen","given":"Yung-Tai"},{"family":"Ou","given":"Shuo-Ming"},{"family":"Hsiao","given":"Yi-Han"},{"family":"Li","given":"Szu-Yuan"},{"family":"Wang","given":"Shuu-Jiun"},{"family":"Yang","given":"Albert C."},{"family":"Chen","given":"Tzeng-Ji"},{"family":"Perng","given":"Diahn-Warng"}],"editor":[{"family":"Chaturvedi","given":"Sudha"}],"issued":{"date-parts":[["2013",3,15]]}}},{"id":249,"uris":["http://zotero.org/users/local/hHKggCUl/items/24Y3M5YG"],"itemData":{"id":249,"type":"article-journal","abstract":"BACKGROUND: Cardiovascular disease is the leading cause of death worldwide. Existing studies on the association between temperatures and cardiovascular deaths have been limited in geographic zones and have generally considered associations with total cardiovascular deaths rather than cause-specific cardiovascular deaths.\nMETHODS: We used unified data collection protocols within the Multi-Country Multi-City Collaborative Network to assemble a database of daily counts of specific cardiovascular causes of death from 567 cities in 27 countries across 5 continents in overlapping periods ranging from 1979 to 2019. City-specific daily ambient temperatures were obtained from weather stations and climate reanalysis models. To investigate cardiovascular mortality associations with extreme hot and cold temperatures, we fit case-crossover models in each city and then used a mixed-effects meta-analytic framework to pool individual city estimates. Extreme temperature percentiles were compared with the minimum mortality temperature in each location. Excess deaths were calculated for a range of extreme temperature days.\nRESULTS: The analyses included deaths from any cardiovascular cause (32 154  935), ischemic heart disease (11 745 880), stroke (9 351 312), heart failure (3 673 723), and arrhythmia (670 859). At extreme temperature percentiles, heat (99th percentile) and cold (1st percentile) were associated with higher risk of dying from any cardiovascular cause, ischemic heart disease, stroke, and heart failure as compared to the minimum mortality temperature, which is the temperature associated with least mortality. Across a range of extreme temperatures, hot days (above 97.5th percentile) and cold days (below 2.5th percentile) accounted for 2.2 (95% empirical CI [eCI], 2.1–2.3) and 9.1 (95% eCI, 8.9–9.2) excess deaths for every 1000 cardiovascular deaths, respectively. Heart failure was associated with the highest excess deaths proportion from extreme hot and cold days with 2.6 (95% eCI, 2.4–2.8) and 12.8 (95% eCI, 12.2–13.1) for every 1000 heart failure deaths, respectively.\nCONCLUSIONS: Across a large, multinational sample, exposure to extreme hot and cold temperatures was associated with a greater risk of mortality from multiple common cardiovascular conditions. The intersections between extreme temperatures and cardiovascular health need to be thoroughly characterized in the present day—and especially under a changing climate.","container-title":"Circulation","DOI":"10.1161/CIRCULATIONAHA.122.061832","ISSN":"0009-7322, 1524-4539","issue":"1","journalAbbreviation":"Circulation","language":"en","page":"35-46","source":"DOI.org (Crossref)","title":"Associations Between Extreme Temperatures and Cardiovascular Cause-Specific Mortality: Results From 27 Countries","title-short":"Associations Between Extreme Temperatures and Cardiovascular Cause-Specific Mortality","volume":"147","author":[{"family":"Alahmad","given":"Barrak"},{"family":"Khraishah","given":"Haitham"},{"family":"Royé","given":"Dominic"},{"family":"Vicedo-Cabrera","given":"Ana Maria"},{"family":"Guo","given":"Yuming"},{"family":"Papatheodorou","given":"Stefania I."},{"family":"Achilleos","given":"Souzana"},{"family":"Acquaotta","given":"Fiorella"},{"family":"Armstrong","given":"Ben"},{"family":"Bell","given":"Michelle L."},{"family":"Pan","given":"Shih-Chun"},{"family":"De Sousa Zanotti Stagliorio Coelho","given":"Micheline"},{"family":"Colistro","given":"Valentina"},{"family":"Dang","given":"Tran Ngoc"},{"family":"Van Dung","given":"Do"},{"family":"De’ Donato","given":"Francesca K."},{"family":"Entezari","given":"Alireza"},{"family":"Guo","given":"Yue-Liang Leon"},{"family":"Hashizume","given":"Masahiro"},{"family":"Honda","given":"Yasushi"},{"family":"Indermitte","given":"Ene"},{"family":"Íñiguez","given":"Carmen"},{"family":"Jaakkola","given":"Jouni J.K."},{"family":"Kim","given":"Ho"},{"family":"Lavigne","given":"Eric"},{"family":"Lee","given":"Whanhee"},{"family":"Li","given":"Shanshan"},{"family":"Madureira","given":"Joana"},{"family":"Mayvaneh","given":"Fatemeh"},{"family":"Orru","given":"Hans"},{"family":"Overcenco","given":"Ala"},{"family":"Ragettli","given":"Martina S."},{"family":"Ryti","given":"Niilo R.I."},{"family":"Saldiva","given":"Paulo Hilario Nascimento"},{"family":"Scovronick","given":"Noah"},{"family":"Seposo","given":"Xerxes"},{"family":"Sera","given":"Francesco"},{"family":"Silva","given":"Susana Pereira"},{"family":"Stafoggia","given":"Massimo"},{"family":"Tobias","given":"Aurelio"},{"family":"Garshick","given":"Eric"},{"family":"Bernstein","given":"Aaron S."},{"family":"Zanobetti","given":"Antonella"},{"family":"Schwartz","given":"Joel"},{"family":"Gasparrini","given":"Antonio"},{"family":"Koutrakis","given":"Petros"}],"issued":{"date-parts":[["2023",1,3]]}}}],"schema":"https://github.com/citation-style-language/schema/raw/master/csl-citation.json"} </w:instrText>
      </w:r>
      <w:r w:rsidR="000E7000" w:rsidRPr="00512C18">
        <w:rPr>
          <w:rFonts w:ascii="Arial" w:hAnsi="Arial" w:cs="Arial"/>
          <w:color w:val="4472C4" w:themeColor="accent1"/>
          <w:sz w:val="22"/>
          <w:szCs w:val="22"/>
        </w:rPr>
        <w:fldChar w:fldCharType="separate"/>
      </w:r>
      <w:r w:rsidR="000E7000" w:rsidRPr="00512C18">
        <w:rPr>
          <w:rFonts w:ascii="Arial" w:hAnsi="Arial" w:cs="Arial"/>
          <w:color w:val="4472C4" w:themeColor="accent1"/>
          <w:sz w:val="22"/>
          <w:szCs w:val="22"/>
        </w:rPr>
        <w:t>(43–45)</w:t>
      </w:r>
      <w:r w:rsidR="000E7000" w:rsidRPr="00512C18">
        <w:rPr>
          <w:rFonts w:ascii="Arial" w:hAnsi="Arial" w:cs="Arial"/>
          <w:color w:val="4472C4" w:themeColor="accent1"/>
          <w:sz w:val="22"/>
          <w:szCs w:val="22"/>
        </w:rPr>
        <w:fldChar w:fldCharType="end"/>
      </w:r>
      <w:r w:rsidR="000E7000" w:rsidRPr="00512C18">
        <w:rPr>
          <w:rFonts w:ascii="Arial" w:hAnsi="Arial" w:cs="Arial"/>
          <w:color w:val="4472C4" w:themeColor="accent1"/>
          <w:sz w:val="22"/>
          <w:szCs w:val="22"/>
        </w:rPr>
        <w:t>. We selected control days for every case day (i.e., county-day with a non-zero hospitalization count) by matching on county, day of week, and month. This matching controlled for time-invariant confounders such as county-level socioeconomic characteristics, which could affect both power outage</w:t>
      </w:r>
      <w:r w:rsidR="008E1077">
        <w:rPr>
          <w:rFonts w:ascii="Arial" w:hAnsi="Arial" w:cs="Arial"/>
          <w:color w:val="4472C4" w:themeColor="accent1"/>
          <w:sz w:val="22"/>
          <w:szCs w:val="22"/>
        </w:rPr>
        <w:t xml:space="preserve"> and </w:t>
      </w:r>
      <w:r w:rsidR="008E1077" w:rsidRPr="00512C18">
        <w:rPr>
          <w:rFonts w:ascii="Arial" w:hAnsi="Arial" w:cs="Arial"/>
          <w:color w:val="4472C4" w:themeColor="accent1"/>
          <w:sz w:val="22"/>
          <w:szCs w:val="22"/>
        </w:rPr>
        <w:t xml:space="preserve">hospitalization </w:t>
      </w:r>
      <w:r w:rsidR="000E7000" w:rsidRPr="00512C18">
        <w:rPr>
          <w:rFonts w:ascii="Arial" w:hAnsi="Arial" w:cs="Arial"/>
          <w:color w:val="4472C4" w:themeColor="accent1"/>
          <w:sz w:val="22"/>
          <w:szCs w:val="22"/>
        </w:rPr>
        <w:t xml:space="preserve">rates, as well as </w:t>
      </w:r>
      <w:r w:rsidR="0065220B">
        <w:rPr>
          <w:rFonts w:ascii="Arial" w:hAnsi="Arial" w:cs="Arial"/>
          <w:color w:val="0070C0"/>
          <w:sz w:val="22"/>
          <w:szCs w:val="22"/>
        </w:rPr>
        <w:t>long-term, seasonal, and day-of-week trends</w:t>
      </w:r>
      <w:r w:rsidR="000E7000" w:rsidRPr="00512C18">
        <w:rPr>
          <w:rFonts w:ascii="Arial" w:hAnsi="Arial" w:cs="Arial"/>
          <w:color w:val="4472C4" w:themeColor="accent1"/>
          <w:sz w:val="22"/>
          <w:szCs w:val="22"/>
        </w:rPr>
        <w:t xml:space="preserve">. </w:t>
      </w:r>
      <w:r w:rsidR="005B4F76" w:rsidRPr="00512C18">
        <w:rPr>
          <w:rFonts w:ascii="Arial" w:hAnsi="Arial" w:cs="Arial"/>
          <w:color w:val="0070C0"/>
          <w:sz w:val="22"/>
          <w:szCs w:val="22"/>
        </w:rPr>
        <w:t xml:space="preserve">We tested for overdispersion in the outcome by running a quasi-Poisson model, but detected none, and thus proceeded with a traditional Poisson model” (page </w:t>
      </w:r>
      <w:r w:rsidR="0079368B" w:rsidRPr="00512C18">
        <w:rPr>
          <w:rFonts w:ascii="Arial" w:hAnsi="Arial" w:cs="Arial"/>
          <w:color w:val="0070C0"/>
          <w:sz w:val="22"/>
          <w:szCs w:val="22"/>
        </w:rPr>
        <w:t>7, study design</w:t>
      </w:r>
      <w:r w:rsidR="005B4F76" w:rsidRPr="00512C18">
        <w:rPr>
          <w:rFonts w:ascii="Arial" w:hAnsi="Arial" w:cs="Arial"/>
          <w:color w:val="0070C0"/>
          <w:sz w:val="22"/>
          <w:szCs w:val="22"/>
        </w:rPr>
        <w:t>)</w:t>
      </w:r>
      <w:commentRangeStart w:id="6"/>
      <w:commentRangeStart w:id="7"/>
      <w:r w:rsidR="005B4F76" w:rsidRPr="00512C18">
        <w:rPr>
          <w:rFonts w:ascii="Arial" w:hAnsi="Arial" w:cs="Arial"/>
          <w:color w:val="0070C0"/>
          <w:sz w:val="22"/>
          <w:szCs w:val="22"/>
        </w:rPr>
        <w:t>.</w:t>
      </w:r>
      <w:commentRangeEnd w:id="6"/>
      <w:r w:rsidR="0065220B">
        <w:rPr>
          <w:rStyle w:val="CommentReference"/>
        </w:rPr>
        <w:commentReference w:id="6"/>
      </w:r>
      <w:commentRangeEnd w:id="7"/>
      <w:r w:rsidR="005566F1">
        <w:rPr>
          <w:rStyle w:val="CommentReference"/>
        </w:rPr>
        <w:commentReference w:id="7"/>
      </w:r>
    </w:p>
    <w:p w14:paraId="58F54E68" w14:textId="03060468" w:rsidR="00425DD8" w:rsidRPr="00512C18" w:rsidRDefault="00764F4C">
      <w:pPr>
        <w:rPr>
          <w:rStyle w:val="apple-converted-space"/>
          <w:rFonts w:ascii="Arial" w:hAnsi="Arial" w:cs="Arial"/>
          <w:color w:val="000000" w:themeColor="text1"/>
          <w:sz w:val="22"/>
          <w:szCs w:val="22"/>
        </w:rPr>
      </w:pPr>
      <w:r w:rsidRPr="00512C18">
        <w:rPr>
          <w:rFonts w:ascii="Arial" w:hAnsi="Arial" w:cs="Arial"/>
          <w:color w:val="000000" w:themeColor="text1"/>
          <w:sz w:val="22"/>
          <w:szCs w:val="22"/>
        </w:rPr>
        <w:br/>
        <w:t>4. Consider adding a negative control outcome (e.g. infectious disease?) - this could add confidence to the findings given the ecological nature.</w:t>
      </w:r>
      <w:r w:rsidRPr="00512C18">
        <w:rPr>
          <w:rStyle w:val="apple-converted-space"/>
          <w:rFonts w:ascii="Arial" w:hAnsi="Arial" w:cs="Arial"/>
          <w:color w:val="000000" w:themeColor="text1"/>
          <w:sz w:val="22"/>
          <w:szCs w:val="22"/>
        </w:rPr>
        <w:t> </w:t>
      </w:r>
    </w:p>
    <w:p w14:paraId="029E4FF1" w14:textId="1E20437F" w:rsidR="007770B2" w:rsidRPr="00512C18" w:rsidRDefault="00C47987" w:rsidP="00064D58">
      <w:pPr>
        <w:rPr>
          <w:rFonts w:ascii="Arial" w:hAnsi="Arial" w:cs="Arial"/>
          <w:sz w:val="22"/>
          <w:szCs w:val="22"/>
        </w:rPr>
      </w:pPr>
      <w:r w:rsidRPr="00512C18">
        <w:rPr>
          <w:rStyle w:val="apple-converted-space"/>
          <w:rFonts w:ascii="Arial" w:hAnsi="Arial" w:cs="Arial"/>
          <w:color w:val="0070C0"/>
          <w:sz w:val="22"/>
          <w:szCs w:val="22"/>
        </w:rPr>
        <w:lastRenderedPageBreak/>
        <w:t xml:space="preserve">Thank you for this suggestion. </w:t>
      </w:r>
      <w:r w:rsidR="0012317A" w:rsidRPr="00512C18">
        <w:rPr>
          <w:rStyle w:val="apple-converted-space"/>
          <w:rFonts w:ascii="Arial" w:hAnsi="Arial" w:cs="Arial"/>
          <w:color w:val="0070C0"/>
          <w:sz w:val="22"/>
          <w:szCs w:val="22"/>
        </w:rPr>
        <w:t>W</w:t>
      </w:r>
      <w:r w:rsidRPr="00512C18">
        <w:rPr>
          <w:rStyle w:val="apple-converted-space"/>
          <w:rFonts w:ascii="Arial" w:hAnsi="Arial" w:cs="Arial"/>
          <w:color w:val="0070C0"/>
          <w:sz w:val="22"/>
          <w:szCs w:val="22"/>
        </w:rPr>
        <w:t>e considered</w:t>
      </w:r>
      <w:r w:rsidR="0012317A" w:rsidRPr="00512C18">
        <w:rPr>
          <w:rStyle w:val="apple-converted-space"/>
          <w:rFonts w:ascii="Arial" w:hAnsi="Arial" w:cs="Arial"/>
          <w:color w:val="0070C0"/>
          <w:sz w:val="22"/>
          <w:szCs w:val="22"/>
        </w:rPr>
        <w:t xml:space="preserve"> this</w:t>
      </w:r>
      <w:r w:rsidRPr="00512C18">
        <w:rPr>
          <w:rStyle w:val="apple-converted-space"/>
          <w:rFonts w:ascii="Arial" w:hAnsi="Arial" w:cs="Arial"/>
          <w:color w:val="0070C0"/>
          <w:sz w:val="22"/>
          <w:szCs w:val="22"/>
        </w:rPr>
        <w:t xml:space="preserve"> when conceptualizing </w:t>
      </w:r>
      <w:r w:rsidR="0012317A" w:rsidRPr="00512C18">
        <w:rPr>
          <w:rStyle w:val="apple-converted-space"/>
          <w:rFonts w:ascii="Arial" w:hAnsi="Arial" w:cs="Arial"/>
          <w:color w:val="0070C0"/>
          <w:sz w:val="22"/>
          <w:szCs w:val="22"/>
        </w:rPr>
        <w:t xml:space="preserve">the </w:t>
      </w:r>
      <w:r w:rsidRPr="00512C18">
        <w:rPr>
          <w:rStyle w:val="apple-converted-space"/>
          <w:rFonts w:ascii="Arial" w:hAnsi="Arial" w:cs="Arial"/>
          <w:color w:val="0070C0"/>
          <w:sz w:val="22"/>
          <w:szCs w:val="22"/>
        </w:rPr>
        <w:t xml:space="preserve">paper. However, we </w:t>
      </w:r>
      <w:r w:rsidR="00577E6A" w:rsidRPr="00512C18">
        <w:rPr>
          <w:rStyle w:val="apple-converted-space"/>
          <w:rFonts w:ascii="Arial" w:hAnsi="Arial" w:cs="Arial"/>
          <w:color w:val="0070C0"/>
          <w:sz w:val="22"/>
          <w:szCs w:val="22"/>
        </w:rPr>
        <w:t>have been unable to find</w:t>
      </w:r>
      <w:r w:rsidR="004A3540" w:rsidRPr="00512C18">
        <w:rPr>
          <w:rStyle w:val="apple-converted-space"/>
          <w:rFonts w:ascii="Arial" w:hAnsi="Arial" w:cs="Arial"/>
          <w:color w:val="0070C0"/>
          <w:sz w:val="22"/>
          <w:szCs w:val="22"/>
        </w:rPr>
        <w:t xml:space="preserve"> a </w:t>
      </w:r>
      <w:r w:rsidRPr="00512C18">
        <w:rPr>
          <w:rStyle w:val="apple-converted-space"/>
          <w:rFonts w:ascii="Arial" w:hAnsi="Arial" w:cs="Arial"/>
          <w:color w:val="0070C0"/>
          <w:sz w:val="22"/>
          <w:szCs w:val="22"/>
        </w:rPr>
        <w:t xml:space="preserve">good negative control outcome </w:t>
      </w:r>
      <w:r w:rsidR="00DF4E4D" w:rsidRPr="00512C18">
        <w:rPr>
          <w:rStyle w:val="apple-converted-space"/>
          <w:rFonts w:ascii="Arial" w:hAnsi="Arial" w:cs="Arial"/>
          <w:color w:val="0070C0"/>
          <w:sz w:val="22"/>
          <w:szCs w:val="22"/>
        </w:rPr>
        <w:t xml:space="preserve">for such an analysis </w:t>
      </w:r>
      <w:r w:rsidRPr="00512C18">
        <w:rPr>
          <w:rStyle w:val="apple-converted-space"/>
          <w:rFonts w:ascii="Arial" w:hAnsi="Arial" w:cs="Arial"/>
          <w:color w:val="0070C0"/>
          <w:sz w:val="22"/>
          <w:szCs w:val="22"/>
        </w:rPr>
        <w:t xml:space="preserve">that would </w:t>
      </w:r>
      <w:r w:rsidR="00E76973" w:rsidRPr="00512C18">
        <w:rPr>
          <w:rStyle w:val="apple-converted-space"/>
          <w:rFonts w:ascii="Arial" w:hAnsi="Arial" w:cs="Arial"/>
          <w:color w:val="0070C0"/>
          <w:sz w:val="22"/>
          <w:szCs w:val="22"/>
        </w:rPr>
        <w:t xml:space="preserve">add </w:t>
      </w:r>
      <w:r w:rsidRPr="00512C18">
        <w:rPr>
          <w:rStyle w:val="apple-converted-space"/>
          <w:rFonts w:ascii="Arial" w:hAnsi="Arial" w:cs="Arial"/>
          <w:color w:val="0070C0"/>
          <w:sz w:val="22"/>
          <w:szCs w:val="22"/>
        </w:rPr>
        <w:t xml:space="preserve">confidence </w:t>
      </w:r>
      <w:r w:rsidR="00967143" w:rsidRPr="00512C18">
        <w:rPr>
          <w:rStyle w:val="apple-converted-space"/>
          <w:rFonts w:ascii="Arial" w:hAnsi="Arial" w:cs="Arial"/>
          <w:color w:val="0070C0"/>
          <w:sz w:val="22"/>
          <w:szCs w:val="22"/>
        </w:rPr>
        <w:t>in</w:t>
      </w:r>
      <w:r w:rsidR="0012317A" w:rsidRPr="00512C18">
        <w:rPr>
          <w:rStyle w:val="apple-converted-space"/>
          <w:rFonts w:ascii="Arial" w:hAnsi="Arial" w:cs="Arial"/>
          <w:color w:val="0070C0"/>
          <w:sz w:val="22"/>
          <w:szCs w:val="22"/>
        </w:rPr>
        <w:t xml:space="preserve"> the</w:t>
      </w:r>
      <w:r w:rsidRPr="00512C18">
        <w:rPr>
          <w:rStyle w:val="apple-converted-space"/>
          <w:rFonts w:ascii="Arial" w:hAnsi="Arial" w:cs="Arial"/>
          <w:color w:val="0070C0"/>
          <w:sz w:val="22"/>
          <w:szCs w:val="22"/>
        </w:rPr>
        <w:t xml:space="preserve"> results. </w:t>
      </w:r>
      <w:r w:rsidR="00BA79ED" w:rsidRPr="00512C18">
        <w:rPr>
          <w:rStyle w:val="apple-converted-space"/>
          <w:rFonts w:ascii="Arial" w:hAnsi="Arial" w:cs="Arial"/>
          <w:color w:val="0070C0"/>
          <w:sz w:val="22"/>
          <w:szCs w:val="22"/>
        </w:rPr>
        <w:t>For negative control outcomes to</w:t>
      </w:r>
      <w:r w:rsidR="0012317A" w:rsidRPr="00512C18">
        <w:rPr>
          <w:rStyle w:val="apple-converted-space"/>
          <w:rFonts w:ascii="Arial" w:hAnsi="Arial" w:cs="Arial"/>
          <w:color w:val="0070C0"/>
          <w:sz w:val="22"/>
          <w:szCs w:val="22"/>
        </w:rPr>
        <w:t xml:space="preserve"> effectively</w:t>
      </w:r>
      <w:r w:rsidR="00BA79ED" w:rsidRPr="00512C18">
        <w:rPr>
          <w:rStyle w:val="apple-converted-space"/>
          <w:rFonts w:ascii="Arial" w:hAnsi="Arial" w:cs="Arial"/>
          <w:color w:val="0070C0"/>
          <w:sz w:val="22"/>
          <w:szCs w:val="22"/>
        </w:rPr>
        <w:t xml:space="preserve"> add confidence, the confounders that influence the primary outcome of interest and the negative control outcome must be the same</w:t>
      </w:r>
      <w:r w:rsidR="00610B33" w:rsidRPr="00512C18">
        <w:rPr>
          <w:rStyle w:val="apple-converted-space"/>
          <w:rFonts w:ascii="Arial" w:hAnsi="Arial" w:cs="Arial"/>
          <w:color w:val="0070C0"/>
          <w:sz w:val="22"/>
          <w:szCs w:val="22"/>
        </w:rPr>
        <w:t xml:space="preserve"> and modelled correctly</w:t>
      </w:r>
      <w:r w:rsidR="00DD60BA" w:rsidRPr="00512C18">
        <w:rPr>
          <w:rStyle w:val="apple-converted-space"/>
          <w:rFonts w:ascii="Arial" w:hAnsi="Arial" w:cs="Arial"/>
          <w:color w:val="0070C0"/>
          <w:sz w:val="22"/>
          <w:szCs w:val="22"/>
        </w:rPr>
        <w:t xml:space="preserve"> in both the primary </w:t>
      </w:r>
      <w:r w:rsidR="008E3B44" w:rsidRPr="00512C18">
        <w:rPr>
          <w:rStyle w:val="apple-converted-space"/>
          <w:rFonts w:ascii="Arial" w:hAnsi="Arial" w:cs="Arial"/>
          <w:color w:val="0070C0"/>
          <w:sz w:val="22"/>
          <w:szCs w:val="22"/>
        </w:rPr>
        <w:t>analysis</w:t>
      </w:r>
      <w:r w:rsidR="00DD60BA" w:rsidRPr="00512C18">
        <w:rPr>
          <w:rStyle w:val="apple-converted-space"/>
          <w:rFonts w:ascii="Arial" w:hAnsi="Arial" w:cs="Arial"/>
          <w:color w:val="0070C0"/>
          <w:sz w:val="22"/>
          <w:szCs w:val="22"/>
        </w:rPr>
        <w:t xml:space="preserve"> and negative control analysis</w:t>
      </w:r>
      <w:r w:rsidR="00BA79ED" w:rsidRPr="00512C18">
        <w:rPr>
          <w:rStyle w:val="apple-converted-space"/>
          <w:rFonts w:ascii="Arial" w:hAnsi="Arial" w:cs="Arial"/>
          <w:color w:val="0070C0"/>
          <w:sz w:val="22"/>
          <w:szCs w:val="22"/>
        </w:rPr>
        <w:t xml:space="preserve">. </w:t>
      </w:r>
      <w:r w:rsidR="00B45A25" w:rsidRPr="00512C18">
        <w:rPr>
          <w:rStyle w:val="apple-converted-space"/>
          <w:rFonts w:ascii="Arial" w:hAnsi="Arial" w:cs="Arial"/>
          <w:color w:val="0070C0"/>
          <w:sz w:val="22"/>
          <w:szCs w:val="22"/>
        </w:rPr>
        <w:t xml:space="preserve">Our </w:t>
      </w:r>
      <w:r w:rsidR="0012317A" w:rsidRPr="00512C18">
        <w:rPr>
          <w:rStyle w:val="apple-converted-space"/>
          <w:rFonts w:ascii="Arial" w:hAnsi="Arial" w:cs="Arial"/>
          <w:color w:val="0070C0"/>
          <w:sz w:val="22"/>
          <w:szCs w:val="22"/>
        </w:rPr>
        <w:t xml:space="preserve">present </w:t>
      </w:r>
      <w:r w:rsidR="00B45A25" w:rsidRPr="00512C18">
        <w:rPr>
          <w:rStyle w:val="apple-converted-space"/>
          <w:rFonts w:ascii="Arial" w:hAnsi="Arial" w:cs="Arial"/>
          <w:color w:val="0070C0"/>
          <w:sz w:val="22"/>
          <w:szCs w:val="22"/>
        </w:rPr>
        <w:t>analysis could be confounded by severe weather and temperature</w:t>
      </w:r>
      <w:r w:rsidR="008E3B44" w:rsidRPr="00512C18">
        <w:rPr>
          <w:rStyle w:val="apple-converted-space"/>
          <w:rFonts w:ascii="Arial" w:hAnsi="Arial" w:cs="Arial"/>
          <w:color w:val="0070C0"/>
          <w:sz w:val="22"/>
          <w:szCs w:val="22"/>
        </w:rPr>
        <w:t>, and so a negative control analysis could theoretically help us detect residual confounding from</w:t>
      </w:r>
      <w:r w:rsidR="00645176" w:rsidRPr="00512C18">
        <w:rPr>
          <w:rStyle w:val="apple-converted-space"/>
          <w:rFonts w:ascii="Arial" w:hAnsi="Arial" w:cs="Arial"/>
          <w:color w:val="0070C0"/>
          <w:sz w:val="22"/>
          <w:szCs w:val="22"/>
        </w:rPr>
        <w:t xml:space="preserve"> </w:t>
      </w:r>
      <w:r w:rsidR="0012317A" w:rsidRPr="00512C18">
        <w:rPr>
          <w:rStyle w:val="apple-converted-space"/>
          <w:rFonts w:ascii="Arial" w:hAnsi="Arial" w:cs="Arial"/>
          <w:color w:val="0070C0"/>
          <w:sz w:val="22"/>
          <w:szCs w:val="22"/>
        </w:rPr>
        <w:t>these variables</w:t>
      </w:r>
      <w:r w:rsidR="00B45A25" w:rsidRPr="00512C18">
        <w:rPr>
          <w:rStyle w:val="apple-converted-space"/>
          <w:rFonts w:ascii="Arial" w:hAnsi="Arial" w:cs="Arial"/>
          <w:color w:val="0070C0"/>
          <w:sz w:val="22"/>
          <w:szCs w:val="22"/>
        </w:rPr>
        <w:t>.</w:t>
      </w:r>
      <w:r w:rsidR="00AB34A6" w:rsidRPr="00512C18">
        <w:rPr>
          <w:rStyle w:val="apple-converted-space"/>
          <w:rFonts w:ascii="Arial" w:hAnsi="Arial" w:cs="Arial"/>
          <w:color w:val="0070C0"/>
          <w:sz w:val="22"/>
          <w:szCs w:val="22"/>
        </w:rPr>
        <w:t xml:space="preserve"> </w:t>
      </w:r>
      <w:r w:rsidR="0012317A" w:rsidRPr="00512C18">
        <w:rPr>
          <w:rStyle w:val="apple-converted-space"/>
          <w:rFonts w:ascii="Arial" w:hAnsi="Arial" w:cs="Arial"/>
          <w:color w:val="0070C0"/>
          <w:sz w:val="22"/>
          <w:szCs w:val="22"/>
        </w:rPr>
        <w:t>Unfortunately, w</w:t>
      </w:r>
      <w:r w:rsidR="00B813E1" w:rsidRPr="00512C18">
        <w:rPr>
          <w:rStyle w:val="apple-converted-space"/>
          <w:rFonts w:ascii="Arial" w:hAnsi="Arial" w:cs="Arial"/>
          <w:color w:val="0070C0"/>
          <w:sz w:val="22"/>
          <w:szCs w:val="22"/>
        </w:rPr>
        <w:t xml:space="preserve">e don’t believe </w:t>
      </w:r>
      <w:r w:rsidR="009C217D" w:rsidRPr="00512C18">
        <w:rPr>
          <w:rStyle w:val="apple-converted-space"/>
          <w:rFonts w:ascii="Arial" w:hAnsi="Arial" w:cs="Arial"/>
          <w:color w:val="0070C0"/>
          <w:sz w:val="22"/>
          <w:szCs w:val="22"/>
        </w:rPr>
        <w:t xml:space="preserve">that </w:t>
      </w:r>
      <w:r w:rsidR="00B813E1" w:rsidRPr="00512C18">
        <w:rPr>
          <w:rStyle w:val="apple-converted-space"/>
          <w:rFonts w:ascii="Arial" w:hAnsi="Arial" w:cs="Arial"/>
          <w:color w:val="0070C0"/>
          <w:sz w:val="22"/>
          <w:szCs w:val="22"/>
        </w:rPr>
        <w:t>t</w:t>
      </w:r>
      <w:r w:rsidR="007F6CBF" w:rsidRPr="00512C18">
        <w:rPr>
          <w:rStyle w:val="apple-converted-space"/>
          <w:rFonts w:ascii="Arial" w:hAnsi="Arial" w:cs="Arial"/>
          <w:color w:val="0070C0"/>
          <w:sz w:val="22"/>
          <w:szCs w:val="22"/>
        </w:rPr>
        <w:t>he relationships between temperature and infectious disease</w:t>
      </w:r>
      <w:r w:rsidR="001125A3" w:rsidRPr="00512C18">
        <w:rPr>
          <w:rStyle w:val="apple-converted-space"/>
          <w:rFonts w:ascii="Arial" w:hAnsi="Arial" w:cs="Arial"/>
          <w:color w:val="0070C0"/>
          <w:sz w:val="22"/>
          <w:szCs w:val="22"/>
        </w:rPr>
        <w:t xml:space="preserve"> and temperature and CVD and respiratory </w:t>
      </w:r>
      <w:r w:rsidR="008D3AE6" w:rsidRPr="00512C18">
        <w:rPr>
          <w:rStyle w:val="apple-converted-space"/>
          <w:rFonts w:ascii="Arial" w:hAnsi="Arial" w:cs="Arial"/>
          <w:color w:val="0070C0"/>
          <w:sz w:val="22"/>
          <w:szCs w:val="22"/>
        </w:rPr>
        <w:t xml:space="preserve">hospitalizations </w:t>
      </w:r>
      <w:r w:rsidR="00B56ADC" w:rsidRPr="00512C18">
        <w:rPr>
          <w:rStyle w:val="apple-converted-space"/>
          <w:rFonts w:ascii="Arial" w:hAnsi="Arial" w:cs="Arial"/>
          <w:color w:val="0070C0"/>
          <w:sz w:val="22"/>
          <w:szCs w:val="22"/>
        </w:rPr>
        <w:t xml:space="preserve">are </w:t>
      </w:r>
      <w:r w:rsidR="008D3AE6" w:rsidRPr="00512C18">
        <w:rPr>
          <w:rStyle w:val="apple-converted-space"/>
          <w:rFonts w:ascii="Arial" w:hAnsi="Arial" w:cs="Arial"/>
          <w:color w:val="0070C0"/>
          <w:sz w:val="22"/>
          <w:szCs w:val="22"/>
        </w:rPr>
        <w:t>analogous</w:t>
      </w:r>
      <w:r w:rsidR="003302DA" w:rsidRPr="00512C18">
        <w:rPr>
          <w:rStyle w:val="apple-converted-space"/>
          <w:rFonts w:ascii="Arial" w:hAnsi="Arial" w:cs="Arial"/>
          <w:color w:val="0070C0"/>
          <w:sz w:val="22"/>
          <w:szCs w:val="22"/>
        </w:rPr>
        <w:t xml:space="preserve"> enough that a negative control analysis would add </w:t>
      </w:r>
      <w:r w:rsidR="005C67B9">
        <w:rPr>
          <w:rStyle w:val="apple-converted-space"/>
          <w:rFonts w:ascii="Arial" w:hAnsi="Arial" w:cs="Arial"/>
          <w:color w:val="0070C0"/>
          <w:sz w:val="22"/>
          <w:szCs w:val="22"/>
        </w:rPr>
        <w:t xml:space="preserve">confidence </w:t>
      </w:r>
      <w:r w:rsidR="003302DA" w:rsidRPr="00512C18">
        <w:rPr>
          <w:rStyle w:val="apple-converted-space"/>
          <w:rFonts w:ascii="Arial" w:hAnsi="Arial" w:cs="Arial"/>
          <w:color w:val="0070C0"/>
          <w:sz w:val="22"/>
          <w:szCs w:val="22"/>
        </w:rPr>
        <w:t>to our results</w:t>
      </w:r>
      <w:r w:rsidR="001125A3" w:rsidRPr="00512C18">
        <w:rPr>
          <w:rStyle w:val="apple-converted-space"/>
          <w:rFonts w:ascii="Arial" w:hAnsi="Arial" w:cs="Arial"/>
          <w:color w:val="0070C0"/>
          <w:sz w:val="22"/>
          <w:szCs w:val="22"/>
        </w:rPr>
        <w:t xml:space="preserve">. </w:t>
      </w:r>
      <w:r w:rsidR="00172CB8" w:rsidRPr="00512C18">
        <w:rPr>
          <w:rStyle w:val="apple-converted-space"/>
          <w:rFonts w:ascii="Arial" w:hAnsi="Arial" w:cs="Arial"/>
          <w:color w:val="0070C0"/>
          <w:sz w:val="22"/>
          <w:szCs w:val="22"/>
        </w:rPr>
        <w:t xml:space="preserve">For example, </w:t>
      </w:r>
      <w:r w:rsidR="0012317A" w:rsidRPr="00512C18">
        <w:rPr>
          <w:rStyle w:val="apple-converted-space"/>
          <w:rFonts w:ascii="Arial" w:hAnsi="Arial" w:cs="Arial"/>
          <w:color w:val="0070C0"/>
          <w:sz w:val="22"/>
          <w:szCs w:val="22"/>
        </w:rPr>
        <w:t>after elevated temperature</w:t>
      </w:r>
      <w:r w:rsidR="005C67B9">
        <w:rPr>
          <w:rStyle w:val="apple-converted-space"/>
          <w:rFonts w:ascii="Arial" w:hAnsi="Arial" w:cs="Arial"/>
          <w:color w:val="0070C0"/>
          <w:sz w:val="22"/>
          <w:szCs w:val="22"/>
        </w:rPr>
        <w:t>,</w:t>
      </w:r>
      <w:r w:rsidR="0012317A" w:rsidRPr="00512C18">
        <w:rPr>
          <w:rStyle w:val="apple-converted-space"/>
          <w:rFonts w:ascii="Arial" w:hAnsi="Arial" w:cs="Arial"/>
          <w:color w:val="0070C0"/>
          <w:sz w:val="22"/>
          <w:szCs w:val="22"/>
        </w:rPr>
        <w:t xml:space="preserve"> </w:t>
      </w:r>
      <w:r w:rsidR="00172CB8" w:rsidRPr="00512C18">
        <w:rPr>
          <w:rStyle w:val="apple-converted-space"/>
          <w:rFonts w:ascii="Arial" w:hAnsi="Arial" w:cs="Arial"/>
          <w:color w:val="0070C0"/>
          <w:sz w:val="22"/>
          <w:szCs w:val="22"/>
        </w:rPr>
        <w:t xml:space="preserve">it would </w:t>
      </w:r>
      <w:r w:rsidR="0012317A" w:rsidRPr="00512C18">
        <w:rPr>
          <w:rStyle w:val="apple-converted-space"/>
          <w:rFonts w:ascii="Arial" w:hAnsi="Arial" w:cs="Arial"/>
          <w:color w:val="0070C0"/>
          <w:sz w:val="22"/>
          <w:szCs w:val="22"/>
        </w:rPr>
        <w:t xml:space="preserve">likely take </w:t>
      </w:r>
      <w:r w:rsidR="00172CB8" w:rsidRPr="00512C18">
        <w:rPr>
          <w:rStyle w:val="apple-converted-space"/>
          <w:rFonts w:ascii="Arial" w:hAnsi="Arial" w:cs="Arial"/>
          <w:color w:val="0070C0"/>
          <w:sz w:val="22"/>
          <w:szCs w:val="22"/>
        </w:rPr>
        <w:t>longer for infectious disease rates</w:t>
      </w:r>
      <w:r w:rsidR="0012317A" w:rsidRPr="00512C18">
        <w:rPr>
          <w:rStyle w:val="apple-converted-space"/>
          <w:rFonts w:ascii="Arial" w:hAnsi="Arial" w:cs="Arial"/>
          <w:color w:val="0070C0"/>
          <w:sz w:val="22"/>
          <w:szCs w:val="22"/>
        </w:rPr>
        <w:t xml:space="preserve"> to change</w:t>
      </w:r>
      <w:r w:rsidR="00172CB8" w:rsidRPr="00512C18">
        <w:rPr>
          <w:rStyle w:val="apple-converted-space"/>
          <w:rFonts w:ascii="Arial" w:hAnsi="Arial" w:cs="Arial"/>
          <w:color w:val="0070C0"/>
          <w:sz w:val="22"/>
          <w:szCs w:val="22"/>
        </w:rPr>
        <w:t xml:space="preserve"> compared to </w:t>
      </w:r>
      <w:r w:rsidR="0012317A" w:rsidRPr="00512C18">
        <w:rPr>
          <w:rStyle w:val="apple-converted-space"/>
          <w:rFonts w:ascii="Arial" w:hAnsi="Arial" w:cs="Arial"/>
          <w:color w:val="0070C0"/>
          <w:sz w:val="22"/>
          <w:szCs w:val="22"/>
        </w:rPr>
        <w:t xml:space="preserve">often-observed same-day impacts on </w:t>
      </w:r>
      <w:r w:rsidR="00172CB8" w:rsidRPr="00512C18">
        <w:rPr>
          <w:rStyle w:val="apple-converted-space"/>
          <w:rFonts w:ascii="Arial" w:hAnsi="Arial" w:cs="Arial"/>
          <w:color w:val="0070C0"/>
          <w:sz w:val="22"/>
          <w:szCs w:val="22"/>
        </w:rPr>
        <w:t xml:space="preserve">cardiorespiratory hospitalizations. </w:t>
      </w:r>
      <w:r w:rsidR="00FB4AE4" w:rsidRPr="00512C18">
        <w:rPr>
          <w:rStyle w:val="apple-converted-space"/>
          <w:rFonts w:ascii="Arial" w:hAnsi="Arial" w:cs="Arial"/>
          <w:color w:val="0070C0"/>
          <w:sz w:val="22"/>
          <w:szCs w:val="22"/>
        </w:rPr>
        <w:t xml:space="preserve">Infectious disease hospitalizations might be reduced due to severe weather in the same way that CVD and respiratory </w:t>
      </w:r>
      <w:r w:rsidR="00437A47" w:rsidRPr="00512C18">
        <w:rPr>
          <w:rStyle w:val="apple-converted-space"/>
          <w:rFonts w:ascii="Arial" w:hAnsi="Arial" w:cs="Arial"/>
          <w:color w:val="0070C0"/>
          <w:sz w:val="22"/>
          <w:szCs w:val="22"/>
        </w:rPr>
        <w:t>hospitalizations</w:t>
      </w:r>
      <w:r w:rsidR="00FB4AE4" w:rsidRPr="00512C18">
        <w:rPr>
          <w:rStyle w:val="apple-converted-space"/>
          <w:rFonts w:ascii="Arial" w:hAnsi="Arial" w:cs="Arial"/>
          <w:color w:val="0070C0"/>
          <w:sz w:val="22"/>
          <w:szCs w:val="22"/>
        </w:rPr>
        <w:t xml:space="preserve"> are, but </w:t>
      </w:r>
      <w:r w:rsidR="0012317A" w:rsidRPr="00512C18">
        <w:rPr>
          <w:rStyle w:val="apple-converted-space"/>
          <w:rFonts w:ascii="Arial" w:hAnsi="Arial" w:cs="Arial"/>
          <w:color w:val="0070C0"/>
          <w:sz w:val="22"/>
          <w:szCs w:val="22"/>
        </w:rPr>
        <w:t xml:space="preserve">seasonality is likely a stronger driver for infectious </w:t>
      </w:r>
      <w:r w:rsidR="00E40548" w:rsidRPr="00512C18">
        <w:rPr>
          <w:rStyle w:val="apple-converted-space"/>
          <w:rFonts w:ascii="Arial" w:hAnsi="Arial" w:cs="Arial"/>
          <w:color w:val="0070C0"/>
          <w:sz w:val="22"/>
          <w:szCs w:val="22"/>
        </w:rPr>
        <w:t xml:space="preserve">disease </w:t>
      </w:r>
      <w:r w:rsidR="005C67B9">
        <w:rPr>
          <w:rStyle w:val="apple-converted-space"/>
          <w:rFonts w:ascii="Arial" w:hAnsi="Arial" w:cs="Arial"/>
          <w:color w:val="0070C0"/>
          <w:sz w:val="22"/>
          <w:szCs w:val="22"/>
        </w:rPr>
        <w:t xml:space="preserve">compared to cardiorespiratory </w:t>
      </w:r>
      <w:r w:rsidR="00E40548" w:rsidRPr="00512C18">
        <w:rPr>
          <w:rStyle w:val="apple-converted-space"/>
          <w:rFonts w:ascii="Arial" w:hAnsi="Arial" w:cs="Arial"/>
          <w:color w:val="0070C0"/>
          <w:sz w:val="22"/>
          <w:szCs w:val="22"/>
        </w:rPr>
        <w:t>hospitalizations</w:t>
      </w:r>
      <w:r w:rsidR="00437A47" w:rsidRPr="00512C18">
        <w:rPr>
          <w:rStyle w:val="apple-converted-space"/>
          <w:rFonts w:ascii="Arial" w:hAnsi="Arial" w:cs="Arial"/>
          <w:color w:val="0070C0"/>
          <w:sz w:val="22"/>
          <w:szCs w:val="22"/>
        </w:rPr>
        <w:t>.</w:t>
      </w:r>
      <w:r w:rsidR="009735FC" w:rsidRPr="00512C18">
        <w:rPr>
          <w:rStyle w:val="apple-converted-space"/>
          <w:rFonts w:ascii="Arial" w:hAnsi="Arial" w:cs="Arial"/>
          <w:color w:val="0070C0"/>
          <w:sz w:val="22"/>
          <w:szCs w:val="22"/>
        </w:rPr>
        <w:t xml:space="preserve"> Additionally, to correctly model the relationship between power outage and infectious disease, </w:t>
      </w:r>
      <w:r w:rsidR="0012317A" w:rsidRPr="00512C18">
        <w:rPr>
          <w:rStyle w:val="apple-converted-space"/>
          <w:rFonts w:ascii="Arial" w:hAnsi="Arial" w:cs="Arial"/>
          <w:color w:val="0070C0"/>
          <w:sz w:val="22"/>
          <w:szCs w:val="22"/>
        </w:rPr>
        <w:t xml:space="preserve">our </w:t>
      </w:r>
      <w:r w:rsidR="009735FC" w:rsidRPr="00512C18">
        <w:rPr>
          <w:rStyle w:val="apple-converted-space"/>
          <w:rFonts w:ascii="Arial" w:hAnsi="Arial" w:cs="Arial"/>
          <w:color w:val="0070C0"/>
          <w:sz w:val="22"/>
          <w:szCs w:val="22"/>
        </w:rPr>
        <w:t xml:space="preserve">modelling strategy </w:t>
      </w:r>
      <w:r w:rsidR="0012317A" w:rsidRPr="00512C18">
        <w:rPr>
          <w:rStyle w:val="apple-converted-space"/>
          <w:rFonts w:ascii="Arial" w:hAnsi="Arial" w:cs="Arial"/>
          <w:color w:val="0070C0"/>
          <w:sz w:val="22"/>
          <w:szCs w:val="22"/>
        </w:rPr>
        <w:t xml:space="preserve">would need </w:t>
      </w:r>
      <w:r w:rsidR="009735FC" w:rsidRPr="00512C18">
        <w:rPr>
          <w:rStyle w:val="apple-converted-space"/>
          <w:rFonts w:ascii="Arial" w:hAnsi="Arial" w:cs="Arial"/>
          <w:color w:val="0070C0"/>
          <w:sz w:val="22"/>
          <w:szCs w:val="22"/>
        </w:rPr>
        <w:t>to account for disease transmission</w:t>
      </w:r>
      <w:r w:rsidR="0093288F" w:rsidRPr="00512C18">
        <w:rPr>
          <w:rStyle w:val="apple-converted-space"/>
          <w:rFonts w:ascii="Arial" w:hAnsi="Arial" w:cs="Arial"/>
          <w:color w:val="0070C0"/>
          <w:sz w:val="22"/>
          <w:szCs w:val="22"/>
        </w:rPr>
        <w:t>.</w:t>
      </w:r>
      <w:r w:rsidR="00FB4AE4" w:rsidRPr="00512C18">
        <w:rPr>
          <w:rStyle w:val="apple-converted-space"/>
          <w:rFonts w:ascii="Arial" w:hAnsi="Arial" w:cs="Arial"/>
          <w:color w:val="0070C0"/>
          <w:sz w:val="22"/>
          <w:szCs w:val="22"/>
        </w:rPr>
        <w:t xml:space="preserve"> </w:t>
      </w:r>
      <w:r w:rsidR="0012317A" w:rsidRPr="00512C18">
        <w:rPr>
          <w:rStyle w:val="apple-converted-space"/>
          <w:rFonts w:ascii="Arial" w:hAnsi="Arial" w:cs="Arial"/>
          <w:color w:val="0070C0"/>
          <w:sz w:val="22"/>
          <w:szCs w:val="22"/>
        </w:rPr>
        <w:t>Thus, while we are</w:t>
      </w:r>
      <w:r w:rsidR="00064D58" w:rsidRPr="00512C18">
        <w:rPr>
          <w:rStyle w:val="apple-converted-space"/>
          <w:rFonts w:ascii="Arial" w:hAnsi="Arial" w:cs="Arial"/>
          <w:color w:val="0070C0"/>
          <w:sz w:val="22"/>
          <w:szCs w:val="22"/>
        </w:rPr>
        <w:t xml:space="preserve"> </w:t>
      </w:r>
      <w:r w:rsidR="00577E6A" w:rsidRPr="00512C18">
        <w:rPr>
          <w:rStyle w:val="apple-converted-space"/>
          <w:rFonts w:ascii="Arial" w:hAnsi="Arial" w:cs="Arial"/>
          <w:color w:val="0070C0"/>
          <w:sz w:val="22"/>
          <w:szCs w:val="22"/>
        </w:rPr>
        <w:t>open to conducting a</w:t>
      </w:r>
      <w:r w:rsidR="0012317A" w:rsidRPr="00512C18">
        <w:rPr>
          <w:rStyle w:val="apple-converted-space"/>
          <w:rFonts w:ascii="Arial" w:hAnsi="Arial" w:cs="Arial"/>
          <w:color w:val="0070C0"/>
          <w:sz w:val="22"/>
          <w:szCs w:val="22"/>
        </w:rPr>
        <w:t xml:space="preserve"> negative control</w:t>
      </w:r>
      <w:r w:rsidR="00577E6A" w:rsidRPr="00512C18">
        <w:rPr>
          <w:rStyle w:val="apple-converted-space"/>
          <w:rFonts w:ascii="Arial" w:hAnsi="Arial" w:cs="Arial"/>
          <w:color w:val="0070C0"/>
          <w:sz w:val="22"/>
          <w:szCs w:val="22"/>
        </w:rPr>
        <w:t xml:space="preserve"> analysis if</w:t>
      </w:r>
      <w:r w:rsidR="00D62734" w:rsidRPr="00512C18">
        <w:rPr>
          <w:rStyle w:val="apple-converted-space"/>
          <w:rFonts w:ascii="Arial" w:hAnsi="Arial" w:cs="Arial"/>
          <w:color w:val="0070C0"/>
          <w:sz w:val="22"/>
          <w:szCs w:val="22"/>
        </w:rPr>
        <w:t xml:space="preserve"> we could find an appropriate negative control outcome</w:t>
      </w:r>
      <w:r w:rsidR="0012317A" w:rsidRPr="00512C18">
        <w:rPr>
          <w:rStyle w:val="apple-converted-space"/>
          <w:rFonts w:ascii="Arial" w:hAnsi="Arial" w:cs="Arial"/>
          <w:color w:val="0070C0"/>
          <w:sz w:val="22"/>
          <w:szCs w:val="22"/>
        </w:rPr>
        <w:t>, we have opted not to proceed with infectious disease as an endpoint.</w:t>
      </w:r>
    </w:p>
    <w:p w14:paraId="182BC6D8" w14:textId="0E6D7678" w:rsidR="007824C8" w:rsidRPr="00512C18" w:rsidRDefault="007824C8" w:rsidP="007824C8">
      <w:pPr>
        <w:pStyle w:val="NormalWeb"/>
        <w:rPr>
          <w:rFonts w:ascii="Arial" w:hAnsi="Arial" w:cs="Arial"/>
          <w:sz w:val="22"/>
          <w:szCs w:val="22"/>
        </w:rPr>
      </w:pPr>
      <w:r w:rsidRPr="00512C18">
        <w:rPr>
          <w:rFonts w:ascii="Arial" w:hAnsi="Arial" w:cs="Arial"/>
          <w:sz w:val="22"/>
          <w:szCs w:val="22"/>
        </w:rPr>
        <w:t xml:space="preserve">Reviewer #2: This paper describes the association between power outages and hospitalisations in the United States. I was asked for a methodological report and I interpret that to include all aspects of the design and conduct of the study. </w:t>
      </w:r>
    </w:p>
    <w:p w14:paraId="6277FCB9" w14:textId="77777777" w:rsidR="007824C8" w:rsidRPr="00512C18" w:rsidRDefault="007824C8" w:rsidP="007824C8">
      <w:pPr>
        <w:pStyle w:val="NormalWeb"/>
        <w:rPr>
          <w:rFonts w:ascii="Arial" w:hAnsi="Arial" w:cs="Arial"/>
          <w:sz w:val="22"/>
          <w:szCs w:val="22"/>
        </w:rPr>
      </w:pPr>
      <w:r w:rsidRPr="00512C18">
        <w:rPr>
          <w:rFonts w:ascii="Arial" w:hAnsi="Arial" w:cs="Arial"/>
          <w:sz w:val="22"/>
          <w:szCs w:val="22"/>
        </w:rPr>
        <w:t xml:space="preserve">Points of detail </w:t>
      </w:r>
    </w:p>
    <w:p w14:paraId="32B80630" w14:textId="58D2371A" w:rsidR="001355FB" w:rsidRPr="00512C18" w:rsidRDefault="007824C8" w:rsidP="007824C8">
      <w:pPr>
        <w:pStyle w:val="NormalWeb"/>
        <w:rPr>
          <w:rFonts w:ascii="Arial" w:hAnsi="Arial" w:cs="Arial"/>
          <w:sz w:val="22"/>
          <w:szCs w:val="22"/>
        </w:rPr>
      </w:pPr>
      <w:r w:rsidRPr="00512C18">
        <w:rPr>
          <w:rFonts w:ascii="Arial" w:hAnsi="Arial" w:cs="Arial"/>
          <w:sz w:val="22"/>
          <w:szCs w:val="22"/>
        </w:rPr>
        <w:t xml:space="preserve">Page 6 Using last observation carried forward seems rather arbitrary. My initial thought was that I would have tried to average some readings before and after the missing data period. If the missingness is related to power outages which occurred during the period of missingness imputing what happened before will be biased. </w:t>
      </w:r>
    </w:p>
    <w:p w14:paraId="682BF1CA" w14:textId="03315B96" w:rsidR="001355FB" w:rsidRDefault="001355FB" w:rsidP="007824C8">
      <w:pPr>
        <w:pStyle w:val="NormalWeb"/>
        <w:rPr>
          <w:rFonts w:ascii="Arial" w:hAnsi="Arial" w:cs="Arial"/>
          <w:color w:val="4472C4" w:themeColor="accent1"/>
          <w:sz w:val="22"/>
          <w:szCs w:val="22"/>
        </w:rPr>
      </w:pPr>
      <w:r w:rsidRPr="00512C18">
        <w:rPr>
          <w:rFonts w:ascii="Arial" w:hAnsi="Arial" w:cs="Arial"/>
          <w:color w:val="4472C4" w:themeColor="accent1"/>
          <w:sz w:val="22"/>
          <w:szCs w:val="22"/>
        </w:rPr>
        <w:t xml:space="preserve">To produce the power outage exposure data, we started with counts of customers out by utility, where multiple utilities could exist in a county. We then aggregated these counts to the county level. When there were fewer than 4 hours of information missing at the sub-county level, we used last observation carried forward (LOCF). However, this accounted for &lt; 0.3% of total observations. There was also substantial missing data spanning longer than 4 hours of time. We did not LOCF </w:t>
      </w:r>
      <w:r w:rsidR="00072A3D">
        <w:rPr>
          <w:rFonts w:ascii="Arial" w:hAnsi="Arial" w:cs="Arial"/>
          <w:color w:val="4472C4" w:themeColor="accent1"/>
          <w:sz w:val="22"/>
          <w:szCs w:val="22"/>
        </w:rPr>
        <w:t>in that case of longer-duration missingness</w:t>
      </w:r>
      <w:r w:rsidRPr="00512C18">
        <w:rPr>
          <w:rFonts w:ascii="Arial" w:hAnsi="Arial" w:cs="Arial"/>
          <w:color w:val="4472C4" w:themeColor="accent1"/>
          <w:sz w:val="22"/>
          <w:szCs w:val="22"/>
        </w:rPr>
        <w:t xml:space="preserve">. In a recent manuscript, we described our strategies to handle missing data in the power outage exposure dataset and assessed the impact of missingness on epidemiologic results like the one </w:t>
      </w:r>
      <w:r w:rsidR="00570B51">
        <w:rPr>
          <w:rFonts w:ascii="Arial" w:hAnsi="Arial" w:cs="Arial"/>
          <w:color w:val="4472C4" w:themeColor="accent1"/>
          <w:sz w:val="22"/>
          <w:szCs w:val="22"/>
        </w:rPr>
        <w:t>under consideration here</w:t>
      </w:r>
      <w:r w:rsidR="00004268">
        <w:rPr>
          <w:rFonts w:ascii="Arial" w:hAnsi="Arial" w:cs="Arial"/>
          <w:color w:val="4472C4" w:themeColor="accent1"/>
          <w:sz w:val="22"/>
          <w:szCs w:val="22"/>
        </w:rPr>
        <w:t>:</w:t>
      </w:r>
    </w:p>
    <w:p w14:paraId="0AAFE2E9" w14:textId="492E5B2D" w:rsidR="00004268" w:rsidRDefault="00AE3EAF" w:rsidP="007824C8">
      <w:pPr>
        <w:pStyle w:val="NormalWeb"/>
        <w:rPr>
          <w:rFonts w:ascii="Arial" w:hAnsi="Arial" w:cs="Arial"/>
          <w:color w:val="4472C4" w:themeColor="accent1"/>
          <w:sz w:val="22"/>
          <w:szCs w:val="22"/>
        </w:rPr>
      </w:pPr>
      <w:hyperlink r:id="rId9" w:history="1">
        <w:r w:rsidRPr="009165EE">
          <w:rPr>
            <w:rStyle w:val="Hyperlink"/>
            <w:rFonts w:ascii="Arial" w:hAnsi="Arial" w:cs="Arial"/>
            <w:sz w:val="22"/>
            <w:szCs w:val="22"/>
          </w:rPr>
          <w:t>https://journals.lww.com/environepidem/fulltext/2025/08000/assessing_bias_in_measuring_power_outage_exposure.4.aspx</w:t>
        </w:r>
      </w:hyperlink>
    </w:p>
    <w:p w14:paraId="0049CC4A" w14:textId="433383A3" w:rsidR="001355FB" w:rsidRPr="00512C18" w:rsidRDefault="001355FB" w:rsidP="007824C8">
      <w:pPr>
        <w:pStyle w:val="NormalWeb"/>
        <w:rPr>
          <w:rFonts w:ascii="Arial" w:hAnsi="Arial" w:cs="Arial"/>
          <w:color w:val="4472C4" w:themeColor="accent1"/>
          <w:sz w:val="22"/>
          <w:szCs w:val="22"/>
        </w:rPr>
      </w:pPr>
      <w:r w:rsidRPr="00512C18">
        <w:rPr>
          <w:rFonts w:ascii="Arial" w:hAnsi="Arial" w:cs="Arial"/>
          <w:color w:val="4472C4" w:themeColor="accent1"/>
          <w:sz w:val="22"/>
          <w:szCs w:val="22"/>
        </w:rPr>
        <w:t xml:space="preserve">We agree that LOCF was somewhat arbitrary, but </w:t>
      </w:r>
      <w:r w:rsidR="005C67B9">
        <w:rPr>
          <w:rFonts w:ascii="Arial" w:hAnsi="Arial" w:cs="Arial"/>
          <w:color w:val="4472C4" w:themeColor="accent1"/>
          <w:sz w:val="22"/>
          <w:szCs w:val="22"/>
        </w:rPr>
        <w:t xml:space="preserve">it </w:t>
      </w:r>
      <w:r w:rsidRPr="00512C18">
        <w:rPr>
          <w:rFonts w:ascii="Arial" w:hAnsi="Arial" w:cs="Arial"/>
          <w:color w:val="4472C4" w:themeColor="accent1"/>
          <w:sz w:val="22"/>
          <w:szCs w:val="22"/>
        </w:rPr>
        <w:t>was easily implemented, used a portion of existing data to replace missing values, and affected &lt;</w:t>
      </w:r>
      <w:r w:rsidR="007B114E">
        <w:rPr>
          <w:rFonts w:ascii="Arial" w:hAnsi="Arial" w:cs="Arial"/>
          <w:color w:val="4472C4" w:themeColor="accent1"/>
          <w:sz w:val="22"/>
          <w:szCs w:val="22"/>
        </w:rPr>
        <w:t xml:space="preserve"> </w:t>
      </w:r>
      <w:r w:rsidRPr="00512C18">
        <w:rPr>
          <w:rFonts w:ascii="Arial" w:hAnsi="Arial" w:cs="Arial"/>
          <w:color w:val="4472C4" w:themeColor="accent1"/>
          <w:sz w:val="22"/>
          <w:szCs w:val="22"/>
        </w:rPr>
        <w:t xml:space="preserve">0.3% of the data. In response to the reviewer comment regarding LOCF, we have run a sensitivity analysis using a different strategy, </w:t>
      </w:r>
      <w:proofErr w:type="gramStart"/>
      <w:r w:rsidR="00095DE7">
        <w:rPr>
          <w:rFonts w:ascii="Arial" w:hAnsi="Arial" w:cs="Arial"/>
          <w:color w:val="4472C4" w:themeColor="accent1"/>
          <w:sz w:val="22"/>
          <w:szCs w:val="22"/>
        </w:rPr>
        <w:lastRenderedPageBreak/>
        <w:t>I</w:t>
      </w:r>
      <w:r w:rsidRPr="00512C18">
        <w:rPr>
          <w:rFonts w:ascii="Arial" w:hAnsi="Arial" w:cs="Arial"/>
          <w:color w:val="4472C4" w:themeColor="accent1"/>
          <w:sz w:val="22"/>
          <w:szCs w:val="22"/>
        </w:rPr>
        <w:t>nstead</w:t>
      </w:r>
      <w:proofErr w:type="gramEnd"/>
      <w:r w:rsidRPr="00512C18">
        <w:rPr>
          <w:rFonts w:ascii="Arial" w:hAnsi="Arial" w:cs="Arial"/>
          <w:color w:val="4472C4" w:themeColor="accent1"/>
          <w:sz w:val="22"/>
          <w:szCs w:val="22"/>
        </w:rPr>
        <w:t xml:space="preserve"> of </w:t>
      </w:r>
      <w:r w:rsidR="00095DE7">
        <w:rPr>
          <w:rFonts w:ascii="Arial" w:hAnsi="Arial" w:cs="Arial"/>
          <w:color w:val="4472C4" w:themeColor="accent1"/>
          <w:sz w:val="22"/>
          <w:szCs w:val="22"/>
        </w:rPr>
        <w:t xml:space="preserve">using </w:t>
      </w:r>
      <w:r w:rsidRPr="00512C18">
        <w:rPr>
          <w:rFonts w:ascii="Arial" w:hAnsi="Arial" w:cs="Arial"/>
          <w:color w:val="4472C4" w:themeColor="accent1"/>
          <w:sz w:val="22"/>
          <w:szCs w:val="22"/>
        </w:rPr>
        <w:t>LOCF</w:t>
      </w:r>
      <w:r w:rsidR="00095DE7">
        <w:rPr>
          <w:rFonts w:ascii="Arial" w:hAnsi="Arial" w:cs="Arial"/>
          <w:color w:val="4472C4" w:themeColor="accent1"/>
          <w:sz w:val="22"/>
          <w:szCs w:val="22"/>
        </w:rPr>
        <w:t>,</w:t>
      </w:r>
      <w:r w:rsidRPr="00512C18">
        <w:rPr>
          <w:rFonts w:ascii="Arial" w:hAnsi="Arial" w:cs="Arial"/>
          <w:color w:val="4472C4" w:themeColor="accent1"/>
          <w:sz w:val="22"/>
          <w:szCs w:val="22"/>
        </w:rPr>
        <w:t xml:space="preserve"> we replace</w:t>
      </w:r>
      <w:r w:rsidR="00095DE7">
        <w:rPr>
          <w:rFonts w:ascii="Arial" w:hAnsi="Arial" w:cs="Arial"/>
          <w:color w:val="4472C4" w:themeColor="accent1"/>
          <w:sz w:val="22"/>
          <w:szCs w:val="22"/>
        </w:rPr>
        <w:t>d</w:t>
      </w:r>
      <w:r w:rsidRPr="00512C18">
        <w:rPr>
          <w:rFonts w:ascii="Arial" w:hAnsi="Arial" w:cs="Arial"/>
          <w:color w:val="4472C4" w:themeColor="accent1"/>
          <w:sz w:val="22"/>
          <w:szCs w:val="22"/>
        </w:rPr>
        <w:t xml:space="preserve"> data missing for fewer than 4 hours with 0 (no exposure, the mean, median, and mode value of exposure in the dataset).</w:t>
      </w:r>
    </w:p>
    <w:p w14:paraId="64769B3D" w14:textId="6F4D7449" w:rsidR="00D42122" w:rsidRPr="00512C18" w:rsidRDefault="00D42122" w:rsidP="007824C8">
      <w:pPr>
        <w:pStyle w:val="NormalWeb"/>
        <w:rPr>
          <w:rFonts w:ascii="Arial" w:hAnsi="Arial" w:cs="Arial"/>
          <w:color w:val="4472C4" w:themeColor="accent1"/>
          <w:sz w:val="22"/>
          <w:szCs w:val="22"/>
        </w:rPr>
      </w:pPr>
      <w:r w:rsidRPr="00512C18">
        <w:rPr>
          <w:rFonts w:ascii="Arial" w:hAnsi="Arial" w:cs="Arial"/>
          <w:color w:val="4472C4" w:themeColor="accent1"/>
          <w:sz w:val="22"/>
          <w:szCs w:val="22"/>
        </w:rPr>
        <w:t xml:space="preserve">Our results from this </w:t>
      </w:r>
      <w:r w:rsidR="001220FB">
        <w:rPr>
          <w:rFonts w:ascii="Arial" w:hAnsi="Arial" w:cs="Arial"/>
          <w:color w:val="4472C4" w:themeColor="accent1"/>
          <w:sz w:val="22"/>
          <w:szCs w:val="22"/>
        </w:rPr>
        <w:t xml:space="preserve">sensitivity </w:t>
      </w:r>
      <w:r w:rsidRPr="00512C18">
        <w:rPr>
          <w:rFonts w:ascii="Arial" w:hAnsi="Arial" w:cs="Arial"/>
          <w:color w:val="4472C4" w:themeColor="accent1"/>
          <w:sz w:val="22"/>
          <w:szCs w:val="22"/>
        </w:rPr>
        <w:t xml:space="preserve">analysis were </w:t>
      </w:r>
      <w:r w:rsidR="005C67B9">
        <w:rPr>
          <w:rFonts w:ascii="Arial" w:hAnsi="Arial" w:cs="Arial"/>
          <w:color w:val="4472C4" w:themeColor="accent1"/>
          <w:sz w:val="22"/>
          <w:szCs w:val="22"/>
        </w:rPr>
        <w:t>consistent with</w:t>
      </w:r>
      <w:r w:rsidR="00367035" w:rsidRPr="00512C18">
        <w:rPr>
          <w:rFonts w:ascii="Arial" w:hAnsi="Arial" w:cs="Arial"/>
          <w:color w:val="4472C4" w:themeColor="accent1"/>
          <w:sz w:val="22"/>
          <w:szCs w:val="22"/>
        </w:rPr>
        <w:t xml:space="preserve"> our main results:</w:t>
      </w:r>
    </w:p>
    <w:p w14:paraId="5C3D4BE4" w14:textId="0085EA7A" w:rsidR="00CF1D62" w:rsidRPr="00512C18" w:rsidRDefault="00653497" w:rsidP="00EC5555">
      <w:pPr>
        <w:rPr>
          <w:rFonts w:ascii="Arial" w:hAnsi="Arial" w:cs="Arial"/>
          <w:b/>
          <w:bCs/>
          <w:color w:val="4472C4" w:themeColor="accent1"/>
          <w:sz w:val="20"/>
          <w:szCs w:val="20"/>
        </w:rPr>
      </w:pPr>
      <w:r w:rsidRPr="005B0BCE">
        <w:rPr>
          <w:rFonts w:ascii="Arial" w:hAnsi="Arial" w:cs="Arial"/>
          <w:b/>
          <w:bCs/>
          <w:noProof/>
          <w:color w:val="4472C4" w:themeColor="accent1"/>
          <w:sz w:val="20"/>
          <w:szCs w:val="20"/>
          <w:highlight w:val="yellow"/>
        </w:rPr>
        <mc:AlternateContent>
          <mc:Choice Requires="wps">
            <w:drawing>
              <wp:anchor distT="0" distB="0" distL="114300" distR="114300" simplePos="0" relativeHeight="251661312" behindDoc="0" locked="0" layoutInCell="1" allowOverlap="1" wp14:anchorId="4A2074CC" wp14:editId="7BA3FF7D">
                <wp:simplePos x="0" y="0"/>
                <wp:positionH relativeFrom="column">
                  <wp:posOffset>5080162</wp:posOffset>
                </wp:positionH>
                <wp:positionV relativeFrom="paragraph">
                  <wp:posOffset>913765</wp:posOffset>
                </wp:positionV>
                <wp:extent cx="509270" cy="528320"/>
                <wp:effectExtent l="0" t="0" r="0" b="5080"/>
                <wp:wrapSquare wrapText="bothSides"/>
                <wp:docPr id="945677086"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10E0009F"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1%</w:t>
                            </w:r>
                          </w:p>
                          <w:p w14:paraId="7C849878"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3%</w:t>
                            </w:r>
                          </w:p>
                          <w:p w14:paraId="05DA2317" w14:textId="77777777" w:rsidR="00F73731" w:rsidRPr="00F73731" w:rsidRDefault="00F73731" w:rsidP="00F73731">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2074CC" id="_x0000_t202" coordsize="21600,21600" o:spt="202" path="m,l,21600r21600,l21600,xe">
                <v:stroke joinstyle="miter"/>
                <v:path gradientshapeok="t" o:connecttype="rect"/>
              </v:shapetype>
              <v:shape id="Text Box 3" o:spid="_x0000_s1026" type="#_x0000_t202" style="position:absolute;margin-left:400pt;margin-top:71.95pt;width:40.1pt;height:4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" fillcolor="white [3201]" stroked="f" strokeweight=".5pt">
                <v:textbox>
                  <w:txbxContent>
                    <w:p w14:paraId="10E0009F"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1%</w:t>
                      </w:r>
                    </w:p>
                    <w:p w14:paraId="7C849878"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3%</w:t>
                      </w:r>
                    </w:p>
                    <w:p w14:paraId="05DA2317" w14:textId="77777777" w:rsidR="00F73731" w:rsidRPr="00F73731" w:rsidRDefault="00F73731" w:rsidP="00F73731">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Pr="005B0BCE">
        <w:rPr>
          <w:rFonts w:ascii="Arial" w:hAnsi="Arial" w:cs="Arial"/>
          <w:b/>
          <w:bCs/>
          <w:noProof/>
          <w:color w:val="4472C4" w:themeColor="accent1"/>
          <w:sz w:val="20"/>
          <w:szCs w:val="20"/>
          <w:highlight w:val="yellow"/>
        </w:rPr>
        <w:drawing>
          <wp:anchor distT="0" distB="0" distL="114300" distR="114300" simplePos="0" relativeHeight="251660288" behindDoc="0" locked="0" layoutInCell="1" allowOverlap="1" wp14:anchorId="6BB410F5" wp14:editId="3DD4F07B">
            <wp:simplePos x="0" y="0"/>
            <wp:positionH relativeFrom="column">
              <wp:posOffset>4753639</wp:posOffset>
            </wp:positionH>
            <wp:positionV relativeFrom="paragraph">
              <wp:posOffset>673011</wp:posOffset>
            </wp:positionV>
            <wp:extent cx="1412875" cy="774065"/>
            <wp:effectExtent l="12700" t="12700" r="9525" b="13335"/>
            <wp:wrapSquare wrapText="bothSides"/>
            <wp:docPr id="1826038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F73731" w:rsidRPr="005B0BCE">
        <w:rPr>
          <w:rFonts w:ascii="Arial" w:hAnsi="Arial" w:cs="Arial"/>
          <w:b/>
          <w:bCs/>
          <w:noProof/>
          <w:color w:val="4472C4" w:themeColor="accent1"/>
          <w:sz w:val="20"/>
          <w:szCs w:val="20"/>
          <w:highlight w:val="yellow"/>
        </w:rPr>
        <w:drawing>
          <wp:anchor distT="0" distB="0" distL="114300" distR="114300" simplePos="0" relativeHeight="251659264" behindDoc="0" locked="0" layoutInCell="1" allowOverlap="1" wp14:anchorId="1842966E" wp14:editId="56FB6355">
            <wp:simplePos x="0" y="0"/>
            <wp:positionH relativeFrom="column">
              <wp:posOffset>-213360</wp:posOffset>
            </wp:positionH>
            <wp:positionV relativeFrom="paragraph">
              <wp:posOffset>0</wp:posOffset>
            </wp:positionV>
            <wp:extent cx="6583680" cy="3443605"/>
            <wp:effectExtent l="0" t="0" r="0" b="0"/>
            <wp:wrapSquare wrapText="bothSides"/>
            <wp:docPr id="247509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9353" name="Picture 2475093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83680" cy="3443605"/>
                    </a:xfrm>
                    <a:prstGeom prst="rect">
                      <a:avLst/>
                    </a:prstGeom>
                  </pic:spPr>
                </pic:pic>
              </a:graphicData>
            </a:graphic>
            <wp14:sizeRelH relativeFrom="page">
              <wp14:pctWidth>0</wp14:pctWidth>
            </wp14:sizeRelH>
            <wp14:sizeRelV relativeFrom="page">
              <wp14:pctHeight>0</wp14:pctHeight>
            </wp14:sizeRelV>
          </wp:anchor>
        </w:drawing>
      </w:r>
      <w:r w:rsidR="00FE1638" w:rsidRPr="005B0BCE">
        <w:rPr>
          <w:rFonts w:ascii="Arial" w:hAnsi="Arial" w:cs="Arial"/>
          <w:b/>
          <w:bCs/>
          <w:color w:val="4472C4" w:themeColor="accent1"/>
          <w:sz w:val="20"/>
          <w:szCs w:val="20"/>
          <w:highlight w:val="yellow"/>
        </w:rPr>
        <w:t>Supplementary Figure Z</w:t>
      </w:r>
      <w:r w:rsidR="00FE1638">
        <w:rPr>
          <w:rFonts w:ascii="Arial" w:hAnsi="Arial" w:cs="Arial"/>
          <w:color w:val="4472C4" w:themeColor="accent1"/>
          <w:sz w:val="20"/>
          <w:szCs w:val="20"/>
        </w:rPr>
        <w:t xml:space="preserve">: </w:t>
      </w:r>
      <w:r w:rsidR="00F73731" w:rsidRPr="004A3544">
        <w:rPr>
          <w:rFonts w:ascii="Arial" w:hAnsi="Arial" w:cs="Arial"/>
          <w:color w:val="4472C4" w:themeColor="accent1"/>
          <w:sz w:val="20"/>
          <w:szCs w:val="20"/>
        </w:rPr>
        <w:t>R</w:t>
      </w:r>
      <w:r w:rsidR="00F73731" w:rsidRPr="00512C18">
        <w:rPr>
          <w:rFonts w:ascii="Arial" w:hAnsi="Arial" w:cs="Arial"/>
          <w:color w:val="4472C4"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00F73731" w:rsidRPr="00512C18">
        <w:rPr>
          <w:rFonts w:ascii="Arial" w:eastAsia="Garamond" w:hAnsi="Arial" w:cs="Arial"/>
          <w:color w:val="4472C4" w:themeColor="accent1"/>
          <w:sz w:val="20"/>
          <w:szCs w:val="20"/>
        </w:rPr>
        <w:t>≥</w:t>
      </w:r>
      <w:r w:rsidR="00F73731" w:rsidRPr="00512C18">
        <w:rPr>
          <w:rFonts w:ascii="Arial" w:hAnsi="Arial" w:cs="Arial"/>
          <w:color w:val="4472C4" w:themeColor="accent1"/>
          <w:sz w:val="20"/>
          <w:szCs w:val="20"/>
        </w:rPr>
        <w:t xml:space="preserve">1%, </w:t>
      </w:r>
      <w:r w:rsidR="00F73731" w:rsidRPr="00512C18">
        <w:rPr>
          <w:rFonts w:ascii="Arial" w:eastAsia="Garamond" w:hAnsi="Arial" w:cs="Arial"/>
          <w:color w:val="4472C4" w:themeColor="accent1"/>
          <w:sz w:val="20"/>
          <w:szCs w:val="20"/>
        </w:rPr>
        <w:t>≥</w:t>
      </w:r>
      <w:r w:rsidR="00F73731" w:rsidRPr="00512C18">
        <w:rPr>
          <w:rFonts w:ascii="Arial" w:hAnsi="Arial" w:cs="Arial"/>
          <w:color w:val="4472C4" w:themeColor="accent1"/>
          <w:sz w:val="20"/>
          <w:szCs w:val="20"/>
        </w:rPr>
        <w:t xml:space="preserve">3%, and </w:t>
      </w:r>
      <w:r w:rsidR="00F73731" w:rsidRPr="00512C18">
        <w:rPr>
          <w:rFonts w:ascii="Arial" w:eastAsia="Garamond" w:hAnsi="Arial" w:cs="Arial"/>
          <w:color w:val="4472C4" w:themeColor="accent1"/>
          <w:sz w:val="20"/>
          <w:szCs w:val="20"/>
        </w:rPr>
        <w:t>≥</w:t>
      </w:r>
      <w:r w:rsidR="00F73731" w:rsidRPr="00512C18">
        <w:rPr>
          <w:rFonts w:ascii="Arial" w:hAnsi="Arial" w:cs="Arial"/>
          <w:color w:val="4472C4" w:themeColor="accent1"/>
          <w:sz w:val="20"/>
          <w:szCs w:val="20"/>
        </w:rPr>
        <w:t>5% of county electrical customers</w:t>
      </w:r>
      <w:r w:rsidR="00F83AC8">
        <w:rPr>
          <w:rFonts w:ascii="Arial" w:hAnsi="Arial" w:cs="Arial"/>
          <w:color w:val="4472C4" w:themeColor="accent1"/>
          <w:sz w:val="20"/>
          <w:szCs w:val="20"/>
        </w:rPr>
        <w:t>. In this sensitivity analysis,</w:t>
      </w:r>
      <w:r w:rsidR="00890B39" w:rsidRPr="00512C18">
        <w:rPr>
          <w:rFonts w:ascii="Arial" w:hAnsi="Arial" w:cs="Arial"/>
          <w:color w:val="4472C4" w:themeColor="accent1"/>
          <w:sz w:val="20"/>
          <w:szCs w:val="20"/>
        </w:rPr>
        <w:t xml:space="preserve"> instead of last observation carried forward, some missing values were replaced with 0. </w:t>
      </w:r>
      <w:r w:rsidR="00F73731" w:rsidRPr="00512C18">
        <w:rPr>
          <w:rFonts w:ascii="Arial" w:hAnsi="Arial" w:cs="Arial"/>
          <w:color w:val="4472C4" w:themeColor="accent1"/>
          <w:sz w:val="20"/>
          <w:szCs w:val="20"/>
        </w:rPr>
        <w:t xml:space="preserve">Estimates are from conditional Poisson regression models adjusted for daily wind speed, temperature, and precipitation. </w:t>
      </w:r>
    </w:p>
    <w:p w14:paraId="56827466" w14:textId="3B7EA83B" w:rsidR="007824C8" w:rsidRPr="00512C18" w:rsidRDefault="007824C8" w:rsidP="007824C8">
      <w:pPr>
        <w:pStyle w:val="NormalWeb"/>
        <w:rPr>
          <w:rFonts w:ascii="Arial" w:hAnsi="Arial" w:cs="Arial"/>
          <w:color w:val="4472C4" w:themeColor="accent1"/>
          <w:sz w:val="22"/>
          <w:szCs w:val="22"/>
        </w:rPr>
      </w:pPr>
      <w:r w:rsidRPr="00512C18">
        <w:rPr>
          <w:rFonts w:ascii="Arial" w:hAnsi="Arial" w:cs="Arial"/>
          <w:sz w:val="22"/>
          <w:szCs w:val="22"/>
        </w:rPr>
        <w:t xml:space="preserve">Page 7 I assume the person had to be living in the same county on the control day as the power outage day. Can this be clarified? </w:t>
      </w:r>
    </w:p>
    <w:p w14:paraId="4BB91AA1" w14:textId="03B1B13C" w:rsidR="00D2498D" w:rsidRPr="00512C18" w:rsidRDefault="00D2498D" w:rsidP="007824C8">
      <w:pPr>
        <w:pStyle w:val="NormalWeb"/>
        <w:rPr>
          <w:rFonts w:ascii="Arial" w:hAnsi="Arial" w:cs="Arial"/>
          <w:color w:val="0070C0"/>
          <w:sz w:val="22"/>
          <w:szCs w:val="22"/>
        </w:rPr>
      </w:pPr>
      <w:commentRangeStart w:id="8"/>
      <w:r w:rsidRPr="00512C18">
        <w:rPr>
          <w:rFonts w:ascii="Arial" w:hAnsi="Arial" w:cs="Arial"/>
          <w:color w:val="0070C0"/>
          <w:sz w:val="22"/>
          <w:szCs w:val="22"/>
        </w:rPr>
        <w:t xml:space="preserve">The first reviewer also </w:t>
      </w:r>
      <w:r w:rsidR="00F44E9A" w:rsidRPr="00512C18">
        <w:rPr>
          <w:rFonts w:ascii="Arial" w:hAnsi="Arial" w:cs="Arial"/>
          <w:color w:val="0070C0"/>
          <w:sz w:val="22"/>
          <w:szCs w:val="22"/>
        </w:rPr>
        <w:t xml:space="preserve">found our text </w:t>
      </w:r>
      <w:r w:rsidRPr="00512C18">
        <w:rPr>
          <w:rFonts w:ascii="Arial" w:hAnsi="Arial" w:cs="Arial"/>
          <w:color w:val="0070C0"/>
          <w:sz w:val="22"/>
          <w:szCs w:val="22"/>
        </w:rPr>
        <w:t>about our selection of control days</w:t>
      </w:r>
      <w:r w:rsidR="00AB4908" w:rsidRPr="00512C18">
        <w:rPr>
          <w:rFonts w:ascii="Arial" w:hAnsi="Arial" w:cs="Arial"/>
          <w:color w:val="0070C0"/>
          <w:sz w:val="22"/>
          <w:szCs w:val="22"/>
        </w:rPr>
        <w:t xml:space="preserve"> unclear</w:t>
      </w:r>
      <w:r w:rsidRPr="00512C18">
        <w:rPr>
          <w:rFonts w:ascii="Arial" w:hAnsi="Arial" w:cs="Arial"/>
          <w:color w:val="0070C0"/>
          <w:sz w:val="22"/>
          <w:szCs w:val="22"/>
        </w:rPr>
        <w:t>.</w:t>
      </w:r>
      <w:r w:rsidR="00DF4449">
        <w:rPr>
          <w:rFonts w:ascii="Arial" w:hAnsi="Arial" w:cs="Arial"/>
          <w:color w:val="0070C0"/>
          <w:sz w:val="22"/>
          <w:szCs w:val="22"/>
        </w:rPr>
        <w:t xml:space="preserve"> We assumed that people were living in the same county on the control day</w:t>
      </w:r>
      <w:r w:rsidR="00004E79">
        <w:rPr>
          <w:rFonts w:ascii="Arial" w:hAnsi="Arial" w:cs="Arial"/>
          <w:color w:val="0070C0"/>
          <w:sz w:val="22"/>
          <w:szCs w:val="22"/>
        </w:rPr>
        <w:t xml:space="preserve"> as on the power outage day.</w:t>
      </w:r>
      <w:r w:rsidR="00DF4449">
        <w:rPr>
          <w:rFonts w:ascii="Arial" w:hAnsi="Arial" w:cs="Arial"/>
          <w:color w:val="0070C0"/>
          <w:sz w:val="22"/>
          <w:szCs w:val="22"/>
        </w:rPr>
        <w:t xml:space="preserve"> </w:t>
      </w:r>
      <w:r w:rsidR="00F83AC8">
        <w:rPr>
          <w:rFonts w:ascii="Arial" w:hAnsi="Arial" w:cs="Arial"/>
          <w:color w:val="0070C0"/>
          <w:sz w:val="22"/>
          <w:szCs w:val="22"/>
        </w:rPr>
        <w:t xml:space="preserve"> </w:t>
      </w:r>
      <w:r w:rsidR="00DF4449">
        <w:rPr>
          <w:rFonts w:ascii="Arial" w:hAnsi="Arial" w:cs="Arial"/>
          <w:color w:val="0070C0"/>
          <w:sz w:val="22"/>
          <w:szCs w:val="22"/>
        </w:rPr>
        <w:t xml:space="preserve">Because our control days were within the same month, </w:t>
      </w:r>
      <w:r w:rsidR="00004E79">
        <w:rPr>
          <w:rFonts w:ascii="Arial" w:hAnsi="Arial" w:cs="Arial"/>
          <w:color w:val="0070C0"/>
          <w:sz w:val="22"/>
          <w:szCs w:val="22"/>
        </w:rPr>
        <w:t>we considered this a fair assumption</w:t>
      </w:r>
      <w:r w:rsidR="00551616">
        <w:rPr>
          <w:rFonts w:ascii="Arial" w:hAnsi="Arial" w:cs="Arial"/>
          <w:color w:val="0070C0"/>
          <w:sz w:val="22"/>
          <w:szCs w:val="22"/>
        </w:rPr>
        <w:t xml:space="preserve"> and we think any movement would not have impacted effect estimates.</w:t>
      </w:r>
      <w:r w:rsidR="00004E79">
        <w:rPr>
          <w:rFonts w:ascii="Arial" w:hAnsi="Arial" w:cs="Arial"/>
          <w:color w:val="0070C0"/>
          <w:sz w:val="22"/>
          <w:szCs w:val="22"/>
        </w:rPr>
        <w:t xml:space="preserve"> </w:t>
      </w:r>
      <w:r w:rsidRPr="00512C18">
        <w:rPr>
          <w:rFonts w:ascii="Arial" w:hAnsi="Arial" w:cs="Arial"/>
          <w:color w:val="0070C0"/>
          <w:sz w:val="22"/>
          <w:szCs w:val="22"/>
        </w:rPr>
        <w:t xml:space="preserve">We clarified </w:t>
      </w:r>
      <w:r w:rsidR="0071336A" w:rsidRPr="00512C18">
        <w:rPr>
          <w:rFonts w:ascii="Arial" w:hAnsi="Arial" w:cs="Arial"/>
          <w:color w:val="0070C0"/>
          <w:sz w:val="22"/>
          <w:szCs w:val="22"/>
        </w:rPr>
        <w:t xml:space="preserve">this </w:t>
      </w:r>
      <w:r w:rsidRPr="00512C18">
        <w:rPr>
          <w:rFonts w:ascii="Arial" w:hAnsi="Arial" w:cs="Arial"/>
          <w:color w:val="0070C0"/>
          <w:sz w:val="22"/>
          <w:szCs w:val="22"/>
        </w:rPr>
        <w:t>with the following text:</w:t>
      </w:r>
      <w:commentRangeEnd w:id="8"/>
      <w:r w:rsidR="00BA75F6">
        <w:rPr>
          <w:rStyle w:val="CommentReference"/>
          <w:rFonts w:asciiTheme="minorHAnsi" w:eastAsiaTheme="minorHAnsi" w:hAnsiTheme="minorHAnsi" w:cstheme="minorBidi"/>
          <w:kern w:val="2"/>
          <w14:ligatures w14:val="standardContextual"/>
        </w:rPr>
        <w:commentReference w:id="8"/>
      </w:r>
      <w:r w:rsidR="00543337">
        <w:rPr>
          <w:rFonts w:ascii="Arial" w:hAnsi="Arial" w:cs="Arial"/>
          <w:color w:val="0070C0"/>
          <w:sz w:val="22"/>
          <w:szCs w:val="22"/>
        </w:rPr>
        <w:t xml:space="preserve"> </w:t>
      </w:r>
      <w:r w:rsidR="00543337" w:rsidRPr="00543337">
        <w:rPr>
          <w:rFonts w:ascii="Arial" w:hAnsi="Arial" w:cs="Arial"/>
          <w:color w:val="0070C0"/>
          <w:sz w:val="22"/>
          <w:szCs w:val="22"/>
          <w:highlight w:val="yellow"/>
        </w:rPr>
        <w:t>(Add page num)</w:t>
      </w:r>
    </w:p>
    <w:p w14:paraId="61600448" w14:textId="7C80A5BB" w:rsidR="00E710A9" w:rsidRPr="00512C18" w:rsidRDefault="003E684A" w:rsidP="00190AF1">
      <w:pPr>
        <w:spacing w:line="480" w:lineRule="auto"/>
        <w:ind w:firstLine="720"/>
        <w:rPr>
          <w:rFonts w:ascii="Arial" w:hAnsi="Arial" w:cs="Arial"/>
          <w:color w:val="0070C0"/>
          <w:sz w:val="22"/>
          <w:szCs w:val="22"/>
        </w:rPr>
      </w:pPr>
      <w:r w:rsidRPr="00512C18">
        <w:rPr>
          <w:rFonts w:ascii="Arial" w:hAnsi="Arial" w:cs="Arial"/>
          <w:color w:val="0070C0"/>
          <w:sz w:val="22"/>
          <w:szCs w:val="22"/>
        </w:rPr>
        <w:t xml:space="preserve">“For each case day (i.e., a county-day with a non-zero hospitalization count), we selected control days from the same county in the month and on the same day of the week. Since our study included only days from 2018, control days were also matched </w:t>
      </w:r>
      <w:r>
        <w:rPr>
          <w:rFonts w:ascii="Arial" w:hAnsi="Arial" w:cs="Arial"/>
          <w:color w:val="0070C0"/>
          <w:sz w:val="22"/>
          <w:szCs w:val="22"/>
        </w:rPr>
        <w:t>on</w:t>
      </w:r>
      <w:r w:rsidRPr="00512C18">
        <w:rPr>
          <w:rFonts w:ascii="Arial" w:hAnsi="Arial" w:cs="Arial"/>
          <w:color w:val="0070C0"/>
          <w:sz w:val="22"/>
          <w:szCs w:val="22"/>
        </w:rPr>
        <w:t xml:space="preserve"> the same year. This matching controlled for time-invariant confounders such as county-level </w:t>
      </w:r>
      <w:r w:rsidRPr="00512C18">
        <w:rPr>
          <w:rFonts w:ascii="Arial" w:hAnsi="Arial" w:cs="Arial"/>
          <w:color w:val="0070C0"/>
          <w:sz w:val="22"/>
          <w:szCs w:val="22"/>
        </w:rPr>
        <w:lastRenderedPageBreak/>
        <w:t xml:space="preserve">socioeconomic factors that might influence both power outage </w:t>
      </w:r>
      <w:r>
        <w:rPr>
          <w:rFonts w:ascii="Arial" w:hAnsi="Arial" w:cs="Arial"/>
          <w:color w:val="0070C0"/>
          <w:sz w:val="22"/>
          <w:szCs w:val="22"/>
        </w:rPr>
        <w:t xml:space="preserve">and cardiorespiratory </w:t>
      </w:r>
      <w:r w:rsidRPr="00512C18">
        <w:rPr>
          <w:rFonts w:ascii="Arial" w:hAnsi="Arial" w:cs="Arial"/>
          <w:color w:val="0070C0"/>
          <w:sz w:val="22"/>
          <w:szCs w:val="22"/>
        </w:rPr>
        <w:t>hospitalization</w:t>
      </w:r>
      <w:r>
        <w:rPr>
          <w:rFonts w:ascii="Arial" w:hAnsi="Arial" w:cs="Arial"/>
          <w:color w:val="0070C0"/>
          <w:sz w:val="22"/>
          <w:szCs w:val="22"/>
        </w:rPr>
        <w:t xml:space="preserve"> </w:t>
      </w:r>
      <w:r w:rsidRPr="00512C18">
        <w:rPr>
          <w:rFonts w:ascii="Arial" w:hAnsi="Arial" w:cs="Arial"/>
          <w:color w:val="0070C0"/>
          <w:sz w:val="22"/>
          <w:szCs w:val="22"/>
        </w:rPr>
        <w:t xml:space="preserve">rates, as well as </w:t>
      </w:r>
      <w:r>
        <w:rPr>
          <w:rFonts w:ascii="Arial" w:hAnsi="Arial" w:cs="Arial"/>
          <w:color w:val="0070C0"/>
          <w:sz w:val="22"/>
          <w:szCs w:val="22"/>
        </w:rPr>
        <w:t>long-term, seasonal, and day-of-week trends</w:t>
      </w:r>
      <w:r w:rsidRPr="00512C18">
        <w:rPr>
          <w:rFonts w:ascii="Arial" w:hAnsi="Arial" w:cs="Arial"/>
          <w:color w:val="0070C0"/>
          <w:sz w:val="22"/>
          <w:szCs w:val="22"/>
        </w:rPr>
        <w:t>. We tested for overdispersion in the outcome by running a quasi-Poisson model, but detected none, and thus proceeded with a traditional Poisson model</w:t>
      </w:r>
      <w:r>
        <w:rPr>
          <w:rFonts w:ascii="Arial" w:hAnsi="Arial" w:cs="Arial"/>
          <w:color w:val="0070C0"/>
          <w:sz w:val="22"/>
          <w:szCs w:val="22"/>
        </w:rPr>
        <w:t>.</w:t>
      </w:r>
      <w:r w:rsidRPr="00512C18">
        <w:rPr>
          <w:rFonts w:ascii="Arial" w:hAnsi="Arial" w:cs="Arial"/>
          <w:color w:val="0070C0"/>
          <w:sz w:val="22"/>
          <w:szCs w:val="22"/>
        </w:rPr>
        <w:t>”</w:t>
      </w:r>
    </w:p>
    <w:p w14:paraId="6DBD603C" w14:textId="77777777" w:rsidR="007824C8" w:rsidRPr="00512C18" w:rsidRDefault="007824C8" w:rsidP="007824C8">
      <w:pPr>
        <w:pStyle w:val="NormalWeb"/>
        <w:rPr>
          <w:rFonts w:ascii="Arial" w:hAnsi="Arial" w:cs="Arial"/>
          <w:sz w:val="22"/>
          <w:szCs w:val="22"/>
        </w:rPr>
      </w:pPr>
      <w:r w:rsidRPr="00512C18">
        <w:rPr>
          <w:rFonts w:ascii="Arial" w:hAnsi="Arial" w:cs="Arial"/>
          <w:sz w:val="22"/>
          <w:szCs w:val="22"/>
        </w:rPr>
        <w:t xml:space="preserve">Page 7 Could people enter the models twice if their county experienced more than one event? If they could how </w:t>
      </w:r>
      <w:proofErr w:type="gramStart"/>
      <w:r w:rsidRPr="00512C18">
        <w:rPr>
          <w:rFonts w:ascii="Arial" w:hAnsi="Arial" w:cs="Arial"/>
          <w:sz w:val="22"/>
          <w:szCs w:val="22"/>
        </w:rPr>
        <w:t>was</w:t>
      </w:r>
      <w:proofErr w:type="gramEnd"/>
      <w:r w:rsidRPr="00512C18">
        <w:rPr>
          <w:rFonts w:ascii="Arial" w:hAnsi="Arial" w:cs="Arial"/>
          <w:sz w:val="22"/>
          <w:szCs w:val="22"/>
        </w:rPr>
        <w:t xml:space="preserve"> this included in the models? </w:t>
      </w:r>
    </w:p>
    <w:p w14:paraId="36DFAFD4" w14:textId="497F2CB1" w:rsidR="002F78CB" w:rsidRPr="00512C18" w:rsidRDefault="008C7D46" w:rsidP="002F78CB">
      <w:pPr>
        <w:pStyle w:val="NormalWeb"/>
        <w:rPr>
          <w:rFonts w:ascii="Arial" w:hAnsi="Arial" w:cs="Arial"/>
          <w:color w:val="0070C0"/>
          <w:sz w:val="22"/>
          <w:szCs w:val="22"/>
        </w:rPr>
      </w:pPr>
      <w:r w:rsidRPr="00512C18">
        <w:rPr>
          <w:rFonts w:ascii="Arial" w:hAnsi="Arial" w:cs="Arial"/>
          <w:color w:val="0070C0"/>
          <w:sz w:val="22"/>
          <w:szCs w:val="22"/>
        </w:rPr>
        <w:t>Our study was a case-crossover analysis, and we aggregated counts to the county level</w:t>
      </w:r>
      <w:r w:rsidR="005F780D" w:rsidRPr="00512C18">
        <w:rPr>
          <w:rFonts w:ascii="Arial" w:hAnsi="Arial" w:cs="Arial"/>
          <w:color w:val="0070C0"/>
          <w:sz w:val="22"/>
          <w:szCs w:val="22"/>
        </w:rPr>
        <w:t xml:space="preserve"> to use a conditional Poisson model </w:t>
      </w:r>
      <w:r w:rsidR="002F78CB" w:rsidRPr="00512C18">
        <w:rPr>
          <w:rFonts w:ascii="Arial" w:hAnsi="Arial" w:cs="Arial"/>
          <w:color w:val="0070C0"/>
          <w:sz w:val="22"/>
          <w:szCs w:val="22"/>
        </w:rPr>
        <w:t>for the analysis. This is statistically equivalent to a case-crossover analysis with a logistic regression model. Because it was a case-crossover, people could be in the models twice if they were hospitalized twice or more</w:t>
      </w:r>
      <w:r w:rsidR="005C67B9">
        <w:rPr>
          <w:rFonts w:ascii="Arial" w:hAnsi="Arial" w:cs="Arial"/>
          <w:color w:val="0070C0"/>
          <w:sz w:val="22"/>
          <w:szCs w:val="22"/>
        </w:rPr>
        <w:t xml:space="preserve"> during the study period</w:t>
      </w:r>
      <w:r w:rsidR="002F78CB" w:rsidRPr="00512C18">
        <w:rPr>
          <w:rFonts w:ascii="Arial" w:hAnsi="Arial" w:cs="Arial"/>
          <w:color w:val="0070C0"/>
          <w:sz w:val="22"/>
          <w:szCs w:val="22"/>
        </w:rPr>
        <w:t xml:space="preserve">, and they might have also been included in the models if they were hospitalized on a selected control day. </w:t>
      </w:r>
      <w:r w:rsidR="00CF56F7" w:rsidRPr="00512C18">
        <w:rPr>
          <w:rFonts w:ascii="Arial" w:hAnsi="Arial" w:cs="Arial"/>
          <w:color w:val="0070C0"/>
          <w:sz w:val="22"/>
          <w:szCs w:val="22"/>
        </w:rPr>
        <w:t xml:space="preserve">Their presence in the model was dependent on if they </w:t>
      </w:r>
      <w:r w:rsidR="002727F4">
        <w:rPr>
          <w:rFonts w:ascii="Arial" w:hAnsi="Arial" w:cs="Arial"/>
          <w:color w:val="0070C0"/>
          <w:sz w:val="22"/>
          <w:szCs w:val="22"/>
        </w:rPr>
        <w:t>experienced</w:t>
      </w:r>
      <w:r w:rsidR="002727F4" w:rsidRPr="00512C18">
        <w:rPr>
          <w:rFonts w:ascii="Arial" w:hAnsi="Arial" w:cs="Arial"/>
          <w:color w:val="0070C0"/>
          <w:sz w:val="22"/>
          <w:szCs w:val="22"/>
        </w:rPr>
        <w:t xml:space="preserve"> </w:t>
      </w:r>
      <w:r w:rsidR="00CF56F7" w:rsidRPr="00512C18">
        <w:rPr>
          <w:rFonts w:ascii="Arial" w:hAnsi="Arial" w:cs="Arial"/>
          <w:color w:val="0070C0"/>
          <w:sz w:val="22"/>
          <w:szCs w:val="22"/>
        </w:rPr>
        <w:t xml:space="preserve">the outcome rather than the exposure.  </w:t>
      </w:r>
    </w:p>
    <w:p w14:paraId="4CFE5263" w14:textId="77777777" w:rsidR="004A5E9F" w:rsidRPr="00512C18" w:rsidRDefault="007824C8" w:rsidP="007824C8">
      <w:pPr>
        <w:pStyle w:val="NormalWeb"/>
        <w:rPr>
          <w:rFonts w:ascii="Arial" w:hAnsi="Arial" w:cs="Arial"/>
          <w:sz w:val="22"/>
          <w:szCs w:val="22"/>
        </w:rPr>
      </w:pPr>
      <w:r w:rsidRPr="00512C18">
        <w:rPr>
          <w:rFonts w:ascii="Arial" w:hAnsi="Arial" w:cs="Arial"/>
          <w:sz w:val="22"/>
          <w:szCs w:val="22"/>
        </w:rPr>
        <w:t>Pages 7 and 8 The authors have fitted slightly different models to cardiovascular disease (CVD) and to respiratory disease. I wonder whether this is optimal if there is going to be a comparison between the conditions.</w:t>
      </w:r>
    </w:p>
    <w:p w14:paraId="200D53A4" w14:textId="5EE44F44" w:rsidR="002978F6" w:rsidRPr="00726B42" w:rsidRDefault="0080601C" w:rsidP="007824C8">
      <w:pPr>
        <w:pStyle w:val="NormalWeb"/>
        <w:rPr>
          <w:rFonts w:ascii="Arial" w:hAnsi="Arial"/>
          <w:color w:val="4472C4" w:themeColor="accent1"/>
          <w:sz w:val="22"/>
        </w:rPr>
      </w:pPr>
      <w:r w:rsidRPr="00726B42">
        <w:rPr>
          <w:rFonts w:ascii="Arial" w:hAnsi="Arial"/>
          <w:color w:val="4472C4" w:themeColor="accent1"/>
          <w:sz w:val="22"/>
        </w:rPr>
        <w:t xml:space="preserve">We have indeed fit two different models for each outcome. </w:t>
      </w:r>
      <w:r w:rsidR="00750104" w:rsidRPr="00726B42">
        <w:rPr>
          <w:rFonts w:ascii="Arial" w:hAnsi="Arial"/>
          <w:color w:val="4472C4" w:themeColor="accent1"/>
          <w:sz w:val="22"/>
        </w:rPr>
        <w:t xml:space="preserve">Our goal in doing so was to correctly model the relationship between exposure, outcome, </w:t>
      </w:r>
      <w:r w:rsidR="00673A04" w:rsidRPr="00726B42">
        <w:rPr>
          <w:rFonts w:ascii="Arial" w:hAnsi="Arial"/>
          <w:color w:val="4472C4" w:themeColor="accent1"/>
          <w:sz w:val="22"/>
        </w:rPr>
        <w:t>and</w:t>
      </w:r>
      <w:r w:rsidR="00750104" w:rsidRPr="00726B42">
        <w:rPr>
          <w:rFonts w:ascii="Arial" w:hAnsi="Arial"/>
          <w:color w:val="4472C4" w:themeColor="accent1"/>
          <w:sz w:val="22"/>
        </w:rPr>
        <w:t xml:space="preserve"> confounders to best estimate the effect of power outage on CVD and respiratory outcomes. </w:t>
      </w:r>
      <w:r w:rsidR="002978F6" w:rsidRPr="00726B42">
        <w:rPr>
          <w:rFonts w:ascii="Arial" w:hAnsi="Arial"/>
          <w:color w:val="4472C4" w:themeColor="accent1"/>
          <w:sz w:val="22"/>
        </w:rPr>
        <w:t>We hypothesized that power outage would cause cardiovascular and respiratory hospitalizations because of heat or cold exposure, loss of electricity to medical equipment, mobility devices and elevators, and refrigeration, water, and communication devices. There are different relationships</w:t>
      </w:r>
      <w:r w:rsidR="005C67B9" w:rsidRPr="00726B42">
        <w:rPr>
          <w:rFonts w:ascii="Arial" w:hAnsi="Arial"/>
          <w:color w:val="4472C4" w:themeColor="accent1"/>
          <w:sz w:val="22"/>
        </w:rPr>
        <w:t>, for example,</w:t>
      </w:r>
      <w:r w:rsidR="002978F6" w:rsidRPr="00726B42">
        <w:rPr>
          <w:rFonts w:ascii="Arial" w:hAnsi="Arial"/>
          <w:color w:val="4472C4" w:themeColor="accent1"/>
          <w:sz w:val="22"/>
        </w:rPr>
        <w:t xml:space="preserve"> between heat and cold, dehydration, and CVD </w:t>
      </w:r>
      <w:r w:rsidR="002727F4">
        <w:rPr>
          <w:rFonts w:ascii="Arial" w:hAnsi="Arial"/>
          <w:color w:val="4472C4" w:themeColor="accent1"/>
          <w:sz w:val="22"/>
        </w:rPr>
        <w:t>vs.</w:t>
      </w:r>
      <w:r w:rsidR="002727F4" w:rsidRPr="00726B42">
        <w:rPr>
          <w:rFonts w:ascii="Arial" w:hAnsi="Arial"/>
          <w:color w:val="4472C4" w:themeColor="accent1"/>
          <w:sz w:val="22"/>
        </w:rPr>
        <w:t xml:space="preserve"> </w:t>
      </w:r>
      <w:r w:rsidR="002978F6" w:rsidRPr="00726B42">
        <w:rPr>
          <w:rFonts w:ascii="Arial" w:hAnsi="Arial"/>
          <w:color w:val="4472C4" w:themeColor="accent1"/>
          <w:sz w:val="22"/>
        </w:rPr>
        <w:t xml:space="preserve">respiratory conditions. </w:t>
      </w:r>
      <w:r w:rsidR="005C67B9" w:rsidRPr="00726B42">
        <w:rPr>
          <w:rFonts w:ascii="Arial" w:hAnsi="Arial"/>
          <w:color w:val="4472C4" w:themeColor="accent1"/>
          <w:sz w:val="22"/>
        </w:rPr>
        <w:t>This could result in</w:t>
      </w:r>
      <w:r w:rsidR="001408E7" w:rsidRPr="00726B42">
        <w:rPr>
          <w:rFonts w:ascii="Arial" w:hAnsi="Arial"/>
          <w:color w:val="4472C4" w:themeColor="accent1"/>
          <w:sz w:val="22"/>
        </w:rPr>
        <w:t xml:space="preserve"> the lagged effect of heat exposure on CVD </w:t>
      </w:r>
      <w:r w:rsidR="005C67B9" w:rsidRPr="00726B42">
        <w:rPr>
          <w:rFonts w:ascii="Arial" w:hAnsi="Arial"/>
          <w:color w:val="4472C4" w:themeColor="accent1"/>
          <w:sz w:val="22"/>
        </w:rPr>
        <w:t xml:space="preserve">being </w:t>
      </w:r>
      <w:r w:rsidR="001408E7" w:rsidRPr="00726B42">
        <w:rPr>
          <w:rFonts w:ascii="Arial" w:hAnsi="Arial"/>
          <w:color w:val="4472C4" w:themeColor="accent1"/>
          <w:sz w:val="22"/>
        </w:rPr>
        <w:t xml:space="preserve">different than the lagged effect of heat on respiratory </w:t>
      </w:r>
      <w:r w:rsidR="00FC6DAF" w:rsidRPr="00726B42">
        <w:rPr>
          <w:rFonts w:ascii="Arial" w:hAnsi="Arial"/>
          <w:color w:val="4472C4" w:themeColor="accent1"/>
          <w:sz w:val="22"/>
        </w:rPr>
        <w:t>conditions</w:t>
      </w:r>
      <w:r w:rsidR="001408E7" w:rsidRPr="00726B42">
        <w:rPr>
          <w:rFonts w:ascii="Arial" w:hAnsi="Arial"/>
          <w:color w:val="4472C4" w:themeColor="accent1"/>
          <w:sz w:val="22"/>
        </w:rPr>
        <w:t xml:space="preserve">. </w:t>
      </w:r>
      <w:r w:rsidR="002727F4">
        <w:rPr>
          <w:rFonts w:ascii="Arial" w:hAnsi="Arial"/>
          <w:color w:val="4472C4" w:themeColor="accent1"/>
          <w:sz w:val="22"/>
        </w:rPr>
        <w:t xml:space="preserve">Furthermore, studies of other environmental exposures (e.g., air pollution, temperature) indicate that the highest risk period for CVD is different than that for respiratory outcomes (i.e., lags 0-2 vs. one week, respectively). </w:t>
      </w:r>
      <w:r w:rsidR="002978F6" w:rsidRPr="00726B42">
        <w:rPr>
          <w:rFonts w:ascii="Arial" w:hAnsi="Arial"/>
          <w:color w:val="4472C4" w:themeColor="accent1"/>
          <w:sz w:val="22"/>
        </w:rPr>
        <w:t>We</w:t>
      </w:r>
      <w:r w:rsidR="002727F4">
        <w:rPr>
          <w:rFonts w:ascii="Arial" w:hAnsi="Arial"/>
          <w:color w:val="4472C4" w:themeColor="accent1"/>
          <w:sz w:val="22"/>
        </w:rPr>
        <w:t>, therefore,</w:t>
      </w:r>
      <w:r w:rsidR="002978F6" w:rsidRPr="00726B42">
        <w:rPr>
          <w:rFonts w:ascii="Arial" w:hAnsi="Arial"/>
          <w:color w:val="4472C4" w:themeColor="accent1"/>
          <w:sz w:val="22"/>
        </w:rPr>
        <w:t xml:space="preserve"> chose to model these outcomes differently and separately because of these differing</w:t>
      </w:r>
      <w:r w:rsidR="002727F4">
        <w:rPr>
          <w:rFonts w:ascii="Arial" w:hAnsi="Arial"/>
          <w:color w:val="4472C4" w:themeColor="accent1"/>
          <w:sz w:val="22"/>
        </w:rPr>
        <w:t xml:space="preserve"> hypothesized</w:t>
      </w:r>
      <w:r w:rsidR="002978F6" w:rsidRPr="00726B42">
        <w:rPr>
          <w:rFonts w:ascii="Arial" w:hAnsi="Arial"/>
          <w:color w:val="4472C4" w:themeColor="accent1"/>
          <w:sz w:val="22"/>
        </w:rPr>
        <w:t xml:space="preserve"> relationships</w:t>
      </w:r>
      <w:r w:rsidR="00FC6DAF" w:rsidRPr="00726B42">
        <w:rPr>
          <w:rFonts w:ascii="Arial" w:hAnsi="Arial"/>
          <w:color w:val="4472C4" w:themeColor="accent1"/>
          <w:sz w:val="22"/>
        </w:rPr>
        <w:t xml:space="preserve">. </w:t>
      </w:r>
    </w:p>
    <w:p w14:paraId="6B7C63E7" w14:textId="49D686A2" w:rsidR="00A27F7B" w:rsidRPr="000B2294" w:rsidRDefault="00A27F7B" w:rsidP="007824C8">
      <w:pPr>
        <w:pStyle w:val="NormalWeb"/>
        <w:rPr>
          <w:rFonts w:ascii="Arial" w:hAnsi="Arial"/>
          <w:color w:val="4472C4" w:themeColor="accent1"/>
          <w:sz w:val="22"/>
        </w:rPr>
      </w:pPr>
      <w:r w:rsidRPr="00726B42">
        <w:rPr>
          <w:rFonts w:ascii="Arial" w:hAnsi="Arial"/>
          <w:color w:val="4472C4" w:themeColor="accent1"/>
          <w:sz w:val="22"/>
        </w:rPr>
        <w:t xml:space="preserve">The third reviewer </w:t>
      </w:r>
      <w:r w:rsidR="00B90289" w:rsidRPr="00726B42">
        <w:rPr>
          <w:rFonts w:ascii="Arial" w:hAnsi="Arial"/>
          <w:color w:val="4472C4" w:themeColor="accent1"/>
          <w:sz w:val="22"/>
        </w:rPr>
        <w:t xml:space="preserve">also </w:t>
      </w:r>
      <w:r w:rsidRPr="00726B42">
        <w:rPr>
          <w:rFonts w:ascii="Arial" w:hAnsi="Arial"/>
          <w:color w:val="4472C4" w:themeColor="accent1"/>
          <w:sz w:val="22"/>
        </w:rPr>
        <w:t>asked us to address these differences in the discussion</w:t>
      </w:r>
      <w:r w:rsidR="005C67B9" w:rsidRPr="00726B42">
        <w:rPr>
          <w:rFonts w:ascii="Arial" w:hAnsi="Arial"/>
          <w:color w:val="4472C4" w:themeColor="accent1"/>
          <w:sz w:val="22"/>
        </w:rPr>
        <w:t>,</w:t>
      </w:r>
      <w:r w:rsidRPr="00726B42">
        <w:rPr>
          <w:rFonts w:ascii="Arial" w:hAnsi="Arial"/>
          <w:color w:val="4472C4" w:themeColor="accent1"/>
          <w:sz w:val="22"/>
        </w:rPr>
        <w:t xml:space="preserve"> and so we</w:t>
      </w:r>
      <w:r w:rsidR="00AA05F2">
        <w:rPr>
          <w:rFonts w:ascii="Arial" w:hAnsi="Arial"/>
          <w:color w:val="4472C4" w:themeColor="accent1"/>
          <w:sz w:val="22"/>
        </w:rPr>
        <w:t xml:space="preserve"> ha</w:t>
      </w:r>
      <w:r w:rsidRPr="000B2294">
        <w:rPr>
          <w:rFonts w:ascii="Arial" w:hAnsi="Arial"/>
          <w:color w:val="4472C4" w:themeColor="accent1"/>
          <w:sz w:val="22"/>
        </w:rPr>
        <w:t xml:space="preserve">ve </w:t>
      </w:r>
      <w:r w:rsidR="00B90289" w:rsidRPr="000B2294">
        <w:rPr>
          <w:rFonts w:ascii="Arial" w:hAnsi="Arial"/>
          <w:color w:val="4472C4" w:themeColor="accent1"/>
          <w:sz w:val="22"/>
        </w:rPr>
        <w:t>included</w:t>
      </w:r>
      <w:r w:rsidRPr="000B2294">
        <w:rPr>
          <w:rFonts w:ascii="Arial" w:hAnsi="Arial"/>
          <w:color w:val="4472C4" w:themeColor="accent1"/>
          <w:sz w:val="22"/>
        </w:rPr>
        <w:t xml:space="preserve"> the following text clarifying this: </w:t>
      </w:r>
    </w:p>
    <w:p w14:paraId="5D0DBAC4" w14:textId="3AFDD766" w:rsidR="00A27F7B" w:rsidRPr="00F0682A" w:rsidRDefault="00DE77B6" w:rsidP="00C43981">
      <w:pPr>
        <w:spacing w:after="0" w:line="480" w:lineRule="auto"/>
        <w:ind w:firstLine="720"/>
        <w:rPr>
          <w:rFonts w:ascii="Arial" w:hAnsi="Arial" w:cs="Arial"/>
          <w:color w:val="4472C4" w:themeColor="accent1"/>
          <w:sz w:val="22"/>
          <w:szCs w:val="22"/>
        </w:rPr>
      </w:pPr>
      <w:r w:rsidRPr="00F0682A">
        <w:rPr>
          <w:rFonts w:ascii="Arial" w:hAnsi="Arial" w:cs="Arial"/>
          <w:color w:val="4472C4" w:themeColor="accent1"/>
          <w:sz w:val="22"/>
          <w:szCs w:val="22"/>
        </w:rPr>
        <w:t>“</w:t>
      </w:r>
      <w:r w:rsidR="007D117D" w:rsidRPr="00F0682A">
        <w:rPr>
          <w:rFonts w:ascii="Arial" w:hAnsi="Arial" w:cs="Arial"/>
          <w:color w:val="4472C4" w:themeColor="accent1"/>
          <w:sz w:val="22"/>
          <w:szCs w:val="22"/>
        </w:rPr>
        <w:t>We hypothesized that power outages may lead to CVD and respiratory hospitalizations in older adults due to increased heat exposure, cold exposure, stress, and loss of electricity to life-sustaining medical devices and mobility aids. Power outages may also cause changes in indoor air quality when dehumidifiers, air purifiers, and ventilation systems lose power. The lagged effects of CVD and respiratory hospitalizations due to power outage likely differ</w:t>
      </w:r>
      <w:r w:rsidR="005C67B9" w:rsidRPr="00F0682A">
        <w:rPr>
          <w:rFonts w:ascii="Arial" w:hAnsi="Arial" w:cs="Arial"/>
          <w:color w:val="4472C4" w:themeColor="accent1"/>
          <w:sz w:val="22"/>
          <w:szCs w:val="22"/>
        </w:rPr>
        <w:t>,</w:t>
      </w:r>
      <w:r w:rsidR="007D117D" w:rsidRPr="00F0682A">
        <w:rPr>
          <w:rFonts w:ascii="Arial" w:hAnsi="Arial" w:cs="Arial"/>
          <w:color w:val="4472C4" w:themeColor="accent1"/>
          <w:sz w:val="22"/>
          <w:szCs w:val="22"/>
        </w:rPr>
        <w:t xml:space="preserve"> since </w:t>
      </w:r>
      <w:r w:rsidR="007D117D" w:rsidRPr="00F0682A">
        <w:rPr>
          <w:rFonts w:ascii="Arial" w:hAnsi="Arial" w:cs="Arial"/>
          <w:color w:val="4472C4" w:themeColor="accent1"/>
          <w:sz w:val="22"/>
          <w:szCs w:val="22"/>
        </w:rPr>
        <w:lastRenderedPageBreak/>
        <w:t xml:space="preserve">the lagged effects of high or low temperature and air pollution differ for CVD versus respiratory disease </w:t>
      </w:r>
      <w:r w:rsidR="007D117D" w:rsidRPr="00F0682A">
        <w:rPr>
          <w:rFonts w:ascii="Arial" w:hAnsi="Arial" w:cs="Arial"/>
          <w:color w:val="4472C4" w:themeColor="accent1"/>
          <w:sz w:val="22"/>
          <w:szCs w:val="22"/>
        </w:rPr>
        <w:fldChar w:fldCharType="begin"/>
      </w:r>
      <w:r w:rsidR="007D117D" w:rsidRPr="00F0682A">
        <w:rPr>
          <w:rFonts w:ascii="Arial" w:hAnsi="Arial" w:cs="Arial"/>
          <w:color w:val="4472C4" w:themeColor="accent1"/>
          <w:sz w:val="22"/>
          <w:szCs w:val="22"/>
        </w:rPr>
        <w:instrText xml:space="preserve"> ADDIN ZOTERO_ITEM CSL_CITATION {"citationID":"0ZzO5udH","properties":{"formattedCitation":"(26\\uc0\\u8211{}28)","plainCitation":"(26–28)","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sidR="007D117D" w:rsidRPr="00F0682A">
        <w:rPr>
          <w:rFonts w:ascii="Arial" w:hAnsi="Arial" w:cs="Arial"/>
          <w:color w:val="4472C4" w:themeColor="accent1"/>
          <w:sz w:val="22"/>
          <w:szCs w:val="22"/>
        </w:rPr>
        <w:fldChar w:fldCharType="separate"/>
      </w:r>
      <w:r w:rsidR="007D117D" w:rsidRPr="00F0682A">
        <w:rPr>
          <w:rFonts w:ascii="Arial" w:hAnsi="Arial" w:cs="Arial"/>
          <w:color w:val="4472C4" w:themeColor="accent1"/>
          <w:sz w:val="22"/>
          <w:szCs w:val="22"/>
        </w:rPr>
        <w:t>(26–28)</w:t>
      </w:r>
      <w:r w:rsidR="007D117D" w:rsidRPr="00F0682A">
        <w:rPr>
          <w:rFonts w:ascii="Arial" w:hAnsi="Arial" w:cs="Arial"/>
          <w:color w:val="4472C4" w:themeColor="accent1"/>
          <w:sz w:val="22"/>
          <w:szCs w:val="22"/>
        </w:rPr>
        <w:fldChar w:fldCharType="end"/>
      </w:r>
      <w:r w:rsidRPr="00F0682A">
        <w:rPr>
          <w:rFonts w:ascii="Arial" w:hAnsi="Arial" w:cs="Arial"/>
          <w:color w:val="4472C4" w:themeColor="accent1"/>
          <w:sz w:val="22"/>
          <w:szCs w:val="22"/>
        </w:rPr>
        <w:t xml:space="preserve">” (page </w:t>
      </w:r>
      <w:r w:rsidR="004043D0" w:rsidRPr="00F0682A">
        <w:rPr>
          <w:rFonts w:ascii="Arial" w:hAnsi="Arial" w:cs="Arial"/>
          <w:color w:val="4472C4" w:themeColor="accent1"/>
          <w:sz w:val="22"/>
          <w:szCs w:val="22"/>
        </w:rPr>
        <w:t xml:space="preserve">14, paragraph 2, </w:t>
      </w:r>
      <w:r w:rsidRPr="00F0682A">
        <w:rPr>
          <w:rFonts w:ascii="Arial" w:hAnsi="Arial" w:cs="Arial"/>
          <w:color w:val="4472C4" w:themeColor="accent1"/>
          <w:sz w:val="22"/>
          <w:szCs w:val="22"/>
        </w:rPr>
        <w:t xml:space="preserve">line </w:t>
      </w:r>
      <w:r w:rsidR="004043D0" w:rsidRPr="00F0682A">
        <w:rPr>
          <w:rFonts w:ascii="Arial" w:hAnsi="Arial" w:cs="Arial"/>
          <w:color w:val="4472C4" w:themeColor="accent1"/>
          <w:sz w:val="22"/>
          <w:szCs w:val="22"/>
        </w:rPr>
        <w:t>1</w:t>
      </w:r>
      <w:r w:rsidRPr="00F0682A">
        <w:rPr>
          <w:rFonts w:ascii="Arial" w:hAnsi="Arial" w:cs="Arial"/>
          <w:color w:val="4472C4" w:themeColor="accent1"/>
          <w:sz w:val="22"/>
          <w:szCs w:val="22"/>
        </w:rPr>
        <w:t xml:space="preserve">). </w:t>
      </w:r>
    </w:p>
    <w:p w14:paraId="762471B8" w14:textId="77777777" w:rsidR="007824C8" w:rsidRPr="00512C18" w:rsidRDefault="007824C8" w:rsidP="007824C8">
      <w:pPr>
        <w:pStyle w:val="NormalWeb"/>
        <w:rPr>
          <w:rFonts w:ascii="Arial" w:hAnsi="Arial" w:cs="Arial"/>
          <w:sz w:val="22"/>
          <w:szCs w:val="22"/>
        </w:rPr>
      </w:pPr>
      <w:r w:rsidRPr="00512C18">
        <w:rPr>
          <w:rFonts w:ascii="Arial" w:hAnsi="Arial" w:cs="Arial"/>
          <w:sz w:val="22"/>
          <w:szCs w:val="22"/>
        </w:rPr>
        <w:t xml:space="preserve">Page 8 I am afraid I have very little knowledge about Medicare or Medicaid. Are these universal, that is, does everyone over age 65 become included? </w:t>
      </w:r>
    </w:p>
    <w:p w14:paraId="75157BA5" w14:textId="6B5C0836" w:rsidR="00FF3BAC" w:rsidRPr="00512C18" w:rsidRDefault="006235A7" w:rsidP="007824C8">
      <w:pPr>
        <w:pStyle w:val="NormalWeb"/>
        <w:rPr>
          <w:rFonts w:ascii="Arial" w:hAnsi="Arial" w:cs="Arial"/>
          <w:color w:val="0070C0"/>
          <w:sz w:val="22"/>
          <w:szCs w:val="22"/>
        </w:rPr>
      </w:pPr>
      <w:r w:rsidRPr="00512C18">
        <w:rPr>
          <w:rFonts w:ascii="Arial" w:hAnsi="Arial" w:cs="Arial"/>
          <w:color w:val="0070C0"/>
          <w:sz w:val="22"/>
          <w:szCs w:val="22"/>
        </w:rPr>
        <w:t>Thank you for this comm</w:t>
      </w:r>
      <w:r w:rsidR="00CE71F4" w:rsidRPr="00512C18">
        <w:rPr>
          <w:rFonts w:ascii="Arial" w:hAnsi="Arial" w:cs="Arial"/>
          <w:color w:val="0070C0"/>
          <w:sz w:val="22"/>
          <w:szCs w:val="22"/>
        </w:rPr>
        <w:t xml:space="preserve">ent. </w:t>
      </w:r>
      <w:r w:rsidR="00487DA3" w:rsidRPr="00512C18">
        <w:rPr>
          <w:rFonts w:ascii="Arial" w:hAnsi="Arial" w:cs="Arial"/>
          <w:color w:val="0070C0"/>
          <w:sz w:val="22"/>
          <w:szCs w:val="22"/>
        </w:rPr>
        <w:t>We clarify this</w:t>
      </w:r>
      <w:r w:rsidR="004F45D6" w:rsidRPr="00512C18">
        <w:rPr>
          <w:rFonts w:ascii="Arial" w:hAnsi="Arial" w:cs="Arial"/>
          <w:color w:val="0070C0"/>
          <w:sz w:val="22"/>
          <w:szCs w:val="22"/>
        </w:rPr>
        <w:t xml:space="preserve"> both here and in the manuscript.</w:t>
      </w:r>
      <w:r w:rsidR="00487DA3" w:rsidRPr="00512C18">
        <w:rPr>
          <w:rFonts w:ascii="Arial" w:hAnsi="Arial" w:cs="Arial"/>
          <w:color w:val="0070C0"/>
          <w:sz w:val="22"/>
          <w:szCs w:val="22"/>
        </w:rPr>
        <w:t xml:space="preserve"> </w:t>
      </w:r>
      <w:r w:rsidR="00A71DFD">
        <w:rPr>
          <w:rFonts w:ascii="Arial" w:hAnsi="Arial" w:cs="Arial"/>
          <w:color w:val="0070C0"/>
          <w:sz w:val="22"/>
          <w:szCs w:val="22"/>
        </w:rPr>
        <w:t>Most people</w:t>
      </w:r>
      <w:r w:rsidR="00FF3BAC" w:rsidRPr="00512C18">
        <w:rPr>
          <w:rFonts w:ascii="Arial" w:hAnsi="Arial" w:cs="Arial"/>
          <w:color w:val="0070C0"/>
          <w:sz w:val="22"/>
          <w:szCs w:val="22"/>
        </w:rPr>
        <w:t xml:space="preserve"> </w:t>
      </w:r>
      <w:r w:rsidR="003E1130" w:rsidRPr="00512C18">
        <w:rPr>
          <w:rFonts w:ascii="Arial" w:hAnsi="Arial" w:cs="Arial"/>
          <w:color w:val="0070C0"/>
          <w:sz w:val="22"/>
          <w:szCs w:val="22"/>
        </w:rPr>
        <w:t xml:space="preserve">in the US </w:t>
      </w:r>
      <w:r w:rsidR="00FF3BAC" w:rsidRPr="00512C18">
        <w:rPr>
          <w:rFonts w:ascii="Arial" w:hAnsi="Arial" w:cs="Arial"/>
          <w:color w:val="0070C0"/>
          <w:sz w:val="22"/>
          <w:szCs w:val="22"/>
        </w:rPr>
        <w:t xml:space="preserve">above 65 </w:t>
      </w:r>
      <w:r w:rsidR="00A71DFD">
        <w:rPr>
          <w:rFonts w:ascii="Arial" w:hAnsi="Arial" w:cs="Arial"/>
          <w:color w:val="0070C0"/>
          <w:sz w:val="22"/>
          <w:szCs w:val="22"/>
        </w:rPr>
        <w:t>are</w:t>
      </w:r>
      <w:r w:rsidR="00FF3BAC" w:rsidRPr="00512C18">
        <w:rPr>
          <w:rFonts w:ascii="Arial" w:hAnsi="Arial" w:cs="Arial"/>
          <w:color w:val="0070C0"/>
          <w:sz w:val="22"/>
          <w:szCs w:val="22"/>
        </w:rPr>
        <w:t xml:space="preserve"> </w:t>
      </w:r>
      <w:r w:rsidR="00AA05F2">
        <w:rPr>
          <w:rFonts w:ascii="Arial" w:hAnsi="Arial" w:cs="Arial"/>
          <w:color w:val="0070C0"/>
          <w:sz w:val="22"/>
          <w:szCs w:val="22"/>
        </w:rPr>
        <w:t>eligible</w:t>
      </w:r>
      <w:r w:rsidR="00AA05F2" w:rsidRPr="00512C18">
        <w:rPr>
          <w:rFonts w:ascii="Arial" w:hAnsi="Arial" w:cs="Arial"/>
          <w:color w:val="0070C0"/>
          <w:sz w:val="22"/>
          <w:szCs w:val="22"/>
        </w:rPr>
        <w:t xml:space="preserve"> </w:t>
      </w:r>
      <w:r w:rsidR="00AA05F2">
        <w:rPr>
          <w:rFonts w:ascii="Arial" w:hAnsi="Arial" w:cs="Arial"/>
          <w:color w:val="0070C0"/>
          <w:sz w:val="22"/>
          <w:szCs w:val="22"/>
        </w:rPr>
        <w:t>for</w:t>
      </w:r>
      <w:r w:rsidR="00AA05F2" w:rsidRPr="00512C18">
        <w:rPr>
          <w:rFonts w:ascii="Arial" w:hAnsi="Arial" w:cs="Arial"/>
          <w:color w:val="0070C0"/>
          <w:sz w:val="22"/>
          <w:szCs w:val="22"/>
        </w:rPr>
        <w:t xml:space="preserve"> </w:t>
      </w:r>
      <w:r w:rsidR="00FF3BAC" w:rsidRPr="00512C18">
        <w:rPr>
          <w:rFonts w:ascii="Arial" w:hAnsi="Arial" w:cs="Arial"/>
          <w:color w:val="0070C0"/>
          <w:sz w:val="22"/>
          <w:szCs w:val="22"/>
        </w:rPr>
        <w:t>Medicare</w:t>
      </w:r>
      <w:r w:rsidR="00AA05F2">
        <w:rPr>
          <w:rFonts w:ascii="Arial" w:hAnsi="Arial" w:cs="Arial"/>
          <w:color w:val="0070C0"/>
          <w:sz w:val="22"/>
          <w:szCs w:val="22"/>
        </w:rPr>
        <w:t xml:space="preserve"> coverage</w:t>
      </w:r>
      <w:r w:rsidR="00A71DFD">
        <w:rPr>
          <w:rFonts w:ascii="Arial" w:hAnsi="Arial" w:cs="Arial"/>
          <w:color w:val="0070C0"/>
          <w:sz w:val="22"/>
          <w:szCs w:val="22"/>
        </w:rPr>
        <w:t xml:space="preserve"> (non-residents are not, for example)</w:t>
      </w:r>
      <w:r w:rsidR="00AA05F2">
        <w:rPr>
          <w:rFonts w:ascii="Arial" w:hAnsi="Arial" w:cs="Arial"/>
          <w:color w:val="0070C0"/>
          <w:sz w:val="22"/>
          <w:szCs w:val="22"/>
        </w:rPr>
        <w:t>.</w:t>
      </w:r>
      <w:r w:rsidR="00AA05F2" w:rsidRPr="00512C18">
        <w:rPr>
          <w:rFonts w:ascii="Arial" w:hAnsi="Arial" w:cs="Arial"/>
          <w:color w:val="0070C0"/>
          <w:sz w:val="22"/>
          <w:szCs w:val="22"/>
        </w:rPr>
        <w:t xml:space="preserve"> </w:t>
      </w:r>
      <w:r w:rsidR="00AA05F2">
        <w:rPr>
          <w:rFonts w:ascii="Arial" w:hAnsi="Arial" w:cs="Arial"/>
          <w:color w:val="0070C0"/>
          <w:sz w:val="22"/>
          <w:szCs w:val="22"/>
        </w:rPr>
        <w:t>H</w:t>
      </w:r>
      <w:r w:rsidR="00AA05F2" w:rsidRPr="00512C18">
        <w:rPr>
          <w:rFonts w:ascii="Arial" w:hAnsi="Arial" w:cs="Arial"/>
          <w:color w:val="0070C0"/>
          <w:sz w:val="22"/>
          <w:szCs w:val="22"/>
        </w:rPr>
        <w:t>owever</w:t>
      </w:r>
      <w:r w:rsidR="00FF3BAC" w:rsidRPr="00512C18">
        <w:rPr>
          <w:rFonts w:ascii="Arial" w:hAnsi="Arial" w:cs="Arial"/>
          <w:color w:val="0070C0"/>
          <w:sz w:val="22"/>
          <w:szCs w:val="22"/>
        </w:rPr>
        <w:t xml:space="preserve">, </w:t>
      </w:r>
      <w:r w:rsidR="0026033A">
        <w:rPr>
          <w:rFonts w:ascii="Arial" w:hAnsi="Arial" w:cs="Arial"/>
          <w:color w:val="0070C0"/>
          <w:sz w:val="22"/>
          <w:szCs w:val="22"/>
        </w:rPr>
        <w:t>those eligible</w:t>
      </w:r>
      <w:r w:rsidR="009F2865" w:rsidRPr="00512C18">
        <w:rPr>
          <w:rFonts w:ascii="Arial" w:hAnsi="Arial" w:cs="Arial"/>
          <w:color w:val="0070C0"/>
          <w:sz w:val="22"/>
          <w:szCs w:val="22"/>
        </w:rPr>
        <w:t xml:space="preserve"> have the option to choose from two different kinds of Medicare coverage</w:t>
      </w:r>
      <w:r w:rsidR="00AA05F2">
        <w:rPr>
          <w:rFonts w:ascii="Arial" w:hAnsi="Arial" w:cs="Arial"/>
          <w:color w:val="0070C0"/>
          <w:sz w:val="22"/>
          <w:szCs w:val="22"/>
        </w:rPr>
        <w:t>:</w:t>
      </w:r>
      <w:r w:rsidR="009F2865" w:rsidRPr="00512C18">
        <w:rPr>
          <w:rFonts w:ascii="Arial" w:hAnsi="Arial" w:cs="Arial"/>
          <w:color w:val="0070C0"/>
          <w:sz w:val="22"/>
          <w:szCs w:val="22"/>
        </w:rPr>
        <w:t xml:space="preserve"> Fee-For-Service or Advantage. </w:t>
      </w:r>
      <w:r w:rsidR="00A92660" w:rsidRPr="00512C18">
        <w:rPr>
          <w:rFonts w:ascii="Arial" w:hAnsi="Arial" w:cs="Arial"/>
          <w:color w:val="0070C0"/>
          <w:sz w:val="22"/>
          <w:szCs w:val="22"/>
        </w:rPr>
        <w:t>O</w:t>
      </w:r>
      <w:r w:rsidR="00FF3BAC" w:rsidRPr="00512C18">
        <w:rPr>
          <w:rFonts w:ascii="Arial" w:hAnsi="Arial" w:cs="Arial"/>
          <w:color w:val="0070C0"/>
          <w:sz w:val="22"/>
          <w:szCs w:val="22"/>
        </w:rPr>
        <w:t>ur dataset only includes Fee-For-Service Medicare enrollees</w:t>
      </w:r>
      <w:r w:rsidR="00A92660" w:rsidRPr="00512C18">
        <w:rPr>
          <w:rFonts w:ascii="Arial" w:hAnsi="Arial" w:cs="Arial"/>
          <w:color w:val="0070C0"/>
          <w:sz w:val="22"/>
          <w:szCs w:val="22"/>
        </w:rPr>
        <w:t xml:space="preserve">, which </w:t>
      </w:r>
      <w:r w:rsidR="005C67B9">
        <w:rPr>
          <w:rFonts w:ascii="Arial" w:hAnsi="Arial" w:cs="Arial"/>
          <w:color w:val="0070C0"/>
          <w:sz w:val="22"/>
          <w:szCs w:val="22"/>
        </w:rPr>
        <w:t>consists of</w:t>
      </w:r>
      <w:r w:rsidR="005C67B9" w:rsidRPr="00512C18">
        <w:rPr>
          <w:rFonts w:ascii="Arial" w:hAnsi="Arial" w:cs="Arial"/>
          <w:color w:val="0070C0"/>
          <w:sz w:val="22"/>
          <w:szCs w:val="22"/>
        </w:rPr>
        <w:t xml:space="preserve"> </w:t>
      </w:r>
      <w:r w:rsidR="00FF3BAC" w:rsidRPr="00512C18">
        <w:rPr>
          <w:rFonts w:ascii="Arial" w:hAnsi="Arial" w:cs="Arial"/>
          <w:color w:val="0070C0"/>
          <w:sz w:val="22"/>
          <w:szCs w:val="22"/>
        </w:rPr>
        <w:t xml:space="preserve">about half of </w:t>
      </w:r>
      <w:r w:rsidR="003B26DD" w:rsidRPr="00512C18">
        <w:rPr>
          <w:rFonts w:ascii="Arial" w:hAnsi="Arial" w:cs="Arial"/>
          <w:color w:val="0070C0"/>
          <w:sz w:val="22"/>
          <w:szCs w:val="22"/>
        </w:rPr>
        <w:t>the US population</w:t>
      </w:r>
      <w:r w:rsidR="00FF3BAC" w:rsidRPr="00512C18">
        <w:rPr>
          <w:rFonts w:ascii="Arial" w:hAnsi="Arial" w:cs="Arial"/>
          <w:color w:val="0070C0"/>
          <w:sz w:val="22"/>
          <w:szCs w:val="22"/>
        </w:rPr>
        <w:t xml:space="preserve"> over 65</w:t>
      </w:r>
      <w:r w:rsidR="006B7975" w:rsidRPr="00512C18">
        <w:rPr>
          <w:rFonts w:ascii="Arial" w:hAnsi="Arial" w:cs="Arial"/>
          <w:color w:val="0070C0"/>
          <w:sz w:val="22"/>
          <w:szCs w:val="22"/>
        </w:rPr>
        <w:t xml:space="preserve"> </w:t>
      </w:r>
      <w:r w:rsidR="005C67B9">
        <w:rPr>
          <w:rFonts w:ascii="Arial" w:hAnsi="Arial" w:cs="Arial"/>
          <w:color w:val="0070C0"/>
          <w:sz w:val="22"/>
          <w:szCs w:val="22"/>
        </w:rPr>
        <w:t>or approximately</w:t>
      </w:r>
      <w:r w:rsidR="006B7975" w:rsidRPr="00512C18">
        <w:rPr>
          <w:rFonts w:ascii="Arial" w:hAnsi="Arial" w:cs="Arial"/>
          <w:color w:val="0070C0"/>
          <w:sz w:val="22"/>
          <w:szCs w:val="22"/>
        </w:rPr>
        <w:t xml:space="preserve"> 23 million </w:t>
      </w:r>
      <w:r w:rsidR="00142F87">
        <w:rPr>
          <w:rFonts w:ascii="Arial" w:hAnsi="Arial" w:cs="Arial"/>
          <w:color w:val="0070C0"/>
          <w:sz w:val="22"/>
          <w:szCs w:val="22"/>
        </w:rPr>
        <w:t xml:space="preserve">adults </w:t>
      </w:r>
      <w:r w:rsidR="00C858A2" w:rsidRPr="00512C18">
        <w:rPr>
          <w:rFonts w:ascii="Arial" w:hAnsi="Arial" w:cs="Arial"/>
          <w:color w:val="0070C0"/>
          <w:sz w:val="22"/>
          <w:szCs w:val="22"/>
        </w:rPr>
        <w:t>(65+)</w:t>
      </w:r>
      <w:r w:rsidR="00FF3BAC" w:rsidRPr="00512C18">
        <w:rPr>
          <w:rFonts w:ascii="Arial" w:hAnsi="Arial" w:cs="Arial"/>
          <w:color w:val="0070C0"/>
          <w:sz w:val="22"/>
          <w:szCs w:val="22"/>
        </w:rPr>
        <w:t xml:space="preserve">. More work is needed to </w:t>
      </w:r>
      <w:r w:rsidR="005C67B9">
        <w:rPr>
          <w:rFonts w:ascii="Arial" w:hAnsi="Arial" w:cs="Arial"/>
          <w:color w:val="0070C0"/>
          <w:sz w:val="22"/>
          <w:szCs w:val="22"/>
        </w:rPr>
        <w:t>determine</w:t>
      </w:r>
      <w:r w:rsidR="00FF3BAC" w:rsidRPr="00512C18">
        <w:rPr>
          <w:rFonts w:ascii="Arial" w:hAnsi="Arial" w:cs="Arial"/>
          <w:color w:val="0070C0"/>
          <w:sz w:val="22"/>
          <w:szCs w:val="22"/>
        </w:rPr>
        <w:t xml:space="preserve"> how </w:t>
      </w:r>
      <w:r w:rsidR="00AE7207" w:rsidRPr="00512C18">
        <w:rPr>
          <w:rFonts w:ascii="Arial" w:hAnsi="Arial" w:cs="Arial"/>
          <w:color w:val="0070C0"/>
          <w:sz w:val="22"/>
          <w:szCs w:val="22"/>
        </w:rPr>
        <w:t xml:space="preserve">Fee-For-Service enrollees differ from </w:t>
      </w:r>
      <w:r w:rsidR="00B91992" w:rsidRPr="00512C18">
        <w:rPr>
          <w:rFonts w:ascii="Arial" w:hAnsi="Arial" w:cs="Arial"/>
          <w:color w:val="0070C0"/>
          <w:sz w:val="22"/>
          <w:szCs w:val="22"/>
        </w:rPr>
        <w:t>Medicare Advantage enrolle</w:t>
      </w:r>
      <w:r w:rsidR="00533D28" w:rsidRPr="00512C18">
        <w:rPr>
          <w:rFonts w:ascii="Arial" w:hAnsi="Arial" w:cs="Arial"/>
          <w:color w:val="0070C0"/>
          <w:sz w:val="22"/>
          <w:szCs w:val="22"/>
        </w:rPr>
        <w:t>es demographically (</w:t>
      </w:r>
      <w:r w:rsidR="005C67B9">
        <w:rPr>
          <w:rFonts w:ascii="Arial" w:hAnsi="Arial" w:cs="Arial"/>
          <w:color w:val="0070C0"/>
          <w:sz w:val="22"/>
          <w:szCs w:val="22"/>
        </w:rPr>
        <w:t>ongoing work in our group</w:t>
      </w:r>
      <w:r w:rsidR="00533D28" w:rsidRPr="00512C18">
        <w:rPr>
          <w:rFonts w:ascii="Arial" w:hAnsi="Arial" w:cs="Arial"/>
          <w:color w:val="0070C0"/>
          <w:sz w:val="22"/>
          <w:szCs w:val="22"/>
        </w:rPr>
        <w:t xml:space="preserve">) but a few </w:t>
      </w:r>
      <w:r w:rsidR="00F553E4" w:rsidRPr="00512C18">
        <w:rPr>
          <w:rFonts w:ascii="Arial" w:hAnsi="Arial" w:cs="Arial"/>
          <w:color w:val="0070C0"/>
          <w:sz w:val="22"/>
          <w:szCs w:val="22"/>
        </w:rPr>
        <w:t>non-</w:t>
      </w:r>
      <w:r w:rsidR="005C67B9">
        <w:rPr>
          <w:rFonts w:ascii="Arial" w:hAnsi="Arial" w:cs="Arial"/>
          <w:color w:val="0070C0"/>
          <w:sz w:val="22"/>
          <w:szCs w:val="22"/>
        </w:rPr>
        <w:t>peer-reviewed</w:t>
      </w:r>
      <w:r w:rsidR="005C67B9" w:rsidRPr="00512C18">
        <w:rPr>
          <w:rFonts w:ascii="Arial" w:hAnsi="Arial" w:cs="Arial"/>
          <w:color w:val="0070C0"/>
          <w:sz w:val="22"/>
          <w:szCs w:val="22"/>
        </w:rPr>
        <w:t xml:space="preserve"> </w:t>
      </w:r>
      <w:r w:rsidR="00533D28" w:rsidRPr="00512C18">
        <w:rPr>
          <w:rFonts w:ascii="Arial" w:hAnsi="Arial" w:cs="Arial"/>
          <w:color w:val="0070C0"/>
          <w:sz w:val="22"/>
          <w:szCs w:val="22"/>
        </w:rPr>
        <w:t xml:space="preserve">publications </w:t>
      </w:r>
      <w:r w:rsidR="005C67B9">
        <w:rPr>
          <w:rFonts w:ascii="Arial" w:hAnsi="Arial" w:cs="Arial"/>
          <w:color w:val="0070C0"/>
          <w:sz w:val="22"/>
          <w:szCs w:val="22"/>
        </w:rPr>
        <w:t>have described these differences</w:t>
      </w:r>
      <w:r w:rsidR="00533D28" w:rsidRPr="00512C18">
        <w:rPr>
          <w:rFonts w:ascii="Arial" w:hAnsi="Arial" w:cs="Arial"/>
          <w:color w:val="0070C0"/>
          <w:sz w:val="22"/>
          <w:szCs w:val="22"/>
        </w:rPr>
        <w:t>.</w:t>
      </w:r>
      <w:commentRangeStart w:id="9"/>
      <w:commentRangeEnd w:id="9"/>
      <w:r w:rsidR="008D10B8" w:rsidRPr="00512C18">
        <w:rPr>
          <w:rStyle w:val="CommentReference"/>
          <w:rFonts w:ascii="Arial" w:eastAsiaTheme="minorHAnsi" w:hAnsi="Arial" w:cs="Arial"/>
          <w:kern w:val="2"/>
          <w:sz w:val="22"/>
          <w:szCs w:val="22"/>
          <w14:ligatures w14:val="standardContextual"/>
        </w:rPr>
        <w:commentReference w:id="9"/>
      </w:r>
      <w:r w:rsidR="00CC2CD7" w:rsidRPr="00512C18">
        <w:rPr>
          <w:rFonts w:ascii="Arial" w:hAnsi="Arial" w:cs="Arial"/>
          <w:color w:val="0070C0"/>
          <w:sz w:val="22"/>
          <w:szCs w:val="22"/>
        </w:rPr>
        <w:t xml:space="preserve"> Advantage enrollees may be more vulnerable to health effects from power outage compared to Fee-For-Service enrollees based on demographic differences reported in these white papers</w:t>
      </w:r>
      <w:r w:rsidR="00026139" w:rsidRPr="00512C18">
        <w:rPr>
          <w:rFonts w:ascii="Arial" w:hAnsi="Arial" w:cs="Arial"/>
          <w:color w:val="0070C0"/>
          <w:sz w:val="22"/>
          <w:szCs w:val="22"/>
        </w:rPr>
        <w:t>, such as income</w:t>
      </w:r>
      <w:r w:rsidR="002C49CC">
        <w:rPr>
          <w:rFonts w:ascii="Arial" w:hAnsi="Arial" w:cs="Arial"/>
          <w:color w:val="0070C0"/>
          <w:sz w:val="22"/>
          <w:szCs w:val="22"/>
        </w:rPr>
        <w:t xml:space="preserve"> </w:t>
      </w:r>
      <w:r w:rsidR="00646AEC">
        <w:rPr>
          <w:rFonts w:ascii="Arial" w:hAnsi="Arial" w:cs="Arial"/>
          <w:color w:val="0070C0"/>
          <w:sz w:val="22"/>
          <w:szCs w:val="22"/>
        </w:rPr>
        <w:t>or</w:t>
      </w:r>
      <w:r w:rsidR="00026139" w:rsidRPr="00512C18">
        <w:rPr>
          <w:rFonts w:ascii="Arial" w:hAnsi="Arial" w:cs="Arial"/>
          <w:color w:val="0070C0"/>
          <w:sz w:val="22"/>
          <w:szCs w:val="22"/>
        </w:rPr>
        <w:t xml:space="preserve"> education</w:t>
      </w:r>
      <w:r w:rsidR="002C49CC">
        <w:rPr>
          <w:rFonts w:ascii="Arial" w:hAnsi="Arial" w:cs="Arial"/>
          <w:color w:val="0070C0"/>
          <w:sz w:val="22"/>
          <w:szCs w:val="22"/>
        </w:rPr>
        <w:t>al differences</w:t>
      </w:r>
      <w:r w:rsidR="00026139" w:rsidRPr="00512C18">
        <w:rPr>
          <w:rFonts w:ascii="Arial" w:hAnsi="Arial" w:cs="Arial"/>
          <w:color w:val="0070C0"/>
          <w:sz w:val="22"/>
          <w:szCs w:val="22"/>
        </w:rPr>
        <w:t xml:space="preserve">, measures of social risk, </w:t>
      </w:r>
      <w:r w:rsidR="00786954" w:rsidRPr="00512C18">
        <w:rPr>
          <w:rFonts w:ascii="Arial" w:hAnsi="Arial" w:cs="Arial"/>
          <w:color w:val="0070C0"/>
          <w:sz w:val="22"/>
          <w:szCs w:val="22"/>
        </w:rPr>
        <w:t xml:space="preserve">rates of chronic health conditions, </w:t>
      </w:r>
      <w:r w:rsidR="00026139" w:rsidRPr="00512C18">
        <w:rPr>
          <w:rFonts w:ascii="Arial" w:hAnsi="Arial" w:cs="Arial"/>
          <w:color w:val="0070C0"/>
          <w:sz w:val="22"/>
          <w:szCs w:val="22"/>
        </w:rPr>
        <w:t>and healthcare utilization</w:t>
      </w:r>
      <w:r w:rsidR="0009565C">
        <w:rPr>
          <w:rFonts w:ascii="Arial" w:hAnsi="Arial" w:cs="Arial"/>
          <w:color w:val="0070C0"/>
          <w:sz w:val="22"/>
          <w:szCs w:val="22"/>
        </w:rPr>
        <w:t xml:space="preserve"> among Advantage enrollees</w:t>
      </w:r>
      <w:r w:rsidR="00026139" w:rsidRPr="00512C18">
        <w:rPr>
          <w:rFonts w:ascii="Arial" w:hAnsi="Arial" w:cs="Arial"/>
          <w:color w:val="0070C0"/>
          <w:sz w:val="22"/>
          <w:szCs w:val="22"/>
        </w:rPr>
        <w:t xml:space="preserve">. </w:t>
      </w:r>
      <w:r w:rsidR="00366BEF" w:rsidRPr="00512C18">
        <w:rPr>
          <w:rFonts w:ascii="Arial" w:hAnsi="Arial" w:cs="Arial"/>
          <w:color w:val="0070C0"/>
          <w:sz w:val="22"/>
          <w:szCs w:val="22"/>
        </w:rPr>
        <w:t xml:space="preserve">In summary, the people included </w:t>
      </w:r>
      <w:r w:rsidR="0009565C">
        <w:rPr>
          <w:rFonts w:ascii="Arial" w:hAnsi="Arial" w:cs="Arial"/>
          <w:color w:val="0070C0"/>
          <w:sz w:val="22"/>
          <w:szCs w:val="22"/>
        </w:rPr>
        <w:t>in our manuscript</w:t>
      </w:r>
      <w:r w:rsidR="0009565C" w:rsidRPr="00512C18">
        <w:rPr>
          <w:rFonts w:ascii="Arial" w:hAnsi="Arial" w:cs="Arial"/>
          <w:color w:val="0070C0"/>
          <w:sz w:val="22"/>
          <w:szCs w:val="22"/>
        </w:rPr>
        <w:t xml:space="preserve"> </w:t>
      </w:r>
      <w:r w:rsidR="00366BEF" w:rsidRPr="00512C18">
        <w:rPr>
          <w:rFonts w:ascii="Arial" w:hAnsi="Arial" w:cs="Arial"/>
          <w:color w:val="0070C0"/>
          <w:sz w:val="22"/>
          <w:szCs w:val="22"/>
        </w:rPr>
        <w:t xml:space="preserve">are likely less vulnerable to health effects from power outage compared to the other half of the </w:t>
      </w:r>
      <w:r w:rsidR="0009565C">
        <w:rPr>
          <w:rFonts w:ascii="Arial" w:hAnsi="Arial" w:cs="Arial"/>
          <w:color w:val="0070C0"/>
          <w:sz w:val="22"/>
          <w:szCs w:val="22"/>
        </w:rPr>
        <w:t xml:space="preserve">older adult </w:t>
      </w:r>
      <w:proofErr w:type="gramStart"/>
      <w:r w:rsidR="0009565C">
        <w:rPr>
          <w:rFonts w:ascii="Arial" w:hAnsi="Arial" w:cs="Arial"/>
          <w:color w:val="0070C0"/>
          <w:sz w:val="22"/>
          <w:szCs w:val="22"/>
        </w:rPr>
        <w:t>US</w:t>
      </w:r>
      <w:proofErr w:type="gramEnd"/>
      <w:r w:rsidR="0009565C">
        <w:rPr>
          <w:rFonts w:ascii="Arial" w:hAnsi="Arial" w:cs="Arial"/>
          <w:color w:val="0070C0"/>
          <w:sz w:val="22"/>
          <w:szCs w:val="22"/>
        </w:rPr>
        <w:t xml:space="preserve"> </w:t>
      </w:r>
      <w:r w:rsidR="00366BEF" w:rsidRPr="00512C18">
        <w:rPr>
          <w:rFonts w:ascii="Arial" w:hAnsi="Arial" w:cs="Arial"/>
          <w:color w:val="0070C0"/>
          <w:sz w:val="22"/>
          <w:szCs w:val="22"/>
        </w:rPr>
        <w:t>population</w:t>
      </w:r>
      <w:r w:rsidR="0009565C">
        <w:rPr>
          <w:rFonts w:ascii="Arial" w:hAnsi="Arial" w:cs="Arial"/>
          <w:color w:val="0070C0"/>
          <w:sz w:val="22"/>
          <w:szCs w:val="22"/>
        </w:rPr>
        <w:t>,</w:t>
      </w:r>
      <w:r w:rsidR="00366BEF" w:rsidRPr="00512C18">
        <w:rPr>
          <w:rFonts w:ascii="Arial" w:hAnsi="Arial" w:cs="Arial"/>
          <w:color w:val="0070C0"/>
          <w:sz w:val="22"/>
          <w:szCs w:val="22"/>
        </w:rPr>
        <w:t xml:space="preserve"> </w:t>
      </w:r>
      <w:r w:rsidR="00646AEC">
        <w:rPr>
          <w:rFonts w:ascii="Arial" w:hAnsi="Arial" w:cs="Arial"/>
          <w:color w:val="0070C0"/>
          <w:sz w:val="22"/>
          <w:szCs w:val="22"/>
        </w:rPr>
        <w:t>who</w:t>
      </w:r>
      <w:r w:rsidR="00646AEC" w:rsidRPr="00512C18">
        <w:rPr>
          <w:rFonts w:ascii="Arial" w:hAnsi="Arial" w:cs="Arial"/>
          <w:color w:val="0070C0"/>
          <w:sz w:val="22"/>
          <w:szCs w:val="22"/>
        </w:rPr>
        <w:t xml:space="preserve"> </w:t>
      </w:r>
      <w:r w:rsidR="00646AEC">
        <w:rPr>
          <w:rFonts w:ascii="Arial" w:hAnsi="Arial" w:cs="Arial"/>
          <w:color w:val="0070C0"/>
          <w:sz w:val="22"/>
          <w:szCs w:val="22"/>
        </w:rPr>
        <w:t>are</w:t>
      </w:r>
      <w:r w:rsidR="00646AEC" w:rsidRPr="00512C18">
        <w:rPr>
          <w:rFonts w:ascii="Arial" w:hAnsi="Arial" w:cs="Arial"/>
          <w:color w:val="0070C0"/>
          <w:sz w:val="22"/>
          <w:szCs w:val="22"/>
        </w:rPr>
        <w:t xml:space="preserve"> </w:t>
      </w:r>
      <w:r w:rsidR="00366BEF" w:rsidRPr="00512C18">
        <w:rPr>
          <w:rFonts w:ascii="Arial" w:hAnsi="Arial" w:cs="Arial"/>
          <w:color w:val="0070C0"/>
          <w:sz w:val="22"/>
          <w:szCs w:val="22"/>
        </w:rPr>
        <w:t xml:space="preserve">not </w:t>
      </w:r>
      <w:r w:rsidR="00646AEC">
        <w:rPr>
          <w:rFonts w:ascii="Arial" w:hAnsi="Arial" w:cs="Arial"/>
          <w:color w:val="0070C0"/>
          <w:sz w:val="22"/>
          <w:szCs w:val="22"/>
        </w:rPr>
        <w:t xml:space="preserve">as well </w:t>
      </w:r>
      <w:r w:rsidR="00366BEF" w:rsidRPr="00512C18">
        <w:rPr>
          <w:rFonts w:ascii="Arial" w:hAnsi="Arial" w:cs="Arial"/>
          <w:color w:val="0070C0"/>
          <w:sz w:val="22"/>
          <w:szCs w:val="22"/>
        </w:rPr>
        <w:t>represented</w:t>
      </w:r>
      <w:r w:rsidR="00646AEC">
        <w:rPr>
          <w:rFonts w:ascii="Arial" w:hAnsi="Arial" w:cs="Arial"/>
          <w:color w:val="0070C0"/>
          <w:sz w:val="22"/>
          <w:szCs w:val="22"/>
        </w:rPr>
        <w:t xml:space="preserve"> here</w:t>
      </w:r>
      <w:r w:rsidR="00366BEF" w:rsidRPr="00512C18">
        <w:rPr>
          <w:rFonts w:ascii="Arial" w:hAnsi="Arial" w:cs="Arial"/>
          <w:color w:val="0070C0"/>
          <w:sz w:val="22"/>
          <w:szCs w:val="22"/>
        </w:rPr>
        <w:t xml:space="preserve">. </w:t>
      </w:r>
      <w:r w:rsidR="00D741A8" w:rsidRPr="00512C18">
        <w:rPr>
          <w:rFonts w:ascii="Arial" w:hAnsi="Arial" w:cs="Arial"/>
          <w:color w:val="0070C0"/>
          <w:sz w:val="22"/>
          <w:szCs w:val="22"/>
        </w:rPr>
        <w:t xml:space="preserve">We’ve added a paragraph to the </w:t>
      </w:r>
      <w:r w:rsidR="00D904ED" w:rsidRPr="00512C18">
        <w:rPr>
          <w:rFonts w:ascii="Arial" w:hAnsi="Arial" w:cs="Arial"/>
          <w:color w:val="0070C0"/>
          <w:sz w:val="22"/>
          <w:szCs w:val="22"/>
        </w:rPr>
        <w:t>methods section</w:t>
      </w:r>
      <w:r w:rsidR="00D741A8" w:rsidRPr="00512C18">
        <w:rPr>
          <w:rFonts w:ascii="Arial" w:hAnsi="Arial" w:cs="Arial"/>
          <w:color w:val="0070C0"/>
          <w:sz w:val="22"/>
          <w:szCs w:val="22"/>
        </w:rPr>
        <w:t xml:space="preserve"> about thi</w:t>
      </w:r>
      <w:r w:rsidR="00C20557" w:rsidRPr="00512C18">
        <w:rPr>
          <w:rFonts w:ascii="Arial" w:hAnsi="Arial" w:cs="Arial"/>
          <w:color w:val="0070C0"/>
          <w:sz w:val="22"/>
          <w:szCs w:val="22"/>
        </w:rPr>
        <w:t>s population and how it compares to the overall population</w:t>
      </w:r>
      <w:r w:rsidR="00FC6240" w:rsidRPr="00512C18">
        <w:rPr>
          <w:rFonts w:ascii="Arial" w:hAnsi="Arial" w:cs="Arial"/>
          <w:color w:val="0070C0"/>
          <w:sz w:val="22"/>
          <w:szCs w:val="22"/>
        </w:rPr>
        <w:t xml:space="preserve">, </w:t>
      </w:r>
      <w:r w:rsidR="0009565C">
        <w:rPr>
          <w:rFonts w:ascii="Arial" w:hAnsi="Arial" w:cs="Arial"/>
          <w:color w:val="0070C0"/>
          <w:sz w:val="22"/>
          <w:szCs w:val="22"/>
        </w:rPr>
        <w:t>as well as text</w:t>
      </w:r>
      <w:r w:rsidR="00FC6240" w:rsidRPr="00512C18">
        <w:rPr>
          <w:rFonts w:ascii="Arial" w:hAnsi="Arial" w:cs="Arial"/>
          <w:color w:val="0070C0"/>
          <w:sz w:val="22"/>
          <w:szCs w:val="22"/>
        </w:rPr>
        <w:t xml:space="preserve"> to the discussion about how this </w:t>
      </w:r>
      <w:r w:rsidR="00646AEC">
        <w:rPr>
          <w:rFonts w:ascii="Arial" w:hAnsi="Arial" w:cs="Arial"/>
          <w:color w:val="0070C0"/>
          <w:sz w:val="22"/>
          <w:szCs w:val="22"/>
        </w:rPr>
        <w:t>may impact the generalizability of our</w:t>
      </w:r>
      <w:r w:rsidR="00FC6240" w:rsidRPr="00512C18">
        <w:rPr>
          <w:rFonts w:ascii="Arial" w:hAnsi="Arial" w:cs="Arial"/>
          <w:color w:val="0070C0"/>
          <w:sz w:val="22"/>
          <w:szCs w:val="22"/>
        </w:rPr>
        <w:t xml:space="preserve"> results</w:t>
      </w:r>
      <w:r w:rsidR="00D1499B" w:rsidRPr="00512C18">
        <w:rPr>
          <w:rFonts w:ascii="Arial" w:hAnsi="Arial" w:cs="Arial"/>
          <w:color w:val="0070C0"/>
          <w:sz w:val="22"/>
          <w:szCs w:val="22"/>
        </w:rPr>
        <w:t>:</w:t>
      </w:r>
    </w:p>
    <w:p w14:paraId="44D23C93" w14:textId="4B7A6309" w:rsidR="007A0A38" w:rsidRPr="00512C18" w:rsidRDefault="007A0A38" w:rsidP="007824C8">
      <w:pPr>
        <w:pStyle w:val="NormalWeb"/>
        <w:rPr>
          <w:rFonts w:ascii="Arial" w:hAnsi="Arial" w:cs="Arial"/>
          <w:color w:val="0070C0"/>
          <w:sz w:val="22"/>
          <w:szCs w:val="22"/>
        </w:rPr>
      </w:pPr>
      <w:r w:rsidRPr="00512C18">
        <w:rPr>
          <w:rFonts w:ascii="Arial" w:hAnsi="Arial" w:cs="Arial"/>
          <w:color w:val="0070C0"/>
          <w:sz w:val="22"/>
          <w:szCs w:val="22"/>
        </w:rPr>
        <w:t>Methods:</w:t>
      </w:r>
    </w:p>
    <w:p w14:paraId="2EFB0CD3" w14:textId="71125CA9" w:rsidR="00D741A8" w:rsidRPr="00512C18" w:rsidRDefault="000375EC" w:rsidP="00D12842">
      <w:pPr>
        <w:pStyle w:val="NormalWeb"/>
        <w:spacing w:line="480" w:lineRule="auto"/>
        <w:ind w:firstLine="720"/>
        <w:rPr>
          <w:rStyle w:val="CommentReference"/>
          <w:rFonts w:ascii="Arial" w:eastAsiaTheme="majorEastAsia" w:hAnsi="Arial" w:cs="Arial"/>
          <w:color w:val="4472C4" w:themeColor="accent1"/>
          <w:sz w:val="22"/>
          <w:szCs w:val="22"/>
        </w:rPr>
      </w:pPr>
      <w:r w:rsidRPr="00512C18">
        <w:rPr>
          <w:rFonts w:ascii="Arial" w:hAnsi="Arial" w:cs="Arial"/>
          <w:color w:val="4472C4" w:themeColor="accent1"/>
          <w:sz w:val="22"/>
          <w:szCs w:val="22"/>
        </w:rPr>
        <w:t>“</w:t>
      </w:r>
      <w:r w:rsidR="00D12842" w:rsidRPr="00512C18">
        <w:rPr>
          <w:rFonts w:ascii="Arial" w:hAnsi="Arial" w:cs="Arial"/>
          <w:color w:val="4472C4" w:themeColor="accent1"/>
          <w:sz w:val="22"/>
          <w:szCs w:val="22"/>
        </w:rPr>
        <w:t>Our study population included Medicare Fee-For-Service beneficiaries aged 65+ and enrolled for at least one month between January 1</w:t>
      </w:r>
      <w:r w:rsidR="00D12842" w:rsidRPr="00512C18">
        <w:rPr>
          <w:rFonts w:ascii="Arial" w:hAnsi="Arial" w:cs="Arial"/>
          <w:color w:val="4472C4" w:themeColor="accent1"/>
          <w:sz w:val="22"/>
          <w:szCs w:val="22"/>
          <w:vertAlign w:val="superscript"/>
        </w:rPr>
        <w:t>st</w:t>
      </w:r>
      <w:r w:rsidR="00D12842" w:rsidRPr="00512C18">
        <w:rPr>
          <w:rFonts w:ascii="Arial" w:hAnsi="Arial" w:cs="Arial"/>
          <w:color w:val="4472C4" w:themeColor="accent1"/>
          <w:sz w:val="22"/>
          <w:szCs w:val="22"/>
        </w:rPr>
        <w:t>, 2018, and December 31</w:t>
      </w:r>
      <w:r w:rsidR="00D12842" w:rsidRPr="00512C18">
        <w:rPr>
          <w:rFonts w:ascii="Arial" w:hAnsi="Arial" w:cs="Arial"/>
          <w:color w:val="4472C4" w:themeColor="accent1"/>
          <w:sz w:val="22"/>
          <w:szCs w:val="22"/>
          <w:vertAlign w:val="superscript"/>
        </w:rPr>
        <w:t>st</w:t>
      </w:r>
      <w:r w:rsidR="00D12842" w:rsidRPr="00512C18">
        <w:rPr>
          <w:rFonts w:ascii="Arial" w:hAnsi="Arial" w:cs="Arial"/>
          <w:color w:val="4472C4" w:themeColor="accent1"/>
          <w:sz w:val="22"/>
          <w:szCs w:val="22"/>
        </w:rPr>
        <w:t>, 2018. From the Medicare Beneficiary Summary File (MSBF), we obtained age, sex, Medicaid-eligibility status, and county of residence for all beneficiaries</w:t>
      </w:r>
      <w:r w:rsidR="00D12842" w:rsidRPr="00512C18">
        <w:rPr>
          <w:rStyle w:val="CommentReference"/>
          <w:rFonts w:ascii="Arial" w:eastAsiaTheme="majorEastAsia" w:hAnsi="Arial" w:cs="Arial"/>
          <w:color w:val="4472C4" w:themeColor="accent1"/>
          <w:sz w:val="22"/>
          <w:szCs w:val="22"/>
        </w:rPr>
        <w:t>.</w:t>
      </w:r>
      <w:r w:rsidR="00264BA3" w:rsidRPr="00512C18">
        <w:rPr>
          <w:rStyle w:val="CommentReference"/>
          <w:rFonts w:ascii="Arial" w:eastAsiaTheme="majorEastAsia" w:hAnsi="Arial" w:cs="Arial"/>
          <w:color w:val="4472C4" w:themeColor="accent1"/>
          <w:sz w:val="22"/>
          <w:szCs w:val="22"/>
        </w:rPr>
        <w:t xml:space="preserve"> </w:t>
      </w:r>
      <w:r w:rsidR="008548B6" w:rsidRPr="00512C18">
        <w:rPr>
          <w:rStyle w:val="CommentReference"/>
          <w:rFonts w:ascii="Arial" w:eastAsiaTheme="majorEastAsia" w:hAnsi="Arial" w:cs="Arial"/>
          <w:color w:val="4472C4" w:themeColor="accent1"/>
          <w:sz w:val="22"/>
          <w:szCs w:val="22"/>
        </w:rPr>
        <w:t xml:space="preserve">Medicare Fee-For-Service </w:t>
      </w:r>
      <w:r w:rsidR="003A7F54" w:rsidRPr="00512C18">
        <w:rPr>
          <w:rStyle w:val="CommentReference"/>
          <w:rFonts w:ascii="Arial" w:eastAsiaTheme="majorEastAsia" w:hAnsi="Arial" w:cs="Arial"/>
          <w:color w:val="4472C4" w:themeColor="accent1"/>
          <w:sz w:val="22"/>
          <w:szCs w:val="22"/>
        </w:rPr>
        <w:t>beneficiaries</w:t>
      </w:r>
      <w:r w:rsidR="008548B6" w:rsidRPr="00512C18">
        <w:rPr>
          <w:rStyle w:val="CommentReference"/>
          <w:rFonts w:ascii="Arial" w:eastAsiaTheme="majorEastAsia" w:hAnsi="Arial" w:cs="Arial"/>
          <w:color w:val="4472C4" w:themeColor="accent1"/>
          <w:sz w:val="22"/>
          <w:szCs w:val="22"/>
        </w:rPr>
        <w:t xml:space="preserve"> make up about 50% of the US population age</w:t>
      </w:r>
      <w:r w:rsidR="0009565C">
        <w:rPr>
          <w:rStyle w:val="CommentReference"/>
          <w:rFonts w:ascii="Arial" w:eastAsiaTheme="majorEastAsia" w:hAnsi="Arial" w:cs="Arial"/>
          <w:color w:val="4472C4" w:themeColor="accent1"/>
          <w:sz w:val="22"/>
          <w:szCs w:val="22"/>
        </w:rPr>
        <w:t>d</w:t>
      </w:r>
      <w:r w:rsidR="008548B6" w:rsidRPr="00512C18">
        <w:rPr>
          <w:rStyle w:val="CommentReference"/>
          <w:rFonts w:ascii="Arial" w:eastAsiaTheme="majorEastAsia" w:hAnsi="Arial" w:cs="Arial"/>
          <w:color w:val="4472C4" w:themeColor="accent1"/>
          <w:sz w:val="22"/>
          <w:szCs w:val="22"/>
        </w:rPr>
        <w:t xml:space="preserve"> 65+</w:t>
      </w:r>
      <w:r w:rsidR="0009565C">
        <w:rPr>
          <w:rStyle w:val="CommentReference"/>
          <w:rFonts w:ascii="Arial" w:eastAsiaTheme="majorEastAsia" w:hAnsi="Arial" w:cs="Arial"/>
          <w:color w:val="4472C4" w:themeColor="accent1"/>
          <w:sz w:val="22"/>
          <w:szCs w:val="22"/>
        </w:rPr>
        <w:t xml:space="preserve">. This </w:t>
      </w:r>
      <w:r w:rsidR="00E134EA">
        <w:rPr>
          <w:rStyle w:val="CommentReference"/>
          <w:rFonts w:ascii="Arial" w:eastAsiaTheme="majorEastAsia" w:hAnsi="Arial" w:cs="Arial"/>
          <w:color w:val="4472C4" w:themeColor="accent1"/>
          <w:sz w:val="22"/>
          <w:szCs w:val="22"/>
        </w:rPr>
        <w:t>population</w:t>
      </w:r>
      <w:r w:rsidR="008548B6" w:rsidRPr="00512C18">
        <w:rPr>
          <w:rStyle w:val="CommentReference"/>
          <w:rFonts w:ascii="Arial" w:eastAsiaTheme="majorEastAsia" w:hAnsi="Arial" w:cs="Arial"/>
          <w:color w:val="4472C4" w:themeColor="accent1"/>
          <w:sz w:val="22"/>
          <w:szCs w:val="22"/>
        </w:rPr>
        <w:t xml:space="preserve"> </w:t>
      </w:r>
      <w:r w:rsidR="003A7F54" w:rsidRPr="00512C18">
        <w:rPr>
          <w:rStyle w:val="CommentReference"/>
          <w:rFonts w:ascii="Arial" w:eastAsiaTheme="majorEastAsia" w:hAnsi="Arial" w:cs="Arial"/>
          <w:color w:val="4472C4" w:themeColor="accent1"/>
          <w:sz w:val="22"/>
          <w:szCs w:val="22"/>
        </w:rPr>
        <w:t xml:space="preserve">may have fewer chronic health conditions, more education and income, and </w:t>
      </w:r>
      <w:r w:rsidR="00473AB3" w:rsidRPr="00512C18">
        <w:rPr>
          <w:rStyle w:val="CommentReference"/>
          <w:rFonts w:ascii="Arial" w:eastAsiaTheme="majorEastAsia" w:hAnsi="Arial" w:cs="Arial"/>
          <w:color w:val="4472C4" w:themeColor="accent1"/>
          <w:sz w:val="22"/>
          <w:szCs w:val="22"/>
        </w:rPr>
        <w:t xml:space="preserve">less healthcare utilization compared to Medicare </w:t>
      </w:r>
      <w:r w:rsidR="00B868B6" w:rsidRPr="00512C18">
        <w:rPr>
          <w:rStyle w:val="CommentReference"/>
          <w:rFonts w:ascii="Arial" w:eastAsiaTheme="majorEastAsia" w:hAnsi="Arial" w:cs="Arial"/>
          <w:color w:val="4472C4" w:themeColor="accent1"/>
          <w:sz w:val="22"/>
          <w:szCs w:val="22"/>
        </w:rPr>
        <w:t>Advantage</w:t>
      </w:r>
      <w:r w:rsidR="00473AB3" w:rsidRPr="00512C18">
        <w:rPr>
          <w:rStyle w:val="CommentReference"/>
          <w:rFonts w:ascii="Arial" w:eastAsiaTheme="majorEastAsia" w:hAnsi="Arial" w:cs="Arial"/>
          <w:color w:val="4472C4" w:themeColor="accent1"/>
          <w:sz w:val="22"/>
          <w:szCs w:val="22"/>
        </w:rPr>
        <w:t xml:space="preserve"> </w:t>
      </w:r>
      <w:commentRangeStart w:id="10"/>
      <w:commentRangeStart w:id="11"/>
      <w:r w:rsidR="00473AB3" w:rsidRPr="00512C18">
        <w:rPr>
          <w:rStyle w:val="CommentReference"/>
          <w:rFonts w:ascii="Arial" w:eastAsiaTheme="majorEastAsia" w:hAnsi="Arial" w:cs="Arial"/>
          <w:color w:val="4472C4" w:themeColor="accent1"/>
          <w:sz w:val="22"/>
          <w:szCs w:val="22"/>
        </w:rPr>
        <w:t>beneficiaries</w:t>
      </w:r>
      <w:commentRangeEnd w:id="10"/>
      <w:r w:rsidR="0009565C">
        <w:rPr>
          <w:rStyle w:val="CommentReference"/>
          <w:rFonts w:asciiTheme="minorHAnsi" w:eastAsiaTheme="minorHAnsi" w:hAnsiTheme="minorHAnsi" w:cstheme="minorBidi"/>
          <w:kern w:val="2"/>
          <w14:ligatures w14:val="standardContextual"/>
        </w:rPr>
        <w:commentReference w:id="10"/>
      </w:r>
      <w:commentRangeEnd w:id="11"/>
      <w:r w:rsidR="009F1B03">
        <w:rPr>
          <w:rStyle w:val="CommentReference"/>
          <w:rFonts w:asciiTheme="minorHAnsi" w:eastAsiaTheme="minorHAnsi" w:hAnsiTheme="minorHAnsi" w:cstheme="minorBidi"/>
          <w:kern w:val="2"/>
          <w14:ligatures w14:val="standardContextual"/>
        </w:rPr>
        <w:commentReference w:id="11"/>
      </w:r>
      <w:r w:rsidRPr="00512C18">
        <w:rPr>
          <w:rStyle w:val="CommentReference"/>
          <w:rFonts w:ascii="Arial" w:eastAsiaTheme="majorEastAsia" w:hAnsi="Arial" w:cs="Arial"/>
          <w:color w:val="4472C4" w:themeColor="accent1"/>
          <w:sz w:val="22"/>
          <w:szCs w:val="22"/>
        </w:rPr>
        <w:t>”</w:t>
      </w:r>
      <w:r w:rsidR="00011593" w:rsidRPr="00512C18">
        <w:rPr>
          <w:rStyle w:val="CommentReference"/>
          <w:rFonts w:ascii="Arial" w:eastAsiaTheme="majorEastAsia" w:hAnsi="Arial" w:cs="Arial"/>
          <w:color w:val="4472C4" w:themeColor="accent1"/>
          <w:sz w:val="22"/>
          <w:szCs w:val="22"/>
        </w:rPr>
        <w:t xml:space="preserve"> (</w:t>
      </w:r>
      <w:r w:rsidR="00CD1590" w:rsidRPr="00512C18">
        <w:rPr>
          <w:rStyle w:val="CommentReference"/>
          <w:rFonts w:ascii="Arial" w:eastAsiaTheme="majorEastAsia" w:hAnsi="Arial" w:cs="Arial"/>
          <w:color w:val="4472C4" w:themeColor="accent1"/>
          <w:sz w:val="22"/>
          <w:szCs w:val="22"/>
        </w:rPr>
        <w:t xml:space="preserve">page 4, methods, study population). </w:t>
      </w:r>
    </w:p>
    <w:p w14:paraId="04005C9C" w14:textId="2EDC6AA1" w:rsidR="007A0A38" w:rsidRPr="00512C18" w:rsidRDefault="007A0A38" w:rsidP="008D660E">
      <w:pPr>
        <w:pStyle w:val="NormalWeb"/>
        <w:spacing w:line="480" w:lineRule="auto"/>
        <w:rPr>
          <w:rStyle w:val="CommentReference"/>
          <w:rFonts w:ascii="Arial" w:eastAsiaTheme="majorEastAsia" w:hAnsi="Arial" w:cs="Arial"/>
          <w:color w:val="4472C4" w:themeColor="accent1"/>
          <w:sz w:val="22"/>
          <w:szCs w:val="22"/>
        </w:rPr>
      </w:pPr>
      <w:r w:rsidRPr="00512C18">
        <w:rPr>
          <w:rStyle w:val="CommentReference"/>
          <w:rFonts w:ascii="Arial" w:eastAsiaTheme="majorEastAsia" w:hAnsi="Arial" w:cs="Arial"/>
          <w:color w:val="4472C4" w:themeColor="accent1"/>
          <w:sz w:val="22"/>
          <w:szCs w:val="22"/>
        </w:rPr>
        <w:t xml:space="preserve">Discussion: </w:t>
      </w:r>
    </w:p>
    <w:p w14:paraId="6C3ACE98" w14:textId="5684171C" w:rsidR="00B868B6" w:rsidRPr="00512C18" w:rsidRDefault="003806B7" w:rsidP="008710C1">
      <w:pPr>
        <w:spacing w:after="0" w:line="480" w:lineRule="auto"/>
        <w:ind w:firstLine="720"/>
        <w:rPr>
          <w:rFonts w:ascii="Arial" w:hAnsi="Arial" w:cs="Arial"/>
          <w:color w:val="4472C4" w:themeColor="accent1"/>
          <w:sz w:val="22"/>
          <w:szCs w:val="22"/>
        </w:rPr>
      </w:pPr>
      <w:commentRangeStart w:id="12"/>
      <w:r w:rsidRPr="00512C18">
        <w:rPr>
          <w:rStyle w:val="apple-converted-space"/>
          <w:rFonts w:ascii="Arial" w:hAnsi="Arial" w:cs="Arial"/>
          <w:color w:val="4472C4" w:themeColor="accent1"/>
          <w:sz w:val="22"/>
          <w:szCs w:val="22"/>
        </w:rPr>
        <w:t>“</w:t>
      </w:r>
      <w:r w:rsidRPr="00512C18">
        <w:rPr>
          <w:rFonts w:ascii="Arial" w:hAnsi="Arial" w:cs="Arial"/>
          <w:color w:val="4472C4" w:themeColor="accent1"/>
          <w:sz w:val="22"/>
          <w:szCs w:val="22"/>
        </w:rPr>
        <w:t xml:space="preserve">Next, power outages may be more common in high social vulnerability communities </w:t>
      </w:r>
      <w:r w:rsidRPr="00512C18">
        <w:rPr>
          <w:rFonts w:ascii="Arial" w:hAnsi="Arial" w:cs="Arial"/>
          <w:color w:val="4472C4" w:themeColor="accent1"/>
          <w:sz w:val="22"/>
          <w:szCs w:val="22"/>
        </w:rPr>
        <w:fldChar w:fldCharType="begin"/>
      </w:r>
      <w:r w:rsidRPr="00512C18">
        <w:rPr>
          <w:rFonts w:ascii="Arial" w:hAnsi="Arial" w:cs="Arial"/>
          <w:color w:val="4472C4" w:themeColor="accent1"/>
          <w:sz w:val="22"/>
          <w:szCs w:val="22"/>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512C18">
        <w:rPr>
          <w:rFonts w:ascii="Arial" w:hAnsi="Arial" w:cs="Arial"/>
          <w:color w:val="4472C4" w:themeColor="accent1"/>
          <w:sz w:val="22"/>
          <w:szCs w:val="22"/>
        </w:rPr>
        <w:fldChar w:fldCharType="separate"/>
      </w:r>
      <w:r w:rsidRPr="00512C18">
        <w:rPr>
          <w:rFonts w:ascii="Arial" w:hAnsi="Arial" w:cs="Arial"/>
          <w:noProof/>
          <w:color w:val="4472C4" w:themeColor="accent1"/>
          <w:sz w:val="22"/>
          <w:szCs w:val="22"/>
        </w:rPr>
        <w:t>(5)</w:t>
      </w:r>
      <w:r w:rsidRPr="00512C18">
        <w:rPr>
          <w:rFonts w:ascii="Arial" w:hAnsi="Arial" w:cs="Arial"/>
          <w:color w:val="4472C4" w:themeColor="accent1"/>
          <w:sz w:val="22"/>
          <w:szCs w:val="22"/>
        </w:rPr>
        <w:fldChar w:fldCharType="end"/>
      </w:r>
      <w:r w:rsidRPr="00512C18">
        <w:rPr>
          <w:rFonts w:ascii="Arial" w:hAnsi="Arial" w:cs="Arial"/>
          <w:color w:val="4472C4" w:themeColor="accent1"/>
          <w:sz w:val="22"/>
          <w:szCs w:val="22"/>
        </w:rPr>
        <w:t xml:space="preserve">. </w:t>
      </w:r>
      <w:r w:rsidR="00C02592">
        <w:rPr>
          <w:rFonts w:ascii="Arial" w:hAnsi="Arial" w:cs="Arial"/>
          <w:color w:val="4472C4" w:themeColor="accent1"/>
          <w:sz w:val="22"/>
          <w:szCs w:val="22"/>
        </w:rPr>
        <w:t xml:space="preserve">High social vulnerability counties may have been over-represented in the exposed group in our study. </w:t>
      </w:r>
      <w:r w:rsidR="0070291A">
        <w:rPr>
          <w:rFonts w:ascii="Arial" w:hAnsi="Arial" w:cs="Arial"/>
          <w:color w:val="4472C4" w:themeColor="accent1"/>
          <w:sz w:val="22"/>
          <w:szCs w:val="22"/>
        </w:rPr>
        <w:t>This means that our effect estimate</w:t>
      </w:r>
      <w:r w:rsidR="004124FE">
        <w:rPr>
          <w:rFonts w:ascii="Arial" w:hAnsi="Arial" w:cs="Arial"/>
          <w:color w:val="4472C4" w:themeColor="accent1"/>
          <w:sz w:val="22"/>
          <w:szCs w:val="22"/>
        </w:rPr>
        <w:t>s</w:t>
      </w:r>
      <w:r w:rsidR="0070291A">
        <w:rPr>
          <w:rFonts w:ascii="Arial" w:hAnsi="Arial" w:cs="Arial"/>
          <w:color w:val="4472C4" w:themeColor="accent1"/>
          <w:sz w:val="22"/>
          <w:szCs w:val="22"/>
        </w:rPr>
        <w:t xml:space="preserve"> may not be generalizable to counties with lower </w:t>
      </w:r>
      <w:r w:rsidR="0070291A">
        <w:rPr>
          <w:rFonts w:ascii="Arial" w:hAnsi="Arial" w:cs="Arial"/>
          <w:color w:val="4472C4" w:themeColor="accent1"/>
          <w:sz w:val="22"/>
          <w:szCs w:val="22"/>
        </w:rPr>
        <w:lastRenderedPageBreak/>
        <w:t>social vulnerability</w:t>
      </w:r>
      <w:r w:rsidR="00064625">
        <w:rPr>
          <w:rFonts w:ascii="Arial" w:hAnsi="Arial" w:cs="Arial"/>
          <w:color w:val="4472C4" w:themeColor="accent1"/>
          <w:sz w:val="22"/>
          <w:szCs w:val="22"/>
        </w:rPr>
        <w:t>, and we may have overestimated the effect of power outage on hospitalization.</w:t>
      </w:r>
      <w:r w:rsidR="0009565C">
        <w:rPr>
          <w:rFonts w:ascii="Arial" w:hAnsi="Arial" w:cs="Arial"/>
          <w:color w:val="4472C4" w:themeColor="accent1"/>
          <w:sz w:val="22"/>
          <w:szCs w:val="22"/>
        </w:rPr>
        <w:t xml:space="preserve"> </w:t>
      </w:r>
      <w:r w:rsidRPr="00512C18">
        <w:rPr>
          <w:rFonts w:ascii="Arial" w:hAnsi="Arial" w:cs="Arial"/>
          <w:color w:val="4472C4" w:themeColor="accent1"/>
          <w:sz w:val="22"/>
          <w:szCs w:val="22"/>
        </w:rPr>
        <w:t>At the same time, our study population was comprised of Medicare Fee-For-Service beneficiaries, who may be less vulnerable to health effects from power outages due to higher</w:t>
      </w:r>
      <w:r w:rsidR="0009011E">
        <w:rPr>
          <w:rFonts w:ascii="Arial" w:hAnsi="Arial" w:cs="Arial"/>
          <w:color w:val="4472C4" w:themeColor="accent1"/>
          <w:sz w:val="22"/>
          <w:szCs w:val="22"/>
        </w:rPr>
        <w:t xml:space="preserve"> individual-level</w:t>
      </w:r>
      <w:r w:rsidRPr="00512C18">
        <w:rPr>
          <w:rFonts w:ascii="Arial" w:hAnsi="Arial" w:cs="Arial"/>
          <w:color w:val="4472C4" w:themeColor="accent1"/>
          <w:sz w:val="22"/>
          <w:szCs w:val="22"/>
        </w:rPr>
        <w:t xml:space="preserve"> SES and fewer chronic health conditions compared to Medicare Advantage beneficiaries, which may have led to underestimation of the population-level effect</w:t>
      </w:r>
      <w:r w:rsidR="00101AF8" w:rsidRPr="00512C18">
        <w:rPr>
          <w:rFonts w:ascii="Arial" w:hAnsi="Arial" w:cs="Arial"/>
          <w:color w:val="4472C4" w:themeColor="accent1"/>
          <w:sz w:val="22"/>
          <w:szCs w:val="22"/>
        </w:rPr>
        <w:t>”</w:t>
      </w:r>
      <w:r w:rsidR="003E58BB" w:rsidRPr="00512C18">
        <w:rPr>
          <w:rFonts w:ascii="Arial" w:hAnsi="Arial" w:cs="Arial"/>
          <w:color w:val="4472C4" w:themeColor="accent1"/>
          <w:sz w:val="22"/>
          <w:szCs w:val="22"/>
        </w:rPr>
        <w:t xml:space="preserve"> (page 16, study limitations, paragraph 2).</w:t>
      </w:r>
      <w:commentRangeEnd w:id="12"/>
      <w:r w:rsidR="00C5780C">
        <w:rPr>
          <w:rStyle w:val="CommentReference"/>
        </w:rPr>
        <w:commentReference w:id="12"/>
      </w:r>
    </w:p>
    <w:p w14:paraId="54355968" w14:textId="2593576C" w:rsidR="007824C8" w:rsidRPr="00512C18" w:rsidRDefault="007824C8" w:rsidP="007824C8">
      <w:pPr>
        <w:pStyle w:val="NormalWeb"/>
        <w:rPr>
          <w:rFonts w:ascii="Arial" w:hAnsi="Arial" w:cs="Arial"/>
          <w:sz w:val="22"/>
          <w:szCs w:val="22"/>
        </w:rPr>
      </w:pPr>
      <w:r w:rsidRPr="00512C18">
        <w:rPr>
          <w:rFonts w:ascii="Arial" w:hAnsi="Arial" w:cs="Arial"/>
          <w:sz w:val="22"/>
          <w:szCs w:val="22"/>
        </w:rPr>
        <w:t xml:space="preserve">Page 9 A mean of 7 with a standard deviation of 29 is crying out for expression also as quantiles given the obvious skew. I would </w:t>
      </w:r>
      <w:proofErr w:type="gramStart"/>
      <w:r w:rsidRPr="00512C18">
        <w:rPr>
          <w:rFonts w:ascii="Arial" w:hAnsi="Arial" w:cs="Arial"/>
          <w:sz w:val="22"/>
          <w:szCs w:val="22"/>
        </w:rPr>
        <w:t>suggests</w:t>
      </w:r>
      <w:proofErr w:type="gramEnd"/>
      <w:r w:rsidRPr="00512C18">
        <w:rPr>
          <w:rFonts w:ascii="Arial" w:hAnsi="Arial" w:cs="Arial"/>
          <w:sz w:val="22"/>
          <w:szCs w:val="22"/>
        </w:rPr>
        <w:t xml:space="preserve"> 5% and 95% as well as the usual quartiles. </w:t>
      </w:r>
    </w:p>
    <w:p w14:paraId="1DB3DD59" w14:textId="1A2A808E" w:rsidR="005C7DF9" w:rsidRPr="00980128" w:rsidRDefault="00157C3D" w:rsidP="007824C8">
      <w:pPr>
        <w:pStyle w:val="NormalWeb"/>
        <w:rPr>
          <w:rFonts w:ascii="Arial" w:hAnsi="Arial"/>
          <w:color w:val="4472C4" w:themeColor="accent1"/>
          <w:sz w:val="22"/>
        </w:rPr>
      </w:pPr>
      <w:r w:rsidRPr="00980128">
        <w:rPr>
          <w:rFonts w:ascii="Arial" w:hAnsi="Arial"/>
          <w:color w:val="4472C4" w:themeColor="accent1"/>
          <w:sz w:val="22"/>
        </w:rPr>
        <w:t>Thank you, this point was b</w:t>
      </w:r>
      <w:r w:rsidR="0009565C" w:rsidRPr="00980128">
        <w:rPr>
          <w:rFonts w:ascii="Arial" w:hAnsi="Arial"/>
          <w:color w:val="4472C4" w:themeColor="accent1"/>
          <w:sz w:val="22"/>
        </w:rPr>
        <w:t>r</w:t>
      </w:r>
      <w:r w:rsidRPr="00980128">
        <w:rPr>
          <w:rFonts w:ascii="Arial" w:hAnsi="Arial"/>
          <w:color w:val="4472C4" w:themeColor="accent1"/>
          <w:sz w:val="22"/>
        </w:rPr>
        <w:t xml:space="preserve">ought up by another reviewer as well. We </w:t>
      </w:r>
      <w:r w:rsidR="0009565C" w:rsidRPr="00980128">
        <w:rPr>
          <w:rFonts w:ascii="Arial" w:hAnsi="Arial"/>
          <w:color w:val="4472C4" w:themeColor="accent1"/>
          <w:sz w:val="22"/>
        </w:rPr>
        <w:t>now</w:t>
      </w:r>
      <w:r w:rsidRPr="00980128">
        <w:rPr>
          <w:rFonts w:ascii="Arial" w:hAnsi="Arial"/>
          <w:color w:val="4472C4" w:themeColor="accent1"/>
          <w:sz w:val="22"/>
        </w:rPr>
        <w:t xml:space="preserve"> report the </w:t>
      </w:r>
      <w:r w:rsidR="005C7DF9" w:rsidRPr="00980128">
        <w:rPr>
          <w:rFonts w:ascii="Arial" w:hAnsi="Arial"/>
          <w:color w:val="4472C4" w:themeColor="accent1"/>
          <w:sz w:val="22"/>
        </w:rPr>
        <w:t>IQR and 5</w:t>
      </w:r>
      <w:r w:rsidR="005C7DF9" w:rsidRPr="00980128">
        <w:rPr>
          <w:rFonts w:ascii="Arial" w:hAnsi="Arial"/>
          <w:color w:val="4472C4" w:themeColor="accent1"/>
          <w:sz w:val="22"/>
          <w:vertAlign w:val="superscript"/>
        </w:rPr>
        <w:t>th</w:t>
      </w:r>
      <w:r w:rsidR="005C7DF9" w:rsidRPr="00980128">
        <w:rPr>
          <w:rFonts w:ascii="Arial" w:hAnsi="Arial"/>
          <w:color w:val="4472C4" w:themeColor="accent1"/>
          <w:sz w:val="22"/>
        </w:rPr>
        <w:t xml:space="preserve"> and 95</w:t>
      </w:r>
      <w:r w:rsidR="005C7DF9" w:rsidRPr="00980128">
        <w:rPr>
          <w:rFonts w:ascii="Arial" w:hAnsi="Arial"/>
          <w:color w:val="4472C4" w:themeColor="accent1"/>
          <w:sz w:val="22"/>
          <w:vertAlign w:val="superscript"/>
        </w:rPr>
        <w:t>th</w:t>
      </w:r>
      <w:r w:rsidR="005C7DF9" w:rsidRPr="00980128">
        <w:rPr>
          <w:rFonts w:ascii="Arial" w:hAnsi="Arial"/>
          <w:color w:val="4472C4" w:themeColor="accent1"/>
          <w:sz w:val="22"/>
        </w:rPr>
        <w:t xml:space="preserve"> quantiles. </w:t>
      </w:r>
    </w:p>
    <w:p w14:paraId="47576681" w14:textId="3335E80B" w:rsidR="003B0A28" w:rsidRPr="00734074" w:rsidRDefault="0083092C" w:rsidP="00CB0B13">
      <w:pPr>
        <w:pStyle w:val="NormalWeb"/>
        <w:spacing w:line="480" w:lineRule="auto"/>
        <w:ind w:firstLine="720"/>
        <w:rPr>
          <w:rFonts w:ascii="Arial" w:hAnsi="Arial" w:cs="Arial"/>
          <w:color w:val="4472C4" w:themeColor="accent1"/>
          <w:sz w:val="22"/>
          <w:szCs w:val="22"/>
        </w:rPr>
      </w:pPr>
      <w:r w:rsidRPr="00734074">
        <w:rPr>
          <w:rFonts w:ascii="Arial" w:hAnsi="Arial" w:cs="Arial"/>
          <w:color w:val="4472C4" w:themeColor="accent1"/>
          <w:sz w:val="22"/>
          <w:szCs w:val="22"/>
        </w:rPr>
        <w:t>“We included 2,161 US counties, covering 71.1% of older adult Medicare Fee-For-Service beneficiaries age 65+ (N = 23,645,101). These counties experienced a</w:t>
      </w:r>
      <w:r w:rsidR="000B2D2E" w:rsidRPr="00734074">
        <w:rPr>
          <w:rFonts w:ascii="Arial" w:hAnsi="Arial" w:cs="Arial"/>
          <w:color w:val="4472C4" w:themeColor="accent1"/>
          <w:sz w:val="22"/>
          <w:szCs w:val="22"/>
        </w:rPr>
        <w:t xml:space="preserve"> median </w:t>
      </w:r>
      <w:r w:rsidRPr="00734074">
        <w:rPr>
          <w:rFonts w:ascii="Arial" w:hAnsi="Arial" w:cs="Arial"/>
          <w:color w:val="4472C4" w:themeColor="accent1"/>
          <w:sz w:val="22"/>
          <w:szCs w:val="22"/>
        </w:rPr>
        <w:t xml:space="preserve">of </w:t>
      </w:r>
      <w:r w:rsidR="000B2D2E" w:rsidRPr="00734074">
        <w:rPr>
          <w:rFonts w:ascii="Arial" w:hAnsi="Arial" w:cs="Arial"/>
          <w:color w:val="4472C4" w:themeColor="accent1"/>
          <w:sz w:val="22"/>
          <w:szCs w:val="22"/>
        </w:rPr>
        <w:t xml:space="preserve">2 (IQR = </w:t>
      </w:r>
      <w:r w:rsidR="000B7E1C" w:rsidRPr="00734074">
        <w:rPr>
          <w:rFonts w:ascii="Arial" w:hAnsi="Arial" w:cs="Arial"/>
          <w:color w:val="4472C4" w:themeColor="accent1"/>
          <w:sz w:val="22"/>
          <w:szCs w:val="22"/>
        </w:rPr>
        <w:t>4</w:t>
      </w:r>
      <w:r w:rsidR="00646AEC">
        <w:rPr>
          <w:rFonts w:ascii="Arial" w:hAnsi="Arial" w:cs="Arial"/>
          <w:color w:val="4472C4" w:themeColor="accent1"/>
          <w:sz w:val="22"/>
          <w:szCs w:val="22"/>
        </w:rPr>
        <w:t>;</w:t>
      </w:r>
      <w:r w:rsidR="000B7E1C" w:rsidRPr="00734074">
        <w:rPr>
          <w:rFonts w:ascii="Arial" w:hAnsi="Arial" w:cs="Arial"/>
          <w:color w:val="4472C4" w:themeColor="accent1"/>
          <w:sz w:val="22"/>
          <w:szCs w:val="22"/>
        </w:rPr>
        <w:t xml:space="preserve"> 5</w:t>
      </w:r>
      <w:r w:rsidR="000B7E1C" w:rsidRPr="00734074">
        <w:rPr>
          <w:rFonts w:ascii="Arial" w:hAnsi="Arial" w:cs="Arial"/>
          <w:color w:val="4472C4" w:themeColor="accent1"/>
          <w:sz w:val="22"/>
          <w:szCs w:val="22"/>
          <w:vertAlign w:val="superscript"/>
        </w:rPr>
        <w:t>th</w:t>
      </w:r>
      <w:r w:rsidR="000B7E1C" w:rsidRPr="00734074">
        <w:rPr>
          <w:rFonts w:ascii="Arial" w:hAnsi="Arial" w:cs="Arial"/>
          <w:color w:val="4472C4" w:themeColor="accent1"/>
          <w:sz w:val="22"/>
          <w:szCs w:val="22"/>
        </w:rPr>
        <w:t xml:space="preserve"> percentile = 0</w:t>
      </w:r>
      <w:r w:rsidR="00646AEC">
        <w:rPr>
          <w:rFonts w:ascii="Arial" w:hAnsi="Arial" w:cs="Arial"/>
          <w:color w:val="4472C4" w:themeColor="accent1"/>
          <w:sz w:val="22"/>
          <w:szCs w:val="22"/>
        </w:rPr>
        <w:t>;</w:t>
      </w:r>
      <w:r w:rsidR="000B7E1C" w:rsidRPr="00734074">
        <w:rPr>
          <w:rFonts w:ascii="Arial" w:hAnsi="Arial" w:cs="Arial"/>
          <w:color w:val="4472C4" w:themeColor="accent1"/>
          <w:sz w:val="22"/>
          <w:szCs w:val="22"/>
        </w:rPr>
        <w:t xml:space="preserve"> 95</w:t>
      </w:r>
      <w:r w:rsidR="000B7E1C" w:rsidRPr="00734074">
        <w:rPr>
          <w:rFonts w:ascii="Arial" w:hAnsi="Arial" w:cs="Arial"/>
          <w:color w:val="4472C4" w:themeColor="accent1"/>
          <w:sz w:val="22"/>
          <w:szCs w:val="22"/>
          <w:vertAlign w:val="superscript"/>
        </w:rPr>
        <w:t>th</w:t>
      </w:r>
      <w:r w:rsidR="000B7E1C" w:rsidRPr="00734074">
        <w:rPr>
          <w:rFonts w:ascii="Arial" w:hAnsi="Arial" w:cs="Arial"/>
          <w:color w:val="4472C4" w:themeColor="accent1"/>
          <w:sz w:val="22"/>
          <w:szCs w:val="22"/>
        </w:rPr>
        <w:t xml:space="preserve"> percentile = 15</w:t>
      </w:r>
      <w:r w:rsidR="000B2D2E" w:rsidRPr="00734074">
        <w:rPr>
          <w:rFonts w:ascii="Arial" w:hAnsi="Arial" w:cs="Arial"/>
          <w:color w:val="4472C4" w:themeColor="accent1"/>
          <w:sz w:val="22"/>
          <w:szCs w:val="22"/>
        </w:rPr>
        <w:t>)</w:t>
      </w:r>
      <w:r w:rsidRPr="00734074">
        <w:rPr>
          <w:rFonts w:ascii="Arial" w:hAnsi="Arial" w:cs="Arial"/>
          <w:color w:val="4472C4" w:themeColor="accent1"/>
          <w:sz w:val="22"/>
          <w:szCs w:val="22"/>
        </w:rPr>
        <w:t xml:space="preserve"> 8+ hour power outages affecting </w:t>
      </w:r>
      <w:r w:rsidRPr="00734074">
        <w:rPr>
          <w:rFonts w:ascii="Arial" w:eastAsia="Garamond" w:hAnsi="Arial" w:cs="Arial"/>
          <w:color w:val="4472C4" w:themeColor="accent1"/>
          <w:sz w:val="22"/>
          <w:szCs w:val="22"/>
        </w:rPr>
        <w:t>≥</w:t>
      </w:r>
      <w:r w:rsidRPr="00734074">
        <w:rPr>
          <w:rFonts w:ascii="Arial" w:hAnsi="Arial" w:cs="Arial"/>
          <w:color w:val="4472C4" w:themeColor="accent1"/>
          <w:sz w:val="22"/>
          <w:szCs w:val="22"/>
        </w:rPr>
        <w:t>1% of customers in 2018 (</w:t>
      </w:r>
      <w:r w:rsidRPr="00734074">
        <w:rPr>
          <w:rFonts w:ascii="Arial" w:hAnsi="Arial" w:cs="Arial"/>
          <w:b/>
          <w:bCs/>
          <w:color w:val="4472C4" w:themeColor="accent1"/>
          <w:sz w:val="22"/>
          <w:szCs w:val="22"/>
        </w:rPr>
        <w:t>Figure 1</w:t>
      </w:r>
      <w:r w:rsidRPr="00734074">
        <w:rPr>
          <w:rFonts w:ascii="Arial" w:hAnsi="Arial" w:cs="Arial"/>
          <w:color w:val="4472C4" w:themeColor="accent1"/>
          <w:sz w:val="22"/>
          <w:szCs w:val="22"/>
        </w:rPr>
        <w:t>)”</w:t>
      </w:r>
      <w:r w:rsidR="000B7E1C" w:rsidRPr="00734074">
        <w:rPr>
          <w:rFonts w:ascii="Arial" w:hAnsi="Arial" w:cs="Arial"/>
          <w:color w:val="4472C4" w:themeColor="accent1"/>
          <w:sz w:val="22"/>
          <w:szCs w:val="22"/>
        </w:rPr>
        <w:t xml:space="preserve"> </w:t>
      </w:r>
      <w:r w:rsidR="000B7E1C" w:rsidRPr="00980128">
        <w:rPr>
          <w:rFonts w:ascii="Arial" w:hAnsi="Arial" w:cs="Arial"/>
          <w:color w:val="4472C4" w:themeColor="accent1"/>
          <w:sz w:val="22"/>
          <w:szCs w:val="22"/>
          <w:highlight w:val="yellow"/>
        </w:rPr>
        <w:t>(page 9, results paragraph 2).</w:t>
      </w:r>
      <w:r w:rsidR="000B7E1C" w:rsidRPr="00734074">
        <w:rPr>
          <w:rFonts w:ascii="Arial" w:hAnsi="Arial" w:cs="Arial"/>
          <w:color w:val="4472C4" w:themeColor="accent1"/>
          <w:sz w:val="22"/>
          <w:szCs w:val="22"/>
        </w:rPr>
        <w:t xml:space="preserve"> </w:t>
      </w:r>
    </w:p>
    <w:p w14:paraId="183F6EC2"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Page 10 Looking at Figure 2 and the confidence intervals there I find it difficult to agree about the effect at 6 days for CVD. Unless there is a strong theoretical argument for supposing that the effect returns after six days I would focus on the earlier period where the confidence intervals do not include the null unlike 6 days. </w:t>
      </w:r>
    </w:p>
    <w:p w14:paraId="5488D0A2" w14:textId="35F09630" w:rsidR="00CF7FC8" w:rsidRPr="003F7EDA" w:rsidRDefault="00B3220C" w:rsidP="002A22F1">
      <w:pPr>
        <w:pStyle w:val="NormalWeb"/>
        <w:rPr>
          <w:rFonts w:ascii="Arial" w:hAnsi="Arial"/>
          <w:color w:val="4472C4" w:themeColor="accent1"/>
          <w:sz w:val="22"/>
        </w:rPr>
      </w:pPr>
      <w:r w:rsidRPr="003F7EDA">
        <w:rPr>
          <w:rFonts w:ascii="Arial" w:hAnsi="Arial"/>
          <w:color w:val="4472C4" w:themeColor="accent1"/>
          <w:sz w:val="22"/>
        </w:rPr>
        <w:t xml:space="preserve">Thank you for bringing this up. </w:t>
      </w:r>
      <w:r w:rsidR="00CF7FC8" w:rsidRPr="003F7EDA">
        <w:rPr>
          <w:rFonts w:ascii="Arial" w:hAnsi="Arial"/>
          <w:color w:val="4472C4" w:themeColor="accent1"/>
          <w:sz w:val="22"/>
        </w:rPr>
        <w:t xml:space="preserve">There is some evidence in the literature of </w:t>
      </w:r>
      <w:r w:rsidR="00C872B2" w:rsidRPr="003F7EDA">
        <w:rPr>
          <w:rFonts w:ascii="Arial" w:hAnsi="Arial"/>
          <w:color w:val="4472C4" w:themeColor="accent1"/>
          <w:sz w:val="22"/>
        </w:rPr>
        <w:t xml:space="preserve">week-later </w:t>
      </w:r>
      <w:r w:rsidR="00CF7FC8" w:rsidRPr="003F7EDA">
        <w:rPr>
          <w:rFonts w:ascii="Arial" w:hAnsi="Arial"/>
          <w:color w:val="4472C4" w:themeColor="accent1"/>
          <w:sz w:val="22"/>
        </w:rPr>
        <w:t xml:space="preserve">delayed effects of heat on CVD hospitalizations, but we were </w:t>
      </w:r>
      <w:r w:rsidR="00DE570E" w:rsidRPr="003F7EDA">
        <w:rPr>
          <w:rFonts w:ascii="Arial" w:hAnsi="Arial"/>
          <w:color w:val="4472C4" w:themeColor="accent1"/>
          <w:sz w:val="22"/>
        </w:rPr>
        <w:t xml:space="preserve">already </w:t>
      </w:r>
      <w:r w:rsidR="00CF7FC8" w:rsidRPr="003F7EDA">
        <w:rPr>
          <w:rFonts w:ascii="Arial" w:hAnsi="Arial"/>
          <w:color w:val="4472C4" w:themeColor="accent1"/>
          <w:sz w:val="22"/>
        </w:rPr>
        <w:t>on the fence about how to interpret that last lag</w:t>
      </w:r>
      <w:r w:rsidR="0009565C" w:rsidRPr="003F7EDA">
        <w:rPr>
          <w:rFonts w:ascii="Arial" w:hAnsi="Arial"/>
          <w:color w:val="4472C4" w:themeColor="accent1"/>
          <w:sz w:val="22"/>
        </w:rPr>
        <w:t>,</w:t>
      </w:r>
      <w:r w:rsidR="00335E15" w:rsidRPr="003F7EDA">
        <w:rPr>
          <w:rFonts w:ascii="Arial" w:hAnsi="Arial"/>
          <w:color w:val="4472C4" w:themeColor="accent1"/>
          <w:sz w:val="22"/>
        </w:rPr>
        <w:t xml:space="preserve"> even before </w:t>
      </w:r>
      <w:r w:rsidR="0009565C" w:rsidRPr="00CE118F">
        <w:rPr>
          <w:rFonts w:ascii="Arial" w:hAnsi="Arial" w:cs="Arial"/>
          <w:color w:val="4472C4" w:themeColor="accent1"/>
          <w:sz w:val="22"/>
          <w:szCs w:val="22"/>
        </w:rPr>
        <w:t>th</w:t>
      </w:r>
      <w:r w:rsidR="00D649E3">
        <w:rPr>
          <w:rFonts w:ascii="Arial" w:hAnsi="Arial" w:cs="Arial"/>
          <w:color w:val="4472C4" w:themeColor="accent1"/>
          <w:sz w:val="22"/>
          <w:szCs w:val="22"/>
        </w:rPr>
        <w:t>is</w:t>
      </w:r>
      <w:r w:rsidR="0009565C" w:rsidRPr="003F7EDA">
        <w:rPr>
          <w:rFonts w:ascii="Arial" w:hAnsi="Arial"/>
          <w:color w:val="4472C4" w:themeColor="accent1"/>
          <w:sz w:val="22"/>
        </w:rPr>
        <w:t xml:space="preserve"> reviewer </w:t>
      </w:r>
      <w:r w:rsidR="00335E15" w:rsidRPr="003F7EDA">
        <w:rPr>
          <w:rFonts w:ascii="Arial" w:hAnsi="Arial"/>
          <w:color w:val="4472C4" w:themeColor="accent1"/>
          <w:sz w:val="22"/>
        </w:rPr>
        <w:t>comment</w:t>
      </w:r>
      <w:r w:rsidR="00CF7FC8" w:rsidRPr="003F7EDA">
        <w:rPr>
          <w:rFonts w:ascii="Arial" w:hAnsi="Arial"/>
          <w:color w:val="4472C4" w:themeColor="accent1"/>
          <w:sz w:val="22"/>
        </w:rPr>
        <w:t xml:space="preserve">. </w:t>
      </w:r>
      <w:r w:rsidR="00F65402" w:rsidRPr="003F7EDA">
        <w:rPr>
          <w:rFonts w:ascii="Arial" w:hAnsi="Arial"/>
          <w:color w:val="4472C4" w:themeColor="accent1"/>
          <w:sz w:val="22"/>
        </w:rPr>
        <w:t xml:space="preserve">We have removed </w:t>
      </w:r>
      <w:r w:rsidR="0009565C" w:rsidRPr="003F7EDA">
        <w:rPr>
          <w:rFonts w:ascii="Arial" w:hAnsi="Arial"/>
          <w:color w:val="4472C4" w:themeColor="accent1"/>
          <w:sz w:val="22"/>
        </w:rPr>
        <w:t xml:space="preserve">our former </w:t>
      </w:r>
      <w:r w:rsidR="00F65402" w:rsidRPr="003F7EDA">
        <w:rPr>
          <w:rFonts w:ascii="Arial" w:hAnsi="Arial"/>
          <w:color w:val="4472C4" w:themeColor="accent1"/>
          <w:sz w:val="22"/>
        </w:rPr>
        <w:t>interpretation</w:t>
      </w:r>
      <w:r w:rsidR="0009565C" w:rsidRPr="003F7EDA">
        <w:rPr>
          <w:rFonts w:ascii="Arial" w:hAnsi="Arial"/>
          <w:color w:val="4472C4" w:themeColor="accent1"/>
          <w:sz w:val="22"/>
        </w:rPr>
        <w:t>. The</w:t>
      </w:r>
      <w:r w:rsidR="00F65402" w:rsidRPr="003F7EDA">
        <w:rPr>
          <w:rFonts w:ascii="Arial" w:hAnsi="Arial"/>
          <w:color w:val="4472C4" w:themeColor="accent1"/>
          <w:sz w:val="22"/>
        </w:rPr>
        <w:t xml:space="preserve"> manuscript now reads:</w:t>
      </w:r>
    </w:p>
    <w:p w14:paraId="609996AE" w14:textId="6AA52383" w:rsidR="00B80A56" w:rsidRPr="00CE118F" w:rsidRDefault="00B80A56" w:rsidP="00B80A56">
      <w:pPr>
        <w:pStyle w:val="NormalWeb"/>
        <w:spacing w:line="480" w:lineRule="auto"/>
        <w:ind w:firstLine="720"/>
        <w:rPr>
          <w:rFonts w:ascii="Arial" w:hAnsi="Arial" w:cs="Arial"/>
          <w:color w:val="4472C4" w:themeColor="accent1"/>
          <w:sz w:val="22"/>
          <w:szCs w:val="22"/>
        </w:rPr>
      </w:pPr>
      <w:r w:rsidRPr="00CE118F">
        <w:rPr>
          <w:rFonts w:ascii="Arial" w:hAnsi="Arial" w:cs="Arial"/>
          <w:color w:val="4472C4" w:themeColor="accent1"/>
          <w:sz w:val="22"/>
          <w:szCs w:val="22"/>
        </w:rPr>
        <w:t>“</w:t>
      </w:r>
      <w:r w:rsidR="006E02D7" w:rsidRPr="00CE118F">
        <w:rPr>
          <w:rFonts w:ascii="Arial" w:hAnsi="Arial" w:cs="Arial"/>
          <w:color w:val="4472C4" w:themeColor="accent1"/>
          <w:sz w:val="22"/>
          <w:szCs w:val="22"/>
        </w:rPr>
        <w:t>In our main analysis</w:t>
      </w:r>
      <w:r w:rsidR="0009565C" w:rsidRPr="00CE118F">
        <w:rPr>
          <w:rFonts w:ascii="Arial" w:hAnsi="Arial" w:cs="Arial"/>
          <w:color w:val="4472C4" w:themeColor="accent1"/>
          <w:sz w:val="22"/>
          <w:szCs w:val="22"/>
        </w:rPr>
        <w:t>,</w:t>
      </w:r>
      <w:r w:rsidR="006E02D7" w:rsidRPr="00CE118F">
        <w:rPr>
          <w:rFonts w:ascii="Arial" w:hAnsi="Arial" w:cs="Arial"/>
          <w:color w:val="4472C4" w:themeColor="accent1"/>
          <w:sz w:val="22"/>
          <w:szCs w:val="22"/>
        </w:rPr>
        <w:t xml:space="preserve"> we used a case-crossover design with a conditional Poisson model to test the association between 8+ hour power outage and emergency CVD hospitalization rates up to 1 week after power outage exposure. We found increases in CVD-related hospitalizations 1-3 </w:t>
      </w:r>
      <w:r w:rsidR="0009565C" w:rsidRPr="00CE118F">
        <w:rPr>
          <w:rFonts w:ascii="Arial" w:hAnsi="Arial" w:cs="Arial"/>
          <w:color w:val="4472C4" w:themeColor="accent1"/>
          <w:sz w:val="22"/>
          <w:szCs w:val="22"/>
        </w:rPr>
        <w:t xml:space="preserve">days </w:t>
      </w:r>
      <w:r w:rsidR="006E02D7" w:rsidRPr="00CE118F">
        <w:rPr>
          <w:rFonts w:ascii="Arial" w:hAnsi="Arial" w:cs="Arial"/>
          <w:color w:val="4472C4" w:themeColor="accent1"/>
          <w:sz w:val="22"/>
          <w:szCs w:val="22"/>
        </w:rPr>
        <w:t>after power outage exposure (</w:t>
      </w:r>
      <w:r w:rsidR="006E02D7" w:rsidRPr="00CE118F">
        <w:rPr>
          <w:rFonts w:ascii="Arial" w:hAnsi="Arial" w:cs="Arial"/>
          <w:b/>
          <w:bCs/>
          <w:color w:val="4472C4" w:themeColor="accent1"/>
          <w:sz w:val="22"/>
          <w:szCs w:val="22"/>
        </w:rPr>
        <w:t>Figure 2</w:t>
      </w:r>
      <w:r w:rsidR="006E02D7" w:rsidRPr="00CE118F">
        <w:rPr>
          <w:rFonts w:ascii="Arial" w:hAnsi="Arial" w:cs="Arial"/>
          <w:color w:val="4472C4" w:themeColor="accent1"/>
          <w:sz w:val="22"/>
          <w:szCs w:val="22"/>
        </w:rPr>
        <w:t>)</w:t>
      </w:r>
      <w:r w:rsidRPr="00CE118F">
        <w:rPr>
          <w:rFonts w:ascii="Arial" w:hAnsi="Arial" w:cs="Arial"/>
          <w:color w:val="4472C4" w:themeColor="accent1"/>
          <w:sz w:val="22"/>
          <w:szCs w:val="22"/>
        </w:rPr>
        <w:t xml:space="preserve">” (page </w:t>
      </w:r>
      <w:r w:rsidR="006F7C19" w:rsidRPr="00CE118F">
        <w:rPr>
          <w:rFonts w:ascii="Arial" w:hAnsi="Arial" w:cs="Arial"/>
          <w:color w:val="4472C4" w:themeColor="accent1"/>
          <w:sz w:val="22"/>
          <w:szCs w:val="22"/>
        </w:rPr>
        <w:t>10, CVD hospitalizations, Main analysis).</w:t>
      </w:r>
    </w:p>
    <w:p w14:paraId="3811FF55" w14:textId="4E7B05C8" w:rsidR="007824C8" w:rsidRPr="00243C1C" w:rsidRDefault="007824C8" w:rsidP="008936EE">
      <w:pPr>
        <w:pStyle w:val="NormalWeb"/>
        <w:rPr>
          <w:rFonts w:ascii="Arial" w:hAnsi="Arial" w:cs="Arial"/>
          <w:sz w:val="22"/>
          <w:szCs w:val="22"/>
        </w:rPr>
      </w:pPr>
      <w:r w:rsidRPr="00243C1C">
        <w:rPr>
          <w:rFonts w:ascii="Arial" w:hAnsi="Arial" w:cs="Arial"/>
          <w:sz w:val="22"/>
          <w:szCs w:val="22"/>
        </w:rPr>
        <w:lastRenderedPageBreak/>
        <w:t xml:space="preserve">Page 10 Is the statement comparing the outage sizes based on a formal test? I do not see this as too important since the pattern of results over the early days and the dose–response effect </w:t>
      </w:r>
      <w:proofErr w:type="gramStart"/>
      <w:r w:rsidRPr="00243C1C">
        <w:rPr>
          <w:rFonts w:ascii="Arial" w:hAnsi="Arial" w:cs="Arial"/>
          <w:sz w:val="22"/>
          <w:szCs w:val="22"/>
        </w:rPr>
        <w:t>are</w:t>
      </w:r>
      <w:proofErr w:type="gramEnd"/>
      <w:r w:rsidRPr="00243C1C">
        <w:rPr>
          <w:rFonts w:ascii="Arial" w:hAnsi="Arial" w:cs="Arial"/>
          <w:sz w:val="22"/>
          <w:szCs w:val="22"/>
        </w:rPr>
        <w:t xml:space="preserve"> quite compelling. </w:t>
      </w:r>
    </w:p>
    <w:p w14:paraId="49D01ABC" w14:textId="2410F321" w:rsidR="00A36B1F" w:rsidRDefault="004651B3" w:rsidP="007824C8">
      <w:pPr>
        <w:pStyle w:val="NormalWeb"/>
        <w:rPr>
          <w:rFonts w:ascii="Arial" w:hAnsi="Arial" w:cs="Arial"/>
          <w:color w:val="0070C0"/>
          <w:sz w:val="22"/>
          <w:szCs w:val="22"/>
        </w:rPr>
      </w:pPr>
      <w:r w:rsidRPr="00243C1C">
        <w:rPr>
          <w:rFonts w:ascii="Arial" w:hAnsi="Arial" w:cs="Arial"/>
          <w:color w:val="0070C0"/>
          <w:sz w:val="22"/>
          <w:szCs w:val="22"/>
        </w:rPr>
        <w:t>Thank you for bringing this up</w:t>
      </w:r>
      <w:r w:rsidR="0009565C">
        <w:rPr>
          <w:rFonts w:ascii="Arial" w:hAnsi="Arial" w:cs="Arial"/>
          <w:color w:val="0070C0"/>
          <w:sz w:val="22"/>
          <w:szCs w:val="22"/>
        </w:rPr>
        <w:t>. W</w:t>
      </w:r>
      <w:r w:rsidR="00A63B39" w:rsidRPr="00243C1C">
        <w:rPr>
          <w:rFonts w:ascii="Arial" w:hAnsi="Arial" w:cs="Arial"/>
          <w:color w:val="0070C0"/>
          <w:sz w:val="22"/>
          <w:szCs w:val="22"/>
        </w:rPr>
        <w:t>e think it’s a very</w:t>
      </w:r>
      <w:r w:rsidRPr="00243C1C">
        <w:rPr>
          <w:rFonts w:ascii="Arial" w:hAnsi="Arial" w:cs="Arial"/>
          <w:color w:val="0070C0"/>
          <w:sz w:val="22"/>
          <w:szCs w:val="22"/>
        </w:rPr>
        <w:t xml:space="preserve"> good point. </w:t>
      </w:r>
      <w:r w:rsidR="00354738" w:rsidRPr="00243C1C">
        <w:rPr>
          <w:rFonts w:ascii="Arial" w:hAnsi="Arial" w:cs="Arial"/>
          <w:color w:val="0070C0"/>
          <w:sz w:val="22"/>
          <w:szCs w:val="22"/>
        </w:rPr>
        <w:t xml:space="preserve">No, these </w:t>
      </w:r>
      <w:r w:rsidR="00870F5F" w:rsidRPr="00243C1C">
        <w:rPr>
          <w:rFonts w:ascii="Arial" w:hAnsi="Arial" w:cs="Arial"/>
          <w:color w:val="0070C0"/>
          <w:sz w:val="22"/>
          <w:szCs w:val="22"/>
        </w:rPr>
        <w:t xml:space="preserve">comparisons </w:t>
      </w:r>
      <w:r w:rsidR="00354738" w:rsidRPr="00243C1C">
        <w:rPr>
          <w:rFonts w:ascii="Arial" w:hAnsi="Arial" w:cs="Arial"/>
          <w:color w:val="0070C0"/>
          <w:sz w:val="22"/>
          <w:szCs w:val="22"/>
        </w:rPr>
        <w:t>are not based on a test</w:t>
      </w:r>
      <w:r w:rsidR="002B3C94" w:rsidRPr="00243C1C">
        <w:rPr>
          <w:rFonts w:ascii="Arial" w:hAnsi="Arial" w:cs="Arial"/>
          <w:color w:val="0070C0"/>
          <w:sz w:val="22"/>
          <w:szCs w:val="22"/>
        </w:rPr>
        <w:t xml:space="preserve">. They are </w:t>
      </w:r>
      <w:r w:rsidR="00354738" w:rsidRPr="00243C1C">
        <w:rPr>
          <w:rFonts w:ascii="Arial" w:hAnsi="Arial" w:cs="Arial"/>
          <w:color w:val="0070C0"/>
          <w:sz w:val="22"/>
          <w:szCs w:val="22"/>
        </w:rPr>
        <w:t>only based on the results from our models</w:t>
      </w:r>
      <w:r w:rsidR="0009565C">
        <w:rPr>
          <w:rFonts w:ascii="Arial" w:hAnsi="Arial" w:cs="Arial"/>
          <w:color w:val="0070C0"/>
          <w:sz w:val="22"/>
          <w:szCs w:val="22"/>
        </w:rPr>
        <w:t xml:space="preserve"> and our interpretation of them</w:t>
      </w:r>
      <w:r w:rsidR="00354738" w:rsidRPr="00243C1C">
        <w:rPr>
          <w:rFonts w:ascii="Arial" w:hAnsi="Arial" w:cs="Arial"/>
          <w:color w:val="0070C0"/>
          <w:sz w:val="22"/>
          <w:szCs w:val="22"/>
        </w:rPr>
        <w:t xml:space="preserve">. </w:t>
      </w:r>
      <w:r w:rsidR="000F0FE6" w:rsidRPr="00243C1C">
        <w:rPr>
          <w:rFonts w:ascii="Arial" w:hAnsi="Arial" w:cs="Arial"/>
          <w:color w:val="0070C0"/>
          <w:sz w:val="22"/>
          <w:szCs w:val="22"/>
        </w:rPr>
        <w:t>It is</w:t>
      </w:r>
      <w:r w:rsidR="00354738" w:rsidRPr="00243C1C">
        <w:rPr>
          <w:rFonts w:ascii="Arial" w:hAnsi="Arial" w:cs="Arial"/>
          <w:color w:val="0070C0"/>
          <w:sz w:val="22"/>
          <w:szCs w:val="22"/>
        </w:rPr>
        <w:t xml:space="preserve"> true that the confidence intervals for the smaller vs. larger outages do overla</w:t>
      </w:r>
      <w:r w:rsidR="00307800" w:rsidRPr="00243C1C">
        <w:rPr>
          <w:rFonts w:ascii="Arial" w:hAnsi="Arial" w:cs="Arial"/>
          <w:color w:val="0070C0"/>
          <w:sz w:val="22"/>
          <w:szCs w:val="22"/>
        </w:rPr>
        <w:t xml:space="preserve">p, </w:t>
      </w:r>
      <w:r w:rsidR="00354738" w:rsidRPr="00243C1C">
        <w:rPr>
          <w:rFonts w:ascii="Arial" w:hAnsi="Arial" w:cs="Arial"/>
          <w:color w:val="0070C0"/>
          <w:sz w:val="22"/>
          <w:szCs w:val="22"/>
        </w:rPr>
        <w:t xml:space="preserve">so it may not be </w:t>
      </w:r>
      <w:r w:rsidR="0095637B">
        <w:rPr>
          <w:rFonts w:ascii="Arial" w:hAnsi="Arial" w:cs="Arial"/>
          <w:color w:val="0070C0"/>
          <w:sz w:val="22"/>
          <w:szCs w:val="22"/>
        </w:rPr>
        <w:t>appropriate</w:t>
      </w:r>
      <w:r w:rsidR="0095637B" w:rsidRPr="00243C1C">
        <w:rPr>
          <w:rFonts w:ascii="Arial" w:hAnsi="Arial" w:cs="Arial"/>
          <w:color w:val="0070C0"/>
          <w:sz w:val="22"/>
          <w:szCs w:val="22"/>
        </w:rPr>
        <w:t xml:space="preserve"> </w:t>
      </w:r>
      <w:r w:rsidR="00354738" w:rsidRPr="00243C1C">
        <w:rPr>
          <w:rFonts w:ascii="Arial" w:hAnsi="Arial" w:cs="Arial"/>
          <w:color w:val="0070C0"/>
          <w:sz w:val="22"/>
          <w:szCs w:val="22"/>
        </w:rPr>
        <w:t xml:space="preserve">to say that the effect is higher with the larger outages. </w:t>
      </w:r>
      <w:r w:rsidR="0009565C">
        <w:rPr>
          <w:rFonts w:ascii="Arial" w:hAnsi="Arial" w:cs="Arial"/>
          <w:color w:val="0070C0"/>
          <w:sz w:val="22"/>
          <w:szCs w:val="22"/>
        </w:rPr>
        <w:t>Instead, we now comment only on the difference in point estimates and mention the degree of overlap in the CIs</w:t>
      </w:r>
      <w:r w:rsidR="00527403">
        <w:rPr>
          <w:rFonts w:ascii="Arial" w:hAnsi="Arial" w:cs="Arial"/>
          <w:color w:val="0070C0"/>
          <w:sz w:val="22"/>
          <w:szCs w:val="22"/>
        </w:rPr>
        <w:t>:</w:t>
      </w:r>
    </w:p>
    <w:p w14:paraId="25F1DC5A" w14:textId="2035A150" w:rsidR="004B62D4" w:rsidRPr="005378B0" w:rsidRDefault="004B62D4" w:rsidP="004B62D4">
      <w:pPr>
        <w:spacing w:after="0" w:line="480" w:lineRule="auto"/>
        <w:rPr>
          <w:rFonts w:ascii="Arial" w:hAnsi="Arial" w:cs="Arial"/>
          <w:color w:val="4472C4" w:themeColor="accent1"/>
          <w:sz w:val="20"/>
          <w:szCs w:val="20"/>
        </w:rPr>
      </w:pPr>
      <w:r w:rsidRPr="005378B0">
        <w:rPr>
          <w:rFonts w:ascii="Arial" w:hAnsi="Arial" w:cs="Arial"/>
          <w:color w:val="4472C4" w:themeColor="accent1"/>
          <w:sz w:val="20"/>
          <w:szCs w:val="20"/>
        </w:rPr>
        <w:tab/>
      </w:r>
      <w:r w:rsidR="008E5941" w:rsidRPr="005378B0">
        <w:rPr>
          <w:rFonts w:ascii="Arial" w:hAnsi="Arial" w:cs="Arial"/>
          <w:color w:val="4472C4" w:themeColor="accent1"/>
          <w:sz w:val="20"/>
          <w:szCs w:val="20"/>
        </w:rPr>
        <w:t>“</w:t>
      </w:r>
      <w:r w:rsidRPr="005378B0">
        <w:rPr>
          <w:rFonts w:ascii="Arial" w:hAnsi="Arial" w:cs="Arial"/>
          <w:color w:val="4472C4" w:themeColor="accent1"/>
          <w:sz w:val="20"/>
          <w:szCs w:val="20"/>
        </w:rPr>
        <w:t xml:space="preserve">We also analyzed larger outages affecting </w:t>
      </w:r>
      <w:r w:rsidRPr="005378B0">
        <w:rPr>
          <w:rFonts w:ascii="Arial" w:eastAsia="Garamond" w:hAnsi="Arial" w:cs="Arial"/>
          <w:color w:val="4472C4" w:themeColor="accent1"/>
          <w:sz w:val="20"/>
          <w:szCs w:val="20"/>
        </w:rPr>
        <w:t>≥</w:t>
      </w:r>
      <w:r w:rsidRPr="005378B0">
        <w:rPr>
          <w:rFonts w:ascii="Arial" w:hAnsi="Arial" w:cs="Arial"/>
          <w:color w:val="4472C4" w:themeColor="accent1"/>
          <w:sz w:val="20"/>
          <w:szCs w:val="20"/>
        </w:rPr>
        <w:t xml:space="preserve">3% or </w:t>
      </w:r>
      <w:r w:rsidRPr="005378B0">
        <w:rPr>
          <w:rFonts w:ascii="Arial" w:eastAsia="Garamond" w:hAnsi="Arial" w:cs="Arial"/>
          <w:color w:val="4472C4" w:themeColor="accent1"/>
          <w:sz w:val="20"/>
          <w:szCs w:val="20"/>
        </w:rPr>
        <w:t>≥</w:t>
      </w:r>
      <w:r w:rsidRPr="005378B0">
        <w:rPr>
          <w:rFonts w:ascii="Arial" w:hAnsi="Arial" w:cs="Arial"/>
          <w:color w:val="4472C4" w:themeColor="accent1"/>
          <w:sz w:val="20"/>
          <w:szCs w:val="20"/>
        </w:rPr>
        <w:t xml:space="preserve">5% of county customers. Outages affecting </w:t>
      </w:r>
      <w:r w:rsidRPr="005378B0">
        <w:rPr>
          <w:rFonts w:ascii="Arial" w:eastAsia="Garamond" w:hAnsi="Arial" w:cs="Arial"/>
          <w:color w:val="4472C4" w:themeColor="accent1"/>
          <w:sz w:val="20"/>
          <w:szCs w:val="20"/>
        </w:rPr>
        <w:t>≥</w:t>
      </w:r>
      <w:r w:rsidRPr="005378B0">
        <w:rPr>
          <w:rFonts w:ascii="Arial" w:hAnsi="Arial" w:cs="Arial"/>
          <w:color w:val="4472C4" w:themeColor="accent1"/>
          <w:sz w:val="20"/>
          <w:szCs w:val="20"/>
        </w:rPr>
        <w:t xml:space="preserve">3% of county customers elevated next-day CVD hospitalization rates higher than outages affecting </w:t>
      </w:r>
      <w:r w:rsidRPr="005378B0">
        <w:rPr>
          <w:rFonts w:ascii="Arial" w:eastAsia="Garamond" w:hAnsi="Arial" w:cs="Arial"/>
          <w:color w:val="4472C4" w:themeColor="accent1"/>
          <w:sz w:val="20"/>
          <w:szCs w:val="20"/>
        </w:rPr>
        <w:t>≥</w:t>
      </w:r>
      <w:r w:rsidRPr="005378B0">
        <w:rPr>
          <w:rFonts w:ascii="Arial" w:hAnsi="Arial" w:cs="Arial"/>
          <w:color w:val="4472C4" w:themeColor="accent1"/>
          <w:sz w:val="20"/>
          <w:szCs w:val="20"/>
        </w:rPr>
        <w:t>1% of county customers (</w:t>
      </w:r>
      <w:r w:rsidRPr="005378B0">
        <w:rPr>
          <w:rFonts w:ascii="Arial" w:hAnsi="Arial" w:cs="Arial"/>
          <w:b/>
          <w:bCs/>
          <w:color w:val="4472C4" w:themeColor="accent1"/>
          <w:sz w:val="20"/>
          <w:szCs w:val="20"/>
        </w:rPr>
        <w:t>Figure 2</w:t>
      </w:r>
      <w:r w:rsidRPr="005378B0">
        <w:rPr>
          <w:rFonts w:ascii="Arial" w:hAnsi="Arial" w:cs="Arial"/>
          <w:color w:val="4472C4" w:themeColor="accent1"/>
          <w:sz w:val="20"/>
          <w:szCs w:val="20"/>
        </w:rPr>
        <w:t xml:space="preserve">). Outages affecting </w:t>
      </w:r>
      <w:r w:rsidRPr="005378B0">
        <w:rPr>
          <w:rFonts w:ascii="Arial" w:eastAsia="Garamond" w:hAnsi="Arial" w:cs="Arial"/>
          <w:color w:val="4472C4" w:themeColor="accent1"/>
          <w:sz w:val="20"/>
          <w:szCs w:val="20"/>
        </w:rPr>
        <w:t>≥</w:t>
      </w:r>
      <w:r w:rsidRPr="005378B0">
        <w:rPr>
          <w:rFonts w:ascii="Arial" w:hAnsi="Arial" w:cs="Arial"/>
          <w:color w:val="4472C4" w:themeColor="accent1"/>
          <w:sz w:val="20"/>
          <w:szCs w:val="20"/>
        </w:rPr>
        <w:t xml:space="preserve">5% of customers were associated with even higher next-day hospitalization rates compared to outages affecting </w:t>
      </w:r>
      <w:r w:rsidRPr="005378B0">
        <w:rPr>
          <w:rFonts w:ascii="Arial" w:eastAsia="Garamond" w:hAnsi="Arial" w:cs="Arial"/>
          <w:color w:val="4472C4" w:themeColor="accent1"/>
          <w:sz w:val="20"/>
          <w:szCs w:val="20"/>
        </w:rPr>
        <w:t>≥</w:t>
      </w:r>
      <w:r w:rsidRPr="005378B0">
        <w:rPr>
          <w:rFonts w:ascii="Arial" w:hAnsi="Arial" w:cs="Arial"/>
          <w:color w:val="4472C4" w:themeColor="accent1"/>
          <w:sz w:val="20"/>
          <w:szCs w:val="20"/>
        </w:rPr>
        <w:t xml:space="preserve">3% or </w:t>
      </w:r>
      <w:r w:rsidRPr="005378B0">
        <w:rPr>
          <w:rFonts w:ascii="Arial" w:eastAsia="Garamond" w:hAnsi="Arial" w:cs="Arial"/>
          <w:color w:val="4472C4" w:themeColor="accent1"/>
          <w:sz w:val="20"/>
          <w:szCs w:val="20"/>
        </w:rPr>
        <w:t>≥1% of county customers</w:t>
      </w:r>
      <w:r w:rsidRPr="005378B0">
        <w:rPr>
          <w:rFonts w:ascii="Arial" w:hAnsi="Arial" w:cs="Arial"/>
          <w:color w:val="4472C4" w:themeColor="accent1"/>
          <w:sz w:val="20"/>
          <w:szCs w:val="20"/>
        </w:rPr>
        <w:t xml:space="preserve">, though the confidence intervals for all of these point </w:t>
      </w:r>
      <w:r w:rsidR="00527403" w:rsidRPr="005378B0">
        <w:rPr>
          <w:rFonts w:ascii="Arial" w:hAnsi="Arial" w:cs="Arial"/>
          <w:color w:val="4472C4" w:themeColor="accent1"/>
          <w:sz w:val="20"/>
          <w:szCs w:val="20"/>
        </w:rPr>
        <w:t>estimates</w:t>
      </w:r>
      <w:r w:rsidRPr="005378B0">
        <w:rPr>
          <w:rFonts w:ascii="Arial" w:hAnsi="Arial" w:cs="Arial"/>
          <w:color w:val="4472C4" w:themeColor="accent1"/>
          <w:sz w:val="20"/>
          <w:szCs w:val="20"/>
        </w:rPr>
        <w:t xml:space="preserve"> overlapped. For outages affecting </w:t>
      </w:r>
      <w:r w:rsidRPr="005378B0">
        <w:rPr>
          <w:rFonts w:ascii="Arial" w:eastAsia="Garamond" w:hAnsi="Arial" w:cs="Arial"/>
          <w:color w:val="4472C4" w:themeColor="accent1"/>
          <w:sz w:val="20"/>
          <w:szCs w:val="20"/>
        </w:rPr>
        <w:t>≥</w:t>
      </w:r>
      <w:r w:rsidRPr="005378B0">
        <w:rPr>
          <w:rFonts w:ascii="Arial" w:hAnsi="Arial" w:cs="Arial"/>
          <w:color w:val="4472C4" w:themeColor="accent1"/>
          <w:sz w:val="20"/>
          <w:szCs w:val="20"/>
        </w:rPr>
        <w:t xml:space="preserve">3% of county customers, the day after outage CVD rates were 2.7% (95% CI: 1.8%, 3.6%) higher than on days after no exposure. For outages affecting </w:t>
      </w:r>
      <w:r w:rsidRPr="005378B0">
        <w:rPr>
          <w:rFonts w:ascii="Arial" w:eastAsia="Garamond" w:hAnsi="Arial" w:cs="Arial"/>
          <w:color w:val="4472C4" w:themeColor="accent1"/>
          <w:sz w:val="20"/>
          <w:szCs w:val="20"/>
        </w:rPr>
        <w:t>≥</w:t>
      </w:r>
      <w:r w:rsidRPr="005378B0">
        <w:rPr>
          <w:rFonts w:ascii="Arial" w:hAnsi="Arial" w:cs="Arial"/>
          <w:color w:val="4472C4" w:themeColor="accent1"/>
          <w:sz w:val="20"/>
          <w:szCs w:val="20"/>
        </w:rPr>
        <w:t>5% of the population, rates were 3.1% (95% CI: 2.1%, 4.2%) higher than on days after no exposure.</w:t>
      </w:r>
      <w:r w:rsidR="008E5941" w:rsidRPr="005378B0">
        <w:rPr>
          <w:rFonts w:ascii="Arial" w:hAnsi="Arial" w:cs="Arial"/>
          <w:color w:val="4472C4" w:themeColor="accent1"/>
          <w:sz w:val="20"/>
          <w:szCs w:val="20"/>
        </w:rPr>
        <w:t>”</w:t>
      </w:r>
      <w:r w:rsidR="005378B0">
        <w:rPr>
          <w:rFonts w:ascii="Arial" w:hAnsi="Arial" w:cs="Arial"/>
          <w:color w:val="4472C4" w:themeColor="accent1"/>
          <w:sz w:val="20"/>
          <w:szCs w:val="20"/>
        </w:rPr>
        <w:t xml:space="preserve"> (page number to come)</w:t>
      </w:r>
    </w:p>
    <w:p w14:paraId="4C114813"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Page 11 A really minor point but I would call out Figure 2 immediately after the first respiratory results (as done for CVD). </w:t>
      </w:r>
    </w:p>
    <w:p w14:paraId="4E06CDB4" w14:textId="1E50D88F" w:rsidR="00082179" w:rsidRDefault="00082179" w:rsidP="007824C8">
      <w:pPr>
        <w:pStyle w:val="NormalWeb"/>
        <w:rPr>
          <w:rFonts w:ascii="Arial" w:hAnsi="Arial" w:cs="Arial"/>
          <w:color w:val="0070C0"/>
          <w:sz w:val="22"/>
          <w:szCs w:val="22"/>
        </w:rPr>
      </w:pPr>
      <w:r w:rsidRPr="00243C1C">
        <w:rPr>
          <w:rFonts w:ascii="Arial" w:hAnsi="Arial" w:cs="Arial"/>
          <w:color w:val="0070C0"/>
          <w:sz w:val="22"/>
          <w:szCs w:val="22"/>
        </w:rPr>
        <w:t>Thank you</w:t>
      </w:r>
      <w:r w:rsidR="002E7757" w:rsidRPr="00243C1C">
        <w:rPr>
          <w:rFonts w:ascii="Arial" w:hAnsi="Arial" w:cs="Arial"/>
          <w:color w:val="0070C0"/>
          <w:sz w:val="22"/>
          <w:szCs w:val="22"/>
        </w:rPr>
        <w:t xml:space="preserve"> – we added this</w:t>
      </w:r>
      <w:r w:rsidR="00BA6C30" w:rsidRPr="00243C1C">
        <w:rPr>
          <w:rFonts w:ascii="Arial" w:hAnsi="Arial" w:cs="Arial"/>
          <w:color w:val="0070C0"/>
          <w:sz w:val="22"/>
          <w:szCs w:val="22"/>
        </w:rPr>
        <w:t>.</w:t>
      </w:r>
      <w:r w:rsidR="00E41286">
        <w:rPr>
          <w:rFonts w:ascii="Arial" w:hAnsi="Arial" w:cs="Arial"/>
          <w:color w:val="0070C0"/>
          <w:sz w:val="22"/>
          <w:szCs w:val="22"/>
        </w:rPr>
        <w:t xml:space="preserve"> The text now reads: </w:t>
      </w:r>
    </w:p>
    <w:p w14:paraId="68DC67FE" w14:textId="11DBBC38" w:rsidR="000F2F2C" w:rsidRPr="0033655A" w:rsidRDefault="000F2F2C" w:rsidP="0033655A">
      <w:pPr>
        <w:pStyle w:val="NormalWeb"/>
        <w:spacing w:line="480" w:lineRule="auto"/>
        <w:ind w:firstLine="720"/>
        <w:rPr>
          <w:rFonts w:ascii="Arial" w:hAnsi="Arial" w:cs="Arial"/>
          <w:color w:val="4472C4" w:themeColor="accent1"/>
          <w:sz w:val="22"/>
          <w:szCs w:val="22"/>
        </w:rPr>
      </w:pPr>
      <w:r w:rsidRPr="0033655A">
        <w:rPr>
          <w:rFonts w:ascii="Arial" w:hAnsi="Arial" w:cs="Arial"/>
          <w:color w:val="4472C4" w:themeColor="accent1"/>
          <w:sz w:val="22"/>
          <w:szCs w:val="22"/>
        </w:rPr>
        <w:t>“In our main analysis testing the effect of 8+ hour power outage exposure on emergency respiratory hospitalization rates, we found same-day increases in respiratory-related hospitalizations, as well as increases on lag days 1 and 2 (</w:t>
      </w:r>
      <w:r w:rsidRPr="0033655A">
        <w:rPr>
          <w:rFonts w:ascii="Arial" w:hAnsi="Arial" w:cs="Arial"/>
          <w:b/>
          <w:bCs/>
          <w:color w:val="4472C4" w:themeColor="accent1"/>
          <w:sz w:val="22"/>
          <w:szCs w:val="22"/>
        </w:rPr>
        <w:t>Figure 2</w:t>
      </w:r>
      <w:r w:rsidRPr="0033655A">
        <w:rPr>
          <w:rFonts w:ascii="Arial" w:hAnsi="Arial" w:cs="Arial"/>
          <w:color w:val="4472C4" w:themeColor="accent1"/>
          <w:sz w:val="22"/>
          <w:szCs w:val="22"/>
        </w:rPr>
        <w:t xml:space="preserve">)” (page 11, </w:t>
      </w:r>
      <w:r w:rsidR="00F52393" w:rsidRPr="0033655A">
        <w:rPr>
          <w:rFonts w:ascii="Arial" w:hAnsi="Arial" w:cs="Arial"/>
          <w:color w:val="4472C4" w:themeColor="accent1"/>
          <w:sz w:val="22"/>
          <w:szCs w:val="22"/>
        </w:rPr>
        <w:t>R</w:t>
      </w:r>
      <w:r w:rsidRPr="0033655A">
        <w:rPr>
          <w:rFonts w:ascii="Arial" w:hAnsi="Arial" w:cs="Arial"/>
          <w:color w:val="4472C4" w:themeColor="accent1"/>
          <w:sz w:val="22"/>
          <w:szCs w:val="22"/>
        </w:rPr>
        <w:t>espiratory hospitalizations, Main analysis</w:t>
      </w:r>
      <w:r w:rsidR="00F52393" w:rsidRPr="0033655A">
        <w:rPr>
          <w:rFonts w:ascii="Arial" w:hAnsi="Arial" w:cs="Arial"/>
          <w:color w:val="4472C4" w:themeColor="accent1"/>
          <w:sz w:val="20"/>
          <w:szCs w:val="20"/>
        </w:rPr>
        <w:t>)</w:t>
      </w:r>
      <w:r w:rsidR="006D10CF" w:rsidRPr="0033655A">
        <w:rPr>
          <w:rFonts w:ascii="Arial" w:hAnsi="Arial" w:cs="Arial"/>
          <w:color w:val="4472C4" w:themeColor="accent1"/>
          <w:sz w:val="20"/>
          <w:szCs w:val="20"/>
        </w:rPr>
        <w:t>.</w:t>
      </w:r>
    </w:p>
    <w:p w14:paraId="1E9A9915" w14:textId="72804454" w:rsidR="00111AE4" w:rsidRPr="00243C1C" w:rsidRDefault="007824C8" w:rsidP="007824C8">
      <w:pPr>
        <w:pStyle w:val="NormalWeb"/>
        <w:rPr>
          <w:rFonts w:ascii="Arial" w:hAnsi="Arial" w:cs="Arial"/>
          <w:sz w:val="22"/>
          <w:szCs w:val="22"/>
        </w:rPr>
      </w:pPr>
      <w:r w:rsidRPr="00243C1C">
        <w:rPr>
          <w:rFonts w:ascii="Arial" w:hAnsi="Arial" w:cs="Arial"/>
          <w:sz w:val="22"/>
          <w:szCs w:val="22"/>
        </w:rPr>
        <w:t xml:space="preserve">Supplementary Figure 2 This seems to be to reinforce my comments about 6 days for CVD. Incidentally there is a typo cardiovascular not </w:t>
      </w:r>
      <w:proofErr w:type="spellStart"/>
      <w:r w:rsidRPr="00243C1C">
        <w:rPr>
          <w:rFonts w:ascii="Arial" w:hAnsi="Arial" w:cs="Arial"/>
          <w:sz w:val="22"/>
          <w:szCs w:val="22"/>
        </w:rPr>
        <w:t>cardiovasular</w:t>
      </w:r>
      <w:proofErr w:type="spellEnd"/>
      <w:r w:rsidRPr="00243C1C">
        <w:rPr>
          <w:rFonts w:ascii="Arial" w:hAnsi="Arial" w:cs="Arial"/>
          <w:sz w:val="22"/>
          <w:szCs w:val="22"/>
        </w:rPr>
        <w:t xml:space="preserve">. </w:t>
      </w:r>
    </w:p>
    <w:p w14:paraId="10D2D25C" w14:textId="6C75BDF9" w:rsidR="00434EAC" w:rsidRPr="00243C1C" w:rsidRDefault="00434EAC" w:rsidP="007824C8">
      <w:pPr>
        <w:pStyle w:val="NormalWeb"/>
        <w:rPr>
          <w:rFonts w:ascii="Arial" w:hAnsi="Arial" w:cs="Arial"/>
          <w:color w:val="4472C4" w:themeColor="accent1"/>
          <w:sz w:val="22"/>
          <w:szCs w:val="22"/>
        </w:rPr>
      </w:pPr>
      <w:r w:rsidRPr="00243C1C">
        <w:rPr>
          <w:rFonts w:ascii="Arial" w:hAnsi="Arial" w:cs="Arial"/>
          <w:color w:val="4472C4" w:themeColor="accent1"/>
          <w:sz w:val="22"/>
          <w:szCs w:val="22"/>
        </w:rPr>
        <w:t>Thank you – we fixed this typo</w:t>
      </w:r>
      <w:r w:rsidR="005B1C2E">
        <w:rPr>
          <w:rFonts w:ascii="Arial" w:hAnsi="Arial" w:cs="Arial"/>
          <w:color w:val="4472C4" w:themeColor="accent1"/>
          <w:sz w:val="22"/>
          <w:szCs w:val="22"/>
        </w:rPr>
        <w:t xml:space="preserve"> and change</w:t>
      </w:r>
      <w:r w:rsidR="0009565C">
        <w:rPr>
          <w:rFonts w:ascii="Arial" w:hAnsi="Arial" w:cs="Arial"/>
          <w:color w:val="4472C4" w:themeColor="accent1"/>
          <w:sz w:val="22"/>
          <w:szCs w:val="22"/>
        </w:rPr>
        <w:t xml:space="preserve">d </w:t>
      </w:r>
      <w:r w:rsidR="005B1C2E">
        <w:rPr>
          <w:rFonts w:ascii="Arial" w:hAnsi="Arial" w:cs="Arial"/>
          <w:color w:val="4472C4" w:themeColor="accent1"/>
          <w:sz w:val="22"/>
          <w:szCs w:val="22"/>
        </w:rPr>
        <w:t>the 6</w:t>
      </w:r>
      <w:r w:rsidR="0009565C">
        <w:rPr>
          <w:rFonts w:ascii="Arial" w:hAnsi="Arial" w:cs="Arial"/>
          <w:color w:val="4472C4" w:themeColor="accent1"/>
          <w:sz w:val="22"/>
          <w:szCs w:val="22"/>
        </w:rPr>
        <w:t>-</w:t>
      </w:r>
      <w:r w:rsidR="005B1C2E">
        <w:rPr>
          <w:rFonts w:ascii="Arial" w:hAnsi="Arial" w:cs="Arial"/>
          <w:color w:val="4472C4" w:themeColor="accent1"/>
          <w:sz w:val="22"/>
          <w:szCs w:val="22"/>
        </w:rPr>
        <w:t xml:space="preserve">day lag interpretation. </w:t>
      </w:r>
    </w:p>
    <w:p w14:paraId="63D74FD0" w14:textId="77777777" w:rsidR="00D06DEE" w:rsidRPr="00243C1C" w:rsidRDefault="007824C8" w:rsidP="007824C8">
      <w:pPr>
        <w:pStyle w:val="NormalWeb"/>
        <w:rPr>
          <w:rFonts w:ascii="Arial" w:hAnsi="Arial" w:cs="Arial"/>
          <w:sz w:val="22"/>
          <w:szCs w:val="22"/>
        </w:rPr>
      </w:pPr>
      <w:r w:rsidRPr="00243C1C">
        <w:rPr>
          <w:rFonts w:ascii="Arial" w:hAnsi="Arial" w:cs="Arial"/>
          <w:sz w:val="22"/>
          <w:szCs w:val="22"/>
        </w:rPr>
        <w:t xml:space="preserve">Points of more substance </w:t>
      </w:r>
    </w:p>
    <w:p w14:paraId="2BEF6E1B" w14:textId="20C94135"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Generalisability </w:t>
      </w:r>
    </w:p>
    <w:p w14:paraId="1B5FD37C" w14:textId="77777777" w:rsidR="0094563E" w:rsidRPr="00243C1C" w:rsidRDefault="007824C8" w:rsidP="007824C8">
      <w:pPr>
        <w:pStyle w:val="NormalWeb"/>
        <w:rPr>
          <w:rFonts w:ascii="Arial" w:hAnsi="Arial" w:cs="Arial"/>
          <w:sz w:val="22"/>
          <w:szCs w:val="22"/>
        </w:rPr>
      </w:pPr>
      <w:r w:rsidRPr="00243C1C">
        <w:rPr>
          <w:rFonts w:ascii="Arial" w:hAnsi="Arial" w:cs="Arial"/>
          <w:sz w:val="22"/>
          <w:szCs w:val="22"/>
        </w:rPr>
        <w:lastRenderedPageBreak/>
        <w:t xml:space="preserve">I had to read page 9 several times to convince myself that I had understood just how many power outages there are in the United States. The map was helpful here. For context I cannot remember of the several decades of my adult life ever experiencing an outage of 8+ hours and I do not think that is a memory problem. My country does experience some long power outages but usually in only in rural areas in very severe winter weather. In an international context what is the authors’ message to our governments? Is it ‘This could happen to you?’. </w:t>
      </w:r>
    </w:p>
    <w:p w14:paraId="36A16F73" w14:textId="041402E8" w:rsidR="000D2D18" w:rsidRPr="003F7EDA" w:rsidRDefault="00315830" w:rsidP="007824C8">
      <w:pPr>
        <w:pStyle w:val="NormalWeb"/>
        <w:rPr>
          <w:rFonts w:ascii="Arial" w:hAnsi="Arial"/>
          <w:color w:val="4472C4" w:themeColor="accent1"/>
          <w:sz w:val="22"/>
        </w:rPr>
      </w:pPr>
      <w:r w:rsidRPr="003F7EDA">
        <w:rPr>
          <w:rFonts w:ascii="Arial" w:hAnsi="Arial"/>
          <w:color w:val="4472C4" w:themeColor="accent1"/>
          <w:sz w:val="22"/>
        </w:rPr>
        <w:t>Thank you for bringing our attention to this paragraph</w:t>
      </w:r>
      <w:r w:rsidR="00074359" w:rsidRPr="003F7EDA">
        <w:rPr>
          <w:rFonts w:ascii="Arial" w:hAnsi="Arial"/>
          <w:color w:val="4472C4" w:themeColor="accent1"/>
          <w:sz w:val="22"/>
        </w:rPr>
        <w:t>, which we have updated</w:t>
      </w:r>
      <w:r w:rsidRPr="003F7EDA">
        <w:rPr>
          <w:rFonts w:ascii="Arial" w:hAnsi="Arial"/>
          <w:color w:val="4472C4" w:themeColor="accent1"/>
          <w:sz w:val="22"/>
        </w:rPr>
        <w:t xml:space="preserve">. </w:t>
      </w:r>
      <w:r w:rsidR="00184F1F" w:rsidRPr="003F7EDA">
        <w:rPr>
          <w:rFonts w:ascii="Arial" w:hAnsi="Arial"/>
          <w:color w:val="4472C4" w:themeColor="accent1"/>
          <w:sz w:val="22"/>
        </w:rPr>
        <w:t xml:space="preserve">Counties were considered exposed to power outage if </w:t>
      </w:r>
      <w:r w:rsidR="00106C33" w:rsidRPr="007263BF">
        <w:rPr>
          <w:rFonts w:ascii="Arial" w:eastAsia="Garamond" w:hAnsi="Arial" w:cs="Arial"/>
          <w:color w:val="4472C4" w:themeColor="accent1"/>
          <w:sz w:val="20"/>
          <w:szCs w:val="20"/>
        </w:rPr>
        <w:t>≥</w:t>
      </w:r>
      <w:r w:rsidR="00184F1F" w:rsidRPr="003F7EDA">
        <w:rPr>
          <w:rFonts w:ascii="Arial" w:hAnsi="Arial"/>
          <w:color w:val="4472C4" w:themeColor="accent1"/>
          <w:sz w:val="22"/>
        </w:rPr>
        <w:t xml:space="preserve">1% of the population was without power for 8 consecutive hours or more. </w:t>
      </w:r>
      <w:r w:rsidR="00FC2D72" w:rsidRPr="003F7EDA">
        <w:rPr>
          <w:rFonts w:ascii="Arial" w:hAnsi="Arial"/>
          <w:color w:val="4472C4" w:themeColor="accent1"/>
          <w:sz w:val="22"/>
        </w:rPr>
        <w:t xml:space="preserve">This means that only a very small proportion of the population </w:t>
      </w:r>
      <w:r w:rsidR="00074359" w:rsidRPr="003F7EDA">
        <w:rPr>
          <w:rFonts w:ascii="Arial" w:hAnsi="Arial"/>
          <w:color w:val="4472C4" w:themeColor="accent1"/>
          <w:sz w:val="22"/>
        </w:rPr>
        <w:t xml:space="preserve">needed to </w:t>
      </w:r>
      <w:r w:rsidR="00FC2D72" w:rsidRPr="003F7EDA">
        <w:rPr>
          <w:rFonts w:ascii="Arial" w:hAnsi="Arial"/>
          <w:color w:val="4472C4" w:themeColor="accent1"/>
          <w:sz w:val="22"/>
        </w:rPr>
        <w:t>experience a</w:t>
      </w:r>
      <w:r w:rsidR="000D2D18" w:rsidRPr="003F7EDA">
        <w:rPr>
          <w:rFonts w:ascii="Arial" w:hAnsi="Arial"/>
          <w:color w:val="4472C4" w:themeColor="accent1"/>
          <w:sz w:val="22"/>
        </w:rPr>
        <w:t>n</w:t>
      </w:r>
      <w:r w:rsidR="00FC2D72" w:rsidRPr="003F7EDA">
        <w:rPr>
          <w:rFonts w:ascii="Arial" w:hAnsi="Arial"/>
          <w:color w:val="4472C4" w:themeColor="accent1"/>
          <w:sz w:val="22"/>
        </w:rPr>
        <w:t xml:space="preserve"> 8+ hour outage</w:t>
      </w:r>
      <w:r w:rsidR="00074359" w:rsidRPr="003F7EDA">
        <w:rPr>
          <w:rFonts w:ascii="Arial" w:hAnsi="Arial"/>
          <w:color w:val="4472C4" w:themeColor="accent1"/>
          <w:sz w:val="22"/>
        </w:rPr>
        <w:t xml:space="preserve"> for the county to be categorized as exposed</w:t>
      </w:r>
      <w:r w:rsidR="00FC2D72" w:rsidRPr="003F7EDA">
        <w:rPr>
          <w:rFonts w:ascii="Arial" w:hAnsi="Arial"/>
          <w:color w:val="4472C4" w:themeColor="accent1"/>
          <w:sz w:val="22"/>
        </w:rPr>
        <w:t xml:space="preserve">. </w:t>
      </w:r>
      <w:r w:rsidR="00074359" w:rsidRPr="003F7EDA">
        <w:rPr>
          <w:rFonts w:ascii="Arial" w:hAnsi="Arial"/>
          <w:color w:val="4472C4" w:themeColor="accent1"/>
          <w:sz w:val="22"/>
        </w:rPr>
        <w:t>Given the wide differences in power outage exposure globally, we have opted to simply more accurately describe our exposure variable and allow readers to interpret the relevance of our findings in their particular context. The text now reads</w:t>
      </w:r>
      <w:r w:rsidR="000D2D18" w:rsidRPr="003F7EDA">
        <w:rPr>
          <w:rFonts w:ascii="Arial" w:hAnsi="Arial"/>
          <w:color w:val="4472C4" w:themeColor="accent1"/>
          <w:sz w:val="22"/>
        </w:rPr>
        <w:t>:</w:t>
      </w:r>
    </w:p>
    <w:p w14:paraId="51508228" w14:textId="16FA2BBA" w:rsidR="000D2D18" w:rsidRDefault="008010EE" w:rsidP="00354C80">
      <w:pPr>
        <w:pStyle w:val="NormalWeb"/>
        <w:spacing w:line="480" w:lineRule="auto"/>
        <w:ind w:firstLine="720"/>
        <w:rPr>
          <w:rFonts w:ascii="Arial" w:hAnsi="Arial" w:cs="Arial"/>
          <w:color w:val="4472C4" w:themeColor="accent1"/>
          <w:sz w:val="22"/>
          <w:szCs w:val="22"/>
        </w:rPr>
      </w:pPr>
      <w:r w:rsidRPr="007263BF">
        <w:rPr>
          <w:rFonts w:ascii="Arial" w:hAnsi="Arial" w:cs="Arial"/>
          <w:color w:val="4472C4" w:themeColor="accent1"/>
          <w:sz w:val="22"/>
          <w:szCs w:val="22"/>
        </w:rPr>
        <w:t>“</w:t>
      </w:r>
      <w:r w:rsidR="009F4D70" w:rsidRPr="007263BF">
        <w:rPr>
          <w:rFonts w:ascii="Arial" w:hAnsi="Arial" w:cs="Arial"/>
          <w:color w:val="4472C4" w:themeColor="accent1"/>
          <w:sz w:val="22"/>
          <w:szCs w:val="22"/>
        </w:rPr>
        <w:t xml:space="preserve">We included 2,161 US counties, covering 71.1% of older adult Medicare Fee-For-Service beneficiaries age 65+ (N = 23,645,101). These counties experienced a median of </w:t>
      </w:r>
      <w:r w:rsidR="00074359" w:rsidRPr="007263BF">
        <w:rPr>
          <w:rFonts w:ascii="Arial" w:hAnsi="Arial" w:cs="Arial"/>
          <w:color w:val="4472C4" w:themeColor="accent1"/>
          <w:sz w:val="22"/>
          <w:szCs w:val="22"/>
        </w:rPr>
        <w:t>two</w:t>
      </w:r>
      <w:r w:rsidR="009F4D70" w:rsidRPr="007263BF">
        <w:rPr>
          <w:rFonts w:ascii="Arial" w:hAnsi="Arial" w:cs="Arial"/>
          <w:color w:val="4472C4" w:themeColor="accent1"/>
          <w:sz w:val="22"/>
          <w:szCs w:val="22"/>
        </w:rPr>
        <w:t xml:space="preserve"> (IQR = 4</w:t>
      </w:r>
      <w:r w:rsidR="00FB1B10">
        <w:rPr>
          <w:rFonts w:ascii="Arial" w:hAnsi="Arial" w:cs="Arial"/>
          <w:color w:val="4472C4" w:themeColor="accent1"/>
          <w:sz w:val="22"/>
          <w:szCs w:val="22"/>
        </w:rPr>
        <w:t>;</w:t>
      </w:r>
      <w:r w:rsidR="00FB1B10" w:rsidRPr="007263BF">
        <w:rPr>
          <w:rFonts w:ascii="Arial" w:hAnsi="Arial" w:cs="Arial"/>
          <w:color w:val="4472C4" w:themeColor="accent1"/>
          <w:sz w:val="22"/>
          <w:szCs w:val="22"/>
        </w:rPr>
        <w:t xml:space="preserve"> </w:t>
      </w:r>
      <w:r w:rsidR="009F4D70" w:rsidRPr="007263BF">
        <w:rPr>
          <w:rFonts w:ascii="Arial" w:hAnsi="Arial" w:cs="Arial"/>
          <w:color w:val="4472C4" w:themeColor="accent1"/>
          <w:sz w:val="22"/>
          <w:szCs w:val="22"/>
        </w:rPr>
        <w:t>5</w:t>
      </w:r>
      <w:r w:rsidR="009F4D70" w:rsidRPr="007263BF">
        <w:rPr>
          <w:rFonts w:ascii="Arial" w:hAnsi="Arial" w:cs="Arial"/>
          <w:color w:val="4472C4" w:themeColor="accent1"/>
          <w:sz w:val="22"/>
          <w:szCs w:val="22"/>
          <w:vertAlign w:val="superscript"/>
        </w:rPr>
        <w:t>th</w:t>
      </w:r>
      <w:r w:rsidR="009F4D70" w:rsidRPr="007263BF">
        <w:rPr>
          <w:rFonts w:ascii="Arial" w:hAnsi="Arial" w:cs="Arial"/>
          <w:color w:val="4472C4" w:themeColor="accent1"/>
          <w:sz w:val="22"/>
          <w:szCs w:val="22"/>
        </w:rPr>
        <w:t xml:space="preserve"> percentile = 0</w:t>
      </w:r>
      <w:r w:rsidR="00FB1B10">
        <w:rPr>
          <w:rFonts w:ascii="Arial" w:hAnsi="Arial" w:cs="Arial"/>
          <w:color w:val="4472C4" w:themeColor="accent1"/>
          <w:sz w:val="22"/>
          <w:szCs w:val="22"/>
        </w:rPr>
        <w:t>;</w:t>
      </w:r>
      <w:r w:rsidR="00FB1B10" w:rsidRPr="007263BF">
        <w:rPr>
          <w:rFonts w:ascii="Arial" w:hAnsi="Arial" w:cs="Arial"/>
          <w:color w:val="4472C4" w:themeColor="accent1"/>
          <w:sz w:val="22"/>
          <w:szCs w:val="22"/>
        </w:rPr>
        <w:t xml:space="preserve"> </w:t>
      </w:r>
      <w:r w:rsidR="009F4D70" w:rsidRPr="007263BF">
        <w:rPr>
          <w:rFonts w:ascii="Arial" w:hAnsi="Arial" w:cs="Arial"/>
          <w:color w:val="4472C4" w:themeColor="accent1"/>
          <w:sz w:val="22"/>
          <w:szCs w:val="22"/>
        </w:rPr>
        <w:t>95</w:t>
      </w:r>
      <w:r w:rsidR="009F4D70" w:rsidRPr="007263BF">
        <w:rPr>
          <w:rFonts w:ascii="Arial" w:hAnsi="Arial" w:cs="Arial"/>
          <w:color w:val="4472C4" w:themeColor="accent1"/>
          <w:sz w:val="22"/>
          <w:szCs w:val="22"/>
          <w:vertAlign w:val="superscript"/>
        </w:rPr>
        <w:t>th</w:t>
      </w:r>
      <w:r w:rsidR="009F4D70" w:rsidRPr="007263BF">
        <w:rPr>
          <w:rFonts w:ascii="Arial" w:hAnsi="Arial" w:cs="Arial"/>
          <w:color w:val="4472C4" w:themeColor="accent1"/>
          <w:sz w:val="22"/>
          <w:szCs w:val="22"/>
        </w:rPr>
        <w:t xml:space="preserve"> percentile = 15) 8+ hour power outages affecting </w:t>
      </w:r>
      <w:r w:rsidR="009F4D70" w:rsidRPr="007263BF">
        <w:rPr>
          <w:rFonts w:ascii="Arial" w:eastAsia="Garamond" w:hAnsi="Arial" w:cs="Arial"/>
          <w:color w:val="4472C4" w:themeColor="accent1"/>
          <w:sz w:val="22"/>
          <w:szCs w:val="22"/>
        </w:rPr>
        <w:t>≥</w:t>
      </w:r>
      <w:r w:rsidR="009F4D70" w:rsidRPr="007263BF">
        <w:rPr>
          <w:rFonts w:ascii="Arial" w:hAnsi="Arial" w:cs="Arial"/>
          <w:color w:val="4472C4" w:themeColor="accent1"/>
          <w:sz w:val="22"/>
          <w:szCs w:val="22"/>
        </w:rPr>
        <w:t>1% of customers in 2018 (</w:t>
      </w:r>
      <w:r w:rsidR="009F4D70" w:rsidRPr="007263BF">
        <w:rPr>
          <w:rFonts w:ascii="Arial" w:hAnsi="Arial" w:cs="Arial"/>
          <w:b/>
          <w:bCs/>
          <w:color w:val="4472C4" w:themeColor="accent1"/>
          <w:sz w:val="22"/>
          <w:szCs w:val="22"/>
        </w:rPr>
        <w:t>Figure 1</w:t>
      </w:r>
      <w:r w:rsidR="009F4D70" w:rsidRPr="007263BF">
        <w:rPr>
          <w:rFonts w:ascii="Arial" w:hAnsi="Arial" w:cs="Arial"/>
          <w:color w:val="4472C4" w:themeColor="accent1"/>
          <w:sz w:val="22"/>
          <w:szCs w:val="22"/>
        </w:rPr>
        <w:t>)</w:t>
      </w:r>
      <w:r w:rsidR="000D2D18" w:rsidRPr="007263BF">
        <w:rPr>
          <w:rFonts w:ascii="Arial" w:hAnsi="Arial" w:cs="Arial"/>
          <w:color w:val="4472C4" w:themeColor="accent1"/>
          <w:sz w:val="22"/>
          <w:szCs w:val="22"/>
        </w:rPr>
        <w:t xml:space="preserve">. Because counties were considered exposed to an 8+ hour power outage if </w:t>
      </w:r>
      <w:r w:rsidR="000D2D18" w:rsidRPr="007263BF">
        <w:rPr>
          <w:rFonts w:ascii="Arial" w:eastAsia="Garamond" w:hAnsi="Arial" w:cs="Arial"/>
          <w:color w:val="4472C4" w:themeColor="accent1"/>
          <w:sz w:val="22"/>
          <w:szCs w:val="22"/>
        </w:rPr>
        <w:t>≥</w:t>
      </w:r>
      <w:r w:rsidR="000D2D18" w:rsidRPr="007263BF">
        <w:rPr>
          <w:rFonts w:ascii="Arial" w:hAnsi="Arial" w:cs="Arial"/>
          <w:color w:val="4472C4" w:themeColor="accent1"/>
          <w:sz w:val="22"/>
          <w:szCs w:val="22"/>
        </w:rPr>
        <w:t>1% of customers were without power for 8+ hours, it was not the case that individuals experienced a</w:t>
      </w:r>
      <w:r w:rsidR="003370FF" w:rsidRPr="007263BF">
        <w:rPr>
          <w:rFonts w:ascii="Arial" w:hAnsi="Arial" w:cs="Arial"/>
          <w:color w:val="4472C4" w:themeColor="accent1"/>
          <w:sz w:val="22"/>
          <w:szCs w:val="22"/>
        </w:rPr>
        <w:t xml:space="preserve"> median </w:t>
      </w:r>
      <w:r w:rsidR="000D2D18" w:rsidRPr="007263BF">
        <w:rPr>
          <w:rFonts w:ascii="Arial" w:hAnsi="Arial" w:cs="Arial"/>
          <w:color w:val="4472C4" w:themeColor="accent1"/>
          <w:sz w:val="22"/>
          <w:szCs w:val="22"/>
        </w:rPr>
        <w:t xml:space="preserve">of </w:t>
      </w:r>
      <w:r w:rsidR="00074359" w:rsidRPr="007263BF">
        <w:rPr>
          <w:rFonts w:ascii="Arial" w:hAnsi="Arial" w:cs="Arial"/>
          <w:color w:val="4472C4" w:themeColor="accent1"/>
          <w:sz w:val="22"/>
          <w:szCs w:val="22"/>
        </w:rPr>
        <w:t>two</w:t>
      </w:r>
      <w:r w:rsidR="000D2D18" w:rsidRPr="007263BF">
        <w:rPr>
          <w:rFonts w:ascii="Arial" w:hAnsi="Arial" w:cs="Arial"/>
          <w:color w:val="4472C4" w:themeColor="accent1"/>
          <w:sz w:val="22"/>
          <w:szCs w:val="22"/>
        </w:rPr>
        <w:t xml:space="preserve"> 8+ hour outages; rather, a small portion of customers in these counties were </w:t>
      </w:r>
      <w:r w:rsidR="00074359" w:rsidRPr="007263BF">
        <w:rPr>
          <w:rFonts w:ascii="Arial" w:hAnsi="Arial" w:cs="Arial"/>
          <w:color w:val="4472C4" w:themeColor="accent1"/>
          <w:sz w:val="22"/>
          <w:szCs w:val="22"/>
        </w:rPr>
        <w:t xml:space="preserve">likely </w:t>
      </w:r>
      <w:r w:rsidR="000D2D18" w:rsidRPr="007263BF">
        <w:rPr>
          <w:rFonts w:ascii="Arial" w:hAnsi="Arial" w:cs="Arial"/>
          <w:color w:val="4472C4" w:themeColor="accent1"/>
          <w:sz w:val="22"/>
          <w:szCs w:val="22"/>
        </w:rPr>
        <w:t xml:space="preserve">affected by </w:t>
      </w:r>
      <w:r w:rsidR="00794917" w:rsidRPr="007263BF">
        <w:rPr>
          <w:rFonts w:ascii="Arial" w:hAnsi="Arial" w:cs="Arial"/>
          <w:color w:val="4472C4" w:themeColor="accent1"/>
          <w:sz w:val="22"/>
          <w:szCs w:val="22"/>
        </w:rPr>
        <w:t>8+ hour outages</w:t>
      </w:r>
      <w:r w:rsidR="00AF0D9D" w:rsidRPr="007263BF">
        <w:rPr>
          <w:rFonts w:ascii="Arial" w:hAnsi="Arial" w:cs="Arial"/>
          <w:color w:val="4472C4" w:themeColor="accent1"/>
          <w:sz w:val="22"/>
          <w:szCs w:val="22"/>
        </w:rPr>
        <w:t>” (page 9, results, paragraph 2).</w:t>
      </w:r>
    </w:p>
    <w:p w14:paraId="5EE9294C" w14:textId="408ABDC1" w:rsidR="003F7EDA" w:rsidRDefault="003F7EDA" w:rsidP="00354C80">
      <w:pPr>
        <w:pStyle w:val="NormalWeb"/>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We also added the following sentence to the limitations:</w:t>
      </w:r>
    </w:p>
    <w:p w14:paraId="60CBD87E" w14:textId="4298EA51" w:rsidR="003F7EDA" w:rsidRPr="007263BF" w:rsidRDefault="003F7EDA" w:rsidP="00354C80">
      <w:pPr>
        <w:pStyle w:val="NormalWeb"/>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‘Finally, this was a US-based study. Electrical grid infrastructure, social cohesion, and health care access vary greatly by country, and it is not clear if our results generalize outside of the United States.</w:t>
      </w:r>
      <w:r w:rsidR="00515EB5">
        <w:rPr>
          <w:rFonts w:ascii="Arial" w:hAnsi="Arial" w:cs="Arial"/>
          <w:color w:val="4472C4" w:themeColor="accent1"/>
          <w:sz w:val="22"/>
          <w:szCs w:val="22"/>
        </w:rPr>
        <w:t xml:space="preserve"> Other studies are needed to evaluate the </w:t>
      </w:r>
      <w:r w:rsidR="004F5BC5">
        <w:rPr>
          <w:rFonts w:ascii="Arial" w:hAnsi="Arial" w:cs="Arial"/>
          <w:color w:val="4472C4" w:themeColor="accent1"/>
          <w:sz w:val="22"/>
          <w:szCs w:val="22"/>
        </w:rPr>
        <w:t xml:space="preserve">health </w:t>
      </w:r>
      <w:r w:rsidR="00515EB5">
        <w:rPr>
          <w:rFonts w:ascii="Arial" w:hAnsi="Arial" w:cs="Arial"/>
          <w:color w:val="4472C4" w:themeColor="accent1"/>
          <w:sz w:val="22"/>
          <w:szCs w:val="22"/>
        </w:rPr>
        <w:t>impact</w:t>
      </w:r>
      <w:r w:rsidR="00260757">
        <w:rPr>
          <w:rFonts w:ascii="Arial" w:hAnsi="Arial" w:cs="Arial"/>
          <w:color w:val="4472C4" w:themeColor="accent1"/>
          <w:sz w:val="22"/>
          <w:szCs w:val="22"/>
        </w:rPr>
        <w:t>s</w:t>
      </w:r>
      <w:r w:rsidR="00515EB5">
        <w:rPr>
          <w:rFonts w:ascii="Arial" w:hAnsi="Arial" w:cs="Arial"/>
          <w:color w:val="4472C4" w:themeColor="accent1"/>
          <w:sz w:val="22"/>
          <w:szCs w:val="22"/>
        </w:rPr>
        <w:t xml:space="preserve"> of power outages internationally.</w:t>
      </w:r>
      <w:r>
        <w:rPr>
          <w:rFonts w:ascii="Arial" w:hAnsi="Arial" w:cs="Arial"/>
          <w:color w:val="4472C4" w:themeColor="accent1"/>
          <w:sz w:val="22"/>
          <w:szCs w:val="22"/>
        </w:rPr>
        <w:t>’</w:t>
      </w:r>
    </w:p>
    <w:p w14:paraId="44207A21"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DME use </w:t>
      </w:r>
    </w:p>
    <w:p w14:paraId="2CFA0FBE"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There appears to be no mention in the text of effect modification for CVD To be fair Figure 3 does present a display. At the very least it should be discussed in the main text. This seems to me an opportunity for using CVD as a negative control. </w:t>
      </w:r>
    </w:p>
    <w:p w14:paraId="5ABB4FCC" w14:textId="3F928CFE" w:rsidR="00315830" w:rsidRPr="00243431" w:rsidRDefault="004A5988" w:rsidP="007824C8">
      <w:pPr>
        <w:pStyle w:val="NormalWeb"/>
        <w:rPr>
          <w:rFonts w:ascii="Arial" w:hAnsi="Arial" w:cs="Arial"/>
          <w:color w:val="4472C4" w:themeColor="accent1"/>
          <w:sz w:val="22"/>
          <w:szCs w:val="22"/>
        </w:rPr>
      </w:pPr>
      <w:r w:rsidRPr="00243431">
        <w:rPr>
          <w:rFonts w:ascii="Arial" w:hAnsi="Arial" w:cs="Arial"/>
          <w:color w:val="4472C4" w:themeColor="accent1"/>
          <w:sz w:val="22"/>
          <w:szCs w:val="22"/>
        </w:rPr>
        <w:t xml:space="preserve">To directly address CVD </w:t>
      </w:r>
      <w:r w:rsidR="00BE4D0B">
        <w:rPr>
          <w:rFonts w:ascii="Arial" w:hAnsi="Arial" w:cs="Arial"/>
          <w:color w:val="4472C4" w:themeColor="accent1"/>
          <w:sz w:val="22"/>
          <w:szCs w:val="22"/>
        </w:rPr>
        <w:t>in addition to</w:t>
      </w:r>
      <w:r w:rsidRPr="00243431">
        <w:rPr>
          <w:rFonts w:ascii="Arial" w:hAnsi="Arial" w:cs="Arial"/>
          <w:color w:val="4472C4" w:themeColor="accent1"/>
          <w:sz w:val="22"/>
          <w:szCs w:val="22"/>
        </w:rPr>
        <w:t xml:space="preserve"> respiratory hospitalizations, w</w:t>
      </w:r>
      <w:r w:rsidR="00315830" w:rsidRPr="00243431">
        <w:rPr>
          <w:rFonts w:ascii="Arial" w:hAnsi="Arial" w:cs="Arial"/>
          <w:color w:val="4472C4" w:themeColor="accent1"/>
          <w:sz w:val="22"/>
          <w:szCs w:val="22"/>
        </w:rPr>
        <w:t xml:space="preserve">e </w:t>
      </w:r>
      <w:r w:rsidR="001857BB" w:rsidRPr="00243431">
        <w:rPr>
          <w:rFonts w:ascii="Arial" w:hAnsi="Arial" w:cs="Arial"/>
          <w:color w:val="4472C4" w:themeColor="accent1"/>
          <w:sz w:val="22"/>
          <w:szCs w:val="22"/>
        </w:rPr>
        <w:t xml:space="preserve">have </w:t>
      </w:r>
      <w:r w:rsidR="00315830" w:rsidRPr="00243431">
        <w:rPr>
          <w:rFonts w:ascii="Arial" w:hAnsi="Arial" w:cs="Arial"/>
          <w:color w:val="4472C4" w:themeColor="accent1"/>
          <w:sz w:val="22"/>
          <w:szCs w:val="22"/>
        </w:rPr>
        <w:t>add</w:t>
      </w:r>
      <w:r w:rsidR="001857BB" w:rsidRPr="00243431">
        <w:rPr>
          <w:rFonts w:ascii="Arial" w:hAnsi="Arial" w:cs="Arial"/>
          <w:color w:val="4472C4" w:themeColor="accent1"/>
          <w:sz w:val="22"/>
          <w:szCs w:val="22"/>
        </w:rPr>
        <w:t>ed</w:t>
      </w:r>
      <w:r w:rsidR="00315830" w:rsidRPr="00243431">
        <w:rPr>
          <w:rFonts w:ascii="Arial" w:hAnsi="Arial" w:cs="Arial"/>
          <w:color w:val="4472C4" w:themeColor="accent1"/>
          <w:sz w:val="22"/>
          <w:szCs w:val="22"/>
        </w:rPr>
        <w:t xml:space="preserve"> </w:t>
      </w:r>
      <w:r w:rsidR="00074359" w:rsidRPr="00243431">
        <w:rPr>
          <w:rFonts w:ascii="Arial" w:hAnsi="Arial" w:cs="Arial"/>
          <w:color w:val="4472C4" w:themeColor="accent1"/>
          <w:sz w:val="22"/>
          <w:szCs w:val="22"/>
        </w:rPr>
        <w:t>the following</w:t>
      </w:r>
      <w:r w:rsidR="00315830" w:rsidRPr="00243431">
        <w:rPr>
          <w:rFonts w:ascii="Arial" w:hAnsi="Arial" w:cs="Arial"/>
          <w:color w:val="4472C4" w:themeColor="accent1"/>
          <w:sz w:val="22"/>
          <w:szCs w:val="22"/>
        </w:rPr>
        <w:t>:</w:t>
      </w:r>
    </w:p>
    <w:p w14:paraId="37B1B8E2" w14:textId="7EDE30B2" w:rsidR="0097017D" w:rsidRDefault="00315830" w:rsidP="00BB68B5">
      <w:pPr>
        <w:pStyle w:val="NormalWeb"/>
        <w:spacing w:line="480" w:lineRule="auto"/>
        <w:ind w:firstLine="720"/>
        <w:rPr>
          <w:rFonts w:ascii="Arial" w:hAnsi="Arial" w:cs="Arial"/>
          <w:color w:val="4472C4" w:themeColor="accent1"/>
          <w:sz w:val="22"/>
          <w:szCs w:val="22"/>
        </w:rPr>
      </w:pPr>
      <w:r w:rsidRPr="00243431">
        <w:rPr>
          <w:rFonts w:ascii="Arial" w:hAnsi="Arial" w:cs="Arial"/>
          <w:color w:val="4472C4" w:themeColor="accent1"/>
          <w:sz w:val="22"/>
          <w:szCs w:val="22"/>
        </w:rPr>
        <w:lastRenderedPageBreak/>
        <w:t>“</w:t>
      </w:r>
      <w:r w:rsidR="00851134" w:rsidRPr="00243431">
        <w:rPr>
          <w:rFonts w:ascii="Arial" w:hAnsi="Arial" w:cs="Arial"/>
          <w:color w:val="4472C4" w:themeColor="accent1"/>
          <w:sz w:val="22"/>
          <w:szCs w:val="22"/>
        </w:rPr>
        <w:t xml:space="preserve">The effect of power outage on CVD </w:t>
      </w:r>
      <w:r w:rsidR="00E84EBC" w:rsidRPr="00243431">
        <w:rPr>
          <w:rFonts w:ascii="Arial" w:hAnsi="Arial" w:cs="Arial"/>
          <w:color w:val="4472C4" w:themeColor="accent1"/>
          <w:sz w:val="22"/>
          <w:szCs w:val="22"/>
        </w:rPr>
        <w:t>hospitalizations</w:t>
      </w:r>
      <w:r w:rsidR="00851134" w:rsidRPr="00243431">
        <w:rPr>
          <w:rFonts w:ascii="Arial" w:hAnsi="Arial" w:cs="Arial"/>
          <w:color w:val="4472C4" w:themeColor="accent1"/>
          <w:sz w:val="22"/>
          <w:szCs w:val="22"/>
        </w:rPr>
        <w:t xml:space="preserve"> was not modified by DME use</w:t>
      </w:r>
      <w:r w:rsidR="00473BDC" w:rsidRPr="00243431">
        <w:rPr>
          <w:rFonts w:ascii="Arial" w:hAnsi="Arial" w:cs="Arial"/>
          <w:color w:val="4472C4" w:themeColor="accent1"/>
          <w:sz w:val="22"/>
          <w:szCs w:val="22"/>
        </w:rPr>
        <w:t>” (page 13, paragraph 1)</w:t>
      </w:r>
      <w:r w:rsidR="00FF436C" w:rsidRPr="00243431">
        <w:rPr>
          <w:rFonts w:ascii="Arial" w:hAnsi="Arial" w:cs="Arial"/>
          <w:color w:val="4472C4" w:themeColor="accent1"/>
          <w:sz w:val="22"/>
          <w:szCs w:val="22"/>
        </w:rPr>
        <w:t>.</w:t>
      </w:r>
    </w:p>
    <w:p w14:paraId="78845173" w14:textId="5467989C" w:rsidR="00730386" w:rsidRPr="00243431" w:rsidRDefault="00BB68B5" w:rsidP="00FE022C">
      <w:pPr>
        <w:pStyle w:val="NormalWeb"/>
        <w:spacing w:before="0" w:beforeAutospacing="0" w:after="0" w:afterAutospacing="0"/>
        <w:ind w:firstLine="720"/>
        <w:rPr>
          <w:rFonts w:ascii="Arial" w:hAnsi="Arial" w:cs="Arial"/>
          <w:color w:val="4472C4" w:themeColor="accent1"/>
          <w:sz w:val="22"/>
          <w:szCs w:val="22"/>
        </w:rPr>
      </w:pPr>
      <w:r>
        <w:rPr>
          <w:rFonts w:ascii="Arial" w:hAnsi="Arial" w:cs="Arial"/>
          <w:color w:val="4472C4" w:themeColor="accent1"/>
          <w:sz w:val="22"/>
          <w:szCs w:val="22"/>
        </w:rPr>
        <w:t xml:space="preserve">The suggestion to use CVD (one of our main two outcomes) as a negative control is not clear to us. Could the reviewer clarify? </w:t>
      </w:r>
      <w:r w:rsidR="00730386" w:rsidRPr="00243431">
        <w:rPr>
          <w:rFonts w:ascii="Arial" w:hAnsi="Arial" w:cs="Arial"/>
          <w:color w:val="4472C4" w:themeColor="accent1"/>
          <w:sz w:val="22"/>
          <w:szCs w:val="22"/>
        </w:rPr>
        <w:t xml:space="preserve">For a discussion of use of negative control outcomes in our analysis, please see our response in comment 4. </w:t>
      </w:r>
    </w:p>
    <w:p w14:paraId="380E8A9F"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Summary </w:t>
      </w:r>
    </w:p>
    <w:p w14:paraId="20E8CB68"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Mostly points for clarification about the analysis. I have no issues with the core strategy. </w:t>
      </w:r>
    </w:p>
    <w:p w14:paraId="1DD01FDD"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Michael Dewey </w:t>
      </w:r>
    </w:p>
    <w:p w14:paraId="546314E9" w14:textId="4B10FF8F" w:rsidR="008A1886" w:rsidRPr="00FE022C" w:rsidRDefault="008A1886" w:rsidP="008A1886">
      <w:pPr>
        <w:pStyle w:val="NormalWeb"/>
        <w:rPr>
          <w:rFonts w:ascii="Arial" w:hAnsi="Arial"/>
          <w:color w:val="4472C4" w:themeColor="accent1"/>
          <w:sz w:val="22"/>
        </w:rPr>
      </w:pPr>
      <w:r w:rsidRPr="00FE022C">
        <w:rPr>
          <w:rFonts w:ascii="Arial" w:hAnsi="Arial"/>
          <w:color w:val="4472C4" w:themeColor="accent1"/>
          <w:sz w:val="22"/>
        </w:rPr>
        <w:t>Thank you for your clear and helpful review</w:t>
      </w:r>
      <w:r w:rsidR="007C7B45" w:rsidRPr="00FE022C">
        <w:rPr>
          <w:rFonts w:ascii="Arial" w:hAnsi="Arial"/>
          <w:color w:val="4472C4" w:themeColor="accent1"/>
          <w:sz w:val="22"/>
        </w:rPr>
        <w:t xml:space="preserve"> Dr. Dewey</w:t>
      </w:r>
      <w:r w:rsidR="00AA69F6" w:rsidRPr="00FE022C">
        <w:rPr>
          <w:rFonts w:ascii="Arial" w:hAnsi="Arial"/>
          <w:color w:val="4472C4" w:themeColor="accent1"/>
          <w:sz w:val="22"/>
        </w:rPr>
        <w:t xml:space="preserve">! We sincerely appreciate your feedback. </w:t>
      </w:r>
    </w:p>
    <w:p w14:paraId="78260E40" w14:textId="77777777" w:rsidR="00B4536F"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Reviewer #3: This study investigates the association between power outages and emergency hospitalizations for cardiovascular and respiratory diseases among older adults in the US. The authors assembled the first nationwide dataset of power outage exposure and linked it with Medicare claims data from 23 million beneficiaries aged 65 and older at county level. Using a case-crossover design with a conditional Poisson model, they analyzed the lagged effects (up to 1 week) of outages on hospitalization rates. Overall, the study addresses a critical gap in understanding the health impacts of power outages in the US, which are becoming more frequent due to climate change. However, I have several concerns regarding exposure assessment, confounding, and result interpretation.</w:t>
      </w:r>
    </w:p>
    <w:p w14:paraId="66FDA4C2" w14:textId="77777777" w:rsidR="00231E9E"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(1) This study does not have exposure data at a fine spatial resolution such as census tract or ZIP code level. Power outage exposure is assessed at the county level, meaning many individuals within a county may not have actually experienced a power outage. The definition of exposure (≥1% of customers without power for 8+ hours) may have led to substantial exposure misclassification.</w:t>
      </w:r>
    </w:p>
    <w:p w14:paraId="67F22EA7" w14:textId="5B75C84F" w:rsidR="00F55116" w:rsidRPr="00243C1C" w:rsidRDefault="00BF12A7">
      <w:pPr>
        <w:rPr>
          <w:rFonts w:ascii="Arial" w:hAnsi="Arial" w:cs="Arial"/>
          <w:color w:val="4472C4" w:themeColor="accent1"/>
          <w:sz w:val="22"/>
          <w:szCs w:val="22"/>
        </w:rPr>
      </w:pPr>
      <w:r w:rsidRPr="00243C1C">
        <w:rPr>
          <w:rFonts w:ascii="Arial" w:hAnsi="Arial" w:cs="Arial"/>
          <w:color w:val="4472C4" w:themeColor="accent1"/>
          <w:sz w:val="22"/>
          <w:szCs w:val="22"/>
        </w:rPr>
        <w:t xml:space="preserve">Thank you for this comment. </w:t>
      </w:r>
      <w:r w:rsidR="00231E9E" w:rsidRPr="00243C1C">
        <w:rPr>
          <w:rFonts w:ascii="Arial" w:hAnsi="Arial" w:cs="Arial"/>
          <w:color w:val="4472C4" w:themeColor="accent1"/>
          <w:sz w:val="22"/>
          <w:szCs w:val="22"/>
        </w:rPr>
        <w:t>Yes, this is true</w:t>
      </w:r>
      <w:r w:rsidRPr="00243C1C">
        <w:rPr>
          <w:rFonts w:ascii="Arial" w:hAnsi="Arial" w:cs="Arial"/>
          <w:color w:val="4472C4" w:themeColor="accent1"/>
          <w:sz w:val="22"/>
          <w:szCs w:val="22"/>
        </w:rPr>
        <w:t>, and we share your concern</w:t>
      </w:r>
      <w:r w:rsidR="00231E9E" w:rsidRPr="00243C1C">
        <w:rPr>
          <w:rFonts w:ascii="Arial" w:hAnsi="Arial" w:cs="Arial"/>
          <w:color w:val="4472C4" w:themeColor="accent1"/>
          <w:sz w:val="22"/>
          <w:szCs w:val="22"/>
        </w:rPr>
        <w:t xml:space="preserve">. </w:t>
      </w:r>
      <w:r w:rsidR="00F21E58" w:rsidRPr="00243C1C">
        <w:rPr>
          <w:rFonts w:ascii="Arial" w:hAnsi="Arial" w:cs="Arial"/>
          <w:color w:val="4472C4" w:themeColor="accent1"/>
          <w:sz w:val="22"/>
          <w:szCs w:val="22"/>
        </w:rPr>
        <w:t>Unfortunately,</w:t>
      </w:r>
      <w:r w:rsidR="00231E9E" w:rsidRPr="00243C1C">
        <w:rPr>
          <w:rFonts w:ascii="Arial" w:hAnsi="Arial" w:cs="Arial"/>
          <w:color w:val="4472C4" w:themeColor="accent1"/>
          <w:sz w:val="22"/>
          <w:szCs w:val="22"/>
        </w:rPr>
        <w:t xml:space="preserve"> the best </w:t>
      </w:r>
      <w:r w:rsidR="00074359">
        <w:rPr>
          <w:rFonts w:ascii="Arial" w:hAnsi="Arial" w:cs="Arial"/>
          <w:color w:val="4472C4" w:themeColor="accent1"/>
          <w:sz w:val="22"/>
          <w:szCs w:val="22"/>
        </w:rPr>
        <w:t xml:space="preserve">nationwide power outage </w:t>
      </w:r>
      <w:r w:rsidR="00231E9E" w:rsidRPr="00243C1C">
        <w:rPr>
          <w:rFonts w:ascii="Arial" w:hAnsi="Arial" w:cs="Arial"/>
          <w:color w:val="4472C4" w:themeColor="accent1"/>
          <w:sz w:val="22"/>
          <w:szCs w:val="22"/>
        </w:rPr>
        <w:t>data available for the US are at the county level</w:t>
      </w:r>
      <w:r w:rsidR="00AD72C7" w:rsidRPr="00243C1C">
        <w:rPr>
          <w:rFonts w:ascii="Arial" w:hAnsi="Arial" w:cs="Arial"/>
          <w:color w:val="4472C4" w:themeColor="accent1"/>
          <w:sz w:val="22"/>
          <w:szCs w:val="22"/>
        </w:rPr>
        <w:t xml:space="preserve">. </w:t>
      </w:r>
      <w:r w:rsidR="006B6DA9" w:rsidRPr="00243C1C">
        <w:rPr>
          <w:rFonts w:ascii="Arial" w:hAnsi="Arial" w:cs="Arial"/>
          <w:color w:val="4472C4" w:themeColor="accent1"/>
          <w:sz w:val="22"/>
          <w:szCs w:val="22"/>
        </w:rPr>
        <w:t>In order to determine when a county was exposed to power outage, we needed to pick some threshold after which to consider a county exposed.</w:t>
      </w:r>
      <w:r w:rsidR="00F55116" w:rsidRPr="00243C1C">
        <w:rPr>
          <w:rFonts w:ascii="Arial" w:hAnsi="Arial" w:cs="Arial"/>
          <w:color w:val="4472C4" w:themeColor="accent1"/>
          <w:sz w:val="22"/>
          <w:szCs w:val="22"/>
        </w:rPr>
        <w:t xml:space="preserve"> </w:t>
      </w:r>
    </w:p>
    <w:p w14:paraId="559B3A64" w14:textId="1DCDB8B0" w:rsidR="00AD72C7" w:rsidRPr="00243C1C" w:rsidRDefault="006B6DA9">
      <w:pPr>
        <w:rPr>
          <w:rFonts w:ascii="Arial" w:hAnsi="Arial" w:cs="Arial"/>
          <w:color w:val="4472C4" w:themeColor="accent1"/>
          <w:sz w:val="22"/>
          <w:szCs w:val="22"/>
        </w:rPr>
      </w:pPr>
      <w:r w:rsidRPr="00243C1C">
        <w:rPr>
          <w:rFonts w:ascii="Arial" w:hAnsi="Arial" w:cs="Arial"/>
          <w:color w:val="4472C4" w:themeColor="accent1"/>
          <w:sz w:val="22"/>
          <w:szCs w:val="22"/>
        </w:rPr>
        <w:t xml:space="preserve">Because of the inherent exposure misclassification involved in our exposure assessment strategy, we also conducted secondary analyses </w:t>
      </w:r>
      <w:r w:rsidR="00945176">
        <w:rPr>
          <w:rFonts w:ascii="Arial" w:hAnsi="Arial" w:cs="Arial"/>
          <w:color w:val="4472C4" w:themeColor="accent1"/>
          <w:sz w:val="22"/>
          <w:szCs w:val="22"/>
        </w:rPr>
        <w:t>for which</w:t>
      </w:r>
      <w:r w:rsidR="00945176" w:rsidRPr="00243C1C">
        <w:rPr>
          <w:rFonts w:ascii="Arial" w:hAnsi="Arial" w:cs="Arial"/>
          <w:color w:val="4472C4" w:themeColor="accent1"/>
          <w:sz w:val="22"/>
          <w:szCs w:val="22"/>
        </w:rPr>
        <w:t xml:space="preserve"> </w:t>
      </w:r>
      <w:r w:rsidRPr="00243C1C">
        <w:rPr>
          <w:rFonts w:ascii="Arial" w:hAnsi="Arial" w:cs="Arial"/>
          <w:color w:val="4472C4" w:themeColor="accent1"/>
          <w:sz w:val="22"/>
          <w:szCs w:val="22"/>
        </w:rPr>
        <w:t>we used two other definitions of power outage exposure</w:t>
      </w:r>
      <w:r w:rsidR="00074359">
        <w:rPr>
          <w:rFonts w:ascii="Arial" w:hAnsi="Arial" w:cs="Arial"/>
          <w:color w:val="4472C4" w:themeColor="accent1"/>
          <w:sz w:val="22"/>
          <w:szCs w:val="22"/>
        </w:rPr>
        <w:t>,</w:t>
      </w:r>
      <w:r w:rsidRPr="00243C1C">
        <w:rPr>
          <w:rFonts w:ascii="Arial" w:hAnsi="Arial" w:cs="Arial"/>
          <w:color w:val="4472C4" w:themeColor="accent1"/>
          <w:sz w:val="22"/>
          <w:szCs w:val="22"/>
        </w:rPr>
        <w:t xml:space="preserve"> </w:t>
      </w:r>
      <w:r w:rsidR="00A14B65">
        <w:rPr>
          <w:rFonts w:ascii="Arial" w:hAnsi="Arial" w:cs="Arial"/>
          <w:color w:val="4472C4" w:themeColor="accent1"/>
          <w:sz w:val="22"/>
          <w:szCs w:val="22"/>
        </w:rPr>
        <w:t>considering</w:t>
      </w:r>
      <w:r w:rsidRPr="00243C1C">
        <w:rPr>
          <w:rFonts w:ascii="Arial" w:hAnsi="Arial" w:cs="Arial"/>
          <w:color w:val="4472C4" w:themeColor="accent1"/>
          <w:sz w:val="22"/>
          <w:szCs w:val="22"/>
        </w:rPr>
        <w:t xml:space="preserve"> counties exposed if </w:t>
      </w:r>
      <w:r w:rsidR="00565676" w:rsidRPr="00243C1C">
        <w:rPr>
          <w:rFonts w:ascii="Arial" w:hAnsi="Arial" w:cs="Arial"/>
          <w:color w:val="4472C4" w:themeColor="accent1"/>
          <w:sz w:val="22"/>
          <w:szCs w:val="22"/>
        </w:rPr>
        <w:t>≥</w:t>
      </w:r>
      <w:r w:rsidRPr="00243C1C">
        <w:rPr>
          <w:rFonts w:ascii="Arial" w:hAnsi="Arial" w:cs="Arial"/>
          <w:color w:val="4472C4" w:themeColor="accent1"/>
          <w:sz w:val="22"/>
          <w:szCs w:val="22"/>
        </w:rPr>
        <w:t xml:space="preserve">3 and </w:t>
      </w:r>
      <w:r w:rsidR="00565676" w:rsidRPr="00243C1C">
        <w:rPr>
          <w:rFonts w:ascii="Arial" w:hAnsi="Arial" w:cs="Arial"/>
          <w:color w:val="4472C4" w:themeColor="accent1"/>
          <w:sz w:val="22"/>
          <w:szCs w:val="22"/>
        </w:rPr>
        <w:t>≥</w:t>
      </w:r>
      <w:r w:rsidRPr="00243C1C">
        <w:rPr>
          <w:rFonts w:ascii="Arial" w:hAnsi="Arial" w:cs="Arial"/>
          <w:color w:val="4472C4" w:themeColor="accent1"/>
          <w:sz w:val="22"/>
          <w:szCs w:val="22"/>
        </w:rPr>
        <w:t xml:space="preserve">5% of customers were without power for 8+ hours. </w:t>
      </w:r>
      <w:r w:rsidR="00572C4F" w:rsidRPr="00243C1C">
        <w:rPr>
          <w:rFonts w:ascii="Arial" w:hAnsi="Arial" w:cs="Arial"/>
          <w:color w:val="4472C4" w:themeColor="accent1"/>
          <w:sz w:val="22"/>
          <w:szCs w:val="22"/>
        </w:rPr>
        <w:t xml:space="preserve">We found larger effect sizes when we increased the </w:t>
      </w:r>
      <w:r w:rsidR="00074359">
        <w:rPr>
          <w:rFonts w:ascii="Arial" w:hAnsi="Arial" w:cs="Arial"/>
          <w:color w:val="4472C4" w:themeColor="accent1"/>
          <w:sz w:val="22"/>
          <w:szCs w:val="22"/>
        </w:rPr>
        <w:t>cut point</w:t>
      </w:r>
      <w:r w:rsidR="00572C4F" w:rsidRPr="00243C1C">
        <w:rPr>
          <w:rFonts w:ascii="Arial" w:hAnsi="Arial" w:cs="Arial"/>
          <w:color w:val="4472C4" w:themeColor="accent1"/>
          <w:sz w:val="22"/>
          <w:szCs w:val="22"/>
        </w:rPr>
        <w:t xml:space="preserve">, </w:t>
      </w:r>
      <w:r w:rsidR="00A14B65">
        <w:rPr>
          <w:rFonts w:ascii="Arial" w:hAnsi="Arial" w:cs="Arial"/>
          <w:color w:val="4472C4" w:themeColor="accent1"/>
          <w:sz w:val="22"/>
          <w:szCs w:val="22"/>
        </w:rPr>
        <w:t xml:space="preserve">an </w:t>
      </w:r>
      <w:r w:rsidR="00572C4F" w:rsidRPr="00243C1C">
        <w:rPr>
          <w:rFonts w:ascii="Arial" w:hAnsi="Arial" w:cs="Arial"/>
          <w:color w:val="4472C4" w:themeColor="accent1"/>
          <w:sz w:val="22"/>
          <w:szCs w:val="22"/>
        </w:rPr>
        <w:t>expect</w:t>
      </w:r>
      <w:r w:rsidR="00074359">
        <w:rPr>
          <w:rFonts w:ascii="Arial" w:hAnsi="Arial" w:cs="Arial"/>
          <w:color w:val="4472C4" w:themeColor="accent1"/>
          <w:sz w:val="22"/>
          <w:szCs w:val="22"/>
        </w:rPr>
        <w:t>ed</w:t>
      </w:r>
      <w:r w:rsidR="00A14B65">
        <w:rPr>
          <w:rFonts w:ascii="Arial" w:hAnsi="Arial" w:cs="Arial"/>
          <w:color w:val="4472C4" w:themeColor="accent1"/>
          <w:sz w:val="22"/>
          <w:szCs w:val="22"/>
        </w:rPr>
        <w:t xml:space="preserve"> de-attenuation</w:t>
      </w:r>
      <w:r w:rsidR="00572C4F" w:rsidRPr="00243C1C">
        <w:rPr>
          <w:rFonts w:ascii="Arial" w:hAnsi="Arial" w:cs="Arial"/>
          <w:color w:val="4472C4" w:themeColor="accent1"/>
          <w:sz w:val="22"/>
          <w:szCs w:val="22"/>
        </w:rPr>
        <w:t xml:space="preserve"> for </w:t>
      </w:r>
      <w:r w:rsidR="00A14B65">
        <w:rPr>
          <w:rFonts w:ascii="Arial" w:hAnsi="Arial" w:cs="Arial"/>
          <w:color w:val="4472C4" w:themeColor="accent1"/>
          <w:sz w:val="22"/>
          <w:szCs w:val="22"/>
        </w:rPr>
        <w:t xml:space="preserve">less </w:t>
      </w:r>
      <w:r w:rsidR="00572C4F" w:rsidRPr="00243C1C">
        <w:rPr>
          <w:rFonts w:ascii="Arial" w:hAnsi="Arial" w:cs="Arial"/>
          <w:color w:val="4472C4" w:themeColor="accent1"/>
          <w:sz w:val="22"/>
          <w:szCs w:val="22"/>
        </w:rPr>
        <w:t xml:space="preserve">non-differential exposure misclassification. </w:t>
      </w:r>
    </w:p>
    <w:p w14:paraId="11AB2121" w14:textId="2F0E5D74" w:rsidR="003D58EE" w:rsidRDefault="00E804A1" w:rsidP="00D3333A">
      <w:pPr>
        <w:rPr>
          <w:rFonts w:ascii="Arial" w:hAnsi="Arial" w:cs="Arial"/>
          <w:color w:val="4472C4" w:themeColor="accent1"/>
          <w:sz w:val="22"/>
          <w:szCs w:val="22"/>
        </w:rPr>
      </w:pPr>
      <w:r w:rsidRPr="00243C1C">
        <w:rPr>
          <w:rFonts w:ascii="Arial" w:hAnsi="Arial" w:cs="Arial"/>
          <w:color w:val="4472C4" w:themeColor="accent1"/>
          <w:sz w:val="22"/>
          <w:szCs w:val="22"/>
        </w:rPr>
        <w:lastRenderedPageBreak/>
        <w:t>We</w:t>
      </w:r>
      <w:r w:rsidR="00074359">
        <w:rPr>
          <w:rFonts w:ascii="Arial" w:hAnsi="Arial" w:cs="Arial"/>
          <w:color w:val="4472C4" w:themeColor="accent1"/>
          <w:sz w:val="22"/>
          <w:szCs w:val="22"/>
        </w:rPr>
        <w:t xml:space="preserve"> have</w:t>
      </w:r>
      <w:r w:rsidRPr="00243C1C">
        <w:rPr>
          <w:rFonts w:ascii="Arial" w:hAnsi="Arial" w:cs="Arial"/>
          <w:color w:val="4472C4" w:themeColor="accent1"/>
          <w:sz w:val="22"/>
          <w:szCs w:val="22"/>
        </w:rPr>
        <w:t xml:space="preserve"> </w:t>
      </w:r>
      <w:r w:rsidR="00074359">
        <w:rPr>
          <w:rFonts w:ascii="Arial" w:hAnsi="Arial" w:cs="Arial"/>
          <w:color w:val="4472C4" w:themeColor="accent1"/>
          <w:sz w:val="22"/>
          <w:szCs w:val="22"/>
        </w:rPr>
        <w:t>revised</w:t>
      </w:r>
      <w:r w:rsidR="00074359" w:rsidRPr="00243C1C">
        <w:rPr>
          <w:rFonts w:ascii="Arial" w:hAnsi="Arial" w:cs="Arial"/>
          <w:color w:val="4472C4" w:themeColor="accent1"/>
          <w:sz w:val="22"/>
          <w:szCs w:val="22"/>
        </w:rPr>
        <w:t xml:space="preserve"> </w:t>
      </w:r>
      <w:r w:rsidRPr="00243C1C">
        <w:rPr>
          <w:rFonts w:ascii="Arial" w:hAnsi="Arial" w:cs="Arial"/>
          <w:color w:val="4472C4" w:themeColor="accent1"/>
          <w:sz w:val="22"/>
          <w:szCs w:val="22"/>
        </w:rPr>
        <w:t>the text in the statistical analysis section to highlight the reason for our secondary analyses of these larger power outages</w:t>
      </w:r>
      <w:r w:rsidR="00E65F6C" w:rsidRPr="00243C1C">
        <w:rPr>
          <w:rFonts w:ascii="Arial" w:hAnsi="Arial" w:cs="Arial"/>
          <w:color w:val="4472C4" w:themeColor="accent1"/>
          <w:sz w:val="22"/>
          <w:szCs w:val="22"/>
        </w:rPr>
        <w:t xml:space="preserve"> and address </w:t>
      </w:r>
      <w:r w:rsidR="00987C8A">
        <w:rPr>
          <w:rFonts w:ascii="Arial" w:hAnsi="Arial" w:cs="Arial"/>
          <w:color w:val="4472C4" w:themeColor="accent1"/>
          <w:sz w:val="22"/>
          <w:szCs w:val="22"/>
        </w:rPr>
        <w:t>the</w:t>
      </w:r>
      <w:r w:rsidR="00987C8A" w:rsidRPr="00243C1C">
        <w:rPr>
          <w:rFonts w:ascii="Arial" w:hAnsi="Arial" w:cs="Arial"/>
          <w:color w:val="4472C4" w:themeColor="accent1"/>
          <w:sz w:val="22"/>
          <w:szCs w:val="22"/>
        </w:rPr>
        <w:t xml:space="preserve"> </w:t>
      </w:r>
      <w:r w:rsidR="00E65F6C" w:rsidRPr="00243C1C">
        <w:rPr>
          <w:rFonts w:ascii="Arial" w:hAnsi="Arial" w:cs="Arial"/>
          <w:color w:val="4472C4" w:themeColor="accent1"/>
          <w:sz w:val="22"/>
          <w:szCs w:val="22"/>
        </w:rPr>
        <w:t>exposure misclassification</w:t>
      </w:r>
      <w:r w:rsidR="00987C8A">
        <w:rPr>
          <w:rFonts w:ascii="Arial" w:hAnsi="Arial" w:cs="Arial"/>
          <w:color w:val="4472C4" w:themeColor="accent1"/>
          <w:sz w:val="22"/>
          <w:szCs w:val="22"/>
        </w:rPr>
        <w:t xml:space="preserve"> concern</w:t>
      </w:r>
      <w:r w:rsidRPr="00243C1C">
        <w:rPr>
          <w:rFonts w:ascii="Arial" w:hAnsi="Arial" w:cs="Arial"/>
          <w:color w:val="4472C4" w:themeColor="accent1"/>
          <w:sz w:val="22"/>
          <w:szCs w:val="22"/>
        </w:rPr>
        <w:t>:</w:t>
      </w:r>
    </w:p>
    <w:p w14:paraId="26FEC6CB" w14:textId="77777777" w:rsidR="00D3333A" w:rsidRPr="00D3333A" w:rsidRDefault="00D3333A" w:rsidP="00D3333A">
      <w:pPr>
        <w:rPr>
          <w:rFonts w:ascii="Arial" w:hAnsi="Arial" w:cs="Arial"/>
          <w:color w:val="4472C4" w:themeColor="accent1"/>
          <w:sz w:val="22"/>
          <w:szCs w:val="22"/>
        </w:rPr>
      </w:pPr>
    </w:p>
    <w:p w14:paraId="642FC75E" w14:textId="62C7A5E8" w:rsidR="003D58EE" w:rsidRPr="00D3333A" w:rsidRDefault="00D3333A" w:rsidP="00E804A1">
      <w:pPr>
        <w:spacing w:after="0" w:line="480" w:lineRule="auto"/>
        <w:ind w:firstLine="360"/>
        <w:rPr>
          <w:rFonts w:ascii="Arial" w:hAnsi="Arial" w:cs="Arial"/>
          <w:color w:val="4472C4" w:themeColor="accent1"/>
          <w:sz w:val="22"/>
          <w:szCs w:val="22"/>
        </w:rPr>
      </w:pPr>
      <w:r>
        <w:rPr>
          <w:rFonts w:ascii="Arial" w:hAnsi="Arial" w:cs="Arial"/>
          <w:color w:val="4472C4" w:themeColor="accent1"/>
          <w:sz w:val="22"/>
          <w:szCs w:val="22"/>
        </w:rPr>
        <w:t>“</w:t>
      </w:r>
      <w:r w:rsidR="003D58EE" w:rsidRPr="00D3333A">
        <w:rPr>
          <w:rFonts w:ascii="Arial" w:hAnsi="Arial" w:cs="Arial"/>
          <w:color w:val="4472C4" w:themeColor="accent1"/>
          <w:sz w:val="22"/>
          <w:szCs w:val="22"/>
        </w:rPr>
        <w:t xml:space="preserve">In our primary analysis, we considered a county-day exposed to power outage if </w:t>
      </w:r>
      <w:r w:rsidR="003D58EE" w:rsidRPr="00D3333A">
        <w:rPr>
          <w:rFonts w:ascii="Arial" w:eastAsia="Garamond" w:hAnsi="Arial" w:cs="Arial"/>
          <w:color w:val="4472C4" w:themeColor="accent1"/>
          <w:sz w:val="22"/>
          <w:szCs w:val="22"/>
        </w:rPr>
        <w:t>≥</w:t>
      </w:r>
      <w:r w:rsidR="003D58EE" w:rsidRPr="00D3333A">
        <w:rPr>
          <w:rFonts w:ascii="Arial" w:hAnsi="Arial" w:cs="Arial"/>
          <w:color w:val="4472C4" w:themeColor="accent1"/>
          <w:sz w:val="22"/>
          <w:szCs w:val="22"/>
        </w:rPr>
        <w:t>1% of county customers were without power for 8+ consecutive hours, a definition that may have substantial exposure misclassification (</w:t>
      </w:r>
      <w:r w:rsidR="00074359">
        <w:rPr>
          <w:rFonts w:ascii="Arial" w:hAnsi="Arial" w:cs="Arial"/>
          <w:color w:val="4472C4" w:themeColor="accent1"/>
          <w:sz w:val="22"/>
          <w:szCs w:val="22"/>
        </w:rPr>
        <w:t xml:space="preserve">i.e., </w:t>
      </w:r>
      <w:r w:rsidR="003D58EE" w:rsidRPr="00D3333A">
        <w:rPr>
          <w:rFonts w:ascii="Arial" w:hAnsi="Arial" w:cs="Arial"/>
          <w:color w:val="4472C4" w:themeColor="accent1"/>
          <w:sz w:val="22"/>
          <w:szCs w:val="22"/>
        </w:rPr>
        <w:t xml:space="preserve">up to 99% of customers may be unexposed). </w:t>
      </w:r>
      <w:r w:rsidR="003C6568" w:rsidRPr="00D3333A">
        <w:rPr>
          <w:rFonts w:ascii="Arial" w:hAnsi="Arial" w:cs="Arial"/>
          <w:color w:val="4472C4" w:themeColor="accent1"/>
          <w:sz w:val="22"/>
          <w:szCs w:val="22"/>
        </w:rPr>
        <w:t xml:space="preserve">To address this, </w:t>
      </w:r>
      <w:r w:rsidR="00423CFC" w:rsidRPr="00D3333A">
        <w:rPr>
          <w:rFonts w:ascii="Arial" w:hAnsi="Arial" w:cs="Arial"/>
          <w:color w:val="4472C4" w:themeColor="accent1"/>
          <w:sz w:val="22"/>
          <w:szCs w:val="22"/>
        </w:rPr>
        <w:t xml:space="preserve">we conducted a secondary analysis </w:t>
      </w:r>
      <w:r w:rsidR="00AE3B73">
        <w:rPr>
          <w:rFonts w:ascii="Arial" w:hAnsi="Arial" w:cs="Arial"/>
          <w:color w:val="4472C4" w:themeColor="accent1"/>
          <w:sz w:val="22"/>
          <w:szCs w:val="22"/>
        </w:rPr>
        <w:t>for which</w:t>
      </w:r>
      <w:r w:rsidR="00AE3B73" w:rsidRPr="00D3333A">
        <w:rPr>
          <w:rFonts w:ascii="Arial" w:hAnsi="Arial" w:cs="Arial"/>
          <w:color w:val="4472C4" w:themeColor="accent1"/>
          <w:sz w:val="22"/>
          <w:szCs w:val="22"/>
        </w:rPr>
        <w:t xml:space="preserve"> </w:t>
      </w:r>
      <w:r w:rsidR="00423CFC" w:rsidRPr="00D3333A">
        <w:rPr>
          <w:rFonts w:ascii="Arial" w:hAnsi="Arial" w:cs="Arial"/>
          <w:color w:val="4472C4" w:themeColor="accent1"/>
          <w:sz w:val="22"/>
          <w:szCs w:val="22"/>
        </w:rPr>
        <w:t>we</w:t>
      </w:r>
      <w:r w:rsidR="003D58EE" w:rsidRPr="00D3333A">
        <w:rPr>
          <w:rFonts w:ascii="Arial" w:hAnsi="Arial" w:cs="Arial"/>
          <w:color w:val="4472C4" w:themeColor="accent1"/>
          <w:sz w:val="22"/>
          <w:szCs w:val="22"/>
        </w:rPr>
        <w:t xml:space="preserve"> assessed power outage exposure based on higher </w:t>
      </w:r>
      <w:r w:rsidR="00A8540A">
        <w:rPr>
          <w:rFonts w:ascii="Arial" w:hAnsi="Arial" w:cs="Arial"/>
          <w:color w:val="4472C4" w:themeColor="accent1"/>
          <w:sz w:val="22"/>
          <w:szCs w:val="22"/>
        </w:rPr>
        <w:t>cut points</w:t>
      </w:r>
      <w:r w:rsidR="00A8540A" w:rsidRPr="00D3333A">
        <w:rPr>
          <w:rFonts w:ascii="Arial" w:hAnsi="Arial" w:cs="Arial"/>
          <w:color w:val="4472C4" w:themeColor="accent1"/>
          <w:sz w:val="22"/>
          <w:szCs w:val="22"/>
        </w:rPr>
        <w:t xml:space="preserve"> </w:t>
      </w:r>
      <w:r w:rsidR="003D58EE" w:rsidRPr="00D3333A">
        <w:rPr>
          <w:rFonts w:ascii="Arial" w:hAnsi="Arial" w:cs="Arial"/>
          <w:color w:val="4472C4" w:themeColor="accent1"/>
          <w:sz w:val="22"/>
          <w:szCs w:val="22"/>
        </w:rPr>
        <w:t>of customers</w:t>
      </w:r>
      <w:r w:rsidR="00A8540A">
        <w:rPr>
          <w:rFonts w:ascii="Arial" w:hAnsi="Arial" w:cs="Arial"/>
          <w:color w:val="4472C4" w:themeColor="accent1"/>
          <w:sz w:val="22"/>
          <w:szCs w:val="22"/>
        </w:rPr>
        <w:t xml:space="preserve"> without power</w:t>
      </w:r>
      <w:r w:rsidR="003D58EE" w:rsidRPr="00D3333A">
        <w:rPr>
          <w:rFonts w:ascii="Arial" w:hAnsi="Arial" w:cs="Arial"/>
          <w:color w:val="4472C4" w:themeColor="accent1"/>
          <w:sz w:val="22"/>
          <w:szCs w:val="22"/>
        </w:rPr>
        <w:t xml:space="preserve"> (</w:t>
      </w:r>
      <w:r w:rsidR="003D58EE" w:rsidRPr="00D3333A">
        <w:rPr>
          <w:rFonts w:ascii="Arial" w:eastAsia="Garamond" w:hAnsi="Arial" w:cs="Arial"/>
          <w:color w:val="4472C4" w:themeColor="accent1"/>
          <w:sz w:val="22"/>
          <w:szCs w:val="22"/>
        </w:rPr>
        <w:t>≥</w:t>
      </w:r>
      <w:r w:rsidR="003D58EE" w:rsidRPr="00D3333A">
        <w:rPr>
          <w:rFonts w:ascii="Arial" w:hAnsi="Arial" w:cs="Arial"/>
          <w:color w:val="4472C4" w:themeColor="accent1"/>
          <w:sz w:val="22"/>
          <w:szCs w:val="22"/>
        </w:rPr>
        <w:t xml:space="preserve">3%, </w:t>
      </w:r>
      <w:r w:rsidR="003D58EE" w:rsidRPr="00D3333A">
        <w:rPr>
          <w:rFonts w:ascii="Arial" w:eastAsia="Garamond" w:hAnsi="Arial" w:cs="Arial"/>
          <w:color w:val="4472C4" w:themeColor="accent1"/>
          <w:sz w:val="22"/>
          <w:szCs w:val="22"/>
        </w:rPr>
        <w:t>≥</w:t>
      </w:r>
      <w:r w:rsidR="003D58EE" w:rsidRPr="00D3333A">
        <w:rPr>
          <w:rFonts w:ascii="Arial" w:hAnsi="Arial" w:cs="Arial"/>
          <w:color w:val="4472C4" w:themeColor="accent1"/>
          <w:sz w:val="22"/>
          <w:szCs w:val="22"/>
        </w:rPr>
        <w:t>5%), scenarios with less exposure misclassificatio</w:t>
      </w:r>
      <w:r w:rsidR="00374BE4" w:rsidRPr="00D3333A">
        <w:rPr>
          <w:rFonts w:ascii="Arial" w:hAnsi="Arial" w:cs="Arial"/>
          <w:color w:val="4472C4" w:themeColor="accent1"/>
          <w:sz w:val="22"/>
          <w:szCs w:val="22"/>
        </w:rPr>
        <w:t>n</w:t>
      </w:r>
      <w:r w:rsidR="003912E7">
        <w:rPr>
          <w:rFonts w:ascii="Arial" w:hAnsi="Arial" w:cs="Arial"/>
          <w:color w:val="4472C4" w:themeColor="accent1"/>
          <w:sz w:val="22"/>
          <w:szCs w:val="22"/>
        </w:rPr>
        <w:t>” (page 6, paragraph 2).</w:t>
      </w:r>
    </w:p>
    <w:p w14:paraId="3D2E3F68" w14:textId="74406C64" w:rsidR="00D23AA1" w:rsidRPr="00243C1C" w:rsidRDefault="00D23AA1" w:rsidP="00E804A1">
      <w:pPr>
        <w:spacing w:after="0" w:line="480" w:lineRule="auto"/>
        <w:ind w:firstLine="360"/>
        <w:rPr>
          <w:rFonts w:ascii="Arial" w:hAnsi="Arial" w:cs="Arial"/>
          <w:color w:val="4472C4" w:themeColor="accent1"/>
          <w:sz w:val="22"/>
          <w:szCs w:val="22"/>
        </w:rPr>
      </w:pPr>
      <w:r w:rsidRPr="00243C1C">
        <w:rPr>
          <w:rFonts w:ascii="Arial" w:hAnsi="Arial" w:cs="Arial"/>
          <w:color w:val="4472C4" w:themeColor="accent1"/>
          <w:sz w:val="22"/>
          <w:szCs w:val="22"/>
        </w:rPr>
        <w:t>We</w:t>
      </w:r>
      <w:r w:rsidR="00AD4C74" w:rsidRPr="00243C1C">
        <w:rPr>
          <w:rFonts w:ascii="Arial" w:hAnsi="Arial" w:cs="Arial"/>
          <w:color w:val="4472C4" w:themeColor="accent1"/>
          <w:sz w:val="22"/>
          <w:szCs w:val="22"/>
        </w:rPr>
        <w:t>’ve</w:t>
      </w:r>
      <w:r w:rsidRPr="00243C1C">
        <w:rPr>
          <w:rFonts w:ascii="Arial" w:hAnsi="Arial" w:cs="Arial"/>
          <w:color w:val="4472C4" w:themeColor="accent1"/>
          <w:sz w:val="22"/>
          <w:szCs w:val="22"/>
        </w:rPr>
        <w:t xml:space="preserve"> also </w:t>
      </w:r>
      <w:r w:rsidR="00AD4C74" w:rsidRPr="00243C1C">
        <w:rPr>
          <w:rFonts w:ascii="Arial" w:hAnsi="Arial" w:cs="Arial"/>
          <w:color w:val="4472C4" w:themeColor="accent1"/>
          <w:sz w:val="22"/>
          <w:szCs w:val="22"/>
        </w:rPr>
        <w:t xml:space="preserve">included text on </w:t>
      </w:r>
      <w:r w:rsidRPr="00243C1C">
        <w:rPr>
          <w:rFonts w:ascii="Arial" w:hAnsi="Arial" w:cs="Arial"/>
          <w:color w:val="4472C4" w:themeColor="accent1"/>
          <w:sz w:val="22"/>
          <w:szCs w:val="22"/>
        </w:rPr>
        <w:t>this issue in the study limitations:</w:t>
      </w:r>
    </w:p>
    <w:p w14:paraId="7772CC6B" w14:textId="433B8D0E" w:rsidR="00E804A1" w:rsidRPr="00243C1C" w:rsidRDefault="00E901FB" w:rsidP="007479C6">
      <w:pPr>
        <w:spacing w:after="0"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D23AA1" w:rsidRPr="00E901FB">
        <w:rPr>
          <w:rFonts w:ascii="Arial" w:hAnsi="Arial" w:cs="Arial"/>
          <w:color w:val="4472C4" w:themeColor="accent1"/>
          <w:sz w:val="22"/>
          <w:szCs w:val="22"/>
        </w:rPr>
        <w:t xml:space="preserve">In this study, we measured county-level power outages since no national finer-resolution power outage exposure data are available. In our main analysis, we considered a county-day exposed to power outage if </w:t>
      </w:r>
      <w:r w:rsidR="00D23AA1" w:rsidRPr="00E901FB">
        <w:rPr>
          <w:rFonts w:ascii="Arial" w:eastAsia="Garamond" w:hAnsi="Arial" w:cs="Arial"/>
          <w:color w:val="4472C4" w:themeColor="accent1"/>
          <w:sz w:val="22"/>
          <w:szCs w:val="22"/>
        </w:rPr>
        <w:t>≥</w:t>
      </w:r>
      <w:r w:rsidR="00D23AA1" w:rsidRPr="00E901FB">
        <w:rPr>
          <w:rFonts w:ascii="Arial" w:hAnsi="Arial" w:cs="Arial"/>
          <w:color w:val="4472C4" w:themeColor="accent1"/>
          <w:sz w:val="22"/>
          <w:szCs w:val="22"/>
        </w:rPr>
        <w:t>1% of county customers were without power for 8+ consecutive hours, a definition that may have substantial exposure misclassification (</w:t>
      </w:r>
      <w:r w:rsidR="00A8540A">
        <w:rPr>
          <w:rFonts w:ascii="Arial" w:hAnsi="Arial" w:cs="Arial"/>
          <w:color w:val="4472C4" w:themeColor="accent1"/>
          <w:sz w:val="22"/>
          <w:szCs w:val="22"/>
        </w:rPr>
        <w:t xml:space="preserve">i.e., </w:t>
      </w:r>
      <w:r w:rsidR="00D23AA1" w:rsidRPr="00E901FB">
        <w:rPr>
          <w:rFonts w:ascii="Arial" w:hAnsi="Arial" w:cs="Arial"/>
          <w:color w:val="4472C4" w:themeColor="accent1"/>
          <w:sz w:val="22"/>
          <w:szCs w:val="22"/>
        </w:rPr>
        <w:t xml:space="preserve">up to 99% of customers may be unexposed). This misclassification likely biased study results towards the null, but the magnitude of bias remains unknown. When we assessed power outage exposure based on higher </w:t>
      </w:r>
      <w:r w:rsidR="00A8540A">
        <w:rPr>
          <w:rFonts w:ascii="Arial" w:hAnsi="Arial" w:cs="Arial"/>
          <w:color w:val="4472C4" w:themeColor="accent1"/>
          <w:sz w:val="22"/>
          <w:szCs w:val="22"/>
        </w:rPr>
        <w:t>cut points</w:t>
      </w:r>
      <w:r w:rsidR="00A8540A" w:rsidRPr="00E901FB">
        <w:rPr>
          <w:rFonts w:ascii="Arial" w:hAnsi="Arial" w:cs="Arial"/>
          <w:color w:val="4472C4" w:themeColor="accent1"/>
          <w:sz w:val="22"/>
          <w:szCs w:val="22"/>
        </w:rPr>
        <w:t xml:space="preserve"> </w:t>
      </w:r>
      <w:r w:rsidR="00D23AA1" w:rsidRPr="00E901FB">
        <w:rPr>
          <w:rFonts w:ascii="Arial" w:hAnsi="Arial" w:cs="Arial"/>
          <w:color w:val="4472C4" w:themeColor="accent1"/>
          <w:sz w:val="22"/>
          <w:szCs w:val="22"/>
        </w:rPr>
        <w:t>of customers</w:t>
      </w:r>
      <w:r w:rsidR="00A8540A">
        <w:rPr>
          <w:rFonts w:ascii="Arial" w:hAnsi="Arial" w:cs="Arial"/>
          <w:color w:val="4472C4" w:themeColor="accent1"/>
          <w:sz w:val="22"/>
          <w:szCs w:val="22"/>
        </w:rPr>
        <w:t xml:space="preserve"> without power</w:t>
      </w:r>
      <w:r w:rsidR="00D23AA1" w:rsidRPr="00E901FB">
        <w:rPr>
          <w:rFonts w:ascii="Arial" w:hAnsi="Arial" w:cs="Arial"/>
          <w:color w:val="4472C4" w:themeColor="accent1"/>
          <w:sz w:val="22"/>
          <w:szCs w:val="22"/>
        </w:rPr>
        <w:t xml:space="preserve"> (</w:t>
      </w:r>
      <w:r w:rsidR="00D23AA1" w:rsidRPr="00E901FB">
        <w:rPr>
          <w:rFonts w:ascii="Arial" w:eastAsia="Garamond" w:hAnsi="Arial" w:cs="Arial"/>
          <w:color w:val="4472C4" w:themeColor="accent1"/>
          <w:sz w:val="22"/>
          <w:szCs w:val="22"/>
        </w:rPr>
        <w:t>≥</w:t>
      </w:r>
      <w:r w:rsidR="00D23AA1" w:rsidRPr="00E901FB">
        <w:rPr>
          <w:rFonts w:ascii="Arial" w:hAnsi="Arial" w:cs="Arial"/>
          <w:color w:val="4472C4" w:themeColor="accent1"/>
          <w:sz w:val="22"/>
          <w:szCs w:val="22"/>
        </w:rPr>
        <w:t xml:space="preserve">3%, </w:t>
      </w:r>
      <w:r w:rsidR="00D23AA1" w:rsidRPr="00E901FB">
        <w:rPr>
          <w:rFonts w:ascii="Arial" w:eastAsia="Garamond" w:hAnsi="Arial" w:cs="Arial"/>
          <w:color w:val="4472C4" w:themeColor="accent1"/>
          <w:sz w:val="22"/>
          <w:szCs w:val="22"/>
        </w:rPr>
        <w:t>≥</w:t>
      </w:r>
      <w:r w:rsidR="00D23AA1" w:rsidRPr="00E901FB">
        <w:rPr>
          <w:rFonts w:ascii="Arial" w:hAnsi="Arial" w:cs="Arial"/>
          <w:color w:val="4472C4" w:themeColor="accent1"/>
          <w:sz w:val="22"/>
          <w:szCs w:val="22"/>
        </w:rPr>
        <w:t xml:space="preserve">5%), scenarios with less exposure misclassification, we </w:t>
      </w:r>
      <w:r w:rsidR="00806C3A">
        <w:rPr>
          <w:rFonts w:ascii="Arial" w:hAnsi="Arial" w:cs="Arial"/>
          <w:color w:val="4472C4" w:themeColor="accent1"/>
          <w:sz w:val="22"/>
          <w:szCs w:val="22"/>
        </w:rPr>
        <w:t>the observed</w:t>
      </w:r>
      <w:r w:rsidR="00D23AA1" w:rsidRPr="00E901FB">
        <w:rPr>
          <w:rFonts w:ascii="Arial" w:hAnsi="Arial" w:cs="Arial"/>
          <w:color w:val="4472C4" w:themeColor="accent1"/>
          <w:sz w:val="22"/>
          <w:szCs w:val="22"/>
        </w:rPr>
        <w:t xml:space="preserve"> effect estimates</w:t>
      </w:r>
      <w:r w:rsidR="00806C3A">
        <w:rPr>
          <w:rFonts w:ascii="Arial" w:hAnsi="Arial" w:cs="Arial"/>
          <w:color w:val="4472C4" w:themeColor="accent1"/>
          <w:sz w:val="22"/>
          <w:szCs w:val="22"/>
        </w:rPr>
        <w:t xml:space="preserve"> were de-attenuated</w:t>
      </w:r>
      <w:r w:rsidR="00D23AA1" w:rsidRPr="00E901FB">
        <w:rPr>
          <w:rFonts w:ascii="Arial" w:hAnsi="Arial" w:cs="Arial"/>
          <w:color w:val="4472C4" w:themeColor="accent1"/>
          <w:sz w:val="22"/>
          <w:szCs w:val="22"/>
        </w:rPr>
        <w:t xml:space="preserve">. Future studies could collaborate with utilities to obtain finer-resolution power outage data or use satellite imagery to identify exact outage boundaries of long-duration outages lasting into the night </w:t>
      </w:r>
      <w:r w:rsidR="00D23AA1" w:rsidRPr="00E901FB">
        <w:rPr>
          <w:rFonts w:ascii="Arial" w:hAnsi="Arial" w:cs="Arial"/>
          <w:color w:val="4472C4" w:themeColor="accent1"/>
          <w:sz w:val="22"/>
          <w:szCs w:val="22"/>
        </w:rPr>
        <w:fldChar w:fldCharType="begin"/>
      </w:r>
      <w:r w:rsidR="00D23AA1" w:rsidRPr="00E901FB">
        <w:rPr>
          <w:rFonts w:ascii="Arial" w:hAnsi="Arial" w:cs="Arial"/>
          <w:color w:val="4472C4" w:themeColor="accent1"/>
          <w:sz w:val="22"/>
          <w:szCs w:val="22"/>
        </w:rPr>
        <w:instrText xml:space="preserve"> ADDIN ZOTERO_ITEM CSL_CITATION {"citationID":"nVeNQGKE","properties":{"formattedCitation":"(36, 37)","plainCitation":"(36, 37)","noteIndex":0},"citationItems":[{"id":270,"uris":["http://zotero.org/users/local/hHKggCUl/items/49K4KLNV"],"itemData":{"id":270,"type":"article-journal","abstract":"The intensity of extreme weather events has been increasing, posing a unique threat to society and highlighting the importance of our electrical power system, a key component in our infrastructure. In severe weather events, quickly identifying power outage impact zones and a</w:instrText>
      </w:r>
      <w:r w:rsidR="00D23AA1" w:rsidRPr="00E901FB">
        <w:rPr>
          <w:rFonts w:ascii="Cambria Math" w:hAnsi="Cambria Math" w:cs="Cambria Math"/>
          <w:color w:val="4472C4" w:themeColor="accent1"/>
          <w:sz w:val="22"/>
          <w:szCs w:val="22"/>
        </w:rPr>
        <w:instrText>ﬀ</w:instrText>
      </w:r>
      <w:r w:rsidR="00D23AA1" w:rsidRPr="00E901FB">
        <w:rPr>
          <w:rFonts w:ascii="Arial" w:hAnsi="Arial" w:cs="Arial"/>
          <w:color w:val="4472C4" w:themeColor="accent1"/>
          <w:sz w:val="22"/>
          <w:szCs w:val="22"/>
        </w:rPr>
        <w:instrText>ected communities is crucial for informed disaster response. However, a lack of household-level power outage data impedes timely and precise assessments. To address these challenges, we introduced an analytical workﬂow using NASA’s Black Marble daily nighttime light (NTL) images to detect power outages from the 2021 Winter Storm Uri. This workﬂow includes adjustments to mitigate viewing angle and snow reﬂection e</w:instrText>
      </w:r>
      <w:r w:rsidR="00D23AA1" w:rsidRPr="00E901FB">
        <w:rPr>
          <w:rFonts w:ascii="Cambria Math" w:hAnsi="Cambria Math" w:cs="Cambria Math"/>
          <w:color w:val="4472C4" w:themeColor="accent1"/>
          <w:sz w:val="22"/>
          <w:szCs w:val="22"/>
        </w:rPr>
        <w:instrText>ﬀ</w:instrText>
      </w:r>
      <w:r w:rsidR="00D23AA1" w:rsidRPr="00E901FB">
        <w:rPr>
          <w:rFonts w:ascii="Arial" w:hAnsi="Arial" w:cs="Arial"/>
          <w:color w:val="4472C4" w:themeColor="accent1"/>
          <w:sz w:val="22"/>
          <w:szCs w:val="22"/>
        </w:rPr>
        <w:instrText>ects. Power outage is detected by comparing storm-time and baseline (normal condition) NTL images using an empirical adjusted equation. The outcomes of the workﬂow are 500-meter resolution power outage maps, which have the optimal correlation with real outage tracking data when NTL intensity is reduced by 26%. With the resultant power outage maps, we analyzed the relations between power outages and disadvantaged populations in 126 Texas counties and 4182 census tracts to evaluate environmental justice in the storm. The results show that Latino/Hispanic communities tend to su</w:instrText>
      </w:r>
      <w:r w:rsidR="00D23AA1" w:rsidRPr="00E901FB">
        <w:rPr>
          <w:rFonts w:ascii="Cambria Math" w:hAnsi="Cambria Math" w:cs="Cambria Math"/>
          <w:color w:val="4472C4" w:themeColor="accent1"/>
          <w:sz w:val="22"/>
          <w:szCs w:val="22"/>
        </w:rPr>
        <w:instrText>ﬀ</w:instrText>
      </w:r>
      <w:r w:rsidR="00D23AA1" w:rsidRPr="00E901FB">
        <w:rPr>
          <w:rFonts w:ascii="Arial" w:hAnsi="Arial" w:cs="Arial"/>
          <w:color w:val="4472C4" w:themeColor="accent1"/>
          <w:sz w:val="22"/>
          <w:szCs w:val="22"/>
        </w:rPr>
        <w:instrText xml:space="preserve">er more from power outages at both the county and census tract levels.","container-title":"International Journal of Digital Earth","DOI":"10.1080/17538947.2023.2224087","ISSN":"1753-8947, 1753-8955","issue":"1","journalAbbreviation":"International Journal of Digital Earth","language":"en","page":"2259-2278","source":"DOI.org (Crossref)","title":"Power outage and environmental justice in Winter Storm Uri: an analytical workflow based on nighttime light remote sensing","title-short":"Power outage and environmental justice in Winter Storm Uri","volume":"16","author":[{"family":"Xu","given":"Jinwen"},{"family":"Qiang","given":"Yi"},{"family":"Cai","given":"Heng"},{"family":"Zou","given":"Lei"}],"issued":{"date-parts":[["2023",10,2]]}}},{"id":269,"uris":["http://zotero.org/users/local/hHKggCUl/items/SEVX6CBW"],"itemData":{"id":269,"type":"article-journal","abstract":"Complicated systems are complicated to monitor. The electric grid is one of the most complicated systems, and subsequently goes under-monitored in many regions around the world that cannot easily afford expensive meters. However, the electric grid is also critical for sustaining a high quality of life, and requires better monitoring than is often available to ensure consistent service is provided. Past work has shown that images taken by satellites during the night, capturing nighttime illumination (‘‘nightlights’’), could provide a proxy measurement of grid performance for minimal cost. We build upon earlier work by identifying the pixel z-score – a statistical measurement of a pixel’s illumination relative to its history – as a key method for detecting electricity outages from the often-noisy nightlights dataset. We then train and validate our approach against observations from a network of on-the-ground power outage sensors in our observation area of Accra, Ghana, a dataset representing the largest collection of utility-independent electricity reliability measurements on the African continent. Using multiple machine learning techniques for estimating potential outages from nightlight images, we obtain high performance for predicting outages in Accra at scales as small as a single pixel (0.2 km2) and with training datasets as small as three months of illumination/sensor data. We further validate our methodology beyond the spatio-temporal coverage of the on-the-ground sensor deployment against a human-labeled dataset of outages by neighborhood throughout Accra. Delving deeper into the applications and limitations of available datasets and our work, we conclude by highlighting questions about the generality of our method vital to understanding its potential for low-cost worldwide measurements of grid reliability.","container-title":"Applied Energy","DOI":"10.1016/j.apenergy.2022.119237","ISSN":"03062619","journalAbbreviation":"Applied Energy","language":"en","page":"119237","source":"DOI.org (Crossref)","title":"The electricity scene from above: Exploring power grid inconsistencies using satellite data in Accra, Ghana","title-short":"The electricity scene from above","volume":"319","author":[{"family":"Shah","given":"Zeal"},{"family":"Klugman","given":"Noah"},{"family":"Cadamuro","given":"Gabriel"},{"family":"Hsu","given":"Feng-Chi"},{"family":"Elvidge","given":"Christopher D."},{"family":"Taneja","given":"Jay"}],"issued":{"date-parts":[["2022",8]]}}}],"schema":"https://github.com/citation-style-language/schema/raw/master/csl-citation.json"} </w:instrText>
      </w:r>
      <w:r w:rsidR="00D23AA1" w:rsidRPr="00E901FB">
        <w:rPr>
          <w:rFonts w:ascii="Arial" w:hAnsi="Arial" w:cs="Arial"/>
          <w:color w:val="4472C4" w:themeColor="accent1"/>
          <w:sz w:val="22"/>
          <w:szCs w:val="22"/>
        </w:rPr>
        <w:fldChar w:fldCharType="separate"/>
      </w:r>
      <w:r w:rsidR="00D23AA1" w:rsidRPr="00E901FB">
        <w:rPr>
          <w:rFonts w:ascii="Arial" w:hAnsi="Arial" w:cs="Arial"/>
          <w:noProof/>
          <w:color w:val="4472C4" w:themeColor="accent1"/>
          <w:sz w:val="22"/>
          <w:szCs w:val="22"/>
        </w:rPr>
        <w:t>(36, 37)</w:t>
      </w:r>
      <w:r w:rsidR="00D23AA1" w:rsidRPr="00E901FB">
        <w:rPr>
          <w:rFonts w:ascii="Arial" w:hAnsi="Arial" w:cs="Arial"/>
          <w:color w:val="4472C4" w:themeColor="accent1"/>
          <w:sz w:val="22"/>
          <w:szCs w:val="22"/>
        </w:rPr>
        <w:fldChar w:fldCharType="end"/>
      </w:r>
      <w:r w:rsidR="00D23AA1" w:rsidRPr="00E901FB">
        <w:rPr>
          <w:rFonts w:ascii="Arial" w:hAnsi="Arial" w:cs="Arial"/>
          <w:color w:val="4472C4" w:themeColor="accent1"/>
          <w:sz w:val="22"/>
          <w:szCs w:val="22"/>
        </w:rPr>
        <w:t xml:space="preserve"> to </w:t>
      </w:r>
      <w:r w:rsidR="005948CC">
        <w:rPr>
          <w:rFonts w:ascii="Arial" w:hAnsi="Arial" w:cs="Arial"/>
          <w:color w:val="4472C4" w:themeColor="accent1"/>
          <w:sz w:val="22"/>
          <w:szCs w:val="22"/>
        </w:rPr>
        <w:t>improve</w:t>
      </w:r>
      <w:r w:rsidR="00D23AA1" w:rsidRPr="00E901FB">
        <w:rPr>
          <w:rFonts w:ascii="Arial" w:hAnsi="Arial" w:cs="Arial"/>
          <w:color w:val="4472C4" w:themeColor="accent1"/>
          <w:sz w:val="22"/>
          <w:szCs w:val="22"/>
        </w:rPr>
        <w:t xml:space="preserve"> exposure assessment</w:t>
      </w:r>
      <w:r>
        <w:rPr>
          <w:rFonts w:ascii="Arial" w:hAnsi="Arial" w:cs="Arial"/>
          <w:color w:val="4472C4" w:themeColor="accent1"/>
          <w:sz w:val="22"/>
          <w:szCs w:val="22"/>
        </w:rPr>
        <w:t>”</w:t>
      </w:r>
      <w:r w:rsidR="003B58F3">
        <w:rPr>
          <w:rFonts w:ascii="Arial" w:hAnsi="Arial" w:cs="Arial"/>
          <w:color w:val="4472C4" w:themeColor="accent1"/>
          <w:sz w:val="22"/>
          <w:szCs w:val="22"/>
        </w:rPr>
        <w:t xml:space="preserve"> (page 16, study limitations, paragraph 1). </w:t>
      </w:r>
    </w:p>
    <w:p w14:paraId="11234FCE" w14:textId="77777777" w:rsidR="005672F3"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(2) The</w:t>
      </w:r>
      <w:r w:rsidRPr="00243C1C">
        <w:rPr>
          <w:rStyle w:val="apple-converted-space"/>
          <w:rFonts w:ascii="Arial" w:hAnsi="Arial" w:cs="Arial"/>
          <w:color w:val="000000" w:themeColor="text1"/>
          <w:sz w:val="22"/>
          <w:szCs w:val="22"/>
        </w:rPr>
        <w:t> </w:t>
      </w:r>
      <w:hyperlink r:id="rId12" w:history="1">
        <w:r w:rsidRPr="00243C1C">
          <w:rPr>
            <w:rStyle w:val="Hyperlink"/>
            <w:rFonts w:ascii="Arial" w:hAnsi="Arial" w:cs="Arial"/>
            <w:color w:val="000000" w:themeColor="text1"/>
            <w:sz w:val="22"/>
            <w:szCs w:val="22"/>
          </w:rPr>
          <w:t>PowerOutage.us</w:t>
        </w:r>
      </w:hyperlink>
      <w:r w:rsidRPr="00243C1C">
        <w:rPr>
          <w:rStyle w:val="apple-converted-space"/>
          <w:rFonts w:ascii="Arial" w:hAnsi="Arial" w:cs="Arial"/>
          <w:color w:val="000000" w:themeColor="text1"/>
          <w:sz w:val="22"/>
          <w:szCs w:val="22"/>
        </w:rPr>
        <w:t> </w:t>
      </w:r>
      <w:r w:rsidRPr="00243C1C">
        <w:rPr>
          <w:rFonts w:ascii="Arial" w:hAnsi="Arial" w:cs="Arial"/>
          <w:color w:val="000000" w:themeColor="text1"/>
          <w:sz w:val="22"/>
          <w:szCs w:val="22"/>
        </w:rPr>
        <w:t>(POUS) dataset is incomplete, with many counties missing up to 50% of data. The authors used a simple method to impute county-days with missing 4 or fewer hours, but it is unclear how the remaining missing values were handled. Further discussion is needed on how missing data may have biased the results.</w:t>
      </w:r>
    </w:p>
    <w:p w14:paraId="4200307A" w14:textId="52CA09A7" w:rsidR="00FE7F18" w:rsidRPr="00243C1C" w:rsidRDefault="0025183C" w:rsidP="00706527">
      <w:pPr>
        <w:rPr>
          <w:rFonts w:ascii="Arial" w:hAnsi="Arial" w:cs="Arial"/>
          <w:color w:val="4472C4" w:themeColor="accent1"/>
          <w:sz w:val="22"/>
          <w:szCs w:val="22"/>
        </w:rPr>
      </w:pPr>
      <w:r w:rsidRPr="00243C1C">
        <w:rPr>
          <w:rFonts w:ascii="Arial" w:hAnsi="Arial" w:cs="Arial"/>
          <w:color w:val="4472C4" w:themeColor="accent1"/>
          <w:sz w:val="22"/>
          <w:szCs w:val="22"/>
        </w:rPr>
        <w:t>Thank you for this point. We were</w:t>
      </w:r>
      <w:r w:rsidR="00FF7E5D" w:rsidRPr="00243C1C">
        <w:rPr>
          <w:rFonts w:ascii="Arial" w:hAnsi="Arial" w:cs="Arial"/>
          <w:color w:val="4472C4" w:themeColor="accent1"/>
          <w:sz w:val="22"/>
          <w:szCs w:val="22"/>
        </w:rPr>
        <w:t xml:space="preserve"> also</w:t>
      </w:r>
      <w:r w:rsidRPr="00243C1C">
        <w:rPr>
          <w:rFonts w:ascii="Arial" w:hAnsi="Arial" w:cs="Arial"/>
          <w:color w:val="4472C4" w:themeColor="accent1"/>
          <w:sz w:val="22"/>
          <w:szCs w:val="22"/>
        </w:rPr>
        <w:t xml:space="preserve"> concerned about the effects of missing data on our results before we began this project, and so </w:t>
      </w:r>
      <w:r w:rsidR="00FE7F18" w:rsidRPr="00243C1C">
        <w:rPr>
          <w:rFonts w:ascii="Arial" w:hAnsi="Arial" w:cs="Arial"/>
          <w:color w:val="4472C4" w:themeColor="accent1"/>
          <w:sz w:val="22"/>
          <w:szCs w:val="22"/>
        </w:rPr>
        <w:t xml:space="preserve">we conducted simulations to test the effect of </w:t>
      </w:r>
      <w:r w:rsidR="00FE7F18" w:rsidRPr="00243C1C">
        <w:rPr>
          <w:rFonts w:ascii="Arial" w:hAnsi="Arial" w:cs="Arial"/>
          <w:color w:val="4472C4" w:themeColor="accent1"/>
          <w:sz w:val="22"/>
          <w:szCs w:val="22"/>
        </w:rPr>
        <w:lastRenderedPageBreak/>
        <w:t xml:space="preserve">missing data on the results of this </w:t>
      </w:r>
      <w:r w:rsidR="00F02482" w:rsidRPr="00243C1C">
        <w:rPr>
          <w:rFonts w:ascii="Arial" w:hAnsi="Arial" w:cs="Arial"/>
          <w:color w:val="4472C4" w:themeColor="accent1"/>
          <w:sz w:val="22"/>
          <w:szCs w:val="22"/>
        </w:rPr>
        <w:t>paper</w:t>
      </w:r>
      <w:r w:rsidR="004507DE" w:rsidRPr="00243C1C">
        <w:rPr>
          <w:rFonts w:ascii="Arial" w:hAnsi="Arial" w:cs="Arial"/>
          <w:color w:val="4472C4" w:themeColor="accent1"/>
          <w:sz w:val="22"/>
          <w:szCs w:val="22"/>
        </w:rPr>
        <w:t>.</w:t>
      </w:r>
      <w:r w:rsidR="00FE7F18" w:rsidRPr="00243C1C">
        <w:rPr>
          <w:rFonts w:ascii="Arial" w:hAnsi="Arial" w:cs="Arial"/>
          <w:color w:val="4472C4" w:themeColor="accent1"/>
          <w:sz w:val="22"/>
          <w:szCs w:val="22"/>
        </w:rPr>
        <w:t xml:space="preserve"> </w:t>
      </w:r>
      <w:r w:rsidR="00706527">
        <w:rPr>
          <w:rFonts w:ascii="Arial" w:hAnsi="Arial" w:cs="Arial"/>
          <w:color w:val="4472C4" w:themeColor="accent1"/>
          <w:sz w:val="22"/>
          <w:szCs w:val="22"/>
        </w:rPr>
        <w:t xml:space="preserve">That paper describing our simulations results </w:t>
      </w:r>
      <w:r w:rsidR="003F574E">
        <w:rPr>
          <w:rFonts w:ascii="Arial" w:hAnsi="Arial" w:cs="Arial"/>
          <w:color w:val="4472C4" w:themeColor="accent1"/>
          <w:sz w:val="22"/>
          <w:szCs w:val="22"/>
        </w:rPr>
        <w:t>was</w:t>
      </w:r>
      <w:r w:rsidR="00B83763" w:rsidRPr="00243C1C">
        <w:rPr>
          <w:rFonts w:ascii="Arial" w:hAnsi="Arial" w:cs="Arial"/>
          <w:color w:val="4472C4" w:themeColor="accent1"/>
          <w:sz w:val="22"/>
          <w:szCs w:val="22"/>
        </w:rPr>
        <w:t xml:space="preserve"> not published at the time we submitted </w:t>
      </w:r>
      <w:r w:rsidR="003F574E">
        <w:rPr>
          <w:rFonts w:ascii="Arial" w:hAnsi="Arial" w:cs="Arial"/>
          <w:color w:val="4472C4" w:themeColor="accent1"/>
          <w:sz w:val="22"/>
          <w:szCs w:val="22"/>
        </w:rPr>
        <w:t>the present</w:t>
      </w:r>
      <w:r w:rsidR="003F574E" w:rsidRPr="00243C1C">
        <w:rPr>
          <w:rFonts w:ascii="Arial" w:hAnsi="Arial" w:cs="Arial"/>
          <w:color w:val="4472C4" w:themeColor="accent1"/>
          <w:sz w:val="22"/>
          <w:szCs w:val="22"/>
        </w:rPr>
        <w:t xml:space="preserve"> </w:t>
      </w:r>
      <w:r w:rsidR="00706527">
        <w:rPr>
          <w:rFonts w:ascii="Arial" w:hAnsi="Arial" w:cs="Arial"/>
          <w:color w:val="4472C4" w:themeColor="accent1"/>
          <w:sz w:val="22"/>
          <w:szCs w:val="22"/>
        </w:rPr>
        <w:t>manuscript</w:t>
      </w:r>
      <w:r w:rsidR="003F574E">
        <w:rPr>
          <w:rFonts w:ascii="Arial" w:hAnsi="Arial" w:cs="Arial"/>
          <w:color w:val="4472C4" w:themeColor="accent1"/>
          <w:sz w:val="22"/>
          <w:szCs w:val="22"/>
        </w:rPr>
        <w:t xml:space="preserve">. </w:t>
      </w:r>
      <w:r w:rsidR="00373DF3">
        <w:rPr>
          <w:rFonts w:ascii="Arial" w:hAnsi="Arial" w:cs="Arial"/>
          <w:color w:val="4472C4" w:themeColor="accent1"/>
          <w:sz w:val="22"/>
          <w:szCs w:val="22"/>
        </w:rPr>
        <w:t xml:space="preserve">It has since been peer-reviewed and published; here </w:t>
      </w:r>
      <w:r w:rsidR="003F574E">
        <w:rPr>
          <w:rFonts w:ascii="Arial" w:hAnsi="Arial" w:cs="Arial"/>
          <w:color w:val="4472C4" w:themeColor="accent1"/>
          <w:sz w:val="22"/>
          <w:szCs w:val="22"/>
        </w:rPr>
        <w:t>is a link, which</w:t>
      </w:r>
      <w:r w:rsidR="004507DE" w:rsidRPr="00243C1C">
        <w:rPr>
          <w:rFonts w:ascii="Arial" w:hAnsi="Arial" w:cs="Arial"/>
          <w:color w:val="4472C4" w:themeColor="accent1"/>
          <w:sz w:val="22"/>
          <w:szCs w:val="22"/>
        </w:rPr>
        <w:t xml:space="preserve"> discuss</w:t>
      </w:r>
      <w:r w:rsidR="00373DF3">
        <w:rPr>
          <w:rFonts w:ascii="Arial" w:hAnsi="Arial" w:cs="Arial"/>
          <w:color w:val="4472C4" w:themeColor="accent1"/>
          <w:sz w:val="22"/>
          <w:szCs w:val="22"/>
        </w:rPr>
        <w:t>ing</w:t>
      </w:r>
      <w:r w:rsidR="004507DE" w:rsidRPr="00243C1C">
        <w:rPr>
          <w:rFonts w:ascii="Arial" w:hAnsi="Arial" w:cs="Arial"/>
          <w:color w:val="4472C4" w:themeColor="accent1"/>
          <w:sz w:val="22"/>
          <w:szCs w:val="22"/>
        </w:rPr>
        <w:t xml:space="preserve"> </w:t>
      </w:r>
      <w:r w:rsidR="00F7347A" w:rsidRPr="00243C1C">
        <w:rPr>
          <w:rFonts w:ascii="Arial" w:hAnsi="Arial" w:cs="Arial"/>
          <w:color w:val="4472C4" w:themeColor="accent1"/>
          <w:sz w:val="22"/>
          <w:szCs w:val="22"/>
        </w:rPr>
        <w:t xml:space="preserve">in detail our strategy for handling missing data and the impacts that this strategy has on the results of </w:t>
      </w:r>
      <w:r w:rsidR="005B173C">
        <w:rPr>
          <w:rFonts w:ascii="Arial" w:hAnsi="Arial" w:cs="Arial"/>
          <w:color w:val="4472C4" w:themeColor="accent1"/>
          <w:sz w:val="22"/>
          <w:szCs w:val="22"/>
        </w:rPr>
        <w:t>an epidemiologic study, including this one</w:t>
      </w:r>
      <w:r w:rsidR="00F7347A" w:rsidRPr="00243C1C">
        <w:rPr>
          <w:rFonts w:ascii="Arial" w:hAnsi="Arial" w:cs="Arial"/>
          <w:color w:val="4472C4" w:themeColor="accent1"/>
          <w:sz w:val="22"/>
          <w:szCs w:val="22"/>
        </w:rPr>
        <w:t>:</w:t>
      </w:r>
    </w:p>
    <w:p w14:paraId="4D46F95D" w14:textId="3E75F08E" w:rsidR="00BF2411" w:rsidRPr="00243C1C" w:rsidRDefault="00FE7F18" w:rsidP="00FE7F18">
      <w:pPr>
        <w:rPr>
          <w:rFonts w:ascii="Arial" w:hAnsi="Arial" w:cs="Arial"/>
          <w:color w:val="4472C4" w:themeColor="accent1"/>
          <w:sz w:val="22"/>
          <w:szCs w:val="22"/>
        </w:rPr>
      </w:pPr>
      <w:hyperlink r:id="rId13" w:history="1">
        <w:r w:rsidRPr="00243C1C">
          <w:rPr>
            <w:rStyle w:val="Hyperlink"/>
            <w:rFonts w:ascii="Arial" w:hAnsi="Arial" w:cs="Arial"/>
            <w:sz w:val="22"/>
            <w:szCs w:val="22"/>
          </w:rPr>
          <w:t>https://journals.lww.com/environepidem/fulltext/2025/08000/assessing_bias_in_measuring_power_outage_exposure.4.aspx</w:t>
        </w:r>
      </w:hyperlink>
    </w:p>
    <w:p w14:paraId="4A3E0F86" w14:textId="666553A4" w:rsidR="00BF2411" w:rsidRPr="00243C1C" w:rsidRDefault="00BF2411" w:rsidP="00FE7F18">
      <w:pPr>
        <w:rPr>
          <w:rFonts w:ascii="Arial" w:hAnsi="Arial" w:cs="Arial"/>
          <w:color w:val="4472C4" w:themeColor="accent1"/>
          <w:sz w:val="22"/>
          <w:szCs w:val="22"/>
        </w:rPr>
      </w:pPr>
      <w:r w:rsidRPr="00243C1C">
        <w:rPr>
          <w:rFonts w:ascii="Arial" w:hAnsi="Arial" w:cs="Arial"/>
          <w:color w:val="4472C4" w:themeColor="accent1"/>
          <w:sz w:val="22"/>
          <w:szCs w:val="22"/>
        </w:rPr>
        <w:t>In our methods section</w:t>
      </w:r>
      <w:r w:rsidR="003F574E">
        <w:rPr>
          <w:rFonts w:ascii="Arial" w:hAnsi="Arial" w:cs="Arial"/>
          <w:color w:val="4472C4" w:themeColor="accent1"/>
          <w:sz w:val="22"/>
          <w:szCs w:val="22"/>
        </w:rPr>
        <w:t>,</w:t>
      </w:r>
      <w:r w:rsidRPr="00243C1C">
        <w:rPr>
          <w:rFonts w:ascii="Arial" w:hAnsi="Arial" w:cs="Arial"/>
          <w:color w:val="4472C4" w:themeColor="accent1"/>
          <w:sz w:val="22"/>
          <w:szCs w:val="22"/>
        </w:rPr>
        <w:t xml:space="preserve"> we referenced this study</w:t>
      </w:r>
      <w:r w:rsidR="00216FC6" w:rsidRPr="00243C1C">
        <w:rPr>
          <w:rFonts w:ascii="Arial" w:hAnsi="Arial" w:cs="Arial"/>
          <w:color w:val="4472C4" w:themeColor="accent1"/>
          <w:sz w:val="22"/>
          <w:szCs w:val="22"/>
        </w:rPr>
        <w:t xml:space="preserve"> and explained how we handled missing data and why</w:t>
      </w:r>
      <w:r w:rsidRPr="00243C1C">
        <w:rPr>
          <w:rFonts w:ascii="Arial" w:hAnsi="Arial" w:cs="Arial"/>
          <w:color w:val="4472C4" w:themeColor="accent1"/>
          <w:sz w:val="22"/>
          <w:szCs w:val="22"/>
        </w:rPr>
        <w:t xml:space="preserve">: </w:t>
      </w:r>
    </w:p>
    <w:p w14:paraId="590A69D2" w14:textId="784AA977" w:rsidR="00BF2411" w:rsidRPr="00A52F84" w:rsidRDefault="003F574E" w:rsidP="00BF2411">
      <w:pPr>
        <w:spacing w:after="0" w:line="480" w:lineRule="auto"/>
        <w:ind w:firstLine="360"/>
        <w:rPr>
          <w:rFonts w:ascii="Arial" w:hAnsi="Arial" w:cs="Arial"/>
          <w:color w:val="4472C4" w:themeColor="accent1"/>
          <w:sz w:val="22"/>
          <w:szCs w:val="22"/>
        </w:rPr>
      </w:pPr>
      <w:r>
        <w:rPr>
          <w:rFonts w:ascii="Arial" w:hAnsi="Arial" w:cs="Arial"/>
          <w:color w:val="4472C4" w:themeColor="accent1"/>
          <w:sz w:val="22"/>
          <w:szCs w:val="22"/>
        </w:rPr>
        <w:t>“</w:t>
      </w:r>
      <w:r w:rsidR="00BF2411" w:rsidRPr="00A52F84">
        <w:rPr>
          <w:rFonts w:ascii="Arial" w:hAnsi="Arial" w:cs="Arial"/>
          <w:color w:val="4472C4" w:themeColor="accent1"/>
          <w:sz w:val="22"/>
          <w:szCs w:val="22"/>
        </w:rPr>
        <w:t>Substantial exposure data were missing from the POUS dataset. The POUS dataset was created using web scraping</w:t>
      </w:r>
      <w:r w:rsidR="00A8540A">
        <w:rPr>
          <w:rFonts w:ascii="Arial" w:hAnsi="Arial" w:cs="Arial"/>
          <w:color w:val="4472C4" w:themeColor="accent1"/>
          <w:sz w:val="22"/>
          <w:szCs w:val="22"/>
        </w:rPr>
        <w:t>;</w:t>
      </w:r>
      <w:r w:rsidR="00BF2411" w:rsidRPr="00A52F84">
        <w:rPr>
          <w:rFonts w:ascii="Arial" w:hAnsi="Arial" w:cs="Arial"/>
          <w:color w:val="4472C4" w:themeColor="accent1"/>
          <w:sz w:val="22"/>
          <w:szCs w:val="22"/>
        </w:rPr>
        <w:t xml:space="preserve"> </w:t>
      </w:r>
      <w:r w:rsidR="00A8540A">
        <w:rPr>
          <w:rFonts w:ascii="Arial" w:hAnsi="Arial" w:cs="Arial"/>
          <w:color w:val="4472C4" w:themeColor="accent1"/>
          <w:sz w:val="22"/>
          <w:szCs w:val="22"/>
        </w:rPr>
        <w:t>however,</w:t>
      </w:r>
      <w:r w:rsidR="00A8540A" w:rsidRPr="00A52F84">
        <w:rPr>
          <w:rFonts w:ascii="Arial" w:hAnsi="Arial" w:cs="Arial"/>
          <w:color w:val="4472C4" w:themeColor="accent1"/>
          <w:sz w:val="22"/>
          <w:szCs w:val="22"/>
        </w:rPr>
        <w:t xml:space="preserve"> </w:t>
      </w:r>
      <w:r w:rsidR="00BF2411" w:rsidRPr="00A52F84">
        <w:rPr>
          <w:rFonts w:ascii="Arial" w:hAnsi="Arial" w:cs="Arial"/>
          <w:color w:val="4472C4" w:themeColor="accent1"/>
          <w:sz w:val="22"/>
          <w:szCs w:val="22"/>
        </w:rPr>
        <w:t xml:space="preserve">some utilities did not have websites, or their websites were offline during part or all of the study period. Previously, we conducted a simulation study </w:t>
      </w:r>
      <w:r w:rsidR="00C1284A">
        <w:rPr>
          <w:rFonts w:ascii="Arial" w:hAnsi="Arial" w:cs="Arial"/>
          <w:color w:val="4472C4" w:themeColor="accent1"/>
          <w:sz w:val="22"/>
          <w:szCs w:val="22"/>
        </w:rPr>
        <w:t>in which we assessed the potential impacts on estimated effects when</w:t>
      </w:r>
      <w:r w:rsidR="00BF2411" w:rsidRPr="00A52F84">
        <w:rPr>
          <w:rFonts w:ascii="Arial" w:hAnsi="Arial" w:cs="Arial"/>
          <w:color w:val="4472C4" w:themeColor="accent1"/>
          <w:sz w:val="22"/>
          <w:szCs w:val="22"/>
        </w:rPr>
        <w:t xml:space="preserve"> </w:t>
      </w:r>
      <w:r w:rsidR="00C1284A" w:rsidRPr="00A52F84">
        <w:rPr>
          <w:rFonts w:ascii="Arial" w:hAnsi="Arial" w:cs="Arial"/>
          <w:color w:val="4472C4" w:themeColor="accent1"/>
          <w:sz w:val="22"/>
          <w:szCs w:val="22"/>
        </w:rPr>
        <w:t>treat</w:t>
      </w:r>
      <w:r w:rsidR="00C1284A">
        <w:rPr>
          <w:rFonts w:ascii="Arial" w:hAnsi="Arial" w:cs="Arial"/>
          <w:color w:val="4472C4" w:themeColor="accent1"/>
          <w:sz w:val="22"/>
          <w:szCs w:val="22"/>
        </w:rPr>
        <w:t>ing</w:t>
      </w:r>
      <w:r w:rsidR="00C1284A" w:rsidRPr="00A52F84">
        <w:rPr>
          <w:rFonts w:ascii="Arial" w:hAnsi="Arial" w:cs="Arial"/>
          <w:color w:val="4472C4" w:themeColor="accent1"/>
          <w:sz w:val="22"/>
          <w:szCs w:val="22"/>
        </w:rPr>
        <w:t xml:space="preserve"> </w:t>
      </w:r>
      <w:r w:rsidR="00BF2411" w:rsidRPr="00A52F84">
        <w:rPr>
          <w:rFonts w:ascii="Arial" w:hAnsi="Arial" w:cs="Arial"/>
          <w:color w:val="4472C4" w:themeColor="accent1"/>
          <w:sz w:val="22"/>
          <w:szCs w:val="22"/>
        </w:rPr>
        <w:t xml:space="preserve">missing data as no power outage exposure, because no exposure was the median value in the dataset </w:t>
      </w:r>
      <w:r w:rsidR="00BF2411" w:rsidRPr="00A52F84">
        <w:rPr>
          <w:rFonts w:ascii="Arial" w:hAnsi="Arial" w:cs="Arial"/>
          <w:color w:val="4472C4" w:themeColor="accent1"/>
          <w:sz w:val="22"/>
          <w:szCs w:val="22"/>
        </w:rPr>
        <w:fldChar w:fldCharType="begin"/>
      </w:r>
      <w:r w:rsidR="00BF2411" w:rsidRPr="00A52F84">
        <w:rPr>
          <w:rFonts w:ascii="Arial" w:hAnsi="Arial" w:cs="Arial"/>
          <w:color w:val="4472C4" w:themeColor="accent1"/>
          <w:sz w:val="22"/>
          <w:szCs w:val="22"/>
        </w:rPr>
        <w:instrText xml:space="preserve"> ADDIN ZOTERO_ITEM CSL_CITATION {"citationID":"sIcsWTtZ","properties":{"formattedCitation":"(38)","plainCitation":"(38)","noteIndex":0},"citationItems":[{"id":214,"uris":["http://zotero.org/users/local/hHKggCUl/items/N5A3SZJH"],"itemData":{"id":214,"type":"article-journal","container-title":"Under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BF2411" w:rsidRPr="00A52F84">
        <w:rPr>
          <w:rFonts w:ascii="Arial" w:hAnsi="Arial" w:cs="Arial"/>
          <w:color w:val="4472C4" w:themeColor="accent1"/>
          <w:sz w:val="22"/>
          <w:szCs w:val="22"/>
        </w:rPr>
        <w:fldChar w:fldCharType="separate"/>
      </w:r>
      <w:r w:rsidR="00BF2411" w:rsidRPr="00A52F84">
        <w:rPr>
          <w:rFonts w:ascii="Arial" w:hAnsi="Arial" w:cs="Arial"/>
          <w:noProof/>
          <w:color w:val="4472C4" w:themeColor="accent1"/>
          <w:sz w:val="22"/>
          <w:szCs w:val="22"/>
        </w:rPr>
        <w:t>(38)</w:t>
      </w:r>
      <w:r w:rsidR="00BF2411" w:rsidRPr="00A52F84">
        <w:rPr>
          <w:rFonts w:ascii="Arial" w:hAnsi="Arial" w:cs="Arial"/>
          <w:color w:val="4472C4" w:themeColor="accent1"/>
          <w:sz w:val="22"/>
          <w:szCs w:val="22"/>
        </w:rPr>
        <w:fldChar w:fldCharType="end"/>
      </w:r>
      <w:r w:rsidR="00BF2411" w:rsidRPr="00A52F84">
        <w:rPr>
          <w:rFonts w:ascii="Arial" w:hAnsi="Arial" w:cs="Arial"/>
          <w:color w:val="4472C4" w:themeColor="accent1"/>
          <w:sz w:val="22"/>
          <w:szCs w:val="22"/>
        </w:rPr>
        <w:t xml:space="preserve">. </w:t>
      </w:r>
      <w:r w:rsidR="0057547D">
        <w:rPr>
          <w:rFonts w:ascii="Arial" w:hAnsi="Arial" w:cs="Arial"/>
          <w:color w:val="4472C4" w:themeColor="accent1"/>
          <w:sz w:val="22"/>
          <w:szCs w:val="22"/>
        </w:rPr>
        <w:t>When doing so in simulations</w:t>
      </w:r>
      <w:r w:rsidR="00BF2411" w:rsidRPr="00A52F84">
        <w:rPr>
          <w:rFonts w:ascii="Arial" w:hAnsi="Arial" w:cs="Arial"/>
          <w:color w:val="4472C4" w:themeColor="accent1"/>
          <w:sz w:val="22"/>
          <w:szCs w:val="22"/>
        </w:rPr>
        <w:t xml:space="preserve">, missing data biased </w:t>
      </w:r>
      <w:r w:rsidR="00A8540A">
        <w:rPr>
          <w:rFonts w:ascii="Arial" w:hAnsi="Arial" w:cs="Arial"/>
          <w:color w:val="4472C4" w:themeColor="accent1"/>
          <w:sz w:val="22"/>
          <w:szCs w:val="22"/>
        </w:rPr>
        <w:t xml:space="preserve">the </w:t>
      </w:r>
      <w:r w:rsidR="00BF2411" w:rsidRPr="00A52F84">
        <w:rPr>
          <w:rFonts w:ascii="Arial" w:hAnsi="Arial" w:cs="Arial"/>
          <w:color w:val="4472C4" w:themeColor="accent1"/>
          <w:sz w:val="22"/>
          <w:szCs w:val="22"/>
        </w:rPr>
        <w:t>results of a study like ours towards the null. When a small percentage (</w:t>
      </w:r>
      <w:r w:rsidR="00A8540A">
        <w:rPr>
          <w:rFonts w:ascii="Arial" w:hAnsi="Arial" w:cs="Arial"/>
          <w:color w:val="4472C4" w:themeColor="accent1"/>
          <w:sz w:val="22"/>
          <w:szCs w:val="22"/>
        </w:rPr>
        <w:t>approximately</w:t>
      </w:r>
      <w:r w:rsidR="00BF2411" w:rsidRPr="00A52F84">
        <w:rPr>
          <w:rFonts w:ascii="Arial" w:hAnsi="Arial" w:cs="Arial"/>
          <w:color w:val="4472C4" w:themeColor="accent1"/>
          <w:sz w:val="22"/>
          <w:szCs w:val="22"/>
        </w:rPr>
        <w:t xml:space="preserve"> &lt;15%) of hours within each county (county-hours) were missing exposure data, </w:t>
      </w:r>
      <w:r w:rsidR="0057547D">
        <w:rPr>
          <w:rFonts w:ascii="Arial" w:hAnsi="Arial" w:cs="Arial"/>
          <w:color w:val="4472C4" w:themeColor="accent1"/>
          <w:sz w:val="22"/>
          <w:szCs w:val="22"/>
        </w:rPr>
        <w:t xml:space="preserve">the </w:t>
      </w:r>
      <w:r w:rsidR="00BF2411" w:rsidRPr="00A52F84">
        <w:rPr>
          <w:rFonts w:ascii="Arial" w:hAnsi="Arial" w:cs="Arial"/>
          <w:color w:val="4472C4" w:themeColor="accent1"/>
          <w:sz w:val="22"/>
          <w:szCs w:val="22"/>
        </w:rPr>
        <w:t>bias was minimal (37). When larger amounts (</w:t>
      </w:r>
      <w:r w:rsidR="00A8540A">
        <w:rPr>
          <w:rFonts w:ascii="Arial" w:hAnsi="Arial" w:cs="Arial"/>
          <w:color w:val="4472C4" w:themeColor="accent1"/>
          <w:sz w:val="22"/>
          <w:szCs w:val="22"/>
        </w:rPr>
        <w:t>approximately</w:t>
      </w:r>
      <w:r w:rsidR="00BF2411" w:rsidRPr="00A52F84">
        <w:rPr>
          <w:rFonts w:ascii="Arial" w:hAnsi="Arial" w:cs="Arial"/>
          <w:color w:val="4472C4" w:themeColor="accent1"/>
          <w:sz w:val="22"/>
          <w:szCs w:val="22"/>
        </w:rPr>
        <w:t xml:space="preserve"> &gt;50%) were missing,</w:t>
      </w:r>
      <w:r w:rsidR="0057547D">
        <w:rPr>
          <w:rFonts w:ascii="Arial" w:hAnsi="Arial" w:cs="Arial"/>
          <w:color w:val="4472C4" w:themeColor="accent1"/>
          <w:sz w:val="22"/>
          <w:szCs w:val="22"/>
        </w:rPr>
        <w:t xml:space="preserve"> the</w:t>
      </w:r>
      <w:r w:rsidR="00BF2411" w:rsidRPr="00A52F84">
        <w:rPr>
          <w:rFonts w:ascii="Arial" w:hAnsi="Arial" w:cs="Arial"/>
          <w:color w:val="4472C4" w:themeColor="accent1"/>
          <w:sz w:val="22"/>
          <w:szCs w:val="22"/>
        </w:rPr>
        <w:t xml:space="preserve"> bias was substantial. To balance generalizability and bias</w:t>
      </w:r>
      <w:r w:rsidR="00A8540A">
        <w:rPr>
          <w:rFonts w:ascii="Arial" w:hAnsi="Arial" w:cs="Arial"/>
          <w:color w:val="4472C4" w:themeColor="accent1"/>
          <w:sz w:val="22"/>
          <w:szCs w:val="22"/>
        </w:rPr>
        <w:t xml:space="preserve"> in the present study</w:t>
      </w:r>
      <w:r w:rsidR="00BF2411" w:rsidRPr="00A52F84">
        <w:rPr>
          <w:rFonts w:ascii="Arial" w:hAnsi="Arial" w:cs="Arial"/>
          <w:color w:val="4472C4" w:themeColor="accent1"/>
          <w:sz w:val="22"/>
          <w:szCs w:val="22"/>
        </w:rPr>
        <w:t>, we excluded counties with &gt;50% of county-hours missing in the POUS data (n=907 counties). On average, the remaining counties were missing data for 7% of county-hours. When</w:t>
      </w:r>
      <w:r w:rsidR="0057547D">
        <w:rPr>
          <w:rFonts w:ascii="Arial" w:hAnsi="Arial" w:cs="Arial"/>
          <w:color w:val="4472C4" w:themeColor="accent1"/>
          <w:sz w:val="22"/>
          <w:szCs w:val="22"/>
        </w:rPr>
        <w:t xml:space="preserve"> we</w:t>
      </w:r>
      <w:r w:rsidR="00BF2411" w:rsidRPr="00A52F84">
        <w:rPr>
          <w:rFonts w:ascii="Arial" w:hAnsi="Arial" w:cs="Arial"/>
          <w:color w:val="4472C4" w:themeColor="accent1"/>
          <w:sz w:val="22"/>
          <w:szCs w:val="22"/>
        </w:rPr>
        <w:t xml:space="preserve"> included counties were missing 4 or fewer hours of consecutive exposure data, we carried forward the last observation to impute those hours. Our final analytic dataset included counties in 48 states (all counties in HI and AK were excluded) and 2,161 counties, covering 71.1% of 2018 Medicare beneficiaries (N = 23,622,770)</w:t>
      </w:r>
      <w:r>
        <w:rPr>
          <w:rFonts w:ascii="Arial" w:hAnsi="Arial" w:cs="Arial"/>
          <w:color w:val="4472C4" w:themeColor="accent1"/>
          <w:sz w:val="22"/>
          <w:szCs w:val="22"/>
        </w:rPr>
        <w:t>” (page</w:t>
      </w:r>
      <w:r w:rsidR="00C40EED">
        <w:rPr>
          <w:rFonts w:ascii="Arial" w:hAnsi="Arial" w:cs="Arial"/>
          <w:color w:val="4472C4" w:themeColor="accent1"/>
          <w:sz w:val="22"/>
          <w:szCs w:val="22"/>
        </w:rPr>
        <w:t xml:space="preserve"> 5</w:t>
      </w:r>
      <w:r>
        <w:rPr>
          <w:rFonts w:ascii="Arial" w:hAnsi="Arial" w:cs="Arial"/>
          <w:color w:val="4472C4" w:themeColor="accent1"/>
          <w:sz w:val="22"/>
          <w:szCs w:val="22"/>
        </w:rPr>
        <w:t>,</w:t>
      </w:r>
      <w:r w:rsidR="00C40EED">
        <w:rPr>
          <w:rFonts w:ascii="Arial" w:hAnsi="Arial" w:cs="Arial"/>
          <w:color w:val="4472C4" w:themeColor="accent1"/>
          <w:sz w:val="22"/>
          <w:szCs w:val="22"/>
        </w:rPr>
        <w:t xml:space="preserve"> final paragraph</w:t>
      </w:r>
      <w:r>
        <w:rPr>
          <w:rFonts w:ascii="Arial" w:hAnsi="Arial" w:cs="Arial"/>
          <w:color w:val="4472C4" w:themeColor="accent1"/>
          <w:sz w:val="22"/>
          <w:szCs w:val="22"/>
        </w:rPr>
        <w:t>).</w:t>
      </w:r>
    </w:p>
    <w:p w14:paraId="61C4E176" w14:textId="77777777" w:rsidR="00BF2411" w:rsidRPr="00243C1C" w:rsidRDefault="00BF2411" w:rsidP="00FE7F18">
      <w:pPr>
        <w:rPr>
          <w:rFonts w:ascii="Arial" w:hAnsi="Arial" w:cs="Arial"/>
          <w:color w:val="4472C4" w:themeColor="accent1"/>
          <w:sz w:val="22"/>
          <w:szCs w:val="22"/>
        </w:rPr>
      </w:pPr>
    </w:p>
    <w:p w14:paraId="77CD7917" w14:textId="1E4FFD09" w:rsidR="00357BA8" w:rsidRPr="00243C1C" w:rsidRDefault="0000555E" w:rsidP="00FE7F18">
      <w:pPr>
        <w:rPr>
          <w:rFonts w:ascii="Arial" w:hAnsi="Arial" w:cs="Arial"/>
          <w:color w:val="4472C4" w:themeColor="accent1"/>
          <w:sz w:val="22"/>
          <w:szCs w:val="22"/>
        </w:rPr>
      </w:pPr>
      <w:r>
        <w:rPr>
          <w:rFonts w:ascii="Arial" w:hAnsi="Arial" w:cs="Arial"/>
          <w:color w:val="4472C4" w:themeColor="accent1"/>
          <w:sz w:val="22"/>
          <w:szCs w:val="22"/>
        </w:rPr>
        <w:t>W</w:t>
      </w:r>
      <w:r w:rsidR="003F0838" w:rsidRPr="00243C1C">
        <w:rPr>
          <w:rFonts w:ascii="Arial" w:hAnsi="Arial" w:cs="Arial"/>
          <w:color w:val="4472C4" w:themeColor="accent1"/>
          <w:sz w:val="22"/>
          <w:szCs w:val="22"/>
        </w:rPr>
        <w:t>e also reference</w:t>
      </w:r>
      <w:r w:rsidR="00357BA8" w:rsidRPr="00243C1C">
        <w:rPr>
          <w:rFonts w:ascii="Arial" w:hAnsi="Arial" w:cs="Arial"/>
          <w:color w:val="4472C4" w:themeColor="accent1"/>
          <w:sz w:val="22"/>
          <w:szCs w:val="22"/>
        </w:rPr>
        <w:t xml:space="preserve"> our simulation study in the study limitations section: </w:t>
      </w:r>
    </w:p>
    <w:p w14:paraId="1A7FFD1A" w14:textId="4C6F629B" w:rsidR="00357BA8" w:rsidRPr="00A52F84" w:rsidRDefault="00CF2FAA" w:rsidP="00D7630A">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357BA8" w:rsidRPr="00A52F84">
        <w:rPr>
          <w:rFonts w:ascii="Arial" w:hAnsi="Arial" w:cs="Arial"/>
          <w:color w:val="4472C4" w:themeColor="accent1"/>
          <w:sz w:val="22"/>
          <w:szCs w:val="22"/>
        </w:rPr>
        <w:t xml:space="preserve">Finally, the POUS dataset we used to assess exposure is missing substantial data. We excluded counties missing more than 50% of customer-hours in 2018 to balance generalizability and bias from missing data based on our prior simulation study </w:t>
      </w:r>
      <w:r w:rsidR="00357BA8" w:rsidRPr="00A52F84">
        <w:rPr>
          <w:rFonts w:ascii="Arial" w:hAnsi="Arial" w:cs="Arial"/>
          <w:color w:val="4472C4" w:themeColor="accent1"/>
          <w:sz w:val="22"/>
          <w:szCs w:val="22"/>
        </w:rPr>
        <w:fldChar w:fldCharType="begin"/>
      </w:r>
      <w:r w:rsidR="00357BA8" w:rsidRPr="00A52F84">
        <w:rPr>
          <w:rFonts w:ascii="Arial" w:hAnsi="Arial" w:cs="Arial"/>
          <w:color w:val="4472C4" w:themeColor="accent1"/>
          <w:sz w:val="22"/>
          <w:szCs w:val="22"/>
        </w:rPr>
        <w:instrText xml:space="preserve"> ADDIN ZOTERO_ITEM CSL_CITATION {"citationID":"qX55s3Vm","properties":{"formattedCitation":"(38)","plainCitation":"(38)","noteIndex":0},"citationItems":[{"id":214,"uris":["http://zotero.org/users/local/hHKggCUl/items/N5A3SZJH"],"itemData":{"id":214,"type":"article-journal","container-title":"Under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357BA8" w:rsidRPr="00A52F84">
        <w:rPr>
          <w:rFonts w:ascii="Arial" w:hAnsi="Arial" w:cs="Arial"/>
          <w:color w:val="4472C4" w:themeColor="accent1"/>
          <w:sz w:val="22"/>
          <w:szCs w:val="22"/>
        </w:rPr>
        <w:fldChar w:fldCharType="separate"/>
      </w:r>
      <w:r w:rsidR="00357BA8" w:rsidRPr="00A52F84">
        <w:rPr>
          <w:rFonts w:ascii="Arial" w:hAnsi="Arial" w:cs="Arial"/>
          <w:noProof/>
          <w:color w:val="4472C4" w:themeColor="accent1"/>
          <w:sz w:val="22"/>
          <w:szCs w:val="22"/>
        </w:rPr>
        <w:t>(38)</w:t>
      </w:r>
      <w:r w:rsidR="00357BA8" w:rsidRPr="00A52F84">
        <w:rPr>
          <w:rFonts w:ascii="Arial" w:hAnsi="Arial" w:cs="Arial"/>
          <w:color w:val="4472C4" w:themeColor="accent1"/>
          <w:sz w:val="22"/>
          <w:szCs w:val="22"/>
        </w:rPr>
        <w:fldChar w:fldCharType="end"/>
      </w:r>
      <w:r>
        <w:rPr>
          <w:rFonts w:ascii="Arial" w:hAnsi="Arial" w:cs="Arial"/>
          <w:color w:val="4472C4" w:themeColor="accent1"/>
          <w:sz w:val="22"/>
          <w:szCs w:val="22"/>
        </w:rPr>
        <w:t xml:space="preserve">” (page </w:t>
      </w:r>
      <w:r w:rsidR="00253B99">
        <w:rPr>
          <w:rFonts w:ascii="Arial" w:hAnsi="Arial" w:cs="Arial"/>
          <w:color w:val="4472C4" w:themeColor="accent1"/>
          <w:sz w:val="22"/>
          <w:szCs w:val="22"/>
        </w:rPr>
        <w:t>17</w:t>
      </w:r>
      <w:r>
        <w:rPr>
          <w:rFonts w:ascii="Arial" w:hAnsi="Arial" w:cs="Arial"/>
          <w:color w:val="4472C4" w:themeColor="accent1"/>
          <w:sz w:val="22"/>
          <w:szCs w:val="22"/>
        </w:rPr>
        <w:t xml:space="preserve">, </w:t>
      </w:r>
      <w:r w:rsidR="00253B99">
        <w:rPr>
          <w:rFonts w:ascii="Arial" w:hAnsi="Arial" w:cs="Arial"/>
          <w:color w:val="4472C4" w:themeColor="accent1"/>
          <w:sz w:val="22"/>
          <w:szCs w:val="22"/>
        </w:rPr>
        <w:t>paragraph 2</w:t>
      </w:r>
      <w:r>
        <w:rPr>
          <w:rFonts w:ascii="Arial" w:hAnsi="Arial" w:cs="Arial"/>
          <w:color w:val="4472C4" w:themeColor="accent1"/>
          <w:sz w:val="22"/>
          <w:szCs w:val="22"/>
        </w:rPr>
        <w:t>).</w:t>
      </w:r>
    </w:p>
    <w:p w14:paraId="3901251F" w14:textId="2BB3D003" w:rsidR="00405FB6" w:rsidRDefault="00CF2FAA" w:rsidP="001B5DA8">
      <w:pPr>
        <w:spacing w:line="276" w:lineRule="auto"/>
        <w:rPr>
          <w:rFonts w:ascii="Arial" w:hAnsi="Arial" w:cs="Arial"/>
          <w:color w:val="4472C4" w:themeColor="accent1"/>
          <w:sz w:val="22"/>
          <w:szCs w:val="22"/>
        </w:rPr>
      </w:pPr>
      <w:r>
        <w:rPr>
          <w:rFonts w:ascii="Arial" w:hAnsi="Arial" w:cs="Arial"/>
          <w:color w:val="4472C4" w:themeColor="accent1"/>
          <w:sz w:val="22"/>
          <w:szCs w:val="22"/>
        </w:rPr>
        <w:lastRenderedPageBreak/>
        <w:t>Finally, w</w:t>
      </w:r>
      <w:r w:rsidR="00405FB6" w:rsidRPr="00243C1C">
        <w:rPr>
          <w:rFonts w:ascii="Arial" w:hAnsi="Arial" w:cs="Arial"/>
          <w:color w:val="4472C4" w:themeColor="accent1"/>
          <w:sz w:val="22"/>
          <w:szCs w:val="22"/>
        </w:rPr>
        <w:t xml:space="preserve">e </w:t>
      </w:r>
      <w:r w:rsidR="0057547D">
        <w:rPr>
          <w:rFonts w:ascii="Arial" w:hAnsi="Arial" w:cs="Arial"/>
          <w:color w:val="4472C4" w:themeColor="accent1"/>
          <w:sz w:val="22"/>
          <w:szCs w:val="22"/>
        </w:rPr>
        <w:t>have now added</w:t>
      </w:r>
      <w:r w:rsidRPr="00243C1C">
        <w:rPr>
          <w:rFonts w:ascii="Arial" w:hAnsi="Arial" w:cs="Arial"/>
          <w:color w:val="4472C4" w:themeColor="accent1"/>
          <w:sz w:val="22"/>
          <w:szCs w:val="22"/>
        </w:rPr>
        <w:t xml:space="preserve"> </w:t>
      </w:r>
      <w:r w:rsidR="00405FB6" w:rsidRPr="00243C1C">
        <w:rPr>
          <w:rFonts w:ascii="Arial" w:hAnsi="Arial" w:cs="Arial"/>
          <w:color w:val="4472C4" w:themeColor="accent1"/>
          <w:sz w:val="22"/>
          <w:szCs w:val="22"/>
        </w:rPr>
        <w:t xml:space="preserve">an additional sensitivity analysis only </w:t>
      </w:r>
      <w:r w:rsidR="000C645C" w:rsidRPr="00243C1C">
        <w:rPr>
          <w:rFonts w:ascii="Arial" w:hAnsi="Arial" w:cs="Arial"/>
          <w:color w:val="4472C4" w:themeColor="accent1"/>
          <w:sz w:val="22"/>
          <w:szCs w:val="22"/>
        </w:rPr>
        <w:t>includ</w:t>
      </w:r>
      <w:r w:rsidR="000C645C">
        <w:rPr>
          <w:rFonts w:ascii="Arial" w:hAnsi="Arial" w:cs="Arial"/>
          <w:color w:val="4472C4" w:themeColor="accent1"/>
          <w:sz w:val="22"/>
          <w:szCs w:val="22"/>
        </w:rPr>
        <w:t>ing</w:t>
      </w:r>
      <w:r w:rsidR="000C645C" w:rsidRPr="00243C1C">
        <w:rPr>
          <w:rFonts w:ascii="Arial" w:hAnsi="Arial" w:cs="Arial"/>
          <w:color w:val="4472C4" w:themeColor="accent1"/>
          <w:sz w:val="22"/>
          <w:szCs w:val="22"/>
        </w:rPr>
        <w:t xml:space="preserve"> </w:t>
      </w:r>
      <w:r w:rsidR="00405FB6" w:rsidRPr="00243C1C">
        <w:rPr>
          <w:rFonts w:ascii="Arial" w:hAnsi="Arial" w:cs="Arial"/>
          <w:color w:val="4472C4" w:themeColor="accent1"/>
          <w:sz w:val="22"/>
          <w:szCs w:val="22"/>
        </w:rPr>
        <w:t>counties with less than 20% missing</w:t>
      </w:r>
      <w:r>
        <w:rPr>
          <w:rFonts w:ascii="Arial" w:hAnsi="Arial" w:cs="Arial"/>
          <w:color w:val="4472C4" w:themeColor="accent1"/>
          <w:sz w:val="22"/>
          <w:szCs w:val="22"/>
        </w:rPr>
        <w:t xml:space="preserve"> data</w:t>
      </w:r>
      <w:r w:rsidR="00405FB6" w:rsidRPr="00243C1C">
        <w:rPr>
          <w:rFonts w:ascii="Arial" w:hAnsi="Arial" w:cs="Arial"/>
          <w:color w:val="4472C4" w:themeColor="accent1"/>
          <w:sz w:val="22"/>
          <w:szCs w:val="22"/>
        </w:rPr>
        <w:t xml:space="preserve">, in response to </w:t>
      </w:r>
      <w:r w:rsidR="0051563E">
        <w:rPr>
          <w:rFonts w:ascii="Arial" w:hAnsi="Arial" w:cs="Arial"/>
          <w:color w:val="4472C4" w:themeColor="accent1"/>
          <w:sz w:val="22"/>
          <w:szCs w:val="22"/>
        </w:rPr>
        <w:t>the reviewer’s</w:t>
      </w:r>
      <w:r w:rsidR="0051563E" w:rsidRPr="00243C1C">
        <w:rPr>
          <w:rFonts w:ascii="Arial" w:hAnsi="Arial" w:cs="Arial"/>
          <w:color w:val="4472C4" w:themeColor="accent1"/>
          <w:sz w:val="22"/>
          <w:szCs w:val="22"/>
        </w:rPr>
        <w:t xml:space="preserve"> </w:t>
      </w:r>
      <w:r w:rsidR="00405FB6" w:rsidRPr="00243C1C">
        <w:rPr>
          <w:rFonts w:ascii="Arial" w:hAnsi="Arial" w:cs="Arial"/>
          <w:color w:val="4472C4" w:themeColor="accent1"/>
          <w:sz w:val="22"/>
          <w:szCs w:val="22"/>
        </w:rPr>
        <w:t>comment below</w:t>
      </w:r>
      <w:r>
        <w:rPr>
          <w:rFonts w:ascii="Arial" w:hAnsi="Arial" w:cs="Arial"/>
          <w:color w:val="4472C4" w:themeColor="accent1"/>
          <w:sz w:val="22"/>
          <w:szCs w:val="22"/>
        </w:rPr>
        <w:t>.</w:t>
      </w:r>
    </w:p>
    <w:p w14:paraId="1C6D75CF" w14:textId="2AF0C5FE" w:rsidR="005349C1" w:rsidRDefault="00796B9B" w:rsidP="00ED5A32">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 xml:space="preserve">“Because of the large proportion of missing data in the POUS dataset, we conducted an additional sensitivity analysis </w:t>
      </w:r>
      <w:r w:rsidR="0051563E">
        <w:rPr>
          <w:rFonts w:ascii="Arial" w:hAnsi="Arial" w:cs="Arial"/>
          <w:color w:val="4472C4" w:themeColor="accent1"/>
          <w:sz w:val="22"/>
          <w:szCs w:val="22"/>
        </w:rPr>
        <w:t xml:space="preserve">limiting </w:t>
      </w:r>
      <w:r>
        <w:rPr>
          <w:rFonts w:ascii="Arial" w:hAnsi="Arial" w:cs="Arial"/>
          <w:color w:val="4472C4" w:themeColor="accent1"/>
          <w:sz w:val="22"/>
          <w:szCs w:val="22"/>
        </w:rPr>
        <w:t xml:space="preserve">our analysis to counties with </w:t>
      </w:r>
      <w:r w:rsidR="00E62C23">
        <w:rPr>
          <w:rFonts w:ascii="Arial" w:hAnsi="Arial" w:cs="Arial"/>
          <w:color w:val="4472C4" w:themeColor="accent1"/>
          <w:sz w:val="22"/>
          <w:szCs w:val="22"/>
        </w:rPr>
        <w:t>2</w:t>
      </w:r>
      <w:r>
        <w:rPr>
          <w:rFonts w:ascii="Arial" w:hAnsi="Arial" w:cs="Arial"/>
          <w:color w:val="4472C4" w:themeColor="accent1"/>
          <w:sz w:val="22"/>
          <w:szCs w:val="22"/>
        </w:rPr>
        <w:t xml:space="preserve">0% of data </w:t>
      </w:r>
      <w:r w:rsidR="00E62C23">
        <w:rPr>
          <w:rFonts w:ascii="Arial" w:hAnsi="Arial" w:cs="Arial"/>
          <w:color w:val="4472C4" w:themeColor="accent1"/>
          <w:sz w:val="22"/>
          <w:szCs w:val="22"/>
        </w:rPr>
        <w:t>missing or less</w:t>
      </w:r>
      <w:r w:rsidR="005349C1">
        <w:rPr>
          <w:rFonts w:ascii="Arial" w:hAnsi="Arial" w:cs="Arial"/>
          <w:color w:val="4472C4" w:themeColor="accent1"/>
          <w:sz w:val="22"/>
          <w:szCs w:val="22"/>
        </w:rPr>
        <w:t>” (statistical analysis, page 7, paragraph 2)</w:t>
      </w:r>
      <w:r w:rsidR="00E62C23">
        <w:rPr>
          <w:rFonts w:ascii="Arial" w:hAnsi="Arial" w:cs="Arial"/>
          <w:color w:val="4472C4" w:themeColor="accent1"/>
          <w:sz w:val="22"/>
          <w:szCs w:val="22"/>
        </w:rPr>
        <w:t>.</w:t>
      </w:r>
      <w:r w:rsidR="00ED5A32">
        <w:rPr>
          <w:rFonts w:ascii="Arial" w:hAnsi="Arial" w:cs="Arial"/>
          <w:color w:val="4472C4" w:themeColor="accent1"/>
          <w:sz w:val="22"/>
          <w:szCs w:val="22"/>
        </w:rPr>
        <w:t xml:space="preserve"> </w:t>
      </w:r>
    </w:p>
    <w:p w14:paraId="4079979B" w14:textId="62391507" w:rsidR="00824673" w:rsidRPr="00136D16" w:rsidRDefault="00A2242A" w:rsidP="00136D16">
      <w:pPr>
        <w:spacing w:line="480" w:lineRule="auto"/>
        <w:ind w:firstLine="720"/>
        <w:rPr>
          <w:rFonts w:ascii="Arial" w:hAnsi="Arial" w:cs="Arial"/>
          <w:color w:val="4472C4" w:themeColor="accent1"/>
          <w:sz w:val="22"/>
          <w:szCs w:val="22"/>
        </w:rPr>
      </w:pPr>
      <w:r w:rsidRPr="004A3544">
        <w:rPr>
          <w:rFonts w:ascii="Arial" w:hAnsi="Arial" w:cs="Arial"/>
          <w:b/>
          <w:bCs/>
          <w:noProof/>
          <w:color w:val="4472C4" w:themeColor="accent1"/>
          <w:sz w:val="20"/>
          <w:szCs w:val="20"/>
        </w:rPr>
        <w:drawing>
          <wp:anchor distT="0" distB="0" distL="114300" distR="114300" simplePos="0" relativeHeight="251663360" behindDoc="0" locked="0" layoutInCell="1" allowOverlap="1" wp14:anchorId="291C30F7" wp14:editId="7A980808">
            <wp:simplePos x="0" y="0"/>
            <wp:positionH relativeFrom="column">
              <wp:posOffset>4871085</wp:posOffset>
            </wp:positionH>
            <wp:positionV relativeFrom="paragraph">
              <wp:posOffset>1941830</wp:posOffset>
            </wp:positionV>
            <wp:extent cx="1412875" cy="774065"/>
            <wp:effectExtent l="12700" t="12700" r="9525" b="13335"/>
            <wp:wrapSquare wrapText="bothSides"/>
            <wp:docPr id="1763598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Pr="004A3544">
        <w:rPr>
          <w:rFonts w:ascii="Arial" w:hAnsi="Arial" w:cs="Arial"/>
          <w:noProof/>
          <w:color w:val="4472C4" w:themeColor="accent1"/>
          <w:sz w:val="20"/>
          <w:szCs w:val="20"/>
        </w:rPr>
        <mc:AlternateContent>
          <mc:Choice Requires="wps">
            <w:drawing>
              <wp:anchor distT="0" distB="0" distL="114300" distR="114300" simplePos="0" relativeHeight="251664384" behindDoc="0" locked="0" layoutInCell="1" allowOverlap="1" wp14:anchorId="4940CFFA" wp14:editId="5A7BDDEA">
                <wp:simplePos x="0" y="0"/>
                <wp:positionH relativeFrom="column">
                  <wp:posOffset>5198745</wp:posOffset>
                </wp:positionH>
                <wp:positionV relativeFrom="paragraph">
                  <wp:posOffset>2177161</wp:posOffset>
                </wp:positionV>
                <wp:extent cx="509270" cy="528320"/>
                <wp:effectExtent l="0" t="0" r="0" b="5080"/>
                <wp:wrapSquare wrapText="bothSides"/>
                <wp:docPr id="311176035"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4A980BAC" w14:textId="77777777" w:rsidR="009141F4" w:rsidRPr="005B0BCE" w:rsidRDefault="009141F4" w:rsidP="009141F4">
                            <w:pPr>
                              <w:spacing w:after="0"/>
                              <w:rPr>
                                <w:rFonts w:ascii="Arial" w:eastAsia="Garamond" w:hAnsi="Arial" w:cs="Arial"/>
                                <w:color w:val="000000" w:themeColor="text1"/>
                                <w:sz w:val="18"/>
                                <w:szCs w:val="18"/>
                              </w:rPr>
                            </w:pPr>
                            <w:r w:rsidRPr="005B0BCE">
                              <w:rPr>
                                <w:rFonts w:ascii="Arial" w:eastAsia="Garamond" w:hAnsi="Arial" w:cs="Arial"/>
                                <w:color w:val="000000" w:themeColor="text1"/>
                                <w:sz w:val="18"/>
                                <w:szCs w:val="18"/>
                              </w:rPr>
                              <w:t>≥ 1%</w:t>
                            </w:r>
                          </w:p>
                          <w:p w14:paraId="4604AE3C" w14:textId="77777777" w:rsidR="009141F4" w:rsidRPr="005B0BCE" w:rsidRDefault="009141F4" w:rsidP="009141F4">
                            <w:pPr>
                              <w:spacing w:after="0"/>
                              <w:rPr>
                                <w:rFonts w:ascii="Arial" w:eastAsia="Garamond" w:hAnsi="Arial" w:cs="Arial"/>
                                <w:color w:val="000000" w:themeColor="text1"/>
                                <w:sz w:val="18"/>
                                <w:szCs w:val="18"/>
                              </w:rPr>
                            </w:pPr>
                            <w:r w:rsidRPr="005B0BCE">
                              <w:rPr>
                                <w:rFonts w:ascii="Arial" w:eastAsia="Garamond" w:hAnsi="Arial" w:cs="Arial"/>
                                <w:color w:val="000000" w:themeColor="text1"/>
                                <w:sz w:val="18"/>
                                <w:szCs w:val="18"/>
                              </w:rPr>
                              <w:t>≥ 3%</w:t>
                            </w:r>
                          </w:p>
                          <w:p w14:paraId="3C9D0B17" w14:textId="77777777" w:rsidR="009141F4" w:rsidRPr="005B0BCE" w:rsidRDefault="009141F4" w:rsidP="009141F4">
                            <w:pPr>
                              <w:spacing w:after="0"/>
                              <w:rPr>
                                <w:color w:val="000000" w:themeColor="text1"/>
                                <w:sz w:val="18"/>
                                <w:szCs w:val="18"/>
                              </w:rPr>
                            </w:pPr>
                            <w:r w:rsidRPr="005B0BCE">
                              <w:rPr>
                                <w:rFonts w:ascii="Arial" w:eastAsia="Garamond" w:hAnsi="Arial" w:cs="Arial"/>
                                <w:color w:val="000000" w:themeColor="text1"/>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0CFFA" id="_x0000_s1027" type="#_x0000_t202" style="position:absolute;left:0;text-align:left;margin-left:409.35pt;margin-top:171.45pt;width:40.1pt;height:4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" fillcolor="white [3201]" stroked="f" strokeweight=".5pt">
                <v:textbox>
                  <w:txbxContent>
                    <w:p w14:paraId="4A980BAC" w14:textId="77777777" w:rsidR="009141F4" w:rsidRPr="005B0BCE" w:rsidRDefault="009141F4" w:rsidP="009141F4">
                      <w:pPr>
                        <w:spacing w:after="0"/>
                        <w:rPr>
                          <w:rFonts w:ascii="Arial" w:eastAsia="Garamond" w:hAnsi="Arial" w:cs="Arial"/>
                          <w:color w:val="000000" w:themeColor="text1"/>
                          <w:sz w:val="18"/>
                          <w:szCs w:val="18"/>
                        </w:rPr>
                      </w:pPr>
                      <w:r w:rsidRPr="005B0BCE">
                        <w:rPr>
                          <w:rFonts w:ascii="Arial" w:eastAsia="Garamond" w:hAnsi="Arial" w:cs="Arial"/>
                          <w:color w:val="000000" w:themeColor="text1"/>
                          <w:sz w:val="18"/>
                          <w:szCs w:val="18"/>
                        </w:rPr>
                        <w:t>≥ 1%</w:t>
                      </w:r>
                    </w:p>
                    <w:p w14:paraId="4604AE3C" w14:textId="77777777" w:rsidR="009141F4" w:rsidRPr="005B0BCE" w:rsidRDefault="009141F4" w:rsidP="009141F4">
                      <w:pPr>
                        <w:spacing w:after="0"/>
                        <w:rPr>
                          <w:rFonts w:ascii="Arial" w:eastAsia="Garamond" w:hAnsi="Arial" w:cs="Arial"/>
                          <w:color w:val="000000" w:themeColor="text1"/>
                          <w:sz w:val="18"/>
                          <w:szCs w:val="18"/>
                        </w:rPr>
                      </w:pPr>
                      <w:r w:rsidRPr="005B0BCE">
                        <w:rPr>
                          <w:rFonts w:ascii="Arial" w:eastAsia="Garamond" w:hAnsi="Arial" w:cs="Arial"/>
                          <w:color w:val="000000" w:themeColor="text1"/>
                          <w:sz w:val="18"/>
                          <w:szCs w:val="18"/>
                        </w:rPr>
                        <w:t>≥ 3%</w:t>
                      </w:r>
                    </w:p>
                    <w:p w14:paraId="3C9D0B17" w14:textId="77777777" w:rsidR="009141F4" w:rsidRPr="005B0BCE" w:rsidRDefault="009141F4" w:rsidP="009141F4">
                      <w:pPr>
                        <w:spacing w:after="0"/>
                        <w:rPr>
                          <w:color w:val="000000" w:themeColor="text1"/>
                          <w:sz w:val="18"/>
                          <w:szCs w:val="18"/>
                        </w:rPr>
                      </w:pPr>
                      <w:r w:rsidRPr="005B0BCE">
                        <w:rPr>
                          <w:rFonts w:ascii="Arial" w:eastAsia="Garamond" w:hAnsi="Arial" w:cs="Arial"/>
                          <w:color w:val="000000" w:themeColor="text1"/>
                          <w:sz w:val="18"/>
                          <w:szCs w:val="18"/>
                        </w:rPr>
                        <w:t>≥ 5%</w:t>
                      </w:r>
                    </w:p>
                  </w:txbxContent>
                </v:textbox>
                <w10:wrap type="square"/>
              </v:shape>
            </w:pict>
          </mc:Fallback>
        </mc:AlternateContent>
      </w:r>
      <w:r w:rsidR="005349C1">
        <w:rPr>
          <w:rFonts w:ascii="Arial" w:hAnsi="Arial" w:cs="Arial"/>
          <w:color w:val="4472C4" w:themeColor="accent1"/>
          <w:sz w:val="22"/>
          <w:szCs w:val="22"/>
        </w:rPr>
        <w:t>“</w:t>
      </w:r>
      <w:r w:rsidR="00ED5A32">
        <w:rPr>
          <w:rFonts w:ascii="Arial" w:hAnsi="Arial" w:cs="Arial"/>
          <w:color w:val="4472C4" w:themeColor="accent1"/>
          <w:sz w:val="22"/>
          <w:szCs w:val="22"/>
        </w:rPr>
        <w:t>Restricting to counties with</w:t>
      </w:r>
      <w:r w:rsidR="003052C6">
        <w:rPr>
          <w:rFonts w:ascii="Arial" w:hAnsi="Arial" w:cs="Arial"/>
          <w:color w:val="4472C4" w:themeColor="accent1"/>
          <w:sz w:val="22"/>
          <w:szCs w:val="22"/>
        </w:rPr>
        <w:t xml:space="preserve"> 80% or</w:t>
      </w:r>
      <w:r w:rsidR="00ED5A32">
        <w:rPr>
          <w:rFonts w:ascii="Arial" w:hAnsi="Arial" w:cs="Arial"/>
          <w:color w:val="4472C4" w:themeColor="accent1"/>
          <w:sz w:val="22"/>
          <w:szCs w:val="22"/>
        </w:rPr>
        <w:t xml:space="preserve"> high</w:t>
      </w:r>
      <w:r w:rsidR="00EC5950">
        <w:rPr>
          <w:rFonts w:ascii="Arial" w:hAnsi="Arial" w:cs="Arial"/>
          <w:color w:val="4472C4" w:themeColor="accent1"/>
          <w:sz w:val="22"/>
          <w:szCs w:val="22"/>
        </w:rPr>
        <w:t>er</w:t>
      </w:r>
      <w:r w:rsidR="00ED5A32">
        <w:rPr>
          <w:rFonts w:ascii="Arial" w:hAnsi="Arial" w:cs="Arial"/>
          <w:color w:val="4472C4" w:themeColor="accent1"/>
          <w:sz w:val="22"/>
          <w:szCs w:val="22"/>
        </w:rPr>
        <w:t xml:space="preserve"> coverage</w:t>
      </w:r>
      <w:r w:rsidR="003052C6">
        <w:rPr>
          <w:rFonts w:ascii="Arial" w:hAnsi="Arial" w:cs="Arial"/>
          <w:color w:val="4472C4" w:themeColor="accent1"/>
          <w:sz w:val="22"/>
          <w:szCs w:val="22"/>
        </w:rPr>
        <w:t xml:space="preserve"> (compared to 50% or higher in our main analyses)</w:t>
      </w:r>
      <w:r w:rsidR="00ED5A32">
        <w:rPr>
          <w:rFonts w:ascii="Arial" w:hAnsi="Arial" w:cs="Arial"/>
          <w:color w:val="4472C4" w:themeColor="accent1"/>
          <w:sz w:val="22"/>
          <w:szCs w:val="22"/>
        </w:rPr>
        <w:t xml:space="preserve"> did not change our results</w:t>
      </w:r>
      <w:r w:rsidR="009141F4">
        <w:rPr>
          <w:rFonts w:ascii="Arial" w:hAnsi="Arial" w:cs="Arial"/>
          <w:color w:val="4472C4" w:themeColor="accent1"/>
          <w:sz w:val="22"/>
          <w:szCs w:val="22"/>
        </w:rPr>
        <w:t xml:space="preserve"> (</w:t>
      </w:r>
      <w:r w:rsidR="009141F4" w:rsidRPr="009141F4">
        <w:rPr>
          <w:rFonts w:ascii="Arial" w:hAnsi="Arial" w:cs="Arial"/>
          <w:b/>
          <w:bCs/>
          <w:color w:val="4472C4" w:themeColor="accent1"/>
          <w:sz w:val="22"/>
          <w:szCs w:val="22"/>
        </w:rPr>
        <w:t>Supplemental Figure X</w:t>
      </w:r>
      <w:r w:rsidR="009141F4">
        <w:rPr>
          <w:rFonts w:ascii="Arial" w:hAnsi="Arial" w:cs="Arial"/>
          <w:color w:val="4472C4" w:themeColor="accent1"/>
          <w:sz w:val="22"/>
          <w:szCs w:val="22"/>
        </w:rPr>
        <w:t>)</w:t>
      </w:r>
      <w:r w:rsidR="00ED5A32">
        <w:rPr>
          <w:rFonts w:ascii="Arial" w:hAnsi="Arial" w:cs="Arial"/>
          <w:color w:val="4472C4" w:themeColor="accent1"/>
          <w:sz w:val="22"/>
          <w:szCs w:val="22"/>
        </w:rPr>
        <w:t>”</w:t>
      </w:r>
      <w:r w:rsidR="005349C1">
        <w:rPr>
          <w:rFonts w:ascii="Arial" w:hAnsi="Arial" w:cs="Arial"/>
          <w:color w:val="4472C4" w:themeColor="accent1"/>
          <w:sz w:val="22"/>
          <w:szCs w:val="22"/>
        </w:rPr>
        <w:t xml:space="preserve"> (results, sensitivity analyses, page 11). </w:t>
      </w:r>
    </w:p>
    <w:p w14:paraId="53664B72" w14:textId="33A2B5E9" w:rsidR="00824673" w:rsidRPr="00A07C77" w:rsidRDefault="00824673">
      <w:pPr>
        <w:rPr>
          <w:rFonts w:ascii="Arial" w:hAnsi="Arial" w:cs="Arial"/>
          <w:b/>
          <w:bCs/>
          <w:color w:val="4472C4" w:themeColor="accent1"/>
          <w:sz w:val="20"/>
          <w:szCs w:val="20"/>
        </w:rPr>
      </w:pPr>
      <w:r>
        <w:rPr>
          <w:rFonts w:ascii="Arial" w:hAnsi="Arial" w:cs="Arial"/>
          <w:noProof/>
          <w:color w:val="4472C4" w:themeColor="accent1"/>
          <w:sz w:val="22"/>
          <w:szCs w:val="22"/>
        </w:rPr>
        <w:drawing>
          <wp:anchor distT="0" distB="0" distL="114300" distR="114300" simplePos="0" relativeHeight="251658239" behindDoc="0" locked="0" layoutInCell="1" allowOverlap="1" wp14:anchorId="0F05B0C4" wp14:editId="54E6225E">
            <wp:simplePos x="0" y="0"/>
            <wp:positionH relativeFrom="column">
              <wp:posOffset>0</wp:posOffset>
            </wp:positionH>
            <wp:positionV relativeFrom="paragraph">
              <wp:posOffset>503</wp:posOffset>
            </wp:positionV>
            <wp:extent cx="5943600" cy="2604770"/>
            <wp:effectExtent l="0" t="0" r="0" b="0"/>
            <wp:wrapSquare wrapText="bothSides"/>
            <wp:docPr id="4968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268" name="Picture 49686268"/>
                    <pic:cNvPicPr/>
                  </pic:nvPicPr>
                  <pic:blipFill rotWithShape="1">
                    <a:blip r:embed="rId14" cstate="print">
                      <a:extLst>
                        <a:ext uri="{28A0092B-C50C-407E-A947-70E740481C1C}">
                          <a14:useLocalDpi xmlns:a14="http://schemas.microsoft.com/office/drawing/2010/main" val="0"/>
                        </a:ext>
                      </a:extLst>
                    </a:blip>
                    <a:srcRect b="2233"/>
                    <a:stretch>
                      <a:fillRect/>
                    </a:stretch>
                  </pic:blipFill>
                  <pic:spPr bwMode="auto">
                    <a:xfrm>
                      <a:off x="0" y="0"/>
                      <a:ext cx="5943600" cy="2604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7B45" w:rsidRPr="00243C1C">
        <w:rPr>
          <w:rFonts w:ascii="Arial" w:hAnsi="Arial" w:cs="Arial"/>
          <w:color w:val="000000" w:themeColor="text1"/>
          <w:sz w:val="22"/>
          <w:szCs w:val="22"/>
        </w:rPr>
        <w:br/>
      </w:r>
      <w:r w:rsidRPr="009141F4">
        <w:rPr>
          <w:rFonts w:ascii="Arial" w:hAnsi="Arial" w:cs="Arial"/>
          <w:b/>
          <w:bCs/>
          <w:color w:val="4472C4" w:themeColor="accent1"/>
          <w:sz w:val="20"/>
          <w:szCs w:val="20"/>
        </w:rPr>
        <w:t>Supplemental Figure X</w:t>
      </w:r>
      <w:r>
        <w:rPr>
          <w:rFonts w:ascii="Arial" w:hAnsi="Arial" w:cs="Arial"/>
          <w:color w:val="4472C4" w:themeColor="accent1"/>
          <w:sz w:val="20"/>
          <w:szCs w:val="20"/>
        </w:rPr>
        <w:t>: R</w:t>
      </w:r>
      <w:r w:rsidRPr="00512C18">
        <w:rPr>
          <w:rFonts w:ascii="Arial" w:hAnsi="Arial" w:cs="Arial"/>
          <w:color w:val="4472C4"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1%,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3%, and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5% of county electrical customers, </w:t>
      </w:r>
      <w:r>
        <w:rPr>
          <w:rFonts w:ascii="Arial" w:hAnsi="Arial" w:cs="Arial"/>
          <w:color w:val="4472C4" w:themeColor="accent1"/>
          <w:sz w:val="20"/>
          <w:szCs w:val="20"/>
        </w:rPr>
        <w:t>in counties with 20% of data missing or less.</w:t>
      </w:r>
      <w:r w:rsidRPr="00512C18">
        <w:rPr>
          <w:rFonts w:ascii="Arial" w:hAnsi="Arial" w:cs="Arial"/>
          <w:color w:val="4472C4" w:themeColor="accent1"/>
          <w:sz w:val="20"/>
          <w:szCs w:val="20"/>
        </w:rPr>
        <w:t xml:space="preserve"> Estimates are from conditional Poisson regression models adjusted for daily wind speed, temperature, and precipitation. </w:t>
      </w:r>
    </w:p>
    <w:p w14:paraId="431D839F" w14:textId="2A90C03B" w:rsidR="00291EBD"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t>(3) The study uses different sources for the number of affected customers and the total number of customers. This inconsistency may introduce bias in estimating the proportion of the population affected by power outages. The authors should justify this approach or explore alternative sources that ensure consistency.</w:t>
      </w:r>
    </w:p>
    <w:p w14:paraId="2CE6E391" w14:textId="4A3B8062" w:rsidR="004378F3" w:rsidRDefault="003328AA">
      <w:pPr>
        <w:rPr>
          <w:rFonts w:ascii="Arial" w:hAnsi="Arial" w:cs="Arial"/>
          <w:color w:val="4472C4" w:themeColor="accent1"/>
          <w:sz w:val="22"/>
          <w:szCs w:val="22"/>
        </w:rPr>
      </w:pPr>
      <w:r>
        <w:rPr>
          <w:rFonts w:ascii="Arial" w:hAnsi="Arial" w:cs="Arial"/>
          <w:color w:val="4472C4" w:themeColor="accent1"/>
          <w:sz w:val="22"/>
          <w:szCs w:val="22"/>
        </w:rPr>
        <w:t>Because we identified the customer counts from POUS as inaccurate and inconsistent, we opted to use alternative data sources</w:t>
      </w:r>
      <w:r w:rsidR="005B751C">
        <w:rPr>
          <w:rFonts w:ascii="Arial" w:hAnsi="Arial" w:cs="Arial"/>
          <w:color w:val="4472C4" w:themeColor="accent1"/>
          <w:sz w:val="22"/>
          <w:szCs w:val="22"/>
        </w:rPr>
        <w:t xml:space="preserve"> to estimate customer counts by county. </w:t>
      </w:r>
    </w:p>
    <w:p w14:paraId="14E8A436" w14:textId="77777777" w:rsidR="003328AA" w:rsidRDefault="003328AA">
      <w:pPr>
        <w:rPr>
          <w:rFonts w:ascii="Arial" w:hAnsi="Arial" w:cs="Arial"/>
          <w:color w:val="4472C4" w:themeColor="accent1"/>
          <w:sz w:val="22"/>
          <w:szCs w:val="22"/>
        </w:rPr>
      </w:pPr>
    </w:p>
    <w:p w14:paraId="0FE7489C" w14:textId="77777777" w:rsidR="003328AA" w:rsidRPr="00243C1C" w:rsidRDefault="003328AA">
      <w:pPr>
        <w:rPr>
          <w:rFonts w:ascii="Arial" w:hAnsi="Arial" w:cs="Arial"/>
          <w:color w:val="4472C4" w:themeColor="accent1"/>
          <w:sz w:val="22"/>
          <w:szCs w:val="22"/>
        </w:rPr>
      </w:pPr>
    </w:p>
    <w:p w14:paraId="5B4098FF" w14:textId="112AB78B" w:rsidR="00EC262C" w:rsidRPr="00243C1C" w:rsidRDefault="004378F3">
      <w:pPr>
        <w:rPr>
          <w:rFonts w:ascii="Arial" w:hAnsi="Arial" w:cs="Arial"/>
          <w:color w:val="4472C4" w:themeColor="accent1"/>
          <w:sz w:val="22"/>
          <w:szCs w:val="22"/>
        </w:rPr>
      </w:pPr>
      <w:r w:rsidRPr="00243C1C">
        <w:rPr>
          <w:rFonts w:ascii="Arial" w:hAnsi="Arial" w:cs="Arial"/>
          <w:color w:val="4472C4" w:themeColor="accent1"/>
          <w:sz w:val="22"/>
          <w:szCs w:val="22"/>
        </w:rPr>
        <w:lastRenderedPageBreak/>
        <w:t>We have added additional justification about the</w:t>
      </w:r>
      <w:r w:rsidR="0000555E">
        <w:rPr>
          <w:rFonts w:ascii="Arial" w:hAnsi="Arial" w:cs="Arial"/>
          <w:color w:val="4472C4" w:themeColor="accent1"/>
          <w:sz w:val="22"/>
          <w:szCs w:val="22"/>
        </w:rPr>
        <w:t xml:space="preserve"> unreliability of</w:t>
      </w:r>
      <w:r w:rsidRPr="00243C1C">
        <w:rPr>
          <w:rFonts w:ascii="Arial" w:hAnsi="Arial" w:cs="Arial"/>
          <w:color w:val="4472C4" w:themeColor="accent1"/>
          <w:sz w:val="22"/>
          <w:szCs w:val="22"/>
        </w:rPr>
        <w:t xml:space="preserve"> POUS customer counts:</w:t>
      </w:r>
    </w:p>
    <w:p w14:paraId="1659DE79" w14:textId="2CA360F2" w:rsidR="00357EFE" w:rsidRDefault="00A52F84" w:rsidP="00015599">
      <w:pPr>
        <w:spacing w:after="0" w:line="480" w:lineRule="auto"/>
        <w:ind w:firstLine="360"/>
        <w:rPr>
          <w:rFonts w:ascii="Arial" w:hAnsi="Arial" w:cs="Arial"/>
          <w:color w:val="4472C4" w:themeColor="accent1"/>
          <w:sz w:val="22"/>
          <w:szCs w:val="22"/>
        </w:rPr>
      </w:pPr>
      <w:r>
        <w:rPr>
          <w:rFonts w:ascii="Arial" w:hAnsi="Arial" w:cs="Arial"/>
          <w:color w:val="4472C4" w:themeColor="accent1"/>
          <w:sz w:val="22"/>
          <w:szCs w:val="22"/>
        </w:rPr>
        <w:t>“</w:t>
      </w:r>
      <w:r w:rsidR="003A249E" w:rsidRPr="00A52F84">
        <w:rPr>
          <w:rFonts w:ascii="Arial" w:hAnsi="Arial" w:cs="Arial"/>
          <w:color w:val="4472C4" w:themeColor="accent1"/>
          <w:sz w:val="22"/>
          <w:szCs w:val="22"/>
        </w:rPr>
        <w:t xml:space="preserve">Customer counts reported in POUS are often unreliable, as utilities rarely provide </w:t>
      </w:r>
      <w:r w:rsidR="0000555E">
        <w:rPr>
          <w:rFonts w:ascii="Arial" w:hAnsi="Arial" w:cs="Arial"/>
          <w:color w:val="4472C4" w:themeColor="accent1"/>
          <w:sz w:val="22"/>
          <w:szCs w:val="22"/>
        </w:rPr>
        <w:t>these</w:t>
      </w:r>
      <w:r w:rsidR="0000555E" w:rsidRPr="00A52F84">
        <w:rPr>
          <w:rFonts w:ascii="Arial" w:hAnsi="Arial" w:cs="Arial"/>
          <w:color w:val="4472C4" w:themeColor="accent1"/>
          <w:sz w:val="22"/>
          <w:szCs w:val="22"/>
        </w:rPr>
        <w:t xml:space="preserve"> </w:t>
      </w:r>
      <w:r w:rsidR="003A249E" w:rsidRPr="00A52F84">
        <w:rPr>
          <w:rFonts w:ascii="Arial" w:hAnsi="Arial" w:cs="Arial"/>
          <w:color w:val="4472C4" w:themeColor="accent1"/>
          <w:sz w:val="22"/>
          <w:szCs w:val="22"/>
        </w:rPr>
        <w:t xml:space="preserve">data. POUS captures </w:t>
      </w:r>
      <w:r w:rsidR="0000555E">
        <w:rPr>
          <w:rFonts w:ascii="Arial" w:hAnsi="Arial" w:cs="Arial"/>
          <w:color w:val="4472C4" w:themeColor="accent1"/>
          <w:sz w:val="22"/>
          <w:szCs w:val="22"/>
        </w:rPr>
        <w:t>customer counts</w:t>
      </w:r>
      <w:r w:rsidR="0000555E" w:rsidRPr="00A52F84">
        <w:rPr>
          <w:rFonts w:ascii="Arial" w:hAnsi="Arial" w:cs="Arial"/>
          <w:color w:val="4472C4" w:themeColor="accent1"/>
          <w:sz w:val="22"/>
          <w:szCs w:val="22"/>
        </w:rPr>
        <w:t xml:space="preserve"> </w:t>
      </w:r>
      <w:r w:rsidR="003A249E" w:rsidRPr="00A52F84">
        <w:rPr>
          <w:rFonts w:ascii="Arial" w:hAnsi="Arial" w:cs="Arial"/>
          <w:color w:val="4472C4" w:themeColor="accent1"/>
          <w:sz w:val="22"/>
          <w:szCs w:val="22"/>
        </w:rPr>
        <w:t xml:space="preserve">when available, but inconsistencies and gaps mean estimates provided by POUS often </w:t>
      </w:r>
      <w:r w:rsidR="0000555E">
        <w:rPr>
          <w:rFonts w:ascii="Arial" w:hAnsi="Arial" w:cs="Arial"/>
          <w:color w:val="4472C4" w:themeColor="accent1"/>
          <w:sz w:val="22"/>
          <w:szCs w:val="22"/>
        </w:rPr>
        <w:t xml:space="preserve">differ by </w:t>
      </w:r>
      <w:r w:rsidR="008F2F20" w:rsidRPr="00A52F84">
        <w:rPr>
          <w:rFonts w:ascii="Arial" w:hAnsi="Arial" w:cs="Arial"/>
          <w:color w:val="4472C4" w:themeColor="accent1"/>
          <w:sz w:val="22"/>
          <w:szCs w:val="22"/>
        </w:rPr>
        <w:t xml:space="preserve">orders of magnitude </w:t>
      </w:r>
      <w:r w:rsidR="003A249E" w:rsidRPr="00A52F84">
        <w:rPr>
          <w:rFonts w:ascii="Arial" w:hAnsi="Arial" w:cs="Arial"/>
          <w:color w:val="4472C4" w:themeColor="accent1"/>
          <w:sz w:val="22"/>
          <w:szCs w:val="22"/>
        </w:rPr>
        <w:t xml:space="preserve">across months and years.  </w:t>
      </w:r>
      <w:r w:rsidR="0015408D" w:rsidRPr="00A52F84">
        <w:rPr>
          <w:rFonts w:ascii="Arial" w:hAnsi="Arial" w:cs="Arial"/>
          <w:color w:val="4472C4" w:themeColor="accent1"/>
          <w:sz w:val="22"/>
          <w:szCs w:val="22"/>
        </w:rPr>
        <w:t xml:space="preserve">Instead of relying on these unstable estimates, we used </w:t>
      </w:r>
      <w:r w:rsidR="00930941" w:rsidRPr="00A52F84">
        <w:rPr>
          <w:rFonts w:ascii="Arial" w:hAnsi="Arial" w:cs="Arial"/>
          <w:color w:val="4472C4" w:themeColor="accent1"/>
          <w:sz w:val="22"/>
          <w:szCs w:val="22"/>
        </w:rPr>
        <w:t xml:space="preserve">Energy Information Administration (EIA) estimates of customers served by state </w:t>
      </w:r>
      <w:r w:rsidR="00930941" w:rsidRPr="00A52F84">
        <w:rPr>
          <w:rFonts w:ascii="Arial" w:hAnsi="Arial" w:cs="Arial"/>
          <w:color w:val="4472C4" w:themeColor="accent1"/>
          <w:sz w:val="22"/>
          <w:szCs w:val="22"/>
        </w:rPr>
        <w:fldChar w:fldCharType="begin"/>
      </w:r>
      <w:r w:rsidR="00930941" w:rsidRPr="00A52F84">
        <w:rPr>
          <w:rFonts w:ascii="Arial" w:hAnsi="Arial" w:cs="Arial"/>
          <w:color w:val="4472C4" w:themeColor="accent1"/>
          <w:sz w:val="22"/>
          <w:szCs w:val="22"/>
        </w:rPr>
        <w:instrText xml:space="preserve"> ADDIN ZOTERO_ITEM CSL_CITATION {"citationID":"2tRo5iq8","properties":{"formattedCitation":"(40)","plainCitation":"(40)","noteIndex":0},"citationItems":[{"id":239,"uris":["http://zotero.org/users/local/hHKggCUl/items/Y7V7WTH3"],"itemData":{"id":239,"type":"webpage","container-title":"U.S.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instrText>
      </w:r>
      <w:r w:rsidR="00930941" w:rsidRPr="00A52F84">
        <w:rPr>
          <w:rFonts w:ascii="Arial" w:hAnsi="Arial" w:cs="Arial"/>
          <w:color w:val="4472C4" w:themeColor="accent1"/>
          <w:sz w:val="22"/>
          <w:szCs w:val="22"/>
        </w:rPr>
        <w:fldChar w:fldCharType="separate"/>
      </w:r>
      <w:r w:rsidR="00930941" w:rsidRPr="00A52F84">
        <w:rPr>
          <w:rFonts w:ascii="Arial" w:hAnsi="Arial" w:cs="Arial"/>
          <w:noProof/>
          <w:color w:val="4472C4" w:themeColor="accent1"/>
          <w:sz w:val="22"/>
          <w:szCs w:val="22"/>
        </w:rPr>
        <w:t>(40)</w:t>
      </w:r>
      <w:r w:rsidR="00930941" w:rsidRPr="00A52F84">
        <w:rPr>
          <w:rFonts w:ascii="Arial" w:hAnsi="Arial" w:cs="Arial"/>
          <w:color w:val="4472C4" w:themeColor="accent1"/>
          <w:sz w:val="22"/>
          <w:szCs w:val="22"/>
        </w:rPr>
        <w:fldChar w:fldCharType="end"/>
      </w:r>
      <w:r w:rsidR="00930941" w:rsidRPr="00A52F84">
        <w:rPr>
          <w:rFonts w:ascii="Arial" w:hAnsi="Arial" w:cs="Arial"/>
          <w:color w:val="4472C4" w:themeColor="accent1"/>
          <w:sz w:val="22"/>
          <w:szCs w:val="22"/>
        </w:rPr>
        <w:t xml:space="preserve"> and 2013-2018 American Community Survey estimates of the number of households and establishments by county to </w:t>
      </w:r>
      <w:r w:rsidR="0000555E">
        <w:rPr>
          <w:rFonts w:ascii="Arial" w:hAnsi="Arial" w:cs="Arial"/>
          <w:color w:val="4472C4" w:themeColor="accent1"/>
          <w:sz w:val="22"/>
          <w:szCs w:val="22"/>
        </w:rPr>
        <w:t>estimate</w:t>
      </w:r>
      <w:r w:rsidR="0000555E" w:rsidRPr="00A52F84">
        <w:rPr>
          <w:rFonts w:ascii="Arial" w:hAnsi="Arial" w:cs="Arial"/>
          <w:color w:val="4472C4" w:themeColor="accent1"/>
          <w:sz w:val="22"/>
          <w:szCs w:val="22"/>
        </w:rPr>
        <w:t xml:space="preserve"> </w:t>
      </w:r>
      <w:r w:rsidR="00930941" w:rsidRPr="00A52F84">
        <w:rPr>
          <w:rFonts w:ascii="Arial" w:hAnsi="Arial" w:cs="Arial"/>
          <w:color w:val="4472C4" w:themeColor="accent1"/>
          <w:sz w:val="22"/>
          <w:szCs w:val="22"/>
        </w:rPr>
        <w:t>the proportion of state customers in each county.</w:t>
      </w:r>
      <w:r w:rsidR="00933ECF">
        <w:rPr>
          <w:rFonts w:ascii="Arial" w:hAnsi="Arial" w:cs="Arial"/>
          <w:color w:val="4472C4" w:themeColor="accent1"/>
          <w:sz w:val="22"/>
          <w:szCs w:val="22"/>
        </w:rPr>
        <w:t xml:space="preserve"> We then multiplied the proportion of customers in each county by the state total number of customers to estimate the number of county customers.</w:t>
      </w:r>
      <w:r w:rsidR="00287A9E">
        <w:rPr>
          <w:rFonts w:ascii="Arial" w:hAnsi="Arial" w:cs="Arial"/>
          <w:color w:val="4472C4" w:themeColor="accent1"/>
          <w:sz w:val="22"/>
          <w:szCs w:val="22"/>
        </w:rPr>
        <w:t xml:space="preserve"> (page 5, exposure assessment, paragraph 1).</w:t>
      </w:r>
      <w:r w:rsidR="00AF4B59">
        <w:rPr>
          <w:rFonts w:ascii="Arial" w:hAnsi="Arial" w:cs="Arial"/>
          <w:color w:val="4472C4" w:themeColor="accent1"/>
          <w:sz w:val="22"/>
          <w:szCs w:val="22"/>
        </w:rPr>
        <w:t>”</w:t>
      </w:r>
    </w:p>
    <w:p w14:paraId="2ADBD66F" w14:textId="7F718B13" w:rsidR="00AF4B59" w:rsidRDefault="00AF4B59" w:rsidP="00015599">
      <w:pPr>
        <w:spacing w:after="0" w:line="480" w:lineRule="auto"/>
        <w:ind w:firstLine="360"/>
        <w:rPr>
          <w:rFonts w:ascii="Arial" w:hAnsi="Arial" w:cs="Arial"/>
          <w:color w:val="4472C4" w:themeColor="accent1"/>
          <w:sz w:val="22"/>
          <w:szCs w:val="22"/>
        </w:rPr>
      </w:pPr>
      <w:r>
        <w:rPr>
          <w:rFonts w:ascii="Arial" w:hAnsi="Arial" w:cs="Arial"/>
          <w:color w:val="4472C4" w:themeColor="accent1"/>
          <w:sz w:val="22"/>
          <w:szCs w:val="22"/>
        </w:rPr>
        <w:t>We’ve also added text to the limitations:</w:t>
      </w:r>
    </w:p>
    <w:p w14:paraId="583A46C0" w14:textId="70325F07" w:rsidR="008F5013" w:rsidRPr="002E1C66" w:rsidRDefault="00C34C26" w:rsidP="00816F22">
      <w:pPr>
        <w:spacing w:after="0" w:line="480" w:lineRule="auto"/>
        <w:ind w:firstLine="360"/>
        <w:rPr>
          <w:rStyle w:val="apple-converted-space"/>
          <w:rFonts w:ascii="Arial" w:hAnsi="Arial" w:cs="Arial"/>
          <w:color w:val="4472C4" w:themeColor="accent1"/>
          <w:sz w:val="22"/>
          <w:szCs w:val="22"/>
        </w:rPr>
      </w:pPr>
      <w:r>
        <w:rPr>
          <w:rFonts w:ascii="Arial" w:hAnsi="Arial" w:cs="Arial"/>
          <w:color w:val="4472C4" w:themeColor="accent1"/>
          <w:sz w:val="22"/>
          <w:szCs w:val="22"/>
        </w:rPr>
        <w:t>“</w:t>
      </w:r>
      <w:r w:rsidR="00C25D80">
        <w:rPr>
          <w:rFonts w:ascii="Arial" w:hAnsi="Arial" w:cs="Arial"/>
          <w:color w:val="4472C4" w:themeColor="accent1"/>
          <w:sz w:val="22"/>
          <w:szCs w:val="22"/>
        </w:rPr>
        <w:t xml:space="preserve">Because PowerOutages.us did not </w:t>
      </w:r>
      <w:r w:rsidR="00A81716">
        <w:rPr>
          <w:rFonts w:ascii="Arial" w:hAnsi="Arial" w:cs="Arial"/>
          <w:color w:val="4472C4" w:themeColor="accent1"/>
          <w:sz w:val="22"/>
          <w:szCs w:val="22"/>
        </w:rPr>
        <w:t>supply reliable counts of electrical customers by county, we had to estimate the number of electrical customers using American Community Survey and Energy Information Administration data.</w:t>
      </w:r>
      <w:r w:rsidR="00033424">
        <w:rPr>
          <w:rFonts w:ascii="Arial" w:hAnsi="Arial" w:cs="Arial"/>
          <w:color w:val="4472C4" w:themeColor="accent1"/>
          <w:sz w:val="22"/>
          <w:szCs w:val="22"/>
        </w:rPr>
        <w:t xml:space="preserve"> We do not know how accurate these estimates are</w:t>
      </w:r>
      <w:r w:rsidR="005F62E7">
        <w:rPr>
          <w:rFonts w:ascii="Arial" w:hAnsi="Arial" w:cs="Arial"/>
          <w:color w:val="4472C4" w:themeColor="accent1"/>
          <w:sz w:val="22"/>
          <w:szCs w:val="22"/>
        </w:rPr>
        <w:t>, and no better data exist</w:t>
      </w:r>
      <w:r w:rsidR="00033424">
        <w:rPr>
          <w:rFonts w:ascii="Arial" w:hAnsi="Arial" w:cs="Arial"/>
          <w:color w:val="4472C4" w:themeColor="accent1"/>
          <w:sz w:val="22"/>
          <w:szCs w:val="22"/>
        </w:rPr>
        <w:t>.</w:t>
      </w:r>
      <w:r w:rsidR="00A81716">
        <w:rPr>
          <w:rFonts w:ascii="Arial" w:hAnsi="Arial" w:cs="Arial"/>
          <w:color w:val="4472C4" w:themeColor="accent1"/>
          <w:sz w:val="22"/>
          <w:szCs w:val="22"/>
        </w:rPr>
        <w:t xml:space="preserve"> If these estimates were not accurate, this may have introduced bias</w:t>
      </w:r>
      <w:r w:rsidR="00A15C4F">
        <w:rPr>
          <w:rFonts w:ascii="Arial" w:hAnsi="Arial" w:cs="Arial"/>
          <w:color w:val="4472C4" w:themeColor="accent1"/>
          <w:sz w:val="22"/>
          <w:szCs w:val="22"/>
        </w:rPr>
        <w:t xml:space="preserve"> (likely non-differential)</w:t>
      </w:r>
      <w:r w:rsidR="00A81716">
        <w:rPr>
          <w:rFonts w:ascii="Arial" w:hAnsi="Arial" w:cs="Arial"/>
          <w:color w:val="4472C4" w:themeColor="accent1"/>
          <w:sz w:val="22"/>
          <w:szCs w:val="22"/>
        </w:rPr>
        <w:t xml:space="preserve"> into our </w:t>
      </w:r>
      <w:r w:rsidR="00A15C4F">
        <w:rPr>
          <w:rFonts w:ascii="Arial" w:hAnsi="Arial" w:cs="Arial"/>
          <w:color w:val="4472C4" w:themeColor="accent1"/>
          <w:sz w:val="22"/>
          <w:szCs w:val="22"/>
        </w:rPr>
        <w:t>effect estimates.</w:t>
      </w:r>
      <w:r>
        <w:rPr>
          <w:rFonts w:ascii="Arial" w:hAnsi="Arial" w:cs="Arial"/>
          <w:color w:val="4472C4" w:themeColor="accent1"/>
          <w:sz w:val="22"/>
          <w:szCs w:val="22"/>
        </w:rPr>
        <w:t>”</w:t>
      </w:r>
      <w:r w:rsidR="007C7B45" w:rsidRPr="00243C1C">
        <w:rPr>
          <w:rFonts w:ascii="Arial" w:hAnsi="Arial" w:cs="Arial"/>
          <w:color w:val="000000" w:themeColor="text1"/>
          <w:sz w:val="22"/>
          <w:szCs w:val="22"/>
        </w:rPr>
        <w:br/>
        <w:t>(4) If vulnerable individuals (e.g., people of lower SES) are overrepresented among the exposed group, while healthier individuals are not affected, the population-level effect may be overestimated. The authors should clarify how they accounted for this potential bias.</w:t>
      </w:r>
      <w:r w:rsidR="007C7B45" w:rsidRPr="00243C1C">
        <w:rPr>
          <w:rStyle w:val="apple-converted-space"/>
          <w:rFonts w:ascii="Arial" w:hAnsi="Arial" w:cs="Arial"/>
          <w:color w:val="000000" w:themeColor="text1"/>
          <w:sz w:val="22"/>
          <w:szCs w:val="22"/>
        </w:rPr>
        <w:t> </w:t>
      </w:r>
    </w:p>
    <w:p w14:paraId="4EB924F7" w14:textId="6128EA9D" w:rsidR="008F5013" w:rsidRPr="00243C1C" w:rsidRDefault="008B7830">
      <w:p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 xml:space="preserve">Thank you for bringing up this </w:t>
      </w:r>
      <w:r w:rsidR="001943B9" w:rsidRPr="00243C1C">
        <w:rPr>
          <w:rStyle w:val="apple-converted-space"/>
          <w:rFonts w:ascii="Arial" w:hAnsi="Arial" w:cs="Arial"/>
          <w:color w:val="4472C4" w:themeColor="accent1"/>
          <w:sz w:val="22"/>
          <w:szCs w:val="22"/>
        </w:rPr>
        <w:t xml:space="preserve">important </w:t>
      </w:r>
      <w:r w:rsidRPr="00243C1C">
        <w:rPr>
          <w:rStyle w:val="apple-converted-space"/>
          <w:rFonts w:ascii="Arial" w:hAnsi="Arial" w:cs="Arial"/>
          <w:color w:val="4472C4" w:themeColor="accent1"/>
          <w:sz w:val="22"/>
          <w:szCs w:val="22"/>
        </w:rPr>
        <w:t xml:space="preserve">point. This is something we considered when conducting this analysis. Our group conducted a study using the same power outage exposure data </w:t>
      </w:r>
      <w:r w:rsidR="00F55378" w:rsidRPr="00243C1C">
        <w:rPr>
          <w:rStyle w:val="apple-converted-space"/>
          <w:rFonts w:ascii="Arial" w:hAnsi="Arial" w:cs="Arial"/>
          <w:color w:val="4472C4" w:themeColor="accent1"/>
          <w:sz w:val="22"/>
          <w:szCs w:val="22"/>
        </w:rPr>
        <w:t>we use here, and</w:t>
      </w:r>
      <w:r w:rsidRPr="00243C1C">
        <w:rPr>
          <w:rStyle w:val="apple-converted-space"/>
          <w:rFonts w:ascii="Arial" w:hAnsi="Arial" w:cs="Arial"/>
          <w:color w:val="4472C4" w:themeColor="accent1"/>
          <w:sz w:val="22"/>
          <w:szCs w:val="22"/>
        </w:rPr>
        <w:t xml:space="preserve"> we did find that lower SES </w:t>
      </w:r>
      <w:r w:rsidR="00C1130A">
        <w:rPr>
          <w:rStyle w:val="apple-converted-space"/>
          <w:rFonts w:ascii="Arial" w:hAnsi="Arial" w:cs="Arial"/>
          <w:color w:val="4472C4" w:themeColor="accent1"/>
          <w:sz w:val="22"/>
          <w:szCs w:val="22"/>
        </w:rPr>
        <w:t>counties</w:t>
      </w:r>
      <w:r w:rsidRPr="00243C1C">
        <w:rPr>
          <w:rStyle w:val="apple-converted-space"/>
          <w:rFonts w:ascii="Arial" w:hAnsi="Arial" w:cs="Arial"/>
          <w:color w:val="4472C4" w:themeColor="accent1"/>
          <w:sz w:val="22"/>
          <w:szCs w:val="22"/>
        </w:rPr>
        <w:t xml:space="preserve"> were likely more exposed</w:t>
      </w:r>
      <w:r w:rsidR="00AC1DEF" w:rsidRPr="00243C1C">
        <w:rPr>
          <w:rStyle w:val="apple-converted-space"/>
          <w:rFonts w:ascii="Arial" w:hAnsi="Arial" w:cs="Arial"/>
          <w:color w:val="4472C4" w:themeColor="accent1"/>
          <w:sz w:val="22"/>
          <w:szCs w:val="22"/>
        </w:rPr>
        <w:t xml:space="preserve"> to power outage</w:t>
      </w:r>
      <w:r w:rsidR="00194095">
        <w:rPr>
          <w:rStyle w:val="apple-converted-space"/>
          <w:rFonts w:ascii="Arial" w:hAnsi="Arial" w:cs="Arial"/>
          <w:color w:val="4472C4" w:themeColor="accent1"/>
          <w:sz w:val="22"/>
          <w:szCs w:val="22"/>
        </w:rPr>
        <w:t>, which means they could be overrepresented among the exposed group</w:t>
      </w:r>
      <w:r w:rsidR="00AC1DEF" w:rsidRPr="00243C1C">
        <w:rPr>
          <w:rStyle w:val="apple-converted-space"/>
          <w:rFonts w:ascii="Arial" w:hAnsi="Arial" w:cs="Arial"/>
          <w:color w:val="4472C4" w:themeColor="accent1"/>
          <w:sz w:val="22"/>
          <w:szCs w:val="22"/>
        </w:rPr>
        <w:t>. S</w:t>
      </w:r>
      <w:r w:rsidR="00653628" w:rsidRPr="00243C1C">
        <w:rPr>
          <w:rStyle w:val="apple-converted-space"/>
          <w:rFonts w:ascii="Arial" w:hAnsi="Arial" w:cs="Arial"/>
          <w:color w:val="4472C4" w:themeColor="accent1"/>
          <w:sz w:val="22"/>
          <w:szCs w:val="22"/>
        </w:rPr>
        <w:t>o</w:t>
      </w:r>
      <w:r w:rsidR="00AC1DEF" w:rsidRPr="00243C1C">
        <w:rPr>
          <w:rStyle w:val="apple-converted-space"/>
          <w:rFonts w:ascii="Arial" w:hAnsi="Arial" w:cs="Arial"/>
          <w:color w:val="4472C4" w:themeColor="accent1"/>
          <w:sz w:val="22"/>
          <w:szCs w:val="22"/>
        </w:rPr>
        <w:t>,</w:t>
      </w:r>
      <w:r w:rsidR="00653628" w:rsidRPr="00243C1C">
        <w:rPr>
          <w:rStyle w:val="apple-converted-space"/>
          <w:rFonts w:ascii="Arial" w:hAnsi="Arial" w:cs="Arial"/>
          <w:color w:val="4472C4" w:themeColor="accent1"/>
          <w:sz w:val="22"/>
          <w:szCs w:val="22"/>
        </w:rPr>
        <w:t xml:space="preserve"> it is likely true that the effect we estimate here is influenced by that fa</w:t>
      </w:r>
      <w:r w:rsidR="0015053F" w:rsidRPr="00243C1C">
        <w:rPr>
          <w:rStyle w:val="apple-converted-space"/>
          <w:rFonts w:ascii="Arial" w:hAnsi="Arial" w:cs="Arial"/>
          <w:color w:val="4472C4" w:themeColor="accent1"/>
          <w:sz w:val="22"/>
          <w:szCs w:val="22"/>
        </w:rPr>
        <w:t>ct.</w:t>
      </w:r>
      <w:r w:rsidR="00F36CC0" w:rsidRPr="00243C1C">
        <w:rPr>
          <w:rStyle w:val="apple-converted-space"/>
          <w:rFonts w:ascii="Arial" w:hAnsi="Arial" w:cs="Arial"/>
          <w:color w:val="4472C4" w:themeColor="accent1"/>
          <w:sz w:val="22"/>
          <w:szCs w:val="22"/>
        </w:rPr>
        <w:t xml:space="preserve"> </w:t>
      </w:r>
      <w:r w:rsidR="00F36CC0">
        <w:rPr>
          <w:rStyle w:val="apple-converted-space"/>
          <w:rFonts w:ascii="Arial" w:hAnsi="Arial" w:cs="Arial"/>
          <w:color w:val="4472C4" w:themeColor="accent1"/>
          <w:sz w:val="22"/>
          <w:szCs w:val="22"/>
        </w:rPr>
        <w:t>W</w:t>
      </w:r>
      <w:r w:rsidRPr="00243C1C">
        <w:rPr>
          <w:rStyle w:val="apple-converted-space"/>
          <w:rFonts w:ascii="Arial" w:hAnsi="Arial" w:cs="Arial"/>
          <w:color w:val="4472C4" w:themeColor="accent1"/>
          <w:sz w:val="22"/>
          <w:szCs w:val="22"/>
        </w:rPr>
        <w:t>e</w:t>
      </w:r>
      <w:r w:rsidR="00E15AA2" w:rsidRPr="00243C1C">
        <w:rPr>
          <w:rStyle w:val="apple-converted-space"/>
          <w:rFonts w:ascii="Arial" w:hAnsi="Arial" w:cs="Arial"/>
          <w:color w:val="4472C4" w:themeColor="accent1"/>
          <w:sz w:val="22"/>
          <w:szCs w:val="22"/>
        </w:rPr>
        <w:t xml:space="preserve">’ve </w:t>
      </w:r>
      <w:r w:rsidRPr="00243C1C">
        <w:rPr>
          <w:rStyle w:val="apple-converted-space"/>
          <w:rFonts w:ascii="Arial" w:hAnsi="Arial" w:cs="Arial"/>
          <w:color w:val="4472C4" w:themeColor="accent1"/>
          <w:sz w:val="22"/>
          <w:szCs w:val="22"/>
        </w:rPr>
        <w:t>included the following sentence in our limitations</w:t>
      </w:r>
      <w:r w:rsidR="002C1171">
        <w:rPr>
          <w:rStyle w:val="apple-converted-space"/>
          <w:rFonts w:ascii="Arial" w:hAnsi="Arial" w:cs="Arial"/>
          <w:color w:val="4472C4" w:themeColor="accent1"/>
          <w:sz w:val="22"/>
          <w:szCs w:val="22"/>
        </w:rPr>
        <w:t>,</w:t>
      </w:r>
      <w:r w:rsidRPr="00243C1C">
        <w:rPr>
          <w:rStyle w:val="apple-converted-space"/>
          <w:rFonts w:ascii="Arial" w:hAnsi="Arial" w:cs="Arial"/>
          <w:color w:val="4472C4" w:themeColor="accent1"/>
          <w:sz w:val="22"/>
          <w:szCs w:val="22"/>
        </w:rPr>
        <w:t xml:space="preserve"> which cites </w:t>
      </w:r>
      <w:r w:rsidR="00AE3271" w:rsidRPr="00243C1C">
        <w:rPr>
          <w:rStyle w:val="apple-converted-space"/>
          <w:rFonts w:ascii="Arial" w:hAnsi="Arial" w:cs="Arial"/>
          <w:color w:val="4472C4" w:themeColor="accent1"/>
          <w:sz w:val="22"/>
          <w:szCs w:val="22"/>
        </w:rPr>
        <w:t>our</w:t>
      </w:r>
      <w:r w:rsidRPr="00243C1C">
        <w:rPr>
          <w:rStyle w:val="apple-converted-space"/>
          <w:rFonts w:ascii="Arial" w:hAnsi="Arial" w:cs="Arial"/>
          <w:color w:val="4472C4" w:themeColor="accent1"/>
          <w:sz w:val="22"/>
          <w:szCs w:val="22"/>
        </w:rPr>
        <w:t xml:space="preserve"> </w:t>
      </w:r>
      <w:r w:rsidR="00EC5950">
        <w:rPr>
          <w:rStyle w:val="apple-converted-space"/>
          <w:rFonts w:ascii="Arial" w:hAnsi="Arial" w:cs="Arial"/>
          <w:color w:val="4472C4" w:themeColor="accent1"/>
          <w:sz w:val="22"/>
          <w:szCs w:val="22"/>
        </w:rPr>
        <w:t xml:space="preserve">previous </w:t>
      </w:r>
      <w:r w:rsidRPr="00243C1C">
        <w:rPr>
          <w:rStyle w:val="apple-converted-space"/>
          <w:rFonts w:ascii="Arial" w:hAnsi="Arial" w:cs="Arial"/>
          <w:color w:val="4472C4" w:themeColor="accent1"/>
          <w:sz w:val="22"/>
          <w:szCs w:val="22"/>
        </w:rPr>
        <w:t>study</w:t>
      </w:r>
      <w:r w:rsidR="00AE3271" w:rsidRPr="00243C1C">
        <w:rPr>
          <w:rStyle w:val="apple-converted-space"/>
          <w:rFonts w:ascii="Arial" w:hAnsi="Arial" w:cs="Arial"/>
          <w:color w:val="4472C4" w:themeColor="accent1"/>
          <w:sz w:val="22"/>
          <w:szCs w:val="22"/>
        </w:rPr>
        <w:t xml:space="preserve"> showing that vulnerable communities are likely more exposed</w:t>
      </w:r>
      <w:r w:rsidR="00E902E8" w:rsidRPr="00243C1C">
        <w:rPr>
          <w:rStyle w:val="apple-converted-space"/>
          <w:rFonts w:ascii="Arial" w:hAnsi="Arial" w:cs="Arial"/>
          <w:color w:val="4472C4" w:themeColor="accent1"/>
          <w:sz w:val="22"/>
          <w:szCs w:val="22"/>
        </w:rPr>
        <w:t>:</w:t>
      </w:r>
    </w:p>
    <w:p w14:paraId="0AAFB81B" w14:textId="77777777" w:rsidR="00C70E10" w:rsidRPr="00512C18" w:rsidRDefault="00C70E10" w:rsidP="00C70E10">
      <w:pPr>
        <w:spacing w:after="0" w:line="480" w:lineRule="auto"/>
        <w:ind w:firstLine="720"/>
        <w:rPr>
          <w:rFonts w:ascii="Arial" w:hAnsi="Arial" w:cs="Arial"/>
          <w:color w:val="4472C4" w:themeColor="accent1"/>
          <w:sz w:val="22"/>
          <w:szCs w:val="22"/>
        </w:rPr>
      </w:pPr>
      <w:commentRangeStart w:id="13"/>
      <w:r w:rsidRPr="00512C18">
        <w:rPr>
          <w:rStyle w:val="apple-converted-space"/>
          <w:rFonts w:ascii="Arial" w:hAnsi="Arial" w:cs="Arial"/>
          <w:color w:val="4472C4" w:themeColor="accent1"/>
          <w:sz w:val="22"/>
          <w:szCs w:val="22"/>
        </w:rPr>
        <w:t>“</w:t>
      </w:r>
      <w:r w:rsidRPr="00512C18">
        <w:rPr>
          <w:rFonts w:ascii="Arial" w:hAnsi="Arial" w:cs="Arial"/>
          <w:color w:val="4472C4" w:themeColor="accent1"/>
          <w:sz w:val="22"/>
          <w:szCs w:val="22"/>
        </w:rPr>
        <w:t xml:space="preserve">Next, power outages may be more common in high social vulnerability communities </w:t>
      </w:r>
      <w:r w:rsidRPr="00512C18">
        <w:rPr>
          <w:rFonts w:ascii="Arial" w:hAnsi="Arial" w:cs="Arial"/>
          <w:color w:val="4472C4" w:themeColor="accent1"/>
          <w:sz w:val="22"/>
          <w:szCs w:val="22"/>
        </w:rPr>
        <w:fldChar w:fldCharType="begin"/>
      </w:r>
      <w:r w:rsidRPr="00512C18">
        <w:rPr>
          <w:rFonts w:ascii="Arial" w:hAnsi="Arial" w:cs="Arial"/>
          <w:color w:val="4472C4" w:themeColor="accent1"/>
          <w:sz w:val="22"/>
          <w:szCs w:val="22"/>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512C18">
        <w:rPr>
          <w:rFonts w:ascii="Arial" w:hAnsi="Arial" w:cs="Arial"/>
          <w:color w:val="4472C4" w:themeColor="accent1"/>
          <w:sz w:val="22"/>
          <w:szCs w:val="22"/>
        </w:rPr>
        <w:fldChar w:fldCharType="separate"/>
      </w:r>
      <w:r w:rsidRPr="00512C18">
        <w:rPr>
          <w:rFonts w:ascii="Arial" w:hAnsi="Arial" w:cs="Arial"/>
          <w:noProof/>
          <w:color w:val="4472C4" w:themeColor="accent1"/>
          <w:sz w:val="22"/>
          <w:szCs w:val="22"/>
        </w:rPr>
        <w:t>(5)</w:t>
      </w:r>
      <w:r w:rsidRPr="00512C18">
        <w:rPr>
          <w:rFonts w:ascii="Arial" w:hAnsi="Arial" w:cs="Arial"/>
          <w:color w:val="4472C4" w:themeColor="accent1"/>
          <w:sz w:val="22"/>
          <w:szCs w:val="22"/>
        </w:rPr>
        <w:fldChar w:fldCharType="end"/>
      </w:r>
      <w:r w:rsidRPr="00512C18">
        <w:rPr>
          <w:rFonts w:ascii="Arial" w:hAnsi="Arial" w:cs="Arial"/>
          <w:color w:val="4472C4" w:themeColor="accent1"/>
          <w:sz w:val="22"/>
          <w:szCs w:val="22"/>
        </w:rPr>
        <w:t xml:space="preserve">. </w:t>
      </w:r>
      <w:r>
        <w:rPr>
          <w:rFonts w:ascii="Arial" w:hAnsi="Arial" w:cs="Arial"/>
          <w:color w:val="4472C4" w:themeColor="accent1"/>
          <w:sz w:val="22"/>
          <w:szCs w:val="22"/>
        </w:rPr>
        <w:t xml:space="preserve">High social vulnerability counties may have been over-represented in the exposed group in our </w:t>
      </w:r>
      <w:r>
        <w:rPr>
          <w:rFonts w:ascii="Arial" w:hAnsi="Arial" w:cs="Arial"/>
          <w:color w:val="4472C4" w:themeColor="accent1"/>
          <w:sz w:val="22"/>
          <w:szCs w:val="22"/>
        </w:rPr>
        <w:lastRenderedPageBreak/>
        <w:t xml:space="preserve">study. This means that our effect estimates may not be generalizable to counties with lower social vulnerability, and we may have overestimated the effect of power outage on hospitalization. </w:t>
      </w:r>
      <w:r w:rsidRPr="00512C18">
        <w:rPr>
          <w:rFonts w:ascii="Arial" w:hAnsi="Arial" w:cs="Arial"/>
          <w:color w:val="4472C4" w:themeColor="accent1"/>
          <w:sz w:val="22"/>
          <w:szCs w:val="22"/>
        </w:rPr>
        <w:t>At the same time, our study population was comprised of Medicare Fee-For-Service beneficiaries, who may be less vulnerable to health effects from power outages due to higher</w:t>
      </w:r>
      <w:r>
        <w:rPr>
          <w:rFonts w:ascii="Arial" w:hAnsi="Arial" w:cs="Arial"/>
          <w:color w:val="4472C4" w:themeColor="accent1"/>
          <w:sz w:val="22"/>
          <w:szCs w:val="22"/>
        </w:rPr>
        <w:t xml:space="preserve"> individual-level</w:t>
      </w:r>
      <w:r w:rsidRPr="00512C18">
        <w:rPr>
          <w:rFonts w:ascii="Arial" w:hAnsi="Arial" w:cs="Arial"/>
          <w:color w:val="4472C4" w:themeColor="accent1"/>
          <w:sz w:val="22"/>
          <w:szCs w:val="22"/>
        </w:rPr>
        <w:t xml:space="preserve"> SES and fewer chronic health conditions compared to Medicare Advantage beneficiaries, which may have led to underestimation of the population-level effect” (page 16, study limitations, paragraph 2).</w:t>
      </w:r>
      <w:commentRangeEnd w:id="13"/>
      <w:r>
        <w:rPr>
          <w:rStyle w:val="CommentReference"/>
        </w:rPr>
        <w:commentReference w:id="13"/>
      </w:r>
    </w:p>
    <w:p w14:paraId="6B231F00" w14:textId="4ACE9E81" w:rsidR="00022DFA" w:rsidRPr="00C0088F" w:rsidRDefault="007C7B45">
      <w:pPr>
        <w:rPr>
          <w:rFonts w:ascii="Arial" w:hAnsi="Arial" w:cs="Arial"/>
          <w:color w:val="000000" w:themeColor="text1"/>
          <w:sz w:val="22"/>
          <w:szCs w:val="22"/>
        </w:rPr>
      </w:pPr>
      <w:r w:rsidRPr="00243C1C">
        <w:rPr>
          <w:rFonts w:ascii="Arial" w:hAnsi="Arial" w:cs="Arial"/>
          <w:color w:val="000000" w:themeColor="text1"/>
          <w:sz w:val="22"/>
          <w:szCs w:val="22"/>
        </w:rPr>
        <w:br/>
        <w:t>(5) Based on Figure 1, most excluded counties are in the Midwest and Western regions, raising concerns about regional representativeness. Please consider focusing on regions with more complete data (e.g., South and Northeast) and assessing whether included and excluded counties are comparable in main characteristics.</w:t>
      </w:r>
    </w:p>
    <w:p w14:paraId="2FEFA9AB" w14:textId="1E691F29" w:rsidR="00000BB2" w:rsidRDefault="00A01747">
      <w:pPr>
        <w:rPr>
          <w:rFonts w:ascii="Arial" w:hAnsi="Arial" w:cs="Arial"/>
          <w:color w:val="4472C4" w:themeColor="accent1"/>
          <w:sz w:val="22"/>
          <w:szCs w:val="22"/>
        </w:rPr>
      </w:pPr>
      <w:r w:rsidRPr="00C0088F">
        <w:rPr>
          <w:rFonts w:ascii="Arial" w:hAnsi="Arial" w:cs="Arial"/>
          <w:color w:val="4472C4" w:themeColor="accent1"/>
          <w:sz w:val="22"/>
          <w:szCs w:val="22"/>
        </w:rPr>
        <w:t>We</w:t>
      </w:r>
      <w:r w:rsidR="00EC5950">
        <w:rPr>
          <w:rFonts w:ascii="Arial" w:hAnsi="Arial" w:cs="Arial"/>
          <w:color w:val="4472C4" w:themeColor="accent1"/>
          <w:sz w:val="22"/>
          <w:szCs w:val="22"/>
        </w:rPr>
        <w:t xml:space="preserve"> a</w:t>
      </w:r>
      <w:r w:rsidR="00EC5950" w:rsidRPr="00C0088F">
        <w:rPr>
          <w:rFonts w:ascii="Arial" w:hAnsi="Arial" w:cs="Arial"/>
          <w:color w:val="4472C4" w:themeColor="accent1"/>
          <w:sz w:val="22"/>
          <w:szCs w:val="22"/>
        </w:rPr>
        <w:t xml:space="preserve">re </w:t>
      </w:r>
      <w:r w:rsidRPr="00C0088F">
        <w:rPr>
          <w:rFonts w:ascii="Arial" w:hAnsi="Arial" w:cs="Arial"/>
          <w:color w:val="4472C4" w:themeColor="accent1"/>
          <w:sz w:val="22"/>
          <w:szCs w:val="22"/>
        </w:rPr>
        <w:t xml:space="preserve">not </w:t>
      </w:r>
      <w:r w:rsidR="002C1171">
        <w:rPr>
          <w:rFonts w:ascii="Arial" w:hAnsi="Arial" w:cs="Arial"/>
          <w:color w:val="4472C4" w:themeColor="accent1"/>
          <w:sz w:val="22"/>
          <w:szCs w:val="22"/>
        </w:rPr>
        <w:t>certain</w:t>
      </w:r>
      <w:r w:rsidRPr="00C0088F">
        <w:rPr>
          <w:rFonts w:ascii="Arial" w:hAnsi="Arial" w:cs="Arial"/>
          <w:color w:val="4472C4" w:themeColor="accent1"/>
          <w:sz w:val="22"/>
          <w:szCs w:val="22"/>
        </w:rPr>
        <w:t xml:space="preserve"> what the reviewer </w:t>
      </w:r>
      <w:r w:rsidR="00865598" w:rsidRPr="00C0088F">
        <w:rPr>
          <w:rFonts w:ascii="Arial" w:hAnsi="Arial" w:cs="Arial"/>
          <w:color w:val="4472C4" w:themeColor="accent1"/>
          <w:sz w:val="22"/>
          <w:szCs w:val="22"/>
        </w:rPr>
        <w:t>means</w:t>
      </w:r>
      <w:r w:rsidRPr="00C0088F">
        <w:rPr>
          <w:rFonts w:ascii="Arial" w:hAnsi="Arial" w:cs="Arial"/>
          <w:color w:val="4472C4" w:themeColor="accent1"/>
          <w:sz w:val="22"/>
          <w:szCs w:val="22"/>
        </w:rPr>
        <w:t xml:space="preserve"> by ‘focus on regions with more complete data</w:t>
      </w:r>
      <w:r w:rsidR="002C1171">
        <w:rPr>
          <w:rFonts w:ascii="Arial" w:hAnsi="Arial" w:cs="Arial"/>
          <w:color w:val="4472C4" w:themeColor="accent1"/>
          <w:sz w:val="22"/>
          <w:szCs w:val="22"/>
        </w:rPr>
        <w:t>.</w:t>
      </w:r>
      <w:r w:rsidRPr="00C0088F">
        <w:rPr>
          <w:rFonts w:ascii="Arial" w:hAnsi="Arial" w:cs="Arial"/>
          <w:color w:val="4472C4" w:themeColor="accent1"/>
          <w:sz w:val="22"/>
          <w:szCs w:val="22"/>
        </w:rPr>
        <w:t xml:space="preserve">’ We think that they </w:t>
      </w:r>
      <w:r w:rsidR="00EC5950">
        <w:rPr>
          <w:rFonts w:ascii="Arial" w:hAnsi="Arial" w:cs="Arial"/>
          <w:color w:val="4472C4" w:themeColor="accent1"/>
          <w:sz w:val="22"/>
          <w:szCs w:val="22"/>
        </w:rPr>
        <w:t>may</w:t>
      </w:r>
      <w:r w:rsidR="00EC5950" w:rsidRPr="00C0088F">
        <w:rPr>
          <w:rFonts w:ascii="Arial" w:hAnsi="Arial" w:cs="Arial"/>
          <w:color w:val="4472C4" w:themeColor="accent1"/>
          <w:sz w:val="22"/>
          <w:szCs w:val="22"/>
        </w:rPr>
        <w:t xml:space="preserve"> </w:t>
      </w:r>
      <w:r w:rsidRPr="00C0088F">
        <w:rPr>
          <w:rFonts w:ascii="Arial" w:hAnsi="Arial" w:cs="Arial"/>
          <w:color w:val="4472C4" w:themeColor="accent1"/>
          <w:sz w:val="22"/>
          <w:szCs w:val="22"/>
        </w:rPr>
        <w:t xml:space="preserve">be suggesting that we </w:t>
      </w:r>
      <w:r w:rsidR="00EC5950">
        <w:rPr>
          <w:rFonts w:ascii="Arial" w:hAnsi="Arial" w:cs="Arial"/>
          <w:color w:val="4472C4" w:themeColor="accent1"/>
          <w:sz w:val="22"/>
          <w:szCs w:val="22"/>
        </w:rPr>
        <w:t>conduct</w:t>
      </w:r>
      <w:r w:rsidR="00EC5950" w:rsidRPr="00C0088F">
        <w:rPr>
          <w:rFonts w:ascii="Arial" w:hAnsi="Arial" w:cs="Arial"/>
          <w:color w:val="4472C4" w:themeColor="accent1"/>
          <w:sz w:val="22"/>
          <w:szCs w:val="22"/>
        </w:rPr>
        <w:t xml:space="preserve"> </w:t>
      </w:r>
      <w:r w:rsidRPr="00C0088F">
        <w:rPr>
          <w:rFonts w:ascii="Arial" w:hAnsi="Arial" w:cs="Arial"/>
          <w:color w:val="4472C4" w:themeColor="accent1"/>
          <w:sz w:val="22"/>
          <w:szCs w:val="22"/>
        </w:rPr>
        <w:t>a</w:t>
      </w:r>
      <w:r w:rsidR="00EC5950">
        <w:rPr>
          <w:rFonts w:ascii="Arial" w:hAnsi="Arial" w:cs="Arial"/>
          <w:color w:val="4472C4" w:themeColor="accent1"/>
          <w:sz w:val="22"/>
          <w:szCs w:val="22"/>
        </w:rPr>
        <w:t>n additional</w:t>
      </w:r>
      <w:r w:rsidRPr="00C0088F">
        <w:rPr>
          <w:rFonts w:ascii="Arial" w:hAnsi="Arial" w:cs="Arial"/>
          <w:color w:val="4472C4" w:themeColor="accent1"/>
          <w:sz w:val="22"/>
          <w:szCs w:val="22"/>
        </w:rPr>
        <w:t xml:space="preserve"> sensitivity analysis </w:t>
      </w:r>
      <w:r w:rsidR="00EC5950" w:rsidRPr="00C0088F">
        <w:rPr>
          <w:rFonts w:ascii="Arial" w:hAnsi="Arial" w:cs="Arial"/>
          <w:color w:val="4472C4" w:themeColor="accent1"/>
          <w:sz w:val="22"/>
          <w:szCs w:val="22"/>
        </w:rPr>
        <w:t>exclud</w:t>
      </w:r>
      <w:r w:rsidR="00EC5950">
        <w:rPr>
          <w:rFonts w:ascii="Arial" w:hAnsi="Arial" w:cs="Arial"/>
          <w:color w:val="4472C4" w:themeColor="accent1"/>
          <w:sz w:val="22"/>
          <w:szCs w:val="22"/>
        </w:rPr>
        <w:t>ing</w:t>
      </w:r>
      <w:r w:rsidR="00EC5950" w:rsidRPr="00C0088F">
        <w:rPr>
          <w:rFonts w:ascii="Arial" w:hAnsi="Arial" w:cs="Arial"/>
          <w:color w:val="4472C4" w:themeColor="accent1"/>
          <w:sz w:val="22"/>
          <w:szCs w:val="22"/>
        </w:rPr>
        <w:t xml:space="preserve"> </w:t>
      </w:r>
      <w:r w:rsidRPr="00C0088F">
        <w:rPr>
          <w:rFonts w:ascii="Arial" w:hAnsi="Arial" w:cs="Arial"/>
          <w:color w:val="4472C4" w:themeColor="accent1"/>
          <w:sz w:val="22"/>
          <w:szCs w:val="22"/>
        </w:rPr>
        <w:t xml:space="preserve">regions with missing data and </w:t>
      </w:r>
      <w:r w:rsidR="00EC5950">
        <w:rPr>
          <w:rFonts w:ascii="Arial" w:hAnsi="Arial" w:cs="Arial"/>
          <w:color w:val="4472C4" w:themeColor="accent1"/>
          <w:sz w:val="22"/>
          <w:szCs w:val="22"/>
        </w:rPr>
        <w:t xml:space="preserve">restricting </w:t>
      </w:r>
      <w:r w:rsidR="002C1171">
        <w:rPr>
          <w:rFonts w:ascii="Arial" w:hAnsi="Arial" w:cs="Arial"/>
          <w:color w:val="4472C4" w:themeColor="accent1"/>
          <w:sz w:val="22"/>
          <w:szCs w:val="22"/>
        </w:rPr>
        <w:t xml:space="preserve">analyses </w:t>
      </w:r>
      <w:r w:rsidRPr="00C0088F">
        <w:rPr>
          <w:rFonts w:ascii="Arial" w:hAnsi="Arial" w:cs="Arial"/>
          <w:color w:val="4472C4" w:themeColor="accent1"/>
          <w:sz w:val="22"/>
          <w:szCs w:val="22"/>
        </w:rPr>
        <w:t>in those regions of the US with more complete data. However, health-related characteristics</w:t>
      </w:r>
      <w:r w:rsidR="002C1171">
        <w:rPr>
          <w:rFonts w:ascii="Arial" w:hAnsi="Arial" w:cs="Arial"/>
          <w:color w:val="4472C4" w:themeColor="accent1"/>
          <w:sz w:val="22"/>
          <w:szCs w:val="22"/>
        </w:rPr>
        <w:t xml:space="preserve"> and other sociodemographic variables</w:t>
      </w:r>
      <w:r w:rsidRPr="00C0088F">
        <w:rPr>
          <w:rFonts w:ascii="Arial" w:hAnsi="Arial" w:cs="Arial"/>
          <w:color w:val="4472C4" w:themeColor="accent1"/>
          <w:sz w:val="22"/>
          <w:szCs w:val="22"/>
        </w:rPr>
        <w:t xml:space="preserve"> vary so much between regions of the US that if effect estimates from such a sensitivity analysis are different, it would</w:t>
      </w:r>
      <w:r w:rsidR="00EC5950">
        <w:rPr>
          <w:rFonts w:ascii="Arial" w:hAnsi="Arial" w:cs="Arial"/>
          <w:color w:val="4472C4" w:themeColor="accent1"/>
          <w:sz w:val="22"/>
          <w:szCs w:val="22"/>
        </w:rPr>
        <w:t xml:space="preserve"> </w:t>
      </w:r>
      <w:r w:rsidR="00EC5950" w:rsidRPr="00C0088F">
        <w:rPr>
          <w:rFonts w:ascii="Arial" w:hAnsi="Arial" w:cs="Arial"/>
          <w:color w:val="4472C4" w:themeColor="accent1"/>
          <w:sz w:val="22"/>
          <w:szCs w:val="22"/>
        </w:rPr>
        <w:t>n</w:t>
      </w:r>
      <w:r w:rsidR="00EC5950">
        <w:rPr>
          <w:rFonts w:ascii="Arial" w:hAnsi="Arial" w:cs="Arial"/>
          <w:color w:val="4472C4" w:themeColor="accent1"/>
          <w:sz w:val="22"/>
          <w:szCs w:val="22"/>
        </w:rPr>
        <w:t>o</w:t>
      </w:r>
      <w:r w:rsidR="00EC5950" w:rsidRPr="00C0088F">
        <w:rPr>
          <w:rFonts w:ascii="Arial" w:hAnsi="Arial" w:cs="Arial"/>
          <w:color w:val="4472C4" w:themeColor="accent1"/>
          <w:sz w:val="22"/>
          <w:szCs w:val="22"/>
        </w:rPr>
        <w:t xml:space="preserve">t </w:t>
      </w:r>
      <w:r w:rsidR="002C1171">
        <w:rPr>
          <w:rFonts w:ascii="Arial" w:hAnsi="Arial" w:cs="Arial"/>
          <w:color w:val="4472C4" w:themeColor="accent1"/>
          <w:sz w:val="22"/>
          <w:szCs w:val="22"/>
        </w:rPr>
        <w:t>necessarily</w:t>
      </w:r>
      <w:r w:rsidR="002C1171" w:rsidRPr="00C0088F">
        <w:rPr>
          <w:rFonts w:ascii="Arial" w:hAnsi="Arial" w:cs="Arial"/>
          <w:color w:val="4472C4" w:themeColor="accent1"/>
          <w:sz w:val="22"/>
          <w:szCs w:val="22"/>
        </w:rPr>
        <w:t xml:space="preserve"> </w:t>
      </w:r>
      <w:r w:rsidR="00EC5950">
        <w:rPr>
          <w:rFonts w:ascii="Arial" w:hAnsi="Arial" w:cs="Arial"/>
          <w:color w:val="4472C4" w:themeColor="accent1"/>
          <w:sz w:val="22"/>
          <w:szCs w:val="22"/>
        </w:rPr>
        <w:t>be evidence of missing data impacts</w:t>
      </w:r>
      <w:r w:rsidRPr="00C0088F">
        <w:rPr>
          <w:rFonts w:ascii="Arial" w:hAnsi="Arial" w:cs="Arial"/>
          <w:color w:val="4472C4" w:themeColor="accent1"/>
          <w:sz w:val="22"/>
          <w:szCs w:val="22"/>
        </w:rPr>
        <w:t xml:space="preserve">. </w:t>
      </w:r>
      <w:r w:rsidR="00FE261E" w:rsidRPr="00C0088F">
        <w:rPr>
          <w:rFonts w:ascii="Arial" w:hAnsi="Arial" w:cs="Arial"/>
          <w:color w:val="4472C4" w:themeColor="accent1"/>
          <w:sz w:val="22"/>
          <w:szCs w:val="22"/>
        </w:rPr>
        <w:t xml:space="preserve">There’s no reason </w:t>
      </w:r>
      <w:r w:rsidR="00FE261E" w:rsidRPr="006C5823">
        <w:rPr>
          <w:rFonts w:ascii="Arial" w:hAnsi="Arial" w:cs="Arial"/>
          <w:i/>
          <w:iCs/>
          <w:color w:val="4472C4" w:themeColor="accent1"/>
          <w:sz w:val="22"/>
          <w:szCs w:val="22"/>
        </w:rPr>
        <w:t>a priori</w:t>
      </w:r>
      <w:r w:rsidR="00FE261E" w:rsidRPr="00C0088F">
        <w:rPr>
          <w:rFonts w:ascii="Arial" w:hAnsi="Arial" w:cs="Arial"/>
          <w:color w:val="4472C4" w:themeColor="accent1"/>
          <w:sz w:val="22"/>
          <w:szCs w:val="22"/>
        </w:rPr>
        <w:t xml:space="preserve"> to think that the effect of outage on health would be the same across regions. </w:t>
      </w:r>
      <w:r w:rsidR="00B21DFC">
        <w:rPr>
          <w:rFonts w:ascii="Arial" w:hAnsi="Arial" w:cs="Arial"/>
          <w:color w:val="4472C4" w:themeColor="accent1"/>
          <w:sz w:val="22"/>
          <w:szCs w:val="22"/>
        </w:rPr>
        <w:t xml:space="preserve">Therefore, we have opted not to conduct </w:t>
      </w:r>
      <w:r w:rsidR="00EC5950">
        <w:rPr>
          <w:rFonts w:ascii="Arial" w:hAnsi="Arial" w:cs="Arial"/>
          <w:color w:val="4472C4" w:themeColor="accent1"/>
          <w:sz w:val="22"/>
          <w:szCs w:val="22"/>
        </w:rPr>
        <w:t xml:space="preserve">this </w:t>
      </w:r>
      <w:r w:rsidR="00B21DFC">
        <w:rPr>
          <w:rFonts w:ascii="Arial" w:hAnsi="Arial" w:cs="Arial"/>
          <w:color w:val="4472C4" w:themeColor="accent1"/>
          <w:sz w:val="22"/>
          <w:szCs w:val="22"/>
        </w:rPr>
        <w:t xml:space="preserve">additional </w:t>
      </w:r>
      <w:r w:rsidR="00EC5950">
        <w:rPr>
          <w:rFonts w:ascii="Arial" w:hAnsi="Arial" w:cs="Arial"/>
          <w:color w:val="4472C4" w:themeColor="accent1"/>
          <w:sz w:val="22"/>
          <w:szCs w:val="22"/>
        </w:rPr>
        <w:t xml:space="preserve">analysis </w:t>
      </w:r>
      <w:r w:rsidR="00B21DFC">
        <w:rPr>
          <w:rFonts w:ascii="Arial" w:hAnsi="Arial" w:cs="Arial"/>
          <w:color w:val="4472C4" w:themeColor="accent1"/>
          <w:sz w:val="22"/>
          <w:szCs w:val="22"/>
        </w:rPr>
        <w:t>in this case.</w:t>
      </w:r>
    </w:p>
    <w:p w14:paraId="7779D502" w14:textId="628553E0" w:rsidR="00556EC9" w:rsidRPr="008616E9" w:rsidRDefault="007C7B45">
      <w:pPr>
        <w:rPr>
          <w:rStyle w:val="apple-converted-space"/>
          <w:rFonts w:ascii="Arial" w:hAnsi="Arial"/>
          <w:color w:val="4472C4" w:themeColor="accent1"/>
          <w:sz w:val="22"/>
        </w:rPr>
      </w:pPr>
      <w:r w:rsidRPr="00243C1C">
        <w:rPr>
          <w:rFonts w:ascii="Arial" w:hAnsi="Arial" w:cs="Arial"/>
          <w:color w:val="000000" w:themeColor="text1"/>
          <w:sz w:val="22"/>
          <w:szCs w:val="22"/>
        </w:rPr>
        <w:br/>
        <w:t>(6) The Poisson regression model was adjusted for temperature, precipitation, and wind speed, but it did not account for air pollution and other extreme weather events, such as wildfires and ice storms, which may influence both power outages and hospitalizations. I suggest adjusting for air pollution and a more comprehensive set of meteorological covariates including extreme weather events in sensitivity analyses.</w:t>
      </w:r>
      <w:r w:rsidRPr="00243C1C">
        <w:rPr>
          <w:rStyle w:val="apple-converted-space"/>
          <w:rFonts w:ascii="Arial" w:hAnsi="Arial" w:cs="Arial"/>
          <w:color w:val="000000" w:themeColor="text1"/>
          <w:sz w:val="22"/>
          <w:szCs w:val="22"/>
        </w:rPr>
        <w:t> </w:t>
      </w:r>
    </w:p>
    <w:p w14:paraId="335C22C8" w14:textId="38905CD5" w:rsidR="00081350" w:rsidRDefault="00081350">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We appreciate this comment and the opportunity to consider additional important time-varying confounders. After consideration, we do not believe that air pollution confounds the relationship between power outage and healthcare use, other than by operating through extreme weather or wildfire smoke. We have drawn the hypothesized relationships on the DAG below.</w:t>
      </w:r>
    </w:p>
    <w:p w14:paraId="0A875E9B" w14:textId="3E4CBBD2" w:rsidR="00081350" w:rsidRDefault="002E1C66">
      <w:pPr>
        <w:rPr>
          <w:rStyle w:val="apple-converted-space"/>
          <w:rFonts w:ascii="Arial" w:hAnsi="Arial" w:cs="Arial"/>
          <w:color w:val="4472C4" w:themeColor="accent1"/>
          <w:sz w:val="22"/>
          <w:szCs w:val="22"/>
        </w:rPr>
      </w:pPr>
      <w:r w:rsidRPr="00243C1C">
        <w:rPr>
          <w:rFonts w:ascii="Arial" w:hAnsi="Arial" w:cs="Arial"/>
          <w:noProof/>
          <w:color w:val="000000" w:themeColor="text1"/>
          <w:sz w:val="22"/>
          <w:szCs w:val="22"/>
        </w:rPr>
        <w:lastRenderedPageBreak/>
        <w:drawing>
          <wp:inline distT="0" distB="0" distL="0" distR="0" wp14:anchorId="20CE2D59" wp14:editId="20AE82CE">
            <wp:extent cx="4882149" cy="3455581"/>
            <wp:effectExtent l="0" t="0" r="0" b="0"/>
            <wp:docPr id="572309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493" name="Picture 6297684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90673" cy="3461614"/>
                    </a:xfrm>
                    <a:prstGeom prst="rect">
                      <a:avLst/>
                    </a:prstGeom>
                  </pic:spPr>
                </pic:pic>
              </a:graphicData>
            </a:graphic>
          </wp:inline>
        </w:drawing>
      </w:r>
    </w:p>
    <w:p w14:paraId="23C7EBF2" w14:textId="64D70BD8" w:rsidR="00081350" w:rsidRDefault="00081350">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Regarding extreme weather events, we believe that controlling for temperature, precipitation, and wind speed would capture all aspects of these events, such as ice storms, and thus do not pursue additionally adjusting for them.</w:t>
      </w:r>
    </w:p>
    <w:p w14:paraId="68031717" w14:textId="1A7A31FF" w:rsidR="00081350" w:rsidRDefault="00347285">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In response to this comment</w:t>
      </w:r>
      <w:r w:rsidR="00B21DFC">
        <w:rPr>
          <w:rStyle w:val="apple-converted-space"/>
          <w:rFonts w:ascii="Arial" w:hAnsi="Arial" w:cs="Arial"/>
          <w:color w:val="4472C4" w:themeColor="accent1"/>
          <w:sz w:val="22"/>
          <w:szCs w:val="22"/>
        </w:rPr>
        <w:t>,</w:t>
      </w:r>
      <w:r>
        <w:rPr>
          <w:rStyle w:val="apple-converted-space"/>
          <w:rFonts w:ascii="Arial" w:hAnsi="Arial" w:cs="Arial"/>
          <w:color w:val="4472C4" w:themeColor="accent1"/>
          <w:sz w:val="22"/>
          <w:szCs w:val="22"/>
        </w:rPr>
        <w:t xml:space="preserve"> </w:t>
      </w:r>
      <w:r w:rsidR="00DF6DCB">
        <w:rPr>
          <w:rStyle w:val="apple-converted-space"/>
          <w:rFonts w:ascii="Arial" w:hAnsi="Arial" w:cs="Arial"/>
          <w:color w:val="4472C4" w:themeColor="accent1"/>
          <w:sz w:val="22"/>
          <w:szCs w:val="22"/>
        </w:rPr>
        <w:t>we</w:t>
      </w:r>
      <w:r w:rsidR="00AE5318">
        <w:rPr>
          <w:rStyle w:val="apple-converted-space"/>
          <w:rFonts w:ascii="Arial" w:hAnsi="Arial" w:cs="Arial"/>
          <w:color w:val="4472C4" w:themeColor="accent1"/>
          <w:sz w:val="22"/>
          <w:szCs w:val="22"/>
        </w:rPr>
        <w:t xml:space="preserve"> have included</w:t>
      </w:r>
      <w:r w:rsidR="00081350">
        <w:rPr>
          <w:rStyle w:val="apple-converted-space"/>
          <w:rFonts w:ascii="Arial" w:hAnsi="Arial" w:cs="Arial"/>
          <w:color w:val="4472C4" w:themeColor="accent1"/>
          <w:sz w:val="22"/>
          <w:szCs w:val="22"/>
        </w:rPr>
        <w:t xml:space="preserve"> a new sensitivity analysis</w:t>
      </w:r>
      <w:r w:rsidR="00B21DFC">
        <w:rPr>
          <w:rStyle w:val="apple-converted-space"/>
          <w:rFonts w:ascii="Arial" w:hAnsi="Arial" w:cs="Arial"/>
          <w:color w:val="4472C4" w:themeColor="accent1"/>
          <w:sz w:val="22"/>
          <w:szCs w:val="22"/>
        </w:rPr>
        <w:t xml:space="preserve"> </w:t>
      </w:r>
      <w:proofErr w:type="spellStart"/>
      <w:r w:rsidR="00081350">
        <w:rPr>
          <w:rStyle w:val="apple-converted-space"/>
          <w:rFonts w:ascii="Arial" w:hAnsi="Arial" w:cs="Arial"/>
          <w:color w:val="4472C4" w:themeColor="accent1"/>
          <w:sz w:val="22"/>
          <w:szCs w:val="22"/>
        </w:rPr>
        <w:t>control</w:t>
      </w:r>
      <w:r w:rsidR="00E278BF">
        <w:rPr>
          <w:rStyle w:val="apple-converted-space"/>
          <w:rFonts w:ascii="Arial" w:hAnsi="Arial" w:cs="Arial"/>
          <w:color w:val="4472C4" w:themeColor="accent1"/>
          <w:sz w:val="22"/>
          <w:szCs w:val="22"/>
        </w:rPr>
        <w:t>ing</w:t>
      </w:r>
      <w:proofErr w:type="spellEnd"/>
      <w:r w:rsidR="00081350">
        <w:rPr>
          <w:rStyle w:val="apple-converted-space"/>
          <w:rFonts w:ascii="Arial" w:hAnsi="Arial" w:cs="Arial"/>
          <w:color w:val="4472C4" w:themeColor="accent1"/>
          <w:sz w:val="22"/>
          <w:szCs w:val="22"/>
        </w:rPr>
        <w:t xml:space="preserve"> models for </w:t>
      </w:r>
      <w:r w:rsidR="008616E9">
        <w:rPr>
          <w:rStyle w:val="apple-converted-space"/>
          <w:rFonts w:ascii="Arial" w:hAnsi="Arial" w:cs="Arial"/>
          <w:color w:val="4472C4" w:themeColor="accent1"/>
          <w:sz w:val="22"/>
          <w:szCs w:val="22"/>
        </w:rPr>
        <w:t xml:space="preserve">smoke days using </w:t>
      </w:r>
      <w:r w:rsidR="00081350">
        <w:rPr>
          <w:rStyle w:val="apple-converted-space"/>
          <w:rFonts w:ascii="Arial" w:hAnsi="Arial" w:cs="Arial"/>
          <w:color w:val="4472C4" w:themeColor="accent1"/>
          <w:sz w:val="22"/>
          <w:szCs w:val="22"/>
        </w:rPr>
        <w:t>daily wildfire-generated fine particulate matter</w:t>
      </w:r>
      <w:r w:rsidR="00DF20C7">
        <w:rPr>
          <w:rStyle w:val="apple-converted-space"/>
          <w:rFonts w:ascii="Arial" w:hAnsi="Arial" w:cs="Arial"/>
          <w:color w:val="4472C4" w:themeColor="accent1"/>
          <w:sz w:val="22"/>
          <w:szCs w:val="22"/>
        </w:rPr>
        <w:t xml:space="preserve"> estimates</w:t>
      </w:r>
      <w:r w:rsidR="00081350">
        <w:rPr>
          <w:rStyle w:val="apple-converted-space"/>
          <w:rFonts w:ascii="Arial" w:hAnsi="Arial" w:cs="Arial"/>
          <w:color w:val="4472C4" w:themeColor="accent1"/>
          <w:sz w:val="22"/>
          <w:szCs w:val="22"/>
        </w:rPr>
        <w:t xml:space="preserve"> </w:t>
      </w:r>
      <w:r w:rsidR="0073546C">
        <w:rPr>
          <w:rStyle w:val="apple-converted-space"/>
          <w:rFonts w:ascii="Arial" w:hAnsi="Arial" w:cs="Arial"/>
          <w:color w:val="4472C4" w:themeColor="accent1"/>
          <w:sz w:val="22"/>
          <w:szCs w:val="22"/>
        </w:rPr>
        <w:t xml:space="preserve">from </w:t>
      </w:r>
      <w:r w:rsidR="00081350">
        <w:rPr>
          <w:rStyle w:val="apple-converted-space"/>
          <w:rFonts w:ascii="Arial" w:hAnsi="Arial" w:cs="Arial"/>
          <w:color w:val="4472C4" w:themeColor="accent1"/>
          <w:sz w:val="22"/>
          <w:szCs w:val="22"/>
        </w:rPr>
        <w:t>Childs et al. ES&amp;T 2023. While the frequency of co-occurring power outage and wildfire smoke is relatively low, we do agree that when it occurs, wildfire smoke could act as a confounder. We have added new sentence</w:t>
      </w:r>
      <w:r w:rsidR="00B21DFC">
        <w:rPr>
          <w:rStyle w:val="apple-converted-space"/>
          <w:rFonts w:ascii="Arial" w:hAnsi="Arial" w:cs="Arial"/>
          <w:color w:val="4472C4" w:themeColor="accent1"/>
          <w:sz w:val="22"/>
          <w:szCs w:val="22"/>
        </w:rPr>
        <w:t>s</w:t>
      </w:r>
      <w:r w:rsidR="00081350">
        <w:rPr>
          <w:rStyle w:val="apple-converted-space"/>
          <w:rFonts w:ascii="Arial" w:hAnsi="Arial" w:cs="Arial"/>
          <w:color w:val="4472C4" w:themeColor="accent1"/>
          <w:sz w:val="22"/>
          <w:szCs w:val="22"/>
        </w:rPr>
        <w:t xml:space="preserve"> to the methods</w:t>
      </w:r>
      <w:r w:rsidR="00B21DFC">
        <w:rPr>
          <w:rStyle w:val="apple-converted-space"/>
          <w:rFonts w:ascii="Arial" w:hAnsi="Arial" w:cs="Arial"/>
          <w:color w:val="4472C4" w:themeColor="accent1"/>
          <w:sz w:val="22"/>
          <w:szCs w:val="22"/>
        </w:rPr>
        <w:t xml:space="preserve"> and results</w:t>
      </w:r>
      <w:r w:rsidR="00081350">
        <w:rPr>
          <w:rStyle w:val="apple-converted-space"/>
          <w:rFonts w:ascii="Arial" w:hAnsi="Arial" w:cs="Arial"/>
          <w:color w:val="4472C4" w:themeColor="accent1"/>
          <w:sz w:val="22"/>
          <w:szCs w:val="22"/>
        </w:rPr>
        <w:t xml:space="preserve"> describing this sensitivity analysis:</w:t>
      </w:r>
    </w:p>
    <w:p w14:paraId="2B9F1E34" w14:textId="366765DF" w:rsidR="00081350" w:rsidRDefault="00081350">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w:t>
      </w:r>
      <w:r w:rsidR="0048698D">
        <w:rPr>
          <w:rStyle w:val="apple-converted-space"/>
          <w:rFonts w:ascii="Arial" w:hAnsi="Arial" w:cs="Arial"/>
          <w:color w:val="4472C4" w:themeColor="accent1"/>
          <w:sz w:val="22"/>
          <w:szCs w:val="22"/>
        </w:rPr>
        <w:t xml:space="preserve">Because of wildfire-related power shutoffs, wildfire smoke could be a confounder. We conducted a sensitivity analysis </w:t>
      </w:r>
      <w:r w:rsidR="00B21DFC">
        <w:rPr>
          <w:rStyle w:val="apple-converted-space"/>
          <w:rFonts w:ascii="Arial" w:hAnsi="Arial" w:cs="Arial"/>
          <w:color w:val="4472C4" w:themeColor="accent1"/>
          <w:sz w:val="22"/>
          <w:szCs w:val="22"/>
        </w:rPr>
        <w:t>using</w:t>
      </w:r>
      <w:r w:rsidR="0048698D">
        <w:rPr>
          <w:rStyle w:val="apple-converted-space"/>
          <w:rFonts w:ascii="Arial" w:hAnsi="Arial" w:cs="Arial"/>
          <w:color w:val="4472C4" w:themeColor="accent1"/>
          <w:sz w:val="22"/>
          <w:szCs w:val="22"/>
        </w:rPr>
        <w:t xml:space="preserve"> estimates of wildfire PM</w:t>
      </w:r>
      <w:r w:rsidR="0048698D" w:rsidRPr="00570A3A">
        <w:rPr>
          <w:rStyle w:val="apple-converted-space"/>
          <w:rFonts w:ascii="Arial" w:hAnsi="Arial" w:cs="Arial"/>
          <w:color w:val="4472C4" w:themeColor="accent1"/>
          <w:sz w:val="22"/>
          <w:szCs w:val="22"/>
          <w:vertAlign w:val="subscript"/>
        </w:rPr>
        <w:t>2.5</w:t>
      </w:r>
      <w:r w:rsidR="0048698D">
        <w:rPr>
          <w:rStyle w:val="apple-converted-space"/>
          <w:rFonts w:ascii="Arial" w:hAnsi="Arial" w:cs="Arial"/>
          <w:color w:val="4472C4" w:themeColor="accent1"/>
          <w:sz w:val="22"/>
          <w:szCs w:val="22"/>
        </w:rPr>
        <w:t xml:space="preserve"> from Childs et al. 2023 to categorize county-days as exposed or </w:t>
      </w:r>
      <w:r w:rsidR="00B21DFC">
        <w:rPr>
          <w:rStyle w:val="apple-converted-space"/>
          <w:rFonts w:ascii="Arial" w:hAnsi="Arial" w:cs="Arial"/>
          <w:color w:val="4472C4" w:themeColor="accent1"/>
          <w:sz w:val="22"/>
          <w:szCs w:val="22"/>
        </w:rPr>
        <w:t>un</w:t>
      </w:r>
      <w:r w:rsidR="0048698D">
        <w:rPr>
          <w:rStyle w:val="apple-converted-space"/>
          <w:rFonts w:ascii="Arial" w:hAnsi="Arial" w:cs="Arial"/>
          <w:color w:val="4472C4" w:themeColor="accent1"/>
          <w:sz w:val="22"/>
          <w:szCs w:val="22"/>
        </w:rPr>
        <w:t xml:space="preserve">exposed to wildfire smoke. We considered </w:t>
      </w:r>
      <w:r w:rsidR="007C5F89">
        <w:rPr>
          <w:rStyle w:val="apple-converted-space"/>
          <w:rFonts w:ascii="Arial" w:hAnsi="Arial" w:cs="Arial"/>
          <w:color w:val="4472C4" w:themeColor="accent1"/>
          <w:sz w:val="22"/>
          <w:szCs w:val="22"/>
        </w:rPr>
        <w:t xml:space="preserve">a county-day exposed if the concentration of wildfire smoke </w:t>
      </w:r>
      <w:r w:rsidR="00570A3A">
        <w:rPr>
          <w:rStyle w:val="apple-converted-space"/>
          <w:rFonts w:ascii="Arial" w:hAnsi="Arial" w:cs="Arial"/>
          <w:color w:val="4472C4" w:themeColor="accent1"/>
          <w:sz w:val="22"/>
          <w:szCs w:val="22"/>
        </w:rPr>
        <w:t xml:space="preserve">was </w:t>
      </w:r>
      <w:r w:rsidR="00AD5156">
        <w:rPr>
          <w:rStyle w:val="apple-converted-space"/>
          <w:rFonts w:ascii="Arial" w:hAnsi="Arial" w:cs="Arial"/>
          <w:color w:val="4472C4" w:themeColor="accent1"/>
          <w:sz w:val="22"/>
          <w:szCs w:val="22"/>
        </w:rPr>
        <w:t>&gt;</w:t>
      </w:r>
      <w:r w:rsidR="00570A3A" w:rsidRPr="00EE2477">
        <w:rPr>
          <w:rStyle w:val="apple-converted-space"/>
          <w:rFonts w:ascii="Arial" w:hAnsi="Arial" w:cs="Arial"/>
          <w:color w:val="4472C4" w:themeColor="accent1"/>
          <w:sz w:val="22"/>
          <w:szCs w:val="22"/>
        </w:rPr>
        <w:t xml:space="preserve"> 0 </w:t>
      </w:r>
      <w:r w:rsidR="00EE2477" w:rsidRPr="00EE2477">
        <w:rPr>
          <w:rFonts w:ascii="Arial" w:hAnsi="Arial" w:cs="Arial"/>
          <w:color w:val="4472C4" w:themeColor="accent1"/>
          <w:sz w:val="22"/>
          <w:szCs w:val="22"/>
        </w:rPr>
        <w:t>µg/m</w:t>
      </w:r>
      <w:r w:rsidR="00EE2477" w:rsidRPr="00AD5156">
        <w:rPr>
          <w:rFonts w:ascii="Arial" w:hAnsi="Arial" w:cs="Arial"/>
          <w:color w:val="4472C4" w:themeColor="accent1"/>
          <w:sz w:val="22"/>
          <w:szCs w:val="22"/>
        </w:rPr>
        <w:t>³</w:t>
      </w:r>
      <w:r w:rsidR="000466B8">
        <w:rPr>
          <w:rFonts w:ascii="Arial" w:hAnsi="Arial" w:cs="Arial"/>
          <w:color w:val="4472C4" w:themeColor="accent1"/>
          <w:sz w:val="22"/>
          <w:szCs w:val="22"/>
        </w:rPr>
        <w:t xml:space="preserve"> and adjusted for this binary </w:t>
      </w:r>
      <w:r w:rsidR="00481952">
        <w:rPr>
          <w:rFonts w:ascii="Arial" w:hAnsi="Arial" w:cs="Arial"/>
          <w:color w:val="4472C4" w:themeColor="accent1"/>
          <w:sz w:val="22"/>
          <w:szCs w:val="22"/>
        </w:rPr>
        <w:t xml:space="preserve">‘smoke-day’ </w:t>
      </w:r>
      <w:r w:rsidR="000466B8">
        <w:rPr>
          <w:rFonts w:ascii="Arial" w:hAnsi="Arial" w:cs="Arial"/>
          <w:color w:val="4472C4" w:themeColor="accent1"/>
          <w:sz w:val="22"/>
          <w:szCs w:val="22"/>
        </w:rPr>
        <w:t>variable in our analysis” (</w:t>
      </w:r>
      <w:r w:rsidR="004C7E50">
        <w:rPr>
          <w:rFonts w:ascii="Arial" w:hAnsi="Arial" w:cs="Arial"/>
          <w:color w:val="4472C4" w:themeColor="accent1"/>
          <w:sz w:val="22"/>
          <w:szCs w:val="22"/>
        </w:rPr>
        <w:t xml:space="preserve">page 8, paragraph 3). </w:t>
      </w:r>
    </w:p>
    <w:p w14:paraId="6618C376" w14:textId="19CF7B99" w:rsidR="00D46C3A" w:rsidRDefault="00081350">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w:t>
      </w:r>
      <w:r w:rsidR="000E209D">
        <w:rPr>
          <w:rStyle w:val="apple-converted-space"/>
          <w:rFonts w:ascii="Arial" w:hAnsi="Arial" w:cs="Arial"/>
          <w:color w:val="4472C4" w:themeColor="accent1"/>
          <w:sz w:val="22"/>
          <w:szCs w:val="22"/>
        </w:rPr>
        <w:t xml:space="preserve">Our results did not change when we adjusted for wildfire </w:t>
      </w:r>
      <w:r w:rsidR="00B21DFC">
        <w:rPr>
          <w:rStyle w:val="apple-converted-space"/>
          <w:rFonts w:ascii="Arial" w:hAnsi="Arial" w:cs="Arial"/>
          <w:color w:val="4472C4" w:themeColor="accent1"/>
          <w:sz w:val="22"/>
          <w:szCs w:val="22"/>
        </w:rPr>
        <w:t>smoke days</w:t>
      </w:r>
      <w:r w:rsidR="008A0844">
        <w:rPr>
          <w:rStyle w:val="apple-converted-space"/>
          <w:rFonts w:ascii="Arial" w:hAnsi="Arial" w:cs="Arial"/>
          <w:color w:val="4472C4" w:themeColor="accent1"/>
          <w:sz w:val="22"/>
          <w:szCs w:val="22"/>
          <w:vertAlign w:val="subscript"/>
        </w:rPr>
        <w:t xml:space="preserve"> </w:t>
      </w:r>
      <w:r w:rsidR="008A0844" w:rsidRPr="008A0844">
        <w:rPr>
          <w:rStyle w:val="apple-converted-space"/>
          <w:rFonts w:ascii="Arial" w:hAnsi="Arial" w:cs="Arial"/>
          <w:color w:val="4472C4" w:themeColor="accent1"/>
          <w:sz w:val="22"/>
          <w:szCs w:val="22"/>
        </w:rPr>
        <w:t>(</w:t>
      </w:r>
      <w:r w:rsidR="008A0844" w:rsidRPr="008A0844">
        <w:rPr>
          <w:rStyle w:val="apple-converted-space"/>
          <w:rFonts w:ascii="Arial" w:hAnsi="Arial" w:cs="Arial"/>
          <w:b/>
          <w:bCs/>
          <w:color w:val="4472C4" w:themeColor="accent1"/>
          <w:sz w:val="22"/>
          <w:szCs w:val="22"/>
        </w:rPr>
        <w:t>Supplemental Figure Y</w:t>
      </w:r>
      <w:r w:rsidR="008A0844">
        <w:rPr>
          <w:rStyle w:val="apple-converted-space"/>
          <w:rFonts w:ascii="Arial" w:hAnsi="Arial" w:cs="Arial"/>
          <w:color w:val="4472C4" w:themeColor="accent1"/>
          <w:sz w:val="22"/>
          <w:szCs w:val="22"/>
        </w:rPr>
        <w:t>)</w:t>
      </w:r>
      <w:r w:rsidR="001264DF">
        <w:rPr>
          <w:rStyle w:val="apple-converted-space"/>
          <w:rFonts w:ascii="Arial" w:hAnsi="Arial" w:cs="Arial"/>
          <w:color w:val="4472C4" w:themeColor="accent1"/>
          <w:sz w:val="22"/>
          <w:szCs w:val="22"/>
        </w:rPr>
        <w:t>” (page 11).</w:t>
      </w:r>
    </w:p>
    <w:p w14:paraId="043C58A1" w14:textId="4882E437" w:rsidR="00196595" w:rsidRDefault="00196595">
      <w:pPr>
        <w:rPr>
          <w:rStyle w:val="apple-converted-space"/>
          <w:rFonts w:ascii="Arial" w:hAnsi="Arial" w:cs="Arial"/>
          <w:color w:val="4472C4" w:themeColor="accent1"/>
          <w:sz w:val="22"/>
          <w:szCs w:val="22"/>
        </w:rPr>
      </w:pPr>
    </w:p>
    <w:p w14:paraId="05408ADD" w14:textId="1796C588" w:rsidR="00212107" w:rsidRDefault="00DE53B2">
      <w:pPr>
        <w:rPr>
          <w:rStyle w:val="apple-converted-space"/>
          <w:rFonts w:ascii="Arial" w:hAnsi="Arial" w:cs="Arial"/>
          <w:color w:val="4472C4" w:themeColor="accent1"/>
          <w:sz w:val="22"/>
          <w:szCs w:val="22"/>
        </w:rPr>
      </w:pPr>
      <w:r w:rsidRPr="004A3544">
        <w:rPr>
          <w:rFonts w:ascii="Arial" w:hAnsi="Arial" w:cs="Arial"/>
          <w:noProof/>
          <w:color w:val="4472C4" w:themeColor="accent1"/>
          <w:sz w:val="20"/>
          <w:szCs w:val="20"/>
        </w:rPr>
        <w:lastRenderedPageBreak/>
        <mc:AlternateContent>
          <mc:Choice Requires="wps">
            <w:drawing>
              <wp:anchor distT="0" distB="0" distL="114300" distR="114300" simplePos="0" relativeHeight="251667456" behindDoc="0" locked="0" layoutInCell="1" allowOverlap="1" wp14:anchorId="18B6B083" wp14:editId="5D810715">
                <wp:simplePos x="0" y="0"/>
                <wp:positionH relativeFrom="column">
                  <wp:posOffset>5213350</wp:posOffset>
                </wp:positionH>
                <wp:positionV relativeFrom="paragraph">
                  <wp:posOffset>717677</wp:posOffset>
                </wp:positionV>
                <wp:extent cx="509270" cy="528320"/>
                <wp:effectExtent l="0" t="0" r="0" b="5080"/>
                <wp:wrapSquare wrapText="bothSides"/>
                <wp:docPr id="1832558281"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531C976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1%</w:t>
                            </w:r>
                          </w:p>
                          <w:p w14:paraId="0AE9DD7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3%</w:t>
                            </w:r>
                          </w:p>
                          <w:p w14:paraId="48E289F4" w14:textId="77777777" w:rsidR="003A219E" w:rsidRPr="00F73731" w:rsidRDefault="003A219E" w:rsidP="003A219E">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6B083" id="_x0000_s1028" type="#_x0000_t202" style="position:absolute;margin-left:410.5pt;margin-top:56.5pt;width:40.1pt;height:4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" fillcolor="white [3201]" stroked="f" strokeweight=".5pt">
                <v:textbox>
                  <w:txbxContent>
                    <w:p w14:paraId="531C976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1%</w:t>
                      </w:r>
                    </w:p>
                    <w:p w14:paraId="0AE9DD7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3%</w:t>
                      </w:r>
                    </w:p>
                    <w:p w14:paraId="48E289F4" w14:textId="77777777" w:rsidR="003A219E" w:rsidRPr="00F73731" w:rsidRDefault="003A219E" w:rsidP="003A219E">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Pr="004A3544">
        <w:rPr>
          <w:rFonts w:ascii="Arial" w:hAnsi="Arial" w:cs="Arial"/>
          <w:b/>
          <w:bCs/>
          <w:noProof/>
          <w:color w:val="4472C4" w:themeColor="accent1"/>
          <w:sz w:val="20"/>
          <w:szCs w:val="20"/>
        </w:rPr>
        <w:drawing>
          <wp:anchor distT="0" distB="0" distL="114300" distR="114300" simplePos="0" relativeHeight="251666432" behindDoc="0" locked="0" layoutInCell="1" allowOverlap="1" wp14:anchorId="30A11EBD" wp14:editId="0E24AD27">
            <wp:simplePos x="0" y="0"/>
            <wp:positionH relativeFrom="column">
              <wp:posOffset>4885690</wp:posOffset>
            </wp:positionH>
            <wp:positionV relativeFrom="paragraph">
              <wp:posOffset>510540</wp:posOffset>
            </wp:positionV>
            <wp:extent cx="1412875" cy="774065"/>
            <wp:effectExtent l="12700" t="12700" r="9525" b="13335"/>
            <wp:wrapSquare wrapText="bothSides"/>
            <wp:docPr id="500118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3A219E">
        <w:rPr>
          <w:rFonts w:ascii="Arial" w:hAnsi="Arial" w:cs="Arial"/>
          <w:noProof/>
          <w:color w:val="4472C4" w:themeColor="accent1"/>
          <w:sz w:val="22"/>
          <w:szCs w:val="22"/>
        </w:rPr>
        <w:drawing>
          <wp:anchor distT="0" distB="0" distL="114300" distR="114300" simplePos="0" relativeHeight="251662335" behindDoc="0" locked="0" layoutInCell="1" allowOverlap="1" wp14:anchorId="1C968319" wp14:editId="531D2250">
            <wp:simplePos x="0" y="0"/>
            <wp:positionH relativeFrom="column">
              <wp:posOffset>0</wp:posOffset>
            </wp:positionH>
            <wp:positionV relativeFrom="paragraph">
              <wp:posOffset>0</wp:posOffset>
            </wp:positionV>
            <wp:extent cx="5942603" cy="3112958"/>
            <wp:effectExtent l="0" t="0" r="1270" b="0"/>
            <wp:wrapSquare wrapText="bothSides"/>
            <wp:docPr id="2097265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65342" name="Picture 2097265342"/>
                    <pic:cNvPicPr/>
                  </pic:nvPicPr>
                  <pic:blipFill rotWithShape="1">
                    <a:blip r:embed="rId16" cstate="print">
                      <a:extLst>
                        <a:ext uri="{28A0092B-C50C-407E-A947-70E740481C1C}">
                          <a14:useLocalDpi xmlns:a14="http://schemas.microsoft.com/office/drawing/2010/main" val="0"/>
                        </a:ext>
                      </a:extLst>
                    </a:blip>
                    <a:srcRect b="1027"/>
                    <a:stretch>
                      <a:fillRect/>
                    </a:stretch>
                  </pic:blipFill>
                  <pic:spPr bwMode="auto">
                    <a:xfrm>
                      <a:off x="0" y="0"/>
                      <a:ext cx="5942603" cy="31129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ADD79F" w14:textId="612E1002" w:rsidR="00212107" w:rsidRDefault="008A0844">
      <w:pPr>
        <w:rPr>
          <w:rStyle w:val="apple-converted-space"/>
          <w:rFonts w:ascii="Arial" w:hAnsi="Arial" w:cs="Arial"/>
          <w:color w:val="4472C4" w:themeColor="accent1"/>
          <w:sz w:val="22"/>
          <w:szCs w:val="22"/>
        </w:rPr>
      </w:pPr>
      <w:r w:rsidRPr="009141F4">
        <w:rPr>
          <w:rFonts w:ascii="Arial" w:hAnsi="Arial" w:cs="Arial"/>
          <w:b/>
          <w:bCs/>
          <w:color w:val="4472C4" w:themeColor="accent1"/>
          <w:sz w:val="20"/>
          <w:szCs w:val="20"/>
        </w:rPr>
        <w:t xml:space="preserve">Supplemental Figure </w:t>
      </w:r>
      <w:r>
        <w:rPr>
          <w:rFonts w:ascii="Arial" w:hAnsi="Arial" w:cs="Arial"/>
          <w:b/>
          <w:bCs/>
          <w:color w:val="4472C4" w:themeColor="accent1"/>
          <w:sz w:val="20"/>
          <w:szCs w:val="20"/>
        </w:rPr>
        <w:t>Y</w:t>
      </w:r>
      <w:r>
        <w:rPr>
          <w:rFonts w:ascii="Arial" w:hAnsi="Arial" w:cs="Arial"/>
          <w:color w:val="4472C4" w:themeColor="accent1"/>
          <w:sz w:val="20"/>
          <w:szCs w:val="20"/>
        </w:rPr>
        <w:t>: R</w:t>
      </w:r>
      <w:r w:rsidRPr="00512C18">
        <w:rPr>
          <w:rFonts w:ascii="Arial" w:hAnsi="Arial" w:cs="Arial"/>
          <w:color w:val="4472C4"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1%,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3%, and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5% of county electrical customers</w:t>
      </w:r>
      <w:r>
        <w:rPr>
          <w:rFonts w:ascii="Arial" w:hAnsi="Arial" w:cs="Arial"/>
          <w:color w:val="4472C4" w:themeColor="accent1"/>
          <w:sz w:val="20"/>
          <w:szCs w:val="20"/>
        </w:rPr>
        <w:t>.</w:t>
      </w:r>
      <w:r w:rsidRPr="00512C18">
        <w:rPr>
          <w:rFonts w:ascii="Arial" w:hAnsi="Arial" w:cs="Arial"/>
          <w:color w:val="4472C4" w:themeColor="accent1"/>
          <w:sz w:val="20"/>
          <w:szCs w:val="20"/>
        </w:rPr>
        <w:t xml:space="preserve"> Estimates are from conditional Poisson regression models adjusted for daily wind speed, temperature, </w:t>
      </w:r>
      <w:r w:rsidR="00E22EC5">
        <w:rPr>
          <w:rFonts w:ascii="Arial" w:hAnsi="Arial" w:cs="Arial"/>
          <w:color w:val="4472C4" w:themeColor="accent1"/>
          <w:sz w:val="20"/>
          <w:szCs w:val="20"/>
        </w:rPr>
        <w:t>precipitation and wildfire PM</w:t>
      </w:r>
      <w:r w:rsidR="00E22EC5" w:rsidRPr="00E22EC5">
        <w:rPr>
          <w:rFonts w:ascii="Arial" w:hAnsi="Arial" w:cs="Arial"/>
          <w:color w:val="4472C4" w:themeColor="accent1"/>
          <w:sz w:val="20"/>
          <w:szCs w:val="20"/>
          <w:vertAlign w:val="subscript"/>
        </w:rPr>
        <w:t>2.5</w:t>
      </w:r>
      <w:r w:rsidR="00E22EC5">
        <w:rPr>
          <w:rFonts w:ascii="Arial" w:hAnsi="Arial" w:cs="Arial"/>
          <w:color w:val="4472C4" w:themeColor="accent1"/>
          <w:sz w:val="20"/>
          <w:szCs w:val="20"/>
        </w:rPr>
        <w:t xml:space="preserve">. </w:t>
      </w:r>
    </w:p>
    <w:p w14:paraId="06703DA1" w14:textId="44EFDE2B" w:rsidR="00381467" w:rsidRPr="00D46C3A" w:rsidRDefault="007C7B45">
      <w:pPr>
        <w:rPr>
          <w:rFonts w:ascii="Arial" w:hAnsi="Arial" w:cs="Arial"/>
          <w:color w:val="4472C4" w:themeColor="accent1"/>
          <w:sz w:val="22"/>
          <w:szCs w:val="22"/>
        </w:rPr>
      </w:pPr>
      <w:r w:rsidRPr="00243C1C">
        <w:rPr>
          <w:rFonts w:ascii="Arial" w:hAnsi="Arial" w:cs="Arial"/>
          <w:color w:val="000000" w:themeColor="text1"/>
          <w:sz w:val="22"/>
          <w:szCs w:val="22"/>
        </w:rPr>
        <w:br/>
        <w:t>(7) This study did not distinguish between planned and unplanned power outages. Planned outages may have less severe health effects as residents may be better prepared. If possible, the authors should analyze them separately.</w:t>
      </w:r>
    </w:p>
    <w:p w14:paraId="1AF8FCE4" w14:textId="05976DB7" w:rsidR="00381467" w:rsidRPr="00243C1C" w:rsidRDefault="00B43888">
      <w:pPr>
        <w:rPr>
          <w:rFonts w:ascii="Arial" w:hAnsi="Arial" w:cs="Arial"/>
          <w:color w:val="4472C4" w:themeColor="accent1"/>
          <w:sz w:val="22"/>
          <w:szCs w:val="22"/>
        </w:rPr>
      </w:pPr>
      <w:r w:rsidRPr="00243C1C">
        <w:rPr>
          <w:rFonts w:ascii="Arial" w:hAnsi="Arial" w:cs="Arial"/>
          <w:color w:val="4472C4" w:themeColor="accent1"/>
          <w:sz w:val="22"/>
          <w:szCs w:val="22"/>
        </w:rPr>
        <w:t xml:space="preserve">This is a very important point – planned and unplanned outages do likely have very different effects on health. Unfortunately, there </w:t>
      </w:r>
      <w:r w:rsidR="00E278BF">
        <w:rPr>
          <w:rFonts w:ascii="Arial" w:hAnsi="Arial" w:cs="Arial"/>
          <w:color w:val="4472C4" w:themeColor="accent1"/>
          <w:sz w:val="22"/>
          <w:szCs w:val="22"/>
        </w:rPr>
        <w:t>are</w:t>
      </w:r>
      <w:r w:rsidR="00E278BF" w:rsidRPr="00243C1C">
        <w:rPr>
          <w:rFonts w:ascii="Arial" w:hAnsi="Arial" w:cs="Arial"/>
          <w:color w:val="4472C4" w:themeColor="accent1"/>
          <w:sz w:val="22"/>
          <w:szCs w:val="22"/>
        </w:rPr>
        <w:t xml:space="preserve"> </w:t>
      </w:r>
      <w:r w:rsidRPr="00243C1C">
        <w:rPr>
          <w:rFonts w:ascii="Arial" w:hAnsi="Arial" w:cs="Arial"/>
          <w:color w:val="4472C4" w:themeColor="accent1"/>
          <w:sz w:val="22"/>
          <w:szCs w:val="22"/>
        </w:rPr>
        <w:t xml:space="preserve">no data available that allow us to distinguish between the two at the moment. </w:t>
      </w:r>
      <w:r w:rsidR="008B56DE" w:rsidRPr="00243C1C">
        <w:rPr>
          <w:rFonts w:ascii="Arial" w:hAnsi="Arial" w:cs="Arial"/>
          <w:color w:val="4472C4" w:themeColor="accent1"/>
          <w:sz w:val="22"/>
          <w:szCs w:val="22"/>
        </w:rPr>
        <w:t xml:space="preserve">We </w:t>
      </w:r>
      <w:r w:rsidR="0052457B" w:rsidRPr="00243C1C">
        <w:rPr>
          <w:rFonts w:ascii="Arial" w:hAnsi="Arial" w:cs="Arial"/>
          <w:color w:val="4472C4" w:themeColor="accent1"/>
          <w:sz w:val="22"/>
          <w:szCs w:val="22"/>
        </w:rPr>
        <w:t>have included the following sentence in the limitations section</w:t>
      </w:r>
      <w:r w:rsidR="007C1395" w:rsidRPr="00243C1C">
        <w:rPr>
          <w:rFonts w:ascii="Arial" w:hAnsi="Arial" w:cs="Arial"/>
          <w:color w:val="4472C4" w:themeColor="accent1"/>
          <w:sz w:val="22"/>
          <w:szCs w:val="22"/>
        </w:rPr>
        <w:t xml:space="preserve"> </w:t>
      </w:r>
      <w:r w:rsidR="0052457B" w:rsidRPr="00243C1C">
        <w:rPr>
          <w:rFonts w:ascii="Arial" w:hAnsi="Arial" w:cs="Arial"/>
          <w:color w:val="4472C4" w:themeColor="accent1"/>
          <w:sz w:val="22"/>
          <w:szCs w:val="22"/>
        </w:rPr>
        <w:t xml:space="preserve">addressing this issue: </w:t>
      </w:r>
    </w:p>
    <w:p w14:paraId="77181BEA" w14:textId="47A5666A" w:rsidR="008B56DE" w:rsidRPr="00820946" w:rsidRDefault="008B56DE" w:rsidP="001B41E7">
      <w:pPr>
        <w:spacing w:after="0" w:line="480" w:lineRule="auto"/>
        <w:ind w:firstLine="720"/>
        <w:rPr>
          <w:rFonts w:ascii="Arial" w:hAnsi="Arial" w:cs="Arial"/>
          <w:color w:val="4472C4" w:themeColor="accent1"/>
          <w:sz w:val="22"/>
          <w:szCs w:val="22"/>
        </w:rPr>
      </w:pPr>
      <w:r w:rsidRPr="00820946">
        <w:rPr>
          <w:rFonts w:ascii="Arial" w:hAnsi="Arial" w:cs="Arial"/>
          <w:color w:val="4472C4" w:themeColor="accent1"/>
          <w:sz w:val="22"/>
          <w:szCs w:val="22"/>
        </w:rPr>
        <w:t>“Further, we were unable to distinguish between planned and unplanned power outages, which may have different effects on hospitalizations”</w:t>
      </w:r>
      <w:r w:rsidR="00820946">
        <w:rPr>
          <w:rFonts w:ascii="Arial" w:hAnsi="Arial" w:cs="Arial"/>
          <w:color w:val="4472C4" w:themeColor="accent1"/>
          <w:sz w:val="22"/>
          <w:szCs w:val="22"/>
        </w:rPr>
        <w:t xml:space="preserve"> (page 17, line 1).</w:t>
      </w:r>
    </w:p>
    <w:p w14:paraId="72F3D438" w14:textId="77777777" w:rsidR="001D545A" w:rsidRDefault="007C7B45">
      <w:pPr>
        <w:rPr>
          <w:rStyle w:val="apple-converted-space"/>
          <w:rFonts w:ascii="Arial" w:hAnsi="Arial" w:cs="Arial"/>
          <w:color w:val="000000" w:themeColor="text1"/>
          <w:sz w:val="22"/>
          <w:szCs w:val="22"/>
        </w:rPr>
      </w:pPr>
      <w:r w:rsidRPr="00243C1C">
        <w:rPr>
          <w:rFonts w:ascii="Arial" w:hAnsi="Arial" w:cs="Arial"/>
          <w:color w:val="000000" w:themeColor="text1"/>
          <w:sz w:val="22"/>
          <w:szCs w:val="22"/>
        </w:rPr>
        <w:br/>
        <w:t>(8) The analyses were conducted at the county level given the exposure assessment method. It would be more appropriate to explore effect modification by county-level characteristics such as urban/rural, socioeconomic status, and geographic region. Since the temperature and season data are readily available, please consider implementing the effect modification by temperature and season in the current study.</w:t>
      </w:r>
      <w:r w:rsidRPr="00243C1C">
        <w:rPr>
          <w:rStyle w:val="apple-converted-space"/>
          <w:rFonts w:ascii="Arial" w:hAnsi="Arial" w:cs="Arial"/>
          <w:color w:val="000000" w:themeColor="text1"/>
          <w:sz w:val="22"/>
          <w:szCs w:val="22"/>
        </w:rPr>
        <w:t> </w:t>
      </w:r>
    </w:p>
    <w:p w14:paraId="36D4B027" w14:textId="44DF79D6" w:rsidR="00A05A03" w:rsidRPr="00C50EAD" w:rsidRDefault="00A05A03">
      <w:pPr>
        <w:rPr>
          <w:rStyle w:val="apple-converted-space"/>
          <w:rFonts w:ascii="Arial" w:hAnsi="Arial" w:cs="Arial"/>
          <w:color w:val="4472C4" w:themeColor="accent1"/>
          <w:sz w:val="22"/>
          <w:szCs w:val="22"/>
        </w:rPr>
      </w:pPr>
      <w:r w:rsidRPr="00C50EAD">
        <w:rPr>
          <w:rStyle w:val="apple-converted-space"/>
          <w:rFonts w:ascii="Arial" w:hAnsi="Arial" w:cs="Arial"/>
          <w:color w:val="4472C4" w:themeColor="accent1"/>
          <w:sz w:val="22"/>
          <w:szCs w:val="22"/>
        </w:rPr>
        <w:t>Thank you for this comment – we have added the</w:t>
      </w:r>
      <w:r w:rsidR="002E36E3">
        <w:rPr>
          <w:rStyle w:val="apple-converted-space"/>
          <w:rFonts w:ascii="Arial" w:hAnsi="Arial" w:cs="Arial"/>
          <w:color w:val="4472C4" w:themeColor="accent1"/>
          <w:sz w:val="22"/>
          <w:szCs w:val="22"/>
        </w:rPr>
        <w:t>se additional analyses</w:t>
      </w:r>
      <w:r w:rsidRPr="00C50EAD">
        <w:rPr>
          <w:rStyle w:val="apple-converted-space"/>
          <w:rFonts w:ascii="Arial" w:hAnsi="Arial" w:cs="Arial"/>
          <w:color w:val="4472C4" w:themeColor="accent1"/>
          <w:sz w:val="22"/>
          <w:szCs w:val="22"/>
        </w:rPr>
        <w:t xml:space="preserve"> to the manuscript. </w:t>
      </w:r>
    </w:p>
    <w:p w14:paraId="68FC1943" w14:textId="0656CF45" w:rsidR="00A05A03" w:rsidRPr="00C50EAD" w:rsidRDefault="00A05A03">
      <w:pPr>
        <w:rPr>
          <w:rStyle w:val="apple-converted-space"/>
          <w:rFonts w:ascii="Arial" w:hAnsi="Arial" w:cs="Arial"/>
          <w:color w:val="4472C4" w:themeColor="accent1"/>
          <w:sz w:val="22"/>
          <w:szCs w:val="22"/>
        </w:rPr>
      </w:pPr>
      <w:r w:rsidRPr="00C50EAD">
        <w:rPr>
          <w:rStyle w:val="apple-converted-space"/>
          <w:rFonts w:ascii="Arial" w:hAnsi="Arial" w:cs="Arial"/>
          <w:color w:val="4472C4" w:themeColor="accent1"/>
          <w:sz w:val="22"/>
          <w:szCs w:val="22"/>
        </w:rPr>
        <w:lastRenderedPageBreak/>
        <w:t>To the methods, we added the following:</w:t>
      </w:r>
    </w:p>
    <w:p w14:paraId="1B6B2699" w14:textId="14E864AF" w:rsidR="00CE7CF5" w:rsidRPr="00CD2D16" w:rsidRDefault="00E55DAF" w:rsidP="00A54203">
      <w:pPr>
        <w:spacing w:line="480" w:lineRule="auto"/>
        <w:rPr>
          <w:rStyle w:val="apple-converted-space"/>
          <w:rFonts w:ascii="Arial" w:hAnsi="Arial" w:cs="Arial"/>
          <w:color w:val="4472C4" w:themeColor="accent1"/>
          <w:sz w:val="22"/>
          <w:szCs w:val="22"/>
        </w:rPr>
      </w:pPr>
      <w:r w:rsidRPr="00CD2D16">
        <w:rPr>
          <w:rStyle w:val="apple-converted-space"/>
          <w:rFonts w:ascii="Arial" w:hAnsi="Arial" w:cs="Arial"/>
          <w:color w:val="4472C4" w:themeColor="accent1"/>
          <w:sz w:val="22"/>
          <w:szCs w:val="22"/>
        </w:rPr>
        <w:t>“</w:t>
      </w:r>
      <w:r w:rsidR="00A05A03" w:rsidRPr="00CD2D16">
        <w:rPr>
          <w:rStyle w:val="apple-converted-space"/>
          <w:rFonts w:ascii="Arial" w:hAnsi="Arial" w:cs="Arial"/>
          <w:color w:val="4472C4" w:themeColor="accent1"/>
          <w:sz w:val="22"/>
          <w:szCs w:val="22"/>
        </w:rPr>
        <w:t>Because power ou</w:t>
      </w:r>
      <w:r w:rsidR="001712B9" w:rsidRPr="00CD2D16">
        <w:rPr>
          <w:rStyle w:val="apple-converted-space"/>
          <w:rFonts w:ascii="Arial" w:hAnsi="Arial" w:cs="Arial"/>
          <w:color w:val="4472C4" w:themeColor="accent1"/>
          <w:sz w:val="22"/>
          <w:szCs w:val="22"/>
        </w:rPr>
        <w:t>t</w:t>
      </w:r>
      <w:r w:rsidR="00A05A03" w:rsidRPr="00CD2D16">
        <w:rPr>
          <w:rStyle w:val="apple-converted-space"/>
          <w:rFonts w:ascii="Arial" w:hAnsi="Arial" w:cs="Arial"/>
          <w:color w:val="4472C4" w:themeColor="accent1"/>
          <w:sz w:val="22"/>
          <w:szCs w:val="22"/>
        </w:rPr>
        <w:t>age may affect health by exposing people to extreme indoor temperatures, we conducted effect modification analyses</w:t>
      </w:r>
      <w:r w:rsidR="00E278BF">
        <w:rPr>
          <w:rStyle w:val="apple-converted-space"/>
          <w:rFonts w:ascii="Arial" w:hAnsi="Arial" w:cs="Arial"/>
          <w:color w:val="4472C4" w:themeColor="accent1"/>
          <w:sz w:val="22"/>
          <w:szCs w:val="22"/>
        </w:rPr>
        <w:t xml:space="preserve"> to</w:t>
      </w:r>
      <w:r w:rsidR="00A05A03" w:rsidRPr="00CD2D16">
        <w:rPr>
          <w:rStyle w:val="apple-converted-space"/>
          <w:rFonts w:ascii="Arial" w:hAnsi="Arial" w:cs="Arial"/>
          <w:color w:val="4472C4" w:themeColor="accent1"/>
          <w:sz w:val="22"/>
          <w:szCs w:val="22"/>
        </w:rPr>
        <w:t xml:space="preserve"> estimat</w:t>
      </w:r>
      <w:r w:rsidR="00E278BF">
        <w:rPr>
          <w:rStyle w:val="apple-converted-space"/>
          <w:rFonts w:ascii="Arial" w:hAnsi="Arial" w:cs="Arial"/>
          <w:color w:val="4472C4" w:themeColor="accent1"/>
          <w:sz w:val="22"/>
          <w:szCs w:val="22"/>
        </w:rPr>
        <w:t>e</w:t>
      </w:r>
      <w:r w:rsidR="00A05A03" w:rsidRPr="00CD2D16">
        <w:rPr>
          <w:rStyle w:val="apple-converted-space"/>
          <w:rFonts w:ascii="Arial" w:hAnsi="Arial" w:cs="Arial"/>
          <w:color w:val="4472C4" w:themeColor="accent1"/>
          <w:sz w:val="22"/>
          <w:szCs w:val="22"/>
        </w:rPr>
        <w:t xml:space="preserve"> the effect of power outage exposure on </w:t>
      </w:r>
      <w:commentRangeStart w:id="14"/>
      <w:commentRangeStart w:id="15"/>
      <w:r w:rsidR="00A05A03" w:rsidRPr="00CD2D16">
        <w:rPr>
          <w:rStyle w:val="apple-converted-space"/>
          <w:rFonts w:ascii="Arial" w:hAnsi="Arial" w:cs="Arial"/>
          <w:color w:val="4472C4" w:themeColor="accent1"/>
          <w:sz w:val="22"/>
          <w:szCs w:val="22"/>
        </w:rPr>
        <w:t>cardiovascular and respiratory hospita</w:t>
      </w:r>
      <w:r w:rsidR="001D7CC9" w:rsidRPr="00CD2D16">
        <w:rPr>
          <w:rStyle w:val="apple-converted-space"/>
          <w:rFonts w:ascii="Arial" w:hAnsi="Arial" w:cs="Arial"/>
          <w:color w:val="4472C4" w:themeColor="accent1"/>
          <w:sz w:val="22"/>
          <w:szCs w:val="22"/>
        </w:rPr>
        <w:t xml:space="preserve">lizations </w:t>
      </w:r>
      <w:r w:rsidR="00083026" w:rsidRPr="00CD2D16">
        <w:rPr>
          <w:rStyle w:val="apple-converted-space"/>
          <w:rFonts w:ascii="Arial" w:hAnsi="Arial" w:cs="Arial"/>
          <w:color w:val="4472C4" w:themeColor="accent1"/>
          <w:sz w:val="22"/>
          <w:szCs w:val="22"/>
        </w:rPr>
        <w:t>on anomalously hot days and anomalously cold days</w:t>
      </w:r>
      <w:r w:rsidR="00C326F6">
        <w:rPr>
          <w:rStyle w:val="apple-converted-space"/>
          <w:rFonts w:ascii="Arial" w:hAnsi="Arial" w:cs="Arial"/>
          <w:color w:val="4472C4" w:themeColor="accent1"/>
          <w:sz w:val="22"/>
          <w:szCs w:val="22"/>
        </w:rPr>
        <w:t>,</w:t>
      </w:r>
      <w:r w:rsidR="007E0649">
        <w:rPr>
          <w:rStyle w:val="apple-converted-space"/>
          <w:rFonts w:ascii="Arial" w:hAnsi="Arial" w:cs="Arial"/>
          <w:color w:val="4472C4" w:themeColor="accent1"/>
          <w:sz w:val="22"/>
          <w:szCs w:val="22"/>
        </w:rPr>
        <w:t xml:space="preserve"> compared to days when temperatures were more moderate</w:t>
      </w:r>
      <w:r w:rsidR="00083026" w:rsidRPr="00CD2D16">
        <w:rPr>
          <w:rStyle w:val="apple-converted-space"/>
          <w:rFonts w:ascii="Arial" w:hAnsi="Arial" w:cs="Arial"/>
          <w:color w:val="4472C4" w:themeColor="accent1"/>
          <w:sz w:val="22"/>
          <w:szCs w:val="22"/>
        </w:rPr>
        <w:t>.</w:t>
      </w:r>
      <w:commentRangeEnd w:id="14"/>
      <w:r w:rsidR="00203E22">
        <w:rPr>
          <w:rStyle w:val="CommentReference"/>
        </w:rPr>
        <w:commentReference w:id="14"/>
      </w:r>
      <w:commentRangeEnd w:id="15"/>
      <w:r w:rsidR="00D804B4">
        <w:rPr>
          <w:rStyle w:val="CommentReference"/>
        </w:rPr>
        <w:commentReference w:id="15"/>
      </w:r>
      <w:r w:rsidR="00083026" w:rsidRPr="00CD2D16">
        <w:rPr>
          <w:rStyle w:val="apple-converted-space"/>
          <w:rFonts w:ascii="Arial" w:hAnsi="Arial" w:cs="Arial"/>
          <w:color w:val="4472C4" w:themeColor="accent1"/>
          <w:sz w:val="22"/>
          <w:szCs w:val="22"/>
        </w:rPr>
        <w:t xml:space="preserve"> First, we identified hot and cold days using both a threshold and an absolute cutoff</w:t>
      </w:r>
      <w:r w:rsidR="00B21DFC">
        <w:rPr>
          <w:rStyle w:val="apple-converted-space"/>
          <w:rFonts w:ascii="Arial" w:hAnsi="Arial" w:cs="Arial"/>
          <w:color w:val="4472C4" w:themeColor="accent1"/>
          <w:sz w:val="22"/>
          <w:szCs w:val="22"/>
        </w:rPr>
        <w:t>.</w:t>
      </w:r>
      <w:r w:rsidR="00770159">
        <w:rPr>
          <w:rStyle w:val="apple-converted-space"/>
          <w:rFonts w:ascii="Arial" w:hAnsi="Arial" w:cs="Arial"/>
          <w:color w:val="4472C4" w:themeColor="accent1"/>
          <w:sz w:val="22"/>
          <w:szCs w:val="22"/>
        </w:rPr>
        <w:t xml:space="preserve"> The temperature on hot days had to fall above both the percentile-based threshold and absolute cutoff</w:t>
      </w:r>
      <w:r w:rsidR="00190FDF">
        <w:rPr>
          <w:rStyle w:val="apple-converted-space"/>
          <w:rFonts w:ascii="Arial" w:hAnsi="Arial" w:cs="Arial"/>
          <w:color w:val="4472C4" w:themeColor="accent1"/>
          <w:sz w:val="22"/>
          <w:szCs w:val="22"/>
        </w:rPr>
        <w:t xml:space="preserve"> </w:t>
      </w:r>
      <w:r w:rsidR="00DF068B">
        <w:rPr>
          <w:rStyle w:val="apple-converted-space"/>
          <w:rFonts w:ascii="Arial" w:hAnsi="Arial" w:cs="Arial"/>
          <w:color w:val="4472C4" w:themeColor="accent1"/>
          <w:sz w:val="22"/>
          <w:szCs w:val="22"/>
        </w:rPr>
        <w:t>and below both for cold days</w:t>
      </w:r>
      <w:r w:rsidR="00770159">
        <w:rPr>
          <w:rStyle w:val="apple-converted-space"/>
          <w:rFonts w:ascii="Arial" w:hAnsi="Arial" w:cs="Arial"/>
          <w:color w:val="4472C4" w:themeColor="accent1"/>
          <w:sz w:val="22"/>
          <w:szCs w:val="22"/>
        </w:rPr>
        <w:t xml:space="preserve">. </w:t>
      </w:r>
      <w:r w:rsidR="00B21DFC">
        <w:rPr>
          <w:rStyle w:val="apple-converted-space"/>
          <w:rFonts w:ascii="Arial" w:hAnsi="Arial" w:cs="Arial"/>
          <w:color w:val="4472C4" w:themeColor="accent1"/>
          <w:sz w:val="22"/>
          <w:szCs w:val="22"/>
        </w:rPr>
        <w:t>U</w:t>
      </w:r>
      <w:r w:rsidR="00515681" w:rsidRPr="00CD2D16">
        <w:rPr>
          <w:rStyle w:val="apple-converted-space"/>
          <w:rFonts w:ascii="Arial" w:hAnsi="Arial" w:cs="Arial"/>
          <w:color w:val="4472C4" w:themeColor="accent1"/>
          <w:sz w:val="22"/>
          <w:szCs w:val="22"/>
        </w:rPr>
        <w:t>sing data from 1970-20</w:t>
      </w:r>
      <w:r w:rsidR="00F40A21">
        <w:rPr>
          <w:rStyle w:val="apple-converted-space"/>
          <w:rFonts w:ascii="Arial" w:hAnsi="Arial" w:cs="Arial"/>
          <w:color w:val="4472C4" w:themeColor="accent1"/>
          <w:sz w:val="22"/>
          <w:szCs w:val="22"/>
        </w:rPr>
        <w:t>1</w:t>
      </w:r>
      <w:r w:rsidR="00515681" w:rsidRPr="00CD2D16">
        <w:rPr>
          <w:rStyle w:val="apple-converted-space"/>
          <w:rFonts w:ascii="Arial" w:hAnsi="Arial" w:cs="Arial"/>
          <w:color w:val="4472C4" w:themeColor="accent1"/>
          <w:sz w:val="22"/>
          <w:szCs w:val="22"/>
        </w:rPr>
        <w:t xml:space="preserve">0, we identified the </w:t>
      </w:r>
      <w:r w:rsidR="00253DD4" w:rsidRPr="00CD2D16">
        <w:rPr>
          <w:rStyle w:val="apple-converted-space"/>
          <w:rFonts w:ascii="Arial" w:hAnsi="Arial" w:cs="Arial"/>
          <w:color w:val="4472C4" w:themeColor="accent1"/>
          <w:sz w:val="22"/>
          <w:szCs w:val="22"/>
        </w:rPr>
        <w:t>15</w:t>
      </w:r>
      <w:r w:rsidR="00515681" w:rsidRPr="00CD2D16">
        <w:rPr>
          <w:rStyle w:val="apple-converted-space"/>
          <w:rFonts w:ascii="Arial" w:hAnsi="Arial" w:cs="Arial"/>
          <w:color w:val="4472C4" w:themeColor="accent1"/>
          <w:sz w:val="22"/>
          <w:szCs w:val="22"/>
          <w:vertAlign w:val="superscript"/>
        </w:rPr>
        <w:t>th</w:t>
      </w:r>
      <w:r w:rsidR="00515681" w:rsidRPr="00CD2D16">
        <w:rPr>
          <w:rStyle w:val="apple-converted-space"/>
          <w:rFonts w:ascii="Arial" w:hAnsi="Arial" w:cs="Arial"/>
          <w:color w:val="4472C4" w:themeColor="accent1"/>
          <w:sz w:val="22"/>
          <w:szCs w:val="22"/>
        </w:rPr>
        <w:t xml:space="preserve"> and </w:t>
      </w:r>
      <w:r w:rsidR="00253DD4" w:rsidRPr="00CD2D16">
        <w:rPr>
          <w:rStyle w:val="apple-converted-space"/>
          <w:rFonts w:ascii="Arial" w:hAnsi="Arial" w:cs="Arial"/>
          <w:color w:val="4472C4" w:themeColor="accent1"/>
          <w:sz w:val="22"/>
          <w:szCs w:val="22"/>
        </w:rPr>
        <w:t>8</w:t>
      </w:r>
      <w:r w:rsidR="00515681" w:rsidRPr="00CD2D16">
        <w:rPr>
          <w:rStyle w:val="apple-converted-space"/>
          <w:rFonts w:ascii="Arial" w:hAnsi="Arial" w:cs="Arial"/>
          <w:color w:val="4472C4" w:themeColor="accent1"/>
          <w:sz w:val="22"/>
          <w:szCs w:val="22"/>
        </w:rPr>
        <w:t>5</w:t>
      </w:r>
      <w:r w:rsidR="00515681" w:rsidRPr="00CD2D16">
        <w:rPr>
          <w:rStyle w:val="apple-converted-space"/>
          <w:rFonts w:ascii="Arial" w:hAnsi="Arial" w:cs="Arial"/>
          <w:color w:val="4472C4" w:themeColor="accent1"/>
          <w:sz w:val="22"/>
          <w:szCs w:val="22"/>
          <w:vertAlign w:val="superscript"/>
        </w:rPr>
        <w:t>th</w:t>
      </w:r>
      <w:r w:rsidR="00515681" w:rsidRPr="00CD2D16">
        <w:rPr>
          <w:rStyle w:val="apple-converted-space"/>
          <w:rFonts w:ascii="Arial" w:hAnsi="Arial" w:cs="Arial"/>
          <w:color w:val="4472C4" w:themeColor="accent1"/>
          <w:sz w:val="22"/>
          <w:szCs w:val="22"/>
        </w:rPr>
        <w:t xml:space="preserve"> percentile temperature</w:t>
      </w:r>
      <w:r w:rsidR="00E177B3" w:rsidRPr="00CD2D16">
        <w:rPr>
          <w:rStyle w:val="apple-converted-space"/>
          <w:rFonts w:ascii="Arial" w:hAnsi="Arial" w:cs="Arial"/>
          <w:color w:val="4472C4" w:themeColor="accent1"/>
          <w:sz w:val="22"/>
          <w:szCs w:val="22"/>
        </w:rPr>
        <w:t xml:space="preserve">s </w:t>
      </w:r>
      <w:r w:rsidR="00515681" w:rsidRPr="00CD2D16">
        <w:rPr>
          <w:rStyle w:val="apple-converted-space"/>
          <w:rFonts w:ascii="Arial" w:hAnsi="Arial" w:cs="Arial"/>
          <w:color w:val="4472C4" w:themeColor="accent1"/>
          <w:sz w:val="22"/>
          <w:szCs w:val="22"/>
        </w:rPr>
        <w:t xml:space="preserve">in each county. </w:t>
      </w:r>
      <w:r w:rsidR="00717D53" w:rsidRPr="00CD2D16">
        <w:rPr>
          <w:rStyle w:val="apple-converted-space"/>
          <w:rFonts w:ascii="Arial" w:hAnsi="Arial" w:cs="Arial"/>
          <w:color w:val="4472C4" w:themeColor="accent1"/>
          <w:sz w:val="22"/>
          <w:szCs w:val="22"/>
        </w:rPr>
        <w:t>We then categorized days</w:t>
      </w:r>
      <w:r w:rsidR="00AB356D" w:rsidRPr="00CD2D16">
        <w:rPr>
          <w:rStyle w:val="apple-converted-space"/>
          <w:rFonts w:ascii="Arial" w:hAnsi="Arial" w:cs="Arial"/>
          <w:color w:val="4472C4" w:themeColor="accent1"/>
          <w:sz w:val="22"/>
          <w:szCs w:val="22"/>
        </w:rPr>
        <w:t xml:space="preserve"> in our study period (2018)</w:t>
      </w:r>
      <w:r w:rsidR="00717D53" w:rsidRPr="00CD2D16">
        <w:rPr>
          <w:rStyle w:val="apple-converted-space"/>
          <w:rFonts w:ascii="Arial" w:hAnsi="Arial" w:cs="Arial"/>
          <w:color w:val="4472C4" w:themeColor="accent1"/>
          <w:sz w:val="22"/>
          <w:szCs w:val="22"/>
        </w:rPr>
        <w:t xml:space="preserve"> as anomalously hot or cold if they were </w:t>
      </w:r>
      <w:r w:rsidR="00203E22" w:rsidRPr="00CD2D16">
        <w:rPr>
          <w:rStyle w:val="apple-converted-space"/>
          <w:rFonts w:ascii="Arial" w:hAnsi="Arial" w:cs="Arial"/>
          <w:color w:val="4472C4" w:themeColor="accent1"/>
          <w:sz w:val="22"/>
          <w:szCs w:val="22"/>
        </w:rPr>
        <w:t>above the 85</w:t>
      </w:r>
      <w:r w:rsidR="00203E22" w:rsidRPr="00CD2D16">
        <w:rPr>
          <w:rStyle w:val="apple-converted-space"/>
          <w:rFonts w:ascii="Arial" w:hAnsi="Arial" w:cs="Arial"/>
          <w:color w:val="4472C4" w:themeColor="accent1"/>
          <w:sz w:val="22"/>
          <w:szCs w:val="22"/>
          <w:vertAlign w:val="superscript"/>
        </w:rPr>
        <w:t>th</w:t>
      </w:r>
      <w:r w:rsidR="00203E22" w:rsidRPr="00CD2D16">
        <w:rPr>
          <w:rStyle w:val="apple-converted-space"/>
          <w:rFonts w:ascii="Arial" w:hAnsi="Arial" w:cs="Arial"/>
          <w:color w:val="4472C4" w:themeColor="accent1"/>
          <w:sz w:val="22"/>
          <w:szCs w:val="22"/>
        </w:rPr>
        <w:t xml:space="preserve"> </w:t>
      </w:r>
      <w:r w:rsidR="00203E22">
        <w:rPr>
          <w:rStyle w:val="apple-converted-space"/>
          <w:rFonts w:ascii="Arial" w:hAnsi="Arial" w:cs="Arial"/>
          <w:color w:val="4472C4" w:themeColor="accent1"/>
          <w:sz w:val="22"/>
          <w:szCs w:val="22"/>
        </w:rPr>
        <w:t xml:space="preserve">or </w:t>
      </w:r>
      <w:r w:rsidR="00717D53" w:rsidRPr="00CD2D16">
        <w:rPr>
          <w:rStyle w:val="apple-converted-space"/>
          <w:rFonts w:ascii="Arial" w:hAnsi="Arial" w:cs="Arial"/>
          <w:color w:val="4472C4" w:themeColor="accent1"/>
          <w:sz w:val="22"/>
          <w:szCs w:val="22"/>
        </w:rPr>
        <w:t>below the 15</w:t>
      </w:r>
      <w:r w:rsidR="00717D53" w:rsidRPr="00CD2D16">
        <w:rPr>
          <w:rStyle w:val="apple-converted-space"/>
          <w:rFonts w:ascii="Arial" w:hAnsi="Arial" w:cs="Arial"/>
          <w:color w:val="4472C4" w:themeColor="accent1"/>
          <w:sz w:val="22"/>
          <w:szCs w:val="22"/>
          <w:vertAlign w:val="superscript"/>
        </w:rPr>
        <w:t>th</w:t>
      </w:r>
      <w:r w:rsidR="00717D53" w:rsidRPr="00CD2D16">
        <w:rPr>
          <w:rStyle w:val="apple-converted-space"/>
          <w:rFonts w:ascii="Arial" w:hAnsi="Arial" w:cs="Arial"/>
          <w:color w:val="4472C4" w:themeColor="accent1"/>
          <w:sz w:val="22"/>
          <w:szCs w:val="22"/>
        </w:rPr>
        <w:t xml:space="preserve"> percentile </w:t>
      </w:r>
      <w:r w:rsidR="007032EF" w:rsidRPr="00CD2D16">
        <w:rPr>
          <w:rStyle w:val="apple-converted-space"/>
          <w:rFonts w:ascii="Arial" w:hAnsi="Arial" w:cs="Arial"/>
          <w:color w:val="4472C4" w:themeColor="accent1"/>
          <w:sz w:val="22"/>
          <w:szCs w:val="22"/>
        </w:rPr>
        <w:t>temperatures</w:t>
      </w:r>
      <w:r w:rsidR="00717D53" w:rsidRPr="00CD2D16">
        <w:rPr>
          <w:rStyle w:val="apple-converted-space"/>
          <w:rFonts w:ascii="Arial" w:hAnsi="Arial" w:cs="Arial"/>
          <w:color w:val="4472C4" w:themeColor="accent1"/>
          <w:sz w:val="22"/>
          <w:szCs w:val="22"/>
        </w:rPr>
        <w:t xml:space="preserve">, </w:t>
      </w:r>
      <w:r w:rsidR="00717D53" w:rsidRPr="00A54203">
        <w:rPr>
          <w:rStyle w:val="apple-converted-space"/>
          <w:rFonts w:ascii="Arial" w:hAnsi="Arial"/>
          <w:i/>
          <w:color w:val="4472C4" w:themeColor="accent1"/>
          <w:sz w:val="22"/>
        </w:rPr>
        <w:t>and</w:t>
      </w:r>
      <w:r w:rsidR="00717D53" w:rsidRPr="00CD2D16">
        <w:rPr>
          <w:rStyle w:val="apple-converted-space"/>
          <w:rFonts w:ascii="Arial" w:hAnsi="Arial" w:cs="Arial"/>
          <w:color w:val="4472C4" w:themeColor="accent1"/>
          <w:sz w:val="22"/>
          <w:szCs w:val="22"/>
        </w:rPr>
        <w:t xml:space="preserve"> </w:t>
      </w:r>
      <w:r w:rsidR="00203E22" w:rsidRPr="00CD2D16">
        <w:rPr>
          <w:rStyle w:val="apple-converted-space"/>
          <w:rFonts w:ascii="Arial" w:hAnsi="Arial" w:cs="Arial"/>
          <w:color w:val="4472C4" w:themeColor="accent1"/>
          <w:sz w:val="22"/>
          <w:szCs w:val="22"/>
        </w:rPr>
        <w:t>hotter than 24</w:t>
      </w:r>
      <w:r w:rsidR="00203E22" w:rsidRPr="00A54203">
        <w:rPr>
          <w:rStyle w:val="apple-converted-space"/>
          <w:rFonts w:ascii="Arial" w:hAnsi="Arial" w:cs="Arial"/>
          <w:color w:val="4472C4" w:themeColor="accent1"/>
          <w:sz w:val="22"/>
          <w:szCs w:val="22"/>
          <w:vertAlign w:val="superscript"/>
        </w:rPr>
        <w:t>o</w:t>
      </w:r>
      <w:r w:rsidR="00203E22">
        <w:rPr>
          <w:rStyle w:val="apple-converted-space"/>
          <w:rFonts w:ascii="Arial" w:hAnsi="Arial" w:cs="Arial"/>
          <w:color w:val="4472C4" w:themeColor="accent1"/>
          <w:sz w:val="22"/>
          <w:szCs w:val="22"/>
        </w:rPr>
        <w:t>C</w:t>
      </w:r>
      <w:r w:rsidR="00203E22" w:rsidRPr="00CD2D16">
        <w:rPr>
          <w:rStyle w:val="apple-converted-space"/>
          <w:rFonts w:ascii="Arial" w:hAnsi="Arial" w:cs="Arial"/>
          <w:color w:val="4472C4" w:themeColor="accent1"/>
          <w:sz w:val="22"/>
          <w:szCs w:val="22"/>
        </w:rPr>
        <w:t xml:space="preserve"> </w:t>
      </w:r>
      <w:r w:rsidR="00203E22">
        <w:rPr>
          <w:rStyle w:val="apple-converted-space"/>
          <w:rFonts w:ascii="Arial" w:hAnsi="Arial" w:cs="Arial"/>
          <w:color w:val="4472C4" w:themeColor="accent1"/>
          <w:sz w:val="22"/>
          <w:szCs w:val="22"/>
        </w:rPr>
        <w:t xml:space="preserve">or </w:t>
      </w:r>
      <w:r w:rsidR="00717D53" w:rsidRPr="00CD2D16">
        <w:rPr>
          <w:rStyle w:val="apple-converted-space"/>
          <w:rFonts w:ascii="Arial" w:hAnsi="Arial" w:cs="Arial"/>
          <w:color w:val="4472C4" w:themeColor="accent1"/>
          <w:sz w:val="22"/>
          <w:szCs w:val="22"/>
        </w:rPr>
        <w:t>colder than 0</w:t>
      </w:r>
      <w:r w:rsidR="00203E22" w:rsidRPr="00FB5FA0">
        <w:rPr>
          <w:rStyle w:val="apple-converted-space"/>
          <w:rFonts w:ascii="Arial" w:hAnsi="Arial" w:cs="Arial"/>
          <w:color w:val="4472C4" w:themeColor="accent1"/>
          <w:sz w:val="22"/>
          <w:szCs w:val="22"/>
          <w:vertAlign w:val="superscript"/>
        </w:rPr>
        <w:t>o</w:t>
      </w:r>
      <w:r w:rsidR="00203E22">
        <w:rPr>
          <w:rStyle w:val="apple-converted-space"/>
          <w:rFonts w:ascii="Arial" w:hAnsi="Arial" w:cs="Arial"/>
          <w:color w:val="4472C4" w:themeColor="accent1"/>
          <w:sz w:val="22"/>
          <w:szCs w:val="22"/>
        </w:rPr>
        <w:t>C</w:t>
      </w:r>
      <w:r w:rsidR="00717D53" w:rsidRPr="00CD2D16">
        <w:rPr>
          <w:rStyle w:val="apple-converted-space"/>
          <w:rFonts w:ascii="Arial" w:hAnsi="Arial" w:cs="Arial"/>
          <w:color w:val="4472C4" w:themeColor="accent1"/>
          <w:sz w:val="22"/>
          <w:szCs w:val="22"/>
        </w:rPr>
        <w:t xml:space="preserve"> </w:t>
      </w:r>
      <w:r w:rsidR="009E053D" w:rsidRPr="00CD2D16">
        <w:rPr>
          <w:rStyle w:val="apple-converted-space"/>
          <w:rFonts w:ascii="Arial" w:hAnsi="Arial" w:cs="Arial"/>
          <w:color w:val="4472C4" w:themeColor="accent1"/>
          <w:sz w:val="22"/>
          <w:szCs w:val="22"/>
        </w:rPr>
        <w:t>(absolute cutoffs)</w:t>
      </w:r>
      <w:r w:rsidR="00B21DFC">
        <w:rPr>
          <w:rStyle w:val="apple-converted-space"/>
          <w:rFonts w:ascii="Arial" w:hAnsi="Arial" w:cs="Arial"/>
          <w:color w:val="4472C4" w:themeColor="accent1"/>
          <w:sz w:val="22"/>
          <w:szCs w:val="22"/>
        </w:rPr>
        <w:t>, respectively.</w:t>
      </w:r>
      <w:r w:rsidR="005441FF" w:rsidRPr="00CD2D16">
        <w:rPr>
          <w:rStyle w:val="apple-converted-space"/>
          <w:rFonts w:ascii="Arial" w:hAnsi="Arial" w:cs="Arial"/>
          <w:color w:val="4472C4" w:themeColor="accent1"/>
          <w:sz w:val="22"/>
          <w:szCs w:val="22"/>
        </w:rPr>
        <w:t xml:space="preserve"> We considered </w:t>
      </w:r>
      <w:r w:rsidR="00B21DFC">
        <w:rPr>
          <w:rStyle w:val="apple-converted-space"/>
          <w:rFonts w:ascii="Arial" w:hAnsi="Arial" w:cs="Arial"/>
          <w:color w:val="4472C4" w:themeColor="accent1"/>
          <w:sz w:val="22"/>
          <w:szCs w:val="22"/>
        </w:rPr>
        <w:t>county-</w:t>
      </w:r>
      <w:r w:rsidR="005441FF" w:rsidRPr="00CD2D16">
        <w:rPr>
          <w:rStyle w:val="apple-converted-space"/>
          <w:rFonts w:ascii="Arial" w:hAnsi="Arial" w:cs="Arial"/>
          <w:color w:val="4472C4" w:themeColor="accent1"/>
          <w:sz w:val="22"/>
          <w:szCs w:val="22"/>
        </w:rPr>
        <w:t xml:space="preserve">days exposed to power outage and extreme temperatures if there was an 8+ hour power outage </w:t>
      </w:r>
      <w:r w:rsidR="00B21DFC">
        <w:rPr>
          <w:rStyle w:val="apple-converted-space"/>
          <w:rFonts w:ascii="Arial" w:hAnsi="Arial" w:cs="Arial"/>
          <w:color w:val="4472C4" w:themeColor="accent1"/>
          <w:sz w:val="22"/>
          <w:szCs w:val="22"/>
        </w:rPr>
        <w:t>and</w:t>
      </w:r>
      <w:r w:rsidR="00B21DFC" w:rsidRPr="00CD2D16">
        <w:rPr>
          <w:rStyle w:val="apple-converted-space"/>
          <w:rFonts w:ascii="Arial" w:hAnsi="Arial" w:cs="Arial"/>
          <w:color w:val="4472C4" w:themeColor="accent1"/>
          <w:sz w:val="22"/>
          <w:szCs w:val="22"/>
        </w:rPr>
        <w:t xml:space="preserve"> </w:t>
      </w:r>
      <w:r w:rsidR="005441FF" w:rsidRPr="00CD2D16">
        <w:rPr>
          <w:rStyle w:val="apple-converted-space"/>
          <w:rFonts w:ascii="Arial" w:hAnsi="Arial" w:cs="Arial"/>
          <w:color w:val="4472C4" w:themeColor="accent1"/>
          <w:sz w:val="22"/>
          <w:szCs w:val="22"/>
        </w:rPr>
        <w:t xml:space="preserve">it was anomalously hot or cold. </w:t>
      </w:r>
      <w:r w:rsidR="00CE7CF5" w:rsidRPr="00CD2D16">
        <w:rPr>
          <w:rStyle w:val="apple-converted-space"/>
          <w:rFonts w:ascii="Arial" w:hAnsi="Arial" w:cs="Arial"/>
          <w:color w:val="4472C4" w:themeColor="accent1"/>
          <w:sz w:val="22"/>
          <w:szCs w:val="22"/>
        </w:rPr>
        <w:t>We analyzed</w:t>
      </w:r>
      <w:r w:rsidR="00851912">
        <w:rPr>
          <w:rStyle w:val="apple-converted-space"/>
          <w:rFonts w:ascii="Arial" w:hAnsi="Arial" w:cs="Arial"/>
          <w:color w:val="4472C4" w:themeColor="accent1"/>
          <w:sz w:val="22"/>
          <w:szCs w:val="22"/>
        </w:rPr>
        <w:t xml:space="preserve"> power outage o</w:t>
      </w:r>
      <w:r w:rsidR="008D4E2F">
        <w:rPr>
          <w:rStyle w:val="apple-converted-space"/>
          <w:rFonts w:ascii="Arial" w:hAnsi="Arial" w:cs="Arial"/>
          <w:color w:val="4472C4" w:themeColor="accent1"/>
          <w:sz w:val="22"/>
          <w:szCs w:val="22"/>
        </w:rPr>
        <w:t>n</w:t>
      </w:r>
      <w:r w:rsidR="00CE7CF5" w:rsidRPr="00CD2D16">
        <w:rPr>
          <w:rStyle w:val="apple-converted-space"/>
          <w:rFonts w:ascii="Arial" w:hAnsi="Arial" w:cs="Arial"/>
          <w:color w:val="4472C4" w:themeColor="accent1"/>
          <w:sz w:val="22"/>
          <w:szCs w:val="22"/>
        </w:rPr>
        <w:t xml:space="preserve"> hot </w:t>
      </w:r>
      <w:r w:rsidR="00F957BB" w:rsidRPr="00CD2D16">
        <w:rPr>
          <w:rStyle w:val="apple-converted-space"/>
          <w:rFonts w:ascii="Arial" w:hAnsi="Arial" w:cs="Arial"/>
          <w:color w:val="4472C4" w:themeColor="accent1"/>
          <w:sz w:val="22"/>
          <w:szCs w:val="22"/>
        </w:rPr>
        <w:t xml:space="preserve">days </w:t>
      </w:r>
      <w:r w:rsidR="00CE7CF5" w:rsidRPr="00CD2D16">
        <w:rPr>
          <w:rStyle w:val="apple-converted-space"/>
          <w:rFonts w:ascii="Arial" w:hAnsi="Arial" w:cs="Arial"/>
          <w:color w:val="4472C4" w:themeColor="accent1"/>
          <w:sz w:val="22"/>
          <w:szCs w:val="22"/>
        </w:rPr>
        <w:t>and cold days separately</w:t>
      </w:r>
      <w:r w:rsidR="00B71288">
        <w:rPr>
          <w:rStyle w:val="apple-converted-space"/>
          <w:rFonts w:ascii="Arial" w:hAnsi="Arial" w:cs="Arial"/>
          <w:color w:val="4472C4" w:themeColor="accent1"/>
          <w:sz w:val="22"/>
          <w:szCs w:val="22"/>
        </w:rPr>
        <w:t xml:space="preserve"> using stratified models</w:t>
      </w:r>
      <w:r w:rsidR="00973F9D">
        <w:rPr>
          <w:rStyle w:val="apple-converted-space"/>
          <w:rFonts w:ascii="Arial" w:hAnsi="Arial" w:cs="Arial"/>
          <w:color w:val="4472C4" w:themeColor="accent1"/>
          <w:sz w:val="22"/>
          <w:szCs w:val="22"/>
        </w:rPr>
        <w:t xml:space="preserve"> and compared those effect estimates to our main results</w:t>
      </w:r>
      <w:r w:rsidRPr="00CD2D16">
        <w:rPr>
          <w:rStyle w:val="apple-converted-space"/>
          <w:rFonts w:ascii="Arial" w:hAnsi="Arial" w:cs="Arial"/>
          <w:color w:val="4472C4" w:themeColor="accent1"/>
          <w:sz w:val="22"/>
          <w:szCs w:val="22"/>
        </w:rPr>
        <w:t>” (page 9, paragraph 1)</w:t>
      </w:r>
      <w:commentRangeStart w:id="16"/>
      <w:commentRangeStart w:id="17"/>
      <w:r w:rsidRPr="00CD2D16">
        <w:rPr>
          <w:rStyle w:val="apple-converted-space"/>
          <w:rFonts w:ascii="Arial" w:hAnsi="Arial" w:cs="Arial"/>
          <w:color w:val="4472C4" w:themeColor="accent1"/>
          <w:sz w:val="22"/>
          <w:szCs w:val="22"/>
        </w:rPr>
        <w:t>.</w:t>
      </w:r>
      <w:commentRangeEnd w:id="16"/>
      <w:r w:rsidR="006A5558">
        <w:rPr>
          <w:rStyle w:val="CommentReference"/>
        </w:rPr>
        <w:commentReference w:id="16"/>
      </w:r>
      <w:commentRangeEnd w:id="17"/>
      <w:r w:rsidR="006571ED">
        <w:rPr>
          <w:rStyle w:val="CommentReference"/>
        </w:rPr>
        <w:commentReference w:id="17"/>
      </w:r>
    </w:p>
    <w:p w14:paraId="5011972D" w14:textId="09B08050" w:rsidR="00B0310D" w:rsidRDefault="00B0310D" w:rsidP="00E55DAF">
      <w:pPr>
        <w:spacing w:line="480" w:lineRule="auto"/>
        <w:ind w:firstLine="720"/>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To the results, we added the following</w:t>
      </w:r>
      <w:r w:rsidR="001858EC">
        <w:rPr>
          <w:rStyle w:val="apple-converted-space"/>
          <w:rFonts w:ascii="Arial" w:hAnsi="Arial" w:cs="Arial"/>
          <w:color w:val="4472C4" w:themeColor="accent1"/>
          <w:sz w:val="22"/>
          <w:szCs w:val="22"/>
        </w:rPr>
        <w:t xml:space="preserve"> under CVD results:</w:t>
      </w:r>
    </w:p>
    <w:p w14:paraId="322DD9C3" w14:textId="7861A535" w:rsidR="00B52B4E" w:rsidRDefault="003E7557" w:rsidP="005F16A4">
      <w:pPr>
        <w:spacing w:line="480" w:lineRule="auto"/>
        <w:ind w:firstLine="720"/>
        <w:rPr>
          <w:rFonts w:ascii="Arial" w:hAnsi="Arial" w:cs="Arial"/>
          <w:color w:val="4472C4" w:themeColor="accent1"/>
          <w:sz w:val="22"/>
          <w:szCs w:val="22"/>
        </w:rPr>
      </w:pPr>
      <w:r w:rsidRPr="00747059">
        <w:rPr>
          <w:rStyle w:val="apple-converted-space"/>
          <w:rFonts w:ascii="Arial" w:hAnsi="Arial" w:cs="Arial"/>
          <w:color w:val="4472C4" w:themeColor="accent1"/>
          <w:sz w:val="22"/>
          <w:szCs w:val="22"/>
        </w:rPr>
        <w:t>“When we</w:t>
      </w:r>
      <w:r w:rsidR="00EA13DA" w:rsidRPr="00747059">
        <w:rPr>
          <w:rStyle w:val="apple-converted-space"/>
          <w:rFonts w:ascii="Arial" w:hAnsi="Arial" w:cs="Arial"/>
          <w:color w:val="4472C4" w:themeColor="accent1"/>
          <w:sz w:val="22"/>
          <w:szCs w:val="22"/>
        </w:rPr>
        <w:t xml:space="preserve"> estimated the effect of</w:t>
      </w:r>
      <w:r w:rsidRPr="00747059">
        <w:rPr>
          <w:rStyle w:val="apple-converted-space"/>
          <w:rFonts w:ascii="Arial" w:hAnsi="Arial" w:cs="Arial"/>
          <w:color w:val="4472C4" w:themeColor="accent1"/>
          <w:sz w:val="22"/>
          <w:szCs w:val="22"/>
        </w:rPr>
        <w:t xml:space="preserve"> power outage </w:t>
      </w:r>
      <w:r w:rsidR="00EA13DA" w:rsidRPr="00747059">
        <w:rPr>
          <w:rStyle w:val="apple-converted-space"/>
          <w:rFonts w:ascii="Arial" w:hAnsi="Arial" w:cs="Arial"/>
          <w:color w:val="4472C4" w:themeColor="accent1"/>
          <w:sz w:val="22"/>
          <w:szCs w:val="22"/>
        </w:rPr>
        <w:t>on</w:t>
      </w:r>
      <w:r w:rsidRPr="00747059">
        <w:rPr>
          <w:rStyle w:val="apple-converted-space"/>
          <w:rFonts w:ascii="Arial" w:hAnsi="Arial" w:cs="Arial"/>
          <w:color w:val="4472C4" w:themeColor="accent1"/>
          <w:sz w:val="22"/>
          <w:szCs w:val="22"/>
        </w:rPr>
        <w:t xml:space="preserve"> anomalous</w:t>
      </w:r>
      <w:r w:rsidR="00EA13DA" w:rsidRPr="00747059">
        <w:rPr>
          <w:rStyle w:val="apple-converted-space"/>
          <w:rFonts w:ascii="Arial" w:hAnsi="Arial" w:cs="Arial"/>
          <w:color w:val="4472C4" w:themeColor="accent1"/>
          <w:sz w:val="22"/>
          <w:szCs w:val="22"/>
        </w:rPr>
        <w:t>ly hot days</w:t>
      </w:r>
      <w:r w:rsidR="003D1FDA" w:rsidRPr="00747059">
        <w:rPr>
          <w:rStyle w:val="apple-converted-space"/>
          <w:rFonts w:ascii="Arial" w:hAnsi="Arial" w:cs="Arial"/>
          <w:color w:val="4472C4" w:themeColor="accent1"/>
          <w:sz w:val="22"/>
          <w:szCs w:val="22"/>
        </w:rPr>
        <w:t xml:space="preserve"> on </w:t>
      </w:r>
      <w:r w:rsidR="00B21DFC">
        <w:rPr>
          <w:rStyle w:val="apple-converted-space"/>
          <w:rFonts w:ascii="Arial" w:hAnsi="Arial" w:cs="Arial"/>
          <w:color w:val="4472C4" w:themeColor="accent1"/>
          <w:sz w:val="22"/>
          <w:szCs w:val="22"/>
        </w:rPr>
        <w:t>CVD</w:t>
      </w:r>
      <w:r w:rsidR="00B21DFC" w:rsidRPr="00747059">
        <w:rPr>
          <w:rStyle w:val="apple-converted-space"/>
          <w:rFonts w:ascii="Arial" w:hAnsi="Arial" w:cs="Arial"/>
          <w:color w:val="4472C4" w:themeColor="accent1"/>
          <w:sz w:val="22"/>
          <w:szCs w:val="22"/>
        </w:rPr>
        <w:t xml:space="preserve"> </w:t>
      </w:r>
      <w:r w:rsidR="003D1FDA" w:rsidRPr="00747059">
        <w:rPr>
          <w:rStyle w:val="apple-converted-space"/>
          <w:rFonts w:ascii="Arial" w:hAnsi="Arial" w:cs="Arial"/>
          <w:color w:val="4472C4" w:themeColor="accent1"/>
          <w:sz w:val="22"/>
          <w:szCs w:val="22"/>
        </w:rPr>
        <w:t>hospitalizations,</w:t>
      </w:r>
      <w:r w:rsidRPr="00747059">
        <w:rPr>
          <w:rStyle w:val="apple-converted-space"/>
          <w:rFonts w:ascii="Arial" w:hAnsi="Arial" w:cs="Arial"/>
          <w:color w:val="4472C4" w:themeColor="accent1"/>
          <w:sz w:val="22"/>
          <w:szCs w:val="22"/>
        </w:rPr>
        <w:t xml:space="preserve"> </w:t>
      </w:r>
      <w:r w:rsidR="007B3312" w:rsidRPr="00747059">
        <w:rPr>
          <w:rStyle w:val="apple-converted-space"/>
          <w:rFonts w:ascii="Arial" w:hAnsi="Arial" w:cs="Arial"/>
          <w:color w:val="4472C4" w:themeColor="accent1"/>
          <w:sz w:val="22"/>
          <w:szCs w:val="22"/>
        </w:rPr>
        <w:t xml:space="preserve">we saw a </w:t>
      </w:r>
      <w:r w:rsidR="003746EF" w:rsidRPr="00747059">
        <w:rPr>
          <w:rStyle w:val="apple-converted-space"/>
          <w:rFonts w:ascii="Arial" w:hAnsi="Arial" w:cs="Arial"/>
          <w:color w:val="4472C4" w:themeColor="accent1"/>
          <w:sz w:val="22"/>
          <w:szCs w:val="22"/>
        </w:rPr>
        <w:t xml:space="preserve">larger </w:t>
      </w:r>
      <w:r w:rsidR="007B3312" w:rsidRPr="00747059">
        <w:rPr>
          <w:rStyle w:val="apple-converted-space"/>
          <w:rFonts w:ascii="Arial" w:hAnsi="Arial" w:cs="Arial"/>
          <w:color w:val="4472C4" w:themeColor="accent1"/>
          <w:sz w:val="22"/>
          <w:szCs w:val="22"/>
        </w:rPr>
        <w:t>estimated effect</w:t>
      </w:r>
      <w:r w:rsidR="00432F70" w:rsidRPr="00747059">
        <w:rPr>
          <w:rStyle w:val="apple-converted-space"/>
          <w:rFonts w:ascii="Arial" w:hAnsi="Arial" w:cs="Arial"/>
          <w:color w:val="4472C4" w:themeColor="accent1"/>
          <w:sz w:val="22"/>
          <w:szCs w:val="22"/>
        </w:rPr>
        <w:t xml:space="preserve"> </w:t>
      </w:r>
      <w:r w:rsidR="003746EF" w:rsidRPr="00747059">
        <w:rPr>
          <w:rStyle w:val="apple-converted-space"/>
          <w:rFonts w:ascii="Arial" w:hAnsi="Arial" w:cs="Arial"/>
          <w:color w:val="4472C4" w:themeColor="accent1"/>
          <w:sz w:val="22"/>
          <w:szCs w:val="22"/>
        </w:rPr>
        <w:t>compared to all power outages at any temperature</w:t>
      </w:r>
      <w:r w:rsidR="00BF2F1E">
        <w:rPr>
          <w:rStyle w:val="apple-converted-space"/>
          <w:rFonts w:ascii="Arial" w:hAnsi="Arial" w:cs="Arial"/>
          <w:color w:val="4472C4" w:themeColor="accent1"/>
          <w:sz w:val="22"/>
          <w:szCs w:val="22"/>
        </w:rPr>
        <w:t xml:space="preserve"> (</w:t>
      </w:r>
      <w:r w:rsidR="00BF2F1E" w:rsidRPr="00BF2F1E">
        <w:rPr>
          <w:rStyle w:val="apple-converted-space"/>
          <w:rFonts w:ascii="Arial" w:hAnsi="Arial" w:cs="Arial"/>
          <w:b/>
          <w:bCs/>
          <w:color w:val="4472C4" w:themeColor="accent1"/>
          <w:sz w:val="22"/>
          <w:szCs w:val="22"/>
        </w:rPr>
        <w:t>Supplementary Figure Z</w:t>
      </w:r>
      <w:r w:rsidR="00BF2F1E" w:rsidRPr="00A54203">
        <w:rPr>
          <w:rStyle w:val="apple-converted-space"/>
          <w:rFonts w:ascii="Arial" w:hAnsi="Arial"/>
          <w:color w:val="4472C4" w:themeColor="accent1"/>
          <w:sz w:val="22"/>
        </w:rPr>
        <w:t>)</w:t>
      </w:r>
      <w:r w:rsidR="009A4301" w:rsidRPr="00747059">
        <w:rPr>
          <w:rStyle w:val="apple-converted-space"/>
          <w:rFonts w:ascii="Arial" w:hAnsi="Arial" w:cs="Arial"/>
          <w:color w:val="4472C4" w:themeColor="accent1"/>
          <w:sz w:val="22"/>
          <w:szCs w:val="22"/>
        </w:rPr>
        <w:t xml:space="preserve">. </w:t>
      </w:r>
      <w:commentRangeStart w:id="18"/>
      <w:r w:rsidR="00793606">
        <w:rPr>
          <w:rStyle w:val="apple-converted-space"/>
          <w:rFonts w:ascii="Arial" w:hAnsi="Arial" w:cs="Arial"/>
          <w:color w:val="4472C4" w:themeColor="accent1"/>
          <w:sz w:val="22"/>
          <w:szCs w:val="22"/>
        </w:rPr>
        <w:t>On</w:t>
      </w:r>
      <w:r w:rsidR="004C75DF">
        <w:rPr>
          <w:rStyle w:val="apple-converted-space"/>
          <w:rFonts w:ascii="Arial" w:hAnsi="Arial" w:cs="Arial"/>
          <w:color w:val="4472C4" w:themeColor="accent1"/>
          <w:sz w:val="22"/>
          <w:szCs w:val="22"/>
        </w:rPr>
        <w:t xml:space="preserve"> hot days,</w:t>
      </w:r>
      <w:r w:rsidR="003B010D">
        <w:rPr>
          <w:rStyle w:val="apple-converted-space"/>
          <w:rFonts w:ascii="Arial" w:hAnsi="Arial" w:cs="Arial"/>
          <w:color w:val="4472C4" w:themeColor="accent1"/>
          <w:sz w:val="22"/>
          <w:szCs w:val="22"/>
        </w:rPr>
        <w:t xml:space="preserve"> lag patterns </w:t>
      </w:r>
      <w:r w:rsidR="0075270E">
        <w:rPr>
          <w:rStyle w:val="apple-converted-space"/>
          <w:rFonts w:ascii="Arial" w:hAnsi="Arial" w:cs="Arial"/>
          <w:color w:val="4472C4" w:themeColor="accent1"/>
          <w:sz w:val="22"/>
          <w:szCs w:val="22"/>
        </w:rPr>
        <w:t>matched those observed with</w:t>
      </w:r>
      <w:r w:rsidR="003B010D">
        <w:rPr>
          <w:rStyle w:val="apple-converted-space"/>
          <w:rFonts w:ascii="Arial" w:hAnsi="Arial" w:cs="Arial"/>
          <w:color w:val="4472C4" w:themeColor="accent1"/>
          <w:sz w:val="22"/>
          <w:szCs w:val="22"/>
        </w:rPr>
        <w:t xml:space="preserve"> power outages at any temperature:</w:t>
      </w:r>
      <w:r w:rsidR="00E40CB0" w:rsidRPr="00747059">
        <w:rPr>
          <w:rStyle w:val="apple-converted-space"/>
          <w:rFonts w:ascii="Arial" w:hAnsi="Arial" w:cs="Arial"/>
          <w:color w:val="4472C4" w:themeColor="accent1"/>
          <w:sz w:val="22"/>
          <w:szCs w:val="22"/>
        </w:rPr>
        <w:t xml:space="preserve"> e</w:t>
      </w:r>
      <w:r w:rsidR="00E53B96" w:rsidRPr="00747059">
        <w:rPr>
          <w:rStyle w:val="apple-converted-space"/>
          <w:rFonts w:ascii="Arial" w:hAnsi="Arial" w:cs="Arial"/>
          <w:color w:val="4472C4" w:themeColor="accent1"/>
          <w:sz w:val="22"/>
          <w:szCs w:val="22"/>
        </w:rPr>
        <w:t xml:space="preserve">ffects were strongest </w:t>
      </w:r>
      <w:r w:rsidR="00647079">
        <w:rPr>
          <w:rStyle w:val="apple-converted-space"/>
          <w:rFonts w:ascii="Arial" w:hAnsi="Arial" w:cs="Arial"/>
          <w:color w:val="4472C4" w:themeColor="accent1"/>
          <w:sz w:val="22"/>
          <w:szCs w:val="22"/>
        </w:rPr>
        <w:t>t</w:t>
      </w:r>
      <w:r w:rsidR="002C4BB9">
        <w:rPr>
          <w:rStyle w:val="apple-converted-space"/>
          <w:rFonts w:ascii="Arial" w:hAnsi="Arial" w:cs="Arial"/>
          <w:color w:val="4472C4" w:themeColor="accent1"/>
          <w:sz w:val="22"/>
          <w:szCs w:val="22"/>
        </w:rPr>
        <w:t>wo</w:t>
      </w:r>
      <w:r w:rsidR="00E53B96" w:rsidRPr="00747059">
        <w:rPr>
          <w:rStyle w:val="apple-converted-space"/>
          <w:rFonts w:ascii="Arial" w:hAnsi="Arial" w:cs="Arial"/>
          <w:color w:val="4472C4" w:themeColor="accent1"/>
          <w:sz w:val="22"/>
          <w:szCs w:val="22"/>
        </w:rPr>
        <w:t xml:space="preserve"> days after power outage exposure</w:t>
      </w:r>
      <w:r w:rsidR="002C4BB9">
        <w:rPr>
          <w:rStyle w:val="apple-converted-space"/>
          <w:rFonts w:ascii="Arial" w:hAnsi="Arial" w:cs="Arial"/>
          <w:color w:val="4472C4" w:themeColor="accent1"/>
          <w:sz w:val="22"/>
          <w:szCs w:val="22"/>
        </w:rPr>
        <w:t xml:space="preserve">. </w:t>
      </w:r>
      <w:r w:rsidR="002C4BB9" w:rsidRPr="00747059">
        <w:rPr>
          <w:rStyle w:val="apple-converted-space"/>
          <w:rFonts w:ascii="Arial" w:hAnsi="Arial" w:cs="Arial"/>
          <w:color w:val="4472C4" w:themeColor="accent1"/>
          <w:sz w:val="22"/>
          <w:szCs w:val="22"/>
        </w:rPr>
        <w:t>CVD hospitalizations were 3.1% higher (95% CI:</w:t>
      </w:r>
      <w:r w:rsidR="002C4BB9" w:rsidRPr="00747059">
        <w:rPr>
          <w:rFonts w:ascii="Arial" w:hAnsi="Arial" w:cs="Arial"/>
          <w:color w:val="4472C4" w:themeColor="accent1"/>
          <w:sz w:val="22"/>
          <w:szCs w:val="22"/>
        </w:rPr>
        <w:t xml:space="preserve"> 0.6%, 5.8%)</w:t>
      </w:r>
      <w:r w:rsidR="002C4BB9" w:rsidRPr="00747059">
        <w:rPr>
          <w:rStyle w:val="apple-converted-space"/>
          <w:rFonts w:ascii="Arial" w:hAnsi="Arial" w:cs="Arial"/>
          <w:color w:val="4472C4" w:themeColor="accent1"/>
          <w:sz w:val="22"/>
          <w:szCs w:val="22"/>
        </w:rPr>
        <w:t>.</w:t>
      </w:r>
      <w:r w:rsidR="005F16A4" w:rsidRPr="00A54203">
        <w:t xml:space="preserve"> </w:t>
      </w:r>
      <w:r w:rsidR="003218B8">
        <w:rPr>
          <w:rStyle w:val="apple-converted-space"/>
          <w:rFonts w:ascii="Arial" w:hAnsi="Arial" w:cs="Arial"/>
          <w:color w:val="4472C4" w:themeColor="accent1"/>
          <w:sz w:val="22"/>
          <w:szCs w:val="22"/>
        </w:rPr>
        <w:t>O</w:t>
      </w:r>
      <w:r w:rsidR="004C0527" w:rsidRPr="00747059">
        <w:rPr>
          <w:rStyle w:val="apple-converted-space"/>
          <w:rFonts w:ascii="Arial" w:hAnsi="Arial" w:cs="Arial"/>
          <w:color w:val="4472C4" w:themeColor="accent1"/>
          <w:sz w:val="22"/>
          <w:szCs w:val="22"/>
        </w:rPr>
        <w:t>n anomalously cold days,</w:t>
      </w:r>
      <w:r w:rsidR="001A3C93">
        <w:rPr>
          <w:rStyle w:val="apple-converted-space"/>
          <w:rFonts w:ascii="Arial" w:hAnsi="Arial" w:cs="Arial"/>
          <w:color w:val="4472C4" w:themeColor="accent1"/>
          <w:sz w:val="22"/>
          <w:szCs w:val="22"/>
        </w:rPr>
        <w:t xml:space="preserve"> </w:t>
      </w:r>
      <w:r w:rsidR="004C0527" w:rsidRPr="00747059">
        <w:rPr>
          <w:rStyle w:val="apple-converted-space"/>
          <w:rFonts w:ascii="Arial" w:hAnsi="Arial" w:cs="Arial"/>
          <w:color w:val="4472C4" w:themeColor="accent1"/>
          <w:sz w:val="22"/>
          <w:szCs w:val="22"/>
        </w:rPr>
        <w:t xml:space="preserve">effects were strongest </w:t>
      </w:r>
      <w:r w:rsidR="002C4BB9">
        <w:rPr>
          <w:rStyle w:val="apple-converted-space"/>
          <w:rFonts w:ascii="Arial" w:hAnsi="Arial" w:cs="Arial"/>
          <w:color w:val="4472C4" w:themeColor="accent1"/>
          <w:sz w:val="22"/>
          <w:szCs w:val="22"/>
        </w:rPr>
        <w:t>four</w:t>
      </w:r>
      <w:r w:rsidR="009E7BFE">
        <w:rPr>
          <w:rStyle w:val="apple-converted-space"/>
          <w:rFonts w:ascii="Arial" w:hAnsi="Arial" w:cs="Arial"/>
          <w:color w:val="4472C4" w:themeColor="accent1"/>
          <w:sz w:val="22"/>
          <w:szCs w:val="22"/>
        </w:rPr>
        <w:t xml:space="preserve"> </w:t>
      </w:r>
      <w:r w:rsidR="004C0527" w:rsidRPr="00747059">
        <w:rPr>
          <w:rStyle w:val="apple-converted-space"/>
          <w:rFonts w:ascii="Arial" w:hAnsi="Arial" w:cs="Arial"/>
          <w:color w:val="4472C4" w:themeColor="accent1"/>
          <w:sz w:val="22"/>
          <w:szCs w:val="22"/>
        </w:rPr>
        <w:t>days after power outage exposure</w:t>
      </w:r>
      <w:r w:rsidR="002C4BB9">
        <w:rPr>
          <w:rStyle w:val="apple-converted-space"/>
          <w:rFonts w:ascii="Arial" w:hAnsi="Arial" w:cs="Arial"/>
          <w:color w:val="4472C4" w:themeColor="accent1"/>
          <w:sz w:val="22"/>
          <w:szCs w:val="22"/>
        </w:rPr>
        <w:t xml:space="preserve"> </w:t>
      </w:r>
      <w:r w:rsidR="002C4BB9" w:rsidRPr="00747059">
        <w:rPr>
          <w:rStyle w:val="apple-converted-space"/>
          <w:rFonts w:ascii="Arial" w:hAnsi="Arial" w:cs="Arial"/>
          <w:color w:val="4472C4" w:themeColor="accent1"/>
          <w:sz w:val="22"/>
          <w:szCs w:val="22"/>
        </w:rPr>
        <w:t xml:space="preserve">(lag day 4: </w:t>
      </w:r>
      <w:r w:rsidR="002C4BB9" w:rsidRPr="00747059">
        <w:rPr>
          <w:rFonts w:ascii="Arial" w:hAnsi="Arial" w:cs="Arial"/>
          <w:color w:val="4472C4" w:themeColor="accent1"/>
          <w:sz w:val="22"/>
          <w:szCs w:val="22"/>
        </w:rPr>
        <w:t>3.6%, </w:t>
      </w:r>
      <w:r w:rsidR="002C4BB9">
        <w:rPr>
          <w:rFonts w:ascii="Arial" w:hAnsi="Arial" w:cs="Arial"/>
          <w:color w:val="4472C4" w:themeColor="accent1"/>
          <w:sz w:val="22"/>
          <w:szCs w:val="22"/>
        </w:rPr>
        <w:t xml:space="preserve">95% CI: </w:t>
      </w:r>
      <w:r w:rsidR="002C4BB9" w:rsidRPr="00747059">
        <w:rPr>
          <w:rFonts w:ascii="Arial" w:hAnsi="Arial" w:cs="Arial"/>
          <w:color w:val="4472C4" w:themeColor="accent1"/>
          <w:sz w:val="22"/>
          <w:szCs w:val="22"/>
        </w:rPr>
        <w:t>0.1%, 7.3%)</w:t>
      </w:r>
      <w:r w:rsidR="002C4BB9">
        <w:rPr>
          <w:rFonts w:ascii="Arial" w:hAnsi="Arial" w:cs="Arial"/>
          <w:color w:val="4472C4" w:themeColor="accent1"/>
          <w:sz w:val="22"/>
          <w:szCs w:val="22"/>
        </w:rPr>
        <w:t>.</w:t>
      </w:r>
      <w:r w:rsidR="00793494">
        <w:rPr>
          <w:rFonts w:ascii="Arial" w:hAnsi="Arial" w:cs="Arial"/>
          <w:color w:val="4472C4" w:themeColor="accent1"/>
          <w:sz w:val="22"/>
          <w:szCs w:val="22"/>
        </w:rPr>
        <w:t>”</w:t>
      </w:r>
      <w:commentRangeEnd w:id="18"/>
      <w:r w:rsidR="006A5558">
        <w:rPr>
          <w:rStyle w:val="CommentReference"/>
        </w:rPr>
        <w:commentReference w:id="18"/>
      </w:r>
    </w:p>
    <w:p w14:paraId="07AFAB69" w14:textId="1BA87157" w:rsidR="001858EC" w:rsidRDefault="001858EC" w:rsidP="005F16A4">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And the following under respiratory results:</w:t>
      </w:r>
    </w:p>
    <w:p w14:paraId="70344B2D" w14:textId="41C5EDE1" w:rsidR="0036719D" w:rsidRDefault="00D33B0A" w:rsidP="00BF3B85">
      <w:pPr>
        <w:spacing w:line="480" w:lineRule="auto"/>
        <w:ind w:firstLine="720"/>
        <w:rPr>
          <w:rFonts w:ascii="Arial" w:hAnsi="Arial" w:cs="Arial"/>
          <w:color w:val="4472C4" w:themeColor="accent1"/>
          <w:sz w:val="22"/>
          <w:szCs w:val="22"/>
        </w:rPr>
      </w:pPr>
      <w:r w:rsidRPr="00E26511">
        <w:rPr>
          <w:rStyle w:val="apple-converted-space"/>
          <w:rFonts w:ascii="Arial" w:hAnsi="Arial" w:cs="Arial"/>
          <w:color w:val="4472C4" w:themeColor="accent1"/>
          <w:sz w:val="22"/>
          <w:szCs w:val="22"/>
        </w:rPr>
        <w:lastRenderedPageBreak/>
        <w:t>“When we estimated the effect of power outage on anomalously hot days on respiratory hospitalizations,</w:t>
      </w:r>
      <w:r w:rsidR="00B40623" w:rsidRPr="00E26511">
        <w:rPr>
          <w:rStyle w:val="apple-converted-space"/>
          <w:rFonts w:ascii="Arial" w:hAnsi="Arial" w:cs="Arial"/>
          <w:color w:val="4472C4" w:themeColor="accent1"/>
          <w:sz w:val="22"/>
          <w:szCs w:val="22"/>
        </w:rPr>
        <w:t xml:space="preserve"> we saw a larger estimated effect compared to all power outages at any temperature</w:t>
      </w:r>
      <w:r w:rsidR="00BF2F1E">
        <w:rPr>
          <w:rStyle w:val="apple-converted-space"/>
          <w:rFonts w:ascii="Arial" w:hAnsi="Arial" w:cs="Arial"/>
          <w:color w:val="4472C4" w:themeColor="accent1"/>
          <w:sz w:val="22"/>
          <w:szCs w:val="22"/>
        </w:rPr>
        <w:t xml:space="preserve"> (</w:t>
      </w:r>
      <w:r w:rsidR="00BF2F1E" w:rsidRPr="00BF2F1E">
        <w:rPr>
          <w:rStyle w:val="apple-converted-space"/>
          <w:rFonts w:ascii="Arial" w:hAnsi="Arial" w:cs="Arial"/>
          <w:b/>
          <w:bCs/>
          <w:color w:val="4472C4" w:themeColor="accent1"/>
          <w:sz w:val="22"/>
          <w:szCs w:val="22"/>
        </w:rPr>
        <w:t>Supplementary Figure Z</w:t>
      </w:r>
      <w:r w:rsidR="00BF2F1E">
        <w:rPr>
          <w:rStyle w:val="apple-converted-space"/>
          <w:rFonts w:ascii="Arial" w:hAnsi="Arial" w:cs="Arial"/>
          <w:color w:val="4472C4" w:themeColor="accent1"/>
          <w:sz w:val="22"/>
          <w:szCs w:val="22"/>
        </w:rPr>
        <w:t>)</w:t>
      </w:r>
      <w:r w:rsidR="00B40623" w:rsidRPr="00E26511">
        <w:rPr>
          <w:rStyle w:val="apple-converted-space"/>
          <w:rFonts w:ascii="Arial" w:hAnsi="Arial" w:cs="Arial"/>
          <w:color w:val="4472C4" w:themeColor="accent1"/>
          <w:sz w:val="22"/>
          <w:szCs w:val="22"/>
        </w:rPr>
        <w:t xml:space="preserve">. </w:t>
      </w:r>
      <w:r w:rsidR="00853AD4">
        <w:rPr>
          <w:rStyle w:val="apple-converted-space"/>
          <w:rFonts w:ascii="Arial" w:hAnsi="Arial" w:cs="Arial"/>
          <w:color w:val="4472C4" w:themeColor="accent1"/>
          <w:sz w:val="22"/>
          <w:szCs w:val="22"/>
        </w:rPr>
        <w:t>E</w:t>
      </w:r>
      <w:r w:rsidR="00853AD4" w:rsidRPr="00E26511">
        <w:rPr>
          <w:rStyle w:val="apple-converted-space"/>
          <w:rFonts w:ascii="Arial" w:hAnsi="Arial" w:cs="Arial"/>
          <w:color w:val="4472C4" w:themeColor="accent1"/>
          <w:sz w:val="22"/>
          <w:szCs w:val="22"/>
        </w:rPr>
        <w:t xml:space="preserve">ffects were strongest </w:t>
      </w:r>
      <w:r w:rsidR="00A6179C">
        <w:rPr>
          <w:rStyle w:val="apple-converted-space"/>
          <w:rFonts w:ascii="Arial" w:hAnsi="Arial" w:cs="Arial"/>
          <w:color w:val="4472C4" w:themeColor="accent1"/>
          <w:sz w:val="22"/>
          <w:szCs w:val="22"/>
        </w:rPr>
        <w:t>two</w:t>
      </w:r>
      <w:r w:rsidR="00853AD4" w:rsidRPr="00E26511">
        <w:rPr>
          <w:rStyle w:val="apple-converted-space"/>
          <w:rFonts w:ascii="Arial" w:hAnsi="Arial" w:cs="Arial"/>
          <w:color w:val="4472C4" w:themeColor="accent1"/>
          <w:sz w:val="22"/>
          <w:szCs w:val="22"/>
        </w:rPr>
        <w:t xml:space="preserve"> days after power outage exposure (lag day 3: </w:t>
      </w:r>
      <w:r w:rsidR="00853AD4" w:rsidRPr="00E26511">
        <w:rPr>
          <w:rFonts w:ascii="Arial" w:hAnsi="Arial" w:cs="Arial"/>
          <w:color w:val="4472C4" w:themeColor="accent1"/>
          <w:sz w:val="22"/>
          <w:szCs w:val="22"/>
        </w:rPr>
        <w:t>4.6%, 95% CI: 1.1%, 8.3%).</w:t>
      </w:r>
      <w:r w:rsidR="00977ED6">
        <w:rPr>
          <w:rFonts w:ascii="Arial" w:hAnsi="Arial" w:cs="Arial"/>
          <w:color w:val="4472C4" w:themeColor="accent1"/>
          <w:sz w:val="22"/>
          <w:szCs w:val="22"/>
        </w:rPr>
        <w:t xml:space="preserve"> </w:t>
      </w:r>
      <w:r w:rsidR="00880419" w:rsidRPr="00E26511">
        <w:rPr>
          <w:rStyle w:val="apple-converted-space"/>
          <w:rFonts w:ascii="Arial" w:hAnsi="Arial" w:cs="Arial"/>
          <w:color w:val="4472C4" w:themeColor="accent1"/>
          <w:sz w:val="22"/>
          <w:szCs w:val="22"/>
        </w:rPr>
        <w:t>For power outages on anomalously cold days,</w:t>
      </w:r>
      <w:r w:rsidR="00880419">
        <w:rPr>
          <w:rStyle w:val="apple-converted-space"/>
          <w:rFonts w:ascii="Arial" w:hAnsi="Arial" w:cs="Arial"/>
          <w:color w:val="4472C4" w:themeColor="accent1"/>
          <w:sz w:val="22"/>
          <w:szCs w:val="22"/>
        </w:rPr>
        <w:t xml:space="preserve"> </w:t>
      </w:r>
      <w:r w:rsidR="00B40623" w:rsidRPr="00E26511">
        <w:rPr>
          <w:rStyle w:val="apple-converted-space"/>
          <w:rFonts w:ascii="Arial" w:hAnsi="Arial" w:cs="Arial"/>
          <w:color w:val="4472C4" w:themeColor="accent1"/>
          <w:sz w:val="22"/>
          <w:szCs w:val="22"/>
        </w:rPr>
        <w:t>effects were strongest th</w:t>
      </w:r>
      <w:r w:rsidR="00FC46CA">
        <w:rPr>
          <w:rStyle w:val="apple-converted-space"/>
          <w:rFonts w:ascii="Arial" w:hAnsi="Arial" w:cs="Arial"/>
          <w:color w:val="4472C4" w:themeColor="accent1"/>
          <w:sz w:val="22"/>
          <w:szCs w:val="22"/>
        </w:rPr>
        <w:t>ree days</w:t>
      </w:r>
      <w:r w:rsidR="00B40623" w:rsidRPr="00E26511">
        <w:rPr>
          <w:rStyle w:val="apple-converted-space"/>
          <w:rFonts w:ascii="Arial" w:hAnsi="Arial" w:cs="Arial"/>
          <w:color w:val="4472C4" w:themeColor="accent1"/>
          <w:sz w:val="22"/>
          <w:szCs w:val="22"/>
        </w:rPr>
        <w:t xml:space="preserve"> </w:t>
      </w:r>
      <w:r w:rsidR="00FC46CA">
        <w:rPr>
          <w:rStyle w:val="apple-converted-space"/>
          <w:rFonts w:ascii="Arial" w:hAnsi="Arial" w:cs="Arial"/>
          <w:color w:val="4472C4" w:themeColor="accent1"/>
          <w:sz w:val="22"/>
          <w:szCs w:val="22"/>
        </w:rPr>
        <w:t>after</w:t>
      </w:r>
      <w:r w:rsidR="00B40623" w:rsidRPr="00E26511">
        <w:rPr>
          <w:rStyle w:val="apple-converted-space"/>
          <w:rFonts w:ascii="Arial" w:hAnsi="Arial" w:cs="Arial"/>
          <w:color w:val="4472C4" w:themeColor="accent1"/>
          <w:sz w:val="22"/>
          <w:szCs w:val="22"/>
        </w:rPr>
        <w:t xml:space="preserve"> power outage exposure</w:t>
      </w:r>
      <w:r w:rsidR="00B21DFC">
        <w:rPr>
          <w:rStyle w:val="apple-converted-space"/>
          <w:rFonts w:ascii="Arial" w:hAnsi="Arial" w:cs="Arial"/>
          <w:color w:val="4472C4" w:themeColor="accent1"/>
          <w:sz w:val="22"/>
          <w:szCs w:val="22"/>
        </w:rPr>
        <w:t>, with</w:t>
      </w:r>
      <w:r w:rsidR="00B40623" w:rsidRPr="00E26511">
        <w:rPr>
          <w:rStyle w:val="apple-converted-space"/>
          <w:rFonts w:ascii="Arial" w:hAnsi="Arial" w:cs="Arial"/>
          <w:color w:val="4472C4" w:themeColor="accent1"/>
          <w:sz w:val="22"/>
          <w:szCs w:val="22"/>
        </w:rPr>
        <w:t xml:space="preserve"> </w:t>
      </w:r>
      <w:r w:rsidR="00B21DFC">
        <w:rPr>
          <w:rStyle w:val="apple-converted-space"/>
          <w:rFonts w:ascii="Arial" w:hAnsi="Arial" w:cs="Arial"/>
          <w:color w:val="4472C4" w:themeColor="accent1"/>
          <w:sz w:val="22"/>
          <w:szCs w:val="22"/>
        </w:rPr>
        <w:t>r</w:t>
      </w:r>
      <w:r w:rsidR="00F340C7" w:rsidRPr="00E26511">
        <w:rPr>
          <w:rStyle w:val="apple-converted-space"/>
          <w:rFonts w:ascii="Arial" w:hAnsi="Arial" w:cs="Arial"/>
          <w:color w:val="4472C4" w:themeColor="accent1"/>
          <w:sz w:val="22"/>
          <w:szCs w:val="22"/>
        </w:rPr>
        <w:t>espiratory</w:t>
      </w:r>
      <w:r w:rsidR="00B40623" w:rsidRPr="00E26511">
        <w:rPr>
          <w:rStyle w:val="apple-converted-space"/>
          <w:rFonts w:ascii="Arial" w:hAnsi="Arial" w:cs="Arial"/>
          <w:color w:val="4472C4" w:themeColor="accent1"/>
          <w:sz w:val="22"/>
          <w:szCs w:val="22"/>
        </w:rPr>
        <w:t xml:space="preserve"> hospitalizations </w:t>
      </w:r>
      <w:r w:rsidR="00F340C7" w:rsidRPr="00E26511">
        <w:rPr>
          <w:rStyle w:val="apple-converted-space"/>
          <w:rFonts w:ascii="Arial" w:hAnsi="Arial" w:cs="Arial"/>
          <w:color w:val="4472C4" w:themeColor="accent1"/>
          <w:sz w:val="22"/>
          <w:szCs w:val="22"/>
        </w:rPr>
        <w:t>2.</w:t>
      </w:r>
      <w:r w:rsidR="00F340C7" w:rsidRPr="00E26511">
        <w:rPr>
          <w:rFonts w:ascii="Arial" w:hAnsi="Arial" w:cs="Arial"/>
          <w:color w:val="4472C4" w:themeColor="accent1"/>
          <w:sz w:val="22"/>
          <w:szCs w:val="22"/>
        </w:rPr>
        <w:t>1% higher (95% CI: 0.9%, 6.2%).</w:t>
      </w:r>
      <w:r w:rsidR="00BF3B85">
        <w:rPr>
          <w:rFonts w:ascii="Arial" w:hAnsi="Arial" w:cs="Arial"/>
          <w:color w:val="4472C4" w:themeColor="accent1"/>
          <w:sz w:val="22"/>
          <w:szCs w:val="22"/>
        </w:rPr>
        <w:t>”</w:t>
      </w:r>
    </w:p>
    <w:p w14:paraId="1F671200" w14:textId="642CFBEF" w:rsidR="00BF2F1E" w:rsidRDefault="00A55710" w:rsidP="00B40623">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We’ve also added the following sentences to the discussion:</w:t>
      </w:r>
    </w:p>
    <w:p w14:paraId="4F1377F3" w14:textId="591146BA" w:rsidR="007B2D34" w:rsidRDefault="00D25411" w:rsidP="00B40623">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7B2D34">
        <w:rPr>
          <w:rFonts w:ascii="Arial" w:hAnsi="Arial" w:cs="Arial"/>
          <w:color w:val="4472C4" w:themeColor="accent1"/>
          <w:sz w:val="22"/>
          <w:szCs w:val="22"/>
        </w:rPr>
        <w:t xml:space="preserve">We conducted a secondary analysis where we tested for modification of the effect of power outage on cardiovascular and respiratory hospitalizations by temperature. We </w:t>
      </w:r>
      <w:r w:rsidR="00B5116B">
        <w:rPr>
          <w:rFonts w:ascii="Arial" w:hAnsi="Arial" w:cs="Arial"/>
          <w:color w:val="4472C4" w:themeColor="accent1"/>
          <w:sz w:val="22"/>
          <w:szCs w:val="22"/>
        </w:rPr>
        <w:t>analyzed power outages that occurred on anomalously hot or anomalously cold days</w:t>
      </w:r>
      <w:r w:rsidR="00B21DFC">
        <w:rPr>
          <w:rFonts w:ascii="Arial" w:hAnsi="Arial" w:cs="Arial"/>
          <w:color w:val="4472C4" w:themeColor="accent1"/>
          <w:sz w:val="22"/>
          <w:szCs w:val="22"/>
        </w:rPr>
        <w:t xml:space="preserve"> and</w:t>
      </w:r>
      <w:r w:rsidR="00B5116B">
        <w:rPr>
          <w:rFonts w:ascii="Arial" w:hAnsi="Arial" w:cs="Arial"/>
          <w:color w:val="4472C4" w:themeColor="accent1"/>
          <w:sz w:val="22"/>
          <w:szCs w:val="22"/>
        </w:rPr>
        <w:t xml:space="preserve"> found larger effects of power outage on hospitalizations during hot </w:t>
      </w:r>
      <w:r w:rsidR="002F6F42">
        <w:rPr>
          <w:rFonts w:ascii="Arial" w:hAnsi="Arial" w:cs="Arial"/>
          <w:color w:val="4472C4" w:themeColor="accent1"/>
          <w:sz w:val="22"/>
          <w:szCs w:val="22"/>
        </w:rPr>
        <w:t>and</w:t>
      </w:r>
      <w:r w:rsidR="00B5116B">
        <w:rPr>
          <w:rFonts w:ascii="Arial" w:hAnsi="Arial" w:cs="Arial"/>
          <w:color w:val="4472C4" w:themeColor="accent1"/>
          <w:sz w:val="22"/>
          <w:szCs w:val="22"/>
        </w:rPr>
        <w:t xml:space="preserve"> cold days. Further research could investigate if keeping indoor temperatures stable could prevent some of the adverse health effects of power outages.</w:t>
      </w:r>
      <w:r>
        <w:rPr>
          <w:rFonts w:ascii="Arial" w:hAnsi="Arial" w:cs="Arial"/>
          <w:color w:val="4472C4" w:themeColor="accent1"/>
          <w:sz w:val="22"/>
          <w:szCs w:val="22"/>
        </w:rPr>
        <w:t>”</w:t>
      </w:r>
      <w:r w:rsidR="00B5116B">
        <w:rPr>
          <w:rFonts w:ascii="Arial" w:hAnsi="Arial" w:cs="Arial"/>
          <w:color w:val="4472C4" w:themeColor="accent1"/>
          <w:sz w:val="22"/>
          <w:szCs w:val="22"/>
        </w:rPr>
        <w:t xml:space="preserve"> </w:t>
      </w:r>
      <w:r w:rsidR="003505A9">
        <w:rPr>
          <w:rFonts w:ascii="Arial" w:hAnsi="Arial" w:cs="Arial"/>
          <w:color w:val="4472C4" w:themeColor="accent1"/>
          <w:sz w:val="22"/>
          <w:szCs w:val="22"/>
        </w:rPr>
        <w:t xml:space="preserve">(page number to </w:t>
      </w:r>
      <w:commentRangeStart w:id="19"/>
      <w:commentRangeStart w:id="20"/>
      <w:r w:rsidR="003505A9">
        <w:rPr>
          <w:rFonts w:ascii="Arial" w:hAnsi="Arial" w:cs="Arial"/>
          <w:color w:val="4472C4" w:themeColor="accent1"/>
          <w:sz w:val="22"/>
          <w:szCs w:val="22"/>
        </w:rPr>
        <w:t>come)</w:t>
      </w:r>
      <w:commentRangeEnd w:id="19"/>
      <w:r w:rsidR="006A5558">
        <w:rPr>
          <w:rStyle w:val="CommentReference"/>
        </w:rPr>
        <w:commentReference w:id="19"/>
      </w:r>
      <w:commentRangeEnd w:id="20"/>
      <w:r w:rsidR="00E261F7">
        <w:rPr>
          <w:rStyle w:val="CommentReference"/>
        </w:rPr>
        <w:commentReference w:id="20"/>
      </w:r>
    </w:p>
    <w:p w14:paraId="597A4088" w14:textId="41BFE9A5" w:rsidR="000E0A2A" w:rsidRDefault="000E0A2A" w:rsidP="003F5F52">
      <w:pPr>
        <w:spacing w:line="480" w:lineRule="auto"/>
        <w:ind w:firstLine="720"/>
        <w:rPr>
          <w:rStyle w:val="apple-converted-space"/>
          <w:rFonts w:ascii="Arial" w:hAnsi="Arial" w:cs="Arial"/>
          <w:color w:val="4472C4" w:themeColor="accent1"/>
          <w:sz w:val="22"/>
          <w:szCs w:val="22"/>
        </w:rPr>
      </w:pPr>
    </w:p>
    <w:p w14:paraId="1D3413F6" w14:textId="77777777" w:rsidR="00D2232B" w:rsidRPr="001712B9" w:rsidRDefault="00D2232B" w:rsidP="00E55DAF">
      <w:pPr>
        <w:spacing w:line="480" w:lineRule="auto"/>
        <w:ind w:firstLine="720"/>
        <w:rPr>
          <w:rStyle w:val="apple-converted-space"/>
          <w:rFonts w:ascii="Arial" w:hAnsi="Arial" w:cs="Arial"/>
          <w:color w:val="4472C4" w:themeColor="accent1"/>
          <w:sz w:val="22"/>
          <w:szCs w:val="22"/>
        </w:rPr>
      </w:pPr>
    </w:p>
    <w:p w14:paraId="41DB0D28" w14:textId="77777777" w:rsidR="00CE7CF5" w:rsidRDefault="00CE7CF5">
      <w:pPr>
        <w:rPr>
          <w:rStyle w:val="apple-converted-space"/>
          <w:rFonts w:ascii="Arial" w:hAnsi="Arial" w:cs="Arial"/>
          <w:color w:val="000000" w:themeColor="text1"/>
          <w:sz w:val="22"/>
          <w:szCs w:val="22"/>
        </w:rPr>
      </w:pPr>
    </w:p>
    <w:p w14:paraId="1CB4113D" w14:textId="77777777" w:rsidR="0036719D" w:rsidRDefault="0036719D">
      <w:pPr>
        <w:rPr>
          <w:rFonts w:ascii="Arial" w:hAnsi="Arial" w:cs="Arial"/>
          <w:color w:val="000000" w:themeColor="text1"/>
          <w:sz w:val="22"/>
          <w:szCs w:val="22"/>
        </w:rPr>
      </w:pPr>
    </w:p>
    <w:p w14:paraId="5AD83CC5" w14:textId="77777777" w:rsidR="0036719D" w:rsidRDefault="0036719D">
      <w:pPr>
        <w:rPr>
          <w:rFonts w:ascii="Arial" w:hAnsi="Arial" w:cs="Arial"/>
          <w:color w:val="000000" w:themeColor="text1"/>
          <w:sz w:val="22"/>
          <w:szCs w:val="22"/>
        </w:rPr>
      </w:pPr>
    </w:p>
    <w:p w14:paraId="033D3D76" w14:textId="77777777" w:rsidR="0036719D" w:rsidRDefault="0036719D">
      <w:pPr>
        <w:rPr>
          <w:rFonts w:ascii="Arial" w:hAnsi="Arial" w:cs="Arial"/>
          <w:color w:val="000000" w:themeColor="text1"/>
          <w:sz w:val="22"/>
          <w:szCs w:val="22"/>
        </w:rPr>
      </w:pPr>
    </w:p>
    <w:p w14:paraId="3B6EA4E9" w14:textId="77777777" w:rsidR="0036719D" w:rsidRDefault="0036719D">
      <w:pPr>
        <w:rPr>
          <w:rFonts w:ascii="Arial" w:hAnsi="Arial" w:cs="Arial"/>
          <w:color w:val="000000" w:themeColor="text1"/>
          <w:sz w:val="22"/>
          <w:szCs w:val="22"/>
        </w:rPr>
      </w:pPr>
    </w:p>
    <w:p w14:paraId="4847D5ED" w14:textId="77777777" w:rsidR="0036719D" w:rsidRDefault="0036719D">
      <w:pPr>
        <w:rPr>
          <w:rFonts w:ascii="Arial" w:hAnsi="Arial" w:cs="Arial"/>
          <w:color w:val="000000" w:themeColor="text1"/>
          <w:sz w:val="22"/>
          <w:szCs w:val="22"/>
        </w:rPr>
      </w:pPr>
    </w:p>
    <w:p w14:paraId="62AC01FD" w14:textId="0DFFDC8C" w:rsidR="0036719D" w:rsidRPr="0036719D" w:rsidRDefault="00CA4871">
      <w:pPr>
        <w:rPr>
          <w:rFonts w:ascii="Arial" w:hAnsi="Arial" w:cs="Arial"/>
          <w:b/>
          <w:bCs/>
          <w:color w:val="000000" w:themeColor="text1"/>
          <w:sz w:val="22"/>
          <w:szCs w:val="22"/>
        </w:rPr>
      </w:pPr>
      <w:r>
        <w:rPr>
          <w:rFonts w:ascii="Arial" w:hAnsi="Arial" w:cs="Arial"/>
          <w:noProof/>
          <w:color w:val="4472C4" w:themeColor="accent1"/>
          <w:sz w:val="22"/>
          <w:szCs w:val="22"/>
        </w:rPr>
        <w:lastRenderedPageBreak/>
        <w:drawing>
          <wp:anchor distT="0" distB="0" distL="114300" distR="114300" simplePos="0" relativeHeight="251674624" behindDoc="0" locked="0" layoutInCell="1" allowOverlap="1" wp14:anchorId="1AAC53BB" wp14:editId="45DA33C3">
            <wp:simplePos x="0" y="0"/>
            <wp:positionH relativeFrom="column">
              <wp:posOffset>-82296</wp:posOffset>
            </wp:positionH>
            <wp:positionV relativeFrom="paragraph">
              <wp:posOffset>245745</wp:posOffset>
            </wp:positionV>
            <wp:extent cx="5943600" cy="2971800"/>
            <wp:effectExtent l="0" t="0" r="0" b="0"/>
            <wp:wrapSquare wrapText="bothSides"/>
            <wp:docPr id="1163609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09897" name="Picture 11636098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r w:rsidR="00343759" w:rsidRPr="004A3544">
        <w:rPr>
          <w:rFonts w:ascii="Arial" w:hAnsi="Arial" w:cs="Arial"/>
          <w:noProof/>
          <w:color w:val="4472C4" w:themeColor="accent1"/>
          <w:sz w:val="20"/>
          <w:szCs w:val="20"/>
        </w:rPr>
        <mc:AlternateContent>
          <mc:Choice Requires="wps">
            <w:drawing>
              <wp:anchor distT="0" distB="0" distL="114300" distR="114300" simplePos="0" relativeHeight="251677696" behindDoc="0" locked="0" layoutInCell="1" allowOverlap="1" wp14:anchorId="06316097" wp14:editId="4038311C">
                <wp:simplePos x="0" y="0"/>
                <wp:positionH relativeFrom="column">
                  <wp:posOffset>5585460</wp:posOffset>
                </wp:positionH>
                <wp:positionV relativeFrom="paragraph">
                  <wp:posOffset>314325</wp:posOffset>
                </wp:positionV>
                <wp:extent cx="509270" cy="528320"/>
                <wp:effectExtent l="0" t="0" r="0" b="5080"/>
                <wp:wrapSquare wrapText="bothSides"/>
                <wp:docPr id="1776610433"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7CC2B79E" w14:textId="77777777" w:rsidR="00084DC0" w:rsidRPr="00F73731" w:rsidRDefault="00084DC0" w:rsidP="00084DC0">
                            <w:pPr>
                              <w:spacing w:after="0"/>
                              <w:rPr>
                                <w:rFonts w:ascii="Arial" w:eastAsia="Garamond" w:hAnsi="Arial" w:cs="Arial"/>
                                <w:sz w:val="18"/>
                                <w:szCs w:val="18"/>
                              </w:rPr>
                            </w:pPr>
                            <w:r w:rsidRPr="00F73731">
                              <w:rPr>
                                <w:rFonts w:ascii="Arial" w:eastAsia="Garamond" w:hAnsi="Arial" w:cs="Arial"/>
                                <w:sz w:val="18"/>
                                <w:szCs w:val="18"/>
                              </w:rPr>
                              <w:t>≥ 1%</w:t>
                            </w:r>
                          </w:p>
                          <w:p w14:paraId="550B2C0C" w14:textId="77777777" w:rsidR="00084DC0" w:rsidRPr="00F73731" w:rsidRDefault="00084DC0" w:rsidP="00084DC0">
                            <w:pPr>
                              <w:spacing w:after="0"/>
                              <w:rPr>
                                <w:rFonts w:ascii="Arial" w:eastAsia="Garamond" w:hAnsi="Arial" w:cs="Arial"/>
                                <w:sz w:val="18"/>
                                <w:szCs w:val="18"/>
                              </w:rPr>
                            </w:pPr>
                            <w:r w:rsidRPr="00F73731">
                              <w:rPr>
                                <w:rFonts w:ascii="Arial" w:eastAsia="Garamond" w:hAnsi="Arial" w:cs="Arial"/>
                                <w:sz w:val="18"/>
                                <w:szCs w:val="18"/>
                              </w:rPr>
                              <w:t>≥ 3%</w:t>
                            </w:r>
                          </w:p>
                          <w:p w14:paraId="28A5A7BF" w14:textId="77777777" w:rsidR="00084DC0" w:rsidRPr="00F73731" w:rsidRDefault="00084DC0" w:rsidP="00084DC0">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16097" id="_x0000_s1032" type="#_x0000_t202" style="position:absolute;margin-left:439.8pt;margin-top:24.75pt;width:40.1pt;height:4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" fillcolor="white [3201]" stroked="f" strokeweight=".5pt">
                <v:textbox>
                  <w:txbxContent>
                    <w:p w14:paraId="7CC2B79E" w14:textId="77777777" w:rsidR="00084DC0" w:rsidRPr="00F73731" w:rsidRDefault="00084DC0" w:rsidP="00084DC0">
                      <w:pPr>
                        <w:spacing w:after="0"/>
                        <w:rPr>
                          <w:rFonts w:ascii="Arial" w:eastAsia="Garamond" w:hAnsi="Arial" w:cs="Arial"/>
                          <w:sz w:val="18"/>
                          <w:szCs w:val="18"/>
                        </w:rPr>
                      </w:pPr>
                      <w:r w:rsidRPr="00F73731">
                        <w:rPr>
                          <w:rFonts w:ascii="Arial" w:eastAsia="Garamond" w:hAnsi="Arial" w:cs="Arial"/>
                          <w:sz w:val="18"/>
                          <w:szCs w:val="18"/>
                        </w:rPr>
                        <w:t>≥ 1%</w:t>
                      </w:r>
                    </w:p>
                    <w:p w14:paraId="550B2C0C" w14:textId="77777777" w:rsidR="00084DC0" w:rsidRPr="00F73731" w:rsidRDefault="00084DC0" w:rsidP="00084DC0">
                      <w:pPr>
                        <w:spacing w:after="0"/>
                        <w:rPr>
                          <w:rFonts w:ascii="Arial" w:eastAsia="Garamond" w:hAnsi="Arial" w:cs="Arial"/>
                          <w:sz w:val="18"/>
                          <w:szCs w:val="18"/>
                        </w:rPr>
                      </w:pPr>
                      <w:r w:rsidRPr="00F73731">
                        <w:rPr>
                          <w:rFonts w:ascii="Arial" w:eastAsia="Garamond" w:hAnsi="Arial" w:cs="Arial"/>
                          <w:sz w:val="18"/>
                          <w:szCs w:val="18"/>
                        </w:rPr>
                        <w:t>≥ 3%</w:t>
                      </w:r>
                    </w:p>
                    <w:p w14:paraId="28A5A7BF" w14:textId="77777777" w:rsidR="00084DC0" w:rsidRPr="00F73731" w:rsidRDefault="00084DC0" w:rsidP="00084DC0">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00084DC0" w:rsidRPr="004A3544">
        <w:rPr>
          <w:rFonts w:ascii="Arial" w:hAnsi="Arial" w:cs="Arial"/>
          <w:b/>
          <w:bCs/>
          <w:noProof/>
          <w:color w:val="4472C4" w:themeColor="accent1"/>
          <w:sz w:val="20"/>
          <w:szCs w:val="20"/>
        </w:rPr>
        <w:drawing>
          <wp:anchor distT="0" distB="0" distL="114300" distR="114300" simplePos="0" relativeHeight="251676672" behindDoc="0" locked="0" layoutInCell="1" allowOverlap="1" wp14:anchorId="6C0829D3" wp14:editId="621D8A8E">
            <wp:simplePos x="0" y="0"/>
            <wp:positionH relativeFrom="column">
              <wp:posOffset>5257800</wp:posOffset>
            </wp:positionH>
            <wp:positionV relativeFrom="paragraph">
              <wp:posOffset>98425</wp:posOffset>
            </wp:positionV>
            <wp:extent cx="1412875" cy="774065"/>
            <wp:effectExtent l="12700" t="12700" r="9525" b="13335"/>
            <wp:wrapSquare wrapText="bothSides"/>
            <wp:docPr id="1120041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36719D" w:rsidRPr="0036719D">
        <w:rPr>
          <w:rFonts w:ascii="Arial" w:hAnsi="Arial" w:cs="Arial"/>
          <w:b/>
          <w:bCs/>
          <w:color w:val="000000" w:themeColor="text1"/>
          <w:sz w:val="22"/>
          <w:szCs w:val="22"/>
        </w:rPr>
        <w:t>A: Anomalously hot days</w:t>
      </w:r>
      <w:r w:rsidR="0036719D">
        <w:rPr>
          <w:rFonts w:ascii="Arial" w:hAnsi="Arial" w:cs="Arial"/>
          <w:b/>
          <w:bCs/>
          <w:color w:val="000000" w:themeColor="text1"/>
          <w:sz w:val="22"/>
          <w:szCs w:val="22"/>
        </w:rPr>
        <w:tab/>
      </w:r>
    </w:p>
    <w:p w14:paraId="3C5020A9" w14:textId="2BA0B7D1" w:rsidR="0036719D" w:rsidRPr="0036719D" w:rsidRDefault="00CA4871" w:rsidP="0036719D">
      <w:pPr>
        <w:rPr>
          <w:rFonts w:ascii="Arial" w:hAnsi="Arial" w:cs="Arial"/>
          <w:b/>
          <w:bCs/>
          <w:color w:val="000000" w:themeColor="text1"/>
          <w:sz w:val="22"/>
          <w:szCs w:val="22"/>
        </w:rPr>
      </w:pPr>
      <w:r>
        <w:rPr>
          <w:rFonts w:ascii="Arial" w:hAnsi="Arial" w:cs="Arial"/>
          <w:noProof/>
          <w:color w:val="4472C4" w:themeColor="accent1"/>
          <w:sz w:val="22"/>
          <w:szCs w:val="22"/>
        </w:rPr>
        <w:drawing>
          <wp:anchor distT="0" distB="0" distL="114300" distR="114300" simplePos="0" relativeHeight="251673600" behindDoc="0" locked="0" layoutInCell="1" allowOverlap="1" wp14:anchorId="3DB864E2" wp14:editId="6DB21E60">
            <wp:simplePos x="0" y="0"/>
            <wp:positionH relativeFrom="column">
              <wp:posOffset>-79756</wp:posOffset>
            </wp:positionH>
            <wp:positionV relativeFrom="paragraph">
              <wp:posOffset>3243453</wp:posOffset>
            </wp:positionV>
            <wp:extent cx="5943600" cy="3025140"/>
            <wp:effectExtent l="0" t="0" r="0" b="0"/>
            <wp:wrapSquare wrapText="bothSides"/>
            <wp:docPr id="342020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20707" name="Picture 3420207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14:sizeRelH relativeFrom="page">
              <wp14:pctWidth>0</wp14:pctWidth>
            </wp14:sizeRelH>
            <wp14:sizeRelV relativeFrom="page">
              <wp14:pctHeight>0</wp14:pctHeight>
            </wp14:sizeRelV>
          </wp:anchor>
        </w:drawing>
      </w:r>
      <w:r w:rsidR="0036719D">
        <w:rPr>
          <w:rFonts w:ascii="Arial" w:hAnsi="Arial" w:cs="Arial"/>
          <w:b/>
          <w:bCs/>
          <w:color w:val="000000" w:themeColor="text1"/>
          <w:sz w:val="22"/>
          <w:szCs w:val="22"/>
        </w:rPr>
        <w:t>B</w:t>
      </w:r>
      <w:r w:rsidR="0036719D" w:rsidRPr="0036719D">
        <w:rPr>
          <w:rFonts w:ascii="Arial" w:hAnsi="Arial" w:cs="Arial"/>
          <w:b/>
          <w:bCs/>
          <w:color w:val="000000" w:themeColor="text1"/>
          <w:sz w:val="22"/>
          <w:szCs w:val="22"/>
        </w:rPr>
        <w:t xml:space="preserve">: Anomalously </w:t>
      </w:r>
      <w:r w:rsidR="0036719D">
        <w:rPr>
          <w:rFonts w:ascii="Arial" w:hAnsi="Arial" w:cs="Arial"/>
          <w:b/>
          <w:bCs/>
          <w:color w:val="000000" w:themeColor="text1"/>
          <w:sz w:val="22"/>
          <w:szCs w:val="22"/>
        </w:rPr>
        <w:t>cold days</w:t>
      </w:r>
    </w:p>
    <w:p w14:paraId="5B3F4820" w14:textId="441D354D" w:rsidR="0036719D" w:rsidRDefault="0036719D">
      <w:pPr>
        <w:rPr>
          <w:rFonts w:ascii="Arial" w:hAnsi="Arial" w:cs="Arial"/>
          <w:color w:val="000000" w:themeColor="text1"/>
          <w:sz w:val="22"/>
          <w:szCs w:val="22"/>
        </w:rPr>
      </w:pPr>
    </w:p>
    <w:p w14:paraId="55DD21C5" w14:textId="722E04A9" w:rsidR="00263F35" w:rsidRDefault="00263F35" w:rsidP="00263F35">
      <w:pPr>
        <w:rPr>
          <w:rStyle w:val="apple-converted-space"/>
          <w:rFonts w:ascii="Arial" w:hAnsi="Arial" w:cs="Arial"/>
          <w:color w:val="4472C4" w:themeColor="accent1"/>
          <w:sz w:val="22"/>
          <w:szCs w:val="22"/>
        </w:rPr>
      </w:pPr>
      <w:r w:rsidRPr="009141F4">
        <w:rPr>
          <w:rFonts w:ascii="Arial" w:hAnsi="Arial" w:cs="Arial"/>
          <w:b/>
          <w:bCs/>
          <w:color w:val="4472C4" w:themeColor="accent1"/>
          <w:sz w:val="20"/>
          <w:szCs w:val="20"/>
        </w:rPr>
        <w:t xml:space="preserve">Supplemental Figure </w:t>
      </w:r>
      <w:r>
        <w:rPr>
          <w:rFonts w:ascii="Arial" w:hAnsi="Arial" w:cs="Arial"/>
          <w:b/>
          <w:bCs/>
          <w:color w:val="4472C4" w:themeColor="accent1"/>
          <w:sz w:val="20"/>
          <w:szCs w:val="20"/>
        </w:rPr>
        <w:t>Y</w:t>
      </w:r>
      <w:r>
        <w:rPr>
          <w:rFonts w:ascii="Arial" w:hAnsi="Arial" w:cs="Arial"/>
          <w:color w:val="4472C4" w:themeColor="accent1"/>
          <w:sz w:val="20"/>
          <w:szCs w:val="20"/>
        </w:rPr>
        <w:t>: R</w:t>
      </w:r>
      <w:r w:rsidRPr="00512C18">
        <w:rPr>
          <w:rFonts w:ascii="Arial" w:hAnsi="Arial" w:cs="Arial"/>
          <w:color w:val="4472C4"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1%,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3%, and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5% of county electrical customers</w:t>
      </w:r>
      <w:r>
        <w:rPr>
          <w:rFonts w:ascii="Arial" w:hAnsi="Arial" w:cs="Arial"/>
          <w:color w:val="4472C4" w:themeColor="accent1"/>
          <w:sz w:val="20"/>
          <w:szCs w:val="20"/>
        </w:rPr>
        <w:t>. Panel A shows the association on anomalously hot days, while B shows the association on anomalously cold days.</w:t>
      </w:r>
      <w:r w:rsidRPr="00512C18">
        <w:rPr>
          <w:rFonts w:ascii="Arial" w:hAnsi="Arial" w:cs="Arial"/>
          <w:color w:val="4472C4" w:themeColor="accent1"/>
          <w:sz w:val="20"/>
          <w:szCs w:val="20"/>
        </w:rPr>
        <w:t xml:space="preserve"> Estimates are from conditional Poisson regression models adjusted for daily wind speed, temperature, </w:t>
      </w:r>
      <w:r w:rsidR="00393CCC">
        <w:rPr>
          <w:rFonts w:ascii="Arial" w:hAnsi="Arial" w:cs="Arial"/>
          <w:color w:val="4472C4" w:themeColor="accent1"/>
          <w:sz w:val="20"/>
          <w:szCs w:val="20"/>
        </w:rPr>
        <w:t xml:space="preserve">and </w:t>
      </w:r>
      <w:r>
        <w:rPr>
          <w:rFonts w:ascii="Arial" w:hAnsi="Arial" w:cs="Arial"/>
          <w:color w:val="4472C4" w:themeColor="accent1"/>
          <w:sz w:val="20"/>
          <w:szCs w:val="20"/>
        </w:rPr>
        <w:t>precipitatio</w:t>
      </w:r>
      <w:r w:rsidR="00393CCC">
        <w:rPr>
          <w:rFonts w:ascii="Arial" w:hAnsi="Arial" w:cs="Arial"/>
          <w:color w:val="4472C4" w:themeColor="accent1"/>
          <w:sz w:val="20"/>
          <w:szCs w:val="20"/>
        </w:rPr>
        <w:t>n.</w:t>
      </w:r>
    </w:p>
    <w:p w14:paraId="74F4A7BB" w14:textId="074BEEA5" w:rsidR="00642DBF" w:rsidRDefault="007C7B45">
      <w:pPr>
        <w:rPr>
          <w:rFonts w:ascii="Arial" w:hAnsi="Arial" w:cs="Arial"/>
          <w:color w:val="000000" w:themeColor="text1"/>
          <w:sz w:val="22"/>
          <w:szCs w:val="22"/>
        </w:rPr>
      </w:pPr>
      <w:r w:rsidRPr="00243C1C">
        <w:rPr>
          <w:rFonts w:ascii="Arial" w:hAnsi="Arial" w:cs="Arial"/>
          <w:color w:val="000000" w:themeColor="text1"/>
          <w:sz w:val="22"/>
          <w:szCs w:val="22"/>
        </w:rPr>
        <w:lastRenderedPageBreak/>
        <w:t>(9) Since the approach to handling missing data is critical to the results, a sensitivity analysis should be conducted to assess the robustness of the findings when removing data with varying proportions of missingness.</w:t>
      </w:r>
    </w:p>
    <w:p w14:paraId="4889984E" w14:textId="4348DDA9" w:rsidR="00642DBF" w:rsidRDefault="00642DBF" w:rsidP="00642DBF">
      <w:pPr>
        <w:spacing w:line="480" w:lineRule="auto"/>
        <w:rPr>
          <w:rFonts w:ascii="Arial" w:hAnsi="Arial" w:cs="Arial"/>
          <w:color w:val="4472C4" w:themeColor="accent1"/>
          <w:sz w:val="22"/>
          <w:szCs w:val="22"/>
        </w:rPr>
      </w:pPr>
      <w:r>
        <w:rPr>
          <w:rFonts w:ascii="Arial" w:hAnsi="Arial" w:cs="Arial"/>
          <w:color w:val="4472C4" w:themeColor="accent1"/>
          <w:sz w:val="22"/>
          <w:szCs w:val="22"/>
        </w:rPr>
        <w:t>We added</w:t>
      </w:r>
      <w:r w:rsidRPr="00243C1C">
        <w:rPr>
          <w:rFonts w:ascii="Arial" w:hAnsi="Arial" w:cs="Arial"/>
          <w:color w:val="4472C4" w:themeColor="accent1"/>
          <w:sz w:val="22"/>
          <w:szCs w:val="22"/>
        </w:rPr>
        <w:t xml:space="preserve"> an additional sensitivity analysis only </w:t>
      </w:r>
      <w:r w:rsidR="006A5558" w:rsidRPr="00243C1C">
        <w:rPr>
          <w:rFonts w:ascii="Arial" w:hAnsi="Arial" w:cs="Arial"/>
          <w:color w:val="4472C4" w:themeColor="accent1"/>
          <w:sz w:val="22"/>
          <w:szCs w:val="22"/>
        </w:rPr>
        <w:t>includ</w:t>
      </w:r>
      <w:r w:rsidR="006A5558">
        <w:rPr>
          <w:rFonts w:ascii="Arial" w:hAnsi="Arial" w:cs="Arial"/>
          <w:color w:val="4472C4" w:themeColor="accent1"/>
          <w:sz w:val="22"/>
          <w:szCs w:val="22"/>
        </w:rPr>
        <w:t>ing</w:t>
      </w:r>
      <w:r w:rsidR="006A5558" w:rsidRPr="00243C1C">
        <w:rPr>
          <w:rFonts w:ascii="Arial" w:hAnsi="Arial" w:cs="Arial"/>
          <w:color w:val="4472C4" w:themeColor="accent1"/>
          <w:sz w:val="22"/>
          <w:szCs w:val="22"/>
        </w:rPr>
        <w:t xml:space="preserve"> </w:t>
      </w:r>
      <w:r w:rsidRPr="00243C1C">
        <w:rPr>
          <w:rFonts w:ascii="Arial" w:hAnsi="Arial" w:cs="Arial"/>
          <w:color w:val="4472C4" w:themeColor="accent1"/>
          <w:sz w:val="22"/>
          <w:szCs w:val="22"/>
        </w:rPr>
        <w:t>counties with less than 20% missing</w:t>
      </w:r>
      <w:r>
        <w:rPr>
          <w:rFonts w:ascii="Arial" w:hAnsi="Arial" w:cs="Arial"/>
          <w:color w:val="4472C4" w:themeColor="accent1"/>
          <w:sz w:val="22"/>
          <w:szCs w:val="22"/>
        </w:rPr>
        <w:t xml:space="preserve"> data</w:t>
      </w:r>
      <w:r w:rsidRPr="00243C1C">
        <w:rPr>
          <w:rFonts w:ascii="Arial" w:hAnsi="Arial" w:cs="Arial"/>
          <w:color w:val="4472C4" w:themeColor="accent1"/>
          <w:sz w:val="22"/>
          <w:szCs w:val="22"/>
        </w:rPr>
        <w:t xml:space="preserve">, in response to </w:t>
      </w:r>
      <w:r w:rsidR="008D0DA6">
        <w:rPr>
          <w:rFonts w:ascii="Arial" w:hAnsi="Arial" w:cs="Arial"/>
          <w:color w:val="4472C4" w:themeColor="accent1"/>
          <w:sz w:val="22"/>
          <w:szCs w:val="22"/>
        </w:rPr>
        <w:t>the reviewer’s</w:t>
      </w:r>
      <w:r w:rsidR="008D0DA6" w:rsidRPr="00243C1C">
        <w:rPr>
          <w:rFonts w:ascii="Arial" w:hAnsi="Arial" w:cs="Arial"/>
          <w:color w:val="4472C4" w:themeColor="accent1"/>
          <w:sz w:val="22"/>
          <w:szCs w:val="22"/>
        </w:rPr>
        <w:t xml:space="preserve"> </w:t>
      </w:r>
      <w:r w:rsidRPr="00243C1C">
        <w:rPr>
          <w:rFonts w:ascii="Arial" w:hAnsi="Arial" w:cs="Arial"/>
          <w:color w:val="4472C4" w:themeColor="accent1"/>
          <w:sz w:val="22"/>
          <w:szCs w:val="22"/>
        </w:rPr>
        <w:t>comment</w:t>
      </w:r>
      <w:r w:rsidR="004A4071">
        <w:rPr>
          <w:rFonts w:ascii="Arial" w:hAnsi="Arial" w:cs="Arial"/>
          <w:color w:val="4472C4" w:themeColor="accent1"/>
          <w:sz w:val="22"/>
          <w:szCs w:val="22"/>
        </w:rPr>
        <w:t>. We</w:t>
      </w:r>
      <w:r w:rsidR="008D0DA6">
        <w:rPr>
          <w:rFonts w:ascii="Arial" w:hAnsi="Arial" w:cs="Arial"/>
          <w:color w:val="4472C4" w:themeColor="accent1"/>
          <w:sz w:val="22"/>
          <w:szCs w:val="22"/>
        </w:rPr>
        <w:t xml:space="preserve"> ha</w:t>
      </w:r>
      <w:r w:rsidR="004A4071">
        <w:rPr>
          <w:rFonts w:ascii="Arial" w:hAnsi="Arial" w:cs="Arial"/>
          <w:color w:val="4472C4" w:themeColor="accent1"/>
          <w:sz w:val="22"/>
          <w:szCs w:val="22"/>
        </w:rPr>
        <w:t>ve included the following additional text</w:t>
      </w:r>
      <w:r w:rsidR="001A1C4A">
        <w:rPr>
          <w:rFonts w:ascii="Arial" w:hAnsi="Arial" w:cs="Arial"/>
          <w:color w:val="4472C4" w:themeColor="accent1"/>
          <w:sz w:val="22"/>
          <w:szCs w:val="22"/>
        </w:rPr>
        <w:t xml:space="preserve"> in the manuscript</w:t>
      </w:r>
      <w:r w:rsidR="008C473A">
        <w:rPr>
          <w:rFonts w:ascii="Arial" w:hAnsi="Arial" w:cs="Arial"/>
          <w:color w:val="4472C4" w:themeColor="accent1"/>
          <w:sz w:val="22"/>
          <w:szCs w:val="22"/>
        </w:rPr>
        <w:t>,</w:t>
      </w:r>
      <w:r w:rsidR="001A1C4A">
        <w:rPr>
          <w:rFonts w:ascii="Arial" w:hAnsi="Arial" w:cs="Arial"/>
          <w:color w:val="4472C4" w:themeColor="accent1"/>
          <w:sz w:val="22"/>
          <w:szCs w:val="22"/>
        </w:rPr>
        <w:t xml:space="preserve"> as well as the additional </w:t>
      </w:r>
      <w:r w:rsidR="00F02B9A">
        <w:rPr>
          <w:rFonts w:ascii="Arial" w:hAnsi="Arial" w:cs="Arial"/>
          <w:color w:val="4472C4" w:themeColor="accent1"/>
          <w:sz w:val="22"/>
          <w:szCs w:val="22"/>
        </w:rPr>
        <w:t xml:space="preserve">supplemental </w:t>
      </w:r>
      <w:r w:rsidR="001A1C4A">
        <w:rPr>
          <w:rFonts w:ascii="Arial" w:hAnsi="Arial" w:cs="Arial"/>
          <w:color w:val="4472C4" w:themeColor="accent1"/>
          <w:sz w:val="22"/>
          <w:szCs w:val="22"/>
        </w:rPr>
        <w:t xml:space="preserve">figure below: </w:t>
      </w:r>
    </w:p>
    <w:p w14:paraId="64091268" w14:textId="77777777" w:rsidR="00D164FC" w:rsidRDefault="00D164FC" w:rsidP="00D164FC">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 xml:space="preserve">“Because of the large proportion of missing data in the POUS dataset, we conducted an additional sensitivity analysis limiting our analysis to counties with 20% of data missing or less” (statistical analysis, page 7, paragraph 2). </w:t>
      </w:r>
    </w:p>
    <w:p w14:paraId="09D9BEBD" w14:textId="1C9206E7" w:rsidR="00642DBF" w:rsidRPr="007E4BB5" w:rsidRDefault="00AA187E" w:rsidP="007E4BB5">
      <w:pPr>
        <w:spacing w:line="480" w:lineRule="auto"/>
        <w:ind w:firstLine="720"/>
        <w:rPr>
          <w:rFonts w:ascii="Arial" w:hAnsi="Arial" w:cs="Arial"/>
          <w:color w:val="4472C4" w:themeColor="accent1"/>
          <w:sz w:val="22"/>
          <w:szCs w:val="22"/>
        </w:rPr>
      </w:pPr>
      <w:r w:rsidRPr="004A3544">
        <w:rPr>
          <w:rFonts w:ascii="Arial" w:hAnsi="Arial" w:cs="Arial"/>
          <w:noProof/>
          <w:color w:val="4472C4" w:themeColor="accent1"/>
          <w:sz w:val="20"/>
          <w:szCs w:val="20"/>
        </w:rPr>
        <mc:AlternateContent>
          <mc:Choice Requires="wps">
            <w:drawing>
              <wp:anchor distT="0" distB="0" distL="114300" distR="114300" simplePos="0" relativeHeight="251671552" behindDoc="0" locked="0" layoutInCell="1" allowOverlap="1" wp14:anchorId="50725CDE" wp14:editId="1B5724FB">
                <wp:simplePos x="0" y="0"/>
                <wp:positionH relativeFrom="column">
                  <wp:posOffset>5198745</wp:posOffset>
                </wp:positionH>
                <wp:positionV relativeFrom="paragraph">
                  <wp:posOffset>2118360</wp:posOffset>
                </wp:positionV>
                <wp:extent cx="509270" cy="528320"/>
                <wp:effectExtent l="0" t="0" r="0" b="5080"/>
                <wp:wrapSquare wrapText="bothSides"/>
                <wp:docPr id="262257157"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3C411A2A"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1%</w:t>
                            </w:r>
                          </w:p>
                          <w:p w14:paraId="2895978C"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3%</w:t>
                            </w:r>
                          </w:p>
                          <w:p w14:paraId="0DE3AAFB" w14:textId="77777777" w:rsidR="00642DBF" w:rsidRPr="00F73731" w:rsidRDefault="00642DBF" w:rsidP="00642DBF">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25CDE" id="_x0000_s1030" type="#_x0000_t202" style="position:absolute;left:0;text-align:left;margin-left:409.35pt;margin-top:166.8pt;width:40.1pt;height:4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" fillcolor="white [3201]" stroked="f" strokeweight=".5pt">
                <v:textbox>
                  <w:txbxContent>
                    <w:p w14:paraId="3C411A2A"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1%</w:t>
                      </w:r>
                    </w:p>
                    <w:p w14:paraId="2895978C"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3%</w:t>
                      </w:r>
                    </w:p>
                    <w:p w14:paraId="0DE3AAFB" w14:textId="77777777" w:rsidR="00642DBF" w:rsidRPr="00F73731" w:rsidRDefault="00642DBF" w:rsidP="00642DBF">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Pr="004A3544">
        <w:rPr>
          <w:rFonts w:ascii="Arial" w:hAnsi="Arial" w:cs="Arial"/>
          <w:b/>
          <w:bCs/>
          <w:noProof/>
          <w:color w:val="4472C4" w:themeColor="accent1"/>
          <w:sz w:val="20"/>
          <w:szCs w:val="20"/>
        </w:rPr>
        <w:drawing>
          <wp:anchor distT="0" distB="0" distL="114300" distR="114300" simplePos="0" relativeHeight="251670528" behindDoc="0" locked="0" layoutInCell="1" allowOverlap="1" wp14:anchorId="0F9A7415" wp14:editId="30287682">
            <wp:simplePos x="0" y="0"/>
            <wp:positionH relativeFrom="column">
              <wp:posOffset>4871085</wp:posOffset>
            </wp:positionH>
            <wp:positionV relativeFrom="paragraph">
              <wp:posOffset>1889760</wp:posOffset>
            </wp:positionV>
            <wp:extent cx="1412875" cy="774065"/>
            <wp:effectExtent l="12700" t="12700" r="9525" b="13335"/>
            <wp:wrapSquare wrapText="bothSides"/>
            <wp:docPr id="1056838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D164FC">
        <w:rPr>
          <w:rFonts w:ascii="Arial" w:hAnsi="Arial" w:cs="Arial"/>
          <w:color w:val="4472C4" w:themeColor="accent1"/>
          <w:sz w:val="22"/>
          <w:szCs w:val="22"/>
        </w:rPr>
        <w:t>“Restricting to counties with 80% or higher coverage (compared to 50% or higher in our main analyses) did not change our results (</w:t>
      </w:r>
      <w:r w:rsidR="00D164FC" w:rsidRPr="009141F4">
        <w:rPr>
          <w:rFonts w:ascii="Arial" w:hAnsi="Arial" w:cs="Arial"/>
          <w:b/>
          <w:bCs/>
          <w:color w:val="4472C4" w:themeColor="accent1"/>
          <w:sz w:val="22"/>
          <w:szCs w:val="22"/>
        </w:rPr>
        <w:t>Supplemental Figure X</w:t>
      </w:r>
      <w:r w:rsidR="00D164FC">
        <w:rPr>
          <w:rFonts w:ascii="Arial" w:hAnsi="Arial" w:cs="Arial"/>
          <w:color w:val="4472C4" w:themeColor="accent1"/>
          <w:sz w:val="22"/>
          <w:szCs w:val="22"/>
        </w:rPr>
        <w:t xml:space="preserve">)” (results, sensitivity analyses, page 11). </w:t>
      </w:r>
    </w:p>
    <w:p w14:paraId="01771522" w14:textId="77777777" w:rsidR="00642DBF" w:rsidRPr="00512C18" w:rsidRDefault="00642DBF" w:rsidP="00642DBF">
      <w:pPr>
        <w:rPr>
          <w:rFonts w:ascii="Arial" w:hAnsi="Arial" w:cs="Arial"/>
          <w:b/>
          <w:bCs/>
          <w:color w:val="4472C4" w:themeColor="accent1"/>
          <w:sz w:val="20"/>
          <w:szCs w:val="20"/>
        </w:rPr>
      </w:pPr>
      <w:r>
        <w:rPr>
          <w:rFonts w:ascii="Arial" w:hAnsi="Arial" w:cs="Arial"/>
          <w:noProof/>
          <w:color w:val="4472C4" w:themeColor="accent1"/>
          <w:sz w:val="22"/>
          <w:szCs w:val="22"/>
        </w:rPr>
        <w:drawing>
          <wp:anchor distT="0" distB="0" distL="114300" distR="114300" simplePos="0" relativeHeight="251669504" behindDoc="0" locked="0" layoutInCell="1" allowOverlap="1" wp14:anchorId="204A8B74" wp14:editId="66D4A938">
            <wp:simplePos x="0" y="0"/>
            <wp:positionH relativeFrom="column">
              <wp:posOffset>0</wp:posOffset>
            </wp:positionH>
            <wp:positionV relativeFrom="paragraph">
              <wp:posOffset>503</wp:posOffset>
            </wp:positionV>
            <wp:extent cx="5943600" cy="2604770"/>
            <wp:effectExtent l="0" t="0" r="0" b="0"/>
            <wp:wrapSquare wrapText="bothSides"/>
            <wp:docPr id="108182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268" name="Picture 49686268"/>
                    <pic:cNvPicPr/>
                  </pic:nvPicPr>
                  <pic:blipFill rotWithShape="1">
                    <a:blip r:embed="rId14" cstate="print">
                      <a:extLst>
                        <a:ext uri="{28A0092B-C50C-407E-A947-70E740481C1C}">
                          <a14:useLocalDpi xmlns:a14="http://schemas.microsoft.com/office/drawing/2010/main" val="0"/>
                        </a:ext>
                      </a:extLst>
                    </a:blip>
                    <a:srcRect b="2233"/>
                    <a:stretch>
                      <a:fillRect/>
                    </a:stretch>
                  </pic:blipFill>
                  <pic:spPr bwMode="auto">
                    <a:xfrm>
                      <a:off x="0" y="0"/>
                      <a:ext cx="5943600" cy="2604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43C1C">
        <w:rPr>
          <w:rFonts w:ascii="Arial" w:hAnsi="Arial" w:cs="Arial"/>
          <w:color w:val="000000" w:themeColor="text1"/>
          <w:sz w:val="22"/>
          <w:szCs w:val="22"/>
        </w:rPr>
        <w:br/>
      </w:r>
      <w:r w:rsidRPr="009141F4">
        <w:rPr>
          <w:rFonts w:ascii="Arial" w:hAnsi="Arial" w:cs="Arial"/>
          <w:b/>
          <w:bCs/>
          <w:color w:val="4472C4" w:themeColor="accent1"/>
          <w:sz w:val="20"/>
          <w:szCs w:val="20"/>
        </w:rPr>
        <w:t>Supplemental Figure X</w:t>
      </w:r>
      <w:r>
        <w:rPr>
          <w:rFonts w:ascii="Arial" w:hAnsi="Arial" w:cs="Arial"/>
          <w:color w:val="4472C4" w:themeColor="accent1"/>
          <w:sz w:val="20"/>
          <w:szCs w:val="20"/>
        </w:rPr>
        <w:t>: R</w:t>
      </w:r>
      <w:r w:rsidRPr="00512C18">
        <w:rPr>
          <w:rFonts w:ascii="Arial" w:hAnsi="Arial" w:cs="Arial"/>
          <w:color w:val="4472C4"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1%,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3%, and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5% of county electrical customers, </w:t>
      </w:r>
      <w:r>
        <w:rPr>
          <w:rFonts w:ascii="Arial" w:hAnsi="Arial" w:cs="Arial"/>
          <w:color w:val="4472C4" w:themeColor="accent1"/>
          <w:sz w:val="20"/>
          <w:szCs w:val="20"/>
        </w:rPr>
        <w:t>in counties with 20% of data missing or less.</w:t>
      </w:r>
      <w:r w:rsidRPr="00512C18">
        <w:rPr>
          <w:rFonts w:ascii="Arial" w:hAnsi="Arial" w:cs="Arial"/>
          <w:color w:val="4472C4" w:themeColor="accent1"/>
          <w:sz w:val="20"/>
          <w:szCs w:val="20"/>
        </w:rPr>
        <w:t xml:space="preserve"> Estimates are from conditional Poisson regression models adjusted for daily wind speed, temperature, and precipitation. </w:t>
      </w:r>
    </w:p>
    <w:p w14:paraId="177033D7" w14:textId="3F003986" w:rsidR="00912FCB"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r>
      <w:r w:rsidRPr="00243C1C">
        <w:rPr>
          <w:rFonts w:ascii="Arial" w:hAnsi="Arial" w:cs="Arial"/>
          <w:color w:val="000000" w:themeColor="text1"/>
          <w:sz w:val="22"/>
          <w:szCs w:val="22"/>
        </w:rPr>
        <w:br/>
      </w:r>
      <w:r w:rsidRPr="00243C1C">
        <w:rPr>
          <w:rFonts w:ascii="Arial" w:hAnsi="Arial" w:cs="Arial"/>
          <w:color w:val="000000" w:themeColor="text1"/>
          <w:sz w:val="22"/>
          <w:szCs w:val="22"/>
        </w:rPr>
        <w:lastRenderedPageBreak/>
        <w:t>Minor comments:</w:t>
      </w:r>
      <w:r w:rsidRPr="00243C1C">
        <w:rPr>
          <w:rFonts w:ascii="Arial" w:hAnsi="Arial" w:cs="Arial"/>
          <w:color w:val="000000" w:themeColor="text1"/>
          <w:sz w:val="22"/>
          <w:szCs w:val="22"/>
        </w:rPr>
        <w:br/>
        <w:t xml:space="preserve">(1) Please consider including the results for </w:t>
      </w:r>
      <w:proofErr w:type="spellStart"/>
      <w:r w:rsidRPr="00243C1C">
        <w:rPr>
          <w:rFonts w:ascii="Arial" w:hAnsi="Arial" w:cs="Arial"/>
          <w:color w:val="000000" w:themeColor="text1"/>
          <w:sz w:val="22"/>
          <w:szCs w:val="22"/>
        </w:rPr>
        <w:t>qAIC</w:t>
      </w:r>
      <w:proofErr w:type="spellEnd"/>
      <w:r w:rsidRPr="00243C1C">
        <w:rPr>
          <w:rFonts w:ascii="Arial" w:hAnsi="Arial" w:cs="Arial"/>
          <w:color w:val="000000" w:themeColor="text1"/>
          <w:sz w:val="22"/>
          <w:szCs w:val="22"/>
        </w:rPr>
        <w:t xml:space="preserve"> in supplementary materials for completeness.</w:t>
      </w:r>
    </w:p>
    <w:p w14:paraId="4681858A" w14:textId="0F740C4E" w:rsidR="00912FCB" w:rsidRPr="00243C1C" w:rsidRDefault="00291EBD">
      <w:pPr>
        <w:rPr>
          <w:rFonts w:ascii="Arial" w:hAnsi="Arial" w:cs="Arial"/>
          <w:color w:val="4472C4" w:themeColor="accent1"/>
          <w:sz w:val="22"/>
          <w:szCs w:val="22"/>
        </w:rPr>
      </w:pPr>
      <w:r w:rsidRPr="00243C1C">
        <w:rPr>
          <w:rFonts w:ascii="Arial" w:hAnsi="Arial" w:cs="Arial"/>
          <w:color w:val="4472C4" w:themeColor="accent1"/>
          <w:sz w:val="22"/>
          <w:szCs w:val="22"/>
        </w:rPr>
        <w:t xml:space="preserve">Yes, thank you - we’ve added the </w:t>
      </w:r>
      <w:proofErr w:type="spellStart"/>
      <w:r w:rsidRPr="00243C1C">
        <w:rPr>
          <w:rFonts w:ascii="Arial" w:hAnsi="Arial" w:cs="Arial"/>
          <w:color w:val="4472C4" w:themeColor="accent1"/>
          <w:sz w:val="22"/>
          <w:szCs w:val="22"/>
        </w:rPr>
        <w:t>qAICs</w:t>
      </w:r>
      <w:proofErr w:type="spellEnd"/>
      <w:r w:rsidRPr="00243C1C">
        <w:rPr>
          <w:rFonts w:ascii="Arial" w:hAnsi="Arial" w:cs="Arial"/>
          <w:color w:val="4472C4" w:themeColor="accent1"/>
          <w:sz w:val="22"/>
          <w:szCs w:val="22"/>
        </w:rPr>
        <w:t xml:space="preserve"> to the supplement.</w:t>
      </w:r>
    </w:p>
    <w:p w14:paraId="71ECCF14" w14:textId="77777777" w:rsidR="004A7C39"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(2) In the main analysis results for CVD hospitalizations, the authors report increases in CVD-related hospitalizations 1-3 and 6 days after power outage exposure. However, Figure 2 suggests that significant increases are only observed on lag days 1 and 2. Additionally, Figure 2 indicates that power outages with a size ≥1% appear to have protective effects on CVD-related hospitalizations on lag days 4 and 5 (a similar pattern is observed in Supplemental Figure 1). Could the authors provide an explanation for these findings?</w:t>
      </w:r>
    </w:p>
    <w:p w14:paraId="39A1FE36" w14:textId="66769360" w:rsidR="0033678A" w:rsidRPr="00A54203" w:rsidRDefault="0033678A" w:rsidP="0033678A">
      <w:pPr>
        <w:pStyle w:val="NormalWeb"/>
        <w:rPr>
          <w:rFonts w:ascii="Arial" w:hAnsi="Arial"/>
          <w:color w:val="4472C4" w:themeColor="accent1"/>
          <w:sz w:val="22"/>
        </w:rPr>
      </w:pPr>
      <w:r w:rsidRPr="00A54203">
        <w:rPr>
          <w:rFonts w:ascii="Arial" w:hAnsi="Arial"/>
          <w:color w:val="4472C4" w:themeColor="accent1"/>
          <w:sz w:val="22"/>
        </w:rPr>
        <w:t xml:space="preserve">Thank you for bringing this up. There is some evidence in the literature of week-later delayed effects of heat on CVD hospitalizations, </w:t>
      </w:r>
      <w:r w:rsidR="0059331B" w:rsidRPr="00A54203">
        <w:rPr>
          <w:rFonts w:ascii="Arial" w:hAnsi="Arial"/>
          <w:color w:val="4472C4" w:themeColor="accent1"/>
          <w:sz w:val="22"/>
        </w:rPr>
        <w:t xml:space="preserve">which is why we interpreted lag 6 as positive, </w:t>
      </w:r>
      <w:r w:rsidRPr="00A54203">
        <w:rPr>
          <w:rFonts w:ascii="Arial" w:hAnsi="Arial"/>
          <w:color w:val="4472C4" w:themeColor="accent1"/>
          <w:sz w:val="22"/>
        </w:rPr>
        <w:t>but we were already on the fence about how to interpret that last lag</w:t>
      </w:r>
      <w:r w:rsidR="008C473A" w:rsidRPr="00A54203">
        <w:rPr>
          <w:rFonts w:ascii="Arial" w:hAnsi="Arial"/>
          <w:color w:val="4472C4" w:themeColor="accent1"/>
          <w:sz w:val="22"/>
        </w:rPr>
        <w:t>,</w:t>
      </w:r>
      <w:r w:rsidRPr="00A54203">
        <w:rPr>
          <w:rFonts w:ascii="Arial" w:hAnsi="Arial"/>
          <w:color w:val="4472C4" w:themeColor="accent1"/>
          <w:sz w:val="22"/>
        </w:rPr>
        <w:t xml:space="preserve"> even before comment</w:t>
      </w:r>
      <w:r w:rsidR="003C1F44" w:rsidRPr="00A54203">
        <w:rPr>
          <w:rFonts w:ascii="Arial" w:hAnsi="Arial"/>
          <w:color w:val="4472C4" w:themeColor="accent1"/>
          <w:sz w:val="22"/>
        </w:rPr>
        <w:t>s from both this reviewer and Reviewer 1 about lag 6</w:t>
      </w:r>
      <w:r w:rsidRPr="00A54203">
        <w:rPr>
          <w:rFonts w:ascii="Arial" w:hAnsi="Arial"/>
          <w:color w:val="4472C4" w:themeColor="accent1"/>
          <w:sz w:val="22"/>
        </w:rPr>
        <w:t>. We have removed that interpretation from our manuscript</w:t>
      </w:r>
      <w:r w:rsidR="008C473A" w:rsidRPr="00A54203">
        <w:rPr>
          <w:rFonts w:ascii="Arial" w:hAnsi="Arial"/>
          <w:color w:val="4472C4" w:themeColor="accent1"/>
          <w:sz w:val="22"/>
        </w:rPr>
        <w:t>,</w:t>
      </w:r>
      <w:r w:rsidRPr="00A54203">
        <w:rPr>
          <w:rFonts w:ascii="Arial" w:hAnsi="Arial"/>
          <w:color w:val="4472C4" w:themeColor="accent1"/>
          <w:sz w:val="22"/>
        </w:rPr>
        <w:t xml:space="preserve"> and it now reads:</w:t>
      </w:r>
    </w:p>
    <w:p w14:paraId="3C35B6D1" w14:textId="77777777" w:rsidR="00A039F4" w:rsidRPr="00CE118F" w:rsidRDefault="00A039F4" w:rsidP="00A039F4">
      <w:pPr>
        <w:pStyle w:val="NormalWeb"/>
        <w:spacing w:line="480" w:lineRule="auto"/>
        <w:ind w:firstLine="720"/>
        <w:rPr>
          <w:rFonts w:ascii="Arial" w:hAnsi="Arial" w:cs="Arial"/>
          <w:color w:val="4472C4" w:themeColor="accent1"/>
          <w:sz w:val="22"/>
          <w:szCs w:val="22"/>
        </w:rPr>
      </w:pPr>
      <w:r w:rsidRPr="00CE118F">
        <w:rPr>
          <w:rFonts w:ascii="Arial" w:hAnsi="Arial" w:cs="Arial"/>
          <w:color w:val="4472C4" w:themeColor="accent1"/>
          <w:sz w:val="22"/>
          <w:szCs w:val="22"/>
        </w:rPr>
        <w:t>“In our main analysis, we used a case-crossover design with a conditional Poisson model to test the association between 8+ hour power outage and emergency CVD hospitalization rates up to 1 week after power outage exposure. We found increases in CVD-related hospitalizations 1-3 days after power outage exposure (</w:t>
      </w:r>
      <w:r w:rsidRPr="00CE118F">
        <w:rPr>
          <w:rFonts w:ascii="Arial" w:hAnsi="Arial" w:cs="Arial"/>
          <w:b/>
          <w:bCs/>
          <w:color w:val="4472C4" w:themeColor="accent1"/>
          <w:sz w:val="22"/>
          <w:szCs w:val="22"/>
        </w:rPr>
        <w:t>Figure 2</w:t>
      </w:r>
      <w:r w:rsidRPr="00CE118F">
        <w:rPr>
          <w:rFonts w:ascii="Arial" w:hAnsi="Arial" w:cs="Arial"/>
          <w:color w:val="4472C4" w:themeColor="accent1"/>
          <w:sz w:val="22"/>
          <w:szCs w:val="22"/>
        </w:rPr>
        <w:t>)” (page 10, CVD hospitalizations, Main analysis).</w:t>
      </w:r>
    </w:p>
    <w:p w14:paraId="78D17B1D" w14:textId="46A1241F" w:rsidR="00797FDF" w:rsidRPr="00243C1C" w:rsidRDefault="00797FDF" w:rsidP="00A16E10">
      <w:pPr>
        <w:pStyle w:val="NormalWeb"/>
        <w:ind w:firstLine="720"/>
        <w:rPr>
          <w:rFonts w:ascii="Arial" w:hAnsi="Arial" w:cs="Arial"/>
          <w:color w:val="4472C4" w:themeColor="accent1"/>
          <w:sz w:val="22"/>
          <w:szCs w:val="22"/>
        </w:rPr>
      </w:pPr>
      <w:r w:rsidRPr="00243C1C">
        <w:rPr>
          <w:rFonts w:ascii="Arial" w:hAnsi="Arial" w:cs="Arial"/>
          <w:color w:val="4472C4" w:themeColor="accent1"/>
          <w:sz w:val="22"/>
          <w:szCs w:val="22"/>
        </w:rPr>
        <w:t xml:space="preserve">The observed protective effect on hospitalizations 4–5 days after a power outage may be a </w:t>
      </w:r>
      <w:commentRangeStart w:id="21"/>
      <w:commentRangeStart w:id="22"/>
      <w:r w:rsidRPr="00243C1C">
        <w:rPr>
          <w:rFonts w:ascii="Arial" w:hAnsi="Arial" w:cs="Arial"/>
          <w:color w:val="4472C4" w:themeColor="accent1"/>
          <w:sz w:val="22"/>
          <w:szCs w:val="22"/>
        </w:rPr>
        <w:t xml:space="preserve">harvesting </w:t>
      </w:r>
      <w:commentRangeEnd w:id="21"/>
      <w:r w:rsidR="00181F7C">
        <w:rPr>
          <w:rStyle w:val="CommentReference"/>
          <w:rFonts w:asciiTheme="minorHAnsi" w:eastAsiaTheme="minorHAnsi" w:hAnsiTheme="minorHAnsi" w:cstheme="minorBidi"/>
          <w:kern w:val="2"/>
          <w14:ligatures w14:val="standardContextual"/>
        </w:rPr>
        <w:commentReference w:id="21"/>
      </w:r>
      <w:commentRangeEnd w:id="22"/>
      <w:r w:rsidR="00B164CF">
        <w:rPr>
          <w:rStyle w:val="CommentReference"/>
          <w:rFonts w:asciiTheme="minorHAnsi" w:eastAsiaTheme="minorHAnsi" w:hAnsiTheme="minorHAnsi" w:cstheme="minorBidi"/>
          <w:kern w:val="2"/>
          <w14:ligatures w14:val="standardContextual"/>
        </w:rPr>
        <w:commentReference w:id="22"/>
      </w:r>
      <w:r w:rsidRPr="00243C1C">
        <w:rPr>
          <w:rFonts w:ascii="Arial" w:hAnsi="Arial" w:cs="Arial"/>
          <w:color w:val="4472C4" w:themeColor="accent1"/>
          <w:sz w:val="22"/>
          <w:szCs w:val="22"/>
        </w:rPr>
        <w:t>effect. For larger outages, there seems to be no</w:t>
      </w:r>
      <w:r w:rsidR="008B07F8">
        <w:rPr>
          <w:rFonts w:ascii="Arial" w:hAnsi="Arial" w:cs="Arial"/>
          <w:color w:val="4472C4" w:themeColor="accent1"/>
          <w:sz w:val="22"/>
          <w:szCs w:val="22"/>
        </w:rPr>
        <w:t xml:space="preserve"> protective effect</w:t>
      </w:r>
      <w:r w:rsidRPr="00243C1C">
        <w:rPr>
          <w:rFonts w:ascii="Arial" w:hAnsi="Arial" w:cs="Arial"/>
          <w:color w:val="4472C4" w:themeColor="accent1"/>
          <w:sz w:val="22"/>
          <w:szCs w:val="22"/>
        </w:rPr>
        <w:t xml:space="preserve"> on</w:t>
      </w:r>
      <w:r w:rsidR="008B07F8">
        <w:rPr>
          <w:rFonts w:ascii="Arial" w:hAnsi="Arial" w:cs="Arial"/>
          <w:color w:val="4472C4" w:themeColor="accent1"/>
          <w:sz w:val="22"/>
          <w:szCs w:val="22"/>
        </w:rPr>
        <w:t xml:space="preserve"> hospitalizations 4-5 days after exposure,</w:t>
      </w:r>
      <w:r w:rsidRPr="00243C1C">
        <w:rPr>
          <w:rFonts w:ascii="Arial" w:hAnsi="Arial" w:cs="Arial"/>
          <w:color w:val="4472C4" w:themeColor="accent1"/>
          <w:sz w:val="22"/>
          <w:szCs w:val="22"/>
        </w:rPr>
        <w:t xml:space="preserve"> making it unclear </w:t>
      </w:r>
      <w:r w:rsidR="009F5EC2" w:rsidRPr="00243C1C">
        <w:rPr>
          <w:rFonts w:ascii="Arial" w:hAnsi="Arial" w:cs="Arial"/>
          <w:color w:val="4472C4" w:themeColor="accent1"/>
          <w:sz w:val="22"/>
          <w:szCs w:val="22"/>
        </w:rPr>
        <w:t xml:space="preserve">to us </w:t>
      </w:r>
      <w:r w:rsidRPr="00243C1C">
        <w:rPr>
          <w:rFonts w:ascii="Arial" w:hAnsi="Arial" w:cs="Arial"/>
          <w:color w:val="4472C4" w:themeColor="accent1"/>
          <w:sz w:val="22"/>
          <w:szCs w:val="22"/>
        </w:rPr>
        <w:t>whether any true protective effect exists.</w:t>
      </w:r>
      <w:r w:rsidR="003077EA" w:rsidRPr="00243C1C">
        <w:rPr>
          <w:rFonts w:ascii="Arial" w:hAnsi="Arial" w:cs="Arial"/>
          <w:color w:val="4472C4" w:themeColor="accent1"/>
          <w:sz w:val="22"/>
          <w:szCs w:val="22"/>
        </w:rPr>
        <w:t xml:space="preserve"> We’ve added the following text explaining our interpretation of these findings to the discussion: </w:t>
      </w:r>
    </w:p>
    <w:p w14:paraId="016F7496" w14:textId="7818B054" w:rsidR="0056448C" w:rsidRPr="008354DD" w:rsidRDefault="00E9781A" w:rsidP="0033678A">
      <w:pPr>
        <w:pStyle w:val="NormalWeb"/>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56448C" w:rsidRPr="008354DD">
        <w:rPr>
          <w:rFonts w:ascii="Arial" w:hAnsi="Arial" w:cs="Arial"/>
          <w:color w:val="4472C4" w:themeColor="accent1"/>
          <w:sz w:val="22"/>
          <w:szCs w:val="22"/>
        </w:rPr>
        <w:t>The observed protective effect on hospitalizations 4–5 days after a power outage may be a harvesting effect. For larger outages, there seems to be no</w:t>
      </w:r>
      <w:r w:rsidR="00FF1229">
        <w:rPr>
          <w:rFonts w:ascii="Arial" w:hAnsi="Arial" w:cs="Arial"/>
          <w:color w:val="4472C4" w:themeColor="accent1"/>
          <w:sz w:val="22"/>
          <w:szCs w:val="22"/>
        </w:rPr>
        <w:t xml:space="preserve"> protective effect</w:t>
      </w:r>
      <w:r w:rsidR="00FF1229" w:rsidRPr="00243C1C">
        <w:rPr>
          <w:rFonts w:ascii="Arial" w:hAnsi="Arial" w:cs="Arial"/>
          <w:color w:val="4472C4" w:themeColor="accent1"/>
          <w:sz w:val="22"/>
          <w:szCs w:val="22"/>
        </w:rPr>
        <w:t xml:space="preserve"> on</w:t>
      </w:r>
      <w:r w:rsidR="00FF1229">
        <w:rPr>
          <w:rFonts w:ascii="Arial" w:hAnsi="Arial" w:cs="Arial"/>
          <w:color w:val="4472C4" w:themeColor="accent1"/>
          <w:sz w:val="22"/>
          <w:szCs w:val="22"/>
        </w:rPr>
        <w:t xml:space="preserve"> hospitalizations 4-5 days after exposure, m</w:t>
      </w:r>
      <w:r w:rsidR="0056448C" w:rsidRPr="008354DD">
        <w:rPr>
          <w:rFonts w:ascii="Arial" w:hAnsi="Arial" w:cs="Arial"/>
          <w:color w:val="4472C4" w:themeColor="accent1"/>
          <w:sz w:val="22"/>
          <w:szCs w:val="22"/>
        </w:rPr>
        <w:t>aking it unclear whether any true protective effect exists</w:t>
      </w:r>
      <w:r>
        <w:rPr>
          <w:rFonts w:ascii="Arial" w:hAnsi="Arial" w:cs="Arial"/>
          <w:color w:val="4472C4" w:themeColor="accent1"/>
          <w:sz w:val="22"/>
          <w:szCs w:val="22"/>
        </w:rPr>
        <w:t>” (to add page and line number later when we know where this goes)</w:t>
      </w:r>
      <w:r w:rsidR="00516EFB">
        <w:rPr>
          <w:rFonts w:ascii="Arial" w:hAnsi="Arial" w:cs="Arial"/>
          <w:color w:val="4472C4" w:themeColor="accent1"/>
          <w:sz w:val="22"/>
          <w:szCs w:val="22"/>
        </w:rPr>
        <w:t>.</w:t>
      </w:r>
    </w:p>
    <w:p w14:paraId="077323D0" w14:textId="77777777" w:rsidR="007824C8"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(3) The discussion could include an explanation for the differing lag effects observed for CVD and respiratory-related hospitalizations.</w:t>
      </w:r>
    </w:p>
    <w:p w14:paraId="0F676051" w14:textId="4FBDD325" w:rsidR="0033678A" w:rsidRPr="00243C1C" w:rsidRDefault="0033678A">
      <w:pPr>
        <w:rPr>
          <w:rFonts w:ascii="Arial" w:hAnsi="Arial" w:cs="Arial"/>
          <w:color w:val="000000" w:themeColor="text1"/>
          <w:sz w:val="22"/>
          <w:szCs w:val="22"/>
        </w:rPr>
      </w:pPr>
    </w:p>
    <w:p w14:paraId="5A9B8C0F" w14:textId="37357534" w:rsidR="003D24E2" w:rsidRPr="00243C1C" w:rsidRDefault="003D24E2">
      <w:pPr>
        <w:rPr>
          <w:rFonts w:ascii="Arial" w:hAnsi="Arial" w:cs="Arial"/>
          <w:color w:val="4472C4" w:themeColor="accent1"/>
          <w:sz w:val="22"/>
          <w:szCs w:val="22"/>
        </w:rPr>
      </w:pPr>
      <w:r w:rsidRPr="00243C1C">
        <w:rPr>
          <w:rFonts w:ascii="Arial" w:hAnsi="Arial" w:cs="Arial"/>
          <w:color w:val="4472C4" w:themeColor="accent1"/>
          <w:sz w:val="22"/>
          <w:szCs w:val="22"/>
        </w:rPr>
        <w:t>Yes – we chose to analyze these two outcomes separately because we hypothesized that th</w:t>
      </w:r>
      <w:r w:rsidR="00F127CE" w:rsidRPr="00243C1C">
        <w:rPr>
          <w:rFonts w:ascii="Arial" w:hAnsi="Arial" w:cs="Arial"/>
          <w:color w:val="4472C4" w:themeColor="accent1"/>
          <w:sz w:val="22"/>
          <w:szCs w:val="22"/>
        </w:rPr>
        <w:t xml:space="preserve">e effects of power outage on CVD and </w:t>
      </w:r>
      <w:r w:rsidR="008B64BA" w:rsidRPr="00243C1C">
        <w:rPr>
          <w:rFonts w:ascii="Arial" w:hAnsi="Arial" w:cs="Arial"/>
          <w:color w:val="4472C4" w:themeColor="accent1"/>
          <w:sz w:val="22"/>
          <w:szCs w:val="22"/>
        </w:rPr>
        <w:t>respiratory</w:t>
      </w:r>
      <w:r w:rsidR="00F127CE" w:rsidRPr="00243C1C">
        <w:rPr>
          <w:rFonts w:ascii="Arial" w:hAnsi="Arial" w:cs="Arial"/>
          <w:color w:val="4472C4" w:themeColor="accent1"/>
          <w:sz w:val="22"/>
          <w:szCs w:val="22"/>
        </w:rPr>
        <w:t xml:space="preserve"> </w:t>
      </w:r>
      <w:r w:rsidR="008B64BA" w:rsidRPr="00243C1C">
        <w:rPr>
          <w:rFonts w:ascii="Arial" w:hAnsi="Arial" w:cs="Arial"/>
          <w:color w:val="4472C4" w:themeColor="accent1"/>
          <w:sz w:val="22"/>
          <w:szCs w:val="22"/>
        </w:rPr>
        <w:t>hospitalizations</w:t>
      </w:r>
      <w:r w:rsidR="00F127CE" w:rsidRPr="00243C1C">
        <w:rPr>
          <w:rFonts w:ascii="Arial" w:hAnsi="Arial" w:cs="Arial"/>
          <w:color w:val="4472C4" w:themeColor="accent1"/>
          <w:sz w:val="22"/>
          <w:szCs w:val="22"/>
        </w:rPr>
        <w:t xml:space="preserve"> may be different. </w:t>
      </w:r>
      <w:r w:rsidR="00181F7C" w:rsidRPr="00243C1C">
        <w:rPr>
          <w:rFonts w:ascii="Arial" w:hAnsi="Arial" w:cs="Arial"/>
          <w:color w:val="4472C4" w:themeColor="accent1"/>
          <w:sz w:val="22"/>
          <w:szCs w:val="22"/>
        </w:rPr>
        <w:t>We</w:t>
      </w:r>
      <w:r w:rsidR="00181F7C">
        <w:rPr>
          <w:rFonts w:ascii="Arial" w:hAnsi="Arial" w:cs="Arial"/>
          <w:color w:val="4472C4" w:themeColor="accent1"/>
          <w:sz w:val="22"/>
          <w:szCs w:val="22"/>
        </w:rPr>
        <w:t xml:space="preserve"> ha</w:t>
      </w:r>
      <w:r w:rsidR="00181F7C" w:rsidRPr="00243C1C">
        <w:rPr>
          <w:rFonts w:ascii="Arial" w:hAnsi="Arial" w:cs="Arial"/>
          <w:color w:val="4472C4" w:themeColor="accent1"/>
          <w:sz w:val="22"/>
          <w:szCs w:val="22"/>
        </w:rPr>
        <w:t xml:space="preserve">ve </w:t>
      </w:r>
      <w:r w:rsidR="008B64BA" w:rsidRPr="00243C1C">
        <w:rPr>
          <w:rFonts w:ascii="Arial" w:hAnsi="Arial" w:cs="Arial"/>
          <w:color w:val="4472C4" w:themeColor="accent1"/>
          <w:sz w:val="22"/>
          <w:szCs w:val="22"/>
        </w:rPr>
        <w:t xml:space="preserve">included the following text in the discussion: </w:t>
      </w:r>
    </w:p>
    <w:p w14:paraId="1D9675BD" w14:textId="77777777" w:rsidR="004838B2" w:rsidRPr="00F0682A" w:rsidRDefault="004838B2" w:rsidP="004838B2">
      <w:pPr>
        <w:spacing w:after="0" w:line="480" w:lineRule="auto"/>
        <w:ind w:firstLine="720"/>
        <w:rPr>
          <w:rFonts w:ascii="Arial" w:hAnsi="Arial" w:cs="Arial"/>
          <w:color w:val="4472C4" w:themeColor="accent1"/>
          <w:sz w:val="22"/>
          <w:szCs w:val="22"/>
        </w:rPr>
      </w:pPr>
      <w:r w:rsidRPr="00F0682A">
        <w:rPr>
          <w:rFonts w:ascii="Arial" w:hAnsi="Arial" w:cs="Arial"/>
          <w:color w:val="4472C4" w:themeColor="accent1"/>
          <w:sz w:val="22"/>
          <w:szCs w:val="22"/>
        </w:rPr>
        <w:t xml:space="preserve">“We hypothesized that power outages may lead to CVD and respiratory hospitalizations in older adults due to increased heat exposure, cold exposure, stress, and loss of electricity to life-sustaining medical devices and mobility aids. Power outages may also cause changes in indoor air quality when dehumidifiers, air purifiers, and ventilation systems lose power. The lagged effects of CVD and respiratory hospitalizations due to power outage likely differ, since the lagged effects of high or low temperature and air pollution differ for CVD versus respiratory disease </w:t>
      </w:r>
      <w:r w:rsidRPr="00F0682A">
        <w:rPr>
          <w:rFonts w:ascii="Arial" w:hAnsi="Arial" w:cs="Arial"/>
          <w:color w:val="4472C4" w:themeColor="accent1"/>
          <w:sz w:val="22"/>
          <w:szCs w:val="22"/>
        </w:rPr>
        <w:fldChar w:fldCharType="begin"/>
      </w:r>
      <w:r w:rsidRPr="00F0682A">
        <w:rPr>
          <w:rFonts w:ascii="Arial" w:hAnsi="Arial" w:cs="Arial"/>
          <w:color w:val="4472C4" w:themeColor="accent1"/>
          <w:sz w:val="22"/>
          <w:szCs w:val="22"/>
        </w:rPr>
        <w:instrText xml:space="preserve"> ADDIN ZOTERO_ITEM CSL_CITATION {"citationID":"0ZzO5udH","properties":{"formattedCitation":"(26\\uc0\\u8211{}28)","plainCitation":"(26–28)","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sidRPr="00F0682A">
        <w:rPr>
          <w:rFonts w:ascii="Arial" w:hAnsi="Arial" w:cs="Arial"/>
          <w:color w:val="4472C4" w:themeColor="accent1"/>
          <w:sz w:val="22"/>
          <w:szCs w:val="22"/>
        </w:rPr>
        <w:fldChar w:fldCharType="separate"/>
      </w:r>
      <w:r w:rsidRPr="00F0682A">
        <w:rPr>
          <w:rFonts w:ascii="Arial" w:hAnsi="Arial" w:cs="Arial"/>
          <w:color w:val="4472C4" w:themeColor="accent1"/>
          <w:sz w:val="22"/>
          <w:szCs w:val="22"/>
        </w:rPr>
        <w:t>(26–28)</w:t>
      </w:r>
      <w:r w:rsidRPr="00F0682A">
        <w:rPr>
          <w:rFonts w:ascii="Arial" w:hAnsi="Arial" w:cs="Arial"/>
          <w:color w:val="4472C4" w:themeColor="accent1"/>
          <w:sz w:val="22"/>
          <w:szCs w:val="22"/>
        </w:rPr>
        <w:fldChar w:fldCharType="end"/>
      </w:r>
      <w:r w:rsidRPr="00F0682A">
        <w:rPr>
          <w:rFonts w:ascii="Arial" w:hAnsi="Arial" w:cs="Arial"/>
          <w:color w:val="4472C4" w:themeColor="accent1"/>
          <w:sz w:val="22"/>
          <w:szCs w:val="22"/>
        </w:rPr>
        <w:t xml:space="preserve">” (page 14, paragraph 2, line 1). </w:t>
      </w:r>
    </w:p>
    <w:p w14:paraId="2E28C066" w14:textId="4BA3849E" w:rsidR="0033678A" w:rsidRPr="00243C1C" w:rsidRDefault="00FD73CC" w:rsidP="00FD73CC">
      <w:pPr>
        <w:pStyle w:val="NormalWeb"/>
        <w:rPr>
          <w:rFonts w:ascii="Arial" w:hAnsi="Arial" w:cs="Arial"/>
          <w:color w:val="4472C4" w:themeColor="accent1"/>
          <w:sz w:val="22"/>
          <w:szCs w:val="22"/>
        </w:rPr>
      </w:pPr>
      <w:r w:rsidRPr="00243C1C">
        <w:rPr>
          <w:rFonts w:ascii="Arial" w:hAnsi="Arial" w:cs="Arial"/>
          <w:color w:val="4472C4" w:themeColor="accent1"/>
          <w:sz w:val="22"/>
          <w:szCs w:val="22"/>
        </w:rPr>
        <w:t xml:space="preserve">Thank you for your </w:t>
      </w:r>
      <w:proofErr w:type="gramStart"/>
      <w:r w:rsidRPr="00243C1C">
        <w:rPr>
          <w:rFonts w:ascii="Arial" w:hAnsi="Arial" w:cs="Arial"/>
          <w:color w:val="4472C4" w:themeColor="accent1"/>
          <w:sz w:val="22"/>
          <w:szCs w:val="22"/>
        </w:rPr>
        <w:t>comments</w:t>
      </w:r>
      <w:proofErr w:type="gramEnd"/>
      <w:r w:rsidRPr="00243C1C">
        <w:rPr>
          <w:rFonts w:ascii="Arial" w:hAnsi="Arial" w:cs="Arial"/>
          <w:color w:val="4472C4" w:themeColor="accent1"/>
          <w:sz w:val="22"/>
          <w:szCs w:val="22"/>
        </w:rPr>
        <w:t xml:space="preserve"> Reviewer 3</w:t>
      </w:r>
      <w:r w:rsidR="00A1631D" w:rsidRPr="00243C1C">
        <w:rPr>
          <w:rFonts w:ascii="Arial" w:hAnsi="Arial" w:cs="Arial"/>
          <w:color w:val="4472C4" w:themeColor="accent1"/>
          <w:sz w:val="22"/>
          <w:szCs w:val="22"/>
        </w:rPr>
        <w:t>!</w:t>
      </w:r>
      <w:r w:rsidRPr="00243C1C">
        <w:rPr>
          <w:rFonts w:ascii="Arial" w:hAnsi="Arial" w:cs="Arial"/>
          <w:color w:val="4472C4" w:themeColor="accent1"/>
          <w:sz w:val="22"/>
          <w:szCs w:val="22"/>
        </w:rPr>
        <w:t xml:space="preserve"> </w:t>
      </w:r>
    </w:p>
    <w:p w14:paraId="6731A5B2" w14:textId="7257970A" w:rsidR="00451111" w:rsidRPr="00243C1C" w:rsidRDefault="00556EC9">
      <w:pPr>
        <w:rPr>
          <w:rFonts w:ascii="Arial" w:hAnsi="Arial" w:cs="Arial"/>
          <w:color w:val="000000" w:themeColor="text1"/>
          <w:sz w:val="22"/>
          <w:szCs w:val="22"/>
        </w:rPr>
      </w:pPr>
      <w:r w:rsidRPr="00243C1C">
        <w:rPr>
          <w:rFonts w:ascii="Arial" w:hAnsi="Arial" w:cs="Arial"/>
          <w:color w:val="000000" w:themeColor="text1"/>
          <w:sz w:val="22"/>
          <w:szCs w:val="22"/>
        </w:rPr>
        <w:t xml:space="preserve">Editor comments: </w:t>
      </w:r>
    </w:p>
    <w:p w14:paraId="3AB36460" w14:textId="77777777" w:rsidR="00F3656F" w:rsidRPr="00243C1C" w:rsidRDefault="00556EC9">
      <w:pPr>
        <w:rPr>
          <w:rFonts w:ascii="Arial" w:hAnsi="Arial" w:cs="Arial"/>
          <w:color w:val="000000" w:themeColor="text1"/>
          <w:sz w:val="22"/>
          <w:szCs w:val="22"/>
        </w:rPr>
      </w:pPr>
      <w:r w:rsidRPr="00243C1C">
        <w:rPr>
          <w:rFonts w:ascii="Arial" w:hAnsi="Arial" w:cs="Arial"/>
          <w:color w:val="000000" w:themeColor="text1"/>
          <w:sz w:val="22"/>
          <w:szCs w:val="22"/>
        </w:rPr>
        <w:t>1. Agree with R2 about improving the description of the total number of outages (7 outages, SD=29, of 8+ hours). The huge right skew renders mean/SD uninterpretable, so median/IQR is needed.</w:t>
      </w:r>
    </w:p>
    <w:p w14:paraId="74F124B9" w14:textId="45D8D69B" w:rsidR="007F03F6" w:rsidRPr="00EB6D71" w:rsidRDefault="007F03F6" w:rsidP="007F03F6">
      <w:pPr>
        <w:pStyle w:val="NormalWeb"/>
        <w:rPr>
          <w:rFonts w:ascii="Arial" w:hAnsi="Arial" w:cs="Arial"/>
          <w:color w:val="4472C4" w:themeColor="accent1"/>
          <w:sz w:val="22"/>
          <w:szCs w:val="22"/>
        </w:rPr>
      </w:pPr>
      <w:r w:rsidRPr="00EB6D71">
        <w:rPr>
          <w:rFonts w:ascii="Arial" w:hAnsi="Arial" w:cs="Arial"/>
          <w:color w:val="4472C4" w:themeColor="accent1"/>
          <w:sz w:val="22"/>
          <w:szCs w:val="22"/>
        </w:rPr>
        <w:t>We have changed this to report the IQR and 5</w:t>
      </w:r>
      <w:r w:rsidRPr="00EB6D71">
        <w:rPr>
          <w:rFonts w:ascii="Arial" w:hAnsi="Arial" w:cs="Arial"/>
          <w:color w:val="4472C4" w:themeColor="accent1"/>
          <w:sz w:val="22"/>
          <w:szCs w:val="22"/>
          <w:vertAlign w:val="superscript"/>
        </w:rPr>
        <w:t>th</w:t>
      </w:r>
      <w:r w:rsidRPr="00EB6D71">
        <w:rPr>
          <w:rFonts w:ascii="Arial" w:hAnsi="Arial" w:cs="Arial"/>
          <w:color w:val="4472C4" w:themeColor="accent1"/>
          <w:sz w:val="22"/>
          <w:szCs w:val="22"/>
        </w:rPr>
        <w:t xml:space="preserve"> and 95</w:t>
      </w:r>
      <w:r w:rsidRPr="00EB6D71">
        <w:rPr>
          <w:rFonts w:ascii="Arial" w:hAnsi="Arial" w:cs="Arial"/>
          <w:color w:val="4472C4" w:themeColor="accent1"/>
          <w:sz w:val="22"/>
          <w:szCs w:val="22"/>
          <w:vertAlign w:val="superscript"/>
        </w:rPr>
        <w:t>th</w:t>
      </w:r>
      <w:r w:rsidRPr="00EB6D71">
        <w:rPr>
          <w:rFonts w:ascii="Arial" w:hAnsi="Arial" w:cs="Arial"/>
          <w:color w:val="4472C4" w:themeColor="accent1"/>
          <w:sz w:val="22"/>
          <w:szCs w:val="22"/>
        </w:rPr>
        <w:t xml:space="preserve"> quantiles. </w:t>
      </w:r>
    </w:p>
    <w:p w14:paraId="78C76179" w14:textId="3FE8D1D1" w:rsidR="00291D3D" w:rsidRPr="00EB6D71" w:rsidRDefault="007F03F6" w:rsidP="00EB6D71">
      <w:pPr>
        <w:pStyle w:val="NormalWeb"/>
        <w:spacing w:line="480" w:lineRule="auto"/>
        <w:ind w:firstLine="720"/>
        <w:rPr>
          <w:rFonts w:ascii="Arial" w:hAnsi="Arial" w:cs="Arial"/>
          <w:color w:val="4472C4" w:themeColor="accent1"/>
          <w:sz w:val="22"/>
          <w:szCs w:val="22"/>
        </w:rPr>
      </w:pPr>
      <w:r w:rsidRPr="00EB6D71">
        <w:rPr>
          <w:rFonts w:ascii="Arial" w:hAnsi="Arial" w:cs="Arial"/>
          <w:color w:val="4472C4" w:themeColor="accent1"/>
          <w:sz w:val="22"/>
          <w:szCs w:val="22"/>
        </w:rPr>
        <w:t>“We included 2,161 US counties, covering 71.1% of older adult Medicare Fee-For-Service beneficiaries age 65+ (N = 23,645,101). These counties experienced a median of 2 (IQR = 4, 5</w:t>
      </w:r>
      <w:r w:rsidRPr="00EB6D71">
        <w:rPr>
          <w:rFonts w:ascii="Arial" w:hAnsi="Arial" w:cs="Arial"/>
          <w:color w:val="4472C4" w:themeColor="accent1"/>
          <w:sz w:val="22"/>
          <w:szCs w:val="22"/>
          <w:vertAlign w:val="superscript"/>
        </w:rPr>
        <w:t>th</w:t>
      </w:r>
      <w:r w:rsidRPr="00EB6D71">
        <w:rPr>
          <w:rFonts w:ascii="Arial" w:hAnsi="Arial" w:cs="Arial"/>
          <w:color w:val="4472C4" w:themeColor="accent1"/>
          <w:sz w:val="22"/>
          <w:szCs w:val="22"/>
        </w:rPr>
        <w:t xml:space="preserve"> percentile = 0, 95</w:t>
      </w:r>
      <w:r w:rsidRPr="00EB6D71">
        <w:rPr>
          <w:rFonts w:ascii="Arial" w:hAnsi="Arial" w:cs="Arial"/>
          <w:color w:val="4472C4" w:themeColor="accent1"/>
          <w:sz w:val="22"/>
          <w:szCs w:val="22"/>
          <w:vertAlign w:val="superscript"/>
        </w:rPr>
        <w:t>th</w:t>
      </w:r>
      <w:r w:rsidRPr="00EB6D71">
        <w:rPr>
          <w:rFonts w:ascii="Arial" w:hAnsi="Arial" w:cs="Arial"/>
          <w:color w:val="4472C4" w:themeColor="accent1"/>
          <w:sz w:val="22"/>
          <w:szCs w:val="22"/>
        </w:rPr>
        <w:t xml:space="preserve"> percentile = 15) 8+ hour power outages affecting </w:t>
      </w:r>
      <w:r w:rsidRPr="00EB6D71">
        <w:rPr>
          <w:rFonts w:ascii="Arial" w:eastAsia="Garamond" w:hAnsi="Arial" w:cs="Arial"/>
          <w:color w:val="4472C4" w:themeColor="accent1"/>
          <w:sz w:val="22"/>
          <w:szCs w:val="22"/>
        </w:rPr>
        <w:t>≥</w:t>
      </w:r>
      <w:r w:rsidRPr="00EB6D71">
        <w:rPr>
          <w:rFonts w:ascii="Arial" w:hAnsi="Arial" w:cs="Arial"/>
          <w:color w:val="4472C4" w:themeColor="accent1"/>
          <w:sz w:val="22"/>
          <w:szCs w:val="22"/>
        </w:rPr>
        <w:t>1% of customers in 2018 (</w:t>
      </w:r>
      <w:r w:rsidRPr="00EB6D71">
        <w:rPr>
          <w:rFonts w:ascii="Arial" w:hAnsi="Arial" w:cs="Arial"/>
          <w:b/>
          <w:bCs/>
          <w:color w:val="4472C4" w:themeColor="accent1"/>
          <w:sz w:val="22"/>
          <w:szCs w:val="22"/>
        </w:rPr>
        <w:t>Figure 1</w:t>
      </w:r>
      <w:r w:rsidRPr="00EB6D71">
        <w:rPr>
          <w:rFonts w:ascii="Arial" w:hAnsi="Arial" w:cs="Arial"/>
          <w:color w:val="4472C4" w:themeColor="accent1"/>
          <w:sz w:val="22"/>
          <w:szCs w:val="22"/>
        </w:rPr>
        <w:t xml:space="preserve">)” (page 9, results paragraph 2). </w:t>
      </w:r>
      <w:r w:rsidR="00556EC9" w:rsidRPr="00243C1C">
        <w:rPr>
          <w:rFonts w:ascii="Arial" w:hAnsi="Arial" w:cs="Arial"/>
          <w:color w:val="000000" w:themeColor="text1"/>
          <w:sz w:val="22"/>
          <w:szCs w:val="22"/>
        </w:rPr>
        <w:br/>
      </w:r>
      <w:r w:rsidR="00556EC9" w:rsidRPr="00243C1C">
        <w:rPr>
          <w:rFonts w:ascii="Arial" w:hAnsi="Arial" w:cs="Arial"/>
          <w:color w:val="000000" w:themeColor="text1"/>
          <w:sz w:val="22"/>
          <w:szCs w:val="22"/>
        </w:rPr>
        <w:br/>
        <w:t xml:space="preserve">2. Also, even if removing the mean/SD, as R2 points out I just think the phrasing of this statistic is not easy for readers: "counties experienced an average of 7 (standard deviation, SD=29) 8+ hour power outages affecting ≥1% of customers in 2018." I have lived in rural U.S., and I had maybe 1 of these outages per year. </w:t>
      </w:r>
      <w:proofErr w:type="gramStart"/>
      <w:r w:rsidR="00556EC9" w:rsidRPr="00243C1C">
        <w:rPr>
          <w:rFonts w:ascii="Arial" w:hAnsi="Arial" w:cs="Arial"/>
          <w:color w:val="000000" w:themeColor="text1"/>
          <w:sz w:val="22"/>
          <w:szCs w:val="22"/>
        </w:rPr>
        <w:t>So</w:t>
      </w:r>
      <w:proofErr w:type="gramEnd"/>
      <w:r w:rsidR="00556EC9" w:rsidRPr="00243C1C">
        <w:rPr>
          <w:rFonts w:ascii="Arial" w:hAnsi="Arial" w:cs="Arial"/>
          <w:color w:val="000000" w:themeColor="text1"/>
          <w:sz w:val="22"/>
          <w:szCs w:val="22"/>
        </w:rPr>
        <w:t xml:space="preserve"> it does not resonate with me. The issue is definitional -- the reader's mind automatically interprets this to mean that each individual in the U.S&gt; </w:t>
      </w:r>
      <w:r w:rsidR="00556EC9" w:rsidRPr="00243C1C">
        <w:rPr>
          <w:rFonts w:ascii="Arial" w:hAnsi="Arial" w:cs="Arial"/>
          <w:color w:val="000000" w:themeColor="text1"/>
          <w:sz w:val="22"/>
          <w:szCs w:val="22"/>
        </w:rPr>
        <w:lastRenderedPageBreak/>
        <w:t>experiences 8 outages per year. But the 1% bit of the statistic is doing a lot of work here -- it means that only a tiny number of households, different each time, are affected. The more useful statistic is the median + IQR of power outages experienced by a given person/household per year.</w:t>
      </w:r>
    </w:p>
    <w:p w14:paraId="14E45FFE" w14:textId="4E6C5A21" w:rsidR="00690F44" w:rsidRPr="00243C1C" w:rsidRDefault="00690F44">
      <w:pPr>
        <w:rPr>
          <w:rFonts w:ascii="Arial" w:hAnsi="Arial" w:cs="Arial"/>
          <w:color w:val="4472C4" w:themeColor="accent1"/>
          <w:sz w:val="22"/>
          <w:szCs w:val="22"/>
        </w:rPr>
      </w:pPr>
      <w:r w:rsidRPr="00243C1C">
        <w:rPr>
          <w:rFonts w:ascii="Arial" w:hAnsi="Arial" w:cs="Arial"/>
          <w:color w:val="4472C4" w:themeColor="accent1"/>
          <w:sz w:val="22"/>
          <w:szCs w:val="22"/>
        </w:rPr>
        <w:t>Thanks for</w:t>
      </w:r>
      <w:r w:rsidR="00E1602C" w:rsidRPr="00243C1C">
        <w:rPr>
          <w:rFonts w:ascii="Arial" w:hAnsi="Arial" w:cs="Arial"/>
          <w:color w:val="4472C4" w:themeColor="accent1"/>
          <w:sz w:val="22"/>
          <w:szCs w:val="22"/>
        </w:rPr>
        <w:t xml:space="preserve"> highlighting this point again. </w:t>
      </w:r>
      <w:r w:rsidRPr="00243C1C">
        <w:rPr>
          <w:rFonts w:ascii="Arial" w:hAnsi="Arial" w:cs="Arial"/>
          <w:color w:val="4472C4" w:themeColor="accent1"/>
          <w:sz w:val="22"/>
          <w:szCs w:val="22"/>
        </w:rPr>
        <w:t>What you said makes a lot of sense.</w:t>
      </w:r>
      <w:r w:rsidR="00785508" w:rsidRPr="00243C1C">
        <w:rPr>
          <w:rFonts w:ascii="Arial" w:hAnsi="Arial" w:cs="Arial"/>
          <w:color w:val="4472C4" w:themeColor="accent1"/>
          <w:sz w:val="22"/>
          <w:szCs w:val="22"/>
        </w:rPr>
        <w:t xml:space="preserve"> We also wanted to calculate the statistic that you mention, but</w:t>
      </w:r>
      <w:r w:rsidRPr="00243C1C">
        <w:rPr>
          <w:rFonts w:ascii="Arial" w:hAnsi="Arial" w:cs="Arial"/>
          <w:color w:val="4472C4" w:themeColor="accent1"/>
          <w:sz w:val="22"/>
          <w:szCs w:val="22"/>
        </w:rPr>
        <w:t xml:space="preserve"> we </w:t>
      </w:r>
      <w:r w:rsidR="008C473A">
        <w:rPr>
          <w:rFonts w:ascii="Arial" w:hAnsi="Arial" w:cs="Arial"/>
          <w:color w:val="4472C4" w:themeColor="accent1"/>
          <w:sz w:val="22"/>
          <w:szCs w:val="22"/>
        </w:rPr>
        <w:t>cannot</w:t>
      </w:r>
      <w:r w:rsidR="008C473A" w:rsidRPr="00243C1C">
        <w:rPr>
          <w:rFonts w:ascii="Arial" w:hAnsi="Arial" w:cs="Arial"/>
          <w:color w:val="4472C4" w:themeColor="accent1"/>
          <w:sz w:val="22"/>
          <w:szCs w:val="22"/>
        </w:rPr>
        <w:t xml:space="preserve"> </w:t>
      </w:r>
      <w:r w:rsidR="008C473A">
        <w:rPr>
          <w:rFonts w:ascii="Arial" w:hAnsi="Arial" w:cs="Arial"/>
          <w:color w:val="4472C4" w:themeColor="accent1"/>
          <w:sz w:val="22"/>
          <w:szCs w:val="22"/>
        </w:rPr>
        <w:t>with</w:t>
      </w:r>
      <w:r w:rsidR="00785508" w:rsidRPr="00243C1C">
        <w:rPr>
          <w:rFonts w:ascii="Arial" w:hAnsi="Arial" w:cs="Arial"/>
          <w:color w:val="4472C4" w:themeColor="accent1"/>
          <w:sz w:val="22"/>
          <w:szCs w:val="22"/>
        </w:rPr>
        <w:t xml:space="preserve"> the </w:t>
      </w:r>
      <w:r w:rsidR="000C1E0B" w:rsidRPr="00243C1C">
        <w:rPr>
          <w:rFonts w:ascii="Arial" w:hAnsi="Arial" w:cs="Arial"/>
          <w:color w:val="4472C4" w:themeColor="accent1"/>
          <w:sz w:val="22"/>
          <w:szCs w:val="22"/>
        </w:rPr>
        <w:t xml:space="preserve">data we have available. We </w:t>
      </w:r>
      <w:r w:rsidR="008C473A">
        <w:rPr>
          <w:rFonts w:ascii="Arial" w:hAnsi="Arial" w:cs="Arial"/>
          <w:color w:val="4472C4" w:themeColor="accent1"/>
          <w:sz w:val="22"/>
          <w:szCs w:val="22"/>
        </w:rPr>
        <w:t xml:space="preserve">have updated the text to help the </w:t>
      </w:r>
      <w:r w:rsidR="009F08C3" w:rsidRPr="00243C1C">
        <w:rPr>
          <w:rFonts w:ascii="Arial" w:hAnsi="Arial" w:cs="Arial"/>
          <w:color w:val="4472C4" w:themeColor="accent1"/>
          <w:sz w:val="22"/>
          <w:szCs w:val="22"/>
        </w:rPr>
        <w:t>reader interpret</w:t>
      </w:r>
      <w:r w:rsidR="008C473A">
        <w:rPr>
          <w:rFonts w:ascii="Arial" w:hAnsi="Arial" w:cs="Arial"/>
          <w:color w:val="4472C4" w:themeColor="accent1"/>
          <w:sz w:val="22"/>
          <w:szCs w:val="22"/>
        </w:rPr>
        <w:t xml:space="preserve"> our exposure metric</w:t>
      </w:r>
      <w:r w:rsidR="009F08C3" w:rsidRPr="00243C1C">
        <w:rPr>
          <w:rFonts w:ascii="Arial" w:hAnsi="Arial" w:cs="Arial"/>
          <w:color w:val="4472C4" w:themeColor="accent1"/>
          <w:sz w:val="22"/>
          <w:szCs w:val="22"/>
        </w:rPr>
        <w:t>:</w:t>
      </w:r>
    </w:p>
    <w:p w14:paraId="68D58890" w14:textId="4A6FB507" w:rsidR="007B3486" w:rsidRPr="00243C1C" w:rsidRDefault="00DB774E" w:rsidP="00DB774E">
      <w:pPr>
        <w:pStyle w:val="NormalWeb"/>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Pr="00C70143">
        <w:rPr>
          <w:rFonts w:ascii="Arial" w:hAnsi="Arial" w:cs="Arial"/>
          <w:color w:val="4472C4" w:themeColor="accent1"/>
          <w:sz w:val="22"/>
          <w:szCs w:val="22"/>
        </w:rPr>
        <w:t xml:space="preserve">We included 2,161 US counties, covering 71.1% of older adult Medicare Fee-For-Service beneficiaries age 65+ (N = 23,645,101). These counties experienced a median of </w:t>
      </w:r>
      <w:r w:rsidR="008C473A">
        <w:rPr>
          <w:rFonts w:ascii="Arial" w:hAnsi="Arial" w:cs="Arial"/>
          <w:color w:val="4472C4" w:themeColor="accent1"/>
          <w:sz w:val="22"/>
          <w:szCs w:val="22"/>
        </w:rPr>
        <w:t>two</w:t>
      </w:r>
      <w:r w:rsidRPr="00C70143">
        <w:rPr>
          <w:rFonts w:ascii="Arial" w:hAnsi="Arial" w:cs="Arial"/>
          <w:color w:val="4472C4" w:themeColor="accent1"/>
          <w:sz w:val="22"/>
          <w:szCs w:val="22"/>
        </w:rPr>
        <w:t xml:space="preserve"> (IQR = 4, 5</w:t>
      </w:r>
      <w:r w:rsidRPr="00C70143">
        <w:rPr>
          <w:rFonts w:ascii="Arial" w:hAnsi="Arial" w:cs="Arial"/>
          <w:color w:val="4472C4" w:themeColor="accent1"/>
          <w:sz w:val="22"/>
          <w:szCs w:val="22"/>
          <w:vertAlign w:val="superscript"/>
        </w:rPr>
        <w:t>th</w:t>
      </w:r>
      <w:r w:rsidRPr="00C70143">
        <w:rPr>
          <w:rFonts w:ascii="Arial" w:hAnsi="Arial" w:cs="Arial"/>
          <w:color w:val="4472C4" w:themeColor="accent1"/>
          <w:sz w:val="22"/>
          <w:szCs w:val="22"/>
        </w:rPr>
        <w:t xml:space="preserve"> percentile = 0, 95</w:t>
      </w:r>
      <w:r w:rsidRPr="00C70143">
        <w:rPr>
          <w:rFonts w:ascii="Arial" w:hAnsi="Arial" w:cs="Arial"/>
          <w:color w:val="4472C4" w:themeColor="accent1"/>
          <w:sz w:val="22"/>
          <w:szCs w:val="22"/>
          <w:vertAlign w:val="superscript"/>
        </w:rPr>
        <w:t>th</w:t>
      </w:r>
      <w:r w:rsidRPr="00C70143">
        <w:rPr>
          <w:rFonts w:ascii="Arial" w:hAnsi="Arial" w:cs="Arial"/>
          <w:color w:val="4472C4" w:themeColor="accent1"/>
          <w:sz w:val="22"/>
          <w:szCs w:val="22"/>
        </w:rPr>
        <w:t xml:space="preserve"> percentile = 15) 8+ hour power outages affecting </w:t>
      </w:r>
      <w:r w:rsidRPr="00C70143">
        <w:rPr>
          <w:rFonts w:ascii="Arial" w:eastAsia="Garamond" w:hAnsi="Arial" w:cs="Arial"/>
          <w:color w:val="4472C4" w:themeColor="accent1"/>
          <w:sz w:val="22"/>
          <w:szCs w:val="22"/>
        </w:rPr>
        <w:t>≥</w:t>
      </w:r>
      <w:r w:rsidRPr="00C70143">
        <w:rPr>
          <w:rFonts w:ascii="Arial" w:hAnsi="Arial" w:cs="Arial"/>
          <w:color w:val="4472C4" w:themeColor="accent1"/>
          <w:sz w:val="22"/>
          <w:szCs w:val="22"/>
        </w:rPr>
        <w:t>1% of customers in 2018 (</w:t>
      </w:r>
      <w:r w:rsidRPr="00C70143">
        <w:rPr>
          <w:rFonts w:ascii="Arial" w:hAnsi="Arial" w:cs="Arial"/>
          <w:b/>
          <w:bCs/>
          <w:color w:val="4472C4" w:themeColor="accent1"/>
          <w:sz w:val="22"/>
          <w:szCs w:val="22"/>
        </w:rPr>
        <w:t>Figure 1</w:t>
      </w:r>
      <w:r w:rsidRPr="00C70143">
        <w:rPr>
          <w:rFonts w:ascii="Arial" w:hAnsi="Arial" w:cs="Arial"/>
          <w:color w:val="4472C4" w:themeColor="accent1"/>
          <w:sz w:val="22"/>
          <w:szCs w:val="22"/>
        </w:rPr>
        <w:t>)</w:t>
      </w:r>
      <w:r w:rsidRPr="008E57B0">
        <w:rPr>
          <w:rFonts w:ascii="Arial" w:hAnsi="Arial" w:cs="Arial"/>
          <w:color w:val="4472C4" w:themeColor="accent1"/>
          <w:sz w:val="22"/>
          <w:szCs w:val="22"/>
        </w:rPr>
        <w:t xml:space="preserve">. Because counties were considered exposed to an 8+ hour power outage if </w:t>
      </w:r>
      <w:r w:rsidRPr="008E57B0">
        <w:rPr>
          <w:rFonts w:ascii="Arial" w:eastAsia="Garamond" w:hAnsi="Arial" w:cs="Arial"/>
          <w:color w:val="4472C4" w:themeColor="accent1"/>
          <w:sz w:val="22"/>
          <w:szCs w:val="22"/>
        </w:rPr>
        <w:t>≥</w:t>
      </w:r>
      <w:r w:rsidRPr="008E57B0">
        <w:rPr>
          <w:rFonts w:ascii="Arial" w:hAnsi="Arial" w:cs="Arial"/>
          <w:color w:val="4472C4" w:themeColor="accent1"/>
          <w:sz w:val="22"/>
          <w:szCs w:val="22"/>
        </w:rPr>
        <w:t>1% of customers were without power for 8+ hours, it was not the case that individuals experienced a</w:t>
      </w:r>
      <w:r>
        <w:rPr>
          <w:rFonts w:ascii="Arial" w:hAnsi="Arial" w:cs="Arial"/>
          <w:color w:val="4472C4" w:themeColor="accent1"/>
          <w:sz w:val="22"/>
          <w:szCs w:val="22"/>
        </w:rPr>
        <w:t xml:space="preserve"> median </w:t>
      </w:r>
      <w:r w:rsidRPr="008E57B0">
        <w:rPr>
          <w:rFonts w:ascii="Arial" w:hAnsi="Arial" w:cs="Arial"/>
          <w:color w:val="4472C4" w:themeColor="accent1"/>
          <w:sz w:val="22"/>
          <w:szCs w:val="22"/>
        </w:rPr>
        <w:t xml:space="preserve">of </w:t>
      </w:r>
      <w:r w:rsidR="008C473A">
        <w:rPr>
          <w:rFonts w:ascii="Arial" w:hAnsi="Arial" w:cs="Arial"/>
          <w:color w:val="4472C4" w:themeColor="accent1"/>
          <w:sz w:val="22"/>
          <w:szCs w:val="22"/>
        </w:rPr>
        <w:t>two</w:t>
      </w:r>
      <w:r w:rsidRPr="008E57B0">
        <w:rPr>
          <w:rFonts w:ascii="Arial" w:hAnsi="Arial" w:cs="Arial"/>
          <w:color w:val="4472C4" w:themeColor="accent1"/>
          <w:sz w:val="22"/>
          <w:szCs w:val="22"/>
        </w:rPr>
        <w:t xml:space="preserve"> 8+ hour outages; rather, a small portion of customers in these counties were </w:t>
      </w:r>
      <w:r w:rsidR="008C473A">
        <w:rPr>
          <w:rFonts w:ascii="Arial" w:hAnsi="Arial" w:cs="Arial"/>
          <w:color w:val="4472C4" w:themeColor="accent1"/>
          <w:sz w:val="22"/>
          <w:szCs w:val="22"/>
        </w:rPr>
        <w:t xml:space="preserve">likely </w:t>
      </w:r>
      <w:r w:rsidRPr="008E57B0">
        <w:rPr>
          <w:rFonts w:ascii="Arial" w:hAnsi="Arial" w:cs="Arial"/>
          <w:color w:val="4472C4" w:themeColor="accent1"/>
          <w:sz w:val="22"/>
          <w:szCs w:val="22"/>
        </w:rPr>
        <w:t>affected by 8+ hour outages</w:t>
      </w:r>
      <w:r>
        <w:rPr>
          <w:rFonts w:ascii="Arial" w:hAnsi="Arial" w:cs="Arial"/>
          <w:color w:val="4472C4" w:themeColor="accent1"/>
          <w:sz w:val="22"/>
          <w:szCs w:val="22"/>
        </w:rPr>
        <w:t>” (page 9, results, paragraph 2).</w:t>
      </w:r>
      <w:r w:rsidR="00556EC9" w:rsidRPr="00243C1C">
        <w:rPr>
          <w:rFonts w:ascii="Arial" w:hAnsi="Arial" w:cs="Arial"/>
          <w:color w:val="000000" w:themeColor="text1"/>
          <w:sz w:val="22"/>
          <w:szCs w:val="22"/>
        </w:rPr>
        <w:br/>
        <w:t>3. Would a DAG be helpful in illuminating the assumptions in this causal inference paper? In particular, being transparent about which confounders are and are not controlled for?</w:t>
      </w:r>
    </w:p>
    <w:p w14:paraId="2670E798" w14:textId="21BDBA27" w:rsidR="007B3486" w:rsidRPr="00243C1C" w:rsidRDefault="00305A2B">
      <w:pPr>
        <w:rPr>
          <w:rFonts w:ascii="Arial" w:hAnsi="Arial" w:cs="Arial"/>
          <w:color w:val="000000" w:themeColor="text1"/>
          <w:sz w:val="22"/>
          <w:szCs w:val="22"/>
        </w:rPr>
      </w:pPr>
      <w:r w:rsidRPr="00243C1C">
        <w:rPr>
          <w:rFonts w:ascii="Arial" w:hAnsi="Arial" w:cs="Arial"/>
          <w:color w:val="4472C4" w:themeColor="accent1"/>
          <w:sz w:val="22"/>
          <w:szCs w:val="22"/>
        </w:rPr>
        <w:lastRenderedPageBreak/>
        <w:t>Yes</w:t>
      </w:r>
      <w:r w:rsidR="007B3486" w:rsidRPr="00243C1C">
        <w:rPr>
          <w:rFonts w:ascii="Arial" w:hAnsi="Arial" w:cs="Arial"/>
          <w:color w:val="4472C4" w:themeColor="accent1"/>
          <w:sz w:val="22"/>
          <w:szCs w:val="22"/>
        </w:rPr>
        <w:t xml:space="preserve"> – we can make a </w:t>
      </w:r>
      <w:r w:rsidR="00690F44" w:rsidRPr="00243C1C">
        <w:rPr>
          <w:rFonts w:ascii="Arial" w:hAnsi="Arial" w:cs="Arial"/>
          <w:color w:val="4472C4" w:themeColor="accent1"/>
          <w:sz w:val="22"/>
          <w:szCs w:val="22"/>
        </w:rPr>
        <w:t>DAG</w:t>
      </w:r>
      <w:r w:rsidR="007B3486" w:rsidRPr="00243C1C">
        <w:rPr>
          <w:rFonts w:ascii="Arial" w:hAnsi="Arial" w:cs="Arial"/>
          <w:color w:val="4472C4" w:themeColor="accent1"/>
          <w:sz w:val="22"/>
          <w:szCs w:val="22"/>
        </w:rPr>
        <w:t xml:space="preserve">! Here it is: </w:t>
      </w:r>
      <w:r w:rsidR="003F2204" w:rsidRPr="00243C1C">
        <w:rPr>
          <w:rFonts w:ascii="Arial" w:hAnsi="Arial" w:cs="Arial"/>
          <w:noProof/>
          <w:color w:val="000000" w:themeColor="text1"/>
          <w:sz w:val="22"/>
          <w:szCs w:val="22"/>
        </w:rPr>
        <w:drawing>
          <wp:inline distT="0" distB="0" distL="0" distR="0" wp14:anchorId="4F6D41B2" wp14:editId="3EC456EB">
            <wp:extent cx="4882149" cy="3455581"/>
            <wp:effectExtent l="0" t="0" r="0" b="0"/>
            <wp:docPr id="629768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493" name="Picture 6297684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90673" cy="3461614"/>
                    </a:xfrm>
                    <a:prstGeom prst="rect">
                      <a:avLst/>
                    </a:prstGeom>
                  </pic:spPr>
                </pic:pic>
              </a:graphicData>
            </a:graphic>
          </wp:inline>
        </w:drawing>
      </w:r>
    </w:p>
    <w:p w14:paraId="16CE9478" w14:textId="2A330566" w:rsidR="00FE7C1D" w:rsidRPr="00243C1C" w:rsidRDefault="00FE7C1D">
      <w:pPr>
        <w:rPr>
          <w:rFonts w:ascii="Arial" w:hAnsi="Arial" w:cs="Arial"/>
          <w:color w:val="000000" w:themeColor="text1"/>
          <w:sz w:val="22"/>
          <w:szCs w:val="22"/>
        </w:rPr>
      </w:pPr>
    </w:p>
    <w:p w14:paraId="696AEB8A" w14:textId="35BA3404" w:rsidR="0023525A" w:rsidRPr="00243C1C" w:rsidRDefault="006F778B">
      <w:pPr>
        <w:rPr>
          <w:rFonts w:ascii="Arial" w:hAnsi="Arial" w:cs="Arial"/>
          <w:color w:val="000000" w:themeColor="text1"/>
          <w:sz w:val="22"/>
          <w:szCs w:val="22"/>
        </w:rPr>
      </w:pPr>
      <w:r>
        <w:rPr>
          <w:rFonts w:ascii="Arial" w:hAnsi="Arial" w:cs="Arial"/>
          <w:color w:val="4472C4" w:themeColor="accent1"/>
          <w:sz w:val="22"/>
          <w:szCs w:val="22"/>
        </w:rPr>
        <w:t xml:space="preserve">We </w:t>
      </w:r>
      <w:r w:rsidR="00FE7C1D" w:rsidRPr="00243C1C">
        <w:rPr>
          <w:rFonts w:ascii="Arial" w:hAnsi="Arial" w:cs="Arial"/>
          <w:color w:val="4472C4" w:themeColor="accent1"/>
          <w:sz w:val="22"/>
          <w:szCs w:val="22"/>
        </w:rPr>
        <w:t>controlled for wind speed, temperature, and precipitation, which we think should capture severe weather and its impact on hospitalizations. Those are the variables in the top right. Our case-crossover study design automatically controls for the county-level characteristics in the top-left corner that could also confound the relationship</w:t>
      </w:r>
      <w:r w:rsidR="000E53BF" w:rsidRPr="00243C1C">
        <w:rPr>
          <w:rFonts w:ascii="Arial" w:hAnsi="Arial" w:cs="Arial"/>
          <w:color w:val="4472C4" w:themeColor="accent1"/>
          <w:sz w:val="22"/>
          <w:szCs w:val="22"/>
        </w:rPr>
        <w:t xml:space="preserve"> of interest. </w:t>
      </w:r>
    </w:p>
    <w:p w14:paraId="36109822" w14:textId="2D2A8A3B" w:rsidR="002A6704" w:rsidRPr="00243C1C" w:rsidRDefault="0023525A">
      <w:pPr>
        <w:rPr>
          <w:rFonts w:ascii="Arial" w:hAnsi="Arial" w:cs="Arial"/>
          <w:color w:val="000000" w:themeColor="text1"/>
          <w:sz w:val="22"/>
          <w:szCs w:val="22"/>
        </w:rPr>
      </w:pPr>
      <w:r w:rsidRPr="00243C1C">
        <w:rPr>
          <w:rFonts w:ascii="Arial" w:hAnsi="Arial" w:cs="Arial"/>
          <w:color w:val="4472C4" w:themeColor="accent1"/>
          <w:sz w:val="22"/>
          <w:szCs w:val="22"/>
        </w:rPr>
        <w:t>We</w:t>
      </w:r>
      <w:r w:rsidR="00EE16A6">
        <w:rPr>
          <w:rFonts w:ascii="Arial" w:hAnsi="Arial" w:cs="Arial"/>
          <w:color w:val="4472C4" w:themeColor="accent1"/>
          <w:sz w:val="22"/>
          <w:szCs w:val="22"/>
        </w:rPr>
        <w:t xml:space="preserve"> have</w:t>
      </w:r>
      <w:r w:rsidRPr="00243C1C">
        <w:rPr>
          <w:rFonts w:ascii="Arial" w:hAnsi="Arial" w:cs="Arial"/>
          <w:color w:val="4472C4" w:themeColor="accent1"/>
          <w:sz w:val="22"/>
          <w:szCs w:val="22"/>
        </w:rPr>
        <w:t xml:space="preserve"> added this to </w:t>
      </w:r>
      <w:r w:rsidR="004230EB">
        <w:rPr>
          <w:rFonts w:ascii="Arial" w:hAnsi="Arial" w:cs="Arial"/>
          <w:color w:val="4472C4" w:themeColor="accent1"/>
          <w:sz w:val="22"/>
          <w:szCs w:val="22"/>
        </w:rPr>
        <w:t xml:space="preserve">DAG </w:t>
      </w:r>
      <w:r w:rsidRPr="00243C1C">
        <w:rPr>
          <w:rFonts w:ascii="Arial" w:hAnsi="Arial" w:cs="Arial"/>
          <w:color w:val="4472C4" w:themeColor="accent1"/>
          <w:sz w:val="22"/>
          <w:szCs w:val="22"/>
        </w:rPr>
        <w:t>the supplemental content</w:t>
      </w:r>
      <w:r w:rsidR="008C473A">
        <w:rPr>
          <w:rFonts w:ascii="Arial" w:hAnsi="Arial" w:cs="Arial"/>
          <w:color w:val="4472C4" w:themeColor="accent1"/>
          <w:sz w:val="22"/>
          <w:szCs w:val="22"/>
        </w:rPr>
        <w:t xml:space="preserve"> (add figure number and cite in text)</w:t>
      </w:r>
      <w:r w:rsidRPr="00243C1C">
        <w:rPr>
          <w:rFonts w:ascii="Arial" w:hAnsi="Arial" w:cs="Arial"/>
          <w:color w:val="4472C4" w:themeColor="accent1"/>
          <w:sz w:val="22"/>
          <w:szCs w:val="22"/>
        </w:rPr>
        <w:t xml:space="preserve">. </w:t>
      </w:r>
      <w:r w:rsidR="00556EC9" w:rsidRPr="00243C1C">
        <w:rPr>
          <w:rFonts w:ascii="Arial" w:hAnsi="Arial" w:cs="Arial"/>
          <w:color w:val="000000" w:themeColor="text1"/>
          <w:sz w:val="22"/>
          <w:szCs w:val="22"/>
        </w:rPr>
        <w:br/>
      </w:r>
      <w:r w:rsidR="00556EC9" w:rsidRPr="00243C1C">
        <w:rPr>
          <w:rFonts w:ascii="Arial" w:hAnsi="Arial" w:cs="Arial"/>
          <w:color w:val="000000" w:themeColor="text1"/>
          <w:sz w:val="22"/>
          <w:szCs w:val="22"/>
        </w:rPr>
        <w:br/>
        <w:t>4. Could the authors describe their results in absolute terms? The Poisson output of IRR is useful as a relative measure. But ultimately, it is hard to get a sense for the absolute impact as all of the IRRs are tiny even if statistically significant.</w:t>
      </w:r>
    </w:p>
    <w:p w14:paraId="6B8FE0EA" w14:textId="7ED244D8" w:rsidR="00727ABF" w:rsidRDefault="003C108A" w:rsidP="005D0C95">
      <w:pPr>
        <w:rPr>
          <w:rFonts w:ascii="Arial" w:hAnsi="Arial" w:cs="Arial"/>
          <w:color w:val="4472C4" w:themeColor="accent1"/>
          <w:sz w:val="22"/>
          <w:szCs w:val="22"/>
        </w:rPr>
      </w:pPr>
      <w:r>
        <w:rPr>
          <w:rFonts w:ascii="Arial" w:hAnsi="Arial" w:cs="Arial"/>
          <w:color w:val="4472C4" w:themeColor="accent1"/>
          <w:sz w:val="22"/>
          <w:szCs w:val="22"/>
        </w:rPr>
        <w:t xml:space="preserve">Yes </w:t>
      </w:r>
      <w:r w:rsidR="00BF5F46">
        <w:rPr>
          <w:rFonts w:ascii="Arial" w:hAnsi="Arial" w:cs="Arial"/>
          <w:color w:val="4472C4" w:themeColor="accent1"/>
          <w:sz w:val="22"/>
          <w:szCs w:val="22"/>
        </w:rPr>
        <w:t>- w</w:t>
      </w:r>
      <w:r w:rsidR="00727ABF">
        <w:rPr>
          <w:rFonts w:ascii="Arial" w:hAnsi="Arial" w:cs="Arial"/>
          <w:color w:val="4472C4" w:themeColor="accent1"/>
          <w:sz w:val="22"/>
          <w:szCs w:val="22"/>
        </w:rPr>
        <w:t>e’ve added the following to the discussion:</w:t>
      </w:r>
    </w:p>
    <w:p w14:paraId="0F59BEEC" w14:textId="5B3775B8" w:rsidR="000C75ED" w:rsidRDefault="000C75ED" w:rsidP="005D0C95">
      <w:pPr>
        <w:rPr>
          <w:rFonts w:ascii="Arial" w:hAnsi="Arial" w:cs="Arial"/>
          <w:color w:val="4472C4" w:themeColor="accent1"/>
          <w:sz w:val="22"/>
          <w:szCs w:val="22"/>
        </w:rPr>
      </w:pPr>
      <w:r>
        <w:rPr>
          <w:rFonts w:ascii="Arial" w:hAnsi="Arial" w:cs="Arial"/>
          <w:color w:val="4472C4" w:themeColor="accent1"/>
          <w:sz w:val="22"/>
          <w:szCs w:val="22"/>
        </w:rPr>
        <w:t>If we assume we have no other sources of bias and the RR is correct, and that there is a mean of 7 power outages per year, we would expect 4500 hospitalizations due to power outages in a year.</w:t>
      </w:r>
    </w:p>
    <w:p w14:paraId="2294A22B" w14:textId="5575B1CC" w:rsidR="006F334F" w:rsidRDefault="00727ABF" w:rsidP="00FF2D0B">
      <w:pPr>
        <w:spacing w:line="480" w:lineRule="auto"/>
        <w:ind w:firstLine="720"/>
        <w:rPr>
          <w:ins w:id="23" w:author="mak" w:date="2025-08-25T15:22:00Z" w16du:dateUtc="2025-08-25T19:22:00Z"/>
          <w:rFonts w:ascii="Arial" w:hAnsi="Arial" w:cs="Arial"/>
          <w:color w:val="4472C4" w:themeColor="accent1"/>
          <w:sz w:val="22"/>
          <w:szCs w:val="22"/>
        </w:rPr>
      </w:pPr>
      <w:r>
        <w:rPr>
          <w:rFonts w:ascii="Arial" w:hAnsi="Arial" w:cs="Arial"/>
          <w:color w:val="4472C4" w:themeColor="accent1"/>
          <w:sz w:val="22"/>
          <w:szCs w:val="22"/>
        </w:rPr>
        <w:t xml:space="preserve">“With an average of </w:t>
      </w:r>
      <w:r w:rsidR="008C473A">
        <w:rPr>
          <w:rFonts w:ascii="Arial" w:hAnsi="Arial" w:cs="Arial"/>
          <w:color w:val="4472C4" w:themeColor="accent1"/>
          <w:sz w:val="22"/>
          <w:szCs w:val="22"/>
        </w:rPr>
        <w:t>seven</w:t>
      </w:r>
      <w:r>
        <w:rPr>
          <w:rFonts w:ascii="Arial" w:hAnsi="Arial" w:cs="Arial"/>
          <w:color w:val="4472C4" w:themeColor="accent1"/>
          <w:sz w:val="22"/>
          <w:szCs w:val="22"/>
        </w:rPr>
        <w:t xml:space="preserve"> 8+ hour power outages per year,</w:t>
      </w:r>
      <w:r w:rsidR="008924EA">
        <w:rPr>
          <w:rFonts w:ascii="Arial" w:hAnsi="Arial" w:cs="Arial"/>
          <w:color w:val="4472C4" w:themeColor="accent1"/>
          <w:sz w:val="22"/>
          <w:szCs w:val="22"/>
        </w:rPr>
        <w:t xml:space="preserve"> a </w:t>
      </w:r>
      <w:r w:rsidR="00862B9C">
        <w:rPr>
          <w:rFonts w:ascii="Arial" w:hAnsi="Arial" w:cs="Arial"/>
          <w:color w:val="4472C4" w:themeColor="accent1"/>
          <w:sz w:val="22"/>
          <w:szCs w:val="22"/>
        </w:rPr>
        <w:t>YYY RR</w:t>
      </w:r>
      <w:r>
        <w:rPr>
          <w:rFonts w:ascii="Arial" w:hAnsi="Arial" w:cs="Arial"/>
          <w:color w:val="4472C4" w:themeColor="accent1"/>
          <w:sz w:val="22"/>
          <w:szCs w:val="22"/>
        </w:rPr>
        <w:t xml:space="preserve"> increase in CVD-related hospitalizations</w:t>
      </w:r>
      <w:r w:rsidR="00A16E10">
        <w:rPr>
          <w:rFonts w:ascii="Arial" w:hAnsi="Arial" w:cs="Arial"/>
          <w:color w:val="4472C4" w:themeColor="accent1"/>
          <w:sz w:val="22"/>
          <w:szCs w:val="22"/>
        </w:rPr>
        <w:t xml:space="preserve"> in the seven-day period</w:t>
      </w:r>
      <w:r>
        <w:rPr>
          <w:rFonts w:ascii="Arial" w:hAnsi="Arial" w:cs="Arial"/>
          <w:color w:val="4472C4" w:themeColor="accent1"/>
          <w:sz w:val="22"/>
          <w:szCs w:val="22"/>
        </w:rPr>
        <w:t xml:space="preserve"> </w:t>
      </w:r>
      <w:r w:rsidR="002A4BF8">
        <w:rPr>
          <w:rFonts w:ascii="Arial" w:hAnsi="Arial" w:cs="Arial"/>
          <w:color w:val="4472C4" w:themeColor="accent1"/>
          <w:sz w:val="22"/>
          <w:szCs w:val="22"/>
        </w:rPr>
        <w:t>following an outage</w:t>
      </w:r>
      <w:r w:rsidR="002D050E">
        <w:rPr>
          <w:rFonts w:ascii="Arial" w:hAnsi="Arial" w:cs="Arial"/>
          <w:color w:val="4472C4" w:themeColor="accent1"/>
          <w:sz w:val="22"/>
          <w:szCs w:val="22"/>
        </w:rPr>
        <w:t xml:space="preserve"> </w:t>
      </w:r>
      <w:r>
        <w:rPr>
          <w:rFonts w:ascii="Arial" w:hAnsi="Arial" w:cs="Arial"/>
          <w:color w:val="4472C4" w:themeColor="accent1"/>
          <w:sz w:val="22"/>
          <w:szCs w:val="22"/>
        </w:rPr>
        <w:t xml:space="preserve">would result in around </w:t>
      </w:r>
      <w:r w:rsidR="0086352E">
        <w:rPr>
          <w:rFonts w:ascii="Arial" w:hAnsi="Arial" w:cs="Arial"/>
          <w:color w:val="4472C4" w:themeColor="accent1"/>
          <w:sz w:val="22"/>
          <w:szCs w:val="22"/>
        </w:rPr>
        <w:t>4500</w:t>
      </w:r>
      <w:r w:rsidR="00767EE0">
        <w:rPr>
          <w:rFonts w:ascii="Arial" w:hAnsi="Arial" w:cs="Arial"/>
          <w:color w:val="4472C4" w:themeColor="accent1"/>
          <w:sz w:val="22"/>
          <w:szCs w:val="22"/>
        </w:rPr>
        <w:t xml:space="preserve"> (95% CIs)</w:t>
      </w:r>
      <w:r>
        <w:rPr>
          <w:rFonts w:ascii="Arial" w:hAnsi="Arial" w:cs="Arial"/>
          <w:color w:val="4472C4" w:themeColor="accent1"/>
          <w:sz w:val="22"/>
          <w:szCs w:val="22"/>
        </w:rPr>
        <w:t xml:space="preserve"> </w:t>
      </w:r>
      <w:r w:rsidR="009135C4">
        <w:rPr>
          <w:rFonts w:ascii="Arial" w:hAnsi="Arial" w:cs="Arial"/>
          <w:color w:val="4472C4" w:themeColor="accent1"/>
          <w:sz w:val="22"/>
          <w:szCs w:val="22"/>
        </w:rPr>
        <w:t xml:space="preserve">CVD-related </w:t>
      </w:r>
      <w:r w:rsidR="00533E4F">
        <w:rPr>
          <w:rFonts w:ascii="Arial" w:hAnsi="Arial" w:cs="Arial"/>
          <w:color w:val="4472C4" w:themeColor="accent1"/>
          <w:sz w:val="22"/>
          <w:szCs w:val="22"/>
        </w:rPr>
        <w:t>hospitalizations</w:t>
      </w:r>
      <w:r w:rsidR="008C473A">
        <w:rPr>
          <w:rFonts w:ascii="Arial" w:hAnsi="Arial" w:cs="Arial"/>
          <w:color w:val="4472C4" w:themeColor="accent1"/>
          <w:sz w:val="22"/>
          <w:szCs w:val="22"/>
        </w:rPr>
        <w:t xml:space="preserve"> </w:t>
      </w:r>
      <w:r w:rsidR="00A6060C">
        <w:rPr>
          <w:rFonts w:ascii="Arial" w:hAnsi="Arial" w:cs="Arial"/>
          <w:color w:val="4472C4" w:themeColor="accent1"/>
          <w:sz w:val="22"/>
          <w:szCs w:val="22"/>
        </w:rPr>
        <w:t>due to power outage per year</w:t>
      </w:r>
      <w:r w:rsidR="00AD5B16">
        <w:rPr>
          <w:rFonts w:ascii="Arial" w:hAnsi="Arial" w:cs="Arial"/>
          <w:color w:val="4472C4" w:themeColor="accent1"/>
          <w:sz w:val="22"/>
          <w:szCs w:val="22"/>
        </w:rPr>
        <w:t xml:space="preserve"> </w:t>
      </w:r>
      <w:r w:rsidR="00A675F0">
        <w:rPr>
          <w:rFonts w:ascii="Arial" w:hAnsi="Arial" w:cs="Arial"/>
          <w:color w:val="4472C4" w:themeColor="accent1"/>
          <w:sz w:val="22"/>
          <w:szCs w:val="22"/>
        </w:rPr>
        <w:t xml:space="preserve">in the </w:t>
      </w:r>
      <w:r w:rsidR="00F07BF4">
        <w:rPr>
          <w:rFonts w:ascii="Arial" w:hAnsi="Arial" w:cs="Arial"/>
          <w:color w:val="4472C4" w:themeColor="accent1"/>
          <w:sz w:val="22"/>
          <w:szCs w:val="22"/>
        </w:rPr>
        <w:t xml:space="preserve">Fee-for-Service </w:t>
      </w:r>
      <w:r w:rsidR="00A675F0">
        <w:rPr>
          <w:rFonts w:ascii="Arial" w:hAnsi="Arial" w:cs="Arial"/>
          <w:color w:val="4472C4" w:themeColor="accent1"/>
          <w:sz w:val="22"/>
          <w:szCs w:val="22"/>
        </w:rPr>
        <w:t>Medicare population</w:t>
      </w:r>
      <w:r w:rsidR="0066522E">
        <w:rPr>
          <w:rFonts w:ascii="Arial" w:hAnsi="Arial" w:cs="Arial"/>
          <w:color w:val="4472C4" w:themeColor="accent1"/>
          <w:sz w:val="22"/>
          <w:szCs w:val="22"/>
        </w:rPr>
        <w:t>.</w:t>
      </w:r>
      <w:r w:rsidR="007440F8">
        <w:rPr>
          <w:rFonts w:ascii="Arial" w:hAnsi="Arial" w:cs="Arial"/>
          <w:color w:val="4472C4" w:themeColor="accent1"/>
          <w:sz w:val="22"/>
          <w:szCs w:val="22"/>
        </w:rPr>
        <w:t xml:space="preserve"> (in the absence of other sources of bias).</w:t>
      </w:r>
      <w:r w:rsidR="0066522E">
        <w:rPr>
          <w:rFonts w:ascii="Arial" w:hAnsi="Arial" w:cs="Arial"/>
          <w:color w:val="4472C4" w:themeColor="accent1"/>
          <w:sz w:val="22"/>
          <w:szCs w:val="22"/>
        </w:rPr>
        <w:t xml:space="preserve"> </w:t>
      </w:r>
      <w:r w:rsidR="00AF7144">
        <w:rPr>
          <w:rFonts w:ascii="Arial" w:hAnsi="Arial" w:cs="Arial"/>
          <w:color w:val="4472C4" w:themeColor="accent1"/>
          <w:sz w:val="22"/>
          <w:szCs w:val="22"/>
        </w:rPr>
        <w:t>Similarly, across all lags</w:t>
      </w:r>
      <w:r w:rsidR="008C473A">
        <w:rPr>
          <w:rFonts w:ascii="Arial" w:hAnsi="Arial" w:cs="Arial"/>
          <w:color w:val="4472C4" w:themeColor="accent1"/>
          <w:sz w:val="22"/>
          <w:szCs w:val="22"/>
        </w:rPr>
        <w:t>,</w:t>
      </w:r>
      <w:r w:rsidR="00AF7144">
        <w:rPr>
          <w:rFonts w:ascii="Arial" w:hAnsi="Arial" w:cs="Arial"/>
          <w:color w:val="4472C4" w:themeColor="accent1"/>
          <w:sz w:val="22"/>
          <w:szCs w:val="22"/>
        </w:rPr>
        <w:t xml:space="preserve"> a </w:t>
      </w:r>
      <w:r w:rsidR="00AF7144">
        <w:rPr>
          <w:rFonts w:ascii="Arial" w:hAnsi="Arial" w:cs="Arial"/>
          <w:color w:val="4472C4" w:themeColor="accent1"/>
          <w:sz w:val="22"/>
          <w:szCs w:val="22"/>
        </w:rPr>
        <w:lastRenderedPageBreak/>
        <w:t xml:space="preserve">3.92% increase in respiratory-related hospitalizations with power outage results in around </w:t>
      </w:r>
      <w:r w:rsidR="00AF7144" w:rsidRPr="00AF7144">
        <w:rPr>
          <w:rFonts w:ascii="Arial" w:hAnsi="Arial" w:cs="Arial"/>
          <w:color w:val="4472C4" w:themeColor="accent1"/>
          <w:sz w:val="22"/>
          <w:szCs w:val="22"/>
        </w:rPr>
        <w:t>1429</w:t>
      </w:r>
      <w:r w:rsidR="00AF7144">
        <w:rPr>
          <w:rFonts w:ascii="Arial" w:hAnsi="Arial" w:cs="Arial"/>
          <w:color w:val="4472C4" w:themeColor="accent1"/>
          <w:sz w:val="22"/>
          <w:szCs w:val="22"/>
        </w:rPr>
        <w:t xml:space="preserve"> </w:t>
      </w:r>
      <w:r w:rsidR="008C473A">
        <w:rPr>
          <w:rFonts w:ascii="Arial" w:hAnsi="Arial" w:cs="Arial"/>
          <w:color w:val="4472C4" w:themeColor="accent1"/>
          <w:sz w:val="22"/>
          <w:szCs w:val="22"/>
        </w:rPr>
        <w:t xml:space="preserve">additional </w:t>
      </w:r>
      <w:r w:rsidR="00AF7144">
        <w:rPr>
          <w:rFonts w:ascii="Arial" w:hAnsi="Arial" w:cs="Arial"/>
          <w:color w:val="4472C4" w:themeColor="accent1"/>
          <w:sz w:val="22"/>
          <w:szCs w:val="22"/>
        </w:rPr>
        <w:t xml:space="preserve">respiratory </w:t>
      </w:r>
      <w:r w:rsidR="00A675F0">
        <w:rPr>
          <w:rFonts w:ascii="Arial" w:hAnsi="Arial" w:cs="Arial"/>
          <w:color w:val="4472C4" w:themeColor="accent1"/>
          <w:sz w:val="22"/>
          <w:szCs w:val="22"/>
        </w:rPr>
        <w:t>hospitalizations</w:t>
      </w:r>
      <w:r w:rsidR="00AF7144">
        <w:rPr>
          <w:rFonts w:ascii="Arial" w:hAnsi="Arial" w:cs="Arial"/>
          <w:color w:val="4472C4" w:themeColor="accent1"/>
          <w:sz w:val="22"/>
          <w:szCs w:val="22"/>
        </w:rPr>
        <w:t xml:space="preserve"> per year</w:t>
      </w:r>
      <w:r w:rsidR="00F07BF4">
        <w:rPr>
          <w:rFonts w:ascii="Arial" w:hAnsi="Arial" w:cs="Arial"/>
          <w:color w:val="4472C4" w:themeColor="accent1"/>
          <w:sz w:val="22"/>
          <w:szCs w:val="22"/>
        </w:rPr>
        <w:t xml:space="preserve"> in th</w:t>
      </w:r>
      <w:r w:rsidR="00265B6A">
        <w:rPr>
          <w:rFonts w:ascii="Arial" w:hAnsi="Arial" w:cs="Arial"/>
          <w:color w:val="4472C4" w:themeColor="accent1"/>
          <w:sz w:val="22"/>
          <w:szCs w:val="22"/>
        </w:rPr>
        <w:t>is population</w:t>
      </w:r>
      <w:r w:rsidR="004D65C1">
        <w:rPr>
          <w:rFonts w:ascii="Arial" w:hAnsi="Arial" w:cs="Arial"/>
          <w:color w:val="4472C4" w:themeColor="accent1"/>
          <w:sz w:val="22"/>
          <w:szCs w:val="22"/>
        </w:rPr>
        <w:t>”</w:t>
      </w:r>
      <w:r w:rsidR="00B86EAE">
        <w:rPr>
          <w:rFonts w:ascii="Arial" w:hAnsi="Arial" w:cs="Arial"/>
          <w:color w:val="4472C4" w:themeColor="accent1"/>
          <w:sz w:val="22"/>
          <w:szCs w:val="22"/>
        </w:rPr>
        <w:t xml:space="preserve"> (page number to </w:t>
      </w:r>
      <w:commentRangeStart w:id="24"/>
      <w:r w:rsidR="00B86EAE">
        <w:rPr>
          <w:rFonts w:ascii="Arial" w:hAnsi="Arial" w:cs="Arial"/>
          <w:color w:val="4472C4" w:themeColor="accent1"/>
          <w:sz w:val="22"/>
          <w:szCs w:val="22"/>
        </w:rPr>
        <w:t>come</w:t>
      </w:r>
      <w:commentRangeEnd w:id="24"/>
      <w:r w:rsidR="00602C0B">
        <w:rPr>
          <w:rStyle w:val="CommentReference"/>
        </w:rPr>
        <w:commentReference w:id="24"/>
      </w:r>
      <w:r w:rsidR="00B86EAE">
        <w:rPr>
          <w:rFonts w:ascii="Arial" w:hAnsi="Arial" w:cs="Arial"/>
          <w:color w:val="4472C4" w:themeColor="accent1"/>
          <w:sz w:val="22"/>
          <w:szCs w:val="22"/>
        </w:rPr>
        <w:t>)</w:t>
      </w:r>
      <w:r w:rsidR="00FF2D0B">
        <w:rPr>
          <w:rFonts w:ascii="Arial" w:hAnsi="Arial" w:cs="Arial"/>
          <w:color w:val="4472C4" w:themeColor="accent1"/>
          <w:sz w:val="22"/>
          <w:szCs w:val="22"/>
        </w:rPr>
        <w:t>.</w:t>
      </w:r>
    </w:p>
    <w:p w14:paraId="79480AF8" w14:textId="77777777" w:rsidR="00AF0326" w:rsidRDefault="00AF0326" w:rsidP="00FF2D0B">
      <w:pPr>
        <w:spacing w:line="480" w:lineRule="auto"/>
        <w:ind w:firstLine="720"/>
        <w:rPr>
          <w:ins w:id="25" w:author="mak" w:date="2025-08-25T15:22:00Z" w16du:dateUtc="2025-08-25T19:22:00Z"/>
          <w:rFonts w:ascii="Arial" w:hAnsi="Arial" w:cs="Arial"/>
          <w:color w:val="4472C4" w:themeColor="accent1"/>
          <w:sz w:val="22"/>
          <w:szCs w:val="22"/>
        </w:rPr>
      </w:pPr>
    </w:p>
    <w:p w14:paraId="4E9E6869" w14:textId="5E9B8666" w:rsidR="00AF0326" w:rsidRDefault="00AF0326" w:rsidP="00FF2D0B">
      <w:pPr>
        <w:spacing w:line="480" w:lineRule="auto"/>
        <w:ind w:firstLine="720"/>
        <w:rPr>
          <w:ins w:id="26" w:author="mak" w:date="2025-08-25T15:22:00Z" w16du:dateUtc="2025-08-25T19:22:00Z"/>
          <w:rFonts w:ascii="Arial" w:hAnsi="Arial" w:cs="Arial"/>
          <w:color w:val="4472C4" w:themeColor="accent1"/>
          <w:sz w:val="22"/>
          <w:szCs w:val="22"/>
        </w:rPr>
      </w:pPr>
      <w:ins w:id="27" w:author="mak" w:date="2025-08-25T15:22:00Z" w16du:dateUtc="2025-08-25T19:22:00Z">
        <w:r>
          <w:rPr>
            <w:rFonts w:ascii="Arial" w:hAnsi="Arial" w:cs="Arial"/>
            <w:color w:val="4472C4" w:themeColor="accent1"/>
            <w:sz w:val="22"/>
            <w:szCs w:val="22"/>
          </w:rPr>
          <w:t>In the methods we included this analysis</w:t>
        </w:r>
        <w:r w:rsidR="00284E58">
          <w:rPr>
            <w:rFonts w:ascii="Arial" w:hAnsi="Arial" w:cs="Arial"/>
            <w:color w:val="4472C4" w:themeColor="accent1"/>
            <w:sz w:val="22"/>
            <w:szCs w:val="22"/>
          </w:rPr>
          <w:t>:</w:t>
        </w:r>
      </w:ins>
    </w:p>
    <w:p w14:paraId="70564146" w14:textId="24598560" w:rsidR="00AF0326" w:rsidRDefault="00AF0326" w:rsidP="00FF2D0B">
      <w:pPr>
        <w:spacing w:line="480" w:lineRule="auto"/>
        <w:ind w:firstLine="720"/>
        <w:rPr>
          <w:ins w:id="28" w:author="mak" w:date="2025-08-25T15:22:00Z" w16du:dateUtc="2025-08-25T19:22:00Z"/>
          <w:rFonts w:ascii="Arial" w:hAnsi="Arial" w:cs="Arial"/>
          <w:color w:val="4472C4" w:themeColor="accent1"/>
          <w:sz w:val="22"/>
          <w:szCs w:val="22"/>
        </w:rPr>
      </w:pPr>
      <w:ins w:id="29" w:author="mak" w:date="2025-08-25T15:22:00Z" w16du:dateUtc="2025-08-25T19:22:00Z">
        <w:r>
          <w:rPr>
            <w:rFonts w:ascii="Arial" w:hAnsi="Arial" w:cs="Arial"/>
            <w:color w:val="4472C4" w:themeColor="accent1"/>
            <w:sz w:val="22"/>
            <w:szCs w:val="22"/>
          </w:rPr>
          <w:t xml:space="preserve">In the results we included this: </w:t>
        </w:r>
      </w:ins>
    </w:p>
    <w:p w14:paraId="1108C500" w14:textId="77777777" w:rsidR="00817DAB" w:rsidRDefault="00817DAB" w:rsidP="00FF2D0B">
      <w:pPr>
        <w:spacing w:line="480" w:lineRule="auto"/>
        <w:ind w:firstLine="720"/>
        <w:rPr>
          <w:ins w:id="30" w:author="mak" w:date="2025-08-25T15:22:00Z" w16du:dateUtc="2025-08-25T19:22:00Z"/>
          <w:rFonts w:ascii="Arial" w:hAnsi="Arial" w:cs="Arial"/>
          <w:color w:val="4472C4" w:themeColor="accent1"/>
          <w:sz w:val="22"/>
          <w:szCs w:val="22"/>
        </w:rPr>
      </w:pPr>
    </w:p>
    <w:p w14:paraId="23D8C28F" w14:textId="13780D88" w:rsidR="00817DAB" w:rsidRDefault="00817DAB" w:rsidP="00FF2D0B">
      <w:pPr>
        <w:spacing w:line="480" w:lineRule="auto"/>
        <w:ind w:firstLine="720"/>
        <w:rPr>
          <w:ins w:id="31" w:author="mak" w:date="2025-08-25T15:22:00Z" w16du:dateUtc="2025-08-25T19:22:00Z"/>
          <w:rFonts w:ascii="Arial" w:hAnsi="Arial" w:cs="Arial"/>
          <w:color w:val="4472C4" w:themeColor="accent1"/>
          <w:sz w:val="22"/>
          <w:szCs w:val="22"/>
        </w:rPr>
      </w:pPr>
      <w:ins w:id="32" w:author="mak" w:date="2025-08-25T15:22:00Z" w16du:dateUtc="2025-08-25T19:22:00Z">
        <w:r>
          <w:fldChar w:fldCharType="begin"/>
        </w:r>
        <w:r>
          <w:instrText>HYPERLINK "https://en.wikipedia.org/wiki/Attributable_fraction_among_the_exposed"</w:instrText>
        </w:r>
        <w:r>
          <w:fldChar w:fldCharType="separate"/>
        </w:r>
        <w:r w:rsidRPr="003A5BEE">
          <w:rPr>
            <w:rStyle w:val="Hyperlink"/>
            <w:rFonts w:ascii="Arial" w:hAnsi="Arial" w:cs="Arial"/>
            <w:sz w:val="22"/>
            <w:szCs w:val="22"/>
          </w:rPr>
          <w:t>https://en.wikipedia.org/wiki/Attributable_fraction_among_the_exposed</w:t>
        </w:r>
        <w:r>
          <w:fldChar w:fldCharType="end"/>
        </w:r>
      </w:ins>
    </w:p>
    <w:p w14:paraId="3F5FEA83" w14:textId="4BE50764" w:rsidR="00817DAB" w:rsidRPr="00243C1C" w:rsidRDefault="00817DAB" w:rsidP="00FF2D0B">
      <w:pPr>
        <w:spacing w:line="480" w:lineRule="auto"/>
        <w:ind w:firstLine="720"/>
        <w:rPr>
          <w:rFonts w:ascii="Arial" w:hAnsi="Arial" w:cs="Arial"/>
          <w:color w:val="4472C4" w:themeColor="accent1"/>
          <w:sz w:val="22"/>
          <w:szCs w:val="22"/>
        </w:rPr>
      </w:pPr>
      <w:ins w:id="33" w:author="mak" w:date="2025-08-25T15:22:00Z" w16du:dateUtc="2025-08-25T19:22:00Z">
        <w:r>
          <w:rPr>
            <w:rFonts w:ascii="Arial" w:hAnsi="Arial" w:cs="Arial"/>
            <w:color w:val="4472C4" w:themeColor="accent1"/>
            <w:sz w:val="22"/>
            <w:szCs w:val="22"/>
          </w:rPr>
          <w:t>need to calculate that</w:t>
        </w:r>
      </w:ins>
    </w:p>
    <w:sectPr w:rsidR="00817DAB" w:rsidRPr="00243C1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ioumourtzoglou, Marianthi" w:date="2025-08-25T09:44:00Z" w:initials="KM">
    <w:p w14:paraId="249F4CA7" w14:textId="2293EB2A" w:rsidR="00BA2079" w:rsidRDefault="00BA2079" w:rsidP="00BA2079">
      <w:r>
        <w:rPr>
          <w:rStyle w:val="CommentReference"/>
        </w:rPr>
        <w:annotationRef/>
      </w:r>
      <w:r>
        <w:rPr>
          <w:sz w:val="20"/>
          <w:szCs w:val="20"/>
        </w:rPr>
        <w:t>i think individual-level factors cannot really be confounders here? what individual-level factor is a predictor of a power outage NOT through community-level SES? or weather? so maybe just say confounding and take individual-level out?</w:t>
      </w:r>
    </w:p>
  </w:comment>
  <w:comment w:id="1" w:author="Heather M" w:date="2025-08-26T12:21:00Z" w:initials="HM">
    <w:p w14:paraId="458A809D" w14:textId="0E2BECA9" w:rsidR="002F6C7F" w:rsidRDefault="002F6C7F">
      <w:pPr>
        <w:pStyle w:val="CommentText"/>
      </w:pPr>
      <w:r>
        <w:rPr>
          <w:rStyle w:val="CommentReference"/>
        </w:rPr>
        <w:annotationRef/>
      </w:r>
      <w:r>
        <w:t>Will delete</w:t>
      </w:r>
    </w:p>
  </w:comment>
  <w:comment w:id="2" w:author="Heather M" w:date="2025-08-26T14:22:00Z" w:initials="HM">
    <w:p w14:paraId="7ABA4754" w14:textId="35858510" w:rsidR="00F62307" w:rsidRDefault="00F62307">
      <w:pPr>
        <w:pStyle w:val="CommentText"/>
      </w:pPr>
      <w:r>
        <w:rPr>
          <w:rStyle w:val="CommentReference"/>
        </w:rPr>
        <w:annotationRef/>
      </w:r>
      <w:r>
        <w:t>Individual was in here because the reviewer said that. ‘</w:t>
      </w:r>
      <w:proofErr w:type="gramStart"/>
      <w:r>
        <w:t>individual</w:t>
      </w:r>
      <w:proofErr w:type="gramEnd"/>
      <w:r>
        <w:t xml:space="preserve"> time-varying confounding’. </w:t>
      </w:r>
      <w:r w:rsidR="009568C6">
        <w:t>What do we think</w:t>
      </w:r>
      <w:r w:rsidR="0026092A">
        <w:t xml:space="preserve">? Should we just leave as it is now? </w:t>
      </w:r>
    </w:p>
  </w:comment>
  <w:comment w:id="3" w:author="Heather M" w:date="2025-07-11T13:35:00Z" w:initials="HM">
    <w:p w14:paraId="5E496FED" w14:textId="25AE5E59" w:rsidR="00FF7B50" w:rsidRDefault="00FD654D">
      <w:pPr>
        <w:pStyle w:val="CommentText"/>
      </w:pPr>
      <w:r>
        <w:rPr>
          <w:rStyle w:val="CommentReference"/>
        </w:rPr>
        <w:annotationRef/>
      </w:r>
      <w:r>
        <w:t>To add to cite</w:t>
      </w:r>
      <w:r w:rsidR="00317A0C">
        <w:t xml:space="preserve"> when we change the main text:</w:t>
      </w:r>
      <w:r>
        <w:t xml:space="preserve"> </w:t>
      </w:r>
    </w:p>
    <w:p w14:paraId="3D72F5F9" w14:textId="1D30DA73" w:rsidR="00FF7B50" w:rsidRDefault="00FF7B50">
      <w:pPr>
        <w:pStyle w:val="CommentText"/>
      </w:pPr>
      <w:hyperlink r:id="rId1" w:history="1">
        <w:r w:rsidRPr="00A0776B">
          <w:rPr>
            <w:rStyle w:val="Hyperlink"/>
          </w:rPr>
          <w:t>https://vitalsigns.edf.org/story/too-many-blackouts-how-underserved-communities-are-making-utilities-listen</w:t>
        </w:r>
      </w:hyperlink>
    </w:p>
    <w:p w14:paraId="7BB0E275" w14:textId="77777777" w:rsidR="00FF7B50" w:rsidRDefault="00FF7B50">
      <w:pPr>
        <w:pStyle w:val="CommentText"/>
      </w:pPr>
    </w:p>
    <w:p w14:paraId="3AE9D694" w14:textId="599C44DE" w:rsidR="00FD654D" w:rsidRDefault="00FF7B50">
      <w:pPr>
        <w:pStyle w:val="CommentText"/>
      </w:pPr>
      <w:hyperlink r:id="rId2" w:history="1">
        <w:r w:rsidRPr="00A0776B">
          <w:rPr>
            <w:rStyle w:val="Hyperlink"/>
          </w:rPr>
          <w:t>https://muskoka411.com/community-support-essential-especially-for-seniors-and-caregivers-as-ontario-ice-storm-disrupts-lives/</w:t>
        </w:r>
      </w:hyperlink>
    </w:p>
    <w:p w14:paraId="39211B9A" w14:textId="77777777" w:rsidR="00FF7B50" w:rsidRDefault="00FF7B50">
      <w:pPr>
        <w:pStyle w:val="CommentText"/>
      </w:pPr>
    </w:p>
    <w:p w14:paraId="262A4EA0" w14:textId="55816938" w:rsidR="00FF7B50" w:rsidRDefault="0070027C">
      <w:pPr>
        <w:pStyle w:val="CommentText"/>
      </w:pPr>
      <w:hyperlink r:id="rId3" w:history="1">
        <w:r w:rsidRPr="00A0776B">
          <w:rPr>
            <w:rStyle w:val="Hyperlink"/>
          </w:rPr>
          <w:t>https://www.careworkshealthservices.com/help-seniors-prepare-for-power-outages/</w:t>
        </w:r>
      </w:hyperlink>
    </w:p>
    <w:p w14:paraId="603DA029" w14:textId="631491C8" w:rsidR="0070027C" w:rsidRDefault="0070027C">
      <w:pPr>
        <w:pStyle w:val="CommentText"/>
      </w:pPr>
    </w:p>
  </w:comment>
  <w:comment w:id="4" w:author="Kioumourtzoglou, Marianthi" w:date="2025-08-25T15:44:00Z" w:initials="KM">
    <w:p w14:paraId="68B07F75" w14:textId="77777777" w:rsidR="0065220B" w:rsidRDefault="0065220B" w:rsidP="0065220B">
      <w:r>
        <w:rPr>
          <w:rStyle w:val="CommentReference"/>
        </w:rPr>
        <w:annotationRef/>
      </w:r>
      <w:proofErr w:type="spellStart"/>
      <w:r>
        <w:rPr>
          <w:sz w:val="20"/>
          <w:szCs w:val="20"/>
        </w:rPr>
        <w:t>i'll</w:t>
      </w:r>
      <w:proofErr w:type="spellEnd"/>
      <w:r>
        <w:rPr>
          <w:sz w:val="20"/>
          <w:szCs w:val="20"/>
        </w:rPr>
        <w:t xml:space="preserve"> stop making this comment now, but it holds throughout!</w:t>
      </w:r>
    </w:p>
  </w:comment>
  <w:comment w:id="5" w:author="Heather M" w:date="2025-08-26T17:27:00Z" w:initials="HM">
    <w:p w14:paraId="0FC715B2" w14:textId="04F065AF" w:rsidR="0098116C" w:rsidRDefault="0098116C">
      <w:pPr>
        <w:pStyle w:val="CommentText"/>
      </w:pPr>
      <w:r>
        <w:rPr>
          <w:rStyle w:val="CommentReference"/>
        </w:rPr>
        <w:annotationRef/>
      </w:r>
      <w:r>
        <w:t>Will add these when I add stuff to the text</w:t>
      </w:r>
    </w:p>
  </w:comment>
  <w:comment w:id="6" w:author="Kioumourtzoglou, Marianthi" w:date="2025-08-25T15:49:00Z" w:initials="KM">
    <w:p w14:paraId="5C7225AF" w14:textId="77777777" w:rsidR="0065220B" w:rsidRDefault="0065220B" w:rsidP="0065220B">
      <w:r>
        <w:rPr>
          <w:rStyle w:val="CommentReference"/>
        </w:rPr>
        <w:annotationRef/>
      </w:r>
      <w:r>
        <w:rPr>
          <w:sz w:val="20"/>
          <w:szCs w:val="20"/>
        </w:rPr>
        <w:t xml:space="preserve">and after this add a sentence (to the responses, not the main text) about what the name of the next subsection is once you broke it down into two. </w:t>
      </w:r>
    </w:p>
  </w:comment>
  <w:comment w:id="7" w:author="Heather M" w:date="2025-08-26T17:27:00Z" w:initials="HM">
    <w:p w14:paraId="7D239559" w14:textId="6C26E771" w:rsidR="005566F1" w:rsidRDefault="005566F1">
      <w:pPr>
        <w:pStyle w:val="CommentText"/>
      </w:pPr>
      <w:r>
        <w:rPr>
          <w:rStyle w:val="CommentReference"/>
        </w:rPr>
        <w:annotationRef/>
      </w:r>
      <w:r>
        <w:t>Will do</w:t>
      </w:r>
    </w:p>
  </w:comment>
  <w:comment w:id="8" w:author="Heather M" w:date="2025-08-26T14:29:00Z" w:initials="HM">
    <w:p w14:paraId="366A373F" w14:textId="377D2E11" w:rsidR="00BA75F6" w:rsidRDefault="00BA75F6">
      <w:pPr>
        <w:pStyle w:val="CommentText"/>
      </w:pPr>
      <w:r>
        <w:rPr>
          <w:rStyle w:val="CommentReference"/>
        </w:rPr>
        <w:annotationRef/>
      </w:r>
      <w:r>
        <w:t>I’m confused by this text now lo</w:t>
      </w:r>
      <w:r w:rsidR="00E4734A">
        <w:t>l. I changed it a bit.</w:t>
      </w:r>
      <w:r w:rsidR="00CF3889">
        <w:t xml:space="preserve"> </w:t>
      </w:r>
      <w:proofErr w:type="gramStart"/>
      <w:r w:rsidR="00CF3889">
        <w:t>Marianthi</w:t>
      </w:r>
      <w:proofErr w:type="gramEnd"/>
      <w:r w:rsidR="00CF3889">
        <w:t xml:space="preserve"> are you ok with this?</w:t>
      </w:r>
    </w:p>
  </w:comment>
  <w:comment w:id="9" w:author="Heather M" w:date="2025-07-11T16:50:00Z" w:initials="HM">
    <w:p w14:paraId="48D69923" w14:textId="1A6FC2A1" w:rsidR="008D10B8" w:rsidRDefault="008D10B8">
      <w:pPr>
        <w:pStyle w:val="CommentText"/>
      </w:pPr>
      <w:r>
        <w:rPr>
          <w:rStyle w:val="CommentReference"/>
        </w:rPr>
        <w:annotationRef/>
      </w:r>
      <w:hyperlink r:id="rId4" w:history="1">
        <w:r w:rsidRPr="00A0776B">
          <w:rPr>
            <w:rStyle w:val="Hyperlink"/>
          </w:rPr>
          <w:t>https://www.inovalon.com/resource/ma-vs-traditional-ffs-medicare-different-populations-different-outcomes/</w:t>
        </w:r>
      </w:hyperlink>
    </w:p>
    <w:p w14:paraId="33368D14" w14:textId="29EF675E" w:rsidR="008D10B8" w:rsidRDefault="008D10B8">
      <w:pPr>
        <w:pStyle w:val="CommentText"/>
      </w:pPr>
      <w:hyperlink r:id="rId5" w:history="1">
        <w:r w:rsidRPr="00A0776B">
          <w:rPr>
            <w:rStyle w:val="Hyperlink"/>
          </w:rPr>
          <w:t>https://www.commonwealthfund.org/publications/issue-briefs/2021/oct/medicare-advantage-vs-traditional-medicare-beneficiaries-differ</w:t>
        </w:r>
      </w:hyperlink>
    </w:p>
    <w:p w14:paraId="0B7B0CFA" w14:textId="57F46499" w:rsidR="008D10B8" w:rsidRDefault="008D10B8">
      <w:pPr>
        <w:pStyle w:val="CommentText"/>
      </w:pPr>
      <w:hyperlink r:id="rId6" w:history="1">
        <w:r w:rsidRPr="00A0776B">
          <w:rPr>
            <w:rStyle w:val="Hyperlink"/>
          </w:rPr>
          <w:t>https://www.ahip.org/resources/medicare-advantage-vs-traditional-fee-for-service-medicare-different-populations-different-outcomes</w:t>
        </w:r>
      </w:hyperlink>
    </w:p>
    <w:p w14:paraId="27EC59E2" w14:textId="747DCA8C" w:rsidR="008D10B8" w:rsidRDefault="008D10B8">
      <w:pPr>
        <w:pStyle w:val="CommentText"/>
      </w:pPr>
    </w:p>
  </w:comment>
  <w:comment w:id="10" w:author="Joan Casey" w:date="2025-08-15T06:06:00Z" w:initials="JAC">
    <w:p w14:paraId="4D89D6EA" w14:textId="2EA18177" w:rsidR="0009565C" w:rsidRDefault="0009565C" w:rsidP="0009565C">
      <w:r>
        <w:rPr>
          <w:rStyle w:val="CommentReference"/>
        </w:rPr>
        <w:annotationRef/>
      </w:r>
      <w:r>
        <w:rPr>
          <w:sz w:val="20"/>
          <w:szCs w:val="20"/>
        </w:rPr>
        <w:t>add cites?</w:t>
      </w:r>
    </w:p>
  </w:comment>
  <w:comment w:id="11" w:author="Heather M" w:date="2025-08-15T11:48:00Z" w:initials="HM">
    <w:p w14:paraId="783FB83D" w14:textId="0A3A7CAE" w:rsidR="009F1B03" w:rsidRDefault="009F1B03">
      <w:pPr>
        <w:pStyle w:val="CommentText"/>
      </w:pPr>
      <w:r>
        <w:rPr>
          <w:rStyle w:val="CommentReference"/>
        </w:rPr>
        <w:annotationRef/>
      </w:r>
      <w:proofErr w:type="spellStart"/>
      <w:r>
        <w:t>Mhm</w:t>
      </w:r>
      <w:proofErr w:type="spellEnd"/>
      <w:r>
        <w:t xml:space="preserve"> will do</w:t>
      </w:r>
    </w:p>
  </w:comment>
  <w:comment w:id="12" w:author="Heather M" w:date="2025-08-26T12:41:00Z" w:initials="HM">
    <w:p w14:paraId="3E37D62C" w14:textId="48D1DB75" w:rsidR="00C5780C" w:rsidRDefault="00C5780C">
      <w:pPr>
        <w:pStyle w:val="CommentText"/>
      </w:pPr>
      <w:r>
        <w:rPr>
          <w:rStyle w:val="CommentReference"/>
        </w:rPr>
        <w:annotationRef/>
      </w:r>
      <w:r>
        <w:t xml:space="preserve">Check w </w:t>
      </w:r>
      <w:r w:rsidR="00BD62B6">
        <w:t>Marianthi – Marianthi what do you think of this paragraph now?</w:t>
      </w:r>
    </w:p>
  </w:comment>
  <w:comment w:id="13" w:author="Heather M" w:date="2025-08-26T12:41:00Z" w:initials="HM">
    <w:p w14:paraId="123693FE" w14:textId="4FA2A8D7" w:rsidR="00C70E10" w:rsidRDefault="00C70E10" w:rsidP="00C70E10">
      <w:pPr>
        <w:pStyle w:val="CommentText"/>
      </w:pPr>
      <w:r>
        <w:rPr>
          <w:rStyle w:val="CommentReference"/>
        </w:rPr>
        <w:annotationRef/>
      </w:r>
      <w:r>
        <w:t xml:space="preserve">Check w </w:t>
      </w:r>
      <w:proofErr w:type="spellStart"/>
      <w:r w:rsidR="005F228F">
        <w:t>marianthi</w:t>
      </w:r>
      <w:proofErr w:type="spellEnd"/>
      <w:r w:rsidR="005F228F">
        <w:t xml:space="preserve"> </w:t>
      </w:r>
      <w:r w:rsidR="00BE7084">
        <w:t>(same paragraph as before – change if there are changes)</w:t>
      </w:r>
    </w:p>
  </w:comment>
  <w:comment w:id="14" w:author="Kioumourtzoglou, Marianthi" w:date="2025-08-26T17:02:00Z" w:initials="KM">
    <w:p w14:paraId="26FB503A" w14:textId="77777777" w:rsidR="00203E22" w:rsidRDefault="00203E22" w:rsidP="00203E22">
      <w:r>
        <w:rPr>
          <w:rStyle w:val="CommentReference"/>
        </w:rPr>
        <w:annotationRef/>
      </w:r>
      <w:r>
        <w:rPr>
          <w:sz w:val="20"/>
          <w:szCs w:val="20"/>
        </w:rPr>
        <w:t>what is the research question here? explicitly just estimate effect on anomalously hot days? is there a comparison here? the research question is not clear to me...</w:t>
      </w:r>
    </w:p>
  </w:comment>
  <w:comment w:id="15" w:author="Heather M" w:date="2025-08-26T17:28:00Z" w:initials="HM">
    <w:p w14:paraId="3035FF4C" w14:textId="3E0359C4" w:rsidR="00D804B4" w:rsidRDefault="00D804B4">
      <w:pPr>
        <w:pStyle w:val="CommentText"/>
      </w:pPr>
      <w:r>
        <w:rPr>
          <w:rStyle w:val="CommentReference"/>
        </w:rPr>
        <w:annotationRef/>
      </w:r>
      <w:r>
        <w:t>we made some changes. Clear now?</w:t>
      </w:r>
    </w:p>
  </w:comment>
  <w:comment w:id="16" w:author="Kioumourtzoglou, Marianthi" w:date="2025-08-26T17:06:00Z" w:initials="KM">
    <w:p w14:paraId="70CC37E4" w14:textId="77777777" w:rsidR="006A5558" w:rsidRDefault="006A5558" w:rsidP="006A5558">
      <w:r>
        <w:rPr>
          <w:rStyle w:val="CommentReference"/>
        </w:rPr>
        <w:annotationRef/>
      </w:r>
      <w:r>
        <w:rPr>
          <w:sz w:val="20"/>
          <w:szCs w:val="20"/>
        </w:rPr>
        <w:t>i am still not sure what the analysis was. was there stratification included? interaction? how were days classified if only hot or out?</w:t>
      </w:r>
    </w:p>
  </w:comment>
  <w:comment w:id="17" w:author="Heather M" w:date="2025-08-26T17:28:00Z" w:initials="HM">
    <w:p w14:paraId="503539D6" w14:textId="11375E54" w:rsidR="006571ED" w:rsidRDefault="006571ED">
      <w:pPr>
        <w:pStyle w:val="CommentText"/>
      </w:pPr>
      <w:r>
        <w:rPr>
          <w:rStyle w:val="CommentReference"/>
        </w:rPr>
        <w:annotationRef/>
      </w:r>
      <w:r>
        <w:t>Clear now?</w:t>
      </w:r>
    </w:p>
  </w:comment>
  <w:comment w:id="18" w:author="Kioumourtzoglou, Marianthi" w:date="2025-08-26T17:09:00Z" w:initials="KM">
    <w:p w14:paraId="2C20C867" w14:textId="77777777" w:rsidR="006A5558" w:rsidRDefault="006A5558" w:rsidP="006A5558">
      <w:r>
        <w:rPr>
          <w:rStyle w:val="CommentReference"/>
        </w:rPr>
        <w:annotationRef/>
      </w:r>
      <w:r>
        <w:rPr>
          <w:sz w:val="20"/>
          <w:szCs w:val="20"/>
        </w:rPr>
        <w:t>i am still not sure how these were obtained though....</w:t>
      </w:r>
    </w:p>
  </w:comment>
  <w:comment w:id="19" w:author="Kioumourtzoglou, Marianthi" w:date="2025-08-26T17:10:00Z" w:initials="KM">
    <w:p w14:paraId="0ED64658" w14:textId="77777777" w:rsidR="006A5558" w:rsidRDefault="006A5558" w:rsidP="006A5558">
      <w:r>
        <w:rPr>
          <w:rStyle w:val="CommentReference"/>
        </w:rPr>
        <w:annotationRef/>
      </w:r>
      <w:proofErr w:type="gramStart"/>
      <w:r>
        <w:rPr>
          <w:sz w:val="20"/>
          <w:szCs w:val="20"/>
        </w:rPr>
        <w:t>yeah</w:t>
      </w:r>
      <w:proofErr w:type="gramEnd"/>
      <w:r>
        <w:rPr>
          <w:sz w:val="20"/>
          <w:szCs w:val="20"/>
        </w:rPr>
        <w:t xml:space="preserve"> i think </w:t>
      </w:r>
      <w:proofErr w:type="spellStart"/>
      <w:r>
        <w:rPr>
          <w:sz w:val="20"/>
          <w:szCs w:val="20"/>
        </w:rPr>
        <w:t>i'll</w:t>
      </w:r>
      <w:proofErr w:type="spellEnd"/>
      <w:r>
        <w:rPr>
          <w:sz w:val="20"/>
          <w:szCs w:val="20"/>
        </w:rPr>
        <w:t xml:space="preserve"> be able to comment more when i understand exactly what the question was and how it was analyzed... sorry!</w:t>
      </w:r>
    </w:p>
  </w:comment>
  <w:comment w:id="20" w:author="Heather M" w:date="2025-08-26T17:28:00Z" w:initials="HM">
    <w:p w14:paraId="166DF5F8" w14:textId="3436EF96" w:rsidR="00E261F7" w:rsidRDefault="00E261F7">
      <w:pPr>
        <w:pStyle w:val="CommentText"/>
      </w:pPr>
      <w:r>
        <w:rPr>
          <w:rStyle w:val="CommentReference"/>
        </w:rPr>
        <w:annotationRef/>
      </w:r>
      <w:r>
        <w:t>How is it now?</w:t>
      </w:r>
    </w:p>
  </w:comment>
  <w:comment w:id="21" w:author="Kioumourtzoglou, Marianthi" w:date="2025-08-26T17:13:00Z" w:initials="KM">
    <w:p w14:paraId="508E3378" w14:textId="77777777" w:rsidR="00181F7C" w:rsidRDefault="00181F7C" w:rsidP="00181F7C">
      <w:r>
        <w:rPr>
          <w:rStyle w:val="CommentReference"/>
        </w:rPr>
        <w:annotationRef/>
      </w:r>
      <w:r>
        <w:rPr>
          <w:sz w:val="20"/>
          <w:szCs w:val="20"/>
        </w:rPr>
        <w:t>could be yes. could also be the natural spline trying to adequately capture effects on lags 0-3. If those are largish and then abruptly go to zero, we'd expect the spline to yield the smooth estimates over time that you observe</w:t>
      </w:r>
    </w:p>
  </w:comment>
  <w:comment w:id="22" w:author="Heather M" w:date="2025-08-26T17:28:00Z" w:initials="HM">
    <w:p w14:paraId="2DAF22C1" w14:textId="59782835" w:rsidR="00B164CF" w:rsidRDefault="00B164CF">
      <w:pPr>
        <w:pStyle w:val="CommentText"/>
      </w:pPr>
      <w:r>
        <w:rPr>
          <w:rStyle w:val="CommentReference"/>
        </w:rPr>
        <w:annotationRef/>
      </w:r>
      <w:r>
        <w:t>noted but we don’t want to talk about this because they didn’t ask.</w:t>
      </w:r>
    </w:p>
  </w:comment>
  <w:comment w:id="24" w:author="Heather M" w:date="2025-08-13T19:57:00Z" w:initials="HM">
    <w:p w14:paraId="4099D8D4" w14:textId="33DEE4DD" w:rsidR="00602C0B" w:rsidRDefault="00602C0B">
      <w:pPr>
        <w:pStyle w:val="CommentText"/>
      </w:pPr>
      <w:r>
        <w:rPr>
          <w:rStyle w:val="CommentReference"/>
        </w:rPr>
        <w:annotationRef/>
      </w:r>
      <w:r>
        <w:t xml:space="preserve">Pending </w:t>
      </w:r>
      <w:proofErr w:type="spellStart"/>
      <w:r>
        <w:t>marianthi’s</w:t>
      </w:r>
      <w:proofErr w:type="spellEnd"/>
      <w:r>
        <w:t xml:space="preserve"> description of CIs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9F4CA7" w15:done="0"/>
  <w15:commentEx w15:paraId="458A809D" w15:paraIdParent="249F4CA7" w15:done="0"/>
  <w15:commentEx w15:paraId="7ABA4754" w15:paraIdParent="249F4CA7" w15:done="0"/>
  <w15:commentEx w15:paraId="603DA029" w15:done="0"/>
  <w15:commentEx w15:paraId="68B07F75" w15:done="0"/>
  <w15:commentEx w15:paraId="0FC715B2" w15:paraIdParent="68B07F75" w15:done="0"/>
  <w15:commentEx w15:paraId="5C7225AF" w15:done="0"/>
  <w15:commentEx w15:paraId="7D239559" w15:paraIdParent="5C7225AF" w15:done="0"/>
  <w15:commentEx w15:paraId="366A373F" w15:done="0"/>
  <w15:commentEx w15:paraId="27EC59E2" w15:done="0"/>
  <w15:commentEx w15:paraId="4D89D6EA" w15:done="0"/>
  <w15:commentEx w15:paraId="783FB83D" w15:paraIdParent="4D89D6EA" w15:done="0"/>
  <w15:commentEx w15:paraId="3E37D62C" w15:done="0"/>
  <w15:commentEx w15:paraId="123693FE" w15:done="0"/>
  <w15:commentEx w15:paraId="26FB503A" w15:done="0"/>
  <w15:commentEx w15:paraId="3035FF4C" w15:paraIdParent="26FB503A" w15:done="0"/>
  <w15:commentEx w15:paraId="70CC37E4" w15:done="0"/>
  <w15:commentEx w15:paraId="503539D6" w15:paraIdParent="70CC37E4" w15:done="0"/>
  <w15:commentEx w15:paraId="2C20C867" w15:done="0"/>
  <w15:commentEx w15:paraId="0ED64658" w15:done="0"/>
  <w15:commentEx w15:paraId="166DF5F8" w15:paraIdParent="0ED64658" w15:done="0"/>
  <w15:commentEx w15:paraId="508E3378" w15:done="0"/>
  <w15:commentEx w15:paraId="2DAF22C1" w15:paraIdParent="508E3378" w15:done="0"/>
  <w15:commentEx w15:paraId="4099D8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A46CA8" w16cex:dateUtc="2025-08-25T13:44:00Z"/>
  <w16cex:commentExtensible w16cex:durableId="7EA4E367" w16cex:dateUtc="2025-08-26T16:21:00Z"/>
  <w16cex:commentExtensible w16cex:durableId="69B73B14" w16cex:dateUtc="2025-08-26T18:22:00Z"/>
  <w16cex:commentExtensible w16cex:durableId="424FA5E0" w16cex:dateUtc="2025-07-11T17:35:00Z"/>
  <w16cex:commentExtensible w16cex:durableId="69D4B1EE" w16cex:dateUtc="2025-08-25T19:44:00Z"/>
  <w16cex:commentExtensible w16cex:durableId="22A608A5" w16cex:dateUtc="2025-08-26T21:27:00Z"/>
  <w16cex:commentExtensible w16cex:durableId="7E5012D3" w16cex:dateUtc="2025-08-25T19:49:00Z"/>
  <w16cex:commentExtensible w16cex:durableId="06D162A9" w16cex:dateUtc="2025-08-26T21:27:00Z"/>
  <w16cex:commentExtensible w16cex:durableId="4D9E6BD1" w16cex:dateUtc="2025-08-26T18:29:00Z"/>
  <w16cex:commentExtensible w16cex:durableId="400389FA" w16cex:dateUtc="2025-07-11T20:50:00Z"/>
  <w16cex:commentExtensible w16cex:durableId="424915B2" w16cex:dateUtc="2025-08-15T13:06:00Z">
    <w16cex:extLst>
      <w16:ext w16:uri="{CE6994B0-6A32-4C9F-8C6B-6E91EDA988CE}">
        <cr:reactions xmlns:cr="http://schemas.microsoft.com/office/comments/2020/reactions">
          <cr:reaction reactionType="1">
            <cr:reactionInfo dateUtc="2025-08-25T23:54:44Z">
              <cr:user userId="S::mkioumou@ad.brown.edu::25f02f62-3c94-465f-bf51-0528d530fb2e" userProvider="AD" userName="Kioumourtzoglou, Marianthi"/>
            </cr:reactionInfo>
          </cr:reaction>
        </cr:reactions>
      </w16:ext>
    </w16cex:extLst>
  </w16cex:commentExtensible>
  <w16cex:commentExtensible w16cex:durableId="6895274C" w16cex:dateUtc="2025-08-15T15:48:00Z"/>
  <w16cex:commentExtensible w16cex:durableId="3E1A4537" w16cex:dateUtc="2025-08-26T16:41:00Z"/>
  <w16cex:commentExtensible w16cex:durableId="702FA652" w16cex:dateUtc="2025-08-26T16:41:00Z"/>
  <w16cex:commentExtensible w16cex:durableId="768C05A8" w16cex:dateUtc="2025-08-26T14:02:00Z"/>
  <w16cex:commentExtensible w16cex:durableId="184693F7" w16cex:dateUtc="2025-08-26T21:28:00Z"/>
  <w16cex:commentExtensible w16cex:durableId="1593EC4A" w16cex:dateUtc="2025-08-26T14:06:00Z"/>
  <w16cex:commentExtensible w16cex:durableId="6009345B" w16cex:dateUtc="2025-08-26T21:28:00Z"/>
  <w16cex:commentExtensible w16cex:durableId="371B9A90" w16cex:dateUtc="2025-08-26T14:09:00Z"/>
  <w16cex:commentExtensible w16cex:durableId="6BE41AB3" w16cex:dateUtc="2025-08-26T14:10:00Z"/>
  <w16cex:commentExtensible w16cex:durableId="2CC4EE14" w16cex:dateUtc="2025-08-26T21:28:00Z"/>
  <w16cex:commentExtensible w16cex:durableId="680A8BD4" w16cex:dateUtc="2025-08-26T14:13:00Z"/>
  <w16cex:commentExtensible w16cex:durableId="18962763" w16cex:dateUtc="2025-08-26T21:28:00Z"/>
  <w16cex:commentExtensible w16cex:durableId="70969667" w16cex:dateUtc="2025-08-13T2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9F4CA7" w16cid:durableId="58A46CA8"/>
  <w16cid:commentId w16cid:paraId="458A809D" w16cid:durableId="7EA4E367"/>
  <w16cid:commentId w16cid:paraId="7ABA4754" w16cid:durableId="69B73B14"/>
  <w16cid:commentId w16cid:paraId="603DA029" w16cid:durableId="424FA5E0"/>
  <w16cid:commentId w16cid:paraId="68B07F75" w16cid:durableId="69D4B1EE"/>
  <w16cid:commentId w16cid:paraId="0FC715B2" w16cid:durableId="22A608A5"/>
  <w16cid:commentId w16cid:paraId="5C7225AF" w16cid:durableId="7E5012D3"/>
  <w16cid:commentId w16cid:paraId="7D239559" w16cid:durableId="06D162A9"/>
  <w16cid:commentId w16cid:paraId="366A373F" w16cid:durableId="4D9E6BD1"/>
  <w16cid:commentId w16cid:paraId="27EC59E2" w16cid:durableId="400389FA"/>
  <w16cid:commentId w16cid:paraId="4D89D6EA" w16cid:durableId="424915B2"/>
  <w16cid:commentId w16cid:paraId="783FB83D" w16cid:durableId="6895274C"/>
  <w16cid:commentId w16cid:paraId="3E37D62C" w16cid:durableId="3E1A4537"/>
  <w16cid:commentId w16cid:paraId="123693FE" w16cid:durableId="702FA652"/>
  <w16cid:commentId w16cid:paraId="26FB503A" w16cid:durableId="768C05A8"/>
  <w16cid:commentId w16cid:paraId="3035FF4C" w16cid:durableId="184693F7"/>
  <w16cid:commentId w16cid:paraId="70CC37E4" w16cid:durableId="1593EC4A"/>
  <w16cid:commentId w16cid:paraId="503539D6" w16cid:durableId="6009345B"/>
  <w16cid:commentId w16cid:paraId="2C20C867" w16cid:durableId="371B9A90"/>
  <w16cid:commentId w16cid:paraId="0ED64658" w16cid:durableId="6BE41AB3"/>
  <w16cid:commentId w16cid:paraId="166DF5F8" w16cid:durableId="2CC4EE14"/>
  <w16cid:commentId w16cid:paraId="508E3378" w16cid:durableId="680A8BD4"/>
  <w16cid:commentId w16cid:paraId="2DAF22C1" w16cid:durableId="18962763"/>
  <w16cid:commentId w16cid:paraId="4099D8D4" w16cid:durableId="709696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B710D"/>
    <w:multiLevelType w:val="hybridMultilevel"/>
    <w:tmpl w:val="4A4CAB24"/>
    <w:lvl w:ilvl="0" w:tplc="4B4E71C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764A8A"/>
    <w:multiLevelType w:val="hybridMultilevel"/>
    <w:tmpl w:val="DBDE9562"/>
    <w:lvl w:ilvl="0" w:tplc="5D086FF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B30E41"/>
    <w:multiLevelType w:val="hybridMultilevel"/>
    <w:tmpl w:val="AD66A89A"/>
    <w:lvl w:ilvl="0" w:tplc="ADB6C1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5A1802"/>
    <w:multiLevelType w:val="hybridMultilevel"/>
    <w:tmpl w:val="9F98F1B2"/>
    <w:lvl w:ilvl="0" w:tplc="54F4944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3D614E"/>
    <w:multiLevelType w:val="hybridMultilevel"/>
    <w:tmpl w:val="60A2A950"/>
    <w:lvl w:ilvl="0" w:tplc="1EA8534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973002">
    <w:abstractNumId w:val="3"/>
  </w:num>
  <w:num w:numId="2" w16cid:durableId="2036421292">
    <w:abstractNumId w:val="2"/>
  </w:num>
  <w:num w:numId="3" w16cid:durableId="475993653">
    <w:abstractNumId w:val="1"/>
  </w:num>
  <w:num w:numId="4" w16cid:durableId="650791824">
    <w:abstractNumId w:val="4"/>
  </w:num>
  <w:num w:numId="5" w16cid:durableId="16141707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oumourtzoglou, Marianthi">
    <w15:presenceInfo w15:providerId="AD" w15:userId="S::mkioumou@ad.brown.edu::25f02f62-3c94-465f-bf51-0528d530fb2e"/>
  </w15:person>
  <w15:person w15:author="Heather M">
    <w15:presenceInfo w15:providerId="None" w15:userId="Heather M"/>
  </w15:person>
  <w15:person w15:author="Joan Casey">
    <w15:presenceInfo w15:providerId="None" w15:userId="Joan Cas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F4C"/>
    <w:rsid w:val="00000BB2"/>
    <w:rsid w:val="00001562"/>
    <w:rsid w:val="00002530"/>
    <w:rsid w:val="00003092"/>
    <w:rsid w:val="00004268"/>
    <w:rsid w:val="00004E4F"/>
    <w:rsid w:val="00004E79"/>
    <w:rsid w:val="0000555E"/>
    <w:rsid w:val="00011593"/>
    <w:rsid w:val="000138C8"/>
    <w:rsid w:val="00013E71"/>
    <w:rsid w:val="00015599"/>
    <w:rsid w:val="00016CA5"/>
    <w:rsid w:val="000202E8"/>
    <w:rsid w:val="00020579"/>
    <w:rsid w:val="00020FD3"/>
    <w:rsid w:val="00022DFA"/>
    <w:rsid w:val="00024726"/>
    <w:rsid w:val="000249A4"/>
    <w:rsid w:val="00026139"/>
    <w:rsid w:val="00033424"/>
    <w:rsid w:val="000343A6"/>
    <w:rsid w:val="00035864"/>
    <w:rsid w:val="000375EC"/>
    <w:rsid w:val="00040545"/>
    <w:rsid w:val="0004370E"/>
    <w:rsid w:val="000466B8"/>
    <w:rsid w:val="000479FB"/>
    <w:rsid w:val="00047C06"/>
    <w:rsid w:val="00051BF3"/>
    <w:rsid w:val="00054C5F"/>
    <w:rsid w:val="00055164"/>
    <w:rsid w:val="00055E7E"/>
    <w:rsid w:val="00056203"/>
    <w:rsid w:val="00056DD3"/>
    <w:rsid w:val="00062092"/>
    <w:rsid w:val="0006286B"/>
    <w:rsid w:val="00064625"/>
    <w:rsid w:val="0006481C"/>
    <w:rsid w:val="00064D58"/>
    <w:rsid w:val="00064EFC"/>
    <w:rsid w:val="00064FE6"/>
    <w:rsid w:val="000650C1"/>
    <w:rsid w:val="00065144"/>
    <w:rsid w:val="00065369"/>
    <w:rsid w:val="00066D03"/>
    <w:rsid w:val="00067C45"/>
    <w:rsid w:val="00070528"/>
    <w:rsid w:val="00071AF2"/>
    <w:rsid w:val="00071B66"/>
    <w:rsid w:val="00072A3D"/>
    <w:rsid w:val="00074359"/>
    <w:rsid w:val="0007583F"/>
    <w:rsid w:val="000779FE"/>
    <w:rsid w:val="00081350"/>
    <w:rsid w:val="00082179"/>
    <w:rsid w:val="000822A1"/>
    <w:rsid w:val="00083026"/>
    <w:rsid w:val="000848F5"/>
    <w:rsid w:val="00084DC0"/>
    <w:rsid w:val="0008563F"/>
    <w:rsid w:val="00085EDE"/>
    <w:rsid w:val="00085F4E"/>
    <w:rsid w:val="00086DAF"/>
    <w:rsid w:val="0009011E"/>
    <w:rsid w:val="00092052"/>
    <w:rsid w:val="00092331"/>
    <w:rsid w:val="0009565C"/>
    <w:rsid w:val="00095DE7"/>
    <w:rsid w:val="0009607F"/>
    <w:rsid w:val="000A066F"/>
    <w:rsid w:val="000A3283"/>
    <w:rsid w:val="000A33F7"/>
    <w:rsid w:val="000A4CAC"/>
    <w:rsid w:val="000A53B3"/>
    <w:rsid w:val="000A77BB"/>
    <w:rsid w:val="000B1432"/>
    <w:rsid w:val="000B1C32"/>
    <w:rsid w:val="000B2294"/>
    <w:rsid w:val="000B2D2E"/>
    <w:rsid w:val="000B5B3C"/>
    <w:rsid w:val="000B7E1C"/>
    <w:rsid w:val="000C1E0B"/>
    <w:rsid w:val="000C645C"/>
    <w:rsid w:val="000C75ED"/>
    <w:rsid w:val="000D25C3"/>
    <w:rsid w:val="000D2D18"/>
    <w:rsid w:val="000D315D"/>
    <w:rsid w:val="000D3558"/>
    <w:rsid w:val="000D490D"/>
    <w:rsid w:val="000D5C89"/>
    <w:rsid w:val="000D5EC3"/>
    <w:rsid w:val="000E0A2A"/>
    <w:rsid w:val="000E209D"/>
    <w:rsid w:val="000E232F"/>
    <w:rsid w:val="000E2DA0"/>
    <w:rsid w:val="000E366D"/>
    <w:rsid w:val="000E3DF7"/>
    <w:rsid w:val="000E53BF"/>
    <w:rsid w:val="000E6C21"/>
    <w:rsid w:val="000E7000"/>
    <w:rsid w:val="000F0FE6"/>
    <w:rsid w:val="000F2F2C"/>
    <w:rsid w:val="000F47A3"/>
    <w:rsid w:val="001011EE"/>
    <w:rsid w:val="00101AF8"/>
    <w:rsid w:val="00102235"/>
    <w:rsid w:val="00102417"/>
    <w:rsid w:val="001025E2"/>
    <w:rsid w:val="00102A4C"/>
    <w:rsid w:val="0010410F"/>
    <w:rsid w:val="00106C33"/>
    <w:rsid w:val="00107549"/>
    <w:rsid w:val="00110477"/>
    <w:rsid w:val="00111AE4"/>
    <w:rsid w:val="001125A3"/>
    <w:rsid w:val="00112D9B"/>
    <w:rsid w:val="0011506A"/>
    <w:rsid w:val="00116B57"/>
    <w:rsid w:val="001208D2"/>
    <w:rsid w:val="00120AD3"/>
    <w:rsid w:val="001220FB"/>
    <w:rsid w:val="0012317A"/>
    <w:rsid w:val="001234C8"/>
    <w:rsid w:val="001235FE"/>
    <w:rsid w:val="00124672"/>
    <w:rsid w:val="001256DB"/>
    <w:rsid w:val="001264DF"/>
    <w:rsid w:val="0013174B"/>
    <w:rsid w:val="00131EC6"/>
    <w:rsid w:val="001329D1"/>
    <w:rsid w:val="00132ED3"/>
    <w:rsid w:val="001349AF"/>
    <w:rsid w:val="00134D7B"/>
    <w:rsid w:val="001355FB"/>
    <w:rsid w:val="00135F85"/>
    <w:rsid w:val="00136D16"/>
    <w:rsid w:val="001408E7"/>
    <w:rsid w:val="00142F87"/>
    <w:rsid w:val="00143D4C"/>
    <w:rsid w:val="00144071"/>
    <w:rsid w:val="00146960"/>
    <w:rsid w:val="00146F33"/>
    <w:rsid w:val="0014731A"/>
    <w:rsid w:val="001503F0"/>
    <w:rsid w:val="0015053F"/>
    <w:rsid w:val="00151BAF"/>
    <w:rsid w:val="00152C08"/>
    <w:rsid w:val="00153861"/>
    <w:rsid w:val="00153EFC"/>
    <w:rsid w:val="0015408D"/>
    <w:rsid w:val="0015541C"/>
    <w:rsid w:val="001557A7"/>
    <w:rsid w:val="00157C3D"/>
    <w:rsid w:val="00162EF9"/>
    <w:rsid w:val="00170955"/>
    <w:rsid w:val="001710ED"/>
    <w:rsid w:val="001712B9"/>
    <w:rsid w:val="00172CB8"/>
    <w:rsid w:val="00175770"/>
    <w:rsid w:val="00175B89"/>
    <w:rsid w:val="00176307"/>
    <w:rsid w:val="00176AC9"/>
    <w:rsid w:val="00177B0C"/>
    <w:rsid w:val="00181F7C"/>
    <w:rsid w:val="001845F4"/>
    <w:rsid w:val="00184F1F"/>
    <w:rsid w:val="00185620"/>
    <w:rsid w:val="001857BB"/>
    <w:rsid w:val="001858EC"/>
    <w:rsid w:val="00186322"/>
    <w:rsid w:val="001867A2"/>
    <w:rsid w:val="00190AF1"/>
    <w:rsid w:val="00190FDF"/>
    <w:rsid w:val="001935DD"/>
    <w:rsid w:val="00194095"/>
    <w:rsid w:val="001943B9"/>
    <w:rsid w:val="0019472A"/>
    <w:rsid w:val="00196595"/>
    <w:rsid w:val="001966F1"/>
    <w:rsid w:val="00197ACE"/>
    <w:rsid w:val="001A1C4A"/>
    <w:rsid w:val="001A296F"/>
    <w:rsid w:val="001A2B65"/>
    <w:rsid w:val="001A3C93"/>
    <w:rsid w:val="001B0A39"/>
    <w:rsid w:val="001B1A9D"/>
    <w:rsid w:val="001B41E7"/>
    <w:rsid w:val="001B46FE"/>
    <w:rsid w:val="001B4EBA"/>
    <w:rsid w:val="001B5CFA"/>
    <w:rsid w:val="001B5DA8"/>
    <w:rsid w:val="001B5E5F"/>
    <w:rsid w:val="001C0CF8"/>
    <w:rsid w:val="001C0FBD"/>
    <w:rsid w:val="001C5A37"/>
    <w:rsid w:val="001C65DD"/>
    <w:rsid w:val="001D0E83"/>
    <w:rsid w:val="001D545A"/>
    <w:rsid w:val="001D5863"/>
    <w:rsid w:val="001D7CC9"/>
    <w:rsid w:val="001E1920"/>
    <w:rsid w:val="001E2CFE"/>
    <w:rsid w:val="001E3C38"/>
    <w:rsid w:val="001E43C7"/>
    <w:rsid w:val="001E4B50"/>
    <w:rsid w:val="001F1BA5"/>
    <w:rsid w:val="001F5BF2"/>
    <w:rsid w:val="001F7ECE"/>
    <w:rsid w:val="001F7F4D"/>
    <w:rsid w:val="00201A2D"/>
    <w:rsid w:val="002034C9"/>
    <w:rsid w:val="00203B12"/>
    <w:rsid w:val="00203E22"/>
    <w:rsid w:val="00212107"/>
    <w:rsid w:val="00212F97"/>
    <w:rsid w:val="00213543"/>
    <w:rsid w:val="00213FD2"/>
    <w:rsid w:val="00214C27"/>
    <w:rsid w:val="00216FC6"/>
    <w:rsid w:val="00217124"/>
    <w:rsid w:val="00217E75"/>
    <w:rsid w:val="00222EA3"/>
    <w:rsid w:val="0022310B"/>
    <w:rsid w:val="0022465F"/>
    <w:rsid w:val="0022657B"/>
    <w:rsid w:val="002272FD"/>
    <w:rsid w:val="002275F6"/>
    <w:rsid w:val="00231841"/>
    <w:rsid w:val="00231E9E"/>
    <w:rsid w:val="002335D3"/>
    <w:rsid w:val="0023525A"/>
    <w:rsid w:val="0023683A"/>
    <w:rsid w:val="00237F66"/>
    <w:rsid w:val="00241620"/>
    <w:rsid w:val="002428D1"/>
    <w:rsid w:val="00243431"/>
    <w:rsid w:val="0024355E"/>
    <w:rsid w:val="00243C1C"/>
    <w:rsid w:val="00244B2E"/>
    <w:rsid w:val="002505DE"/>
    <w:rsid w:val="0025183C"/>
    <w:rsid w:val="00253B31"/>
    <w:rsid w:val="00253B99"/>
    <w:rsid w:val="00253DD4"/>
    <w:rsid w:val="0026033A"/>
    <w:rsid w:val="00260757"/>
    <w:rsid w:val="002607C3"/>
    <w:rsid w:val="0026092A"/>
    <w:rsid w:val="0026168F"/>
    <w:rsid w:val="00261909"/>
    <w:rsid w:val="002626E4"/>
    <w:rsid w:val="00263F35"/>
    <w:rsid w:val="00264142"/>
    <w:rsid w:val="00264BA3"/>
    <w:rsid w:val="00265B6A"/>
    <w:rsid w:val="00270B3B"/>
    <w:rsid w:val="00271157"/>
    <w:rsid w:val="00271DF6"/>
    <w:rsid w:val="002727F4"/>
    <w:rsid w:val="00275798"/>
    <w:rsid w:val="002803A5"/>
    <w:rsid w:val="00280957"/>
    <w:rsid w:val="00281AC2"/>
    <w:rsid w:val="002836A2"/>
    <w:rsid w:val="00284E58"/>
    <w:rsid w:val="00286201"/>
    <w:rsid w:val="00287A29"/>
    <w:rsid w:val="00287A9E"/>
    <w:rsid w:val="00287CFE"/>
    <w:rsid w:val="00291D3D"/>
    <w:rsid w:val="00291EBD"/>
    <w:rsid w:val="0029303D"/>
    <w:rsid w:val="00294C5D"/>
    <w:rsid w:val="0029571C"/>
    <w:rsid w:val="00296A34"/>
    <w:rsid w:val="002978F6"/>
    <w:rsid w:val="002A0293"/>
    <w:rsid w:val="002A030B"/>
    <w:rsid w:val="002A22F1"/>
    <w:rsid w:val="002A27FB"/>
    <w:rsid w:val="002A497A"/>
    <w:rsid w:val="002A4BF8"/>
    <w:rsid w:val="002A6467"/>
    <w:rsid w:val="002A6704"/>
    <w:rsid w:val="002B0F63"/>
    <w:rsid w:val="002B39E7"/>
    <w:rsid w:val="002B3C94"/>
    <w:rsid w:val="002B47C2"/>
    <w:rsid w:val="002B50E2"/>
    <w:rsid w:val="002B5739"/>
    <w:rsid w:val="002B7B5D"/>
    <w:rsid w:val="002C0266"/>
    <w:rsid w:val="002C0354"/>
    <w:rsid w:val="002C0E64"/>
    <w:rsid w:val="002C1171"/>
    <w:rsid w:val="002C2B29"/>
    <w:rsid w:val="002C3CDB"/>
    <w:rsid w:val="002C49CC"/>
    <w:rsid w:val="002C4A0A"/>
    <w:rsid w:val="002C4A90"/>
    <w:rsid w:val="002C4BB9"/>
    <w:rsid w:val="002C54B2"/>
    <w:rsid w:val="002C6804"/>
    <w:rsid w:val="002C75A5"/>
    <w:rsid w:val="002C7B9C"/>
    <w:rsid w:val="002D02A6"/>
    <w:rsid w:val="002D050E"/>
    <w:rsid w:val="002D3419"/>
    <w:rsid w:val="002D3B31"/>
    <w:rsid w:val="002D4DCE"/>
    <w:rsid w:val="002D5A24"/>
    <w:rsid w:val="002D7A11"/>
    <w:rsid w:val="002D7B0C"/>
    <w:rsid w:val="002E0BA9"/>
    <w:rsid w:val="002E1C66"/>
    <w:rsid w:val="002E2A49"/>
    <w:rsid w:val="002E36E3"/>
    <w:rsid w:val="002E3D23"/>
    <w:rsid w:val="002E3F34"/>
    <w:rsid w:val="002E5BE5"/>
    <w:rsid w:val="002E65E1"/>
    <w:rsid w:val="002E7757"/>
    <w:rsid w:val="002E7B6E"/>
    <w:rsid w:val="002F284B"/>
    <w:rsid w:val="002F2E11"/>
    <w:rsid w:val="002F376B"/>
    <w:rsid w:val="002F6C7F"/>
    <w:rsid w:val="002F6F42"/>
    <w:rsid w:val="002F78CB"/>
    <w:rsid w:val="00300727"/>
    <w:rsid w:val="003009BB"/>
    <w:rsid w:val="0030362F"/>
    <w:rsid w:val="00303737"/>
    <w:rsid w:val="00304F72"/>
    <w:rsid w:val="003051F1"/>
    <w:rsid w:val="003052C6"/>
    <w:rsid w:val="00305A2B"/>
    <w:rsid w:val="0030741B"/>
    <w:rsid w:val="00307516"/>
    <w:rsid w:val="003077EA"/>
    <w:rsid w:val="00307800"/>
    <w:rsid w:val="00307B4B"/>
    <w:rsid w:val="003111D6"/>
    <w:rsid w:val="0031151D"/>
    <w:rsid w:val="00311BA2"/>
    <w:rsid w:val="0031313A"/>
    <w:rsid w:val="00314C4A"/>
    <w:rsid w:val="00315830"/>
    <w:rsid w:val="003161EB"/>
    <w:rsid w:val="00317A0C"/>
    <w:rsid w:val="003218B8"/>
    <w:rsid w:val="00326A81"/>
    <w:rsid w:val="00327848"/>
    <w:rsid w:val="003302DA"/>
    <w:rsid w:val="003319D3"/>
    <w:rsid w:val="003328AA"/>
    <w:rsid w:val="0033535B"/>
    <w:rsid w:val="00335985"/>
    <w:rsid w:val="00335D11"/>
    <w:rsid w:val="00335E15"/>
    <w:rsid w:val="0033655A"/>
    <w:rsid w:val="0033678A"/>
    <w:rsid w:val="003370FF"/>
    <w:rsid w:val="00337A3A"/>
    <w:rsid w:val="00342BC6"/>
    <w:rsid w:val="003431D3"/>
    <w:rsid w:val="00343759"/>
    <w:rsid w:val="00345ECE"/>
    <w:rsid w:val="00346F49"/>
    <w:rsid w:val="00347285"/>
    <w:rsid w:val="003474D1"/>
    <w:rsid w:val="00347CBF"/>
    <w:rsid w:val="003505A9"/>
    <w:rsid w:val="00350D35"/>
    <w:rsid w:val="003516F6"/>
    <w:rsid w:val="0035252A"/>
    <w:rsid w:val="003527B0"/>
    <w:rsid w:val="00352BCD"/>
    <w:rsid w:val="00354738"/>
    <w:rsid w:val="00354C80"/>
    <w:rsid w:val="00355432"/>
    <w:rsid w:val="00357BA8"/>
    <w:rsid w:val="00357EFE"/>
    <w:rsid w:val="00360723"/>
    <w:rsid w:val="00360C88"/>
    <w:rsid w:val="0036558D"/>
    <w:rsid w:val="00366BEF"/>
    <w:rsid w:val="00367035"/>
    <w:rsid w:val="0036719D"/>
    <w:rsid w:val="003677CC"/>
    <w:rsid w:val="00372AC3"/>
    <w:rsid w:val="00373DF3"/>
    <w:rsid w:val="00374695"/>
    <w:rsid w:val="003746EF"/>
    <w:rsid w:val="00374BE4"/>
    <w:rsid w:val="00375BE4"/>
    <w:rsid w:val="003761E1"/>
    <w:rsid w:val="00376373"/>
    <w:rsid w:val="0037722A"/>
    <w:rsid w:val="003773B7"/>
    <w:rsid w:val="00380659"/>
    <w:rsid w:val="003806B7"/>
    <w:rsid w:val="00380783"/>
    <w:rsid w:val="00381467"/>
    <w:rsid w:val="00384427"/>
    <w:rsid w:val="00387077"/>
    <w:rsid w:val="00387CF0"/>
    <w:rsid w:val="003902C1"/>
    <w:rsid w:val="00390388"/>
    <w:rsid w:val="003912E7"/>
    <w:rsid w:val="003934E0"/>
    <w:rsid w:val="00393CCC"/>
    <w:rsid w:val="00394DFE"/>
    <w:rsid w:val="003955D5"/>
    <w:rsid w:val="003A10EF"/>
    <w:rsid w:val="003A219E"/>
    <w:rsid w:val="003A249E"/>
    <w:rsid w:val="003A2C79"/>
    <w:rsid w:val="003A33F9"/>
    <w:rsid w:val="003A3478"/>
    <w:rsid w:val="003A3BF1"/>
    <w:rsid w:val="003A3E91"/>
    <w:rsid w:val="003A663E"/>
    <w:rsid w:val="003A7E4B"/>
    <w:rsid w:val="003A7F54"/>
    <w:rsid w:val="003B010D"/>
    <w:rsid w:val="003B0A28"/>
    <w:rsid w:val="003B0F47"/>
    <w:rsid w:val="003B26DD"/>
    <w:rsid w:val="003B4912"/>
    <w:rsid w:val="003B58F3"/>
    <w:rsid w:val="003C108A"/>
    <w:rsid w:val="003C1F44"/>
    <w:rsid w:val="003C2F87"/>
    <w:rsid w:val="003C33A7"/>
    <w:rsid w:val="003C3A61"/>
    <w:rsid w:val="003C5CFD"/>
    <w:rsid w:val="003C6568"/>
    <w:rsid w:val="003D1FDA"/>
    <w:rsid w:val="003D24E2"/>
    <w:rsid w:val="003D38B9"/>
    <w:rsid w:val="003D5721"/>
    <w:rsid w:val="003D58EE"/>
    <w:rsid w:val="003D5F44"/>
    <w:rsid w:val="003D675F"/>
    <w:rsid w:val="003D6935"/>
    <w:rsid w:val="003D72A7"/>
    <w:rsid w:val="003E0519"/>
    <w:rsid w:val="003E1130"/>
    <w:rsid w:val="003E2305"/>
    <w:rsid w:val="003E56C5"/>
    <w:rsid w:val="003E58BB"/>
    <w:rsid w:val="003E61A4"/>
    <w:rsid w:val="003E64E0"/>
    <w:rsid w:val="003E684A"/>
    <w:rsid w:val="003E734B"/>
    <w:rsid w:val="003E7557"/>
    <w:rsid w:val="003E7D82"/>
    <w:rsid w:val="003F0838"/>
    <w:rsid w:val="003F2204"/>
    <w:rsid w:val="003F24B4"/>
    <w:rsid w:val="003F2CEA"/>
    <w:rsid w:val="003F3621"/>
    <w:rsid w:val="003F536E"/>
    <w:rsid w:val="003F574E"/>
    <w:rsid w:val="003F5C9A"/>
    <w:rsid w:val="003F5F52"/>
    <w:rsid w:val="003F706A"/>
    <w:rsid w:val="003F731F"/>
    <w:rsid w:val="003F7EDA"/>
    <w:rsid w:val="003F7FCC"/>
    <w:rsid w:val="00403178"/>
    <w:rsid w:val="00403908"/>
    <w:rsid w:val="004043D0"/>
    <w:rsid w:val="00405FB6"/>
    <w:rsid w:val="00407C8C"/>
    <w:rsid w:val="00410065"/>
    <w:rsid w:val="00411228"/>
    <w:rsid w:val="0041231D"/>
    <w:rsid w:val="004124FE"/>
    <w:rsid w:val="00412633"/>
    <w:rsid w:val="00413F4D"/>
    <w:rsid w:val="004230EB"/>
    <w:rsid w:val="00423CFC"/>
    <w:rsid w:val="00423DDC"/>
    <w:rsid w:val="00425950"/>
    <w:rsid w:val="00425DD8"/>
    <w:rsid w:val="00427B7C"/>
    <w:rsid w:val="00432F70"/>
    <w:rsid w:val="004336AF"/>
    <w:rsid w:val="00434EAC"/>
    <w:rsid w:val="00435091"/>
    <w:rsid w:val="00435716"/>
    <w:rsid w:val="004378F3"/>
    <w:rsid w:val="00437A47"/>
    <w:rsid w:val="00443231"/>
    <w:rsid w:val="00443AF7"/>
    <w:rsid w:val="00443C4B"/>
    <w:rsid w:val="0044407B"/>
    <w:rsid w:val="004442EC"/>
    <w:rsid w:val="00444BB7"/>
    <w:rsid w:val="00444BF5"/>
    <w:rsid w:val="004453FE"/>
    <w:rsid w:val="0044583C"/>
    <w:rsid w:val="00445A9F"/>
    <w:rsid w:val="00445E76"/>
    <w:rsid w:val="004507DE"/>
    <w:rsid w:val="00450A18"/>
    <w:rsid w:val="00450B83"/>
    <w:rsid w:val="00451111"/>
    <w:rsid w:val="004511C0"/>
    <w:rsid w:val="0045121D"/>
    <w:rsid w:val="00451904"/>
    <w:rsid w:val="00452232"/>
    <w:rsid w:val="004553D6"/>
    <w:rsid w:val="004558A8"/>
    <w:rsid w:val="00461A9B"/>
    <w:rsid w:val="004623BD"/>
    <w:rsid w:val="0046420C"/>
    <w:rsid w:val="004651B3"/>
    <w:rsid w:val="00465EA0"/>
    <w:rsid w:val="0046651F"/>
    <w:rsid w:val="00473AB3"/>
    <w:rsid w:val="00473BDC"/>
    <w:rsid w:val="00480230"/>
    <w:rsid w:val="00480A38"/>
    <w:rsid w:val="00481952"/>
    <w:rsid w:val="00481A62"/>
    <w:rsid w:val="00483621"/>
    <w:rsid w:val="004838B2"/>
    <w:rsid w:val="0048431C"/>
    <w:rsid w:val="00485678"/>
    <w:rsid w:val="00485FFB"/>
    <w:rsid w:val="0048698D"/>
    <w:rsid w:val="004870CE"/>
    <w:rsid w:val="0048792F"/>
    <w:rsid w:val="00487DA3"/>
    <w:rsid w:val="004908B6"/>
    <w:rsid w:val="0049169F"/>
    <w:rsid w:val="00492B79"/>
    <w:rsid w:val="00494BFE"/>
    <w:rsid w:val="00495405"/>
    <w:rsid w:val="00495424"/>
    <w:rsid w:val="00495A66"/>
    <w:rsid w:val="00495E4A"/>
    <w:rsid w:val="00496A90"/>
    <w:rsid w:val="00496DB9"/>
    <w:rsid w:val="00497C64"/>
    <w:rsid w:val="004A315F"/>
    <w:rsid w:val="004A325F"/>
    <w:rsid w:val="004A34DA"/>
    <w:rsid w:val="004A3540"/>
    <w:rsid w:val="004A3544"/>
    <w:rsid w:val="004A35E0"/>
    <w:rsid w:val="004A4071"/>
    <w:rsid w:val="004A5988"/>
    <w:rsid w:val="004A5E9F"/>
    <w:rsid w:val="004A7451"/>
    <w:rsid w:val="004A7C39"/>
    <w:rsid w:val="004B2585"/>
    <w:rsid w:val="004B62D4"/>
    <w:rsid w:val="004B7018"/>
    <w:rsid w:val="004B7932"/>
    <w:rsid w:val="004B7CC4"/>
    <w:rsid w:val="004C0527"/>
    <w:rsid w:val="004C087F"/>
    <w:rsid w:val="004C1511"/>
    <w:rsid w:val="004C1856"/>
    <w:rsid w:val="004C49B1"/>
    <w:rsid w:val="004C59D3"/>
    <w:rsid w:val="004C6B61"/>
    <w:rsid w:val="004C75DF"/>
    <w:rsid w:val="004C7E50"/>
    <w:rsid w:val="004D0383"/>
    <w:rsid w:val="004D47C7"/>
    <w:rsid w:val="004D4A01"/>
    <w:rsid w:val="004D4CB9"/>
    <w:rsid w:val="004D5DD3"/>
    <w:rsid w:val="004D65C1"/>
    <w:rsid w:val="004E0C92"/>
    <w:rsid w:val="004E3D06"/>
    <w:rsid w:val="004E5B91"/>
    <w:rsid w:val="004F1207"/>
    <w:rsid w:val="004F1B47"/>
    <w:rsid w:val="004F23C1"/>
    <w:rsid w:val="004F45D6"/>
    <w:rsid w:val="004F5BC5"/>
    <w:rsid w:val="004F6628"/>
    <w:rsid w:val="00501222"/>
    <w:rsid w:val="00503837"/>
    <w:rsid w:val="00503F63"/>
    <w:rsid w:val="00504E38"/>
    <w:rsid w:val="005051C2"/>
    <w:rsid w:val="00505464"/>
    <w:rsid w:val="00510F8E"/>
    <w:rsid w:val="00512642"/>
    <w:rsid w:val="00512C18"/>
    <w:rsid w:val="0051333F"/>
    <w:rsid w:val="0051563E"/>
    <w:rsid w:val="00515681"/>
    <w:rsid w:val="00515EB5"/>
    <w:rsid w:val="00516120"/>
    <w:rsid w:val="00516EFB"/>
    <w:rsid w:val="00517B1F"/>
    <w:rsid w:val="0052216C"/>
    <w:rsid w:val="0052457B"/>
    <w:rsid w:val="00527403"/>
    <w:rsid w:val="00533115"/>
    <w:rsid w:val="00533D28"/>
    <w:rsid w:val="00533E4F"/>
    <w:rsid w:val="005349C1"/>
    <w:rsid w:val="00536194"/>
    <w:rsid w:val="005378B0"/>
    <w:rsid w:val="005402E2"/>
    <w:rsid w:val="00541389"/>
    <w:rsid w:val="00543337"/>
    <w:rsid w:val="005441FF"/>
    <w:rsid w:val="00544E4A"/>
    <w:rsid w:val="00545BCD"/>
    <w:rsid w:val="00547488"/>
    <w:rsid w:val="00551616"/>
    <w:rsid w:val="00553BF3"/>
    <w:rsid w:val="00554C7B"/>
    <w:rsid w:val="0055560D"/>
    <w:rsid w:val="005566F1"/>
    <w:rsid w:val="00556920"/>
    <w:rsid w:val="00556EC9"/>
    <w:rsid w:val="0055750C"/>
    <w:rsid w:val="00561028"/>
    <w:rsid w:val="00562648"/>
    <w:rsid w:val="0056332B"/>
    <w:rsid w:val="0056448C"/>
    <w:rsid w:val="00564986"/>
    <w:rsid w:val="00565676"/>
    <w:rsid w:val="005672F3"/>
    <w:rsid w:val="00570182"/>
    <w:rsid w:val="00570A3A"/>
    <w:rsid w:val="00570B51"/>
    <w:rsid w:val="00572C4F"/>
    <w:rsid w:val="0057366E"/>
    <w:rsid w:val="005737C3"/>
    <w:rsid w:val="0057547D"/>
    <w:rsid w:val="005754E5"/>
    <w:rsid w:val="00576570"/>
    <w:rsid w:val="00577E6A"/>
    <w:rsid w:val="00577E9C"/>
    <w:rsid w:val="005802F9"/>
    <w:rsid w:val="005808B9"/>
    <w:rsid w:val="00583109"/>
    <w:rsid w:val="00585A97"/>
    <w:rsid w:val="0058784F"/>
    <w:rsid w:val="00587BFA"/>
    <w:rsid w:val="00592929"/>
    <w:rsid w:val="0059331B"/>
    <w:rsid w:val="005935E3"/>
    <w:rsid w:val="005948CC"/>
    <w:rsid w:val="005951D7"/>
    <w:rsid w:val="005969EA"/>
    <w:rsid w:val="00597106"/>
    <w:rsid w:val="005A14DA"/>
    <w:rsid w:val="005A2116"/>
    <w:rsid w:val="005A7FFA"/>
    <w:rsid w:val="005B0BCE"/>
    <w:rsid w:val="005B173C"/>
    <w:rsid w:val="005B1C2E"/>
    <w:rsid w:val="005B4F76"/>
    <w:rsid w:val="005B6F6E"/>
    <w:rsid w:val="005B751C"/>
    <w:rsid w:val="005B7EC9"/>
    <w:rsid w:val="005C1897"/>
    <w:rsid w:val="005C1E0F"/>
    <w:rsid w:val="005C4FD5"/>
    <w:rsid w:val="005C62C1"/>
    <w:rsid w:val="005C67B9"/>
    <w:rsid w:val="005C7483"/>
    <w:rsid w:val="005C7DF9"/>
    <w:rsid w:val="005D06B3"/>
    <w:rsid w:val="005D0912"/>
    <w:rsid w:val="005D0C95"/>
    <w:rsid w:val="005D3825"/>
    <w:rsid w:val="005D5BDF"/>
    <w:rsid w:val="005E09CA"/>
    <w:rsid w:val="005E252E"/>
    <w:rsid w:val="005E36AD"/>
    <w:rsid w:val="005E49CC"/>
    <w:rsid w:val="005E610C"/>
    <w:rsid w:val="005E62B8"/>
    <w:rsid w:val="005E6E10"/>
    <w:rsid w:val="005E71A1"/>
    <w:rsid w:val="005E7214"/>
    <w:rsid w:val="005F16A4"/>
    <w:rsid w:val="005F228F"/>
    <w:rsid w:val="005F23F7"/>
    <w:rsid w:val="005F2A5C"/>
    <w:rsid w:val="005F62E7"/>
    <w:rsid w:val="005F742D"/>
    <w:rsid w:val="005F780D"/>
    <w:rsid w:val="0060099D"/>
    <w:rsid w:val="00600CA6"/>
    <w:rsid w:val="006014DF"/>
    <w:rsid w:val="00602C0B"/>
    <w:rsid w:val="00603909"/>
    <w:rsid w:val="00604B45"/>
    <w:rsid w:val="00606803"/>
    <w:rsid w:val="00610B33"/>
    <w:rsid w:val="00611253"/>
    <w:rsid w:val="00614D45"/>
    <w:rsid w:val="00620C6F"/>
    <w:rsid w:val="00622F6A"/>
    <w:rsid w:val="006235A7"/>
    <w:rsid w:val="00624287"/>
    <w:rsid w:val="00626A18"/>
    <w:rsid w:val="006318CA"/>
    <w:rsid w:val="00632636"/>
    <w:rsid w:val="006370E2"/>
    <w:rsid w:val="006373B6"/>
    <w:rsid w:val="0064012C"/>
    <w:rsid w:val="00640BED"/>
    <w:rsid w:val="00642DBF"/>
    <w:rsid w:val="0064399B"/>
    <w:rsid w:val="0064405C"/>
    <w:rsid w:val="00645176"/>
    <w:rsid w:val="00645B86"/>
    <w:rsid w:val="00645D9B"/>
    <w:rsid w:val="0064609D"/>
    <w:rsid w:val="00646AEC"/>
    <w:rsid w:val="00647079"/>
    <w:rsid w:val="0065220B"/>
    <w:rsid w:val="00652737"/>
    <w:rsid w:val="0065297A"/>
    <w:rsid w:val="00652A02"/>
    <w:rsid w:val="00652BD4"/>
    <w:rsid w:val="00653497"/>
    <w:rsid w:val="00653628"/>
    <w:rsid w:val="00653C73"/>
    <w:rsid w:val="00656777"/>
    <w:rsid w:val="006571ED"/>
    <w:rsid w:val="00661578"/>
    <w:rsid w:val="00663740"/>
    <w:rsid w:val="0066374E"/>
    <w:rsid w:val="0066522E"/>
    <w:rsid w:val="006652C6"/>
    <w:rsid w:val="0066685B"/>
    <w:rsid w:val="006675C9"/>
    <w:rsid w:val="0067121F"/>
    <w:rsid w:val="0067390A"/>
    <w:rsid w:val="00673A04"/>
    <w:rsid w:val="00675C36"/>
    <w:rsid w:val="00676DDF"/>
    <w:rsid w:val="00680128"/>
    <w:rsid w:val="00680579"/>
    <w:rsid w:val="00681278"/>
    <w:rsid w:val="006843E2"/>
    <w:rsid w:val="006856B8"/>
    <w:rsid w:val="00690002"/>
    <w:rsid w:val="00690F44"/>
    <w:rsid w:val="00690FFA"/>
    <w:rsid w:val="00691D9C"/>
    <w:rsid w:val="00693036"/>
    <w:rsid w:val="006935DF"/>
    <w:rsid w:val="00694642"/>
    <w:rsid w:val="006A03B2"/>
    <w:rsid w:val="006A1343"/>
    <w:rsid w:val="006A18BE"/>
    <w:rsid w:val="006A1C60"/>
    <w:rsid w:val="006A2068"/>
    <w:rsid w:val="006A381A"/>
    <w:rsid w:val="006A5558"/>
    <w:rsid w:val="006A614B"/>
    <w:rsid w:val="006A726E"/>
    <w:rsid w:val="006B2706"/>
    <w:rsid w:val="006B2E35"/>
    <w:rsid w:val="006B3968"/>
    <w:rsid w:val="006B6433"/>
    <w:rsid w:val="006B6D24"/>
    <w:rsid w:val="006B6DA9"/>
    <w:rsid w:val="006B76FD"/>
    <w:rsid w:val="006B7975"/>
    <w:rsid w:val="006C3946"/>
    <w:rsid w:val="006C4A42"/>
    <w:rsid w:val="006C5823"/>
    <w:rsid w:val="006C6383"/>
    <w:rsid w:val="006C6AF6"/>
    <w:rsid w:val="006D10CF"/>
    <w:rsid w:val="006D19D1"/>
    <w:rsid w:val="006D1C90"/>
    <w:rsid w:val="006D296D"/>
    <w:rsid w:val="006D461F"/>
    <w:rsid w:val="006D56C5"/>
    <w:rsid w:val="006D5BBF"/>
    <w:rsid w:val="006D61A6"/>
    <w:rsid w:val="006E008E"/>
    <w:rsid w:val="006E02D7"/>
    <w:rsid w:val="006E5279"/>
    <w:rsid w:val="006E7015"/>
    <w:rsid w:val="006E7FAE"/>
    <w:rsid w:val="006F03E4"/>
    <w:rsid w:val="006F334F"/>
    <w:rsid w:val="006F4ED9"/>
    <w:rsid w:val="006F5842"/>
    <w:rsid w:val="006F6AFC"/>
    <w:rsid w:val="006F73BB"/>
    <w:rsid w:val="006F778B"/>
    <w:rsid w:val="006F7C19"/>
    <w:rsid w:val="0070027C"/>
    <w:rsid w:val="00701162"/>
    <w:rsid w:val="0070291A"/>
    <w:rsid w:val="007032EF"/>
    <w:rsid w:val="007034C2"/>
    <w:rsid w:val="007044DF"/>
    <w:rsid w:val="0070487E"/>
    <w:rsid w:val="007054C0"/>
    <w:rsid w:val="00706527"/>
    <w:rsid w:val="00706690"/>
    <w:rsid w:val="00706B6C"/>
    <w:rsid w:val="007073F9"/>
    <w:rsid w:val="0071336A"/>
    <w:rsid w:val="007139FC"/>
    <w:rsid w:val="00715C51"/>
    <w:rsid w:val="00716199"/>
    <w:rsid w:val="00717407"/>
    <w:rsid w:val="00717A05"/>
    <w:rsid w:val="00717D53"/>
    <w:rsid w:val="0072126A"/>
    <w:rsid w:val="007216E7"/>
    <w:rsid w:val="00721889"/>
    <w:rsid w:val="00721991"/>
    <w:rsid w:val="00721B8F"/>
    <w:rsid w:val="0072207E"/>
    <w:rsid w:val="00722752"/>
    <w:rsid w:val="00722776"/>
    <w:rsid w:val="00725D8B"/>
    <w:rsid w:val="007263BF"/>
    <w:rsid w:val="00726B42"/>
    <w:rsid w:val="00727970"/>
    <w:rsid w:val="00727ABF"/>
    <w:rsid w:val="00730386"/>
    <w:rsid w:val="007306BD"/>
    <w:rsid w:val="00733699"/>
    <w:rsid w:val="007338F4"/>
    <w:rsid w:val="00733929"/>
    <w:rsid w:val="00734074"/>
    <w:rsid w:val="00734522"/>
    <w:rsid w:val="0073546C"/>
    <w:rsid w:val="00740291"/>
    <w:rsid w:val="00740321"/>
    <w:rsid w:val="007429A6"/>
    <w:rsid w:val="00743034"/>
    <w:rsid w:val="00744035"/>
    <w:rsid w:val="007440F8"/>
    <w:rsid w:val="007459AF"/>
    <w:rsid w:val="00746860"/>
    <w:rsid w:val="00747059"/>
    <w:rsid w:val="007474FE"/>
    <w:rsid w:val="007479C6"/>
    <w:rsid w:val="00750104"/>
    <w:rsid w:val="00751B7F"/>
    <w:rsid w:val="00752295"/>
    <w:rsid w:val="0075270E"/>
    <w:rsid w:val="00754361"/>
    <w:rsid w:val="007545D4"/>
    <w:rsid w:val="007572C8"/>
    <w:rsid w:val="007605E7"/>
    <w:rsid w:val="007609BC"/>
    <w:rsid w:val="00760C4D"/>
    <w:rsid w:val="00764F4C"/>
    <w:rsid w:val="00765714"/>
    <w:rsid w:val="007660B5"/>
    <w:rsid w:val="007673F0"/>
    <w:rsid w:val="00767A53"/>
    <w:rsid w:val="00767EE0"/>
    <w:rsid w:val="00770159"/>
    <w:rsid w:val="007706C3"/>
    <w:rsid w:val="00773B3D"/>
    <w:rsid w:val="00774886"/>
    <w:rsid w:val="00776618"/>
    <w:rsid w:val="007770B2"/>
    <w:rsid w:val="00780B5E"/>
    <w:rsid w:val="00780BFF"/>
    <w:rsid w:val="00781672"/>
    <w:rsid w:val="007824C8"/>
    <w:rsid w:val="00782695"/>
    <w:rsid w:val="0078312F"/>
    <w:rsid w:val="00783B51"/>
    <w:rsid w:val="0078409A"/>
    <w:rsid w:val="0078486F"/>
    <w:rsid w:val="00785508"/>
    <w:rsid w:val="00786337"/>
    <w:rsid w:val="00786954"/>
    <w:rsid w:val="00793494"/>
    <w:rsid w:val="00793606"/>
    <w:rsid w:val="0079368B"/>
    <w:rsid w:val="00794917"/>
    <w:rsid w:val="00796B9B"/>
    <w:rsid w:val="00797FDF"/>
    <w:rsid w:val="007A0A38"/>
    <w:rsid w:val="007A1666"/>
    <w:rsid w:val="007A2610"/>
    <w:rsid w:val="007A3358"/>
    <w:rsid w:val="007A565E"/>
    <w:rsid w:val="007A6C47"/>
    <w:rsid w:val="007A7F80"/>
    <w:rsid w:val="007B111C"/>
    <w:rsid w:val="007B114E"/>
    <w:rsid w:val="007B17A6"/>
    <w:rsid w:val="007B1868"/>
    <w:rsid w:val="007B1F0B"/>
    <w:rsid w:val="007B2D34"/>
    <w:rsid w:val="007B3312"/>
    <w:rsid w:val="007B3486"/>
    <w:rsid w:val="007B405A"/>
    <w:rsid w:val="007B5F86"/>
    <w:rsid w:val="007B6109"/>
    <w:rsid w:val="007B7A13"/>
    <w:rsid w:val="007C1395"/>
    <w:rsid w:val="007C2EE9"/>
    <w:rsid w:val="007C5F89"/>
    <w:rsid w:val="007C7124"/>
    <w:rsid w:val="007C7B45"/>
    <w:rsid w:val="007D117D"/>
    <w:rsid w:val="007D520D"/>
    <w:rsid w:val="007D5703"/>
    <w:rsid w:val="007D5D59"/>
    <w:rsid w:val="007D6F55"/>
    <w:rsid w:val="007D6F95"/>
    <w:rsid w:val="007E0649"/>
    <w:rsid w:val="007E195C"/>
    <w:rsid w:val="007E3E93"/>
    <w:rsid w:val="007E4554"/>
    <w:rsid w:val="007E4BB5"/>
    <w:rsid w:val="007E512D"/>
    <w:rsid w:val="007E56A8"/>
    <w:rsid w:val="007E5AE2"/>
    <w:rsid w:val="007E6088"/>
    <w:rsid w:val="007E6ECC"/>
    <w:rsid w:val="007E6FE1"/>
    <w:rsid w:val="007F03F6"/>
    <w:rsid w:val="007F079B"/>
    <w:rsid w:val="007F18F5"/>
    <w:rsid w:val="007F29A9"/>
    <w:rsid w:val="007F44FA"/>
    <w:rsid w:val="007F62AD"/>
    <w:rsid w:val="007F6CBF"/>
    <w:rsid w:val="007F70A1"/>
    <w:rsid w:val="008010EE"/>
    <w:rsid w:val="00803D15"/>
    <w:rsid w:val="00804E71"/>
    <w:rsid w:val="0080601C"/>
    <w:rsid w:val="00806C3A"/>
    <w:rsid w:val="0080782E"/>
    <w:rsid w:val="0080795A"/>
    <w:rsid w:val="00810FB3"/>
    <w:rsid w:val="008121DC"/>
    <w:rsid w:val="00812F6C"/>
    <w:rsid w:val="00812FA1"/>
    <w:rsid w:val="00814741"/>
    <w:rsid w:val="00816F22"/>
    <w:rsid w:val="00817DAB"/>
    <w:rsid w:val="00820946"/>
    <w:rsid w:val="00821C2A"/>
    <w:rsid w:val="00821D46"/>
    <w:rsid w:val="0082204A"/>
    <w:rsid w:val="00822302"/>
    <w:rsid w:val="008226E1"/>
    <w:rsid w:val="008229E8"/>
    <w:rsid w:val="00824673"/>
    <w:rsid w:val="0082579B"/>
    <w:rsid w:val="00825AAB"/>
    <w:rsid w:val="0083073E"/>
    <w:rsid w:val="0083092C"/>
    <w:rsid w:val="00831414"/>
    <w:rsid w:val="008320B5"/>
    <w:rsid w:val="00832558"/>
    <w:rsid w:val="00834400"/>
    <w:rsid w:val="0083499C"/>
    <w:rsid w:val="008354DD"/>
    <w:rsid w:val="0083770D"/>
    <w:rsid w:val="00837F7B"/>
    <w:rsid w:val="008406FD"/>
    <w:rsid w:val="00840708"/>
    <w:rsid w:val="008423A1"/>
    <w:rsid w:val="00842944"/>
    <w:rsid w:val="0084484E"/>
    <w:rsid w:val="00844EC2"/>
    <w:rsid w:val="00851134"/>
    <w:rsid w:val="00851688"/>
    <w:rsid w:val="00851912"/>
    <w:rsid w:val="00851ECD"/>
    <w:rsid w:val="00852F98"/>
    <w:rsid w:val="00853AD4"/>
    <w:rsid w:val="008548B6"/>
    <w:rsid w:val="00855190"/>
    <w:rsid w:val="00857A1E"/>
    <w:rsid w:val="00860470"/>
    <w:rsid w:val="008616E9"/>
    <w:rsid w:val="00862B9C"/>
    <w:rsid w:val="0086352E"/>
    <w:rsid w:val="00863E6E"/>
    <w:rsid w:val="008640EB"/>
    <w:rsid w:val="00865598"/>
    <w:rsid w:val="0086626D"/>
    <w:rsid w:val="008666E4"/>
    <w:rsid w:val="00866744"/>
    <w:rsid w:val="00866C5B"/>
    <w:rsid w:val="0086788F"/>
    <w:rsid w:val="008702F8"/>
    <w:rsid w:val="00870B7C"/>
    <w:rsid w:val="00870F5F"/>
    <w:rsid w:val="008710C1"/>
    <w:rsid w:val="00871586"/>
    <w:rsid w:val="008730E1"/>
    <w:rsid w:val="008745F9"/>
    <w:rsid w:val="00876FE0"/>
    <w:rsid w:val="00880419"/>
    <w:rsid w:val="008813A6"/>
    <w:rsid w:val="00884DA6"/>
    <w:rsid w:val="00885F28"/>
    <w:rsid w:val="0089083A"/>
    <w:rsid w:val="00890B39"/>
    <w:rsid w:val="008924EA"/>
    <w:rsid w:val="00892C09"/>
    <w:rsid w:val="008936EE"/>
    <w:rsid w:val="0089440B"/>
    <w:rsid w:val="008958BB"/>
    <w:rsid w:val="0089601B"/>
    <w:rsid w:val="008A0844"/>
    <w:rsid w:val="008A1814"/>
    <w:rsid w:val="008A1886"/>
    <w:rsid w:val="008A4AF5"/>
    <w:rsid w:val="008A63FA"/>
    <w:rsid w:val="008B07F8"/>
    <w:rsid w:val="008B25BD"/>
    <w:rsid w:val="008B4325"/>
    <w:rsid w:val="008B45AA"/>
    <w:rsid w:val="008B48A7"/>
    <w:rsid w:val="008B50A2"/>
    <w:rsid w:val="008B56DE"/>
    <w:rsid w:val="008B64BA"/>
    <w:rsid w:val="008B71D2"/>
    <w:rsid w:val="008B7688"/>
    <w:rsid w:val="008B7830"/>
    <w:rsid w:val="008C0741"/>
    <w:rsid w:val="008C2A20"/>
    <w:rsid w:val="008C34F5"/>
    <w:rsid w:val="008C37B1"/>
    <w:rsid w:val="008C473A"/>
    <w:rsid w:val="008C7D46"/>
    <w:rsid w:val="008D0DA6"/>
    <w:rsid w:val="008D10B8"/>
    <w:rsid w:val="008D205F"/>
    <w:rsid w:val="008D3AE6"/>
    <w:rsid w:val="008D3D74"/>
    <w:rsid w:val="008D4E2F"/>
    <w:rsid w:val="008D534C"/>
    <w:rsid w:val="008D660E"/>
    <w:rsid w:val="008E1077"/>
    <w:rsid w:val="008E2559"/>
    <w:rsid w:val="008E2591"/>
    <w:rsid w:val="008E3B44"/>
    <w:rsid w:val="008E448A"/>
    <w:rsid w:val="008E57B0"/>
    <w:rsid w:val="008E5941"/>
    <w:rsid w:val="008E72DB"/>
    <w:rsid w:val="008F235E"/>
    <w:rsid w:val="008F2F20"/>
    <w:rsid w:val="008F3128"/>
    <w:rsid w:val="008F46DA"/>
    <w:rsid w:val="008F5013"/>
    <w:rsid w:val="008F65D2"/>
    <w:rsid w:val="008F69DA"/>
    <w:rsid w:val="008F7AFD"/>
    <w:rsid w:val="00900C92"/>
    <w:rsid w:val="00901552"/>
    <w:rsid w:val="009024CF"/>
    <w:rsid w:val="009042BD"/>
    <w:rsid w:val="0090642A"/>
    <w:rsid w:val="00912FCB"/>
    <w:rsid w:val="0091301D"/>
    <w:rsid w:val="009135C4"/>
    <w:rsid w:val="009141F4"/>
    <w:rsid w:val="00920178"/>
    <w:rsid w:val="009205F5"/>
    <w:rsid w:val="0092124F"/>
    <w:rsid w:val="00924987"/>
    <w:rsid w:val="009277A0"/>
    <w:rsid w:val="00930915"/>
    <w:rsid w:val="00930941"/>
    <w:rsid w:val="00930BA7"/>
    <w:rsid w:val="0093288F"/>
    <w:rsid w:val="00933117"/>
    <w:rsid w:val="00933ECF"/>
    <w:rsid w:val="00934034"/>
    <w:rsid w:val="00934071"/>
    <w:rsid w:val="00934CB9"/>
    <w:rsid w:val="0093560F"/>
    <w:rsid w:val="00936427"/>
    <w:rsid w:val="009366E6"/>
    <w:rsid w:val="00941408"/>
    <w:rsid w:val="00942A82"/>
    <w:rsid w:val="00945176"/>
    <w:rsid w:val="00945512"/>
    <w:rsid w:val="0094563E"/>
    <w:rsid w:val="00946556"/>
    <w:rsid w:val="00950F94"/>
    <w:rsid w:val="009511D6"/>
    <w:rsid w:val="00954782"/>
    <w:rsid w:val="00955D48"/>
    <w:rsid w:val="00956277"/>
    <w:rsid w:val="0095637B"/>
    <w:rsid w:val="009568C6"/>
    <w:rsid w:val="009572AC"/>
    <w:rsid w:val="00957A9B"/>
    <w:rsid w:val="009604A0"/>
    <w:rsid w:val="00960F1C"/>
    <w:rsid w:val="00967143"/>
    <w:rsid w:val="0097017D"/>
    <w:rsid w:val="00970AC7"/>
    <w:rsid w:val="00970D38"/>
    <w:rsid w:val="00972311"/>
    <w:rsid w:val="009735FC"/>
    <w:rsid w:val="00973F9D"/>
    <w:rsid w:val="00977603"/>
    <w:rsid w:val="00977ED6"/>
    <w:rsid w:val="00980128"/>
    <w:rsid w:val="00980FF9"/>
    <w:rsid w:val="0098116C"/>
    <w:rsid w:val="009834A1"/>
    <w:rsid w:val="0098499D"/>
    <w:rsid w:val="00984A4A"/>
    <w:rsid w:val="00986FC2"/>
    <w:rsid w:val="00987C8A"/>
    <w:rsid w:val="009903F4"/>
    <w:rsid w:val="00990E6A"/>
    <w:rsid w:val="00991DAB"/>
    <w:rsid w:val="00994A1F"/>
    <w:rsid w:val="009954F6"/>
    <w:rsid w:val="0099619D"/>
    <w:rsid w:val="009A1656"/>
    <w:rsid w:val="009A32A3"/>
    <w:rsid w:val="009A4301"/>
    <w:rsid w:val="009A4F24"/>
    <w:rsid w:val="009A62E4"/>
    <w:rsid w:val="009A720D"/>
    <w:rsid w:val="009B1BCA"/>
    <w:rsid w:val="009B512C"/>
    <w:rsid w:val="009B5E60"/>
    <w:rsid w:val="009C217D"/>
    <w:rsid w:val="009C3A27"/>
    <w:rsid w:val="009C3EF4"/>
    <w:rsid w:val="009C71A5"/>
    <w:rsid w:val="009C7E79"/>
    <w:rsid w:val="009D1051"/>
    <w:rsid w:val="009D1C35"/>
    <w:rsid w:val="009D317F"/>
    <w:rsid w:val="009D3783"/>
    <w:rsid w:val="009D495F"/>
    <w:rsid w:val="009D4C42"/>
    <w:rsid w:val="009E053D"/>
    <w:rsid w:val="009E2707"/>
    <w:rsid w:val="009E3023"/>
    <w:rsid w:val="009E4479"/>
    <w:rsid w:val="009E7BFE"/>
    <w:rsid w:val="009F03B9"/>
    <w:rsid w:val="009F08C3"/>
    <w:rsid w:val="009F1B03"/>
    <w:rsid w:val="009F1C98"/>
    <w:rsid w:val="009F2865"/>
    <w:rsid w:val="009F2D4C"/>
    <w:rsid w:val="009F4D70"/>
    <w:rsid w:val="009F5EC2"/>
    <w:rsid w:val="009F73F5"/>
    <w:rsid w:val="00A01747"/>
    <w:rsid w:val="00A02EA6"/>
    <w:rsid w:val="00A02EBF"/>
    <w:rsid w:val="00A039F4"/>
    <w:rsid w:val="00A04328"/>
    <w:rsid w:val="00A047C3"/>
    <w:rsid w:val="00A05A03"/>
    <w:rsid w:val="00A07C77"/>
    <w:rsid w:val="00A119DE"/>
    <w:rsid w:val="00A14B65"/>
    <w:rsid w:val="00A15C4F"/>
    <w:rsid w:val="00A1631D"/>
    <w:rsid w:val="00A16B91"/>
    <w:rsid w:val="00A16E10"/>
    <w:rsid w:val="00A1734B"/>
    <w:rsid w:val="00A17498"/>
    <w:rsid w:val="00A17E1A"/>
    <w:rsid w:val="00A212FE"/>
    <w:rsid w:val="00A217E3"/>
    <w:rsid w:val="00A2242A"/>
    <w:rsid w:val="00A22A27"/>
    <w:rsid w:val="00A233A1"/>
    <w:rsid w:val="00A23C51"/>
    <w:rsid w:val="00A24F8C"/>
    <w:rsid w:val="00A26F92"/>
    <w:rsid w:val="00A27869"/>
    <w:rsid w:val="00A27F7B"/>
    <w:rsid w:val="00A3025C"/>
    <w:rsid w:val="00A30465"/>
    <w:rsid w:val="00A314E5"/>
    <w:rsid w:val="00A316BF"/>
    <w:rsid w:val="00A3179C"/>
    <w:rsid w:val="00A31A13"/>
    <w:rsid w:val="00A31FE5"/>
    <w:rsid w:val="00A3378F"/>
    <w:rsid w:val="00A339DF"/>
    <w:rsid w:val="00A35C0E"/>
    <w:rsid w:val="00A36B1F"/>
    <w:rsid w:val="00A372B1"/>
    <w:rsid w:val="00A37A92"/>
    <w:rsid w:val="00A418D5"/>
    <w:rsid w:val="00A44994"/>
    <w:rsid w:val="00A449F9"/>
    <w:rsid w:val="00A4501C"/>
    <w:rsid w:val="00A45047"/>
    <w:rsid w:val="00A4596E"/>
    <w:rsid w:val="00A46BD8"/>
    <w:rsid w:val="00A46C6B"/>
    <w:rsid w:val="00A511A1"/>
    <w:rsid w:val="00A52F84"/>
    <w:rsid w:val="00A5385C"/>
    <w:rsid w:val="00A54203"/>
    <w:rsid w:val="00A55710"/>
    <w:rsid w:val="00A57C22"/>
    <w:rsid w:val="00A57D92"/>
    <w:rsid w:val="00A6032D"/>
    <w:rsid w:val="00A6060C"/>
    <w:rsid w:val="00A60928"/>
    <w:rsid w:val="00A6179C"/>
    <w:rsid w:val="00A617A0"/>
    <w:rsid w:val="00A622FF"/>
    <w:rsid w:val="00A635B1"/>
    <w:rsid w:val="00A63976"/>
    <w:rsid w:val="00A63989"/>
    <w:rsid w:val="00A63B39"/>
    <w:rsid w:val="00A65F7F"/>
    <w:rsid w:val="00A66E8C"/>
    <w:rsid w:val="00A66EF3"/>
    <w:rsid w:val="00A675F0"/>
    <w:rsid w:val="00A71DFD"/>
    <w:rsid w:val="00A729BE"/>
    <w:rsid w:val="00A74288"/>
    <w:rsid w:val="00A81716"/>
    <w:rsid w:val="00A821E4"/>
    <w:rsid w:val="00A82201"/>
    <w:rsid w:val="00A826A5"/>
    <w:rsid w:val="00A82F09"/>
    <w:rsid w:val="00A830C6"/>
    <w:rsid w:val="00A84632"/>
    <w:rsid w:val="00A8540A"/>
    <w:rsid w:val="00A85C0F"/>
    <w:rsid w:val="00A866DB"/>
    <w:rsid w:val="00A911C0"/>
    <w:rsid w:val="00A92660"/>
    <w:rsid w:val="00A93EF3"/>
    <w:rsid w:val="00A9447E"/>
    <w:rsid w:val="00A946F9"/>
    <w:rsid w:val="00A94F2B"/>
    <w:rsid w:val="00AA05F2"/>
    <w:rsid w:val="00AA077E"/>
    <w:rsid w:val="00AA187E"/>
    <w:rsid w:val="00AA2436"/>
    <w:rsid w:val="00AA280A"/>
    <w:rsid w:val="00AA2CE5"/>
    <w:rsid w:val="00AA3D18"/>
    <w:rsid w:val="00AA45EE"/>
    <w:rsid w:val="00AA4C76"/>
    <w:rsid w:val="00AA53BC"/>
    <w:rsid w:val="00AA69F6"/>
    <w:rsid w:val="00AA7F05"/>
    <w:rsid w:val="00AB34A6"/>
    <w:rsid w:val="00AB356D"/>
    <w:rsid w:val="00AB36F0"/>
    <w:rsid w:val="00AB3942"/>
    <w:rsid w:val="00AB3A25"/>
    <w:rsid w:val="00AB3B8E"/>
    <w:rsid w:val="00AB40D3"/>
    <w:rsid w:val="00AB421A"/>
    <w:rsid w:val="00AB4908"/>
    <w:rsid w:val="00AB4E14"/>
    <w:rsid w:val="00AB4E70"/>
    <w:rsid w:val="00AB6978"/>
    <w:rsid w:val="00AB7137"/>
    <w:rsid w:val="00AC1DEF"/>
    <w:rsid w:val="00AC30C4"/>
    <w:rsid w:val="00AC3D97"/>
    <w:rsid w:val="00AC3E8D"/>
    <w:rsid w:val="00AC460E"/>
    <w:rsid w:val="00AC67A2"/>
    <w:rsid w:val="00AC69B1"/>
    <w:rsid w:val="00AC7E59"/>
    <w:rsid w:val="00AD25F1"/>
    <w:rsid w:val="00AD430F"/>
    <w:rsid w:val="00AD4C74"/>
    <w:rsid w:val="00AD5156"/>
    <w:rsid w:val="00AD5B16"/>
    <w:rsid w:val="00AD72C7"/>
    <w:rsid w:val="00AE0E1C"/>
    <w:rsid w:val="00AE22DE"/>
    <w:rsid w:val="00AE269D"/>
    <w:rsid w:val="00AE3235"/>
    <w:rsid w:val="00AE3271"/>
    <w:rsid w:val="00AE3B73"/>
    <w:rsid w:val="00AE3EAF"/>
    <w:rsid w:val="00AE52F9"/>
    <w:rsid w:val="00AE5318"/>
    <w:rsid w:val="00AE7207"/>
    <w:rsid w:val="00AF0326"/>
    <w:rsid w:val="00AF0AC0"/>
    <w:rsid w:val="00AF0D9D"/>
    <w:rsid w:val="00AF1E63"/>
    <w:rsid w:val="00AF30EE"/>
    <w:rsid w:val="00AF32B0"/>
    <w:rsid w:val="00AF37BA"/>
    <w:rsid w:val="00AF43C1"/>
    <w:rsid w:val="00AF4B59"/>
    <w:rsid w:val="00AF7144"/>
    <w:rsid w:val="00AF7B28"/>
    <w:rsid w:val="00B01A4F"/>
    <w:rsid w:val="00B0310D"/>
    <w:rsid w:val="00B048A2"/>
    <w:rsid w:val="00B048EC"/>
    <w:rsid w:val="00B04F3B"/>
    <w:rsid w:val="00B05CEB"/>
    <w:rsid w:val="00B06FAC"/>
    <w:rsid w:val="00B07525"/>
    <w:rsid w:val="00B14399"/>
    <w:rsid w:val="00B1458F"/>
    <w:rsid w:val="00B14E5E"/>
    <w:rsid w:val="00B1541F"/>
    <w:rsid w:val="00B164CF"/>
    <w:rsid w:val="00B16DA7"/>
    <w:rsid w:val="00B176B7"/>
    <w:rsid w:val="00B21DFC"/>
    <w:rsid w:val="00B258E4"/>
    <w:rsid w:val="00B264C0"/>
    <w:rsid w:val="00B26978"/>
    <w:rsid w:val="00B2743E"/>
    <w:rsid w:val="00B27DC6"/>
    <w:rsid w:val="00B3112B"/>
    <w:rsid w:val="00B31398"/>
    <w:rsid w:val="00B3220C"/>
    <w:rsid w:val="00B35594"/>
    <w:rsid w:val="00B3633B"/>
    <w:rsid w:val="00B36A49"/>
    <w:rsid w:val="00B3795F"/>
    <w:rsid w:val="00B37E46"/>
    <w:rsid w:val="00B40623"/>
    <w:rsid w:val="00B40EBF"/>
    <w:rsid w:val="00B41E5C"/>
    <w:rsid w:val="00B424E0"/>
    <w:rsid w:val="00B43888"/>
    <w:rsid w:val="00B43C6F"/>
    <w:rsid w:val="00B43E75"/>
    <w:rsid w:val="00B4536F"/>
    <w:rsid w:val="00B45A25"/>
    <w:rsid w:val="00B468C6"/>
    <w:rsid w:val="00B47DB4"/>
    <w:rsid w:val="00B5116B"/>
    <w:rsid w:val="00B52B4E"/>
    <w:rsid w:val="00B53A4A"/>
    <w:rsid w:val="00B55B9E"/>
    <w:rsid w:val="00B568F4"/>
    <w:rsid w:val="00B5696A"/>
    <w:rsid w:val="00B56AB6"/>
    <w:rsid w:val="00B56ADC"/>
    <w:rsid w:val="00B575C9"/>
    <w:rsid w:val="00B57C76"/>
    <w:rsid w:val="00B62206"/>
    <w:rsid w:val="00B66508"/>
    <w:rsid w:val="00B71288"/>
    <w:rsid w:val="00B7203A"/>
    <w:rsid w:val="00B721CE"/>
    <w:rsid w:val="00B75551"/>
    <w:rsid w:val="00B77477"/>
    <w:rsid w:val="00B77FBC"/>
    <w:rsid w:val="00B80A56"/>
    <w:rsid w:val="00B813E1"/>
    <w:rsid w:val="00B8162B"/>
    <w:rsid w:val="00B8227C"/>
    <w:rsid w:val="00B83763"/>
    <w:rsid w:val="00B83DCF"/>
    <w:rsid w:val="00B83DF1"/>
    <w:rsid w:val="00B84303"/>
    <w:rsid w:val="00B84492"/>
    <w:rsid w:val="00B8537E"/>
    <w:rsid w:val="00B868B6"/>
    <w:rsid w:val="00B86C8E"/>
    <w:rsid w:val="00B86EAE"/>
    <w:rsid w:val="00B90289"/>
    <w:rsid w:val="00B912F1"/>
    <w:rsid w:val="00B91992"/>
    <w:rsid w:val="00B956E5"/>
    <w:rsid w:val="00B95EEE"/>
    <w:rsid w:val="00BA2079"/>
    <w:rsid w:val="00BA3524"/>
    <w:rsid w:val="00BA3CFF"/>
    <w:rsid w:val="00BA40E1"/>
    <w:rsid w:val="00BA45AF"/>
    <w:rsid w:val="00BA6C30"/>
    <w:rsid w:val="00BA75F6"/>
    <w:rsid w:val="00BA79ED"/>
    <w:rsid w:val="00BB1084"/>
    <w:rsid w:val="00BB147F"/>
    <w:rsid w:val="00BB29EB"/>
    <w:rsid w:val="00BB2DE9"/>
    <w:rsid w:val="00BB40F6"/>
    <w:rsid w:val="00BB545A"/>
    <w:rsid w:val="00BB5F9F"/>
    <w:rsid w:val="00BB68B5"/>
    <w:rsid w:val="00BB6E58"/>
    <w:rsid w:val="00BC172B"/>
    <w:rsid w:val="00BC2887"/>
    <w:rsid w:val="00BC3E8B"/>
    <w:rsid w:val="00BC4F4F"/>
    <w:rsid w:val="00BC50E7"/>
    <w:rsid w:val="00BC5151"/>
    <w:rsid w:val="00BC53A6"/>
    <w:rsid w:val="00BC670D"/>
    <w:rsid w:val="00BC6CD0"/>
    <w:rsid w:val="00BC7507"/>
    <w:rsid w:val="00BC765E"/>
    <w:rsid w:val="00BD0178"/>
    <w:rsid w:val="00BD0AD2"/>
    <w:rsid w:val="00BD62B6"/>
    <w:rsid w:val="00BD747A"/>
    <w:rsid w:val="00BD7842"/>
    <w:rsid w:val="00BE01F0"/>
    <w:rsid w:val="00BE279B"/>
    <w:rsid w:val="00BE425E"/>
    <w:rsid w:val="00BE4D0B"/>
    <w:rsid w:val="00BE7084"/>
    <w:rsid w:val="00BF12A7"/>
    <w:rsid w:val="00BF1D30"/>
    <w:rsid w:val="00BF2411"/>
    <w:rsid w:val="00BF2F1E"/>
    <w:rsid w:val="00BF3B6A"/>
    <w:rsid w:val="00BF3B85"/>
    <w:rsid w:val="00BF3D7E"/>
    <w:rsid w:val="00BF4623"/>
    <w:rsid w:val="00BF4A92"/>
    <w:rsid w:val="00BF4CFA"/>
    <w:rsid w:val="00BF56B6"/>
    <w:rsid w:val="00BF5F46"/>
    <w:rsid w:val="00C001DB"/>
    <w:rsid w:val="00C0088F"/>
    <w:rsid w:val="00C02592"/>
    <w:rsid w:val="00C038AA"/>
    <w:rsid w:val="00C0485F"/>
    <w:rsid w:val="00C04E83"/>
    <w:rsid w:val="00C10CC2"/>
    <w:rsid w:val="00C1130A"/>
    <w:rsid w:val="00C11AC3"/>
    <w:rsid w:val="00C1284A"/>
    <w:rsid w:val="00C1651E"/>
    <w:rsid w:val="00C179AE"/>
    <w:rsid w:val="00C20557"/>
    <w:rsid w:val="00C20C2B"/>
    <w:rsid w:val="00C21FCC"/>
    <w:rsid w:val="00C22AC1"/>
    <w:rsid w:val="00C22B82"/>
    <w:rsid w:val="00C23D03"/>
    <w:rsid w:val="00C25D80"/>
    <w:rsid w:val="00C2623C"/>
    <w:rsid w:val="00C26388"/>
    <w:rsid w:val="00C30045"/>
    <w:rsid w:val="00C30B02"/>
    <w:rsid w:val="00C30BC2"/>
    <w:rsid w:val="00C31653"/>
    <w:rsid w:val="00C31C4A"/>
    <w:rsid w:val="00C31FBB"/>
    <w:rsid w:val="00C326F6"/>
    <w:rsid w:val="00C342FF"/>
    <w:rsid w:val="00C34C26"/>
    <w:rsid w:val="00C40EED"/>
    <w:rsid w:val="00C42837"/>
    <w:rsid w:val="00C43165"/>
    <w:rsid w:val="00C43981"/>
    <w:rsid w:val="00C43A5F"/>
    <w:rsid w:val="00C4434B"/>
    <w:rsid w:val="00C45C37"/>
    <w:rsid w:val="00C4685A"/>
    <w:rsid w:val="00C47987"/>
    <w:rsid w:val="00C50EAD"/>
    <w:rsid w:val="00C50FDF"/>
    <w:rsid w:val="00C56E0C"/>
    <w:rsid w:val="00C574DE"/>
    <w:rsid w:val="00C5780C"/>
    <w:rsid w:val="00C608F8"/>
    <w:rsid w:val="00C6095E"/>
    <w:rsid w:val="00C60C2D"/>
    <w:rsid w:val="00C650E6"/>
    <w:rsid w:val="00C654D6"/>
    <w:rsid w:val="00C65D41"/>
    <w:rsid w:val="00C66165"/>
    <w:rsid w:val="00C70143"/>
    <w:rsid w:val="00C70E10"/>
    <w:rsid w:val="00C73852"/>
    <w:rsid w:val="00C74390"/>
    <w:rsid w:val="00C74F36"/>
    <w:rsid w:val="00C75AFC"/>
    <w:rsid w:val="00C76E9E"/>
    <w:rsid w:val="00C770B1"/>
    <w:rsid w:val="00C77E7E"/>
    <w:rsid w:val="00C822ED"/>
    <w:rsid w:val="00C82842"/>
    <w:rsid w:val="00C858A2"/>
    <w:rsid w:val="00C863AA"/>
    <w:rsid w:val="00C86EF3"/>
    <w:rsid w:val="00C872B2"/>
    <w:rsid w:val="00C92ED8"/>
    <w:rsid w:val="00C9382B"/>
    <w:rsid w:val="00C951C4"/>
    <w:rsid w:val="00C952F7"/>
    <w:rsid w:val="00C9735C"/>
    <w:rsid w:val="00C97436"/>
    <w:rsid w:val="00CA029B"/>
    <w:rsid w:val="00CA3B24"/>
    <w:rsid w:val="00CA3E0B"/>
    <w:rsid w:val="00CA4871"/>
    <w:rsid w:val="00CA75E2"/>
    <w:rsid w:val="00CB0380"/>
    <w:rsid w:val="00CB0B13"/>
    <w:rsid w:val="00CB51EF"/>
    <w:rsid w:val="00CB5CCB"/>
    <w:rsid w:val="00CB7828"/>
    <w:rsid w:val="00CC1280"/>
    <w:rsid w:val="00CC155D"/>
    <w:rsid w:val="00CC2CD7"/>
    <w:rsid w:val="00CC3DA2"/>
    <w:rsid w:val="00CC511C"/>
    <w:rsid w:val="00CC5ED8"/>
    <w:rsid w:val="00CC6611"/>
    <w:rsid w:val="00CD1590"/>
    <w:rsid w:val="00CD29CD"/>
    <w:rsid w:val="00CD2D16"/>
    <w:rsid w:val="00CD3464"/>
    <w:rsid w:val="00CD3EA8"/>
    <w:rsid w:val="00CD4A74"/>
    <w:rsid w:val="00CD4BD3"/>
    <w:rsid w:val="00CD6474"/>
    <w:rsid w:val="00CE118F"/>
    <w:rsid w:val="00CE149D"/>
    <w:rsid w:val="00CE49A4"/>
    <w:rsid w:val="00CE55BA"/>
    <w:rsid w:val="00CE69E3"/>
    <w:rsid w:val="00CE71F4"/>
    <w:rsid w:val="00CE73A9"/>
    <w:rsid w:val="00CE7CF5"/>
    <w:rsid w:val="00CF1D62"/>
    <w:rsid w:val="00CF2356"/>
    <w:rsid w:val="00CF2FAA"/>
    <w:rsid w:val="00CF3889"/>
    <w:rsid w:val="00CF406B"/>
    <w:rsid w:val="00CF4F03"/>
    <w:rsid w:val="00CF56F7"/>
    <w:rsid w:val="00CF6E52"/>
    <w:rsid w:val="00CF7FC8"/>
    <w:rsid w:val="00D0083B"/>
    <w:rsid w:val="00D02BA0"/>
    <w:rsid w:val="00D04BED"/>
    <w:rsid w:val="00D06DEE"/>
    <w:rsid w:val="00D07AC4"/>
    <w:rsid w:val="00D10C13"/>
    <w:rsid w:val="00D11F4E"/>
    <w:rsid w:val="00D12842"/>
    <w:rsid w:val="00D1329F"/>
    <w:rsid w:val="00D1499B"/>
    <w:rsid w:val="00D164FC"/>
    <w:rsid w:val="00D207E8"/>
    <w:rsid w:val="00D2128A"/>
    <w:rsid w:val="00D22016"/>
    <w:rsid w:val="00D2232B"/>
    <w:rsid w:val="00D23AA1"/>
    <w:rsid w:val="00D2498D"/>
    <w:rsid w:val="00D24DE5"/>
    <w:rsid w:val="00D24E63"/>
    <w:rsid w:val="00D25411"/>
    <w:rsid w:val="00D254B9"/>
    <w:rsid w:val="00D31A98"/>
    <w:rsid w:val="00D3333A"/>
    <w:rsid w:val="00D33B0A"/>
    <w:rsid w:val="00D34EF7"/>
    <w:rsid w:val="00D41C5E"/>
    <w:rsid w:val="00D42122"/>
    <w:rsid w:val="00D428A5"/>
    <w:rsid w:val="00D4434D"/>
    <w:rsid w:val="00D4599A"/>
    <w:rsid w:val="00D46C3A"/>
    <w:rsid w:val="00D47DE4"/>
    <w:rsid w:val="00D54D1C"/>
    <w:rsid w:val="00D606BE"/>
    <w:rsid w:val="00D62734"/>
    <w:rsid w:val="00D63F89"/>
    <w:rsid w:val="00D64865"/>
    <w:rsid w:val="00D649E3"/>
    <w:rsid w:val="00D679E1"/>
    <w:rsid w:val="00D70569"/>
    <w:rsid w:val="00D70BB6"/>
    <w:rsid w:val="00D741A8"/>
    <w:rsid w:val="00D7431C"/>
    <w:rsid w:val="00D74B43"/>
    <w:rsid w:val="00D75118"/>
    <w:rsid w:val="00D761CF"/>
    <w:rsid w:val="00D7630A"/>
    <w:rsid w:val="00D804B4"/>
    <w:rsid w:val="00D81731"/>
    <w:rsid w:val="00D82E2E"/>
    <w:rsid w:val="00D8334C"/>
    <w:rsid w:val="00D87497"/>
    <w:rsid w:val="00D904ED"/>
    <w:rsid w:val="00D915A2"/>
    <w:rsid w:val="00D9196B"/>
    <w:rsid w:val="00D929FA"/>
    <w:rsid w:val="00D97109"/>
    <w:rsid w:val="00D97AF4"/>
    <w:rsid w:val="00DA21E1"/>
    <w:rsid w:val="00DA3323"/>
    <w:rsid w:val="00DA394A"/>
    <w:rsid w:val="00DB196D"/>
    <w:rsid w:val="00DB2C1A"/>
    <w:rsid w:val="00DB312A"/>
    <w:rsid w:val="00DB4544"/>
    <w:rsid w:val="00DB6B27"/>
    <w:rsid w:val="00DB774E"/>
    <w:rsid w:val="00DB7C4C"/>
    <w:rsid w:val="00DC1B26"/>
    <w:rsid w:val="00DC2E4F"/>
    <w:rsid w:val="00DC3301"/>
    <w:rsid w:val="00DC5E93"/>
    <w:rsid w:val="00DC7617"/>
    <w:rsid w:val="00DC7C36"/>
    <w:rsid w:val="00DD0ECD"/>
    <w:rsid w:val="00DD1B18"/>
    <w:rsid w:val="00DD2975"/>
    <w:rsid w:val="00DD3229"/>
    <w:rsid w:val="00DD4ED0"/>
    <w:rsid w:val="00DD53C1"/>
    <w:rsid w:val="00DD60BA"/>
    <w:rsid w:val="00DD7B3F"/>
    <w:rsid w:val="00DE0E6F"/>
    <w:rsid w:val="00DE2EE8"/>
    <w:rsid w:val="00DE53B2"/>
    <w:rsid w:val="00DE570E"/>
    <w:rsid w:val="00DE6E7A"/>
    <w:rsid w:val="00DE77B6"/>
    <w:rsid w:val="00DF068B"/>
    <w:rsid w:val="00DF20C7"/>
    <w:rsid w:val="00DF398B"/>
    <w:rsid w:val="00DF4449"/>
    <w:rsid w:val="00DF4999"/>
    <w:rsid w:val="00DF4E4D"/>
    <w:rsid w:val="00DF6DCB"/>
    <w:rsid w:val="00DF79F7"/>
    <w:rsid w:val="00E01A27"/>
    <w:rsid w:val="00E0332A"/>
    <w:rsid w:val="00E04E8B"/>
    <w:rsid w:val="00E05849"/>
    <w:rsid w:val="00E0634B"/>
    <w:rsid w:val="00E07469"/>
    <w:rsid w:val="00E11253"/>
    <w:rsid w:val="00E134EA"/>
    <w:rsid w:val="00E1504F"/>
    <w:rsid w:val="00E15859"/>
    <w:rsid w:val="00E15AA2"/>
    <w:rsid w:val="00E1602C"/>
    <w:rsid w:val="00E16E06"/>
    <w:rsid w:val="00E177B3"/>
    <w:rsid w:val="00E208D5"/>
    <w:rsid w:val="00E21818"/>
    <w:rsid w:val="00E22EC5"/>
    <w:rsid w:val="00E2362A"/>
    <w:rsid w:val="00E2416D"/>
    <w:rsid w:val="00E261F7"/>
    <w:rsid w:val="00E26511"/>
    <w:rsid w:val="00E278BF"/>
    <w:rsid w:val="00E30BDE"/>
    <w:rsid w:val="00E34310"/>
    <w:rsid w:val="00E348E4"/>
    <w:rsid w:val="00E40548"/>
    <w:rsid w:val="00E40CB0"/>
    <w:rsid w:val="00E41286"/>
    <w:rsid w:val="00E414CE"/>
    <w:rsid w:val="00E416D2"/>
    <w:rsid w:val="00E429B7"/>
    <w:rsid w:val="00E4535F"/>
    <w:rsid w:val="00E458DB"/>
    <w:rsid w:val="00E4734A"/>
    <w:rsid w:val="00E52817"/>
    <w:rsid w:val="00E53B96"/>
    <w:rsid w:val="00E55339"/>
    <w:rsid w:val="00E55DAF"/>
    <w:rsid w:val="00E57D0B"/>
    <w:rsid w:val="00E57E4E"/>
    <w:rsid w:val="00E60075"/>
    <w:rsid w:val="00E603D9"/>
    <w:rsid w:val="00E615F4"/>
    <w:rsid w:val="00E62C23"/>
    <w:rsid w:val="00E63D8B"/>
    <w:rsid w:val="00E63E72"/>
    <w:rsid w:val="00E65639"/>
    <w:rsid w:val="00E65F6C"/>
    <w:rsid w:val="00E671A5"/>
    <w:rsid w:val="00E703D4"/>
    <w:rsid w:val="00E704CE"/>
    <w:rsid w:val="00E710A9"/>
    <w:rsid w:val="00E73485"/>
    <w:rsid w:val="00E74161"/>
    <w:rsid w:val="00E7502E"/>
    <w:rsid w:val="00E76563"/>
    <w:rsid w:val="00E76973"/>
    <w:rsid w:val="00E77E49"/>
    <w:rsid w:val="00E804A1"/>
    <w:rsid w:val="00E847F4"/>
    <w:rsid w:val="00E84EBC"/>
    <w:rsid w:val="00E901FB"/>
    <w:rsid w:val="00E902E8"/>
    <w:rsid w:val="00E908C2"/>
    <w:rsid w:val="00E90981"/>
    <w:rsid w:val="00E91878"/>
    <w:rsid w:val="00E94B92"/>
    <w:rsid w:val="00E9781A"/>
    <w:rsid w:val="00E97B44"/>
    <w:rsid w:val="00EA021F"/>
    <w:rsid w:val="00EA13DA"/>
    <w:rsid w:val="00EA5491"/>
    <w:rsid w:val="00EA6F5F"/>
    <w:rsid w:val="00EA72AB"/>
    <w:rsid w:val="00EA7934"/>
    <w:rsid w:val="00EB11B4"/>
    <w:rsid w:val="00EB1541"/>
    <w:rsid w:val="00EB16B3"/>
    <w:rsid w:val="00EB1C2B"/>
    <w:rsid w:val="00EB3163"/>
    <w:rsid w:val="00EB4D3E"/>
    <w:rsid w:val="00EB55CA"/>
    <w:rsid w:val="00EB6D71"/>
    <w:rsid w:val="00EB7B97"/>
    <w:rsid w:val="00EC0AC4"/>
    <w:rsid w:val="00EC0B1C"/>
    <w:rsid w:val="00EC0D5F"/>
    <w:rsid w:val="00EC262C"/>
    <w:rsid w:val="00EC2B7F"/>
    <w:rsid w:val="00EC44CC"/>
    <w:rsid w:val="00EC458E"/>
    <w:rsid w:val="00EC5555"/>
    <w:rsid w:val="00EC5950"/>
    <w:rsid w:val="00EC5A2D"/>
    <w:rsid w:val="00EC5ED0"/>
    <w:rsid w:val="00EC7AA2"/>
    <w:rsid w:val="00ED01D9"/>
    <w:rsid w:val="00ED2B40"/>
    <w:rsid w:val="00ED4A08"/>
    <w:rsid w:val="00ED5191"/>
    <w:rsid w:val="00ED5A32"/>
    <w:rsid w:val="00ED5AC3"/>
    <w:rsid w:val="00ED7487"/>
    <w:rsid w:val="00ED7DE7"/>
    <w:rsid w:val="00EE0FE6"/>
    <w:rsid w:val="00EE16A6"/>
    <w:rsid w:val="00EE2477"/>
    <w:rsid w:val="00EE383C"/>
    <w:rsid w:val="00EE5E1C"/>
    <w:rsid w:val="00EE6E84"/>
    <w:rsid w:val="00EE70BD"/>
    <w:rsid w:val="00EE766A"/>
    <w:rsid w:val="00EF37DC"/>
    <w:rsid w:val="00EF3CDF"/>
    <w:rsid w:val="00EF4A7A"/>
    <w:rsid w:val="00EF5864"/>
    <w:rsid w:val="00EF63C4"/>
    <w:rsid w:val="00EF7FB3"/>
    <w:rsid w:val="00F02482"/>
    <w:rsid w:val="00F02889"/>
    <w:rsid w:val="00F02B9A"/>
    <w:rsid w:val="00F04789"/>
    <w:rsid w:val="00F0682A"/>
    <w:rsid w:val="00F07370"/>
    <w:rsid w:val="00F07BF4"/>
    <w:rsid w:val="00F127CE"/>
    <w:rsid w:val="00F12E08"/>
    <w:rsid w:val="00F131CB"/>
    <w:rsid w:val="00F154A0"/>
    <w:rsid w:val="00F165F8"/>
    <w:rsid w:val="00F16ACF"/>
    <w:rsid w:val="00F16EBD"/>
    <w:rsid w:val="00F17053"/>
    <w:rsid w:val="00F17B94"/>
    <w:rsid w:val="00F200A4"/>
    <w:rsid w:val="00F2012A"/>
    <w:rsid w:val="00F212F7"/>
    <w:rsid w:val="00F218A3"/>
    <w:rsid w:val="00F21E58"/>
    <w:rsid w:val="00F226B1"/>
    <w:rsid w:val="00F33889"/>
    <w:rsid w:val="00F340C7"/>
    <w:rsid w:val="00F34D46"/>
    <w:rsid w:val="00F35341"/>
    <w:rsid w:val="00F361FF"/>
    <w:rsid w:val="00F3656F"/>
    <w:rsid w:val="00F36CC0"/>
    <w:rsid w:val="00F371E2"/>
    <w:rsid w:val="00F40A21"/>
    <w:rsid w:val="00F412CB"/>
    <w:rsid w:val="00F41BB0"/>
    <w:rsid w:val="00F41DB6"/>
    <w:rsid w:val="00F44E9A"/>
    <w:rsid w:val="00F47311"/>
    <w:rsid w:val="00F52393"/>
    <w:rsid w:val="00F5240B"/>
    <w:rsid w:val="00F524BD"/>
    <w:rsid w:val="00F52BA6"/>
    <w:rsid w:val="00F52C3C"/>
    <w:rsid w:val="00F54BF8"/>
    <w:rsid w:val="00F55116"/>
    <w:rsid w:val="00F55378"/>
    <w:rsid w:val="00F553E4"/>
    <w:rsid w:val="00F55B3C"/>
    <w:rsid w:val="00F5729E"/>
    <w:rsid w:val="00F609DD"/>
    <w:rsid w:val="00F60C29"/>
    <w:rsid w:val="00F62307"/>
    <w:rsid w:val="00F63867"/>
    <w:rsid w:val="00F65402"/>
    <w:rsid w:val="00F672E6"/>
    <w:rsid w:val="00F70012"/>
    <w:rsid w:val="00F71E43"/>
    <w:rsid w:val="00F720A4"/>
    <w:rsid w:val="00F7347A"/>
    <w:rsid w:val="00F73731"/>
    <w:rsid w:val="00F74924"/>
    <w:rsid w:val="00F82D41"/>
    <w:rsid w:val="00F83AC8"/>
    <w:rsid w:val="00F85B70"/>
    <w:rsid w:val="00F86452"/>
    <w:rsid w:val="00F90093"/>
    <w:rsid w:val="00F900EB"/>
    <w:rsid w:val="00F927A9"/>
    <w:rsid w:val="00F957BB"/>
    <w:rsid w:val="00F95F9A"/>
    <w:rsid w:val="00FA0EBF"/>
    <w:rsid w:val="00FA1F99"/>
    <w:rsid w:val="00FA20BA"/>
    <w:rsid w:val="00FA276B"/>
    <w:rsid w:val="00FA29DA"/>
    <w:rsid w:val="00FA2F79"/>
    <w:rsid w:val="00FA4A7D"/>
    <w:rsid w:val="00FA7C30"/>
    <w:rsid w:val="00FB0E41"/>
    <w:rsid w:val="00FB1B10"/>
    <w:rsid w:val="00FB2F6F"/>
    <w:rsid w:val="00FB32B7"/>
    <w:rsid w:val="00FB3BFD"/>
    <w:rsid w:val="00FB40DD"/>
    <w:rsid w:val="00FB459C"/>
    <w:rsid w:val="00FB4A80"/>
    <w:rsid w:val="00FB4AE4"/>
    <w:rsid w:val="00FB6A83"/>
    <w:rsid w:val="00FC0FD8"/>
    <w:rsid w:val="00FC2D72"/>
    <w:rsid w:val="00FC37A0"/>
    <w:rsid w:val="00FC3F49"/>
    <w:rsid w:val="00FC46CA"/>
    <w:rsid w:val="00FC4B9F"/>
    <w:rsid w:val="00FC6240"/>
    <w:rsid w:val="00FC657D"/>
    <w:rsid w:val="00FC6DAF"/>
    <w:rsid w:val="00FC7945"/>
    <w:rsid w:val="00FD35A0"/>
    <w:rsid w:val="00FD383B"/>
    <w:rsid w:val="00FD4093"/>
    <w:rsid w:val="00FD5F34"/>
    <w:rsid w:val="00FD654D"/>
    <w:rsid w:val="00FD73CC"/>
    <w:rsid w:val="00FD7A11"/>
    <w:rsid w:val="00FE022C"/>
    <w:rsid w:val="00FE1638"/>
    <w:rsid w:val="00FE261E"/>
    <w:rsid w:val="00FE2652"/>
    <w:rsid w:val="00FE3E12"/>
    <w:rsid w:val="00FE575C"/>
    <w:rsid w:val="00FE6BB0"/>
    <w:rsid w:val="00FE7442"/>
    <w:rsid w:val="00FE7C1D"/>
    <w:rsid w:val="00FE7F18"/>
    <w:rsid w:val="00FF1229"/>
    <w:rsid w:val="00FF1A48"/>
    <w:rsid w:val="00FF2D0B"/>
    <w:rsid w:val="00FF3BAC"/>
    <w:rsid w:val="00FF436C"/>
    <w:rsid w:val="00FF559B"/>
    <w:rsid w:val="00FF59D2"/>
    <w:rsid w:val="00FF64BC"/>
    <w:rsid w:val="00FF694F"/>
    <w:rsid w:val="00FF7B50"/>
    <w:rsid w:val="00FF7E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A26B"/>
  <w15:chartTrackingRefBased/>
  <w15:docId w15:val="{493D3D2B-0AA3-9D41-A480-0382672DE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F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F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F4C"/>
    <w:rPr>
      <w:rFonts w:eastAsiaTheme="majorEastAsia" w:cstheme="majorBidi"/>
      <w:color w:val="272727" w:themeColor="text1" w:themeTint="D8"/>
    </w:rPr>
  </w:style>
  <w:style w:type="paragraph" w:styleId="Title">
    <w:name w:val="Title"/>
    <w:basedOn w:val="Normal"/>
    <w:next w:val="Normal"/>
    <w:link w:val="TitleChar"/>
    <w:uiPriority w:val="10"/>
    <w:qFormat/>
    <w:rsid w:val="00764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F4C"/>
    <w:pPr>
      <w:spacing w:before="160"/>
      <w:jc w:val="center"/>
    </w:pPr>
    <w:rPr>
      <w:i/>
      <w:iCs/>
      <w:color w:val="404040" w:themeColor="text1" w:themeTint="BF"/>
    </w:rPr>
  </w:style>
  <w:style w:type="character" w:customStyle="1" w:styleId="QuoteChar">
    <w:name w:val="Quote Char"/>
    <w:basedOn w:val="DefaultParagraphFont"/>
    <w:link w:val="Quote"/>
    <w:uiPriority w:val="29"/>
    <w:rsid w:val="00764F4C"/>
    <w:rPr>
      <w:i/>
      <w:iCs/>
      <w:color w:val="404040" w:themeColor="text1" w:themeTint="BF"/>
    </w:rPr>
  </w:style>
  <w:style w:type="paragraph" w:styleId="ListParagraph">
    <w:name w:val="List Paragraph"/>
    <w:basedOn w:val="Normal"/>
    <w:uiPriority w:val="34"/>
    <w:qFormat/>
    <w:rsid w:val="00764F4C"/>
    <w:pPr>
      <w:ind w:left="720"/>
      <w:contextualSpacing/>
    </w:pPr>
  </w:style>
  <w:style w:type="character" w:styleId="IntenseEmphasis">
    <w:name w:val="Intense Emphasis"/>
    <w:basedOn w:val="DefaultParagraphFont"/>
    <w:uiPriority w:val="21"/>
    <w:qFormat/>
    <w:rsid w:val="00764F4C"/>
    <w:rPr>
      <w:i/>
      <w:iCs/>
      <w:color w:val="2F5496" w:themeColor="accent1" w:themeShade="BF"/>
    </w:rPr>
  </w:style>
  <w:style w:type="paragraph" w:styleId="IntenseQuote">
    <w:name w:val="Intense Quote"/>
    <w:basedOn w:val="Normal"/>
    <w:next w:val="Normal"/>
    <w:link w:val="IntenseQuoteChar"/>
    <w:uiPriority w:val="30"/>
    <w:qFormat/>
    <w:rsid w:val="00764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F4C"/>
    <w:rPr>
      <w:i/>
      <w:iCs/>
      <w:color w:val="2F5496" w:themeColor="accent1" w:themeShade="BF"/>
    </w:rPr>
  </w:style>
  <w:style w:type="character" w:styleId="IntenseReference">
    <w:name w:val="Intense Reference"/>
    <w:basedOn w:val="DefaultParagraphFont"/>
    <w:uiPriority w:val="32"/>
    <w:qFormat/>
    <w:rsid w:val="00764F4C"/>
    <w:rPr>
      <w:b/>
      <w:bCs/>
      <w:smallCaps/>
      <w:color w:val="2F5496" w:themeColor="accent1" w:themeShade="BF"/>
      <w:spacing w:val="5"/>
    </w:rPr>
  </w:style>
  <w:style w:type="character" w:customStyle="1" w:styleId="apple-converted-space">
    <w:name w:val="apple-converted-space"/>
    <w:basedOn w:val="DefaultParagraphFont"/>
    <w:rsid w:val="00764F4C"/>
  </w:style>
  <w:style w:type="character" w:customStyle="1" w:styleId="c-timestamplabel">
    <w:name w:val="c-timestamp__label"/>
    <w:basedOn w:val="DefaultParagraphFont"/>
    <w:rsid w:val="00F95F9A"/>
  </w:style>
  <w:style w:type="paragraph" w:styleId="NormalWeb">
    <w:name w:val="Normal (Web)"/>
    <w:basedOn w:val="Normal"/>
    <w:uiPriority w:val="99"/>
    <w:unhideWhenUsed/>
    <w:rsid w:val="007824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C7B45"/>
    <w:rPr>
      <w:color w:val="0000FF"/>
      <w:u w:val="single"/>
    </w:rPr>
  </w:style>
  <w:style w:type="character" w:styleId="UnresolvedMention">
    <w:name w:val="Unresolved Mention"/>
    <w:basedOn w:val="DefaultParagraphFont"/>
    <w:uiPriority w:val="99"/>
    <w:semiHidden/>
    <w:unhideWhenUsed/>
    <w:rsid w:val="007A6C47"/>
    <w:rPr>
      <w:color w:val="605E5C"/>
      <w:shd w:val="clear" w:color="auto" w:fill="E1DFDD"/>
    </w:rPr>
  </w:style>
  <w:style w:type="character" w:styleId="CommentReference">
    <w:name w:val="annotation reference"/>
    <w:basedOn w:val="DefaultParagraphFont"/>
    <w:uiPriority w:val="99"/>
    <w:semiHidden/>
    <w:unhideWhenUsed/>
    <w:rsid w:val="00FD654D"/>
    <w:rPr>
      <w:sz w:val="16"/>
      <w:szCs w:val="16"/>
    </w:rPr>
  </w:style>
  <w:style w:type="paragraph" w:styleId="CommentText">
    <w:name w:val="annotation text"/>
    <w:basedOn w:val="Normal"/>
    <w:link w:val="CommentTextChar"/>
    <w:uiPriority w:val="99"/>
    <w:semiHidden/>
    <w:unhideWhenUsed/>
    <w:rsid w:val="00FD654D"/>
    <w:pPr>
      <w:spacing w:line="240" w:lineRule="auto"/>
    </w:pPr>
    <w:rPr>
      <w:sz w:val="20"/>
      <w:szCs w:val="20"/>
    </w:rPr>
  </w:style>
  <w:style w:type="character" w:customStyle="1" w:styleId="CommentTextChar">
    <w:name w:val="Comment Text Char"/>
    <w:basedOn w:val="DefaultParagraphFont"/>
    <w:link w:val="CommentText"/>
    <w:uiPriority w:val="99"/>
    <w:semiHidden/>
    <w:rsid w:val="00FD654D"/>
    <w:rPr>
      <w:sz w:val="20"/>
      <w:szCs w:val="20"/>
    </w:rPr>
  </w:style>
  <w:style w:type="paragraph" w:styleId="CommentSubject">
    <w:name w:val="annotation subject"/>
    <w:basedOn w:val="CommentText"/>
    <w:next w:val="CommentText"/>
    <w:link w:val="CommentSubjectChar"/>
    <w:uiPriority w:val="99"/>
    <w:semiHidden/>
    <w:unhideWhenUsed/>
    <w:rsid w:val="00FD654D"/>
    <w:rPr>
      <w:b/>
      <w:bCs/>
    </w:rPr>
  </w:style>
  <w:style w:type="character" w:customStyle="1" w:styleId="CommentSubjectChar">
    <w:name w:val="Comment Subject Char"/>
    <w:basedOn w:val="CommentTextChar"/>
    <w:link w:val="CommentSubject"/>
    <w:uiPriority w:val="99"/>
    <w:semiHidden/>
    <w:rsid w:val="00FD654D"/>
    <w:rPr>
      <w:b/>
      <w:bCs/>
      <w:sz w:val="20"/>
      <w:szCs w:val="20"/>
    </w:rPr>
  </w:style>
  <w:style w:type="paragraph" w:styleId="Revision">
    <w:name w:val="Revision"/>
    <w:hidden/>
    <w:uiPriority w:val="99"/>
    <w:semiHidden/>
    <w:rsid w:val="00243C1C"/>
    <w:pPr>
      <w:spacing w:after="0" w:line="240" w:lineRule="auto"/>
    </w:pPr>
  </w:style>
  <w:style w:type="paragraph" w:styleId="HTMLPreformatted">
    <w:name w:val="HTML Preformatted"/>
    <w:basedOn w:val="Normal"/>
    <w:link w:val="HTMLPreformattedChar"/>
    <w:uiPriority w:val="99"/>
    <w:semiHidden/>
    <w:unhideWhenUsed/>
    <w:rsid w:val="0048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870CE"/>
    <w:rPr>
      <w:rFonts w:ascii="Courier New" w:eastAsia="Times New Roman" w:hAnsi="Courier New" w:cs="Courier New"/>
      <w:kern w:val="0"/>
      <w:sz w:val="20"/>
      <w:szCs w:val="20"/>
      <w14:ligatures w14:val="none"/>
    </w:rPr>
  </w:style>
  <w:style w:type="character" w:customStyle="1" w:styleId="gnd-iwgdo3b">
    <w:name w:val="gnd-iwgdo3b"/>
    <w:basedOn w:val="DefaultParagraphFont"/>
    <w:rsid w:val="004870CE"/>
  </w:style>
  <w:style w:type="character" w:customStyle="1" w:styleId="gnd-iwgdn2b">
    <w:name w:val="gnd-iwgdn2b"/>
    <w:basedOn w:val="DefaultParagraphFont"/>
    <w:rsid w:val="004870CE"/>
  </w:style>
  <w:style w:type="character" w:customStyle="1" w:styleId="gnd-iwgdh3b">
    <w:name w:val="gnd-iwgdh3b"/>
    <w:basedOn w:val="DefaultParagraphFont"/>
    <w:rsid w:val="004870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56063">
      <w:bodyDiv w:val="1"/>
      <w:marLeft w:val="0"/>
      <w:marRight w:val="0"/>
      <w:marTop w:val="0"/>
      <w:marBottom w:val="0"/>
      <w:divBdr>
        <w:top w:val="none" w:sz="0" w:space="0" w:color="auto"/>
        <w:left w:val="none" w:sz="0" w:space="0" w:color="auto"/>
        <w:bottom w:val="none" w:sz="0" w:space="0" w:color="auto"/>
        <w:right w:val="none" w:sz="0" w:space="0" w:color="auto"/>
      </w:divBdr>
      <w:divsChild>
        <w:div w:id="780494349">
          <w:marLeft w:val="0"/>
          <w:marRight w:val="0"/>
          <w:marTop w:val="0"/>
          <w:marBottom w:val="0"/>
          <w:divBdr>
            <w:top w:val="none" w:sz="0" w:space="0" w:color="auto"/>
            <w:left w:val="none" w:sz="0" w:space="0" w:color="auto"/>
            <w:bottom w:val="none" w:sz="0" w:space="0" w:color="auto"/>
            <w:right w:val="none" w:sz="0" w:space="0" w:color="auto"/>
          </w:divBdr>
          <w:divsChild>
            <w:div w:id="734358543">
              <w:marLeft w:val="0"/>
              <w:marRight w:val="0"/>
              <w:marTop w:val="0"/>
              <w:marBottom w:val="0"/>
              <w:divBdr>
                <w:top w:val="none" w:sz="0" w:space="0" w:color="auto"/>
                <w:left w:val="none" w:sz="0" w:space="0" w:color="auto"/>
                <w:bottom w:val="none" w:sz="0" w:space="0" w:color="auto"/>
                <w:right w:val="none" w:sz="0" w:space="0" w:color="auto"/>
              </w:divBdr>
              <w:divsChild>
                <w:div w:id="4364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51009">
          <w:marLeft w:val="0"/>
          <w:marRight w:val="0"/>
          <w:marTop w:val="0"/>
          <w:marBottom w:val="0"/>
          <w:divBdr>
            <w:top w:val="none" w:sz="0" w:space="0" w:color="auto"/>
            <w:left w:val="none" w:sz="0" w:space="0" w:color="auto"/>
            <w:bottom w:val="none" w:sz="0" w:space="0" w:color="auto"/>
            <w:right w:val="none" w:sz="0" w:space="0" w:color="auto"/>
          </w:divBdr>
          <w:divsChild>
            <w:div w:id="1609775937">
              <w:marLeft w:val="0"/>
              <w:marRight w:val="0"/>
              <w:marTop w:val="0"/>
              <w:marBottom w:val="0"/>
              <w:divBdr>
                <w:top w:val="none" w:sz="0" w:space="0" w:color="auto"/>
                <w:left w:val="none" w:sz="0" w:space="0" w:color="auto"/>
                <w:bottom w:val="none" w:sz="0" w:space="0" w:color="auto"/>
                <w:right w:val="none" w:sz="0" w:space="0" w:color="auto"/>
              </w:divBdr>
              <w:divsChild>
                <w:div w:id="451483922">
                  <w:marLeft w:val="0"/>
                  <w:marRight w:val="0"/>
                  <w:marTop w:val="0"/>
                  <w:marBottom w:val="0"/>
                  <w:divBdr>
                    <w:top w:val="none" w:sz="0" w:space="0" w:color="auto"/>
                    <w:left w:val="none" w:sz="0" w:space="0" w:color="auto"/>
                    <w:bottom w:val="none" w:sz="0" w:space="0" w:color="auto"/>
                    <w:right w:val="none" w:sz="0" w:space="0" w:color="auto"/>
                  </w:divBdr>
                </w:div>
              </w:divsChild>
            </w:div>
            <w:div w:id="426460021">
              <w:marLeft w:val="0"/>
              <w:marRight w:val="0"/>
              <w:marTop w:val="0"/>
              <w:marBottom w:val="0"/>
              <w:divBdr>
                <w:top w:val="none" w:sz="0" w:space="0" w:color="auto"/>
                <w:left w:val="none" w:sz="0" w:space="0" w:color="auto"/>
                <w:bottom w:val="none" w:sz="0" w:space="0" w:color="auto"/>
                <w:right w:val="none" w:sz="0" w:space="0" w:color="auto"/>
              </w:divBdr>
              <w:divsChild>
                <w:div w:id="134358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46316">
      <w:bodyDiv w:val="1"/>
      <w:marLeft w:val="0"/>
      <w:marRight w:val="0"/>
      <w:marTop w:val="0"/>
      <w:marBottom w:val="0"/>
      <w:divBdr>
        <w:top w:val="none" w:sz="0" w:space="0" w:color="auto"/>
        <w:left w:val="none" w:sz="0" w:space="0" w:color="auto"/>
        <w:bottom w:val="none" w:sz="0" w:space="0" w:color="auto"/>
        <w:right w:val="none" w:sz="0" w:space="0" w:color="auto"/>
      </w:divBdr>
      <w:divsChild>
        <w:div w:id="1890219922">
          <w:marLeft w:val="0"/>
          <w:marRight w:val="0"/>
          <w:marTop w:val="0"/>
          <w:marBottom w:val="0"/>
          <w:divBdr>
            <w:top w:val="none" w:sz="0" w:space="0" w:color="auto"/>
            <w:left w:val="none" w:sz="0" w:space="0" w:color="auto"/>
            <w:bottom w:val="none" w:sz="0" w:space="0" w:color="auto"/>
            <w:right w:val="none" w:sz="0" w:space="0" w:color="auto"/>
          </w:divBdr>
          <w:divsChild>
            <w:div w:id="1314065388">
              <w:marLeft w:val="0"/>
              <w:marRight w:val="0"/>
              <w:marTop w:val="0"/>
              <w:marBottom w:val="0"/>
              <w:divBdr>
                <w:top w:val="none" w:sz="0" w:space="0" w:color="auto"/>
                <w:left w:val="none" w:sz="0" w:space="0" w:color="auto"/>
                <w:bottom w:val="none" w:sz="0" w:space="0" w:color="auto"/>
                <w:right w:val="none" w:sz="0" w:space="0" w:color="auto"/>
              </w:divBdr>
              <w:divsChild>
                <w:div w:id="1194462564">
                  <w:marLeft w:val="0"/>
                  <w:marRight w:val="0"/>
                  <w:marTop w:val="0"/>
                  <w:marBottom w:val="0"/>
                  <w:divBdr>
                    <w:top w:val="none" w:sz="0" w:space="0" w:color="auto"/>
                    <w:left w:val="none" w:sz="0" w:space="0" w:color="auto"/>
                    <w:bottom w:val="none" w:sz="0" w:space="0" w:color="auto"/>
                    <w:right w:val="none" w:sz="0" w:space="0" w:color="auto"/>
                  </w:divBdr>
                  <w:divsChild>
                    <w:div w:id="1809400898">
                      <w:marLeft w:val="0"/>
                      <w:marRight w:val="0"/>
                      <w:marTop w:val="0"/>
                      <w:marBottom w:val="0"/>
                      <w:divBdr>
                        <w:top w:val="none" w:sz="0" w:space="0" w:color="auto"/>
                        <w:left w:val="none" w:sz="0" w:space="0" w:color="auto"/>
                        <w:bottom w:val="none" w:sz="0" w:space="0" w:color="auto"/>
                        <w:right w:val="none" w:sz="0" w:space="0" w:color="auto"/>
                      </w:divBdr>
                      <w:divsChild>
                        <w:div w:id="1613365608">
                          <w:marLeft w:val="0"/>
                          <w:marRight w:val="0"/>
                          <w:marTop w:val="0"/>
                          <w:marBottom w:val="0"/>
                          <w:divBdr>
                            <w:top w:val="none" w:sz="0" w:space="0" w:color="auto"/>
                            <w:left w:val="none" w:sz="0" w:space="0" w:color="auto"/>
                            <w:bottom w:val="none" w:sz="0" w:space="0" w:color="auto"/>
                            <w:right w:val="none" w:sz="0" w:space="0" w:color="auto"/>
                          </w:divBdr>
                          <w:divsChild>
                            <w:div w:id="1674406962">
                              <w:marLeft w:val="0"/>
                              <w:marRight w:val="0"/>
                              <w:marTop w:val="0"/>
                              <w:marBottom w:val="0"/>
                              <w:divBdr>
                                <w:top w:val="none" w:sz="0" w:space="0" w:color="auto"/>
                                <w:left w:val="none" w:sz="0" w:space="0" w:color="auto"/>
                                <w:bottom w:val="none" w:sz="0" w:space="0" w:color="auto"/>
                                <w:right w:val="none" w:sz="0" w:space="0" w:color="auto"/>
                              </w:divBdr>
                              <w:divsChild>
                                <w:div w:id="1501235096">
                                  <w:marLeft w:val="0"/>
                                  <w:marRight w:val="0"/>
                                  <w:marTop w:val="0"/>
                                  <w:marBottom w:val="0"/>
                                  <w:divBdr>
                                    <w:top w:val="none" w:sz="0" w:space="0" w:color="auto"/>
                                    <w:left w:val="none" w:sz="0" w:space="0" w:color="auto"/>
                                    <w:bottom w:val="none" w:sz="0" w:space="0" w:color="auto"/>
                                    <w:right w:val="none" w:sz="0" w:space="0" w:color="auto"/>
                                  </w:divBdr>
                                  <w:divsChild>
                                    <w:div w:id="11394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15444">
          <w:marLeft w:val="0"/>
          <w:marRight w:val="0"/>
          <w:marTop w:val="0"/>
          <w:marBottom w:val="0"/>
          <w:divBdr>
            <w:top w:val="none" w:sz="0" w:space="0" w:color="auto"/>
            <w:left w:val="none" w:sz="0" w:space="0" w:color="auto"/>
            <w:bottom w:val="none" w:sz="0" w:space="0" w:color="auto"/>
            <w:right w:val="none" w:sz="0" w:space="0" w:color="auto"/>
          </w:divBdr>
          <w:divsChild>
            <w:div w:id="390809830">
              <w:marLeft w:val="0"/>
              <w:marRight w:val="0"/>
              <w:marTop w:val="0"/>
              <w:marBottom w:val="0"/>
              <w:divBdr>
                <w:top w:val="none" w:sz="0" w:space="0" w:color="auto"/>
                <w:left w:val="none" w:sz="0" w:space="0" w:color="auto"/>
                <w:bottom w:val="none" w:sz="0" w:space="0" w:color="auto"/>
                <w:right w:val="none" w:sz="0" w:space="0" w:color="auto"/>
              </w:divBdr>
              <w:divsChild>
                <w:div w:id="2030327037">
                  <w:marLeft w:val="0"/>
                  <w:marRight w:val="0"/>
                  <w:marTop w:val="0"/>
                  <w:marBottom w:val="0"/>
                  <w:divBdr>
                    <w:top w:val="none" w:sz="0" w:space="0" w:color="auto"/>
                    <w:left w:val="none" w:sz="0" w:space="0" w:color="auto"/>
                    <w:bottom w:val="none" w:sz="0" w:space="0" w:color="auto"/>
                    <w:right w:val="none" w:sz="0" w:space="0" w:color="auto"/>
                  </w:divBdr>
                  <w:divsChild>
                    <w:div w:id="1986814429">
                      <w:marLeft w:val="0"/>
                      <w:marRight w:val="0"/>
                      <w:marTop w:val="0"/>
                      <w:marBottom w:val="0"/>
                      <w:divBdr>
                        <w:top w:val="none" w:sz="0" w:space="0" w:color="auto"/>
                        <w:left w:val="none" w:sz="0" w:space="0" w:color="auto"/>
                        <w:bottom w:val="none" w:sz="0" w:space="0" w:color="auto"/>
                        <w:right w:val="none" w:sz="0" w:space="0" w:color="auto"/>
                      </w:divBdr>
                      <w:divsChild>
                        <w:div w:id="141895022">
                          <w:marLeft w:val="0"/>
                          <w:marRight w:val="0"/>
                          <w:marTop w:val="0"/>
                          <w:marBottom w:val="0"/>
                          <w:divBdr>
                            <w:top w:val="none" w:sz="0" w:space="0" w:color="auto"/>
                            <w:left w:val="none" w:sz="0" w:space="0" w:color="auto"/>
                            <w:bottom w:val="none" w:sz="0" w:space="0" w:color="auto"/>
                            <w:right w:val="none" w:sz="0" w:space="0" w:color="auto"/>
                          </w:divBdr>
                          <w:divsChild>
                            <w:div w:id="145090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390434">
          <w:marLeft w:val="0"/>
          <w:marRight w:val="0"/>
          <w:marTop w:val="0"/>
          <w:marBottom w:val="0"/>
          <w:divBdr>
            <w:top w:val="none" w:sz="0" w:space="0" w:color="auto"/>
            <w:left w:val="none" w:sz="0" w:space="0" w:color="auto"/>
            <w:bottom w:val="none" w:sz="0" w:space="0" w:color="auto"/>
            <w:right w:val="none" w:sz="0" w:space="0" w:color="auto"/>
          </w:divBdr>
          <w:divsChild>
            <w:div w:id="1082291193">
              <w:marLeft w:val="0"/>
              <w:marRight w:val="0"/>
              <w:marTop w:val="0"/>
              <w:marBottom w:val="0"/>
              <w:divBdr>
                <w:top w:val="none" w:sz="0" w:space="0" w:color="auto"/>
                <w:left w:val="none" w:sz="0" w:space="0" w:color="auto"/>
                <w:bottom w:val="none" w:sz="0" w:space="0" w:color="auto"/>
                <w:right w:val="none" w:sz="0" w:space="0" w:color="auto"/>
              </w:divBdr>
              <w:divsChild>
                <w:div w:id="153381593">
                  <w:marLeft w:val="0"/>
                  <w:marRight w:val="0"/>
                  <w:marTop w:val="0"/>
                  <w:marBottom w:val="0"/>
                  <w:divBdr>
                    <w:top w:val="none" w:sz="0" w:space="0" w:color="auto"/>
                    <w:left w:val="none" w:sz="0" w:space="0" w:color="auto"/>
                    <w:bottom w:val="none" w:sz="0" w:space="0" w:color="auto"/>
                    <w:right w:val="none" w:sz="0" w:space="0" w:color="auto"/>
                  </w:divBdr>
                  <w:divsChild>
                    <w:div w:id="1110322546">
                      <w:marLeft w:val="0"/>
                      <w:marRight w:val="0"/>
                      <w:marTop w:val="0"/>
                      <w:marBottom w:val="0"/>
                      <w:divBdr>
                        <w:top w:val="none" w:sz="0" w:space="0" w:color="auto"/>
                        <w:left w:val="none" w:sz="0" w:space="0" w:color="auto"/>
                        <w:bottom w:val="none" w:sz="0" w:space="0" w:color="auto"/>
                        <w:right w:val="none" w:sz="0" w:space="0" w:color="auto"/>
                      </w:divBdr>
                      <w:divsChild>
                        <w:div w:id="166021273">
                          <w:marLeft w:val="0"/>
                          <w:marRight w:val="0"/>
                          <w:marTop w:val="0"/>
                          <w:marBottom w:val="0"/>
                          <w:divBdr>
                            <w:top w:val="none" w:sz="0" w:space="0" w:color="auto"/>
                            <w:left w:val="none" w:sz="0" w:space="0" w:color="auto"/>
                            <w:bottom w:val="none" w:sz="0" w:space="0" w:color="auto"/>
                            <w:right w:val="none" w:sz="0" w:space="0" w:color="auto"/>
                          </w:divBdr>
                          <w:divsChild>
                            <w:div w:id="12351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careworkshealthservices.com/help-seniors-prepare-for-power-outages/" TargetMode="External"/><Relationship Id="rId2" Type="http://schemas.openxmlformats.org/officeDocument/2006/relationships/hyperlink" Target="https://muskoka411.com/community-support-essential-especially-for-seniors-and-caregivers-as-ontario-ice-storm-disrupts-lives/" TargetMode="External"/><Relationship Id="rId1" Type="http://schemas.openxmlformats.org/officeDocument/2006/relationships/hyperlink" Target="https://vitalsigns.edf.org/story/too-many-blackouts-how-underserved-communities-are-making-utilities-listen" TargetMode="External"/><Relationship Id="rId6" Type="http://schemas.openxmlformats.org/officeDocument/2006/relationships/hyperlink" Target="https://www.ahip.org/resources/medicare-advantage-vs-traditional-fee-for-service-medicare-different-populations-different-outcomes" TargetMode="External"/><Relationship Id="rId5" Type="http://schemas.openxmlformats.org/officeDocument/2006/relationships/hyperlink" Target="https://www.commonwealthfund.org/publications/issue-briefs/2021/oct/medicare-advantage-vs-traditional-medicare-beneficiaries-differ" TargetMode="External"/><Relationship Id="rId4" Type="http://schemas.openxmlformats.org/officeDocument/2006/relationships/hyperlink" Target="https://www.inovalon.com/resource/ma-vs-traditional-ffs-medicare-different-populations-different-outcomes/"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journals.lww.com/environepidem/fulltext/2025/08000/assessing_bias_in_measuring_power_outage_exposure.4.aspx"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hyperlink" Target="http://PowerOutage.us"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5" Type="http://schemas.openxmlformats.org/officeDocument/2006/relationships/comments" Target="comment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ournals.lww.com/environepidem/fulltext/2025/08000/assessing_bias_in_measuring_power_outage_exposure.4.aspx"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26</Pages>
  <Words>13797</Words>
  <Characters>78644</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92</cp:revision>
  <dcterms:created xsi:type="dcterms:W3CDTF">2025-08-26T18:25:00Z</dcterms:created>
  <dcterms:modified xsi:type="dcterms:W3CDTF">2025-08-26T21:28:00Z</dcterms:modified>
</cp:coreProperties>
</file>